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31073"/>
    <w:bookmarkEnd w:id="0"/>
    <w:p w14:paraId="2C39898D" w14:textId="77777777" w:rsidR="008429A4" w:rsidRPr="00BD3055" w:rsidRDefault="008429A4" w:rsidP="00EE67FE">
      <w:pPr>
        <w:jc w:val="center"/>
        <w:rPr>
          <w:rFonts w:cs="Times New Roman"/>
          <w:b/>
        </w:rPr>
      </w:pPr>
      <w:r w:rsidRPr="00BD3055">
        <w:rPr>
          <w:rFonts w:cs="Times New Roman"/>
        </w:rPr>
        <w:fldChar w:fldCharType="begin"/>
      </w:r>
      <w:r w:rsidRPr="00BD3055">
        <w:rPr>
          <w:rFonts w:cs="Times New Roman"/>
        </w:rPr>
        <w:instrText xml:space="preserve"> SEQ CHAPTER \h \r 1</w:instrText>
      </w:r>
      <w:r w:rsidRPr="00BD3055">
        <w:rPr>
          <w:rFonts w:cs="Times New Roman"/>
        </w:rPr>
        <w:fldChar w:fldCharType="end"/>
      </w:r>
      <w:r w:rsidRPr="00BD3055">
        <w:rPr>
          <w:rFonts w:cs="Times New Roman"/>
          <w:b/>
        </w:rPr>
        <w:t>Simulador de datos climáticos para el desarrollo de proyectos IoT</w:t>
      </w:r>
    </w:p>
    <w:p w14:paraId="365EB798" w14:textId="77777777" w:rsidR="008429A4" w:rsidRPr="00BD3055" w:rsidRDefault="008429A4" w:rsidP="00EE67FE">
      <w:pPr>
        <w:jc w:val="center"/>
        <w:rPr>
          <w:rFonts w:cs="Times New Roman"/>
          <w:b/>
          <w:bCs/>
          <w:szCs w:val="24"/>
        </w:rPr>
      </w:pPr>
      <w:r w:rsidRPr="00BD3055">
        <w:rPr>
          <w:rFonts w:cs="Times New Roman"/>
          <w:b/>
          <w:bCs/>
          <w:szCs w:val="24"/>
        </w:rPr>
        <w:t xml:space="preserve"> </w:t>
      </w:r>
    </w:p>
    <w:p w14:paraId="6AB62619" w14:textId="77777777" w:rsidR="008429A4" w:rsidRPr="00BD3055" w:rsidRDefault="008429A4" w:rsidP="00EE67FE">
      <w:pPr>
        <w:jc w:val="center"/>
        <w:rPr>
          <w:rFonts w:cs="Times New Roman"/>
          <w:color w:val="FF0000"/>
          <w:szCs w:val="24"/>
        </w:rPr>
      </w:pPr>
    </w:p>
    <w:p w14:paraId="68E06BCA" w14:textId="77777777" w:rsidR="008429A4" w:rsidRPr="00BD3055" w:rsidRDefault="008429A4" w:rsidP="00EE67FE">
      <w:pPr>
        <w:jc w:val="center"/>
        <w:rPr>
          <w:rFonts w:cs="Times New Roman"/>
          <w:color w:val="FF0000"/>
          <w:szCs w:val="24"/>
        </w:rPr>
      </w:pPr>
    </w:p>
    <w:p w14:paraId="04941501" w14:textId="77777777" w:rsidR="008429A4" w:rsidRPr="00BD3055" w:rsidRDefault="008429A4" w:rsidP="00EE67FE">
      <w:pPr>
        <w:jc w:val="center"/>
        <w:rPr>
          <w:rFonts w:cs="Times New Roman"/>
          <w:color w:val="FF0000"/>
          <w:szCs w:val="24"/>
        </w:rPr>
      </w:pPr>
    </w:p>
    <w:p w14:paraId="3FF67B10" w14:textId="5FD6CED7" w:rsidR="008429A4" w:rsidRPr="00BD3055" w:rsidRDefault="008429A4" w:rsidP="00EE67FE">
      <w:pPr>
        <w:jc w:val="center"/>
        <w:rPr>
          <w:rFonts w:cs="Times New Roman"/>
          <w:szCs w:val="24"/>
        </w:rPr>
      </w:pPr>
      <w:r w:rsidRPr="00BD3055">
        <w:rPr>
          <w:rFonts w:cs="Times New Roman"/>
          <w:szCs w:val="24"/>
        </w:rPr>
        <w:t xml:space="preserve">Camilo </w:t>
      </w:r>
      <w:del w:id="1" w:author="Camilo Andrés Díaz Gómez" w:date="2023-03-15T18:37:00Z">
        <w:r w:rsidR="00996369" w:rsidRPr="00BD3055" w:rsidDel="004D6B6A">
          <w:rPr>
            <w:rFonts w:cs="Times New Roman"/>
            <w:szCs w:val="24"/>
          </w:rPr>
          <w:delText>Andrés</w:delText>
        </w:r>
        <w:r w:rsidRPr="00BD3055" w:rsidDel="004D6B6A">
          <w:rPr>
            <w:rFonts w:cs="Times New Roman"/>
            <w:szCs w:val="24"/>
          </w:rPr>
          <w:delText xml:space="preserve"> </w:delText>
        </w:r>
      </w:del>
      <w:proofErr w:type="spellStart"/>
      <w:ins w:id="2" w:author="Camilo Andrés Díaz Gómez" w:date="2023-03-15T18:37:00Z">
        <w:r w:rsidR="004D6B6A" w:rsidRPr="00BD3055">
          <w:rPr>
            <w:rFonts w:cs="Times New Roman"/>
            <w:szCs w:val="24"/>
          </w:rPr>
          <w:t>Andr</w:t>
        </w:r>
        <w:r w:rsidR="004D6B6A">
          <w:rPr>
            <w:rFonts w:cs="Times New Roman"/>
            <w:szCs w:val="24"/>
          </w:rPr>
          <w:t>e</w:t>
        </w:r>
        <w:r w:rsidR="004D6B6A" w:rsidRPr="00BD3055">
          <w:rPr>
            <w:rFonts w:cs="Times New Roman"/>
            <w:szCs w:val="24"/>
          </w:rPr>
          <w:t>s</w:t>
        </w:r>
        <w:proofErr w:type="spellEnd"/>
        <w:r w:rsidR="004D6B6A" w:rsidRPr="00BD3055">
          <w:rPr>
            <w:rFonts w:cs="Times New Roman"/>
            <w:szCs w:val="24"/>
          </w:rPr>
          <w:t xml:space="preserve"> </w:t>
        </w:r>
      </w:ins>
      <w:r w:rsidRPr="00BD3055">
        <w:rPr>
          <w:rFonts w:cs="Times New Roman"/>
          <w:szCs w:val="24"/>
        </w:rPr>
        <w:t xml:space="preserve">Diaz </w:t>
      </w:r>
      <w:del w:id="3" w:author="Camilo Andrés Díaz Gómez" w:date="2023-03-15T18:37:00Z">
        <w:r w:rsidR="00996369" w:rsidRPr="00BD3055" w:rsidDel="004D6B6A">
          <w:rPr>
            <w:rFonts w:cs="Times New Roman"/>
            <w:szCs w:val="24"/>
          </w:rPr>
          <w:delText>Gómez</w:delText>
        </w:r>
      </w:del>
      <w:proofErr w:type="spellStart"/>
      <w:ins w:id="4" w:author="Camilo Andrés Díaz Gómez" w:date="2023-03-15T18:37:00Z">
        <w:r w:rsidR="004D6B6A" w:rsidRPr="00BD3055">
          <w:rPr>
            <w:rFonts w:cs="Times New Roman"/>
            <w:szCs w:val="24"/>
          </w:rPr>
          <w:t>G</w:t>
        </w:r>
        <w:r w:rsidR="004D6B6A">
          <w:rPr>
            <w:rFonts w:cs="Times New Roman"/>
            <w:szCs w:val="24"/>
          </w:rPr>
          <w:t>o</w:t>
        </w:r>
        <w:r w:rsidR="004D6B6A" w:rsidRPr="00BD3055">
          <w:rPr>
            <w:rFonts w:cs="Times New Roman"/>
            <w:szCs w:val="24"/>
          </w:rPr>
          <w:t>mez</w:t>
        </w:r>
      </w:ins>
      <w:proofErr w:type="spellEnd"/>
    </w:p>
    <w:p w14:paraId="6DDBFB63" w14:textId="77777777" w:rsidR="008429A4" w:rsidRPr="00BD3055" w:rsidRDefault="008429A4" w:rsidP="00EE67FE">
      <w:pPr>
        <w:jc w:val="center"/>
        <w:rPr>
          <w:rFonts w:cs="Times New Roman"/>
          <w:szCs w:val="24"/>
        </w:rPr>
      </w:pPr>
      <w:r w:rsidRPr="00BD3055">
        <w:rPr>
          <w:rFonts w:cs="Times New Roman"/>
          <w:szCs w:val="24"/>
        </w:rPr>
        <w:t>Juan Esteban Contreras Diaz</w:t>
      </w:r>
    </w:p>
    <w:p w14:paraId="2B47F85B" w14:textId="77777777" w:rsidR="008429A4" w:rsidRPr="00BD3055" w:rsidRDefault="008429A4" w:rsidP="00EE67FE">
      <w:pPr>
        <w:jc w:val="center"/>
        <w:rPr>
          <w:rFonts w:cs="Times New Roman"/>
          <w:szCs w:val="24"/>
        </w:rPr>
      </w:pPr>
      <w:proofErr w:type="spellStart"/>
      <w:r w:rsidRPr="00BD3055">
        <w:rPr>
          <w:rFonts w:cs="Times New Roman"/>
          <w:szCs w:val="24"/>
        </w:rPr>
        <w:t>Jhonatan</w:t>
      </w:r>
      <w:proofErr w:type="spellEnd"/>
      <w:r w:rsidRPr="00BD3055">
        <w:rPr>
          <w:rFonts w:cs="Times New Roman"/>
          <w:szCs w:val="24"/>
        </w:rPr>
        <w:t xml:space="preserve"> Mauricio Villarreal Corredor</w:t>
      </w:r>
    </w:p>
    <w:p w14:paraId="030F8A69" w14:textId="77777777" w:rsidR="008429A4" w:rsidRPr="00BD3055" w:rsidRDefault="008429A4" w:rsidP="00EE67FE">
      <w:pPr>
        <w:jc w:val="center"/>
        <w:rPr>
          <w:rFonts w:cs="Times New Roman"/>
          <w:szCs w:val="24"/>
        </w:rPr>
      </w:pPr>
    </w:p>
    <w:p w14:paraId="063D9F56" w14:textId="77777777" w:rsidR="008429A4" w:rsidRPr="00BD3055" w:rsidRDefault="008429A4" w:rsidP="00EE67FE">
      <w:pPr>
        <w:jc w:val="center"/>
        <w:rPr>
          <w:rFonts w:cs="Times New Roman"/>
          <w:szCs w:val="24"/>
        </w:rPr>
      </w:pPr>
    </w:p>
    <w:p w14:paraId="05165AC6" w14:textId="77777777" w:rsidR="008429A4" w:rsidRPr="00BD3055" w:rsidRDefault="008429A4" w:rsidP="00EE67FE">
      <w:pPr>
        <w:jc w:val="center"/>
        <w:rPr>
          <w:rFonts w:cs="Times New Roman"/>
          <w:szCs w:val="24"/>
        </w:rPr>
      </w:pPr>
    </w:p>
    <w:p w14:paraId="45A50EB3" w14:textId="77777777" w:rsidR="008429A4" w:rsidRPr="00BD3055" w:rsidRDefault="00000000" w:rsidP="00EE67FE">
      <w:pPr>
        <w:jc w:val="center"/>
        <w:rPr>
          <w:rFonts w:cs="Times New Roman"/>
          <w:szCs w:val="24"/>
        </w:rPr>
      </w:pPr>
      <w:sdt>
        <w:sdtPr>
          <w:rPr>
            <w:rStyle w:val="Estilo7"/>
            <w:rFonts w:cs="Times New Roman"/>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szCs w:val="24"/>
          </w:rPr>
        </w:sdtEndPr>
        <w:sdtContent>
          <w:r w:rsidR="008429A4" w:rsidRPr="00BD3055">
            <w:rPr>
              <w:rStyle w:val="Estilo7"/>
              <w:rFonts w:cs="Times New Roman"/>
            </w:rPr>
            <w:t>Trabajo de Grado presentado</w:t>
          </w:r>
        </w:sdtContent>
      </w:sdt>
      <w:r w:rsidR="008429A4" w:rsidRPr="00BD3055">
        <w:rPr>
          <w:rFonts w:cs="Times New Roman"/>
          <w:szCs w:val="24"/>
        </w:rPr>
        <w:t xml:space="preserve"> para optar al título de </w:t>
      </w:r>
      <w:sdt>
        <w:sdtPr>
          <w:rPr>
            <w:rStyle w:val="Estilo8"/>
            <w:rFonts w:cs="Times New Roman"/>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Pr>
        </w:sdtEndPr>
        <w:sdtContent>
          <w:r w:rsidR="008429A4" w:rsidRPr="00BD3055">
            <w:rPr>
              <w:rStyle w:val="Estilo8"/>
              <w:rFonts w:cs="Times New Roman"/>
              <w:szCs w:val="24"/>
            </w:rPr>
            <w:t>Ingeniero de Sistemas</w:t>
          </w:r>
        </w:sdtContent>
      </w:sdt>
    </w:p>
    <w:p w14:paraId="6831BD1F" w14:textId="77777777" w:rsidR="008429A4" w:rsidRPr="00BD3055" w:rsidRDefault="008429A4" w:rsidP="00EE67FE">
      <w:pPr>
        <w:jc w:val="center"/>
        <w:rPr>
          <w:rFonts w:cs="Times New Roman"/>
          <w:szCs w:val="24"/>
        </w:rPr>
      </w:pPr>
    </w:p>
    <w:p w14:paraId="57314E3D" w14:textId="77777777" w:rsidR="008429A4" w:rsidRPr="00BD3055" w:rsidRDefault="008429A4" w:rsidP="00EE67FE">
      <w:pPr>
        <w:rPr>
          <w:rFonts w:cs="Times New Roman"/>
          <w:szCs w:val="24"/>
        </w:rPr>
      </w:pPr>
    </w:p>
    <w:p w14:paraId="19935D4B" w14:textId="77777777" w:rsidR="008429A4" w:rsidRPr="00BD3055" w:rsidRDefault="008429A4" w:rsidP="00EE67FE">
      <w:pPr>
        <w:rPr>
          <w:rFonts w:cs="Times New Roman"/>
          <w:szCs w:val="24"/>
        </w:rPr>
      </w:pPr>
    </w:p>
    <w:p w14:paraId="456EC5A3" w14:textId="77777777" w:rsidR="008429A4" w:rsidRPr="00BD3055" w:rsidRDefault="008429A4" w:rsidP="00EE67FE">
      <w:pPr>
        <w:rPr>
          <w:rFonts w:cs="Times New Roman"/>
          <w:szCs w:val="24"/>
        </w:rPr>
      </w:pPr>
    </w:p>
    <w:p w14:paraId="45A0CB51" w14:textId="77777777" w:rsidR="008429A4" w:rsidRPr="00BD3055" w:rsidRDefault="008429A4" w:rsidP="00EE67FE">
      <w:pPr>
        <w:pStyle w:val="PrrAPA"/>
        <w:jc w:val="center"/>
      </w:pPr>
      <w:r w:rsidRPr="00BD3055">
        <w:t xml:space="preserve">Asesor: </w:t>
      </w:r>
      <w:proofErr w:type="spellStart"/>
      <w:r w:rsidRPr="00BD3055">
        <w:t>Nikolay</w:t>
      </w:r>
      <w:proofErr w:type="spellEnd"/>
      <w:r w:rsidRPr="00BD3055">
        <w:t xml:space="preserve"> Lenin Reyes </w:t>
      </w:r>
      <w:proofErr w:type="spellStart"/>
      <w:r w:rsidRPr="00BD3055">
        <w:t>Jalizev</w:t>
      </w:r>
      <w:proofErr w:type="spellEnd"/>
      <w:r w:rsidRPr="00BD3055">
        <w:t xml:space="preserve">,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BD3055">
            <w:rPr>
              <w:rStyle w:val="Estilo8"/>
            </w:rPr>
            <w:t>Magíster (MSc)</w:t>
          </w:r>
        </w:sdtContent>
      </w:sdt>
      <w:r w:rsidRPr="00BD3055">
        <w:rPr>
          <w:rStyle w:val="Estilo2"/>
        </w:rPr>
        <w:t xml:space="preserve"> en Ingeniería Industrial</w:t>
      </w:r>
    </w:p>
    <w:p w14:paraId="44A4B8BE" w14:textId="77777777" w:rsidR="008429A4" w:rsidRPr="00BD3055" w:rsidRDefault="008429A4" w:rsidP="00EE67FE">
      <w:pPr>
        <w:jc w:val="center"/>
        <w:rPr>
          <w:rFonts w:cs="Times New Roman"/>
          <w:szCs w:val="24"/>
        </w:rPr>
      </w:pPr>
    </w:p>
    <w:p w14:paraId="7E503473" w14:textId="77777777" w:rsidR="008429A4" w:rsidRPr="00BD3055" w:rsidRDefault="008429A4" w:rsidP="00EE67FE">
      <w:pPr>
        <w:jc w:val="center"/>
        <w:rPr>
          <w:rFonts w:cs="Times New Roman"/>
          <w:szCs w:val="24"/>
        </w:rPr>
      </w:pPr>
    </w:p>
    <w:p w14:paraId="65F92167" w14:textId="77777777" w:rsidR="008429A4" w:rsidRPr="00BD3055" w:rsidRDefault="008429A4" w:rsidP="00EE67FE">
      <w:pPr>
        <w:jc w:val="center"/>
        <w:rPr>
          <w:rFonts w:cs="Times New Roman"/>
          <w:szCs w:val="24"/>
        </w:rPr>
      </w:pPr>
    </w:p>
    <w:p w14:paraId="21834F8D" w14:textId="77777777" w:rsidR="008429A4" w:rsidRPr="00BD3055" w:rsidRDefault="008429A4" w:rsidP="00EE67FE">
      <w:pPr>
        <w:jc w:val="center"/>
        <w:rPr>
          <w:rFonts w:cs="Times New Roman"/>
          <w:szCs w:val="24"/>
        </w:rPr>
      </w:pPr>
      <w:r w:rsidRPr="00BD3055">
        <w:rPr>
          <w:rFonts w:cs="Times New Roman"/>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BD3055" w:rsidRDefault="008429A4" w:rsidP="00EE67FE">
      <w:pPr>
        <w:pStyle w:val="PrrAPA"/>
        <w:jc w:val="center"/>
        <w:rPr>
          <w:rStyle w:val="Estilo3"/>
        </w:rPr>
      </w:pPr>
    </w:p>
    <w:p w14:paraId="301EBB23" w14:textId="77777777" w:rsidR="008429A4" w:rsidRPr="00BD3055" w:rsidRDefault="008429A4" w:rsidP="00EE67FE">
      <w:pPr>
        <w:jc w:val="center"/>
        <w:rPr>
          <w:rStyle w:val="Estilo3"/>
          <w:rFonts w:cs="Times New Roman"/>
          <w:szCs w:val="24"/>
        </w:rPr>
      </w:pPr>
      <w:r w:rsidRPr="00BD3055">
        <w:rPr>
          <w:rStyle w:val="Estilo3"/>
          <w:rFonts w:cs="Times New Roman"/>
          <w:szCs w:val="24"/>
        </w:rPr>
        <w:t>Universidad de San Buenaventura</w:t>
      </w:r>
    </w:p>
    <w:p w14:paraId="25FE0409" w14:textId="77777777" w:rsidR="008429A4" w:rsidRPr="00BD3055" w:rsidRDefault="00000000" w:rsidP="00EE67FE">
      <w:pPr>
        <w:jc w:val="center"/>
        <w:rPr>
          <w:rFonts w:cs="Times New Roman"/>
          <w:szCs w:val="24"/>
        </w:rPr>
      </w:pPr>
      <w:sdt>
        <w:sdtPr>
          <w:rPr>
            <w:rStyle w:val="TextocomentarioCar"/>
            <w:rFonts w:cs="Times New Roman"/>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8429A4" w:rsidRPr="00BD3055">
            <w:rPr>
              <w:rStyle w:val="TextocomentarioCar"/>
              <w:rFonts w:cs="Times New Roman"/>
              <w:sz w:val="24"/>
              <w:szCs w:val="24"/>
            </w:rPr>
            <w:t>Facultad de Ingeniería (Bogotá)</w:t>
          </w:r>
        </w:sdtContent>
      </w:sdt>
    </w:p>
    <w:p w14:paraId="1CED8A57" w14:textId="77777777" w:rsidR="008429A4" w:rsidRPr="00BD3055" w:rsidRDefault="00000000" w:rsidP="00EE67FE">
      <w:pPr>
        <w:jc w:val="center"/>
        <w:rPr>
          <w:rFonts w:cs="Times New Roman"/>
          <w:szCs w:val="24"/>
        </w:rPr>
      </w:pPr>
      <w:sdt>
        <w:sdtPr>
          <w:rPr>
            <w:rFonts w:cs="Times New Roman"/>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Content>
          <w:r w:rsidR="008429A4" w:rsidRPr="00BD3055">
            <w:rPr>
              <w:rFonts w:cs="Times New Roman"/>
              <w:szCs w:val="24"/>
            </w:rPr>
            <w:t>Ingeniería de Sistemas</w:t>
          </w:r>
        </w:sdtContent>
      </w:sdt>
      <w:r w:rsidR="008429A4" w:rsidRPr="00BD3055">
        <w:rPr>
          <w:rStyle w:val="Refdenotaalfinal"/>
          <w:rFonts w:cs="Times New Roman"/>
          <w:szCs w:val="24"/>
        </w:rPr>
        <w:t xml:space="preserve"> </w:t>
      </w:r>
    </w:p>
    <w:p w14:paraId="5FE0E081" w14:textId="77777777" w:rsidR="008429A4" w:rsidRPr="00BD3055" w:rsidRDefault="00000000" w:rsidP="00EE67FE">
      <w:pPr>
        <w:jc w:val="center"/>
        <w:rPr>
          <w:rFonts w:cs="Times New Roman"/>
          <w:szCs w:val="24"/>
        </w:rPr>
      </w:pPr>
      <w:sdt>
        <w:sdtPr>
          <w:rPr>
            <w:rFonts w:cs="Times New Roman"/>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Content>
          <w:r w:rsidR="008429A4" w:rsidRPr="00BD3055">
            <w:rPr>
              <w:rFonts w:cs="Times New Roman"/>
              <w:szCs w:val="24"/>
            </w:rPr>
            <w:t>Bogotá D.C., Colombia</w:t>
          </w:r>
        </w:sdtContent>
      </w:sdt>
    </w:p>
    <w:p w14:paraId="511197D8" w14:textId="77777777" w:rsidR="00F0205D" w:rsidRPr="00BD3055" w:rsidRDefault="00000000" w:rsidP="00EE67FE">
      <w:pPr>
        <w:jc w:val="center"/>
        <w:rPr>
          <w:rFonts w:cs="Times New Roman"/>
          <w:szCs w:val="24"/>
        </w:rPr>
      </w:pPr>
      <w:sdt>
        <w:sdtPr>
          <w:rPr>
            <w:rFonts w:cs="Times New Roman"/>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Content>
          <w:r w:rsidR="008429A4" w:rsidRPr="00BD3055">
            <w:rPr>
              <w:rFonts w:cs="Times New Roman"/>
              <w:szCs w:val="24"/>
            </w:rPr>
            <w:t>2023</w:t>
          </w:r>
        </w:sdtContent>
      </w:sdt>
    </w:p>
    <w:p w14:paraId="2AFB1149" w14:textId="77777777" w:rsidR="008429A4" w:rsidRPr="00BD3055" w:rsidRDefault="008429A4" w:rsidP="00EE67FE">
      <w:pPr>
        <w:jc w:val="center"/>
        <w:rPr>
          <w:rFonts w:cs="Times New Roman"/>
          <w:szCs w:val="24"/>
        </w:rPr>
      </w:pPr>
    </w:p>
    <w:p w14:paraId="7CD2F2DC" w14:textId="77777777" w:rsidR="00530057" w:rsidRPr="00BD3055" w:rsidRDefault="00530057" w:rsidP="00EE67FE">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rsidRPr="00BD3055"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Pr="00BD3055" w:rsidRDefault="00530057">
            <w:pPr>
              <w:spacing w:before="60" w:after="60"/>
              <w:jc w:val="center"/>
              <w:rPr>
                <w:rFonts w:cs="Times New Roman"/>
                <w:sz w:val="20"/>
                <w:szCs w:val="20"/>
              </w:rPr>
              <w:pPrChange w:id="5" w:author="Camilo Andrés Díaz Gómez" w:date="2023-03-17T00:48:00Z">
                <w:pPr>
                  <w:spacing w:before="60" w:after="60" w:line="240" w:lineRule="auto"/>
                  <w:jc w:val="center"/>
                </w:pPr>
              </w:pPrChange>
            </w:pPr>
            <w:r w:rsidRPr="00BD3055">
              <w:rPr>
                <w:rFonts w:cs="Times New Roman"/>
                <w:szCs w:val="24"/>
              </w:rPr>
              <w:br w:type="page"/>
            </w:r>
            <w:r w:rsidRPr="00BD3055">
              <w:rPr>
                <w:rFonts w:cs="Times New Roman"/>
                <w:sz w:val="20"/>
                <w:szCs w:val="20"/>
              </w:rPr>
              <w:t>Citar/</w:t>
            </w:r>
            <w:proofErr w:type="spellStart"/>
            <w:r w:rsidRPr="00BD3055">
              <w:rPr>
                <w:rFonts w:cs="Times New Roman"/>
                <w:sz w:val="20"/>
                <w:szCs w:val="20"/>
              </w:rPr>
              <w:t>How</w:t>
            </w:r>
            <w:proofErr w:type="spellEnd"/>
            <w:r w:rsidRPr="00BD3055">
              <w:rPr>
                <w:rFonts w:cs="Times New Roman"/>
                <w:sz w:val="20"/>
                <w:szCs w:val="20"/>
              </w:rPr>
              <w:t xml:space="preserve"> </w:t>
            </w:r>
            <w:proofErr w:type="spellStart"/>
            <w:r w:rsidRPr="00BD3055">
              <w:rPr>
                <w:rFonts w:cs="Times New Roman"/>
                <w:sz w:val="20"/>
                <w:szCs w:val="20"/>
              </w:rPr>
              <w:t>to</w:t>
            </w:r>
            <w:proofErr w:type="spellEnd"/>
            <w:r w:rsidRPr="00BD3055">
              <w:rPr>
                <w:rFonts w:cs="Times New Roman"/>
                <w:sz w:val="20"/>
                <w:szCs w:val="20"/>
              </w:rPr>
              <w:t xml:space="preserve"> cite</w:t>
            </w:r>
          </w:p>
        </w:tc>
        <w:tc>
          <w:tcPr>
            <w:tcW w:w="7153" w:type="dxa"/>
            <w:tcBorders>
              <w:top w:val="single" w:sz="12" w:space="0" w:color="ED7D31" w:themeColor="accent2"/>
              <w:left w:val="nil"/>
              <w:bottom w:val="nil"/>
              <w:right w:val="nil"/>
            </w:tcBorders>
            <w:vAlign w:val="center"/>
            <w:hideMark/>
          </w:tcPr>
          <w:p w14:paraId="193ADED2" w14:textId="10C2E675" w:rsidR="00530057" w:rsidRPr="00BD3055" w:rsidRDefault="00530057" w:rsidP="00EE67FE">
            <w:pPr>
              <w:rPr>
                <w:rFonts w:cs="Times New Roman"/>
                <w:sz w:val="20"/>
                <w:szCs w:val="20"/>
              </w:rPr>
            </w:pPr>
            <w:r w:rsidRPr="00BD3055">
              <w:rPr>
                <w:rFonts w:cs="Times New Roman"/>
                <w:sz w:val="20"/>
                <w:szCs w:val="20"/>
              </w:rPr>
              <w:t>(Diaz et al., 202</w:t>
            </w:r>
            <w:r w:rsidR="00AC67EC" w:rsidRPr="00BD3055">
              <w:rPr>
                <w:rFonts w:cs="Times New Roman"/>
                <w:sz w:val="20"/>
                <w:szCs w:val="20"/>
              </w:rPr>
              <w:t>3</w:t>
            </w:r>
            <w:r w:rsidRPr="00BD3055">
              <w:rPr>
                <w:rFonts w:cs="Times New Roman"/>
                <w:sz w:val="20"/>
                <w:szCs w:val="20"/>
              </w:rPr>
              <w:t>)</w:t>
            </w:r>
          </w:p>
        </w:tc>
      </w:tr>
      <w:tr w:rsidR="00530057" w:rsidRPr="00BD3055"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Pr="00BD3055" w:rsidRDefault="00530057">
            <w:pPr>
              <w:spacing w:before="60"/>
              <w:jc w:val="center"/>
              <w:rPr>
                <w:rFonts w:cs="Times New Roman"/>
                <w:sz w:val="20"/>
                <w:szCs w:val="20"/>
              </w:rPr>
              <w:pPrChange w:id="6" w:author="Camilo Andrés Díaz Gómez" w:date="2023-03-17T00:48:00Z">
                <w:pPr>
                  <w:spacing w:before="60" w:line="240" w:lineRule="auto"/>
                  <w:jc w:val="center"/>
                </w:pPr>
              </w:pPrChange>
            </w:pPr>
            <w:r w:rsidRPr="00BD3055">
              <w:rPr>
                <w:rFonts w:cs="Times New Roman"/>
                <w:sz w:val="20"/>
                <w:szCs w:val="20"/>
              </w:rPr>
              <w:t>Referencia/Reference</w:t>
            </w:r>
          </w:p>
          <w:p w14:paraId="657B7732" w14:textId="77777777" w:rsidR="00530057" w:rsidRPr="00BD3055" w:rsidRDefault="00530057">
            <w:pPr>
              <w:jc w:val="center"/>
              <w:rPr>
                <w:rFonts w:cs="Times New Roman"/>
                <w:sz w:val="20"/>
                <w:szCs w:val="20"/>
              </w:rPr>
              <w:pPrChange w:id="7" w:author="Camilo Andrés Díaz Gómez" w:date="2023-03-17T00:48:00Z">
                <w:pPr>
                  <w:spacing w:line="276" w:lineRule="auto"/>
                  <w:jc w:val="center"/>
                </w:pPr>
              </w:pPrChange>
            </w:pPr>
          </w:p>
          <w:p w14:paraId="4C98ACC7" w14:textId="77777777" w:rsidR="00530057" w:rsidRPr="00BD3055" w:rsidRDefault="00530057">
            <w:pPr>
              <w:jc w:val="center"/>
              <w:rPr>
                <w:rFonts w:cs="Times New Roman"/>
                <w:sz w:val="20"/>
                <w:szCs w:val="20"/>
              </w:rPr>
              <w:pPrChange w:id="8" w:author="Camilo Andrés Díaz Gómez" w:date="2023-03-17T00:48:00Z">
                <w:pPr>
                  <w:spacing w:line="240" w:lineRule="auto"/>
                  <w:jc w:val="center"/>
                </w:pPr>
              </w:pPrChange>
            </w:pPr>
            <w:r w:rsidRPr="00BD3055">
              <w:rPr>
                <w:rFonts w:cs="Times New Roman"/>
                <w:sz w:val="20"/>
                <w:szCs w:val="20"/>
              </w:rPr>
              <w:t>Estilo/Style:</w:t>
            </w:r>
          </w:p>
          <w:p w14:paraId="1829328D" w14:textId="77777777" w:rsidR="00530057" w:rsidRPr="00BD3055" w:rsidRDefault="00530057">
            <w:pPr>
              <w:spacing w:after="120"/>
              <w:jc w:val="center"/>
              <w:rPr>
                <w:rFonts w:cs="Times New Roman"/>
                <w:sz w:val="20"/>
                <w:szCs w:val="20"/>
              </w:rPr>
              <w:pPrChange w:id="9" w:author="Camilo Andrés Díaz Gómez" w:date="2023-03-17T00:48:00Z">
                <w:pPr>
                  <w:spacing w:after="120" w:line="240" w:lineRule="auto"/>
                  <w:jc w:val="center"/>
                </w:pPr>
              </w:pPrChange>
            </w:pPr>
            <w:r w:rsidRPr="00BD3055">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Pr="00BD3055" w:rsidRDefault="00C87BD4">
            <w:pPr>
              <w:spacing w:after="60"/>
              <w:ind w:left="709" w:hanging="709"/>
              <w:rPr>
                <w:rFonts w:cs="Times New Roman"/>
                <w:sz w:val="20"/>
                <w:szCs w:val="20"/>
              </w:rPr>
              <w:pPrChange w:id="10" w:author="Camilo Andrés Díaz Gómez" w:date="2023-03-17T00:48:00Z">
                <w:pPr>
                  <w:spacing w:after="60" w:line="276" w:lineRule="auto"/>
                  <w:ind w:left="709" w:hanging="709"/>
                </w:pPr>
              </w:pPrChange>
            </w:pPr>
            <w:r w:rsidRPr="00BD3055">
              <w:rPr>
                <w:rFonts w:cs="Times New Roman"/>
                <w:sz w:val="20"/>
                <w:szCs w:val="20"/>
              </w:rPr>
              <w:t>Diaz, C.A; Contreras, J.E y Villarreal, J. M.</w:t>
            </w:r>
            <w:r w:rsidR="00AC67EC" w:rsidRPr="00BD3055">
              <w:rPr>
                <w:rFonts w:cs="Times New Roman"/>
                <w:sz w:val="20"/>
                <w:szCs w:val="20"/>
              </w:rPr>
              <w:t xml:space="preserve"> (2023). </w:t>
            </w:r>
            <w:r w:rsidR="00AC67EC" w:rsidRPr="00BD3055">
              <w:rPr>
                <w:rFonts w:cs="Times New Roman"/>
                <w:bCs/>
                <w:i/>
                <w:iCs/>
                <w:sz w:val="20"/>
                <w:szCs w:val="20"/>
              </w:rPr>
              <w:t>Simulador de datos climáticos para el desarrollo de proyectos IoT</w:t>
            </w:r>
            <w:r w:rsidR="00AC67EC" w:rsidRPr="00BD3055">
              <w:rPr>
                <w:rFonts w:cs="Times New Roman"/>
                <w:sz w:val="20"/>
                <w:szCs w:val="20"/>
              </w:rPr>
              <w:t>.</w:t>
            </w:r>
            <w:r w:rsidR="00530057" w:rsidRPr="00BD3055">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sidRPr="00BD3055">
                  <w:rPr>
                    <w:rStyle w:val="Estilo10"/>
                    <w:szCs w:val="20"/>
                  </w:rPr>
                  <w:t>Trabajo de grado profesional</w:t>
                </w:r>
              </w:sdtContent>
            </w:sdt>
            <w:r w:rsidR="00530057" w:rsidRPr="00BD3055">
              <w:rPr>
                <w:rFonts w:cs="Times New Roman"/>
                <w:szCs w:val="20"/>
              </w:rPr>
              <w:t>]</w:t>
            </w:r>
            <w:r w:rsidR="00530057" w:rsidRPr="00BD3055">
              <w:rPr>
                <w:rFonts w:cs="Times New Roman"/>
                <w:sz w:val="20"/>
                <w:szCs w:val="20"/>
              </w:rPr>
              <w:t>. Universidad de San Buenaventura</w:t>
            </w:r>
            <w:r w:rsidR="00530057" w:rsidRPr="00BD3055">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sidRPr="00BD3055">
                  <w:rPr>
                    <w:rStyle w:val="Estilo10"/>
                    <w:szCs w:val="20"/>
                  </w:rPr>
                  <w:t>Seleccione sede / seccional y/o extensión</w:t>
                </w:r>
              </w:sdtContent>
            </w:sdt>
            <w:r w:rsidR="00530057" w:rsidRPr="00BD3055">
              <w:rPr>
                <w:rFonts w:cs="Times New Roman"/>
                <w:szCs w:val="20"/>
              </w:rPr>
              <w:t>.</w:t>
            </w:r>
          </w:p>
        </w:tc>
      </w:tr>
    </w:tbl>
    <w:p w14:paraId="6CCB2072" w14:textId="4B77A1B8" w:rsidR="00530057" w:rsidRPr="00BD3055" w:rsidRDefault="00530057" w:rsidP="00EE67FE">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rsidRPr="00BD3055" w14:paraId="4F737D64" w14:textId="77777777" w:rsidTr="00AC67EC">
        <w:tc>
          <w:tcPr>
            <w:tcW w:w="2552" w:type="dxa"/>
            <w:vAlign w:val="center"/>
            <w:hideMark/>
          </w:tcPr>
          <w:p w14:paraId="70300400" w14:textId="678A92F2" w:rsidR="00AC67EC" w:rsidRPr="00BD3055" w:rsidRDefault="00AC67EC" w:rsidP="00EE67FE">
            <w:pPr>
              <w:jc w:val="left"/>
              <w:rPr>
                <w:rFonts w:cs="Times New Roman"/>
                <w:sz w:val="20"/>
                <w:szCs w:val="20"/>
              </w:rPr>
            </w:pPr>
            <w:r w:rsidRPr="00BD3055">
              <w:rPr>
                <w:rFonts w:cs="Times New Roman"/>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Pr="00BD3055" w:rsidRDefault="00AC67EC" w:rsidP="00EE67FE">
            <w:pPr>
              <w:jc w:val="left"/>
              <w:rPr>
                <w:rFonts w:cs="Times New Roman"/>
                <w:sz w:val="20"/>
                <w:szCs w:val="20"/>
              </w:rPr>
            </w:pPr>
            <w:r w:rsidRPr="00BD3055">
              <w:rPr>
                <w:rFonts w:cs="Times New Roman"/>
                <w:sz w:val="20"/>
                <w:szCs w:val="20"/>
              </w:rPr>
              <w:t>Biblioteca Digital (Repositorio)</w:t>
            </w:r>
          </w:p>
          <w:p w14:paraId="5FD6D342" w14:textId="77777777" w:rsidR="00AC67EC" w:rsidRPr="00BD3055" w:rsidRDefault="00AC67EC" w:rsidP="00EE67FE">
            <w:pPr>
              <w:jc w:val="left"/>
              <w:rPr>
                <w:rFonts w:cs="Times New Roman"/>
                <w:noProof/>
                <w:sz w:val="20"/>
                <w:szCs w:val="20"/>
              </w:rPr>
            </w:pPr>
            <w:r w:rsidRPr="00BD3055">
              <w:rPr>
                <w:rFonts w:cs="Times New Roman"/>
                <w:sz w:val="20"/>
                <w:szCs w:val="20"/>
              </w:rPr>
              <w:t>www.bibliotecadigital.usb.edu.co</w:t>
            </w:r>
          </w:p>
        </w:tc>
      </w:tr>
    </w:tbl>
    <w:p w14:paraId="1C9E4D2E" w14:textId="77777777" w:rsidR="00AC67EC" w:rsidRPr="00BD3055" w:rsidRDefault="00AC67EC" w:rsidP="00EE67FE">
      <w:pPr>
        <w:jc w:val="left"/>
        <w:rPr>
          <w:rFonts w:cs="Times New Roman"/>
          <w:b/>
          <w:sz w:val="20"/>
          <w:szCs w:val="20"/>
        </w:rPr>
      </w:pPr>
    </w:p>
    <w:p w14:paraId="0003AE1D" w14:textId="77777777" w:rsidR="00AC67EC" w:rsidRPr="00BD3055" w:rsidRDefault="00AC67EC" w:rsidP="00EE67FE">
      <w:pPr>
        <w:jc w:val="left"/>
        <w:rPr>
          <w:rFonts w:cs="Times New Roman"/>
          <w:sz w:val="20"/>
          <w:szCs w:val="20"/>
        </w:rPr>
      </w:pPr>
      <w:r w:rsidRPr="00BD3055">
        <w:rPr>
          <w:rFonts w:cs="Times New Roman"/>
          <w:b/>
          <w:sz w:val="20"/>
          <w:szCs w:val="20"/>
        </w:rPr>
        <w:t>Bibliotecas Universidad de San Buenaventura</w:t>
      </w:r>
    </w:p>
    <w:p w14:paraId="283B3E31" w14:textId="77777777" w:rsidR="00AC67EC" w:rsidRPr="00BD3055" w:rsidRDefault="00AC67EC">
      <w:pPr>
        <w:jc w:val="left"/>
        <w:rPr>
          <w:rFonts w:cs="Times New Roman"/>
          <w:sz w:val="20"/>
          <w:szCs w:val="20"/>
        </w:rPr>
        <w:pPrChange w:id="11" w:author="Camilo Andrés Díaz Gómez" w:date="2023-03-17T00:48:00Z">
          <w:pPr>
            <w:spacing w:line="276" w:lineRule="auto"/>
            <w:jc w:val="left"/>
          </w:pPr>
        </w:pPrChange>
      </w:pPr>
      <w:r w:rsidRPr="00BD3055">
        <w:rPr>
          <w:rFonts w:cs="Times New Roman"/>
          <w:sz w:val="20"/>
          <w:szCs w:val="20"/>
        </w:rPr>
        <w:t>Biblioteca Fray Alberto Montealegre O.F.M. - Bogotá.</w:t>
      </w:r>
    </w:p>
    <w:p w14:paraId="03CDA55D" w14:textId="77777777" w:rsidR="00AC67EC" w:rsidRPr="00BD3055" w:rsidRDefault="00AC67EC">
      <w:pPr>
        <w:jc w:val="left"/>
        <w:rPr>
          <w:rFonts w:cs="Times New Roman"/>
          <w:sz w:val="20"/>
          <w:szCs w:val="20"/>
        </w:rPr>
        <w:pPrChange w:id="12" w:author="Camilo Andrés Díaz Gómez" w:date="2023-03-17T00:48:00Z">
          <w:pPr>
            <w:spacing w:line="276" w:lineRule="auto"/>
            <w:jc w:val="left"/>
          </w:pPr>
        </w:pPrChange>
      </w:pPr>
      <w:r w:rsidRPr="00BD3055">
        <w:rPr>
          <w:rFonts w:cs="Times New Roman"/>
          <w:sz w:val="20"/>
          <w:szCs w:val="20"/>
        </w:rPr>
        <w:t>Biblioteca Fray Arturo Calle Restrepo O.F.M.</w:t>
      </w:r>
      <w:r w:rsidRPr="00BD3055">
        <w:rPr>
          <w:rFonts w:cs="Times New Roman"/>
          <w:b/>
          <w:sz w:val="20"/>
          <w:szCs w:val="20"/>
        </w:rPr>
        <w:t xml:space="preserve"> - </w:t>
      </w:r>
      <w:r w:rsidRPr="00BD3055">
        <w:rPr>
          <w:rFonts w:cs="Times New Roman"/>
          <w:sz w:val="20"/>
          <w:szCs w:val="20"/>
        </w:rPr>
        <w:t>Medellín, Bello, Armenia, Ibagué.</w:t>
      </w:r>
    </w:p>
    <w:p w14:paraId="034D8DA2" w14:textId="77777777" w:rsidR="00AC67EC" w:rsidRPr="00BD3055" w:rsidRDefault="00AC67EC">
      <w:pPr>
        <w:jc w:val="left"/>
        <w:rPr>
          <w:rFonts w:cs="Times New Roman"/>
          <w:sz w:val="20"/>
          <w:szCs w:val="20"/>
        </w:rPr>
        <w:pPrChange w:id="13" w:author="Camilo Andrés Díaz Gómez" w:date="2023-03-17T00:48:00Z">
          <w:pPr>
            <w:spacing w:line="276" w:lineRule="auto"/>
            <w:jc w:val="left"/>
          </w:pPr>
        </w:pPrChange>
      </w:pPr>
      <w:r w:rsidRPr="00BD3055">
        <w:rPr>
          <w:rFonts w:cs="Times New Roman"/>
          <w:sz w:val="20"/>
          <w:szCs w:val="20"/>
        </w:rPr>
        <w:t>Departamento de Biblioteca - Cali.</w:t>
      </w:r>
    </w:p>
    <w:p w14:paraId="513F3B75" w14:textId="77777777" w:rsidR="00AC67EC" w:rsidRPr="00BD3055" w:rsidRDefault="00AC67EC">
      <w:pPr>
        <w:jc w:val="left"/>
        <w:rPr>
          <w:rFonts w:cs="Times New Roman"/>
          <w:sz w:val="20"/>
          <w:szCs w:val="20"/>
        </w:rPr>
        <w:pPrChange w:id="14" w:author="Camilo Andrés Díaz Gómez" w:date="2023-03-17T00:48:00Z">
          <w:pPr>
            <w:spacing w:line="276" w:lineRule="auto"/>
            <w:jc w:val="left"/>
          </w:pPr>
        </w:pPrChange>
      </w:pPr>
      <w:r w:rsidRPr="00BD3055">
        <w:rPr>
          <w:rFonts w:cs="Times New Roman"/>
          <w:sz w:val="20"/>
          <w:szCs w:val="20"/>
        </w:rPr>
        <w:t>Biblioteca Central Fray Antonio de Marchena – Cartagena.</w:t>
      </w:r>
    </w:p>
    <w:p w14:paraId="01D8D129" w14:textId="77777777" w:rsidR="00AC67EC" w:rsidRPr="00BD3055" w:rsidRDefault="00AC67EC" w:rsidP="00EE67FE">
      <w:pPr>
        <w:jc w:val="center"/>
        <w:rPr>
          <w:rFonts w:cs="Times New Roman"/>
          <w:b/>
          <w:sz w:val="20"/>
          <w:szCs w:val="20"/>
        </w:rPr>
      </w:pPr>
    </w:p>
    <w:p w14:paraId="75DCD5ED" w14:textId="77777777" w:rsidR="00AC67EC" w:rsidRPr="00BD3055" w:rsidRDefault="00AC67EC" w:rsidP="00EE67FE">
      <w:pPr>
        <w:jc w:val="center"/>
        <w:rPr>
          <w:rFonts w:cs="Times New Roman"/>
          <w:b/>
          <w:sz w:val="20"/>
          <w:szCs w:val="20"/>
        </w:rPr>
      </w:pPr>
    </w:p>
    <w:p w14:paraId="3407E29B" w14:textId="77777777" w:rsidR="00AC67EC" w:rsidRPr="00BD3055" w:rsidRDefault="00AC67EC">
      <w:pPr>
        <w:jc w:val="left"/>
        <w:rPr>
          <w:rFonts w:cs="Times New Roman"/>
          <w:sz w:val="20"/>
          <w:szCs w:val="20"/>
        </w:rPr>
        <w:pPrChange w:id="15" w:author="Camilo Andrés Díaz Gómez" w:date="2023-03-17T00:48:00Z">
          <w:pPr>
            <w:spacing w:line="276" w:lineRule="auto"/>
            <w:jc w:val="left"/>
          </w:pPr>
        </w:pPrChange>
      </w:pPr>
      <w:r w:rsidRPr="00BD3055">
        <w:rPr>
          <w:rFonts w:cs="Times New Roman"/>
          <w:b/>
          <w:bCs/>
          <w:sz w:val="20"/>
          <w:szCs w:val="20"/>
        </w:rPr>
        <w:t>Universidad de San Buenaventura Colombia</w:t>
      </w:r>
      <w:r w:rsidRPr="00BD3055">
        <w:rPr>
          <w:rFonts w:cs="Times New Roman"/>
          <w:sz w:val="20"/>
          <w:szCs w:val="20"/>
        </w:rPr>
        <w:t xml:space="preserve"> - www.usb.edu.co</w:t>
      </w:r>
    </w:p>
    <w:p w14:paraId="2D8D284E" w14:textId="77777777" w:rsidR="00AC67EC" w:rsidRPr="00BD3055" w:rsidRDefault="00AC67EC">
      <w:pPr>
        <w:jc w:val="left"/>
        <w:rPr>
          <w:rFonts w:cs="Times New Roman"/>
          <w:sz w:val="20"/>
          <w:szCs w:val="20"/>
        </w:rPr>
        <w:pPrChange w:id="16" w:author="Camilo Andrés Díaz Gómez" w:date="2023-03-17T00:48:00Z">
          <w:pPr>
            <w:spacing w:line="276" w:lineRule="auto"/>
            <w:jc w:val="left"/>
          </w:pPr>
        </w:pPrChange>
      </w:pPr>
      <w:r w:rsidRPr="00BD3055">
        <w:rPr>
          <w:rFonts w:cs="Times New Roman"/>
          <w:sz w:val="20"/>
          <w:szCs w:val="20"/>
        </w:rPr>
        <w:t>Bogotá</w:t>
      </w:r>
      <w:r w:rsidRPr="00BD3055">
        <w:rPr>
          <w:rFonts w:cs="Times New Roman"/>
          <w:b/>
          <w:sz w:val="20"/>
          <w:szCs w:val="20"/>
        </w:rPr>
        <w:t xml:space="preserve"> - </w:t>
      </w:r>
      <w:r w:rsidRPr="00BD3055">
        <w:rPr>
          <w:rFonts w:cs="Times New Roman"/>
          <w:sz w:val="20"/>
          <w:szCs w:val="20"/>
        </w:rPr>
        <w:t>www.usbbog.edu.co</w:t>
      </w:r>
    </w:p>
    <w:p w14:paraId="1B500391" w14:textId="77777777" w:rsidR="00AC67EC" w:rsidRPr="00BD3055" w:rsidRDefault="00AC67EC">
      <w:pPr>
        <w:jc w:val="left"/>
        <w:rPr>
          <w:rFonts w:cs="Times New Roman"/>
          <w:sz w:val="20"/>
          <w:szCs w:val="20"/>
        </w:rPr>
        <w:pPrChange w:id="17" w:author="Camilo Andrés Díaz Gómez" w:date="2023-03-17T00:48:00Z">
          <w:pPr>
            <w:spacing w:line="276" w:lineRule="auto"/>
            <w:jc w:val="left"/>
          </w:pPr>
        </w:pPrChange>
      </w:pPr>
      <w:r w:rsidRPr="00BD3055">
        <w:rPr>
          <w:rFonts w:cs="Times New Roman"/>
          <w:sz w:val="20"/>
          <w:szCs w:val="20"/>
        </w:rPr>
        <w:t>Medellín</w:t>
      </w:r>
      <w:r w:rsidRPr="00BD3055">
        <w:rPr>
          <w:rFonts w:cs="Times New Roman"/>
          <w:b/>
          <w:sz w:val="20"/>
          <w:szCs w:val="20"/>
        </w:rPr>
        <w:t xml:space="preserve"> - </w:t>
      </w:r>
      <w:r w:rsidRPr="00BD3055">
        <w:rPr>
          <w:rFonts w:cs="Times New Roman"/>
          <w:sz w:val="20"/>
          <w:szCs w:val="20"/>
        </w:rPr>
        <w:t>www.usbmed.edu.co</w:t>
      </w:r>
    </w:p>
    <w:p w14:paraId="67A5933C" w14:textId="77777777" w:rsidR="00AC67EC" w:rsidRPr="00BD3055" w:rsidRDefault="00AC67EC">
      <w:pPr>
        <w:jc w:val="left"/>
        <w:rPr>
          <w:rFonts w:cs="Times New Roman"/>
          <w:sz w:val="20"/>
          <w:szCs w:val="20"/>
        </w:rPr>
        <w:pPrChange w:id="18" w:author="Camilo Andrés Díaz Gómez" w:date="2023-03-17T00:48:00Z">
          <w:pPr>
            <w:spacing w:line="276" w:lineRule="auto"/>
            <w:jc w:val="left"/>
          </w:pPr>
        </w:pPrChange>
      </w:pPr>
      <w:r w:rsidRPr="00BD3055">
        <w:rPr>
          <w:rFonts w:cs="Times New Roman"/>
          <w:sz w:val="20"/>
          <w:szCs w:val="20"/>
        </w:rPr>
        <w:t>Cali -</w:t>
      </w:r>
      <w:r w:rsidRPr="00BD3055">
        <w:rPr>
          <w:rFonts w:cs="Times New Roman"/>
          <w:b/>
          <w:sz w:val="20"/>
          <w:szCs w:val="20"/>
        </w:rPr>
        <w:t xml:space="preserve"> </w:t>
      </w:r>
      <w:r w:rsidRPr="00BD3055">
        <w:rPr>
          <w:rFonts w:cs="Times New Roman"/>
          <w:sz w:val="20"/>
          <w:szCs w:val="20"/>
        </w:rPr>
        <w:t>www.usbcali.edu.co</w:t>
      </w:r>
    </w:p>
    <w:p w14:paraId="560E6287" w14:textId="77777777" w:rsidR="00AC67EC" w:rsidRPr="00BD3055" w:rsidRDefault="00AC67EC">
      <w:pPr>
        <w:jc w:val="left"/>
        <w:rPr>
          <w:rFonts w:cs="Times New Roman"/>
          <w:sz w:val="20"/>
          <w:szCs w:val="20"/>
        </w:rPr>
        <w:pPrChange w:id="19" w:author="Camilo Andrés Díaz Gómez" w:date="2023-03-17T00:48:00Z">
          <w:pPr>
            <w:spacing w:line="276" w:lineRule="auto"/>
            <w:jc w:val="left"/>
          </w:pPr>
        </w:pPrChange>
      </w:pPr>
      <w:r w:rsidRPr="00BD3055">
        <w:rPr>
          <w:rFonts w:cs="Times New Roman"/>
          <w:sz w:val="20"/>
          <w:szCs w:val="20"/>
        </w:rPr>
        <w:t>Cartagena - www.usbctg.edu.co</w:t>
      </w:r>
    </w:p>
    <w:p w14:paraId="00E6A6F2" w14:textId="77777777" w:rsidR="00AC67EC" w:rsidRPr="00BD3055" w:rsidRDefault="00AC67EC">
      <w:pPr>
        <w:jc w:val="left"/>
        <w:rPr>
          <w:rFonts w:cs="Times New Roman"/>
          <w:sz w:val="20"/>
          <w:szCs w:val="20"/>
        </w:rPr>
        <w:pPrChange w:id="20" w:author="Camilo Andrés Díaz Gómez" w:date="2023-03-17T00:48:00Z">
          <w:pPr>
            <w:spacing w:line="276" w:lineRule="auto"/>
            <w:jc w:val="left"/>
          </w:pPr>
        </w:pPrChange>
      </w:pPr>
      <w:r w:rsidRPr="00BD3055">
        <w:rPr>
          <w:rFonts w:cs="Times New Roman"/>
          <w:sz w:val="20"/>
          <w:szCs w:val="20"/>
        </w:rPr>
        <w:t>Editorial Bonaventuriana - www.editorialbonaventuriana.usb.edu.co</w:t>
      </w:r>
    </w:p>
    <w:p w14:paraId="2B9F337C" w14:textId="77777777" w:rsidR="00AC67EC" w:rsidRPr="00BD3055" w:rsidRDefault="00AC67EC">
      <w:pPr>
        <w:jc w:val="left"/>
        <w:rPr>
          <w:rFonts w:cs="Times New Roman"/>
          <w:sz w:val="20"/>
          <w:szCs w:val="20"/>
        </w:rPr>
        <w:pPrChange w:id="21" w:author="Camilo Andrés Díaz Gómez" w:date="2023-03-17T00:48:00Z">
          <w:pPr>
            <w:spacing w:line="276" w:lineRule="auto"/>
            <w:jc w:val="left"/>
          </w:pPr>
        </w:pPrChange>
      </w:pPr>
      <w:r w:rsidRPr="00BD3055">
        <w:rPr>
          <w:rFonts w:cs="Times New Roman"/>
          <w:sz w:val="20"/>
          <w:szCs w:val="20"/>
        </w:rPr>
        <w:t>Revistas científicas – www.revistas.usb.edu.co</w:t>
      </w:r>
    </w:p>
    <w:p w14:paraId="4783FB5E" w14:textId="2D4F11BA" w:rsidR="00AC67EC" w:rsidRPr="00BD3055" w:rsidRDefault="00AC67EC" w:rsidP="00EE67FE">
      <w:pPr>
        <w:jc w:val="center"/>
        <w:rPr>
          <w:rFonts w:cs="Times New Roman"/>
          <w:b/>
          <w:szCs w:val="24"/>
        </w:rPr>
      </w:pPr>
    </w:p>
    <w:p w14:paraId="4D67D879" w14:textId="7C7012F7" w:rsidR="00AC67EC" w:rsidRPr="00BD3055" w:rsidRDefault="00AC67EC" w:rsidP="00EE67FE">
      <w:pPr>
        <w:jc w:val="center"/>
        <w:rPr>
          <w:rFonts w:cs="Times New Roman"/>
          <w:b/>
          <w:szCs w:val="24"/>
        </w:rPr>
      </w:pPr>
    </w:p>
    <w:p w14:paraId="729492CD" w14:textId="48D0B317" w:rsidR="00AC67EC" w:rsidRPr="00BD3055" w:rsidRDefault="00AC67EC" w:rsidP="00EE67FE">
      <w:pPr>
        <w:jc w:val="center"/>
        <w:rPr>
          <w:rFonts w:cs="Times New Roman"/>
          <w:b/>
          <w:szCs w:val="24"/>
        </w:rPr>
      </w:pPr>
    </w:p>
    <w:p w14:paraId="0973537F" w14:textId="2856F652" w:rsidR="00AC67EC" w:rsidRPr="00BD3055" w:rsidRDefault="00AC67EC" w:rsidP="00EE67FE">
      <w:pPr>
        <w:jc w:val="center"/>
        <w:rPr>
          <w:rFonts w:cs="Times New Roman"/>
          <w:b/>
          <w:szCs w:val="24"/>
        </w:rPr>
      </w:pPr>
    </w:p>
    <w:p w14:paraId="2B3470B2" w14:textId="15D42C64" w:rsidR="00AC67EC" w:rsidRPr="00BD3055" w:rsidRDefault="00AC67EC" w:rsidP="00EE67FE">
      <w:pPr>
        <w:jc w:val="center"/>
        <w:rPr>
          <w:rFonts w:cs="Times New Roman"/>
          <w:b/>
          <w:szCs w:val="24"/>
        </w:rPr>
      </w:pPr>
    </w:p>
    <w:p w14:paraId="07B7B5FF" w14:textId="2DCDBDEC" w:rsidR="00AC67EC" w:rsidRPr="00BD3055" w:rsidRDefault="00AC67EC" w:rsidP="00EE67FE">
      <w:pPr>
        <w:jc w:val="center"/>
        <w:rPr>
          <w:rFonts w:cs="Times New Roman"/>
          <w:b/>
          <w:szCs w:val="24"/>
        </w:rPr>
      </w:pPr>
    </w:p>
    <w:p w14:paraId="48FBC8BF" w14:textId="7E512232" w:rsidR="00AC67EC" w:rsidRPr="00BD3055" w:rsidRDefault="00AC67EC" w:rsidP="00EE67FE">
      <w:pPr>
        <w:jc w:val="center"/>
        <w:rPr>
          <w:rFonts w:cs="Times New Roman"/>
          <w:b/>
          <w:szCs w:val="24"/>
        </w:rPr>
      </w:pPr>
    </w:p>
    <w:p w14:paraId="0999DE11" w14:textId="1B3B1345" w:rsidR="00AC67EC" w:rsidRPr="00BD3055" w:rsidDel="00583F4A" w:rsidRDefault="00AC67EC">
      <w:pPr>
        <w:jc w:val="center"/>
        <w:rPr>
          <w:del w:id="22" w:author="Camilo Andrés Díaz Gómez" w:date="2023-03-14T21:28:00Z"/>
          <w:rFonts w:cs="Times New Roman"/>
          <w:b/>
          <w:szCs w:val="24"/>
        </w:rPr>
      </w:pPr>
    </w:p>
    <w:p w14:paraId="445F015A" w14:textId="0BC3B7E2" w:rsidR="00AC0534" w:rsidRPr="00BD3055" w:rsidDel="00583F4A" w:rsidRDefault="00AC0534">
      <w:pPr>
        <w:jc w:val="center"/>
        <w:rPr>
          <w:del w:id="23" w:author="Camilo Andrés Díaz Gómez" w:date="2023-03-14T21:28:00Z"/>
          <w:rFonts w:cs="Times New Roman"/>
          <w:b/>
          <w:szCs w:val="24"/>
        </w:rPr>
      </w:pPr>
    </w:p>
    <w:p w14:paraId="6E7218F0" w14:textId="2A33A61A" w:rsidR="00AC0534" w:rsidRPr="00BD3055" w:rsidDel="00583F4A" w:rsidRDefault="00AC0534">
      <w:pPr>
        <w:jc w:val="center"/>
        <w:rPr>
          <w:del w:id="24" w:author="Camilo Andrés Díaz Gómez" w:date="2023-03-14T21:28:00Z"/>
          <w:rFonts w:cs="Times New Roman"/>
          <w:b/>
          <w:szCs w:val="24"/>
        </w:rPr>
      </w:pPr>
    </w:p>
    <w:p w14:paraId="7569243D" w14:textId="5DA01EE3" w:rsidR="00AC67EC" w:rsidRPr="00BD3055" w:rsidDel="00583F4A" w:rsidRDefault="00AC67EC">
      <w:pPr>
        <w:rPr>
          <w:del w:id="25" w:author="Camilo Andrés Díaz Gómez" w:date="2023-03-14T21:28:00Z"/>
          <w:rFonts w:cs="Times New Roman"/>
          <w:b/>
          <w:szCs w:val="24"/>
        </w:rPr>
        <w:pPrChange w:id="26" w:author="Camilo Andrés Díaz Gómez" w:date="2023-03-17T00:48:00Z">
          <w:pPr>
            <w:jc w:val="center"/>
          </w:pPr>
        </w:pPrChange>
      </w:pPr>
    </w:p>
    <w:p w14:paraId="6CA5596D" w14:textId="77777777" w:rsidR="003A3C4F" w:rsidRPr="00BD3055" w:rsidRDefault="003A3C4F">
      <w:pPr>
        <w:rPr>
          <w:rFonts w:cs="Times New Roman"/>
          <w:b/>
          <w:szCs w:val="24"/>
        </w:rPr>
        <w:pPrChange w:id="27" w:author="Camilo Andrés Díaz Gómez" w:date="2023-03-17T00:48:00Z">
          <w:pPr>
            <w:jc w:val="center"/>
          </w:pPr>
        </w:pPrChange>
      </w:pPr>
    </w:p>
    <w:p w14:paraId="47A8B0BF" w14:textId="3AF53956" w:rsidR="008429A4" w:rsidRPr="00BD3055" w:rsidRDefault="008429A4" w:rsidP="00EE67FE">
      <w:pPr>
        <w:jc w:val="center"/>
        <w:rPr>
          <w:rFonts w:cs="Times New Roman"/>
          <w:szCs w:val="24"/>
        </w:rPr>
      </w:pPr>
      <w:r w:rsidRPr="00BD3055">
        <w:rPr>
          <w:rFonts w:cs="Times New Roman"/>
          <w:b/>
          <w:szCs w:val="24"/>
        </w:rPr>
        <w:lastRenderedPageBreak/>
        <w:t>Dedicatoria</w:t>
      </w:r>
    </w:p>
    <w:p w14:paraId="2D9168A1" w14:textId="77777777" w:rsidR="008429A4" w:rsidRPr="00BD3055" w:rsidRDefault="008429A4" w:rsidP="00EE67FE">
      <w:pPr>
        <w:jc w:val="center"/>
        <w:rPr>
          <w:rFonts w:cs="Times New Roman"/>
          <w:szCs w:val="24"/>
        </w:rPr>
      </w:pPr>
    </w:p>
    <w:p w14:paraId="3E67A8C7" w14:textId="77777777" w:rsidR="008429A4" w:rsidRPr="00BD3055" w:rsidRDefault="008429A4" w:rsidP="00EE67FE">
      <w:pPr>
        <w:tabs>
          <w:tab w:val="center" w:pos="4702"/>
          <w:tab w:val="right" w:pos="9404"/>
        </w:tabs>
        <w:jc w:val="left"/>
        <w:rPr>
          <w:rFonts w:cs="Times New Roman"/>
          <w:szCs w:val="24"/>
        </w:rPr>
      </w:pPr>
      <w:r w:rsidRPr="00BD3055">
        <w:rPr>
          <w:rFonts w:cs="Times New Roman"/>
          <w:szCs w:val="24"/>
        </w:rPr>
        <w:tab/>
        <w:t>Texto de dedicatoria centrado.</w:t>
      </w:r>
      <w:r w:rsidRPr="00BD3055">
        <w:rPr>
          <w:rFonts w:cs="Times New Roman"/>
          <w:szCs w:val="24"/>
        </w:rPr>
        <w:tab/>
      </w:r>
    </w:p>
    <w:p w14:paraId="29C2AE4A" w14:textId="77777777" w:rsidR="008429A4" w:rsidRPr="00BD3055" w:rsidRDefault="008429A4" w:rsidP="00EE67FE">
      <w:pPr>
        <w:rPr>
          <w:rFonts w:cs="Times New Roman"/>
          <w:szCs w:val="24"/>
        </w:rPr>
      </w:pPr>
      <w:r w:rsidRPr="00BD3055">
        <w:rPr>
          <w:rFonts w:cs="Times New Roman"/>
          <w:szCs w:val="24"/>
        </w:rPr>
        <w:tab/>
      </w:r>
    </w:p>
    <w:p w14:paraId="2CA5181D" w14:textId="77777777" w:rsidR="008429A4" w:rsidRPr="00BD3055" w:rsidRDefault="008429A4" w:rsidP="00EE67FE">
      <w:pPr>
        <w:rPr>
          <w:rFonts w:cs="Times New Roman"/>
          <w:szCs w:val="24"/>
        </w:rPr>
      </w:pPr>
    </w:p>
    <w:p w14:paraId="549AD219" w14:textId="77777777" w:rsidR="008429A4" w:rsidRPr="00BD3055" w:rsidRDefault="008429A4" w:rsidP="00EE67FE">
      <w:pPr>
        <w:tabs>
          <w:tab w:val="left" w:pos="7305"/>
        </w:tabs>
        <w:rPr>
          <w:rFonts w:cs="Times New Roman"/>
          <w:szCs w:val="24"/>
        </w:rPr>
      </w:pPr>
      <w:r w:rsidRPr="00BD3055">
        <w:rPr>
          <w:rFonts w:cs="Times New Roman"/>
          <w:szCs w:val="24"/>
        </w:rPr>
        <w:tab/>
      </w:r>
    </w:p>
    <w:p w14:paraId="527AE073" w14:textId="77777777" w:rsidR="008429A4" w:rsidRPr="00BD3055" w:rsidRDefault="008429A4" w:rsidP="00EE67FE">
      <w:pPr>
        <w:rPr>
          <w:rFonts w:cs="Times New Roman"/>
          <w:szCs w:val="24"/>
        </w:rPr>
      </w:pPr>
    </w:p>
    <w:p w14:paraId="4F016DAC" w14:textId="77777777" w:rsidR="008429A4" w:rsidRPr="00BD3055" w:rsidRDefault="008429A4" w:rsidP="00EE67FE">
      <w:pPr>
        <w:rPr>
          <w:rFonts w:cs="Times New Roman"/>
          <w:szCs w:val="24"/>
        </w:rPr>
      </w:pPr>
    </w:p>
    <w:p w14:paraId="04D94DC8" w14:textId="77777777" w:rsidR="008429A4" w:rsidRPr="00BD3055" w:rsidRDefault="008429A4" w:rsidP="00EE67FE">
      <w:pPr>
        <w:rPr>
          <w:rFonts w:cs="Times New Roman"/>
          <w:szCs w:val="24"/>
        </w:rPr>
      </w:pPr>
    </w:p>
    <w:p w14:paraId="1F89B385" w14:textId="77777777" w:rsidR="008429A4" w:rsidRPr="00BD3055" w:rsidRDefault="008429A4" w:rsidP="00EE67FE">
      <w:pPr>
        <w:rPr>
          <w:rFonts w:cs="Times New Roman"/>
          <w:szCs w:val="24"/>
        </w:rPr>
      </w:pPr>
    </w:p>
    <w:p w14:paraId="00B8C232" w14:textId="77777777" w:rsidR="008429A4" w:rsidRPr="00BD3055" w:rsidRDefault="008429A4" w:rsidP="00EE67FE">
      <w:pPr>
        <w:rPr>
          <w:rFonts w:cs="Times New Roman"/>
          <w:szCs w:val="24"/>
        </w:rPr>
      </w:pPr>
    </w:p>
    <w:p w14:paraId="4AFEB993" w14:textId="77777777" w:rsidR="008429A4" w:rsidRPr="00BD3055" w:rsidRDefault="008429A4" w:rsidP="00EE67FE">
      <w:pPr>
        <w:rPr>
          <w:rFonts w:cs="Times New Roman"/>
          <w:szCs w:val="24"/>
        </w:rPr>
      </w:pPr>
    </w:p>
    <w:p w14:paraId="29222C33" w14:textId="77777777" w:rsidR="008429A4" w:rsidRPr="00BD3055" w:rsidRDefault="008429A4" w:rsidP="00EE67FE">
      <w:pPr>
        <w:rPr>
          <w:rFonts w:cs="Times New Roman"/>
          <w:szCs w:val="24"/>
        </w:rPr>
      </w:pPr>
    </w:p>
    <w:p w14:paraId="1F065FC5" w14:textId="77777777" w:rsidR="008429A4" w:rsidRPr="00BD3055" w:rsidRDefault="008429A4" w:rsidP="00EE67FE">
      <w:pPr>
        <w:rPr>
          <w:rFonts w:cs="Times New Roman"/>
          <w:szCs w:val="24"/>
        </w:rPr>
      </w:pPr>
    </w:p>
    <w:p w14:paraId="5294C7BB" w14:textId="77777777" w:rsidR="008429A4" w:rsidRPr="00BD3055" w:rsidRDefault="008429A4" w:rsidP="00EE67FE">
      <w:pPr>
        <w:rPr>
          <w:rFonts w:cs="Times New Roman"/>
          <w:szCs w:val="24"/>
        </w:rPr>
      </w:pPr>
    </w:p>
    <w:p w14:paraId="30BF2F7F" w14:textId="77777777" w:rsidR="008429A4" w:rsidRPr="00BD3055" w:rsidRDefault="008429A4" w:rsidP="00EE67FE">
      <w:pPr>
        <w:rPr>
          <w:rFonts w:cs="Times New Roman"/>
          <w:szCs w:val="24"/>
        </w:rPr>
      </w:pPr>
    </w:p>
    <w:p w14:paraId="46FEE588" w14:textId="77777777" w:rsidR="00583F4A" w:rsidRDefault="00583F4A">
      <w:pPr>
        <w:spacing w:after="160"/>
        <w:jc w:val="left"/>
        <w:rPr>
          <w:ins w:id="28" w:author="Camilo Andrés Díaz Gómez" w:date="2023-03-14T21:28:00Z"/>
          <w:rFonts w:cs="Times New Roman"/>
          <w:b/>
          <w:szCs w:val="24"/>
        </w:rPr>
        <w:pPrChange w:id="29" w:author="Camilo Andrés Díaz Gómez" w:date="2023-03-17T00:48:00Z">
          <w:pPr>
            <w:spacing w:after="160" w:line="259" w:lineRule="auto"/>
            <w:jc w:val="left"/>
          </w:pPr>
        </w:pPrChange>
      </w:pPr>
      <w:ins w:id="30" w:author="Camilo Andrés Díaz Gómez" w:date="2023-03-14T21:28:00Z">
        <w:r>
          <w:rPr>
            <w:rFonts w:cs="Times New Roman"/>
            <w:b/>
            <w:szCs w:val="24"/>
          </w:rPr>
          <w:br w:type="page"/>
        </w:r>
      </w:ins>
    </w:p>
    <w:p w14:paraId="318DD775" w14:textId="1174C038" w:rsidR="008429A4" w:rsidRPr="00BD3055" w:rsidRDefault="008429A4">
      <w:pPr>
        <w:spacing w:after="160"/>
        <w:jc w:val="center"/>
        <w:rPr>
          <w:rFonts w:cs="Times New Roman"/>
          <w:b/>
          <w:szCs w:val="24"/>
        </w:rPr>
        <w:pPrChange w:id="31" w:author="Camilo Andrés Díaz Gómez" w:date="2023-03-17T00:48:00Z">
          <w:pPr>
            <w:spacing w:after="160" w:line="259" w:lineRule="auto"/>
            <w:jc w:val="center"/>
          </w:pPr>
        </w:pPrChange>
      </w:pPr>
      <w:r w:rsidRPr="00BD3055">
        <w:rPr>
          <w:rFonts w:cs="Times New Roman"/>
          <w:b/>
          <w:szCs w:val="24"/>
        </w:rPr>
        <w:lastRenderedPageBreak/>
        <w:t>Agradecimientos</w:t>
      </w:r>
    </w:p>
    <w:p w14:paraId="298F5F73" w14:textId="77777777" w:rsidR="008429A4" w:rsidRPr="00BD3055" w:rsidRDefault="008429A4" w:rsidP="00EE67FE">
      <w:pPr>
        <w:jc w:val="center"/>
        <w:rPr>
          <w:rFonts w:cs="Times New Roman"/>
          <w:szCs w:val="24"/>
        </w:rPr>
      </w:pPr>
    </w:p>
    <w:p w14:paraId="7C4D7E3D" w14:textId="77777777" w:rsidR="008429A4" w:rsidRPr="00BD3055" w:rsidRDefault="008429A4" w:rsidP="00EE67FE">
      <w:pPr>
        <w:jc w:val="center"/>
        <w:rPr>
          <w:rFonts w:cs="Times New Roman"/>
          <w:szCs w:val="24"/>
        </w:rPr>
      </w:pPr>
      <w:r w:rsidRPr="00BD3055">
        <w:rPr>
          <w:rFonts w:cs="Times New Roman"/>
          <w:szCs w:val="24"/>
        </w:rPr>
        <w:t>Texto de agradecimientos centrado.</w:t>
      </w:r>
    </w:p>
    <w:p w14:paraId="43F0E498" w14:textId="77777777" w:rsidR="008429A4" w:rsidRPr="00BD3055" w:rsidRDefault="008429A4" w:rsidP="00EE67FE">
      <w:pPr>
        <w:rPr>
          <w:rFonts w:cs="Times New Roman"/>
          <w:szCs w:val="24"/>
        </w:rPr>
      </w:pPr>
    </w:p>
    <w:p w14:paraId="0B7E6D92" w14:textId="77777777" w:rsidR="008429A4" w:rsidRPr="00BD3055" w:rsidRDefault="008429A4" w:rsidP="00EE67FE">
      <w:pPr>
        <w:jc w:val="center"/>
        <w:rPr>
          <w:rFonts w:cs="Times New Roman"/>
        </w:rPr>
      </w:pPr>
    </w:p>
    <w:p w14:paraId="0C3E1F0F" w14:textId="77777777" w:rsidR="008429A4" w:rsidRPr="00BD3055" w:rsidRDefault="008429A4" w:rsidP="00EE67FE">
      <w:pPr>
        <w:jc w:val="center"/>
        <w:rPr>
          <w:rFonts w:cs="Times New Roman"/>
        </w:rPr>
      </w:pPr>
    </w:p>
    <w:p w14:paraId="463A2B96" w14:textId="6E3FD2CF" w:rsidR="00583F4A" w:rsidRDefault="00583F4A">
      <w:pPr>
        <w:spacing w:after="160"/>
        <w:jc w:val="left"/>
        <w:rPr>
          <w:ins w:id="32" w:author="Camilo Andrés Díaz Gómez" w:date="2023-03-14T21:28:00Z"/>
          <w:rFonts w:cs="Times New Roman"/>
        </w:rPr>
        <w:pPrChange w:id="33" w:author="Camilo Andrés Díaz Gómez" w:date="2023-03-17T00:48:00Z">
          <w:pPr>
            <w:spacing w:after="160" w:line="259" w:lineRule="auto"/>
            <w:jc w:val="left"/>
          </w:pPr>
        </w:pPrChange>
      </w:pPr>
      <w:ins w:id="34" w:author="Camilo Andrés Díaz Gómez" w:date="2023-03-14T21:28:00Z">
        <w:r>
          <w:rPr>
            <w:rFonts w:cs="Times New Roman"/>
          </w:rPr>
          <w:br w:type="page"/>
        </w:r>
      </w:ins>
    </w:p>
    <w:p w14:paraId="218751A7" w14:textId="1C09D9F6" w:rsidR="008429A4" w:rsidRPr="00BD3055" w:rsidDel="00583F4A" w:rsidRDefault="008429A4">
      <w:pPr>
        <w:jc w:val="center"/>
        <w:rPr>
          <w:del w:id="35" w:author="Camilo Andrés Díaz Gómez" w:date="2023-03-14T21:28:00Z"/>
          <w:rFonts w:cs="Times New Roman"/>
        </w:rPr>
      </w:pPr>
    </w:p>
    <w:p w14:paraId="40A6E89E" w14:textId="5B9E245D" w:rsidR="008429A4" w:rsidRPr="00BD3055" w:rsidDel="00583F4A" w:rsidRDefault="008429A4">
      <w:pPr>
        <w:jc w:val="center"/>
        <w:rPr>
          <w:del w:id="36" w:author="Camilo Andrés Díaz Gómez" w:date="2023-03-14T21:28:00Z"/>
          <w:rFonts w:cs="Times New Roman"/>
        </w:rPr>
      </w:pPr>
    </w:p>
    <w:p w14:paraId="5E36C80B" w14:textId="321DB45C" w:rsidR="008429A4" w:rsidRPr="00BD3055" w:rsidDel="00C91454" w:rsidRDefault="008429A4">
      <w:pPr>
        <w:jc w:val="center"/>
        <w:rPr>
          <w:del w:id="37" w:author="Camilo Andrés Díaz Gómez" w:date="2023-03-14T21:23:00Z"/>
          <w:rFonts w:cs="Times New Roman"/>
        </w:rPr>
      </w:pPr>
    </w:p>
    <w:p w14:paraId="76A5353F" w14:textId="0E579133" w:rsidR="008429A4" w:rsidRPr="00BD3055" w:rsidDel="00C91454" w:rsidRDefault="008429A4">
      <w:pPr>
        <w:jc w:val="center"/>
        <w:rPr>
          <w:del w:id="38" w:author="Camilo Andrés Díaz Gómez" w:date="2023-03-14T21:23:00Z"/>
          <w:rFonts w:cs="Times New Roman"/>
        </w:rPr>
      </w:pPr>
    </w:p>
    <w:p w14:paraId="3AF89744" w14:textId="10EC42F4" w:rsidR="008429A4" w:rsidRPr="00BD3055" w:rsidDel="00C91454" w:rsidRDefault="008429A4">
      <w:pPr>
        <w:jc w:val="center"/>
        <w:rPr>
          <w:del w:id="39" w:author="Camilo Andrés Díaz Gómez" w:date="2023-03-14T21:23:00Z"/>
          <w:rFonts w:cs="Times New Roman"/>
        </w:rPr>
      </w:pPr>
    </w:p>
    <w:p w14:paraId="09B6570D" w14:textId="7FABC435" w:rsidR="00BB53D7" w:rsidRPr="00BD3055" w:rsidDel="00C91454" w:rsidRDefault="00BB53D7">
      <w:pPr>
        <w:jc w:val="center"/>
        <w:rPr>
          <w:del w:id="40" w:author="Camilo Andrés Díaz Gómez" w:date="2023-03-14T21:23:00Z"/>
          <w:rFonts w:cs="Times New Roman"/>
        </w:rPr>
      </w:pPr>
    </w:p>
    <w:p w14:paraId="17218A69" w14:textId="09BEAEA2" w:rsidR="003A3C4F" w:rsidRPr="00BD3055" w:rsidDel="00583F4A" w:rsidRDefault="003A3C4F">
      <w:pPr>
        <w:jc w:val="center"/>
        <w:rPr>
          <w:del w:id="41" w:author="Camilo Andrés Díaz Gómez" w:date="2023-03-14T21:28:00Z"/>
          <w:rFonts w:cs="Times New Roman"/>
        </w:rPr>
      </w:pPr>
    </w:p>
    <w:p w14:paraId="12FE8656" w14:textId="147EFE72" w:rsidR="003A3C4F" w:rsidRPr="00BD3055" w:rsidDel="00B459BD" w:rsidRDefault="003A3C4F">
      <w:pPr>
        <w:jc w:val="center"/>
        <w:rPr>
          <w:del w:id="42" w:author="Steff Guzmán" w:date="2023-03-13T18:14:00Z"/>
          <w:rFonts w:cs="Times New Roman"/>
        </w:rPr>
      </w:pPr>
    </w:p>
    <w:customXmlInsRangeStart w:id="43" w:author="Steff Guzmán" w:date="2023-03-13T18:14:00Z"/>
    <w:sdt>
      <w:sdtPr>
        <w:rPr>
          <w:rFonts w:ascii="Times New Roman" w:eastAsiaTheme="minorHAnsi" w:hAnsi="Times New Roman" w:cs="Times New Roman"/>
          <w:color w:val="auto"/>
          <w:sz w:val="24"/>
          <w:szCs w:val="22"/>
          <w:lang w:val="es-ES" w:eastAsia="en-US"/>
        </w:rPr>
        <w:id w:val="395171821"/>
        <w:docPartObj>
          <w:docPartGallery w:val="Table of Contents"/>
          <w:docPartUnique/>
        </w:docPartObj>
      </w:sdtPr>
      <w:sdtEndPr>
        <w:rPr>
          <w:b/>
          <w:bCs/>
        </w:rPr>
      </w:sdtEndPr>
      <w:sdtContent>
        <w:customXmlInsRangeEnd w:id="43"/>
        <w:p w14:paraId="5A2EE186" w14:textId="3320C8E0" w:rsidR="00B459BD" w:rsidRPr="00BD3055" w:rsidRDefault="00B459BD">
          <w:pPr>
            <w:pStyle w:val="TtuloTDC"/>
            <w:spacing w:line="360" w:lineRule="auto"/>
            <w:jc w:val="center"/>
            <w:rPr>
              <w:ins w:id="44" w:author="Steff Guzmán" w:date="2023-03-13T18:14:00Z"/>
              <w:rFonts w:ascii="Times New Roman" w:hAnsi="Times New Roman" w:cs="Times New Roman"/>
              <w:color w:val="000000" w:themeColor="text1"/>
              <w:rPrChange w:id="45" w:author="Camilo Andrés Díaz Gómez" w:date="2023-03-14T19:47:00Z">
                <w:rPr>
                  <w:ins w:id="46" w:author="Steff Guzmán" w:date="2023-03-13T18:14:00Z"/>
                </w:rPr>
              </w:rPrChange>
            </w:rPr>
            <w:pPrChange w:id="47" w:author="Camilo Andrés Díaz Gómez" w:date="2023-03-17T00:48:00Z">
              <w:pPr>
                <w:pStyle w:val="TtuloTDC"/>
              </w:pPr>
            </w:pPrChange>
          </w:pPr>
          <w:ins w:id="48" w:author="Steff Guzmán" w:date="2023-03-13T18:14:00Z">
            <w:r w:rsidRPr="00BD3055">
              <w:rPr>
                <w:rFonts w:ascii="Times New Roman" w:hAnsi="Times New Roman" w:cs="Times New Roman"/>
                <w:color w:val="000000" w:themeColor="text1"/>
                <w:lang w:val="es-ES"/>
                <w:rPrChange w:id="49" w:author="Camilo Andrés Díaz Gómez" w:date="2023-03-14T19:47:00Z">
                  <w:rPr>
                    <w:lang w:val="es-ES"/>
                  </w:rPr>
                </w:rPrChange>
              </w:rPr>
              <w:t>Tabla de contenido</w:t>
            </w:r>
          </w:ins>
        </w:p>
        <w:p w14:paraId="44C30D0F" w14:textId="5FC9CD27" w:rsidR="00935104" w:rsidRPr="00935104" w:rsidRDefault="00B459BD" w:rsidP="00935104">
          <w:pPr>
            <w:pStyle w:val="TDC2"/>
            <w:rPr>
              <w:ins w:id="50" w:author="Camilo Andrés Díaz Gómez" w:date="2023-03-22T13:47:00Z"/>
              <w:rFonts w:asciiTheme="minorHAnsi" w:eastAsiaTheme="minorEastAsia" w:hAnsiTheme="minorHAnsi"/>
              <w:noProof/>
              <w:sz w:val="22"/>
              <w:lang w:eastAsia="es-CO"/>
            </w:rPr>
          </w:pPr>
          <w:ins w:id="51" w:author="Steff Guzmán" w:date="2023-03-13T18:14:00Z">
            <w:r w:rsidRPr="00935104">
              <w:rPr>
                <w:rFonts w:cs="Times New Roman"/>
              </w:rPr>
              <w:fldChar w:fldCharType="begin"/>
            </w:r>
            <w:r w:rsidRPr="00935104">
              <w:rPr>
                <w:rFonts w:cs="Times New Roman"/>
              </w:rPr>
              <w:instrText xml:space="preserve"> TOC \o "1-3" \h \z \u </w:instrText>
            </w:r>
            <w:r w:rsidRPr="00935104">
              <w:rPr>
                <w:rFonts w:cs="Times New Roman"/>
              </w:rPr>
              <w:fldChar w:fldCharType="separate"/>
            </w:r>
          </w:ins>
          <w:ins w:id="52" w:author="Camilo Andrés Díaz Gómez" w:date="2023-03-22T13:47:00Z">
            <w:r w:rsidR="00935104" w:rsidRPr="00935104">
              <w:rPr>
                <w:rStyle w:val="Hipervnculo"/>
                <w:noProof/>
              </w:rPr>
              <w:fldChar w:fldCharType="begin"/>
            </w:r>
            <w:r w:rsidR="00935104" w:rsidRPr="00935104">
              <w:rPr>
                <w:rStyle w:val="Hipervnculo"/>
                <w:noProof/>
              </w:rPr>
              <w:instrText xml:space="preserve"> </w:instrText>
            </w:r>
            <w:r w:rsidR="00935104" w:rsidRPr="00935104">
              <w:rPr>
                <w:noProof/>
              </w:rPr>
              <w:instrText>HYPERLINK \l "_Toc130385256"</w:instrText>
            </w:r>
            <w:r w:rsidR="00935104" w:rsidRPr="00935104">
              <w:rPr>
                <w:rStyle w:val="Hipervnculo"/>
                <w:noProof/>
              </w:rPr>
              <w:instrText xml:space="preserve"> </w:instrText>
            </w:r>
            <w:r w:rsidR="00935104" w:rsidRPr="00935104">
              <w:rPr>
                <w:rStyle w:val="Hipervnculo"/>
                <w:noProof/>
              </w:rPr>
            </w:r>
            <w:r w:rsidR="00935104" w:rsidRPr="00935104">
              <w:rPr>
                <w:rStyle w:val="Hipervnculo"/>
                <w:noProof/>
              </w:rPr>
              <w:fldChar w:fldCharType="separate"/>
            </w:r>
            <w:r w:rsidR="00935104" w:rsidRPr="00935104">
              <w:rPr>
                <w:rStyle w:val="Hipervnculo"/>
                <w:rFonts w:cs="Times New Roman"/>
                <w:noProof/>
              </w:rPr>
              <w:t>Resumen</w:t>
            </w:r>
            <w:r w:rsidR="00935104" w:rsidRPr="00935104">
              <w:rPr>
                <w:noProof/>
                <w:webHidden/>
              </w:rPr>
              <w:tab/>
            </w:r>
            <w:r w:rsidR="00935104" w:rsidRPr="00935104">
              <w:rPr>
                <w:noProof/>
                <w:webHidden/>
              </w:rPr>
              <w:fldChar w:fldCharType="begin"/>
            </w:r>
            <w:r w:rsidR="00935104" w:rsidRPr="00935104">
              <w:rPr>
                <w:noProof/>
                <w:webHidden/>
              </w:rPr>
              <w:instrText xml:space="preserve"> PAGEREF _Toc130385256 \h </w:instrText>
            </w:r>
          </w:ins>
          <w:r w:rsidR="00935104" w:rsidRPr="00935104">
            <w:rPr>
              <w:noProof/>
              <w:webHidden/>
            </w:rPr>
          </w:r>
          <w:r w:rsidR="00935104" w:rsidRPr="00935104">
            <w:rPr>
              <w:noProof/>
              <w:webHidden/>
            </w:rPr>
            <w:fldChar w:fldCharType="separate"/>
          </w:r>
          <w:ins w:id="53" w:author="Camilo Andrés Díaz Gómez" w:date="2023-03-22T13:47:00Z">
            <w:r w:rsidR="00935104" w:rsidRPr="00935104">
              <w:rPr>
                <w:noProof/>
                <w:webHidden/>
              </w:rPr>
              <w:t>10</w:t>
            </w:r>
            <w:r w:rsidR="00935104" w:rsidRPr="00935104">
              <w:rPr>
                <w:noProof/>
                <w:webHidden/>
              </w:rPr>
              <w:fldChar w:fldCharType="end"/>
            </w:r>
            <w:r w:rsidR="00935104" w:rsidRPr="00935104">
              <w:rPr>
                <w:rStyle w:val="Hipervnculo"/>
                <w:noProof/>
              </w:rPr>
              <w:fldChar w:fldCharType="end"/>
            </w:r>
          </w:ins>
        </w:p>
        <w:p w14:paraId="09D8BF56" w14:textId="2E79E05B" w:rsidR="00935104" w:rsidRPr="00935104" w:rsidRDefault="00935104" w:rsidP="00935104">
          <w:pPr>
            <w:pStyle w:val="TDC2"/>
            <w:rPr>
              <w:ins w:id="54" w:author="Camilo Andrés Díaz Gómez" w:date="2023-03-22T13:47:00Z"/>
              <w:rFonts w:asciiTheme="minorHAnsi" w:eastAsiaTheme="minorEastAsia" w:hAnsiTheme="minorHAnsi"/>
              <w:noProof/>
              <w:sz w:val="22"/>
              <w:lang w:eastAsia="es-CO"/>
            </w:rPr>
          </w:pPr>
          <w:ins w:id="5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"_Toc130385257"</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lang w:val="en-US"/>
              </w:rPr>
              <w:t>Abstract</w:t>
            </w:r>
            <w:r w:rsidRPr="00935104">
              <w:rPr>
                <w:noProof/>
                <w:webHidden/>
              </w:rPr>
              <w:tab/>
            </w:r>
            <w:r w:rsidRPr="00935104">
              <w:rPr>
                <w:noProof/>
                <w:webHidden/>
              </w:rPr>
              <w:fldChar w:fldCharType="begin"/>
            </w:r>
            <w:r w:rsidRPr="00935104">
              <w:rPr>
                <w:noProof/>
                <w:webHidden/>
              </w:rPr>
              <w:instrText xml:space="preserve"> PAGEREF _Toc130385257 \h </w:instrText>
            </w:r>
          </w:ins>
          <w:r w:rsidRPr="00935104">
            <w:rPr>
              <w:noProof/>
              <w:webHidden/>
            </w:rPr>
          </w:r>
          <w:r w:rsidRPr="00935104">
            <w:rPr>
              <w:noProof/>
              <w:webHidden/>
            </w:rPr>
            <w:fldChar w:fldCharType="separate"/>
          </w:r>
          <w:ins w:id="56" w:author="Camilo Andrés Díaz Gómez" w:date="2023-03-22T13:47:00Z">
            <w:r w:rsidRPr="00935104">
              <w:rPr>
                <w:noProof/>
                <w:webHidden/>
              </w:rPr>
              <w:t>12</w:t>
            </w:r>
            <w:r w:rsidRPr="00935104">
              <w:rPr>
                <w:noProof/>
                <w:webHidden/>
              </w:rPr>
              <w:fldChar w:fldCharType="end"/>
            </w:r>
            <w:r w:rsidRPr="00935104">
              <w:rPr>
                <w:rStyle w:val="Hipervnculo"/>
                <w:noProof/>
              </w:rPr>
              <w:fldChar w:fldCharType="end"/>
            </w:r>
          </w:ins>
        </w:p>
        <w:p w14:paraId="5B30F346" w14:textId="01254EF3" w:rsidR="00935104" w:rsidRPr="00935104" w:rsidRDefault="00935104" w:rsidP="00935104">
          <w:pPr>
            <w:pStyle w:val="TDC2"/>
            <w:rPr>
              <w:ins w:id="57" w:author="Camilo Andrés Díaz Gómez" w:date="2023-03-22T13:47:00Z"/>
              <w:rFonts w:asciiTheme="minorHAnsi" w:eastAsiaTheme="minorEastAsia" w:hAnsiTheme="minorHAnsi"/>
              <w:noProof/>
              <w:sz w:val="22"/>
              <w:lang w:eastAsia="es-CO"/>
            </w:rPr>
          </w:pPr>
          <w:ins w:id="5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"_Toc130385258"</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Introducción</w:t>
            </w:r>
            <w:r w:rsidRPr="00935104">
              <w:rPr>
                <w:noProof/>
                <w:webHidden/>
              </w:rPr>
              <w:tab/>
            </w:r>
            <w:r w:rsidRPr="00935104">
              <w:rPr>
                <w:noProof/>
                <w:webHidden/>
              </w:rPr>
              <w:fldChar w:fldCharType="begin"/>
            </w:r>
            <w:r w:rsidRPr="00935104">
              <w:rPr>
                <w:noProof/>
                <w:webHidden/>
              </w:rPr>
              <w:instrText xml:space="preserve"> PAGEREF _Toc130385258 \h </w:instrText>
            </w:r>
          </w:ins>
          <w:r w:rsidRPr="00935104">
            <w:rPr>
              <w:noProof/>
              <w:webHidden/>
            </w:rPr>
          </w:r>
          <w:r w:rsidRPr="00935104">
            <w:rPr>
              <w:noProof/>
              <w:webHidden/>
            </w:rPr>
            <w:fldChar w:fldCharType="separate"/>
          </w:r>
          <w:ins w:id="59" w:author="Camilo Andrés Díaz Gómez" w:date="2023-03-22T13:47:00Z">
            <w:r w:rsidRPr="00935104">
              <w:rPr>
                <w:noProof/>
                <w:webHidden/>
              </w:rPr>
              <w:t>14</w:t>
            </w:r>
            <w:r w:rsidRPr="00935104">
              <w:rPr>
                <w:noProof/>
                <w:webHidden/>
              </w:rPr>
              <w:fldChar w:fldCharType="end"/>
            </w:r>
            <w:r w:rsidRPr="00935104">
              <w:rPr>
                <w:rStyle w:val="Hipervnculo"/>
                <w:noProof/>
              </w:rPr>
              <w:fldChar w:fldCharType="end"/>
            </w:r>
          </w:ins>
        </w:p>
        <w:p w14:paraId="7FF1A4A2" w14:textId="24056C49" w:rsidR="00935104" w:rsidRPr="00935104" w:rsidRDefault="00935104" w:rsidP="00935104">
          <w:pPr>
            <w:pStyle w:val="TDC2"/>
            <w:rPr>
              <w:ins w:id="60" w:author="Camilo Andrés Díaz Gómez" w:date="2023-03-22T13:47:00Z"/>
              <w:rFonts w:asciiTheme="minorHAnsi" w:eastAsiaTheme="minorEastAsia" w:hAnsiTheme="minorHAnsi"/>
              <w:noProof/>
              <w:sz w:val="22"/>
              <w:lang w:eastAsia="es-CO"/>
            </w:rPr>
          </w:pPr>
          <w:ins w:id="6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"_Toc130385259"</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Planteamiento del Problema</w:t>
            </w:r>
            <w:r w:rsidRPr="00935104">
              <w:rPr>
                <w:noProof/>
                <w:webHidden/>
              </w:rPr>
              <w:tab/>
            </w:r>
            <w:r w:rsidRPr="00935104">
              <w:rPr>
                <w:noProof/>
                <w:webHidden/>
              </w:rPr>
              <w:fldChar w:fldCharType="begin"/>
            </w:r>
            <w:r w:rsidRPr="00935104">
              <w:rPr>
                <w:noProof/>
                <w:webHidden/>
              </w:rPr>
              <w:instrText xml:space="preserve"> PAGEREF _Toc130385259 \h </w:instrText>
            </w:r>
          </w:ins>
          <w:r w:rsidRPr="00935104">
            <w:rPr>
              <w:noProof/>
              <w:webHidden/>
            </w:rPr>
          </w:r>
          <w:r w:rsidRPr="00935104">
            <w:rPr>
              <w:noProof/>
              <w:webHidden/>
            </w:rPr>
            <w:fldChar w:fldCharType="separate"/>
          </w:r>
          <w:ins w:id="62" w:author="Camilo Andrés Díaz Gómez" w:date="2023-03-22T13:47:00Z">
            <w:r w:rsidRPr="00935104">
              <w:rPr>
                <w:noProof/>
                <w:webHidden/>
              </w:rPr>
              <w:t>16</w:t>
            </w:r>
            <w:r w:rsidRPr="00935104">
              <w:rPr>
                <w:noProof/>
                <w:webHidden/>
              </w:rPr>
              <w:fldChar w:fldCharType="end"/>
            </w:r>
            <w:r w:rsidRPr="00935104">
              <w:rPr>
                <w:rStyle w:val="Hipervnculo"/>
                <w:noProof/>
              </w:rPr>
              <w:fldChar w:fldCharType="end"/>
            </w:r>
          </w:ins>
        </w:p>
        <w:p w14:paraId="7445E3BE" w14:textId="694BB291" w:rsidR="00935104" w:rsidRPr="00935104" w:rsidRDefault="00935104">
          <w:pPr>
            <w:pStyle w:val="TDC3"/>
            <w:rPr>
              <w:ins w:id="63" w:author="Camilo Andrés Díaz Gómez" w:date="2023-03-22T13:47:00Z"/>
              <w:rFonts w:asciiTheme="minorHAnsi" w:eastAsiaTheme="minorEastAsia" w:hAnsiTheme="minorHAnsi"/>
              <w:noProof/>
              <w:sz w:val="22"/>
              <w:lang w:eastAsia="es-CO"/>
            </w:rPr>
          </w:pPr>
          <w:ins w:id="6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"_Toc130385260"</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65" w:author="Camilo Andrés Díaz Gómez" w:date="2023-03-22T13:47:00Z">
                  <w:rPr>
                    <w:rStyle w:val="Hipervnculo"/>
                    <w:rFonts w:cs="Times New Roman"/>
                    <w:b/>
                    <w:bCs/>
                    <w:noProof/>
                  </w:rPr>
                </w:rPrChange>
              </w:rPr>
              <w:t>Antecedentes</w:t>
            </w:r>
            <w:r w:rsidRPr="00935104">
              <w:rPr>
                <w:noProof/>
                <w:webHidden/>
              </w:rPr>
              <w:tab/>
            </w:r>
            <w:r w:rsidRPr="00935104">
              <w:rPr>
                <w:noProof/>
                <w:webHidden/>
              </w:rPr>
              <w:fldChar w:fldCharType="begin"/>
            </w:r>
            <w:r w:rsidRPr="00935104">
              <w:rPr>
                <w:noProof/>
                <w:webHidden/>
              </w:rPr>
              <w:instrText xml:space="preserve"> PAGEREF _Toc130385260 \h </w:instrText>
            </w:r>
          </w:ins>
          <w:r w:rsidRPr="00935104">
            <w:rPr>
              <w:noProof/>
              <w:webHidden/>
            </w:rPr>
          </w:r>
          <w:r w:rsidRPr="00935104">
            <w:rPr>
              <w:noProof/>
              <w:webHidden/>
            </w:rPr>
            <w:fldChar w:fldCharType="separate"/>
          </w:r>
          <w:ins w:id="66" w:author="Camilo Andrés Díaz Gómez" w:date="2023-03-22T13:47:00Z">
            <w:r w:rsidRPr="00935104">
              <w:rPr>
                <w:noProof/>
                <w:webHidden/>
              </w:rPr>
              <w:t>17</w:t>
            </w:r>
            <w:r w:rsidRPr="00935104">
              <w:rPr>
                <w:noProof/>
                <w:webHidden/>
              </w:rPr>
              <w:fldChar w:fldCharType="end"/>
            </w:r>
            <w:r w:rsidRPr="00935104">
              <w:rPr>
                <w:rStyle w:val="Hipervnculo"/>
                <w:noProof/>
              </w:rPr>
              <w:fldChar w:fldCharType="end"/>
            </w:r>
          </w:ins>
        </w:p>
        <w:p w14:paraId="383EEAD5" w14:textId="65962A41" w:rsidR="00935104" w:rsidRPr="00935104" w:rsidRDefault="00935104" w:rsidP="00935104">
          <w:pPr>
            <w:pStyle w:val="TDC2"/>
            <w:rPr>
              <w:ins w:id="67" w:author="Camilo Andrés Díaz Gómez" w:date="2023-03-22T13:47:00Z"/>
              <w:rFonts w:asciiTheme="minorHAnsi" w:eastAsiaTheme="minorEastAsia" w:hAnsiTheme="minorHAnsi"/>
              <w:noProof/>
              <w:sz w:val="22"/>
              <w:lang w:eastAsia="es-CO"/>
            </w:rPr>
          </w:pPr>
          <w:ins w:id="6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"_Toc130385261"</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Justificación</w:t>
            </w:r>
            <w:r w:rsidRPr="00935104">
              <w:rPr>
                <w:noProof/>
                <w:webHidden/>
              </w:rPr>
              <w:tab/>
            </w:r>
            <w:r w:rsidRPr="00935104">
              <w:rPr>
                <w:noProof/>
                <w:webHidden/>
              </w:rPr>
              <w:fldChar w:fldCharType="begin"/>
            </w:r>
            <w:r w:rsidRPr="00935104">
              <w:rPr>
                <w:noProof/>
                <w:webHidden/>
              </w:rPr>
              <w:instrText xml:space="preserve"> PAGEREF _Toc130385261 \h </w:instrText>
            </w:r>
          </w:ins>
          <w:r w:rsidRPr="00935104">
            <w:rPr>
              <w:noProof/>
              <w:webHidden/>
            </w:rPr>
          </w:r>
          <w:r w:rsidRPr="00935104">
            <w:rPr>
              <w:noProof/>
              <w:webHidden/>
            </w:rPr>
            <w:fldChar w:fldCharType="separate"/>
          </w:r>
          <w:ins w:id="69" w:author="Camilo Andrés Díaz Gómez" w:date="2023-03-22T13:47:00Z">
            <w:r w:rsidRPr="00935104">
              <w:rPr>
                <w:noProof/>
                <w:webHidden/>
              </w:rPr>
              <w:t>21</w:t>
            </w:r>
            <w:r w:rsidRPr="00935104">
              <w:rPr>
                <w:noProof/>
                <w:webHidden/>
              </w:rPr>
              <w:fldChar w:fldCharType="end"/>
            </w:r>
            <w:r w:rsidRPr="00935104">
              <w:rPr>
                <w:rStyle w:val="Hipervnculo"/>
                <w:noProof/>
              </w:rPr>
              <w:fldChar w:fldCharType="end"/>
            </w:r>
          </w:ins>
        </w:p>
        <w:p w14:paraId="60C3BC20" w14:textId="54E26A95" w:rsidR="00935104" w:rsidRPr="00935104" w:rsidRDefault="00935104" w:rsidP="00935104">
          <w:pPr>
            <w:pStyle w:val="TDC2"/>
            <w:rPr>
              <w:ins w:id="70" w:author="Camilo Andrés Díaz Gómez" w:date="2023-03-22T13:47:00Z"/>
              <w:rFonts w:asciiTheme="minorHAnsi" w:eastAsiaTheme="minorEastAsia" w:hAnsiTheme="minorHAnsi"/>
              <w:noProof/>
              <w:sz w:val="22"/>
              <w:lang w:eastAsia="es-CO"/>
            </w:rPr>
          </w:pPr>
          <w:ins w:id="7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"_Toc130385262"</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Objetivos</w:t>
            </w:r>
            <w:r w:rsidRPr="00935104">
              <w:rPr>
                <w:noProof/>
                <w:webHidden/>
              </w:rPr>
              <w:tab/>
            </w:r>
            <w:r w:rsidRPr="00935104">
              <w:rPr>
                <w:noProof/>
                <w:webHidden/>
              </w:rPr>
              <w:fldChar w:fldCharType="begin"/>
            </w:r>
            <w:r w:rsidRPr="00935104">
              <w:rPr>
                <w:noProof/>
                <w:webHidden/>
              </w:rPr>
              <w:instrText xml:space="preserve"> PAGEREF _Toc130385262 \h </w:instrText>
            </w:r>
          </w:ins>
          <w:r w:rsidRPr="00935104">
            <w:rPr>
              <w:noProof/>
              <w:webHidden/>
            </w:rPr>
          </w:r>
          <w:r w:rsidRPr="00935104">
            <w:rPr>
              <w:noProof/>
              <w:webHidden/>
            </w:rPr>
            <w:fldChar w:fldCharType="separate"/>
          </w:r>
          <w:ins w:id="72" w:author="Camilo Andrés Díaz Gómez" w:date="2023-03-22T13:47:00Z">
            <w:r w:rsidRPr="00935104">
              <w:rPr>
                <w:noProof/>
                <w:webHidden/>
              </w:rPr>
              <w:t>23</w:t>
            </w:r>
            <w:r w:rsidRPr="00935104">
              <w:rPr>
                <w:noProof/>
                <w:webHidden/>
              </w:rPr>
              <w:fldChar w:fldCharType="end"/>
            </w:r>
            <w:r w:rsidRPr="00935104">
              <w:rPr>
                <w:rStyle w:val="Hipervnculo"/>
                <w:noProof/>
              </w:rPr>
              <w:fldChar w:fldCharType="end"/>
            </w:r>
          </w:ins>
        </w:p>
        <w:p w14:paraId="50151428" w14:textId="303D5DAE" w:rsidR="00935104" w:rsidRPr="00935104" w:rsidRDefault="00935104">
          <w:pPr>
            <w:pStyle w:val="TDC3"/>
            <w:rPr>
              <w:ins w:id="73" w:author="Camilo Andrés Díaz Gómez" w:date="2023-03-22T13:47:00Z"/>
              <w:rFonts w:asciiTheme="minorHAnsi" w:eastAsiaTheme="minorEastAsia" w:hAnsiTheme="minorHAnsi"/>
              <w:noProof/>
              <w:sz w:val="22"/>
              <w:lang w:eastAsia="es-CO"/>
            </w:rPr>
          </w:pPr>
          <w:ins w:id="7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"_Toc130385263"</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75" w:author="Camilo Andrés Díaz Gómez" w:date="2023-03-22T13:47:00Z">
                  <w:rPr>
                    <w:rStyle w:val="Hipervnculo"/>
                    <w:rFonts w:cs="Times New Roman"/>
                    <w:b/>
                    <w:bCs/>
                    <w:noProof/>
                  </w:rPr>
                </w:rPrChange>
              </w:rPr>
              <w:t>Objetivo General</w:t>
            </w:r>
            <w:r w:rsidRPr="00935104">
              <w:rPr>
                <w:noProof/>
                <w:webHidden/>
              </w:rPr>
              <w:tab/>
            </w:r>
            <w:r w:rsidRPr="00935104">
              <w:rPr>
                <w:noProof/>
                <w:webHidden/>
              </w:rPr>
              <w:fldChar w:fldCharType="begin"/>
            </w:r>
            <w:r w:rsidRPr="00935104">
              <w:rPr>
                <w:noProof/>
                <w:webHidden/>
              </w:rPr>
              <w:instrText xml:space="preserve"> PAGEREF _Toc130385263 \h </w:instrText>
            </w:r>
          </w:ins>
          <w:r w:rsidRPr="00935104">
            <w:rPr>
              <w:noProof/>
              <w:webHidden/>
            </w:rPr>
          </w:r>
          <w:r w:rsidRPr="00935104">
            <w:rPr>
              <w:noProof/>
              <w:webHidden/>
            </w:rPr>
            <w:fldChar w:fldCharType="separate"/>
          </w:r>
          <w:ins w:id="76" w:author="Camilo Andrés Díaz Gómez" w:date="2023-03-22T13:47:00Z">
            <w:r w:rsidRPr="00935104">
              <w:rPr>
                <w:noProof/>
                <w:webHidden/>
              </w:rPr>
              <w:t>23</w:t>
            </w:r>
            <w:r w:rsidRPr="00935104">
              <w:rPr>
                <w:noProof/>
                <w:webHidden/>
              </w:rPr>
              <w:fldChar w:fldCharType="end"/>
            </w:r>
            <w:r w:rsidRPr="00935104">
              <w:rPr>
                <w:rStyle w:val="Hipervnculo"/>
                <w:noProof/>
              </w:rPr>
              <w:fldChar w:fldCharType="end"/>
            </w:r>
          </w:ins>
        </w:p>
        <w:p w14:paraId="53B31806" w14:textId="4897346A" w:rsidR="00935104" w:rsidRPr="00935104" w:rsidRDefault="00935104">
          <w:pPr>
            <w:pStyle w:val="TDC3"/>
            <w:rPr>
              <w:ins w:id="77" w:author="Camilo Andrés Díaz Gómez" w:date="2023-03-22T13:47:00Z"/>
              <w:rFonts w:asciiTheme="minorHAnsi" w:eastAsiaTheme="minorEastAsia" w:hAnsiTheme="minorHAnsi"/>
              <w:noProof/>
              <w:sz w:val="22"/>
              <w:lang w:eastAsia="es-CO"/>
            </w:rPr>
          </w:pPr>
          <w:ins w:id="7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"_Toc130385264"</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79" w:author="Camilo Andrés Díaz Gómez" w:date="2023-03-22T13:47:00Z">
                  <w:rPr>
                    <w:rStyle w:val="Hipervnculo"/>
                    <w:rFonts w:cs="Times New Roman"/>
                    <w:b/>
                    <w:bCs/>
                    <w:noProof/>
                  </w:rPr>
                </w:rPrChange>
              </w:rPr>
              <w:t>Objetivos Específicos</w:t>
            </w:r>
            <w:r w:rsidRPr="00935104">
              <w:rPr>
                <w:noProof/>
                <w:webHidden/>
              </w:rPr>
              <w:tab/>
            </w:r>
            <w:r w:rsidRPr="00935104">
              <w:rPr>
                <w:noProof/>
                <w:webHidden/>
              </w:rPr>
              <w:fldChar w:fldCharType="begin"/>
            </w:r>
            <w:r w:rsidRPr="00935104">
              <w:rPr>
                <w:noProof/>
                <w:webHidden/>
              </w:rPr>
              <w:instrText xml:space="preserve"> PAGEREF _Toc130385264 \h </w:instrText>
            </w:r>
          </w:ins>
          <w:r w:rsidRPr="00935104">
            <w:rPr>
              <w:noProof/>
              <w:webHidden/>
            </w:rPr>
          </w:r>
          <w:r w:rsidRPr="00935104">
            <w:rPr>
              <w:noProof/>
              <w:webHidden/>
            </w:rPr>
            <w:fldChar w:fldCharType="separate"/>
          </w:r>
          <w:ins w:id="80" w:author="Camilo Andrés Díaz Gómez" w:date="2023-03-22T13:47:00Z">
            <w:r w:rsidRPr="00935104">
              <w:rPr>
                <w:noProof/>
                <w:webHidden/>
              </w:rPr>
              <w:t>23</w:t>
            </w:r>
            <w:r w:rsidRPr="00935104">
              <w:rPr>
                <w:noProof/>
                <w:webHidden/>
              </w:rPr>
              <w:fldChar w:fldCharType="end"/>
            </w:r>
            <w:r w:rsidRPr="00935104">
              <w:rPr>
                <w:rStyle w:val="Hipervnculo"/>
                <w:noProof/>
              </w:rPr>
              <w:fldChar w:fldCharType="end"/>
            </w:r>
          </w:ins>
        </w:p>
        <w:p w14:paraId="18AD81B0" w14:textId="1770FA7F" w:rsidR="00935104" w:rsidRPr="00935104" w:rsidRDefault="00935104" w:rsidP="00935104">
          <w:pPr>
            <w:pStyle w:val="TDC2"/>
            <w:rPr>
              <w:ins w:id="81" w:author="Camilo Andrés Díaz Gómez" w:date="2023-03-22T13:47:00Z"/>
              <w:rFonts w:asciiTheme="minorHAnsi" w:eastAsiaTheme="minorEastAsia" w:hAnsiTheme="minorHAnsi"/>
              <w:noProof/>
              <w:sz w:val="22"/>
              <w:lang w:eastAsia="es-CO"/>
            </w:rPr>
          </w:pPr>
          <w:ins w:id="82"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"_Toc130385265"</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Marco Teórico</w:t>
            </w:r>
            <w:r w:rsidRPr="00935104">
              <w:rPr>
                <w:noProof/>
                <w:webHidden/>
              </w:rPr>
              <w:tab/>
            </w:r>
            <w:r w:rsidRPr="00935104">
              <w:rPr>
                <w:noProof/>
                <w:webHidden/>
              </w:rPr>
              <w:fldChar w:fldCharType="begin"/>
            </w:r>
            <w:r w:rsidRPr="00935104">
              <w:rPr>
                <w:noProof/>
                <w:webHidden/>
              </w:rPr>
              <w:instrText xml:space="preserve"> PAGEREF _Toc130385265 \h </w:instrText>
            </w:r>
          </w:ins>
          <w:r w:rsidRPr="00935104">
            <w:rPr>
              <w:noProof/>
              <w:webHidden/>
            </w:rPr>
          </w:r>
          <w:r w:rsidRPr="00935104">
            <w:rPr>
              <w:noProof/>
              <w:webHidden/>
            </w:rPr>
            <w:fldChar w:fldCharType="separate"/>
          </w:r>
          <w:ins w:id="83" w:author="Camilo Andrés Díaz Gómez" w:date="2023-03-22T13:47:00Z">
            <w:r w:rsidRPr="00935104">
              <w:rPr>
                <w:noProof/>
                <w:webHidden/>
              </w:rPr>
              <w:t>24</w:t>
            </w:r>
            <w:r w:rsidRPr="00935104">
              <w:rPr>
                <w:noProof/>
                <w:webHidden/>
              </w:rPr>
              <w:fldChar w:fldCharType="end"/>
            </w:r>
            <w:r w:rsidRPr="00935104">
              <w:rPr>
                <w:rStyle w:val="Hipervnculo"/>
                <w:noProof/>
              </w:rPr>
              <w:fldChar w:fldCharType="end"/>
            </w:r>
          </w:ins>
        </w:p>
        <w:p w14:paraId="5354F8CE" w14:textId="3396AE49" w:rsidR="00935104" w:rsidRPr="00935104" w:rsidRDefault="00935104">
          <w:pPr>
            <w:pStyle w:val="TDC3"/>
            <w:rPr>
              <w:ins w:id="84" w:author="Camilo Andrés Díaz Gómez" w:date="2023-03-22T13:47:00Z"/>
              <w:rFonts w:asciiTheme="minorHAnsi" w:eastAsiaTheme="minorEastAsia" w:hAnsiTheme="minorHAnsi"/>
              <w:noProof/>
              <w:sz w:val="22"/>
              <w:lang w:eastAsia="es-CO"/>
            </w:rPr>
          </w:pPr>
          <w:ins w:id="8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"_Toc130385266"</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86" w:author="Camilo Andrés Díaz Gómez" w:date="2023-03-22T13:47:00Z">
                  <w:rPr>
                    <w:rStyle w:val="Hipervnculo"/>
                    <w:rFonts w:cs="Times New Roman"/>
                    <w:b/>
                    <w:bCs/>
                    <w:noProof/>
                  </w:rPr>
                </w:rPrChange>
              </w:rPr>
              <w:t>Internet of Things (IoT)</w:t>
            </w:r>
            <w:r w:rsidRPr="00935104">
              <w:rPr>
                <w:noProof/>
                <w:webHidden/>
              </w:rPr>
              <w:tab/>
            </w:r>
            <w:r w:rsidRPr="00935104">
              <w:rPr>
                <w:noProof/>
                <w:webHidden/>
              </w:rPr>
              <w:fldChar w:fldCharType="begin"/>
            </w:r>
            <w:r w:rsidRPr="00935104">
              <w:rPr>
                <w:noProof/>
                <w:webHidden/>
              </w:rPr>
              <w:instrText xml:space="preserve"> PAGEREF _Toc130385266 \h </w:instrText>
            </w:r>
          </w:ins>
          <w:r w:rsidRPr="00935104">
            <w:rPr>
              <w:noProof/>
              <w:webHidden/>
            </w:rPr>
          </w:r>
          <w:r w:rsidRPr="00935104">
            <w:rPr>
              <w:noProof/>
              <w:webHidden/>
            </w:rPr>
            <w:fldChar w:fldCharType="separate"/>
          </w:r>
          <w:ins w:id="87" w:author="Camilo Andrés Díaz Gómez" w:date="2023-03-22T13:47:00Z">
            <w:r w:rsidRPr="00935104">
              <w:rPr>
                <w:noProof/>
                <w:webHidden/>
              </w:rPr>
              <w:t>25</w:t>
            </w:r>
            <w:r w:rsidRPr="00935104">
              <w:rPr>
                <w:noProof/>
                <w:webHidden/>
              </w:rPr>
              <w:fldChar w:fldCharType="end"/>
            </w:r>
            <w:r w:rsidRPr="00935104">
              <w:rPr>
                <w:rStyle w:val="Hipervnculo"/>
                <w:noProof/>
              </w:rPr>
              <w:fldChar w:fldCharType="end"/>
            </w:r>
          </w:ins>
        </w:p>
        <w:p w14:paraId="7DD9D5B1" w14:textId="729F450E" w:rsidR="00935104" w:rsidRPr="00935104" w:rsidRDefault="00935104">
          <w:pPr>
            <w:pStyle w:val="TDC3"/>
            <w:rPr>
              <w:ins w:id="88" w:author="Camilo Andrés Díaz Gómez" w:date="2023-03-22T13:47:00Z"/>
              <w:rFonts w:asciiTheme="minorHAnsi" w:eastAsiaTheme="minorEastAsia" w:hAnsiTheme="minorHAnsi"/>
              <w:noProof/>
              <w:sz w:val="22"/>
              <w:lang w:eastAsia="es-CO"/>
            </w:rPr>
          </w:pPr>
          <w:ins w:id="89"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"_Toc130385267"</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90" w:author="Camilo Andrés Díaz Gómez" w:date="2023-03-22T13:47:00Z">
                  <w:rPr>
                    <w:rStyle w:val="Hipervnculo"/>
                    <w:rFonts w:cs="Times New Roman"/>
                    <w:b/>
                    <w:bCs/>
                    <w:noProof/>
                  </w:rPr>
                </w:rPrChange>
              </w:rPr>
              <w:t>Analítica de Datos</w:t>
            </w:r>
            <w:r w:rsidRPr="00935104">
              <w:rPr>
                <w:noProof/>
                <w:webHidden/>
              </w:rPr>
              <w:tab/>
            </w:r>
            <w:r w:rsidRPr="00935104">
              <w:rPr>
                <w:noProof/>
                <w:webHidden/>
              </w:rPr>
              <w:fldChar w:fldCharType="begin"/>
            </w:r>
            <w:r w:rsidRPr="00935104">
              <w:rPr>
                <w:noProof/>
                <w:webHidden/>
              </w:rPr>
              <w:instrText xml:space="preserve"> PAGEREF _Toc130385267 \h </w:instrText>
            </w:r>
          </w:ins>
          <w:r w:rsidRPr="00935104">
            <w:rPr>
              <w:noProof/>
              <w:webHidden/>
            </w:rPr>
          </w:r>
          <w:r w:rsidRPr="00935104">
            <w:rPr>
              <w:noProof/>
              <w:webHidden/>
            </w:rPr>
            <w:fldChar w:fldCharType="separate"/>
          </w:r>
          <w:ins w:id="91" w:author="Camilo Andrés Díaz Gómez" w:date="2023-03-22T13:47:00Z">
            <w:r w:rsidRPr="00935104">
              <w:rPr>
                <w:noProof/>
                <w:webHidden/>
              </w:rPr>
              <w:t>34</w:t>
            </w:r>
            <w:r w:rsidRPr="00935104">
              <w:rPr>
                <w:noProof/>
                <w:webHidden/>
              </w:rPr>
              <w:fldChar w:fldCharType="end"/>
            </w:r>
            <w:r w:rsidRPr="00935104">
              <w:rPr>
                <w:rStyle w:val="Hipervnculo"/>
                <w:noProof/>
              </w:rPr>
              <w:fldChar w:fldCharType="end"/>
            </w:r>
          </w:ins>
        </w:p>
        <w:p w14:paraId="28E7E5DB" w14:textId="558BB4E1" w:rsidR="00935104" w:rsidRPr="00935104" w:rsidRDefault="00935104">
          <w:pPr>
            <w:pStyle w:val="TDC3"/>
            <w:rPr>
              <w:ins w:id="92" w:author="Camilo Andrés Díaz Gómez" w:date="2023-03-22T13:47:00Z"/>
              <w:rFonts w:asciiTheme="minorHAnsi" w:eastAsiaTheme="minorEastAsia" w:hAnsiTheme="minorHAnsi"/>
              <w:noProof/>
              <w:sz w:val="22"/>
              <w:lang w:eastAsia="es-CO"/>
            </w:rPr>
          </w:pPr>
          <w:ins w:id="93"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"_Toc130385268"</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94" w:author="Camilo Andrés Díaz Gómez" w:date="2023-03-22T13:47:00Z">
                  <w:rPr>
                    <w:rStyle w:val="Hipervnculo"/>
                    <w:rFonts w:cs="Times New Roman"/>
                    <w:b/>
                    <w:bCs/>
                    <w:noProof/>
                  </w:rPr>
                </w:rPrChange>
              </w:rPr>
              <w:t>Simulación</w:t>
            </w:r>
            <w:r w:rsidRPr="00935104">
              <w:rPr>
                <w:noProof/>
                <w:webHidden/>
              </w:rPr>
              <w:tab/>
            </w:r>
            <w:r w:rsidRPr="00935104">
              <w:rPr>
                <w:noProof/>
                <w:webHidden/>
              </w:rPr>
              <w:fldChar w:fldCharType="begin"/>
            </w:r>
            <w:r w:rsidRPr="00935104">
              <w:rPr>
                <w:noProof/>
                <w:webHidden/>
              </w:rPr>
              <w:instrText xml:space="preserve"> PAGEREF _Toc130385268 \h </w:instrText>
            </w:r>
          </w:ins>
          <w:r w:rsidRPr="00935104">
            <w:rPr>
              <w:noProof/>
              <w:webHidden/>
            </w:rPr>
          </w:r>
          <w:r w:rsidRPr="00935104">
            <w:rPr>
              <w:noProof/>
              <w:webHidden/>
            </w:rPr>
            <w:fldChar w:fldCharType="separate"/>
          </w:r>
          <w:ins w:id="95" w:author="Camilo Andrés Díaz Gómez" w:date="2023-03-22T13:47:00Z">
            <w:r w:rsidRPr="00935104">
              <w:rPr>
                <w:noProof/>
                <w:webHidden/>
              </w:rPr>
              <w:t>34</w:t>
            </w:r>
            <w:r w:rsidRPr="00935104">
              <w:rPr>
                <w:noProof/>
                <w:webHidden/>
              </w:rPr>
              <w:fldChar w:fldCharType="end"/>
            </w:r>
            <w:r w:rsidRPr="00935104">
              <w:rPr>
                <w:rStyle w:val="Hipervnculo"/>
                <w:noProof/>
              </w:rPr>
              <w:fldChar w:fldCharType="end"/>
            </w:r>
          </w:ins>
        </w:p>
        <w:p w14:paraId="6369D474" w14:textId="0BA3FF5A" w:rsidR="00935104" w:rsidRPr="00935104" w:rsidRDefault="00935104">
          <w:pPr>
            <w:pStyle w:val="TDC3"/>
            <w:rPr>
              <w:ins w:id="96" w:author="Camilo Andrés Díaz Gómez" w:date="2023-03-22T13:47:00Z"/>
              <w:rFonts w:asciiTheme="minorHAnsi" w:eastAsiaTheme="minorEastAsia" w:hAnsiTheme="minorHAnsi"/>
              <w:noProof/>
              <w:sz w:val="22"/>
              <w:lang w:eastAsia="es-CO"/>
            </w:rPr>
          </w:pPr>
          <w:ins w:id="97"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"_Toc130385269"</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98" w:author="Camilo Andrés Díaz Gómez" w:date="2023-03-22T13:47:00Z">
                  <w:rPr>
                    <w:rStyle w:val="Hipervnculo"/>
                    <w:rFonts w:cs="Times New Roman"/>
                    <w:b/>
                    <w:bCs/>
                    <w:noProof/>
                  </w:rPr>
                </w:rPrChange>
              </w:rPr>
              <w:t>Machine Learning</w:t>
            </w:r>
            <w:r w:rsidRPr="00935104">
              <w:rPr>
                <w:noProof/>
                <w:webHidden/>
              </w:rPr>
              <w:tab/>
            </w:r>
            <w:r w:rsidRPr="00935104">
              <w:rPr>
                <w:noProof/>
                <w:webHidden/>
              </w:rPr>
              <w:fldChar w:fldCharType="begin"/>
            </w:r>
            <w:r w:rsidRPr="00935104">
              <w:rPr>
                <w:noProof/>
                <w:webHidden/>
              </w:rPr>
              <w:instrText xml:space="preserve"> PAGEREF _Toc130385269 \h </w:instrText>
            </w:r>
          </w:ins>
          <w:r w:rsidRPr="00935104">
            <w:rPr>
              <w:noProof/>
              <w:webHidden/>
            </w:rPr>
          </w:r>
          <w:r w:rsidRPr="00935104">
            <w:rPr>
              <w:noProof/>
              <w:webHidden/>
            </w:rPr>
            <w:fldChar w:fldCharType="separate"/>
          </w:r>
          <w:ins w:id="99" w:author="Camilo Andrés Díaz Gómez" w:date="2023-03-22T13:47:00Z">
            <w:r w:rsidRPr="00935104">
              <w:rPr>
                <w:noProof/>
                <w:webHidden/>
              </w:rPr>
              <w:t>34</w:t>
            </w:r>
            <w:r w:rsidRPr="00935104">
              <w:rPr>
                <w:noProof/>
                <w:webHidden/>
              </w:rPr>
              <w:fldChar w:fldCharType="end"/>
            </w:r>
            <w:r w:rsidRPr="00935104">
              <w:rPr>
                <w:rStyle w:val="Hipervnculo"/>
                <w:noProof/>
              </w:rPr>
              <w:fldChar w:fldCharType="end"/>
            </w:r>
          </w:ins>
        </w:p>
        <w:p w14:paraId="6E08546F" w14:textId="26CDAC8C" w:rsidR="00935104" w:rsidRPr="00935104" w:rsidRDefault="00935104" w:rsidP="00935104">
          <w:pPr>
            <w:pStyle w:val="TDC2"/>
            <w:rPr>
              <w:ins w:id="100" w:author="Camilo Andrés Díaz Gómez" w:date="2023-03-22T13:47:00Z"/>
              <w:rFonts w:asciiTheme="minorHAnsi" w:eastAsiaTheme="minorEastAsia" w:hAnsiTheme="minorHAnsi"/>
              <w:noProof/>
              <w:sz w:val="22"/>
              <w:lang w:eastAsia="es-CO"/>
            </w:rPr>
          </w:pPr>
          <w:ins w:id="10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"_Toc130385270"</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Metodología</w:t>
            </w:r>
            <w:r w:rsidRPr="00935104">
              <w:rPr>
                <w:noProof/>
                <w:webHidden/>
              </w:rPr>
              <w:tab/>
            </w:r>
            <w:r w:rsidRPr="00935104">
              <w:rPr>
                <w:noProof/>
                <w:webHidden/>
              </w:rPr>
              <w:fldChar w:fldCharType="begin"/>
            </w:r>
            <w:r w:rsidRPr="00935104">
              <w:rPr>
                <w:noProof/>
                <w:webHidden/>
              </w:rPr>
              <w:instrText xml:space="preserve"> PAGEREF _Toc130385270 \h </w:instrText>
            </w:r>
          </w:ins>
          <w:r w:rsidRPr="00935104">
            <w:rPr>
              <w:noProof/>
              <w:webHidden/>
            </w:rPr>
          </w:r>
          <w:r w:rsidRPr="00935104">
            <w:rPr>
              <w:noProof/>
              <w:webHidden/>
            </w:rPr>
            <w:fldChar w:fldCharType="separate"/>
          </w:r>
          <w:ins w:id="102" w:author="Camilo Andrés Díaz Gómez" w:date="2023-03-22T13:47:00Z">
            <w:r w:rsidRPr="00935104">
              <w:rPr>
                <w:noProof/>
                <w:webHidden/>
              </w:rPr>
              <w:t>35</w:t>
            </w:r>
            <w:r w:rsidRPr="00935104">
              <w:rPr>
                <w:noProof/>
                <w:webHidden/>
              </w:rPr>
              <w:fldChar w:fldCharType="end"/>
            </w:r>
            <w:r w:rsidRPr="00935104">
              <w:rPr>
                <w:rStyle w:val="Hipervnculo"/>
                <w:noProof/>
              </w:rPr>
              <w:fldChar w:fldCharType="end"/>
            </w:r>
          </w:ins>
        </w:p>
        <w:p w14:paraId="509C0E8C" w14:textId="20B821FB" w:rsidR="00935104" w:rsidRPr="00935104" w:rsidRDefault="00935104">
          <w:pPr>
            <w:pStyle w:val="TDC3"/>
            <w:rPr>
              <w:ins w:id="103" w:author="Camilo Andrés Díaz Gómez" w:date="2023-03-22T13:47:00Z"/>
              <w:rFonts w:asciiTheme="minorHAnsi" w:eastAsiaTheme="minorEastAsia" w:hAnsiTheme="minorHAnsi"/>
              <w:noProof/>
              <w:sz w:val="22"/>
              <w:lang w:eastAsia="es-CO"/>
            </w:rPr>
          </w:pPr>
          <w:ins w:id="10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"_Toc130385271"</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05" w:author="Camilo Andrés Díaz Gómez" w:date="2023-03-22T13:47:00Z">
                  <w:rPr>
                    <w:rStyle w:val="Hipervnculo"/>
                    <w:rFonts w:cs="Times New Roman"/>
                    <w:b/>
                    <w:bCs/>
                    <w:noProof/>
                  </w:rPr>
                </w:rPrChange>
              </w:rPr>
              <w:t>Comprensión del negocio</w:t>
            </w:r>
            <w:r w:rsidRPr="00935104">
              <w:rPr>
                <w:noProof/>
                <w:webHidden/>
              </w:rPr>
              <w:tab/>
            </w:r>
            <w:r w:rsidRPr="00935104">
              <w:rPr>
                <w:noProof/>
                <w:webHidden/>
              </w:rPr>
              <w:fldChar w:fldCharType="begin"/>
            </w:r>
            <w:r w:rsidRPr="00935104">
              <w:rPr>
                <w:noProof/>
                <w:webHidden/>
              </w:rPr>
              <w:instrText xml:space="preserve"> PAGEREF _Toc130385271 \h </w:instrText>
            </w:r>
          </w:ins>
          <w:r w:rsidRPr="00935104">
            <w:rPr>
              <w:noProof/>
              <w:webHidden/>
            </w:rPr>
          </w:r>
          <w:r w:rsidRPr="00935104">
            <w:rPr>
              <w:noProof/>
              <w:webHidden/>
            </w:rPr>
            <w:fldChar w:fldCharType="separate"/>
          </w:r>
          <w:ins w:id="106" w:author="Camilo Andrés Díaz Gómez" w:date="2023-03-22T13:47:00Z">
            <w:r w:rsidRPr="00935104">
              <w:rPr>
                <w:noProof/>
                <w:webHidden/>
              </w:rPr>
              <w:t>35</w:t>
            </w:r>
            <w:r w:rsidRPr="00935104">
              <w:rPr>
                <w:noProof/>
                <w:webHidden/>
              </w:rPr>
              <w:fldChar w:fldCharType="end"/>
            </w:r>
            <w:r w:rsidRPr="00935104">
              <w:rPr>
                <w:rStyle w:val="Hipervnculo"/>
                <w:noProof/>
              </w:rPr>
              <w:fldChar w:fldCharType="end"/>
            </w:r>
          </w:ins>
        </w:p>
        <w:p w14:paraId="0DE7042D" w14:textId="149D6E6C" w:rsidR="00935104" w:rsidRPr="00935104" w:rsidRDefault="00935104">
          <w:pPr>
            <w:pStyle w:val="TDC3"/>
            <w:rPr>
              <w:ins w:id="107" w:author="Camilo Andrés Díaz Gómez" w:date="2023-03-22T13:47:00Z"/>
              <w:rFonts w:asciiTheme="minorHAnsi" w:eastAsiaTheme="minorEastAsia" w:hAnsiTheme="minorHAnsi"/>
              <w:noProof/>
              <w:sz w:val="22"/>
              <w:lang w:eastAsia="es-CO"/>
            </w:rPr>
          </w:pPr>
          <w:ins w:id="10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"_Toc130385272"</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09" w:author="Camilo Andrés Díaz Gómez" w:date="2023-03-22T13:47:00Z">
                  <w:rPr>
                    <w:rStyle w:val="Hipervnculo"/>
                    <w:rFonts w:cs="Times New Roman"/>
                    <w:b/>
                    <w:bCs/>
                    <w:noProof/>
                  </w:rPr>
                </w:rPrChange>
              </w:rPr>
              <w:t>Comprensión de datos</w:t>
            </w:r>
            <w:r w:rsidRPr="00935104">
              <w:rPr>
                <w:noProof/>
                <w:webHidden/>
              </w:rPr>
              <w:tab/>
            </w:r>
            <w:r w:rsidRPr="00935104">
              <w:rPr>
                <w:noProof/>
                <w:webHidden/>
              </w:rPr>
              <w:fldChar w:fldCharType="begin"/>
            </w:r>
            <w:r w:rsidRPr="00935104">
              <w:rPr>
                <w:noProof/>
                <w:webHidden/>
              </w:rPr>
              <w:instrText xml:space="preserve"> PAGEREF _Toc130385272 \h </w:instrText>
            </w:r>
          </w:ins>
          <w:r w:rsidRPr="00935104">
            <w:rPr>
              <w:noProof/>
              <w:webHidden/>
            </w:rPr>
          </w:r>
          <w:r w:rsidRPr="00935104">
            <w:rPr>
              <w:noProof/>
              <w:webHidden/>
            </w:rPr>
            <w:fldChar w:fldCharType="separate"/>
          </w:r>
          <w:ins w:id="110" w:author="Camilo Andrés Díaz Gómez" w:date="2023-03-22T13:47:00Z">
            <w:r w:rsidRPr="00935104">
              <w:rPr>
                <w:noProof/>
                <w:webHidden/>
              </w:rPr>
              <w:t>35</w:t>
            </w:r>
            <w:r w:rsidRPr="00935104">
              <w:rPr>
                <w:noProof/>
                <w:webHidden/>
              </w:rPr>
              <w:fldChar w:fldCharType="end"/>
            </w:r>
            <w:r w:rsidRPr="00935104">
              <w:rPr>
                <w:rStyle w:val="Hipervnculo"/>
                <w:noProof/>
              </w:rPr>
              <w:fldChar w:fldCharType="end"/>
            </w:r>
          </w:ins>
        </w:p>
        <w:p w14:paraId="7297FABA" w14:textId="37B61305" w:rsidR="00935104" w:rsidRPr="00935104" w:rsidRDefault="00935104">
          <w:pPr>
            <w:pStyle w:val="TDC3"/>
            <w:rPr>
              <w:ins w:id="111" w:author="Camilo Andrés Díaz Gómez" w:date="2023-03-22T13:47:00Z"/>
              <w:rFonts w:asciiTheme="minorHAnsi" w:eastAsiaTheme="minorEastAsia" w:hAnsiTheme="minorHAnsi"/>
              <w:noProof/>
              <w:sz w:val="22"/>
              <w:lang w:eastAsia="es-CO"/>
            </w:rPr>
          </w:pPr>
          <w:ins w:id="112"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"_Toc130385273"</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13" w:author="Camilo Andrés Díaz Gómez" w:date="2023-03-22T13:47:00Z">
                  <w:rPr>
                    <w:rStyle w:val="Hipervnculo"/>
                    <w:rFonts w:cs="Times New Roman"/>
                    <w:b/>
                    <w:bCs/>
                    <w:noProof/>
                  </w:rPr>
                </w:rPrChange>
              </w:rPr>
              <w:t>Preparación de datos</w:t>
            </w:r>
            <w:r w:rsidRPr="00935104">
              <w:rPr>
                <w:noProof/>
                <w:webHidden/>
              </w:rPr>
              <w:tab/>
            </w:r>
            <w:r w:rsidRPr="00935104">
              <w:rPr>
                <w:noProof/>
                <w:webHidden/>
              </w:rPr>
              <w:fldChar w:fldCharType="begin"/>
            </w:r>
            <w:r w:rsidRPr="00935104">
              <w:rPr>
                <w:noProof/>
                <w:webHidden/>
              </w:rPr>
              <w:instrText xml:space="preserve"> PAGEREF _Toc130385273 \h </w:instrText>
            </w:r>
          </w:ins>
          <w:r w:rsidRPr="00935104">
            <w:rPr>
              <w:noProof/>
              <w:webHidden/>
            </w:rPr>
          </w:r>
          <w:r w:rsidRPr="00935104">
            <w:rPr>
              <w:noProof/>
              <w:webHidden/>
            </w:rPr>
            <w:fldChar w:fldCharType="separate"/>
          </w:r>
          <w:ins w:id="114"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4B7A9D3E" w14:textId="5DC1F969" w:rsidR="00935104" w:rsidRPr="00935104" w:rsidRDefault="00935104">
          <w:pPr>
            <w:pStyle w:val="TDC3"/>
            <w:rPr>
              <w:ins w:id="115" w:author="Camilo Andrés Díaz Gómez" w:date="2023-03-22T13:47:00Z"/>
              <w:rFonts w:asciiTheme="minorHAnsi" w:eastAsiaTheme="minorEastAsia" w:hAnsiTheme="minorHAnsi"/>
              <w:noProof/>
              <w:sz w:val="22"/>
              <w:lang w:eastAsia="es-CO"/>
            </w:rPr>
          </w:pPr>
          <w:ins w:id="116"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"_Toc130385274"</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17" w:author="Camilo Andrés Díaz Gómez" w:date="2023-03-22T13:47:00Z">
                  <w:rPr>
                    <w:rStyle w:val="Hipervnculo"/>
                    <w:rFonts w:cs="Times New Roman"/>
                    <w:b/>
                    <w:bCs/>
                    <w:noProof/>
                  </w:rPr>
                </w:rPrChange>
              </w:rPr>
              <w:t>Modelado</w:t>
            </w:r>
            <w:r w:rsidRPr="00935104">
              <w:rPr>
                <w:noProof/>
                <w:webHidden/>
              </w:rPr>
              <w:tab/>
            </w:r>
            <w:r w:rsidRPr="00935104">
              <w:rPr>
                <w:noProof/>
                <w:webHidden/>
              </w:rPr>
              <w:fldChar w:fldCharType="begin"/>
            </w:r>
            <w:r w:rsidRPr="00935104">
              <w:rPr>
                <w:noProof/>
                <w:webHidden/>
              </w:rPr>
              <w:instrText xml:space="preserve"> PAGEREF _Toc130385274 \h </w:instrText>
            </w:r>
          </w:ins>
          <w:r w:rsidRPr="00935104">
            <w:rPr>
              <w:noProof/>
              <w:webHidden/>
            </w:rPr>
          </w:r>
          <w:r w:rsidRPr="00935104">
            <w:rPr>
              <w:noProof/>
              <w:webHidden/>
            </w:rPr>
            <w:fldChar w:fldCharType="separate"/>
          </w:r>
          <w:ins w:id="118"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39EF2E1D" w14:textId="328256E7" w:rsidR="00935104" w:rsidRPr="00935104" w:rsidRDefault="00935104">
          <w:pPr>
            <w:pStyle w:val="TDC3"/>
            <w:rPr>
              <w:ins w:id="119" w:author="Camilo Andrés Díaz Gómez" w:date="2023-03-22T13:47:00Z"/>
              <w:rFonts w:asciiTheme="minorHAnsi" w:eastAsiaTheme="minorEastAsia" w:hAnsiTheme="minorHAnsi"/>
              <w:noProof/>
              <w:sz w:val="22"/>
              <w:lang w:eastAsia="es-CO"/>
            </w:rPr>
          </w:pPr>
          <w:ins w:id="120"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"_Toc130385275"</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21" w:author="Camilo Andrés Díaz Gómez" w:date="2023-03-22T13:47:00Z">
                  <w:rPr>
                    <w:rStyle w:val="Hipervnculo"/>
                    <w:rFonts w:cs="Times New Roman"/>
                    <w:b/>
                    <w:bCs/>
                    <w:noProof/>
                  </w:rPr>
                </w:rPrChange>
              </w:rPr>
              <w:t>Evaluación</w:t>
            </w:r>
            <w:r w:rsidRPr="00935104">
              <w:rPr>
                <w:noProof/>
                <w:webHidden/>
              </w:rPr>
              <w:tab/>
            </w:r>
            <w:r w:rsidRPr="00935104">
              <w:rPr>
                <w:noProof/>
                <w:webHidden/>
              </w:rPr>
              <w:fldChar w:fldCharType="begin"/>
            </w:r>
            <w:r w:rsidRPr="00935104">
              <w:rPr>
                <w:noProof/>
                <w:webHidden/>
              </w:rPr>
              <w:instrText xml:space="preserve"> PAGEREF _Toc130385275 \h </w:instrText>
            </w:r>
          </w:ins>
          <w:r w:rsidRPr="00935104">
            <w:rPr>
              <w:noProof/>
              <w:webHidden/>
            </w:rPr>
          </w:r>
          <w:r w:rsidRPr="00935104">
            <w:rPr>
              <w:noProof/>
              <w:webHidden/>
            </w:rPr>
            <w:fldChar w:fldCharType="separate"/>
          </w:r>
          <w:ins w:id="122"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27C8D92A" w14:textId="5BB79DEE" w:rsidR="00935104" w:rsidRPr="00935104" w:rsidRDefault="00935104">
          <w:pPr>
            <w:pStyle w:val="TDC3"/>
            <w:rPr>
              <w:ins w:id="123" w:author="Camilo Andrés Díaz Gómez" w:date="2023-03-22T13:47:00Z"/>
              <w:rFonts w:asciiTheme="minorHAnsi" w:eastAsiaTheme="minorEastAsia" w:hAnsiTheme="minorHAnsi"/>
              <w:noProof/>
              <w:sz w:val="22"/>
              <w:lang w:eastAsia="es-CO"/>
            </w:rPr>
          </w:pPr>
          <w:ins w:id="124"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"_Toc130385276"</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25" w:author="Camilo Andrés Díaz Gómez" w:date="2023-03-22T13:47:00Z">
                  <w:rPr>
                    <w:rStyle w:val="Hipervnculo"/>
                    <w:rFonts w:cs="Times New Roman"/>
                    <w:b/>
                    <w:bCs/>
                    <w:noProof/>
                  </w:rPr>
                </w:rPrChange>
              </w:rPr>
              <w:t>Despliegue</w:t>
            </w:r>
            <w:r w:rsidRPr="00935104">
              <w:rPr>
                <w:noProof/>
                <w:webHidden/>
              </w:rPr>
              <w:tab/>
            </w:r>
            <w:r w:rsidRPr="00935104">
              <w:rPr>
                <w:noProof/>
                <w:webHidden/>
              </w:rPr>
              <w:fldChar w:fldCharType="begin"/>
            </w:r>
            <w:r w:rsidRPr="00935104">
              <w:rPr>
                <w:noProof/>
                <w:webHidden/>
              </w:rPr>
              <w:instrText xml:space="preserve"> PAGEREF _Toc130385276 \h </w:instrText>
            </w:r>
          </w:ins>
          <w:r w:rsidRPr="00935104">
            <w:rPr>
              <w:noProof/>
              <w:webHidden/>
            </w:rPr>
          </w:r>
          <w:r w:rsidRPr="00935104">
            <w:rPr>
              <w:noProof/>
              <w:webHidden/>
            </w:rPr>
            <w:fldChar w:fldCharType="separate"/>
          </w:r>
          <w:ins w:id="126" w:author="Camilo Andrés Díaz Gómez" w:date="2023-03-22T13:47:00Z">
            <w:r w:rsidRPr="00935104">
              <w:rPr>
                <w:noProof/>
                <w:webHidden/>
              </w:rPr>
              <w:t>36</w:t>
            </w:r>
            <w:r w:rsidRPr="00935104">
              <w:rPr>
                <w:noProof/>
                <w:webHidden/>
              </w:rPr>
              <w:fldChar w:fldCharType="end"/>
            </w:r>
            <w:r w:rsidRPr="00935104">
              <w:rPr>
                <w:rStyle w:val="Hipervnculo"/>
                <w:noProof/>
              </w:rPr>
              <w:fldChar w:fldCharType="end"/>
            </w:r>
          </w:ins>
        </w:p>
        <w:p w14:paraId="5F3FF6CC" w14:textId="164AE2F6" w:rsidR="00935104" w:rsidRPr="00935104" w:rsidRDefault="00935104" w:rsidP="00935104">
          <w:pPr>
            <w:pStyle w:val="TDC2"/>
            <w:rPr>
              <w:ins w:id="127" w:author="Camilo Andrés Díaz Gómez" w:date="2023-03-22T13:47:00Z"/>
              <w:rFonts w:asciiTheme="minorHAnsi" w:eastAsiaTheme="minorEastAsia" w:hAnsiTheme="minorHAnsi"/>
              <w:noProof/>
              <w:sz w:val="22"/>
              <w:lang w:eastAsia="es-CO"/>
            </w:rPr>
          </w:pPr>
          <w:ins w:id="12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"_Toc130385277"</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Resultados</w:t>
            </w:r>
            <w:r w:rsidRPr="00935104">
              <w:rPr>
                <w:noProof/>
                <w:webHidden/>
              </w:rPr>
              <w:tab/>
            </w:r>
            <w:r w:rsidRPr="00935104">
              <w:rPr>
                <w:noProof/>
                <w:webHidden/>
              </w:rPr>
              <w:fldChar w:fldCharType="begin"/>
            </w:r>
            <w:r w:rsidRPr="00935104">
              <w:rPr>
                <w:noProof/>
                <w:webHidden/>
              </w:rPr>
              <w:instrText xml:space="preserve"> PAGEREF _Toc130385277 \h </w:instrText>
            </w:r>
          </w:ins>
          <w:r w:rsidRPr="00935104">
            <w:rPr>
              <w:noProof/>
              <w:webHidden/>
            </w:rPr>
          </w:r>
          <w:r w:rsidRPr="00935104">
            <w:rPr>
              <w:noProof/>
              <w:webHidden/>
            </w:rPr>
            <w:fldChar w:fldCharType="separate"/>
          </w:r>
          <w:ins w:id="129" w:author="Camilo Andrés Díaz Gómez" w:date="2023-03-22T13:47:00Z">
            <w:r w:rsidRPr="00935104">
              <w:rPr>
                <w:noProof/>
                <w:webHidden/>
              </w:rPr>
              <w:t>50</w:t>
            </w:r>
            <w:r w:rsidRPr="00935104">
              <w:rPr>
                <w:noProof/>
                <w:webHidden/>
              </w:rPr>
              <w:fldChar w:fldCharType="end"/>
            </w:r>
            <w:r w:rsidRPr="00935104">
              <w:rPr>
                <w:rStyle w:val="Hipervnculo"/>
                <w:noProof/>
              </w:rPr>
              <w:fldChar w:fldCharType="end"/>
            </w:r>
          </w:ins>
        </w:p>
        <w:p w14:paraId="33EBE872" w14:textId="293DC58D" w:rsidR="00935104" w:rsidRPr="00935104" w:rsidRDefault="00935104">
          <w:pPr>
            <w:pStyle w:val="TDC3"/>
            <w:rPr>
              <w:ins w:id="130" w:author="Camilo Andrés Díaz Gómez" w:date="2023-03-22T13:47:00Z"/>
              <w:rFonts w:asciiTheme="minorHAnsi" w:eastAsiaTheme="minorEastAsia" w:hAnsiTheme="minorHAnsi"/>
              <w:noProof/>
              <w:sz w:val="22"/>
              <w:lang w:eastAsia="es-CO"/>
            </w:rPr>
          </w:pPr>
          <w:ins w:id="13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"_Toc130385278"</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32" w:author="Camilo Andrés Díaz Gómez" w:date="2023-03-22T13:47:00Z">
                  <w:rPr>
                    <w:rStyle w:val="Hipervnculo"/>
                    <w:rFonts w:cs="Times New Roman"/>
                    <w:b/>
                    <w:bCs/>
                    <w:noProof/>
                  </w:rPr>
                </w:rPrChange>
              </w:rPr>
              <w:t>Análisis exploratorio y desarrollo de los modelos de Machine Learning</w:t>
            </w:r>
            <w:r w:rsidRPr="00935104">
              <w:rPr>
                <w:noProof/>
                <w:webHidden/>
              </w:rPr>
              <w:tab/>
            </w:r>
            <w:r w:rsidRPr="00935104">
              <w:rPr>
                <w:noProof/>
                <w:webHidden/>
              </w:rPr>
              <w:fldChar w:fldCharType="begin"/>
            </w:r>
            <w:r w:rsidRPr="00935104">
              <w:rPr>
                <w:noProof/>
                <w:webHidden/>
              </w:rPr>
              <w:instrText xml:space="preserve"> PAGEREF _Toc130385278 \h </w:instrText>
            </w:r>
          </w:ins>
          <w:r w:rsidRPr="00935104">
            <w:rPr>
              <w:noProof/>
              <w:webHidden/>
            </w:rPr>
          </w:r>
          <w:r w:rsidRPr="00935104">
            <w:rPr>
              <w:noProof/>
              <w:webHidden/>
            </w:rPr>
            <w:fldChar w:fldCharType="separate"/>
          </w:r>
          <w:ins w:id="133" w:author="Camilo Andrés Díaz Gómez" w:date="2023-03-22T13:47:00Z">
            <w:r w:rsidRPr="00935104">
              <w:rPr>
                <w:noProof/>
                <w:webHidden/>
              </w:rPr>
              <w:t>50</w:t>
            </w:r>
            <w:r w:rsidRPr="00935104">
              <w:rPr>
                <w:noProof/>
                <w:webHidden/>
              </w:rPr>
              <w:fldChar w:fldCharType="end"/>
            </w:r>
            <w:r w:rsidRPr="00935104">
              <w:rPr>
                <w:rStyle w:val="Hipervnculo"/>
                <w:noProof/>
              </w:rPr>
              <w:fldChar w:fldCharType="end"/>
            </w:r>
          </w:ins>
        </w:p>
        <w:p w14:paraId="7C412C4F" w14:textId="645781C3" w:rsidR="00935104" w:rsidRPr="00935104" w:rsidRDefault="00935104">
          <w:pPr>
            <w:pStyle w:val="TDC3"/>
            <w:rPr>
              <w:ins w:id="134" w:author="Camilo Andrés Díaz Gómez" w:date="2023-03-22T13:47:00Z"/>
              <w:rFonts w:asciiTheme="minorHAnsi" w:eastAsiaTheme="minorEastAsia" w:hAnsiTheme="minorHAnsi"/>
              <w:noProof/>
              <w:sz w:val="22"/>
              <w:lang w:eastAsia="es-CO"/>
            </w:rPr>
          </w:pPr>
          <w:ins w:id="135" w:author="Camilo Andrés Díaz Gómez" w:date="2023-03-22T13:47:00Z">
            <w:r w:rsidRPr="00935104">
              <w:rPr>
                <w:rStyle w:val="Hipervnculo"/>
                <w:noProof/>
              </w:rPr>
              <w:lastRenderedPageBreak/>
              <w:fldChar w:fldCharType="begin"/>
            </w:r>
            <w:r w:rsidRPr="00935104">
              <w:rPr>
                <w:rStyle w:val="Hipervnculo"/>
                <w:noProof/>
              </w:rPr>
              <w:instrText xml:space="preserve"> </w:instrText>
            </w:r>
            <w:r w:rsidRPr="00935104">
              <w:rPr>
                <w:noProof/>
              </w:rPr>
              <w:instrText>HYPERLINK \l "_Toc130385279"</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36" w:author="Camilo Andrés Díaz Gómez" w:date="2023-03-22T13:47:00Z">
                  <w:rPr>
                    <w:rStyle w:val="Hipervnculo"/>
                    <w:rFonts w:cs="Times New Roman"/>
                    <w:b/>
                    <w:bCs/>
                    <w:noProof/>
                  </w:rPr>
                </w:rPrChange>
              </w:rPr>
              <w:t>Resultados obtenidos</w:t>
            </w:r>
            <w:r w:rsidRPr="00935104">
              <w:rPr>
                <w:noProof/>
                <w:webHidden/>
              </w:rPr>
              <w:tab/>
            </w:r>
            <w:r w:rsidRPr="00935104">
              <w:rPr>
                <w:noProof/>
                <w:webHidden/>
              </w:rPr>
              <w:fldChar w:fldCharType="begin"/>
            </w:r>
            <w:r w:rsidRPr="00935104">
              <w:rPr>
                <w:noProof/>
                <w:webHidden/>
              </w:rPr>
              <w:instrText xml:space="preserve"> PAGEREF _Toc130385279 \h </w:instrText>
            </w:r>
          </w:ins>
          <w:r w:rsidRPr="00935104">
            <w:rPr>
              <w:noProof/>
              <w:webHidden/>
            </w:rPr>
          </w:r>
          <w:r w:rsidRPr="00935104">
            <w:rPr>
              <w:noProof/>
              <w:webHidden/>
            </w:rPr>
            <w:fldChar w:fldCharType="separate"/>
          </w:r>
          <w:ins w:id="137" w:author="Camilo Andrés Díaz Gómez" w:date="2023-03-22T13:47:00Z">
            <w:r w:rsidRPr="00935104">
              <w:rPr>
                <w:noProof/>
                <w:webHidden/>
              </w:rPr>
              <w:t>57</w:t>
            </w:r>
            <w:r w:rsidRPr="00935104">
              <w:rPr>
                <w:noProof/>
                <w:webHidden/>
              </w:rPr>
              <w:fldChar w:fldCharType="end"/>
            </w:r>
            <w:r w:rsidRPr="00935104">
              <w:rPr>
                <w:rStyle w:val="Hipervnculo"/>
                <w:noProof/>
              </w:rPr>
              <w:fldChar w:fldCharType="end"/>
            </w:r>
          </w:ins>
        </w:p>
        <w:p w14:paraId="6B4DDD2A" w14:textId="22E04510" w:rsidR="00935104" w:rsidRPr="00935104" w:rsidRDefault="00935104" w:rsidP="00935104">
          <w:pPr>
            <w:pStyle w:val="TDC2"/>
            <w:rPr>
              <w:ins w:id="138" w:author="Camilo Andrés Díaz Gómez" w:date="2023-03-22T13:47:00Z"/>
              <w:rFonts w:asciiTheme="minorHAnsi" w:eastAsiaTheme="minorEastAsia" w:hAnsiTheme="minorHAnsi"/>
              <w:noProof/>
              <w:sz w:val="22"/>
              <w:lang w:eastAsia="es-CO"/>
            </w:rPr>
          </w:pPr>
          <w:ins w:id="139"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"_Toc130385280"</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Conclusiones</w:t>
            </w:r>
            <w:r w:rsidRPr="00935104">
              <w:rPr>
                <w:noProof/>
                <w:webHidden/>
              </w:rPr>
              <w:tab/>
            </w:r>
            <w:r w:rsidRPr="00935104">
              <w:rPr>
                <w:noProof/>
                <w:webHidden/>
              </w:rPr>
              <w:fldChar w:fldCharType="begin"/>
            </w:r>
            <w:r w:rsidRPr="00935104">
              <w:rPr>
                <w:noProof/>
                <w:webHidden/>
              </w:rPr>
              <w:instrText xml:space="preserve"> PAGEREF _Toc130385280 \h </w:instrText>
            </w:r>
          </w:ins>
          <w:r w:rsidRPr="00935104">
            <w:rPr>
              <w:noProof/>
              <w:webHidden/>
            </w:rPr>
          </w:r>
          <w:r w:rsidRPr="00935104">
            <w:rPr>
              <w:noProof/>
              <w:webHidden/>
            </w:rPr>
            <w:fldChar w:fldCharType="separate"/>
          </w:r>
          <w:ins w:id="140" w:author="Camilo Andrés Díaz Gómez" w:date="2023-03-22T13:47:00Z">
            <w:r w:rsidRPr="00935104">
              <w:rPr>
                <w:noProof/>
                <w:webHidden/>
              </w:rPr>
              <w:t>62</w:t>
            </w:r>
            <w:r w:rsidRPr="00935104">
              <w:rPr>
                <w:noProof/>
                <w:webHidden/>
              </w:rPr>
              <w:fldChar w:fldCharType="end"/>
            </w:r>
            <w:r w:rsidRPr="00935104">
              <w:rPr>
                <w:rStyle w:val="Hipervnculo"/>
                <w:noProof/>
              </w:rPr>
              <w:fldChar w:fldCharType="end"/>
            </w:r>
          </w:ins>
        </w:p>
        <w:p w14:paraId="252A87E0" w14:textId="21F1DAC1" w:rsidR="00935104" w:rsidRPr="00935104" w:rsidRDefault="00935104" w:rsidP="00935104">
          <w:pPr>
            <w:pStyle w:val="TDC2"/>
            <w:rPr>
              <w:ins w:id="141" w:author="Camilo Andrés Díaz Gómez" w:date="2023-03-22T13:47:00Z"/>
              <w:rFonts w:asciiTheme="minorHAnsi" w:eastAsiaTheme="minorEastAsia" w:hAnsiTheme="minorHAnsi"/>
              <w:noProof/>
              <w:sz w:val="22"/>
              <w:lang w:eastAsia="es-CO"/>
            </w:rPr>
          </w:pPr>
          <w:ins w:id="142"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"_Toc130385281"</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Recomendaciones</w:t>
            </w:r>
            <w:r w:rsidRPr="00935104">
              <w:rPr>
                <w:noProof/>
                <w:webHidden/>
              </w:rPr>
              <w:tab/>
            </w:r>
            <w:r w:rsidRPr="00935104">
              <w:rPr>
                <w:noProof/>
                <w:webHidden/>
              </w:rPr>
              <w:fldChar w:fldCharType="begin"/>
            </w:r>
            <w:r w:rsidRPr="00935104">
              <w:rPr>
                <w:noProof/>
                <w:webHidden/>
              </w:rPr>
              <w:instrText xml:space="preserve"> PAGEREF _Toc130385281 \h </w:instrText>
            </w:r>
          </w:ins>
          <w:r w:rsidRPr="00935104">
            <w:rPr>
              <w:noProof/>
              <w:webHidden/>
            </w:rPr>
          </w:r>
          <w:r w:rsidRPr="00935104">
            <w:rPr>
              <w:noProof/>
              <w:webHidden/>
            </w:rPr>
            <w:fldChar w:fldCharType="separate"/>
          </w:r>
          <w:ins w:id="143" w:author="Camilo Andrés Díaz Gómez" w:date="2023-03-22T13:47:00Z">
            <w:r w:rsidRPr="00935104">
              <w:rPr>
                <w:noProof/>
                <w:webHidden/>
              </w:rPr>
              <w:t>63</w:t>
            </w:r>
            <w:r w:rsidRPr="00935104">
              <w:rPr>
                <w:noProof/>
                <w:webHidden/>
              </w:rPr>
              <w:fldChar w:fldCharType="end"/>
            </w:r>
            <w:r w:rsidRPr="00935104">
              <w:rPr>
                <w:rStyle w:val="Hipervnculo"/>
                <w:noProof/>
              </w:rPr>
              <w:fldChar w:fldCharType="end"/>
            </w:r>
          </w:ins>
        </w:p>
        <w:p w14:paraId="6BAB5A57" w14:textId="7933413A" w:rsidR="00935104" w:rsidRPr="00935104" w:rsidRDefault="00935104" w:rsidP="00935104">
          <w:pPr>
            <w:pStyle w:val="TDC2"/>
            <w:rPr>
              <w:ins w:id="144" w:author="Camilo Andrés Díaz Gómez" w:date="2023-03-22T13:47:00Z"/>
              <w:rFonts w:asciiTheme="minorHAnsi" w:eastAsiaTheme="minorEastAsia" w:hAnsiTheme="minorHAnsi"/>
              <w:noProof/>
              <w:sz w:val="22"/>
              <w:lang w:eastAsia="es-CO"/>
            </w:rPr>
          </w:pPr>
          <w:ins w:id="14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"_Toc130385282"</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lang w:val="en-US"/>
              </w:rPr>
              <w:t>Referencias</w:t>
            </w:r>
            <w:r w:rsidRPr="00935104">
              <w:rPr>
                <w:noProof/>
                <w:webHidden/>
              </w:rPr>
              <w:tab/>
            </w:r>
            <w:r w:rsidRPr="00935104">
              <w:rPr>
                <w:noProof/>
                <w:webHidden/>
              </w:rPr>
              <w:fldChar w:fldCharType="begin"/>
            </w:r>
            <w:r w:rsidRPr="00935104">
              <w:rPr>
                <w:noProof/>
                <w:webHidden/>
              </w:rPr>
              <w:instrText xml:space="preserve"> PAGEREF _Toc130385282 \h </w:instrText>
            </w:r>
          </w:ins>
          <w:r w:rsidRPr="00935104">
            <w:rPr>
              <w:noProof/>
              <w:webHidden/>
            </w:rPr>
          </w:r>
          <w:r w:rsidRPr="00935104">
            <w:rPr>
              <w:noProof/>
              <w:webHidden/>
            </w:rPr>
            <w:fldChar w:fldCharType="separate"/>
          </w:r>
          <w:ins w:id="146" w:author="Camilo Andrés Díaz Gómez" w:date="2023-03-22T13:47:00Z">
            <w:r w:rsidRPr="00935104">
              <w:rPr>
                <w:noProof/>
                <w:webHidden/>
              </w:rPr>
              <w:t>64</w:t>
            </w:r>
            <w:r w:rsidRPr="00935104">
              <w:rPr>
                <w:noProof/>
                <w:webHidden/>
              </w:rPr>
              <w:fldChar w:fldCharType="end"/>
            </w:r>
            <w:r w:rsidRPr="00935104">
              <w:rPr>
                <w:rStyle w:val="Hipervnculo"/>
                <w:noProof/>
              </w:rPr>
              <w:fldChar w:fldCharType="end"/>
            </w:r>
          </w:ins>
        </w:p>
        <w:p w14:paraId="27B59DC3" w14:textId="21AE836D" w:rsidR="00935104" w:rsidRPr="00935104" w:rsidRDefault="00935104" w:rsidP="00935104">
          <w:pPr>
            <w:pStyle w:val="TDC2"/>
            <w:rPr>
              <w:ins w:id="147" w:author="Camilo Andrés Díaz Gómez" w:date="2023-03-22T13:47:00Z"/>
              <w:rFonts w:asciiTheme="minorHAnsi" w:eastAsiaTheme="minorEastAsia" w:hAnsiTheme="minorHAnsi"/>
              <w:noProof/>
              <w:sz w:val="22"/>
              <w:lang w:eastAsia="es-CO"/>
            </w:rPr>
          </w:pPr>
          <w:ins w:id="148"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"_Toc130385283"</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
              <w:t>Anexos</w:t>
            </w:r>
            <w:r w:rsidRPr="00935104">
              <w:rPr>
                <w:noProof/>
                <w:webHidden/>
              </w:rPr>
              <w:tab/>
            </w:r>
            <w:r w:rsidRPr="00935104">
              <w:rPr>
                <w:noProof/>
                <w:webHidden/>
              </w:rPr>
              <w:fldChar w:fldCharType="begin"/>
            </w:r>
            <w:r w:rsidRPr="00935104">
              <w:rPr>
                <w:noProof/>
                <w:webHidden/>
              </w:rPr>
              <w:instrText xml:space="preserve"> PAGEREF _Toc130385283 \h </w:instrText>
            </w:r>
          </w:ins>
          <w:r w:rsidRPr="00935104">
            <w:rPr>
              <w:noProof/>
              <w:webHidden/>
            </w:rPr>
          </w:r>
          <w:r w:rsidRPr="00935104">
            <w:rPr>
              <w:noProof/>
              <w:webHidden/>
            </w:rPr>
            <w:fldChar w:fldCharType="separate"/>
          </w:r>
          <w:ins w:id="149" w:author="Camilo Andrés Díaz Gómez" w:date="2023-03-22T13:47:00Z">
            <w:r w:rsidRPr="00935104">
              <w:rPr>
                <w:noProof/>
                <w:webHidden/>
              </w:rPr>
              <w:t>71</w:t>
            </w:r>
            <w:r w:rsidRPr="00935104">
              <w:rPr>
                <w:noProof/>
                <w:webHidden/>
              </w:rPr>
              <w:fldChar w:fldCharType="end"/>
            </w:r>
            <w:r w:rsidRPr="00935104">
              <w:rPr>
                <w:rStyle w:val="Hipervnculo"/>
                <w:noProof/>
              </w:rPr>
              <w:fldChar w:fldCharType="end"/>
            </w:r>
          </w:ins>
        </w:p>
        <w:p w14:paraId="7D7219E1" w14:textId="3A3A2917" w:rsidR="00935104" w:rsidRPr="00935104" w:rsidRDefault="00935104">
          <w:pPr>
            <w:pStyle w:val="TDC3"/>
            <w:rPr>
              <w:ins w:id="150" w:author="Camilo Andrés Díaz Gómez" w:date="2023-03-22T13:47:00Z"/>
              <w:rFonts w:asciiTheme="minorHAnsi" w:eastAsiaTheme="minorEastAsia" w:hAnsiTheme="minorHAnsi"/>
              <w:noProof/>
              <w:sz w:val="22"/>
              <w:lang w:eastAsia="es-CO"/>
            </w:rPr>
          </w:pPr>
          <w:ins w:id="151"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"_Toc130385284"</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52" w:author="Camilo Andrés Díaz Gómez" w:date="2023-03-22T13:47:00Z">
                  <w:rPr>
                    <w:rStyle w:val="Hipervnculo"/>
                    <w:rFonts w:cs="Times New Roman"/>
                    <w:b/>
                    <w:bCs/>
                    <w:noProof/>
                  </w:rPr>
                </w:rPrChange>
              </w:rPr>
              <w:t>Anexo 1. Importación de librerías</w:t>
            </w:r>
            <w:r w:rsidRPr="00935104">
              <w:rPr>
                <w:noProof/>
                <w:webHidden/>
              </w:rPr>
              <w:tab/>
            </w:r>
            <w:r w:rsidRPr="00935104">
              <w:rPr>
                <w:noProof/>
                <w:webHidden/>
              </w:rPr>
              <w:fldChar w:fldCharType="begin"/>
            </w:r>
            <w:r w:rsidRPr="00935104">
              <w:rPr>
                <w:noProof/>
                <w:webHidden/>
              </w:rPr>
              <w:instrText xml:space="preserve"> PAGEREF _Toc130385284 \h </w:instrText>
            </w:r>
          </w:ins>
          <w:r w:rsidRPr="00935104">
            <w:rPr>
              <w:noProof/>
              <w:webHidden/>
            </w:rPr>
          </w:r>
          <w:r w:rsidRPr="00935104">
            <w:rPr>
              <w:noProof/>
              <w:webHidden/>
            </w:rPr>
            <w:fldChar w:fldCharType="separate"/>
          </w:r>
          <w:ins w:id="153" w:author="Camilo Andrés Díaz Gómez" w:date="2023-03-22T13:47:00Z">
            <w:r w:rsidRPr="00935104">
              <w:rPr>
                <w:noProof/>
                <w:webHidden/>
              </w:rPr>
              <w:t>71</w:t>
            </w:r>
            <w:r w:rsidRPr="00935104">
              <w:rPr>
                <w:noProof/>
                <w:webHidden/>
              </w:rPr>
              <w:fldChar w:fldCharType="end"/>
            </w:r>
            <w:r w:rsidRPr="00935104">
              <w:rPr>
                <w:rStyle w:val="Hipervnculo"/>
                <w:noProof/>
              </w:rPr>
              <w:fldChar w:fldCharType="end"/>
            </w:r>
          </w:ins>
        </w:p>
        <w:p w14:paraId="1D57B6FD" w14:textId="2245597D" w:rsidR="00935104" w:rsidRPr="00935104" w:rsidRDefault="00935104">
          <w:pPr>
            <w:pStyle w:val="TDC3"/>
            <w:rPr>
              <w:ins w:id="154" w:author="Camilo Andrés Díaz Gómez" w:date="2023-03-22T13:47:00Z"/>
              <w:rFonts w:asciiTheme="minorHAnsi" w:eastAsiaTheme="minorEastAsia" w:hAnsiTheme="minorHAnsi"/>
              <w:noProof/>
              <w:sz w:val="22"/>
              <w:lang w:eastAsia="es-CO"/>
            </w:rPr>
          </w:pPr>
          <w:ins w:id="155"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"_Toc130385285"</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56" w:author="Camilo Andrés Díaz Gómez" w:date="2023-03-22T13:47:00Z">
                  <w:rPr>
                    <w:rStyle w:val="Hipervnculo"/>
                    <w:rFonts w:cs="Times New Roman"/>
                    <w:b/>
                    <w:bCs/>
                    <w:noProof/>
                  </w:rPr>
                </w:rPrChange>
              </w:rPr>
              <w:t>Anexo 2. Apertura de los datos para los entrenamientos</w:t>
            </w:r>
            <w:r w:rsidRPr="00935104">
              <w:rPr>
                <w:noProof/>
                <w:webHidden/>
              </w:rPr>
              <w:tab/>
            </w:r>
            <w:r w:rsidRPr="00935104">
              <w:rPr>
                <w:noProof/>
                <w:webHidden/>
              </w:rPr>
              <w:fldChar w:fldCharType="begin"/>
            </w:r>
            <w:r w:rsidRPr="00935104">
              <w:rPr>
                <w:noProof/>
                <w:webHidden/>
              </w:rPr>
              <w:instrText xml:space="preserve"> PAGEREF _Toc130385285 \h </w:instrText>
            </w:r>
          </w:ins>
          <w:r w:rsidRPr="00935104">
            <w:rPr>
              <w:noProof/>
              <w:webHidden/>
            </w:rPr>
          </w:r>
          <w:r w:rsidRPr="00935104">
            <w:rPr>
              <w:noProof/>
              <w:webHidden/>
            </w:rPr>
            <w:fldChar w:fldCharType="separate"/>
          </w:r>
          <w:ins w:id="157" w:author="Camilo Andrés Díaz Gómez" w:date="2023-03-22T13:47:00Z">
            <w:r w:rsidRPr="00935104">
              <w:rPr>
                <w:noProof/>
                <w:webHidden/>
              </w:rPr>
              <w:t>74</w:t>
            </w:r>
            <w:r w:rsidRPr="00935104">
              <w:rPr>
                <w:noProof/>
                <w:webHidden/>
              </w:rPr>
              <w:fldChar w:fldCharType="end"/>
            </w:r>
            <w:r w:rsidRPr="00935104">
              <w:rPr>
                <w:rStyle w:val="Hipervnculo"/>
                <w:noProof/>
              </w:rPr>
              <w:fldChar w:fldCharType="end"/>
            </w:r>
          </w:ins>
        </w:p>
        <w:p w14:paraId="4913D144" w14:textId="283DAFDE" w:rsidR="00935104" w:rsidRPr="00935104" w:rsidRDefault="00935104">
          <w:pPr>
            <w:pStyle w:val="TDC3"/>
            <w:rPr>
              <w:ins w:id="158" w:author="Camilo Andrés Díaz Gómez" w:date="2023-03-22T13:47:00Z"/>
              <w:rFonts w:asciiTheme="minorHAnsi" w:eastAsiaTheme="minorEastAsia" w:hAnsiTheme="minorHAnsi"/>
              <w:noProof/>
              <w:sz w:val="22"/>
              <w:lang w:eastAsia="es-CO"/>
            </w:rPr>
          </w:pPr>
          <w:ins w:id="159" w:author="Camilo Andrés Díaz Gómez" w:date="2023-03-22T13:47:00Z">
            <w:r w:rsidRPr="00935104">
              <w:rPr>
                <w:rStyle w:val="Hipervnculo"/>
                <w:noProof/>
              </w:rPr>
              <w:fldChar w:fldCharType="begin"/>
            </w:r>
            <w:r w:rsidRPr="00935104">
              <w:rPr>
                <w:rStyle w:val="Hipervnculo"/>
                <w:noProof/>
              </w:rPr>
              <w:instrText xml:space="preserve"> </w:instrText>
            </w:r>
            <w:r w:rsidRPr="00935104">
              <w:rPr>
                <w:noProof/>
              </w:rPr>
              <w:instrText>HYPERLINK \l "_Toc130385286"</w:instrText>
            </w:r>
            <w:r w:rsidRPr="00935104">
              <w:rPr>
                <w:rStyle w:val="Hipervnculo"/>
                <w:noProof/>
              </w:rPr>
              <w:instrText xml:space="preserve"> </w:instrText>
            </w:r>
            <w:r w:rsidRPr="00935104">
              <w:rPr>
                <w:rStyle w:val="Hipervnculo"/>
                <w:noProof/>
              </w:rPr>
            </w:r>
            <w:r w:rsidRPr="00935104">
              <w:rPr>
                <w:rStyle w:val="Hipervnculo"/>
                <w:noProof/>
              </w:rPr>
              <w:fldChar w:fldCharType="separate"/>
            </w:r>
            <w:r w:rsidRPr="00935104">
              <w:rPr>
                <w:rStyle w:val="Hipervnculo"/>
                <w:rFonts w:cs="Times New Roman"/>
                <w:noProof/>
                <w:rPrChange w:id="160" w:author="Camilo Andrés Díaz Gómez" w:date="2023-03-22T13:47:00Z">
                  <w:rPr>
                    <w:rStyle w:val="Hipervnculo"/>
                    <w:rFonts w:cs="Times New Roman"/>
                    <w:b/>
                    <w:bCs/>
                    <w:noProof/>
                  </w:rPr>
                </w:rPrChange>
              </w:rPr>
              <w:t>Anexo 3. Resultados en tiempo real</w:t>
            </w:r>
            <w:r w:rsidRPr="00935104">
              <w:rPr>
                <w:noProof/>
                <w:webHidden/>
              </w:rPr>
              <w:tab/>
            </w:r>
            <w:r w:rsidRPr="00935104">
              <w:rPr>
                <w:noProof/>
                <w:webHidden/>
              </w:rPr>
              <w:fldChar w:fldCharType="begin"/>
            </w:r>
            <w:r w:rsidRPr="00935104">
              <w:rPr>
                <w:noProof/>
                <w:webHidden/>
              </w:rPr>
              <w:instrText xml:space="preserve"> PAGEREF _Toc130385286 \h </w:instrText>
            </w:r>
          </w:ins>
          <w:r w:rsidRPr="00935104">
            <w:rPr>
              <w:noProof/>
              <w:webHidden/>
            </w:rPr>
          </w:r>
          <w:r w:rsidRPr="00935104">
            <w:rPr>
              <w:noProof/>
              <w:webHidden/>
            </w:rPr>
            <w:fldChar w:fldCharType="separate"/>
          </w:r>
          <w:ins w:id="161" w:author="Camilo Andrés Díaz Gómez" w:date="2023-03-22T13:47:00Z">
            <w:r w:rsidRPr="00935104">
              <w:rPr>
                <w:noProof/>
                <w:webHidden/>
              </w:rPr>
              <w:t>77</w:t>
            </w:r>
            <w:r w:rsidRPr="00935104">
              <w:rPr>
                <w:noProof/>
                <w:webHidden/>
              </w:rPr>
              <w:fldChar w:fldCharType="end"/>
            </w:r>
            <w:r w:rsidRPr="00935104">
              <w:rPr>
                <w:rStyle w:val="Hipervnculo"/>
                <w:noProof/>
              </w:rPr>
              <w:fldChar w:fldCharType="end"/>
            </w:r>
          </w:ins>
        </w:p>
        <w:p w14:paraId="0A556CC2" w14:textId="184FF0E0" w:rsidR="00B459BD" w:rsidRPr="00935104" w:rsidDel="00C513D5" w:rsidRDefault="00B459BD">
          <w:pPr>
            <w:pStyle w:val="TDC2"/>
            <w:rPr>
              <w:del w:id="162" w:author="Camilo Andrés Díaz Gómez" w:date="2023-03-14T19:55:00Z"/>
              <w:rFonts w:eastAsiaTheme="minorEastAsia" w:cs="Times New Roman"/>
              <w:noProof/>
              <w:sz w:val="22"/>
              <w:lang w:eastAsia="es-CO"/>
              <w:rPrChange w:id="163" w:author="Camilo Andrés Díaz Gómez" w:date="2023-03-22T13:47:00Z">
                <w:rPr>
                  <w:del w:id="164" w:author="Camilo Andrés Díaz Gómez" w:date="2023-03-14T19:55:00Z"/>
                  <w:rFonts w:asciiTheme="minorHAnsi" w:eastAsiaTheme="minorEastAsia" w:hAnsiTheme="minorHAnsi"/>
                  <w:noProof/>
                  <w:sz w:val="22"/>
                  <w:lang w:eastAsia="es-CO"/>
                </w:rPr>
              </w:rPrChange>
            </w:rPr>
          </w:pPr>
          <w:del w:id="165" w:author="Camilo Andrés Díaz Gómez" w:date="2023-03-14T19:55:00Z">
            <w:r w:rsidRPr="00935104" w:rsidDel="00C513D5">
              <w:rPr>
                <w:rPrChange w:id="166" w:author="Camilo Andrés Díaz Gómez" w:date="2023-03-22T13:47:00Z">
                  <w:rPr>
                    <w:rStyle w:val="Hipervnculo"/>
                    <w:rFonts w:cs="Times New Roman"/>
                    <w:noProof/>
                  </w:rPr>
                </w:rPrChange>
              </w:rPr>
              <w:delText>Resumen</w:delText>
            </w:r>
            <w:r w:rsidRPr="00935104" w:rsidDel="00C513D5">
              <w:rPr>
                <w:rFonts w:cs="Times New Roman"/>
                <w:noProof/>
                <w:webHidden/>
              </w:rPr>
              <w:tab/>
              <w:delText>8</w:delText>
            </w:r>
          </w:del>
        </w:p>
        <w:p w14:paraId="0A39F691" w14:textId="3EECE1BB" w:rsidR="00B459BD" w:rsidRPr="00935104" w:rsidDel="00C513D5" w:rsidRDefault="00B459BD">
          <w:pPr>
            <w:pStyle w:val="TDC2"/>
            <w:rPr>
              <w:del w:id="167" w:author="Camilo Andrés Díaz Gómez" w:date="2023-03-14T19:55:00Z"/>
              <w:rFonts w:eastAsiaTheme="minorEastAsia" w:cs="Times New Roman"/>
              <w:noProof/>
              <w:sz w:val="22"/>
              <w:lang w:eastAsia="es-CO"/>
              <w:rPrChange w:id="168" w:author="Camilo Andrés Díaz Gómez" w:date="2023-03-22T13:47:00Z">
                <w:rPr>
                  <w:del w:id="169" w:author="Camilo Andrés Díaz Gómez" w:date="2023-03-14T19:55:00Z"/>
                  <w:rFonts w:asciiTheme="minorHAnsi" w:eastAsiaTheme="minorEastAsia" w:hAnsiTheme="minorHAnsi"/>
                  <w:noProof/>
                  <w:sz w:val="22"/>
                  <w:lang w:eastAsia="es-CO"/>
                </w:rPr>
              </w:rPrChange>
            </w:rPr>
          </w:pPr>
          <w:del w:id="170" w:author="Camilo Andrés Díaz Gómez" w:date="2023-03-14T19:55:00Z">
            <w:r w:rsidRPr="00935104" w:rsidDel="00C513D5">
              <w:rPr>
                <w:rPrChange w:id="171" w:author="Camilo Andrés Díaz Gómez" w:date="2023-03-22T13:47:00Z">
                  <w:rPr>
                    <w:rStyle w:val="Hipervnculo"/>
                    <w:rFonts w:cs="Times New Roman"/>
                    <w:noProof/>
                    <w:lang w:val="en-US"/>
                  </w:rPr>
                </w:rPrChange>
              </w:rPr>
              <w:delText>Abstract</w:delText>
            </w:r>
            <w:r w:rsidRPr="00935104" w:rsidDel="00C513D5">
              <w:rPr>
                <w:rFonts w:cs="Times New Roman"/>
                <w:noProof/>
                <w:webHidden/>
              </w:rPr>
              <w:tab/>
              <w:delText>10</w:delText>
            </w:r>
          </w:del>
        </w:p>
        <w:p w14:paraId="6CB4D2F8" w14:textId="68C78B5B" w:rsidR="00B459BD" w:rsidRPr="00935104" w:rsidDel="00C513D5" w:rsidRDefault="00B459BD">
          <w:pPr>
            <w:pStyle w:val="TDC2"/>
            <w:rPr>
              <w:del w:id="172" w:author="Camilo Andrés Díaz Gómez" w:date="2023-03-14T19:55:00Z"/>
              <w:rFonts w:eastAsiaTheme="minorEastAsia" w:cs="Times New Roman"/>
              <w:noProof/>
              <w:sz w:val="22"/>
              <w:lang w:eastAsia="es-CO"/>
              <w:rPrChange w:id="173" w:author="Camilo Andrés Díaz Gómez" w:date="2023-03-22T13:47:00Z">
                <w:rPr>
                  <w:del w:id="174" w:author="Camilo Andrés Díaz Gómez" w:date="2023-03-14T19:55:00Z"/>
                  <w:rFonts w:asciiTheme="minorHAnsi" w:eastAsiaTheme="minorEastAsia" w:hAnsiTheme="minorHAnsi"/>
                  <w:noProof/>
                  <w:sz w:val="22"/>
                  <w:lang w:eastAsia="es-CO"/>
                </w:rPr>
              </w:rPrChange>
            </w:rPr>
          </w:pPr>
          <w:del w:id="175" w:author="Camilo Andrés Díaz Gómez" w:date="2023-03-14T19:55:00Z">
            <w:r w:rsidRPr="00935104" w:rsidDel="00C513D5">
              <w:rPr>
                <w:rPrChange w:id="176" w:author="Camilo Andrés Díaz Gómez" w:date="2023-03-22T13:47:00Z">
                  <w:rPr>
                    <w:rStyle w:val="Hipervnculo"/>
                    <w:rFonts w:cs="Times New Roman"/>
                    <w:noProof/>
                  </w:rPr>
                </w:rPrChange>
              </w:rPr>
              <w:delText>Introducción</w:delText>
            </w:r>
            <w:r w:rsidRPr="00935104" w:rsidDel="00C513D5">
              <w:rPr>
                <w:rFonts w:cs="Times New Roman"/>
                <w:noProof/>
                <w:webHidden/>
              </w:rPr>
              <w:tab/>
              <w:delText>12</w:delText>
            </w:r>
          </w:del>
        </w:p>
        <w:p w14:paraId="700E5A12" w14:textId="6C4DEB71" w:rsidR="00B459BD" w:rsidRPr="00935104" w:rsidDel="00C513D5" w:rsidRDefault="00B459BD">
          <w:pPr>
            <w:pStyle w:val="TDC2"/>
            <w:rPr>
              <w:del w:id="177" w:author="Camilo Andrés Díaz Gómez" w:date="2023-03-14T19:55:00Z"/>
              <w:rFonts w:eastAsiaTheme="minorEastAsia" w:cs="Times New Roman"/>
              <w:noProof/>
              <w:sz w:val="22"/>
              <w:lang w:eastAsia="es-CO"/>
              <w:rPrChange w:id="178" w:author="Camilo Andrés Díaz Gómez" w:date="2023-03-22T13:47:00Z">
                <w:rPr>
                  <w:del w:id="179" w:author="Camilo Andrés Díaz Gómez" w:date="2023-03-14T19:55:00Z"/>
                  <w:rFonts w:asciiTheme="minorHAnsi" w:eastAsiaTheme="minorEastAsia" w:hAnsiTheme="minorHAnsi"/>
                  <w:noProof/>
                  <w:sz w:val="22"/>
                  <w:lang w:eastAsia="es-CO"/>
                </w:rPr>
              </w:rPrChange>
            </w:rPr>
          </w:pPr>
          <w:del w:id="180" w:author="Camilo Andrés Díaz Gómez" w:date="2023-03-14T19:55:00Z">
            <w:r w:rsidRPr="00935104" w:rsidDel="00C513D5">
              <w:rPr>
                <w:rPrChange w:id="181" w:author="Camilo Andrés Díaz Gómez" w:date="2023-03-22T13:47:00Z">
                  <w:rPr>
                    <w:rStyle w:val="Hipervnculo"/>
                    <w:rFonts w:cs="Times New Roman"/>
                    <w:noProof/>
                  </w:rPr>
                </w:rPrChange>
              </w:rPr>
              <w:delText>Planteamiento del Problema</w:delText>
            </w:r>
            <w:r w:rsidRPr="00935104" w:rsidDel="00C513D5">
              <w:rPr>
                <w:rFonts w:cs="Times New Roman"/>
                <w:noProof/>
                <w:webHidden/>
              </w:rPr>
              <w:tab/>
              <w:delText>14</w:delText>
            </w:r>
          </w:del>
        </w:p>
        <w:p w14:paraId="71A2469E" w14:textId="15C2C9FE" w:rsidR="00B459BD" w:rsidRPr="00935104" w:rsidDel="00C513D5" w:rsidRDefault="00B459BD">
          <w:pPr>
            <w:pStyle w:val="TDC3"/>
            <w:rPr>
              <w:del w:id="182" w:author="Camilo Andrés Díaz Gómez" w:date="2023-03-14T19:55:00Z"/>
              <w:rFonts w:eastAsiaTheme="minorEastAsia" w:cs="Times New Roman"/>
              <w:noProof/>
              <w:sz w:val="22"/>
              <w:lang w:eastAsia="es-CO"/>
              <w:rPrChange w:id="183" w:author="Camilo Andrés Díaz Gómez" w:date="2023-03-22T13:47:00Z">
                <w:rPr>
                  <w:del w:id="184" w:author="Camilo Andrés Díaz Gómez" w:date="2023-03-14T19:55:00Z"/>
                  <w:rFonts w:asciiTheme="minorHAnsi" w:eastAsiaTheme="minorEastAsia" w:hAnsiTheme="minorHAnsi"/>
                  <w:noProof/>
                  <w:sz w:val="22"/>
                  <w:lang w:eastAsia="es-CO"/>
                </w:rPr>
              </w:rPrChange>
            </w:rPr>
          </w:pPr>
          <w:del w:id="185" w:author="Camilo Andrés Díaz Gómez" w:date="2023-03-14T19:55:00Z">
            <w:r w:rsidRPr="00935104" w:rsidDel="00C513D5">
              <w:rPr>
                <w:rPrChange w:id="186" w:author="Camilo Andrés Díaz Gómez" w:date="2023-03-22T13:47:00Z">
                  <w:rPr>
                    <w:rStyle w:val="Hipervnculo"/>
                    <w:rFonts w:cs="Times New Roman"/>
                    <w:b/>
                    <w:bCs/>
                    <w:noProof/>
                  </w:rPr>
                </w:rPrChange>
              </w:rPr>
              <w:delText>Antecedentes</w:delText>
            </w:r>
            <w:r w:rsidRPr="00935104" w:rsidDel="00C513D5">
              <w:rPr>
                <w:rFonts w:cs="Times New Roman"/>
                <w:noProof/>
                <w:webHidden/>
              </w:rPr>
              <w:tab/>
              <w:delText>15</w:delText>
            </w:r>
          </w:del>
        </w:p>
        <w:p w14:paraId="797C12C2" w14:textId="5476C24D" w:rsidR="00B459BD" w:rsidRPr="00935104" w:rsidDel="00C513D5" w:rsidRDefault="00B459BD">
          <w:pPr>
            <w:pStyle w:val="TDC2"/>
            <w:rPr>
              <w:del w:id="187" w:author="Camilo Andrés Díaz Gómez" w:date="2023-03-14T19:55:00Z"/>
              <w:rFonts w:eastAsiaTheme="minorEastAsia" w:cs="Times New Roman"/>
              <w:noProof/>
              <w:sz w:val="22"/>
              <w:lang w:eastAsia="es-CO"/>
              <w:rPrChange w:id="188" w:author="Camilo Andrés Díaz Gómez" w:date="2023-03-22T13:47:00Z">
                <w:rPr>
                  <w:del w:id="189" w:author="Camilo Andrés Díaz Gómez" w:date="2023-03-14T19:55:00Z"/>
                  <w:rFonts w:asciiTheme="minorHAnsi" w:eastAsiaTheme="minorEastAsia" w:hAnsiTheme="minorHAnsi"/>
                  <w:noProof/>
                  <w:sz w:val="22"/>
                  <w:lang w:eastAsia="es-CO"/>
                </w:rPr>
              </w:rPrChange>
            </w:rPr>
          </w:pPr>
          <w:del w:id="190" w:author="Camilo Andrés Díaz Gómez" w:date="2023-03-14T19:55:00Z">
            <w:r w:rsidRPr="00935104" w:rsidDel="00C513D5">
              <w:rPr>
                <w:rPrChange w:id="191" w:author="Camilo Andrés Díaz Gómez" w:date="2023-03-22T13:47:00Z">
                  <w:rPr>
                    <w:rStyle w:val="Hipervnculo"/>
                    <w:rFonts w:cs="Times New Roman"/>
                    <w:noProof/>
                  </w:rPr>
                </w:rPrChange>
              </w:rPr>
              <w:delText>Justificación</w:delText>
            </w:r>
            <w:r w:rsidRPr="00935104" w:rsidDel="00C513D5">
              <w:rPr>
                <w:rFonts w:cs="Times New Roman"/>
                <w:noProof/>
                <w:webHidden/>
              </w:rPr>
              <w:tab/>
              <w:delText>18</w:delText>
            </w:r>
          </w:del>
        </w:p>
        <w:p w14:paraId="27E883F4" w14:textId="1D67645A" w:rsidR="00B459BD" w:rsidRPr="00935104" w:rsidDel="00C513D5" w:rsidRDefault="00B459BD">
          <w:pPr>
            <w:pStyle w:val="TDC2"/>
            <w:rPr>
              <w:del w:id="192" w:author="Camilo Andrés Díaz Gómez" w:date="2023-03-14T19:55:00Z"/>
              <w:rFonts w:eastAsiaTheme="minorEastAsia" w:cs="Times New Roman"/>
              <w:noProof/>
              <w:sz w:val="22"/>
              <w:lang w:eastAsia="es-CO"/>
              <w:rPrChange w:id="193" w:author="Camilo Andrés Díaz Gómez" w:date="2023-03-22T13:47:00Z">
                <w:rPr>
                  <w:del w:id="194" w:author="Camilo Andrés Díaz Gómez" w:date="2023-03-14T19:55:00Z"/>
                  <w:rFonts w:asciiTheme="minorHAnsi" w:eastAsiaTheme="minorEastAsia" w:hAnsiTheme="minorHAnsi"/>
                  <w:noProof/>
                  <w:sz w:val="22"/>
                  <w:lang w:eastAsia="es-CO"/>
                </w:rPr>
              </w:rPrChange>
            </w:rPr>
          </w:pPr>
          <w:del w:id="195" w:author="Camilo Andrés Díaz Gómez" w:date="2023-03-14T19:55:00Z">
            <w:r w:rsidRPr="00935104" w:rsidDel="00C513D5">
              <w:rPr>
                <w:rPrChange w:id="196" w:author="Camilo Andrés Díaz Gómez" w:date="2023-03-22T13:47:00Z">
                  <w:rPr>
                    <w:rStyle w:val="Hipervnculo"/>
                    <w:rFonts w:cs="Times New Roman"/>
                    <w:noProof/>
                  </w:rPr>
                </w:rPrChange>
              </w:rPr>
              <w:delText>Objetivos</w:delText>
            </w:r>
            <w:r w:rsidRPr="00935104" w:rsidDel="00C513D5">
              <w:rPr>
                <w:rFonts w:cs="Times New Roman"/>
                <w:noProof/>
                <w:webHidden/>
              </w:rPr>
              <w:tab/>
              <w:delText>20</w:delText>
            </w:r>
          </w:del>
        </w:p>
        <w:p w14:paraId="1E1AFBA3" w14:textId="167CEF91" w:rsidR="00B459BD" w:rsidRPr="00935104" w:rsidDel="00C513D5" w:rsidRDefault="00B459BD">
          <w:pPr>
            <w:pStyle w:val="TDC3"/>
            <w:rPr>
              <w:del w:id="197" w:author="Camilo Andrés Díaz Gómez" w:date="2023-03-14T19:55:00Z"/>
              <w:rFonts w:eastAsiaTheme="minorEastAsia" w:cs="Times New Roman"/>
              <w:noProof/>
              <w:sz w:val="22"/>
              <w:lang w:eastAsia="es-CO"/>
              <w:rPrChange w:id="198" w:author="Camilo Andrés Díaz Gómez" w:date="2023-03-22T13:47:00Z">
                <w:rPr>
                  <w:del w:id="199" w:author="Camilo Andrés Díaz Gómez" w:date="2023-03-14T19:55:00Z"/>
                  <w:rFonts w:asciiTheme="minorHAnsi" w:eastAsiaTheme="minorEastAsia" w:hAnsiTheme="minorHAnsi"/>
                  <w:noProof/>
                  <w:sz w:val="22"/>
                  <w:lang w:eastAsia="es-CO"/>
                </w:rPr>
              </w:rPrChange>
            </w:rPr>
          </w:pPr>
          <w:del w:id="200" w:author="Camilo Andrés Díaz Gómez" w:date="2023-03-14T19:55:00Z">
            <w:r w:rsidRPr="00935104" w:rsidDel="00C513D5">
              <w:rPr>
                <w:rPrChange w:id="201" w:author="Camilo Andrés Díaz Gómez" w:date="2023-03-22T13:47:00Z">
                  <w:rPr>
                    <w:rStyle w:val="Hipervnculo"/>
                    <w:rFonts w:cs="Times New Roman"/>
                    <w:b/>
                    <w:bCs/>
                    <w:noProof/>
                  </w:rPr>
                </w:rPrChange>
              </w:rPr>
              <w:delText>Objetivo General</w:delText>
            </w:r>
            <w:r w:rsidRPr="00935104" w:rsidDel="00C513D5">
              <w:rPr>
                <w:rFonts w:cs="Times New Roman"/>
                <w:noProof/>
                <w:webHidden/>
              </w:rPr>
              <w:tab/>
              <w:delText>20</w:delText>
            </w:r>
          </w:del>
        </w:p>
        <w:p w14:paraId="0C346772" w14:textId="101537A8" w:rsidR="00B459BD" w:rsidRPr="00935104" w:rsidDel="00C513D5" w:rsidRDefault="00B459BD">
          <w:pPr>
            <w:pStyle w:val="TDC3"/>
            <w:rPr>
              <w:del w:id="202" w:author="Camilo Andrés Díaz Gómez" w:date="2023-03-14T19:55:00Z"/>
              <w:rFonts w:eastAsiaTheme="minorEastAsia" w:cs="Times New Roman"/>
              <w:noProof/>
              <w:sz w:val="22"/>
              <w:lang w:eastAsia="es-CO"/>
              <w:rPrChange w:id="203" w:author="Camilo Andrés Díaz Gómez" w:date="2023-03-22T13:47:00Z">
                <w:rPr>
                  <w:del w:id="204" w:author="Camilo Andrés Díaz Gómez" w:date="2023-03-14T19:55:00Z"/>
                  <w:rFonts w:asciiTheme="minorHAnsi" w:eastAsiaTheme="minorEastAsia" w:hAnsiTheme="minorHAnsi"/>
                  <w:noProof/>
                  <w:sz w:val="22"/>
                  <w:lang w:eastAsia="es-CO"/>
                </w:rPr>
              </w:rPrChange>
            </w:rPr>
          </w:pPr>
          <w:del w:id="205" w:author="Camilo Andrés Díaz Gómez" w:date="2023-03-14T19:55:00Z">
            <w:r w:rsidRPr="00935104" w:rsidDel="00C513D5">
              <w:rPr>
                <w:rPrChange w:id="206" w:author="Camilo Andrés Díaz Gómez" w:date="2023-03-22T13:47:00Z">
                  <w:rPr>
                    <w:rStyle w:val="Hipervnculo"/>
                    <w:rFonts w:cs="Times New Roman"/>
                    <w:b/>
                    <w:bCs/>
                    <w:noProof/>
                  </w:rPr>
                </w:rPrChange>
              </w:rPr>
              <w:delText>Objetivos Específicos</w:delText>
            </w:r>
            <w:r w:rsidRPr="00935104" w:rsidDel="00C513D5">
              <w:rPr>
                <w:rFonts w:cs="Times New Roman"/>
                <w:noProof/>
                <w:webHidden/>
              </w:rPr>
              <w:tab/>
              <w:delText>20</w:delText>
            </w:r>
          </w:del>
        </w:p>
        <w:p w14:paraId="517141FA" w14:textId="490B9B1B" w:rsidR="00B459BD" w:rsidRPr="00935104" w:rsidDel="00C513D5" w:rsidRDefault="00B459BD">
          <w:pPr>
            <w:pStyle w:val="TDC2"/>
            <w:rPr>
              <w:del w:id="207" w:author="Camilo Andrés Díaz Gómez" w:date="2023-03-14T19:55:00Z"/>
              <w:rFonts w:eastAsiaTheme="minorEastAsia" w:cs="Times New Roman"/>
              <w:noProof/>
              <w:sz w:val="22"/>
              <w:lang w:eastAsia="es-CO"/>
              <w:rPrChange w:id="208" w:author="Camilo Andrés Díaz Gómez" w:date="2023-03-22T13:47:00Z">
                <w:rPr>
                  <w:del w:id="209" w:author="Camilo Andrés Díaz Gómez" w:date="2023-03-14T19:55:00Z"/>
                  <w:rFonts w:asciiTheme="minorHAnsi" w:eastAsiaTheme="minorEastAsia" w:hAnsiTheme="minorHAnsi"/>
                  <w:noProof/>
                  <w:sz w:val="22"/>
                  <w:lang w:eastAsia="es-CO"/>
                </w:rPr>
              </w:rPrChange>
            </w:rPr>
          </w:pPr>
          <w:del w:id="210" w:author="Camilo Andrés Díaz Gómez" w:date="2023-03-14T19:55:00Z">
            <w:r w:rsidRPr="00935104" w:rsidDel="00C513D5">
              <w:rPr>
                <w:rPrChange w:id="211" w:author="Camilo Andrés Díaz Gómez" w:date="2023-03-22T13:47:00Z">
                  <w:rPr>
                    <w:rStyle w:val="Hipervnculo"/>
                    <w:rFonts w:cs="Times New Roman"/>
                    <w:noProof/>
                    <w:lang w:val="en-US"/>
                  </w:rPr>
                </w:rPrChange>
              </w:rPr>
              <w:delText>Marco Teórico</w:delText>
            </w:r>
            <w:r w:rsidRPr="00935104" w:rsidDel="00C513D5">
              <w:rPr>
                <w:rFonts w:cs="Times New Roman"/>
                <w:noProof/>
                <w:webHidden/>
              </w:rPr>
              <w:tab/>
              <w:delText>21</w:delText>
            </w:r>
          </w:del>
        </w:p>
        <w:p w14:paraId="00FCEB31" w14:textId="396C5977" w:rsidR="00B459BD" w:rsidRPr="00935104" w:rsidDel="00C513D5" w:rsidRDefault="00B459BD">
          <w:pPr>
            <w:pStyle w:val="TDC2"/>
            <w:rPr>
              <w:del w:id="212" w:author="Camilo Andrés Díaz Gómez" w:date="2023-03-14T19:55:00Z"/>
              <w:rFonts w:eastAsiaTheme="minorEastAsia" w:cs="Times New Roman"/>
              <w:noProof/>
              <w:sz w:val="22"/>
              <w:lang w:eastAsia="es-CO"/>
              <w:rPrChange w:id="213" w:author="Camilo Andrés Díaz Gómez" w:date="2023-03-22T13:47:00Z">
                <w:rPr>
                  <w:del w:id="214" w:author="Camilo Andrés Díaz Gómez" w:date="2023-03-14T19:55:00Z"/>
                  <w:rFonts w:asciiTheme="minorHAnsi" w:eastAsiaTheme="minorEastAsia" w:hAnsiTheme="minorHAnsi"/>
                  <w:noProof/>
                  <w:sz w:val="22"/>
                  <w:lang w:eastAsia="es-CO"/>
                </w:rPr>
              </w:rPrChange>
            </w:rPr>
          </w:pPr>
          <w:del w:id="215" w:author="Camilo Andrés Díaz Gómez" w:date="2023-03-14T19:55:00Z">
            <w:r w:rsidRPr="00935104" w:rsidDel="00C513D5">
              <w:rPr>
                <w:rPrChange w:id="216" w:author="Camilo Andrés Díaz Gómez" w:date="2023-03-22T13:47:00Z">
                  <w:rPr>
                    <w:rStyle w:val="Hipervnculo"/>
                    <w:rFonts w:cs="Times New Roman"/>
                    <w:noProof/>
                  </w:rPr>
                </w:rPrChange>
              </w:rPr>
              <w:delText>Metodología</w:delText>
            </w:r>
            <w:r w:rsidRPr="00935104" w:rsidDel="00C513D5">
              <w:rPr>
                <w:rFonts w:cs="Times New Roman"/>
                <w:noProof/>
                <w:webHidden/>
              </w:rPr>
              <w:tab/>
              <w:delText>47</w:delText>
            </w:r>
          </w:del>
        </w:p>
        <w:p w14:paraId="01D76257" w14:textId="05C7A194" w:rsidR="00B459BD" w:rsidRPr="00935104" w:rsidDel="00C513D5" w:rsidRDefault="00B459BD">
          <w:pPr>
            <w:pStyle w:val="TDC2"/>
            <w:rPr>
              <w:del w:id="217" w:author="Camilo Andrés Díaz Gómez" w:date="2023-03-14T19:55:00Z"/>
              <w:rFonts w:eastAsiaTheme="minorEastAsia" w:cs="Times New Roman"/>
              <w:noProof/>
              <w:sz w:val="22"/>
              <w:lang w:eastAsia="es-CO"/>
              <w:rPrChange w:id="218" w:author="Camilo Andrés Díaz Gómez" w:date="2023-03-22T13:47:00Z">
                <w:rPr>
                  <w:del w:id="219" w:author="Camilo Andrés Díaz Gómez" w:date="2023-03-14T19:55:00Z"/>
                  <w:rFonts w:asciiTheme="minorHAnsi" w:eastAsiaTheme="minorEastAsia" w:hAnsiTheme="minorHAnsi"/>
                  <w:noProof/>
                  <w:sz w:val="22"/>
                  <w:lang w:eastAsia="es-CO"/>
                </w:rPr>
              </w:rPrChange>
            </w:rPr>
          </w:pPr>
          <w:del w:id="220" w:author="Camilo Andrés Díaz Gómez" w:date="2023-03-14T19:55:00Z">
            <w:r w:rsidRPr="00935104" w:rsidDel="00C513D5">
              <w:rPr>
                <w:rPrChange w:id="221" w:author="Camilo Andrés Díaz Gómez" w:date="2023-03-22T13:47:00Z">
                  <w:rPr>
                    <w:rStyle w:val="Hipervnculo"/>
                    <w:rFonts w:cs="Times New Roman"/>
                    <w:noProof/>
                  </w:rPr>
                </w:rPrChange>
              </w:rPr>
              <w:delText>Resultados</w:delText>
            </w:r>
            <w:r w:rsidRPr="00935104" w:rsidDel="00C513D5">
              <w:rPr>
                <w:rFonts w:cs="Times New Roman"/>
                <w:noProof/>
                <w:webHidden/>
              </w:rPr>
              <w:tab/>
              <w:delText>56</w:delText>
            </w:r>
          </w:del>
        </w:p>
        <w:p w14:paraId="3EE4452D" w14:textId="2F0A2064" w:rsidR="00B459BD" w:rsidRPr="00935104" w:rsidDel="00C513D5" w:rsidRDefault="00B459BD">
          <w:pPr>
            <w:pStyle w:val="TDC2"/>
            <w:rPr>
              <w:del w:id="222" w:author="Camilo Andrés Díaz Gómez" w:date="2023-03-14T19:55:00Z"/>
              <w:rFonts w:eastAsiaTheme="minorEastAsia" w:cs="Times New Roman"/>
              <w:noProof/>
              <w:sz w:val="22"/>
              <w:lang w:eastAsia="es-CO"/>
              <w:rPrChange w:id="223" w:author="Camilo Andrés Díaz Gómez" w:date="2023-03-22T13:47:00Z">
                <w:rPr>
                  <w:del w:id="224" w:author="Camilo Andrés Díaz Gómez" w:date="2023-03-14T19:55:00Z"/>
                  <w:rFonts w:asciiTheme="minorHAnsi" w:eastAsiaTheme="minorEastAsia" w:hAnsiTheme="minorHAnsi"/>
                  <w:noProof/>
                  <w:sz w:val="22"/>
                  <w:lang w:eastAsia="es-CO"/>
                </w:rPr>
              </w:rPrChange>
            </w:rPr>
          </w:pPr>
          <w:del w:id="225" w:author="Camilo Andrés Díaz Gómez" w:date="2023-03-14T19:55:00Z">
            <w:r w:rsidRPr="00935104" w:rsidDel="00C513D5">
              <w:rPr>
                <w:rPrChange w:id="226" w:author="Camilo Andrés Díaz Gómez" w:date="2023-03-22T13:47:00Z">
                  <w:rPr>
                    <w:rStyle w:val="Hipervnculo"/>
                    <w:rFonts w:cs="Times New Roman"/>
                    <w:noProof/>
                  </w:rPr>
                </w:rPrChange>
              </w:rPr>
              <w:delText>Conclusiones</w:delText>
            </w:r>
            <w:r w:rsidRPr="00935104" w:rsidDel="00C513D5">
              <w:rPr>
                <w:rFonts w:cs="Times New Roman"/>
                <w:noProof/>
                <w:webHidden/>
              </w:rPr>
              <w:tab/>
              <w:delText>62</w:delText>
            </w:r>
          </w:del>
        </w:p>
        <w:p w14:paraId="563E9CB5" w14:textId="02BA2236" w:rsidR="00B459BD" w:rsidRPr="00935104" w:rsidDel="00C513D5" w:rsidRDefault="00B459BD">
          <w:pPr>
            <w:pStyle w:val="TDC2"/>
            <w:rPr>
              <w:del w:id="227" w:author="Camilo Andrés Díaz Gómez" w:date="2023-03-14T19:55:00Z"/>
              <w:rFonts w:eastAsiaTheme="minorEastAsia" w:cs="Times New Roman"/>
              <w:noProof/>
              <w:sz w:val="22"/>
              <w:lang w:eastAsia="es-CO"/>
              <w:rPrChange w:id="228" w:author="Camilo Andrés Díaz Gómez" w:date="2023-03-22T13:47:00Z">
                <w:rPr>
                  <w:del w:id="229" w:author="Camilo Andrés Díaz Gómez" w:date="2023-03-14T19:55:00Z"/>
                  <w:rFonts w:asciiTheme="minorHAnsi" w:eastAsiaTheme="minorEastAsia" w:hAnsiTheme="minorHAnsi"/>
                  <w:noProof/>
                  <w:sz w:val="22"/>
                  <w:lang w:eastAsia="es-CO"/>
                </w:rPr>
              </w:rPrChange>
            </w:rPr>
          </w:pPr>
          <w:del w:id="230" w:author="Camilo Andrés Díaz Gómez" w:date="2023-03-14T19:55:00Z">
            <w:r w:rsidRPr="00935104" w:rsidDel="00C513D5">
              <w:rPr>
                <w:rPrChange w:id="231" w:author="Camilo Andrés Díaz Gómez" w:date="2023-03-22T13:47:00Z">
                  <w:rPr>
                    <w:rStyle w:val="Hipervnculo"/>
                    <w:rFonts w:cs="Times New Roman"/>
                    <w:noProof/>
                  </w:rPr>
                </w:rPrChange>
              </w:rPr>
              <w:delText>Recomendaciones</w:delText>
            </w:r>
            <w:r w:rsidRPr="00935104" w:rsidDel="00C513D5">
              <w:rPr>
                <w:rFonts w:cs="Times New Roman"/>
                <w:noProof/>
                <w:webHidden/>
              </w:rPr>
              <w:tab/>
              <w:delText>63</w:delText>
            </w:r>
          </w:del>
        </w:p>
        <w:p w14:paraId="3B0EB6AD" w14:textId="3AE07653" w:rsidR="00B459BD" w:rsidRPr="00935104" w:rsidDel="00C513D5" w:rsidRDefault="00B459BD">
          <w:pPr>
            <w:pStyle w:val="TDC2"/>
            <w:rPr>
              <w:del w:id="232" w:author="Camilo Andrés Díaz Gómez" w:date="2023-03-14T19:55:00Z"/>
              <w:rFonts w:eastAsiaTheme="minorEastAsia" w:cs="Times New Roman"/>
              <w:noProof/>
              <w:sz w:val="22"/>
              <w:lang w:eastAsia="es-CO"/>
              <w:rPrChange w:id="233" w:author="Camilo Andrés Díaz Gómez" w:date="2023-03-22T13:47:00Z">
                <w:rPr>
                  <w:del w:id="234" w:author="Camilo Andrés Díaz Gómez" w:date="2023-03-14T19:55:00Z"/>
                  <w:rFonts w:asciiTheme="minorHAnsi" w:eastAsiaTheme="minorEastAsia" w:hAnsiTheme="minorHAnsi"/>
                  <w:noProof/>
                  <w:sz w:val="22"/>
                  <w:lang w:eastAsia="es-CO"/>
                </w:rPr>
              </w:rPrChange>
            </w:rPr>
          </w:pPr>
          <w:del w:id="235" w:author="Camilo Andrés Díaz Gómez" w:date="2023-03-14T19:55:00Z">
            <w:r w:rsidRPr="00935104" w:rsidDel="00C513D5">
              <w:rPr>
                <w:rPrChange w:id="236" w:author="Camilo Andrés Díaz Gómez" w:date="2023-03-22T13:47:00Z">
                  <w:rPr>
                    <w:rStyle w:val="Hipervnculo"/>
                    <w:rFonts w:cs="Times New Roman"/>
                    <w:noProof/>
                    <w:lang w:val="en-US"/>
                  </w:rPr>
                </w:rPrChange>
              </w:rPr>
              <w:delText>Referencias</w:delText>
            </w:r>
            <w:r w:rsidRPr="00935104" w:rsidDel="00C513D5">
              <w:rPr>
                <w:rFonts w:cs="Times New Roman"/>
                <w:noProof/>
                <w:webHidden/>
              </w:rPr>
              <w:tab/>
              <w:delText>64</w:delText>
            </w:r>
          </w:del>
        </w:p>
        <w:p w14:paraId="3E82EC68" w14:textId="1AF877AE" w:rsidR="00B459BD" w:rsidRPr="00935104" w:rsidDel="00C513D5" w:rsidRDefault="00B459BD">
          <w:pPr>
            <w:pStyle w:val="TDC2"/>
            <w:rPr>
              <w:del w:id="237" w:author="Camilo Andrés Díaz Gómez" w:date="2023-03-14T19:55:00Z"/>
              <w:rFonts w:eastAsiaTheme="minorEastAsia" w:cs="Times New Roman"/>
              <w:noProof/>
              <w:sz w:val="22"/>
              <w:lang w:eastAsia="es-CO"/>
              <w:rPrChange w:id="238" w:author="Camilo Andrés Díaz Gómez" w:date="2023-03-22T13:47:00Z">
                <w:rPr>
                  <w:del w:id="239" w:author="Camilo Andrés Díaz Gómez" w:date="2023-03-14T19:55:00Z"/>
                  <w:rFonts w:asciiTheme="minorHAnsi" w:eastAsiaTheme="minorEastAsia" w:hAnsiTheme="minorHAnsi"/>
                  <w:noProof/>
                  <w:sz w:val="22"/>
                  <w:lang w:eastAsia="es-CO"/>
                </w:rPr>
              </w:rPrChange>
            </w:rPr>
          </w:pPr>
          <w:del w:id="240" w:author="Camilo Andrés Díaz Gómez" w:date="2023-03-14T19:55:00Z">
            <w:r w:rsidRPr="00935104" w:rsidDel="00C513D5">
              <w:rPr>
                <w:rPrChange w:id="241" w:author="Camilo Andrés Díaz Gómez" w:date="2023-03-22T13:47:00Z">
                  <w:rPr>
                    <w:rStyle w:val="Hipervnculo"/>
                    <w:rFonts w:cs="Times New Roman"/>
                    <w:noProof/>
                  </w:rPr>
                </w:rPrChange>
              </w:rPr>
              <w:delText>Anexos</w:delText>
            </w:r>
            <w:r w:rsidRPr="00935104" w:rsidDel="00C513D5">
              <w:rPr>
                <w:rFonts w:cs="Times New Roman"/>
                <w:noProof/>
                <w:webHidden/>
              </w:rPr>
              <w:tab/>
              <w:delText>71</w:delText>
            </w:r>
          </w:del>
        </w:p>
        <w:p w14:paraId="538EB6FB" w14:textId="6E7F8EE3" w:rsidR="00B459BD" w:rsidRPr="00BD3055" w:rsidRDefault="00B459BD" w:rsidP="00EE67FE">
          <w:pPr>
            <w:rPr>
              <w:ins w:id="242" w:author="Steff Guzmán" w:date="2023-03-13T18:14:00Z"/>
              <w:rFonts w:cs="Times New Roman"/>
            </w:rPr>
          </w:pPr>
          <w:ins w:id="243" w:author="Steff Guzmán" w:date="2023-03-13T18:14:00Z">
            <w:r w:rsidRPr="00935104">
              <w:rPr>
                <w:rFonts w:cs="Times New Roman"/>
                <w:lang w:val="es-ES"/>
                <w:rPrChange w:id="244" w:author="Camilo Andrés Díaz Gómez" w:date="2023-03-22T13:47:00Z">
                  <w:rPr>
                    <w:rFonts w:cs="Times New Roman"/>
                    <w:b/>
                    <w:bCs/>
                    <w:lang w:val="es-ES"/>
                  </w:rPr>
                </w:rPrChange>
              </w:rPr>
              <w:fldChar w:fldCharType="end"/>
            </w:r>
          </w:ins>
        </w:p>
        <w:customXmlInsRangeStart w:id="245" w:author="Steff Guzmán" w:date="2023-03-13T18:14:00Z"/>
      </w:sdtContent>
    </w:sdt>
    <w:customXmlInsRangeEnd w:id="245"/>
    <w:p w14:paraId="42D7BA0E" w14:textId="6F5421DB" w:rsidR="00C513D5" w:rsidRDefault="00C513D5">
      <w:pPr>
        <w:spacing w:after="160"/>
        <w:jc w:val="left"/>
        <w:rPr>
          <w:ins w:id="246" w:author="Camilo Andrés Díaz Gómez" w:date="2023-03-14T19:57:00Z"/>
          <w:rFonts w:cs="Times New Roman"/>
          <w:b/>
          <w:bCs/>
        </w:rPr>
        <w:pPrChange w:id="247" w:author="Camilo Andrés Díaz Gómez" w:date="2023-03-17T00:48:00Z">
          <w:pPr>
            <w:spacing w:after="160" w:line="259" w:lineRule="auto"/>
            <w:jc w:val="left"/>
          </w:pPr>
        </w:pPrChange>
      </w:pPr>
      <w:ins w:id="248" w:author="Camilo Andrés Díaz Gómez" w:date="2023-03-14T19:57:00Z">
        <w:r>
          <w:rPr>
            <w:rFonts w:cs="Times New Roman"/>
            <w:b/>
            <w:bCs/>
          </w:rPr>
          <w:br w:type="page"/>
        </w:r>
      </w:ins>
    </w:p>
    <w:p w14:paraId="09A3BFEE" w14:textId="77777777" w:rsidR="00BB53D7" w:rsidRPr="00BD3055" w:rsidDel="00B459BD" w:rsidRDefault="00BB53D7">
      <w:pPr>
        <w:rPr>
          <w:del w:id="249" w:author="Steff Guzmán" w:date="2023-03-13T18:15:00Z"/>
          <w:rFonts w:cs="Times New Roman"/>
          <w:b/>
          <w:bCs/>
        </w:rPr>
        <w:pPrChange w:id="250" w:author="Camilo Andrés Díaz Gómez" w:date="2023-03-17T00:48:00Z">
          <w:pPr>
            <w:jc w:val="center"/>
          </w:pPr>
        </w:pPrChange>
      </w:pPr>
    </w:p>
    <w:p w14:paraId="022967D9" w14:textId="26C981D2" w:rsidR="008429A4" w:rsidRPr="00BD3055" w:rsidDel="00B459BD" w:rsidRDefault="008429A4">
      <w:pPr>
        <w:rPr>
          <w:del w:id="251" w:author="Steff Guzmán" w:date="2023-03-13T18:14:00Z"/>
          <w:rFonts w:cs="Times New Roman"/>
        </w:rPr>
      </w:pPr>
      <w:del w:id="252" w:author="Steff Guzmán" w:date="2023-03-13T18:14:00Z">
        <w:r w:rsidRPr="00BD3055" w:rsidDel="00B459BD">
          <w:rPr>
            <w:rFonts w:cs="Times New Roman"/>
            <w:b/>
            <w:bCs/>
          </w:rPr>
          <w:delText>Resumen</w:delText>
        </w:r>
        <w:r w:rsidR="003A3C4F" w:rsidRPr="00BD3055" w:rsidDel="00B459BD">
          <w:rPr>
            <w:rFonts w:cs="Times New Roman"/>
            <w:b/>
            <w:bCs/>
          </w:rPr>
          <w:delText xml:space="preserve">, </w:delText>
        </w:r>
        <w:r w:rsidR="00401A7C" w:rsidRPr="00BD3055" w:rsidDel="00B459BD">
          <w:rPr>
            <w:rFonts w:cs="Times New Roman"/>
          </w:rPr>
          <w:delText>8</w:delText>
        </w:r>
      </w:del>
    </w:p>
    <w:p w14:paraId="4675C247" w14:textId="080997A8" w:rsidR="00AC67EC" w:rsidRPr="00BD3055" w:rsidDel="00B459BD" w:rsidRDefault="00AC67EC">
      <w:pPr>
        <w:rPr>
          <w:del w:id="253" w:author="Steff Guzmán" w:date="2023-03-13T18:14:00Z"/>
          <w:rFonts w:cs="Times New Roman"/>
          <w:b/>
          <w:bCs/>
        </w:rPr>
      </w:pPr>
      <w:del w:id="254" w:author="Steff Guzmán" w:date="2023-03-13T18:14:00Z">
        <w:r w:rsidRPr="00BD3055" w:rsidDel="00B459BD">
          <w:rPr>
            <w:rFonts w:cs="Times New Roman"/>
            <w:b/>
            <w:bCs/>
          </w:rPr>
          <w:delText xml:space="preserve">Abstract </w:delText>
        </w:r>
        <w:r w:rsidR="003A3C4F" w:rsidRPr="00BD3055" w:rsidDel="00B459BD">
          <w:rPr>
            <w:rFonts w:cs="Times New Roman"/>
            <w:b/>
            <w:bCs/>
          </w:rPr>
          <w:delText xml:space="preserve">, </w:delText>
        </w:r>
        <w:r w:rsidR="001023B2" w:rsidRPr="00BD3055" w:rsidDel="00B459BD">
          <w:rPr>
            <w:rFonts w:cs="Times New Roman"/>
          </w:rPr>
          <w:delText>10</w:delText>
        </w:r>
      </w:del>
    </w:p>
    <w:p w14:paraId="251070D6" w14:textId="1E4E98DE" w:rsidR="00AC67EC" w:rsidRPr="00BD3055" w:rsidDel="00B459BD" w:rsidRDefault="00AC67EC">
      <w:pPr>
        <w:rPr>
          <w:del w:id="255" w:author="Steff Guzmán" w:date="2023-03-13T18:14:00Z"/>
          <w:rFonts w:cs="Times New Roman"/>
        </w:rPr>
      </w:pPr>
      <w:del w:id="256" w:author="Steff Guzmán" w:date="2023-03-13T18:14:00Z">
        <w:r w:rsidRPr="00BD3055" w:rsidDel="00B459BD">
          <w:rPr>
            <w:rFonts w:cs="Times New Roman"/>
            <w:b/>
            <w:bCs/>
          </w:rPr>
          <w:delText>Introducción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1</w:delText>
        </w:r>
      </w:del>
    </w:p>
    <w:p w14:paraId="4D741E99" w14:textId="0356BA00" w:rsidR="008429A4" w:rsidRPr="00BD3055" w:rsidDel="00B459BD" w:rsidRDefault="008429A4">
      <w:pPr>
        <w:rPr>
          <w:del w:id="257" w:author="Steff Guzmán" w:date="2023-03-13T18:14:00Z"/>
          <w:rFonts w:cs="Times New Roman"/>
        </w:rPr>
      </w:pPr>
      <w:del w:id="258" w:author="Steff Guzmán" w:date="2023-03-13T18:14:00Z">
        <w:r w:rsidRPr="00BD3055" w:rsidDel="00B459BD">
          <w:rPr>
            <w:rFonts w:cs="Times New Roman"/>
            <w:b/>
            <w:bCs/>
          </w:rPr>
          <w:delText>Planteamiento del Problema</w:delText>
        </w:r>
        <w:r w:rsidR="003A3C4F" w:rsidRPr="00BD3055" w:rsidDel="00B459BD">
          <w:rPr>
            <w:rFonts w:cs="Times New Roman"/>
            <w:b/>
            <w:bCs/>
          </w:rPr>
          <w:delText xml:space="preserve">, </w:delText>
        </w:r>
        <w:r w:rsidR="001023B2" w:rsidRPr="00BD3055" w:rsidDel="00B459BD">
          <w:rPr>
            <w:rFonts w:cs="Times New Roman"/>
          </w:rPr>
          <w:delText>2</w:delText>
        </w:r>
      </w:del>
    </w:p>
    <w:p w14:paraId="5973C3AF" w14:textId="651128C5" w:rsidR="00AC67EC" w:rsidRPr="00BD3055" w:rsidDel="00B459BD" w:rsidRDefault="00AC67EC">
      <w:pPr>
        <w:rPr>
          <w:del w:id="259" w:author="Steff Guzmán" w:date="2023-03-13T18:14:00Z"/>
          <w:rFonts w:cs="Times New Roman"/>
          <w:b/>
          <w:bCs/>
        </w:rPr>
      </w:pPr>
      <w:del w:id="260" w:author="Steff Guzmán" w:date="2023-03-13T18:14:00Z">
        <w:r w:rsidRPr="00BD3055" w:rsidDel="00B459BD">
          <w:rPr>
            <w:rFonts w:cs="Times New Roman"/>
            <w:b/>
            <w:bCs/>
          </w:rPr>
          <w:delText>Justificación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6</w:delText>
        </w:r>
      </w:del>
    </w:p>
    <w:p w14:paraId="7AC6AB3C" w14:textId="324D3DFA" w:rsidR="008429A4" w:rsidRPr="00BD3055" w:rsidDel="0052249A" w:rsidRDefault="00AC67EC">
      <w:pPr>
        <w:rPr>
          <w:del w:id="261" w:author="Steff Guzmán" w:date="2023-03-13T18:19:00Z"/>
          <w:rFonts w:cs="Times New Roman"/>
        </w:rPr>
      </w:pPr>
      <w:del w:id="262" w:author="Steff Guzmán" w:date="2023-03-13T18:19:00Z">
        <w:r w:rsidRPr="00BD3055" w:rsidDel="0052249A">
          <w:rPr>
            <w:rFonts w:cs="Times New Roman"/>
            <w:b/>
            <w:bCs/>
          </w:rPr>
          <w:delText>Objetivos</w:delText>
        </w:r>
        <w:r w:rsidR="003A3C4F" w:rsidRPr="00BD3055" w:rsidDel="0052249A">
          <w:rPr>
            <w:rFonts w:cs="Times New Roman"/>
            <w:b/>
            <w:bCs/>
          </w:rPr>
          <w:delText xml:space="preserve">, </w:delText>
        </w:r>
        <w:r w:rsidR="003A3C4F" w:rsidRPr="00BD3055" w:rsidDel="0052249A">
          <w:rPr>
            <w:rFonts w:cs="Times New Roman"/>
          </w:rPr>
          <w:delText>1</w:delText>
        </w:r>
        <w:r w:rsidR="001023B2" w:rsidRPr="00BD3055" w:rsidDel="0052249A">
          <w:rPr>
            <w:rFonts w:cs="Times New Roman"/>
          </w:rPr>
          <w:delText>7</w:delText>
        </w:r>
      </w:del>
    </w:p>
    <w:p w14:paraId="584F7098" w14:textId="4052C08B" w:rsidR="0052249A" w:rsidRPr="00BD3055" w:rsidDel="00C513D5" w:rsidRDefault="0052249A">
      <w:pPr>
        <w:rPr>
          <w:ins w:id="263" w:author="Steff Guzmán" w:date="2023-03-13T18:19:00Z"/>
          <w:del w:id="264" w:author="Camilo Andrés Díaz Gómez" w:date="2023-03-14T19:57:00Z"/>
          <w:rFonts w:cs="Times New Roman"/>
        </w:rPr>
      </w:pPr>
    </w:p>
    <w:p w14:paraId="32A421A5" w14:textId="48E5FBD8" w:rsidR="008429A4" w:rsidRPr="00BD3055" w:rsidDel="0052249A" w:rsidRDefault="008429A4">
      <w:pPr>
        <w:rPr>
          <w:del w:id="265" w:author="Steff Guzmán" w:date="2023-03-13T18:19:00Z"/>
          <w:rFonts w:cs="Times New Roman"/>
        </w:rPr>
      </w:pPr>
      <w:del w:id="266" w:author="Steff Guzmán" w:date="2023-03-13T18:19:00Z">
        <w:r w:rsidRPr="00BD3055" w:rsidDel="0052249A">
          <w:rPr>
            <w:rFonts w:cs="Times New Roman"/>
            <w:b/>
            <w:bCs/>
          </w:rPr>
          <w:delText xml:space="preserve">    </w:delText>
        </w:r>
        <w:r w:rsidRPr="00BD3055" w:rsidDel="0052249A">
          <w:rPr>
            <w:rFonts w:cs="Times New Roman"/>
            <w:b/>
            <w:bCs/>
          </w:rPr>
          <w:tab/>
        </w:r>
        <w:r w:rsidRPr="00BD3055" w:rsidDel="0052249A">
          <w:rPr>
            <w:rFonts w:cs="Times New Roman"/>
          </w:rPr>
          <w:delText>Objetivo General</w:delText>
        </w:r>
        <w:r w:rsidR="006D3013" w:rsidRPr="00BD3055" w:rsidDel="0052249A">
          <w:rPr>
            <w:rFonts w:cs="Times New Roman"/>
          </w:rPr>
          <w:delText>, 1</w:delText>
        </w:r>
        <w:r w:rsidR="001023B2" w:rsidRPr="00BD3055" w:rsidDel="0052249A">
          <w:rPr>
            <w:rFonts w:cs="Times New Roman"/>
          </w:rPr>
          <w:delText>7</w:delText>
        </w:r>
      </w:del>
    </w:p>
    <w:p w14:paraId="5DAB92BA" w14:textId="7E0D23FA" w:rsidR="008429A4" w:rsidRPr="00BD3055" w:rsidDel="0052249A" w:rsidRDefault="008429A4">
      <w:pPr>
        <w:rPr>
          <w:del w:id="267" w:author="Steff Guzmán" w:date="2023-03-13T18:19:00Z"/>
          <w:rFonts w:cs="Times New Roman"/>
        </w:rPr>
      </w:pPr>
      <w:del w:id="268" w:author="Steff Guzmán" w:date="2023-03-13T18:19:00Z">
        <w:r w:rsidRPr="00BD3055" w:rsidDel="0052249A">
          <w:rPr>
            <w:rFonts w:cs="Times New Roman"/>
          </w:rPr>
          <w:tab/>
          <w:delText xml:space="preserve">Objetivos </w:delText>
        </w:r>
        <w:r w:rsidR="003E24BD" w:rsidRPr="00BD3055" w:rsidDel="0052249A">
          <w:rPr>
            <w:rFonts w:cs="Times New Roman"/>
          </w:rPr>
          <w:delText>Específicos</w:delText>
        </w:r>
        <w:r w:rsidR="006D3013" w:rsidRPr="00BD3055" w:rsidDel="0052249A">
          <w:rPr>
            <w:rFonts w:cs="Times New Roman"/>
          </w:rPr>
          <w:delText>, 1</w:delText>
        </w:r>
        <w:r w:rsidR="001023B2" w:rsidRPr="00BD3055" w:rsidDel="0052249A">
          <w:rPr>
            <w:rFonts w:cs="Times New Roman"/>
          </w:rPr>
          <w:delText>7</w:delText>
        </w:r>
      </w:del>
    </w:p>
    <w:p w14:paraId="03B5F28A" w14:textId="43624046" w:rsidR="0085500C" w:rsidRPr="00BD3055" w:rsidDel="0052249A" w:rsidRDefault="0085500C">
      <w:pPr>
        <w:rPr>
          <w:del w:id="269" w:author="Steff Guzmán" w:date="2023-03-13T18:19:00Z"/>
          <w:rFonts w:cs="Times New Roman"/>
        </w:rPr>
      </w:pPr>
      <w:del w:id="270" w:author="Steff Guzmán" w:date="2023-03-13T18:19:00Z">
        <w:r w:rsidRPr="00BD3055" w:rsidDel="0052249A">
          <w:rPr>
            <w:rFonts w:cs="Times New Roman"/>
            <w:b/>
            <w:bCs/>
          </w:rPr>
          <w:delText xml:space="preserve">Marco </w:delText>
        </w:r>
        <w:r w:rsidR="00785CED" w:rsidRPr="00BD3055" w:rsidDel="0052249A">
          <w:rPr>
            <w:rFonts w:cs="Times New Roman"/>
            <w:b/>
            <w:bCs/>
          </w:rPr>
          <w:delText>Teórico</w:delText>
        </w:r>
        <w:r w:rsidR="006D3013" w:rsidRPr="00BD3055" w:rsidDel="0052249A">
          <w:rPr>
            <w:rFonts w:cs="Times New Roman"/>
            <w:b/>
            <w:bCs/>
          </w:rPr>
          <w:delText xml:space="preserve">, </w:delText>
        </w:r>
        <w:r w:rsidR="006D3013" w:rsidRPr="00BD3055" w:rsidDel="0052249A">
          <w:rPr>
            <w:rFonts w:cs="Times New Roman"/>
          </w:rPr>
          <w:delText>1</w:delText>
        </w:r>
        <w:r w:rsidR="001023B2" w:rsidRPr="00BD3055" w:rsidDel="0052249A">
          <w:rPr>
            <w:rFonts w:cs="Times New Roman"/>
          </w:rPr>
          <w:delText>8</w:delText>
        </w:r>
      </w:del>
    </w:p>
    <w:p w14:paraId="6B75CE2E" w14:textId="710A9AB1" w:rsidR="0085500C" w:rsidRPr="00BD3055" w:rsidDel="0052249A" w:rsidRDefault="00785CED">
      <w:pPr>
        <w:rPr>
          <w:del w:id="271" w:author="Steff Guzmán" w:date="2023-03-13T18:19:00Z"/>
          <w:rFonts w:cs="Times New Roman"/>
          <w:b/>
          <w:bCs/>
        </w:rPr>
      </w:pPr>
      <w:del w:id="272" w:author="Steff Guzmán" w:date="2023-03-13T18:19:00Z">
        <w:r w:rsidRPr="00BD3055" w:rsidDel="0052249A">
          <w:rPr>
            <w:rFonts w:cs="Times New Roman"/>
            <w:b/>
            <w:bCs/>
          </w:rPr>
          <w:delText>Metodología</w:delText>
        </w:r>
        <w:r w:rsidR="006D3013" w:rsidRPr="00BD3055" w:rsidDel="0052249A">
          <w:rPr>
            <w:rFonts w:cs="Times New Roman"/>
            <w:b/>
            <w:bCs/>
          </w:rPr>
          <w:delText xml:space="preserve">, </w:delText>
        </w:r>
        <w:r w:rsidR="001023B2" w:rsidRPr="00BD3055" w:rsidDel="0052249A">
          <w:rPr>
            <w:rFonts w:cs="Times New Roman"/>
          </w:rPr>
          <w:delText>42</w:delText>
        </w:r>
      </w:del>
    </w:p>
    <w:p w14:paraId="452F5FEF" w14:textId="66834FFE" w:rsidR="0085500C" w:rsidRPr="00BD3055" w:rsidDel="0052249A" w:rsidRDefault="0085500C">
      <w:pPr>
        <w:rPr>
          <w:del w:id="273" w:author="Steff Guzmán" w:date="2023-03-13T18:19:00Z"/>
          <w:rFonts w:cs="Times New Roman"/>
        </w:rPr>
      </w:pPr>
      <w:del w:id="274" w:author="Steff Guzmán" w:date="2023-03-13T18:19:00Z">
        <w:r w:rsidRPr="00BD3055" w:rsidDel="0052249A">
          <w:rPr>
            <w:rFonts w:cs="Times New Roman"/>
            <w:b/>
            <w:bCs/>
          </w:rPr>
          <w:delText>Resultados</w:delText>
        </w:r>
        <w:r w:rsidR="006D3013" w:rsidRPr="00BD3055" w:rsidDel="0052249A">
          <w:rPr>
            <w:rFonts w:cs="Times New Roman"/>
            <w:b/>
            <w:bCs/>
          </w:rPr>
          <w:delText xml:space="preserve">, </w:delText>
        </w:r>
        <w:r w:rsidR="001023B2" w:rsidRPr="00BD3055" w:rsidDel="0052249A">
          <w:rPr>
            <w:rFonts w:cs="Times New Roman"/>
          </w:rPr>
          <w:delText>51</w:delText>
        </w:r>
      </w:del>
    </w:p>
    <w:p w14:paraId="56A0B8FC" w14:textId="388E3CD7" w:rsidR="001023B2" w:rsidRPr="00BD3055" w:rsidDel="0052249A" w:rsidRDefault="001023B2">
      <w:pPr>
        <w:rPr>
          <w:del w:id="275" w:author="Steff Guzmán" w:date="2023-03-13T18:19:00Z"/>
          <w:rFonts w:cs="Times New Roman"/>
          <w:b/>
          <w:bCs/>
        </w:rPr>
      </w:pPr>
      <w:del w:id="276" w:author="Steff Guzmán" w:date="2023-03-13T18:19:00Z">
        <w:r w:rsidRPr="00BD3055" w:rsidDel="0052249A">
          <w:rPr>
            <w:rFonts w:cs="Times New Roman"/>
            <w:b/>
            <w:bCs/>
          </w:rPr>
          <w:delText>Referencias,</w:delText>
        </w:r>
        <w:r w:rsidRPr="00BD3055" w:rsidDel="0052249A">
          <w:rPr>
            <w:rFonts w:cs="Times New Roman"/>
          </w:rPr>
          <w:delText xml:space="preserve"> 58</w:delText>
        </w:r>
      </w:del>
    </w:p>
    <w:p w14:paraId="754A108C" w14:textId="0B736F59" w:rsidR="001023B2" w:rsidRPr="00BD3055" w:rsidDel="0052249A" w:rsidRDefault="001023B2">
      <w:pPr>
        <w:rPr>
          <w:del w:id="277" w:author="Steff Guzmán" w:date="2023-03-13T18:19:00Z"/>
          <w:rFonts w:cs="Times New Roman"/>
          <w:b/>
          <w:bCs/>
        </w:rPr>
      </w:pPr>
      <w:del w:id="278" w:author="Steff Guzmán" w:date="2023-03-13T18:19:00Z">
        <w:r w:rsidRPr="00BD3055" w:rsidDel="0052249A">
          <w:rPr>
            <w:rFonts w:cs="Times New Roman"/>
            <w:b/>
            <w:bCs/>
          </w:rPr>
          <w:delText xml:space="preserve">Anexos, </w:delText>
        </w:r>
        <w:r w:rsidRPr="00BD3055" w:rsidDel="0052249A">
          <w:rPr>
            <w:rFonts w:cs="Times New Roman"/>
          </w:rPr>
          <w:delText>65</w:delText>
        </w:r>
      </w:del>
    </w:p>
    <w:p w14:paraId="4DF41F7D" w14:textId="77777777" w:rsidR="0085500C" w:rsidRPr="00BD3055" w:rsidDel="0052249A" w:rsidRDefault="0085500C">
      <w:pPr>
        <w:rPr>
          <w:del w:id="279" w:author="Steff Guzmán" w:date="2023-03-13T18:19:00Z"/>
          <w:rFonts w:cs="Times New Roman"/>
        </w:rPr>
      </w:pPr>
    </w:p>
    <w:p w14:paraId="2BCBA310" w14:textId="77777777" w:rsidR="008429A4" w:rsidRPr="00BD3055" w:rsidDel="0052249A" w:rsidRDefault="008429A4">
      <w:pPr>
        <w:rPr>
          <w:del w:id="280" w:author="Steff Guzmán" w:date="2023-03-13T18:19:00Z"/>
          <w:rFonts w:cs="Times New Roman"/>
        </w:rPr>
      </w:pPr>
    </w:p>
    <w:p w14:paraId="3E3B74C7" w14:textId="6B77C31B" w:rsidR="008429A4" w:rsidRPr="00BD3055" w:rsidDel="005A4444" w:rsidRDefault="008429A4">
      <w:pPr>
        <w:rPr>
          <w:del w:id="281" w:author="Steff Guzmán" w:date="2023-03-13T19:26:00Z"/>
          <w:rFonts w:cs="Times New Roman"/>
        </w:rPr>
      </w:pPr>
    </w:p>
    <w:p w14:paraId="09FBD994" w14:textId="2C7BBE99" w:rsidR="008429A4" w:rsidRPr="00BD3055" w:rsidDel="0052249A" w:rsidRDefault="008429A4">
      <w:pPr>
        <w:rPr>
          <w:del w:id="282" w:author="Steff Guzmán" w:date="2023-03-13T18:19:00Z"/>
          <w:rFonts w:cs="Times New Roman"/>
        </w:rPr>
      </w:pPr>
    </w:p>
    <w:p w14:paraId="5B49D6E3" w14:textId="0B5DAC83" w:rsidR="00996369" w:rsidRPr="00BD3055" w:rsidDel="0052249A" w:rsidRDefault="00996369">
      <w:pPr>
        <w:rPr>
          <w:del w:id="283" w:author="Steff Guzmán" w:date="2023-03-13T18:19:00Z"/>
          <w:rFonts w:cs="Times New Roman"/>
        </w:rPr>
      </w:pPr>
    </w:p>
    <w:p w14:paraId="4CF58C62" w14:textId="42581330" w:rsidR="00996369" w:rsidRPr="00BD3055" w:rsidDel="0052249A" w:rsidRDefault="00996369">
      <w:pPr>
        <w:rPr>
          <w:del w:id="284" w:author="Steff Guzmán" w:date="2023-03-13T18:19:00Z"/>
          <w:rFonts w:cs="Times New Roman"/>
        </w:rPr>
      </w:pPr>
    </w:p>
    <w:p w14:paraId="33F1ADD8" w14:textId="407E3E38" w:rsidR="00996369" w:rsidRPr="00BD3055" w:rsidDel="0052249A" w:rsidRDefault="00996369">
      <w:pPr>
        <w:rPr>
          <w:del w:id="285" w:author="Steff Guzmán" w:date="2023-03-13T18:18:00Z"/>
          <w:rFonts w:cs="Times New Roman"/>
        </w:rPr>
      </w:pPr>
    </w:p>
    <w:p w14:paraId="77F6FBE4" w14:textId="05DFD5EA" w:rsidR="00996369" w:rsidRPr="00BD3055" w:rsidDel="0052249A" w:rsidRDefault="00996369">
      <w:pPr>
        <w:rPr>
          <w:del w:id="286" w:author="Steff Guzmán" w:date="2023-03-13T18:18:00Z"/>
          <w:rFonts w:cs="Times New Roman"/>
        </w:rPr>
      </w:pPr>
    </w:p>
    <w:p w14:paraId="46BEAE3F" w14:textId="5F39DF48" w:rsidR="00996369" w:rsidRPr="00BD3055" w:rsidDel="0052249A" w:rsidRDefault="00996369">
      <w:pPr>
        <w:rPr>
          <w:del w:id="287" w:author="Steff Guzmán" w:date="2023-03-13T18:18:00Z"/>
          <w:rFonts w:cs="Times New Roman"/>
        </w:rPr>
      </w:pPr>
    </w:p>
    <w:p w14:paraId="6361E8A6" w14:textId="41ADA35F" w:rsidR="00996369" w:rsidRPr="00BD3055" w:rsidDel="0052249A" w:rsidRDefault="00996369">
      <w:pPr>
        <w:rPr>
          <w:del w:id="288" w:author="Steff Guzmán" w:date="2023-03-13T18:19:00Z"/>
          <w:rFonts w:cs="Times New Roman"/>
        </w:rPr>
      </w:pPr>
    </w:p>
    <w:p w14:paraId="7C055A87" w14:textId="584B5979" w:rsidR="00996369" w:rsidRPr="00BD3055" w:rsidDel="0052249A" w:rsidRDefault="00996369">
      <w:pPr>
        <w:rPr>
          <w:del w:id="289" w:author="Steff Guzmán" w:date="2023-03-13T18:19:00Z"/>
          <w:rFonts w:cs="Times New Roman"/>
        </w:rPr>
      </w:pPr>
    </w:p>
    <w:p w14:paraId="7CEA38A9" w14:textId="07DBDAE5" w:rsidR="006D3013" w:rsidRPr="00BD3055" w:rsidDel="0052249A" w:rsidRDefault="006D3013">
      <w:pPr>
        <w:rPr>
          <w:del w:id="290" w:author="Steff Guzmán" w:date="2023-03-13T18:19:00Z"/>
          <w:rFonts w:cs="Times New Roman"/>
        </w:rPr>
      </w:pPr>
    </w:p>
    <w:p w14:paraId="5FFD6B48" w14:textId="5BDAE7B7" w:rsidR="00996369" w:rsidRPr="00BD3055" w:rsidDel="0052249A" w:rsidRDefault="00996369">
      <w:pPr>
        <w:rPr>
          <w:del w:id="291" w:author="Steff Guzmán" w:date="2023-03-13T18:19:00Z"/>
          <w:rFonts w:cs="Times New Roman"/>
        </w:rPr>
      </w:pPr>
    </w:p>
    <w:p w14:paraId="4409933C" w14:textId="6966A32F" w:rsidR="00996369" w:rsidRPr="00BD3055" w:rsidDel="0052249A" w:rsidRDefault="00996369">
      <w:pPr>
        <w:rPr>
          <w:del w:id="292" w:author="Steff Guzmán" w:date="2023-03-13T18:19:00Z"/>
          <w:rFonts w:cs="Times New Roman"/>
        </w:rPr>
      </w:pPr>
    </w:p>
    <w:p w14:paraId="59630C63" w14:textId="6DFBC29C" w:rsidR="00996369" w:rsidRPr="00BD3055" w:rsidDel="0052249A" w:rsidRDefault="00996369">
      <w:pPr>
        <w:rPr>
          <w:del w:id="293" w:author="Steff Guzmán" w:date="2023-03-13T18:19:00Z"/>
          <w:rFonts w:cs="Times New Roman"/>
        </w:rPr>
      </w:pPr>
    </w:p>
    <w:p w14:paraId="5416A106" w14:textId="4EBF24A4" w:rsidR="00996369" w:rsidRPr="00BD3055" w:rsidDel="0052249A" w:rsidRDefault="00996369">
      <w:pPr>
        <w:rPr>
          <w:del w:id="294" w:author="Steff Guzmán" w:date="2023-03-13T18:19:00Z"/>
          <w:rFonts w:cs="Times New Roman"/>
        </w:rPr>
      </w:pPr>
    </w:p>
    <w:p w14:paraId="0B8E6D96" w14:textId="5353FAF8" w:rsidR="00BB53D7" w:rsidRPr="00BD3055" w:rsidDel="0052249A" w:rsidRDefault="00BB53D7">
      <w:pPr>
        <w:jc w:val="center"/>
        <w:rPr>
          <w:del w:id="295" w:author="Steff Guzmán" w:date="2023-03-13T18:19:00Z"/>
          <w:rFonts w:cs="Times New Roman"/>
        </w:rPr>
      </w:pPr>
    </w:p>
    <w:p w14:paraId="0E2D5B21" w14:textId="1749CDE2" w:rsidR="00996369" w:rsidRPr="00BD3055" w:rsidRDefault="00996369" w:rsidP="00EE67FE">
      <w:pPr>
        <w:jc w:val="center"/>
        <w:rPr>
          <w:rFonts w:cs="Times New Roman"/>
          <w:b/>
          <w:bCs/>
        </w:rPr>
      </w:pPr>
      <w:r w:rsidRPr="00BD3055">
        <w:rPr>
          <w:rFonts w:cs="Times New Roman"/>
          <w:b/>
          <w:bCs/>
        </w:rPr>
        <w:t>Lista de Tablas</w:t>
      </w:r>
    </w:p>
    <w:p w14:paraId="056C1D2A" w14:textId="77777777" w:rsidR="005A4444" w:rsidRPr="00BD3055" w:rsidRDefault="005A4444" w:rsidP="00EE67FE">
      <w:pPr>
        <w:jc w:val="center"/>
        <w:rPr>
          <w:rFonts w:cs="Times New Roman"/>
          <w:b/>
          <w:bCs/>
        </w:rPr>
      </w:pPr>
    </w:p>
    <w:p w14:paraId="26DC30E4" w14:textId="330A28C6" w:rsidR="00F504C8" w:rsidRDefault="005A4444">
      <w:pPr>
        <w:pStyle w:val="Tabladeilustraciones"/>
        <w:tabs>
          <w:tab w:val="right" w:leader="dot" w:pos="8828"/>
        </w:tabs>
        <w:rPr>
          <w:ins w:id="296" w:author="Camilo Andrés Díaz Gómez" w:date="2023-03-22T13:23:00Z"/>
          <w:rFonts w:asciiTheme="minorHAnsi" w:eastAsiaTheme="minorEastAsia" w:hAnsiTheme="minorHAnsi"/>
          <w:noProof/>
          <w:sz w:val="22"/>
          <w:lang w:eastAsia="es-CO"/>
        </w:rPr>
      </w:pPr>
      <w:r w:rsidRPr="00BD3055">
        <w:rPr>
          <w:rFonts w:cs="Times New Roman"/>
          <w:b/>
          <w:bCs/>
        </w:rPr>
        <w:fldChar w:fldCharType="begin"/>
      </w:r>
      <w:r w:rsidRPr="00BD3055">
        <w:rPr>
          <w:rFonts w:cs="Times New Roman"/>
          <w:b/>
          <w:bCs/>
        </w:rPr>
        <w:instrText xml:space="preserve"> TOC \h \z \c "Tabla" </w:instrText>
      </w:r>
      <w:r w:rsidRPr="00BD3055">
        <w:rPr>
          <w:rFonts w:cs="Times New Roman"/>
          <w:b/>
          <w:bCs/>
        </w:rPr>
        <w:fldChar w:fldCharType="separate"/>
      </w:r>
      <w:ins w:id="297" w:author="Camilo Andrés Díaz Gómez" w:date="2023-03-22T13:23:00Z">
        <w:r w:rsidR="00F504C8" w:rsidRPr="00CE1A63">
          <w:rPr>
            <w:rStyle w:val="Hipervnculo"/>
            <w:noProof/>
          </w:rPr>
          <w:fldChar w:fldCharType="begin"/>
        </w:r>
        <w:r w:rsidR="00F504C8" w:rsidRPr="00CE1A63">
          <w:rPr>
            <w:rStyle w:val="Hipervnculo"/>
            <w:noProof/>
          </w:rPr>
          <w:instrText xml:space="preserve"> </w:instrText>
        </w:r>
        <w:r w:rsidR="00F504C8">
          <w:rPr>
            <w:noProof/>
          </w:rPr>
          <w:instrText>HYPERLINK \l "_Toc130383852"</w:instrText>
        </w:r>
        <w:r w:rsidR="00F504C8" w:rsidRPr="00CE1A63">
          <w:rPr>
            <w:rStyle w:val="Hipervnculo"/>
            <w:noProof/>
          </w:rPr>
          <w:instrText xml:space="preserve"> </w:instrText>
        </w:r>
        <w:r w:rsidR="00F504C8" w:rsidRPr="00CE1A63">
          <w:rPr>
            <w:rStyle w:val="Hipervnculo"/>
            <w:noProof/>
          </w:rPr>
        </w:r>
        <w:r w:rsidR="00F504C8" w:rsidRPr="00CE1A63">
          <w:rPr>
            <w:rStyle w:val="Hipervnculo"/>
            <w:noProof/>
          </w:rPr>
          <w:fldChar w:fldCharType="separate"/>
        </w:r>
        <w:r w:rsidR="00F504C8" w:rsidRPr="00CE1A63">
          <w:rPr>
            <w:rStyle w:val="Hipervnculo"/>
            <w:rFonts w:cs="Times New Roman"/>
            <w:noProof/>
          </w:rPr>
          <w:t xml:space="preserve">Tabla 1 </w:t>
        </w:r>
        <w:r w:rsidR="00F504C8" w:rsidRPr="00CE1A63">
          <w:rPr>
            <w:rStyle w:val="Hipervnculo"/>
            <w:rFonts w:cs="Times New Roman"/>
            <w:bCs/>
            <w:i/>
            <w:noProof/>
          </w:rPr>
          <w:t>Etapas para realizar cadena de valor</w:t>
        </w:r>
        <w:r w:rsidR="00F504C8">
          <w:rPr>
            <w:noProof/>
            <w:webHidden/>
          </w:rPr>
          <w:tab/>
        </w:r>
        <w:r w:rsidR="00F504C8">
          <w:rPr>
            <w:noProof/>
            <w:webHidden/>
          </w:rPr>
          <w:fldChar w:fldCharType="begin"/>
        </w:r>
        <w:r w:rsidR="00F504C8">
          <w:rPr>
            <w:noProof/>
            <w:webHidden/>
          </w:rPr>
          <w:instrText xml:space="preserve"> PAGEREF _Toc130383852 \h </w:instrText>
        </w:r>
      </w:ins>
      <w:r w:rsidR="00F504C8">
        <w:rPr>
          <w:noProof/>
          <w:webHidden/>
        </w:rPr>
      </w:r>
      <w:r w:rsidR="00F504C8">
        <w:rPr>
          <w:noProof/>
          <w:webHidden/>
        </w:rPr>
        <w:fldChar w:fldCharType="separate"/>
      </w:r>
      <w:ins w:id="298" w:author="Camilo Andrés Díaz Gómez" w:date="2023-03-22T13:23:00Z">
        <w:r w:rsidR="00F504C8">
          <w:rPr>
            <w:noProof/>
            <w:webHidden/>
          </w:rPr>
          <w:t>35</w:t>
        </w:r>
        <w:r w:rsidR="00F504C8">
          <w:rPr>
            <w:noProof/>
            <w:webHidden/>
          </w:rPr>
          <w:fldChar w:fldCharType="end"/>
        </w:r>
        <w:r w:rsidR="00F504C8" w:rsidRPr="00CE1A63">
          <w:rPr>
            <w:rStyle w:val="Hipervnculo"/>
            <w:noProof/>
          </w:rPr>
          <w:fldChar w:fldCharType="end"/>
        </w:r>
      </w:ins>
    </w:p>
    <w:p w14:paraId="684C7065" w14:textId="36396858" w:rsidR="00F504C8" w:rsidRDefault="00F504C8">
      <w:pPr>
        <w:pStyle w:val="Tabladeilustraciones"/>
        <w:tabs>
          <w:tab w:val="right" w:leader="dot" w:pos="8828"/>
        </w:tabs>
        <w:rPr>
          <w:ins w:id="299" w:author="Camilo Andrés Díaz Gómez" w:date="2023-03-22T13:23:00Z"/>
          <w:rFonts w:asciiTheme="minorHAnsi" w:eastAsiaTheme="minorEastAsia" w:hAnsiTheme="minorHAnsi"/>
          <w:noProof/>
          <w:sz w:val="22"/>
          <w:lang w:eastAsia="es-CO"/>
        </w:rPr>
      </w:pPr>
      <w:ins w:id="300" w:author="Camilo Andrés Díaz Gómez" w:date="2023-03-22T13:23:00Z">
        <w:r w:rsidRPr="00CE1A63">
          <w:rPr>
            <w:rStyle w:val="Hipervnculo"/>
            <w:noProof/>
          </w:rPr>
          <w:fldChar w:fldCharType="begin"/>
        </w:r>
        <w:r w:rsidRPr="00CE1A63">
          <w:rPr>
            <w:rStyle w:val="Hipervnculo"/>
            <w:noProof/>
          </w:rPr>
          <w:instrText xml:space="preserve"> </w:instrText>
        </w:r>
        <w:r>
          <w:rPr>
            <w:noProof/>
          </w:rPr>
          <w:instrText>HYPERLINK \l "_Toc130383853"</w:instrText>
        </w:r>
        <w:r w:rsidRPr="00CE1A63">
          <w:rPr>
            <w:rStyle w:val="Hipervnculo"/>
            <w:noProof/>
          </w:rPr>
          <w:instrText xml:space="preserve"> </w:instrText>
        </w:r>
        <w:r w:rsidRPr="00CE1A63">
          <w:rPr>
            <w:rStyle w:val="Hipervnculo"/>
            <w:noProof/>
          </w:rPr>
        </w:r>
        <w:r w:rsidRPr="00CE1A63">
          <w:rPr>
            <w:rStyle w:val="Hipervnculo"/>
            <w:noProof/>
          </w:rPr>
          <w:fldChar w:fldCharType="separate"/>
        </w:r>
        <w:r w:rsidRPr="00CE1A63">
          <w:rPr>
            <w:rStyle w:val="Hipervnculo"/>
            <w:noProof/>
          </w:rPr>
          <w:t xml:space="preserve">Tabla 2 </w:t>
        </w:r>
        <w:r w:rsidRPr="00CE1A63">
          <w:rPr>
            <w:rStyle w:val="Hipervnculo"/>
            <w:bCs/>
            <w:i/>
            <w:noProof/>
          </w:rPr>
          <w:t>Cronograma de actividades</w:t>
        </w:r>
        <w:r>
          <w:rPr>
            <w:noProof/>
            <w:webHidden/>
          </w:rPr>
          <w:tab/>
        </w:r>
        <w:r>
          <w:rPr>
            <w:noProof/>
            <w:webHidden/>
          </w:rPr>
          <w:fldChar w:fldCharType="begin"/>
        </w:r>
        <w:r>
          <w:rPr>
            <w:noProof/>
            <w:webHidden/>
          </w:rPr>
          <w:instrText xml:space="preserve"> PAGEREF _Toc130383853 \h </w:instrText>
        </w:r>
      </w:ins>
      <w:r>
        <w:rPr>
          <w:noProof/>
          <w:webHidden/>
        </w:rPr>
      </w:r>
      <w:r>
        <w:rPr>
          <w:noProof/>
          <w:webHidden/>
        </w:rPr>
        <w:fldChar w:fldCharType="separate"/>
      </w:r>
      <w:ins w:id="301" w:author="Camilo Andrés Díaz Gómez" w:date="2023-03-22T13:23:00Z">
        <w:r>
          <w:rPr>
            <w:noProof/>
            <w:webHidden/>
          </w:rPr>
          <w:t>47</w:t>
        </w:r>
        <w:r>
          <w:rPr>
            <w:noProof/>
            <w:webHidden/>
          </w:rPr>
          <w:fldChar w:fldCharType="end"/>
        </w:r>
        <w:r w:rsidRPr="00CE1A63">
          <w:rPr>
            <w:rStyle w:val="Hipervnculo"/>
            <w:noProof/>
          </w:rPr>
          <w:fldChar w:fldCharType="end"/>
        </w:r>
      </w:ins>
    </w:p>
    <w:p w14:paraId="5780BD2A" w14:textId="1C9DCC55" w:rsidR="00F504C8" w:rsidRDefault="00F504C8">
      <w:pPr>
        <w:pStyle w:val="Tabladeilustraciones"/>
        <w:tabs>
          <w:tab w:val="right" w:leader="dot" w:pos="8828"/>
        </w:tabs>
        <w:rPr>
          <w:ins w:id="302" w:author="Camilo Andrés Díaz Gómez" w:date="2023-03-22T13:23:00Z"/>
          <w:rFonts w:asciiTheme="minorHAnsi" w:eastAsiaTheme="minorEastAsia" w:hAnsiTheme="minorHAnsi"/>
          <w:noProof/>
          <w:sz w:val="22"/>
          <w:lang w:eastAsia="es-CO"/>
        </w:rPr>
      </w:pPr>
      <w:ins w:id="303" w:author="Camilo Andrés Díaz Gómez" w:date="2023-03-22T13:23:00Z">
        <w:r w:rsidRPr="00CE1A63">
          <w:rPr>
            <w:rStyle w:val="Hipervnculo"/>
            <w:noProof/>
          </w:rPr>
          <w:fldChar w:fldCharType="begin"/>
        </w:r>
        <w:r w:rsidRPr="00CE1A63">
          <w:rPr>
            <w:rStyle w:val="Hipervnculo"/>
            <w:noProof/>
          </w:rPr>
          <w:instrText xml:space="preserve"> </w:instrText>
        </w:r>
        <w:r>
          <w:rPr>
            <w:noProof/>
          </w:rPr>
          <w:instrText>HYPERLINK \l "_Toc130383854"</w:instrText>
        </w:r>
        <w:r w:rsidRPr="00CE1A63">
          <w:rPr>
            <w:rStyle w:val="Hipervnculo"/>
            <w:noProof/>
          </w:rPr>
          <w:instrText xml:space="preserve"> </w:instrText>
        </w:r>
        <w:r w:rsidRPr="00CE1A63">
          <w:rPr>
            <w:rStyle w:val="Hipervnculo"/>
            <w:noProof/>
          </w:rPr>
        </w:r>
        <w:r w:rsidRPr="00CE1A63">
          <w:rPr>
            <w:rStyle w:val="Hipervnculo"/>
            <w:noProof/>
          </w:rPr>
          <w:fldChar w:fldCharType="separate"/>
        </w:r>
        <w:r w:rsidRPr="00CE1A63">
          <w:rPr>
            <w:rStyle w:val="Hipervnculo"/>
            <w:noProof/>
          </w:rPr>
          <w:t xml:space="preserve">Tabla 3 </w:t>
        </w:r>
        <w:r w:rsidRPr="00CE1A63">
          <w:rPr>
            <w:rStyle w:val="Hipervnculo"/>
            <w:bCs/>
            <w:i/>
            <w:noProof/>
          </w:rPr>
          <w:t>Promedio de datos diarios del mes de septiembre</w:t>
        </w:r>
        <w:r>
          <w:rPr>
            <w:noProof/>
            <w:webHidden/>
          </w:rPr>
          <w:tab/>
        </w:r>
        <w:r>
          <w:rPr>
            <w:noProof/>
            <w:webHidden/>
          </w:rPr>
          <w:fldChar w:fldCharType="begin"/>
        </w:r>
        <w:r>
          <w:rPr>
            <w:noProof/>
            <w:webHidden/>
          </w:rPr>
          <w:instrText xml:space="preserve"> PAGEREF _Toc130383854 \h </w:instrText>
        </w:r>
      </w:ins>
      <w:r>
        <w:rPr>
          <w:noProof/>
          <w:webHidden/>
        </w:rPr>
      </w:r>
      <w:r>
        <w:rPr>
          <w:noProof/>
          <w:webHidden/>
        </w:rPr>
        <w:fldChar w:fldCharType="separate"/>
      </w:r>
      <w:ins w:id="304" w:author="Camilo Andrés Díaz Gómez" w:date="2023-03-22T13:23:00Z">
        <w:r>
          <w:rPr>
            <w:noProof/>
            <w:webHidden/>
          </w:rPr>
          <w:t>58</w:t>
        </w:r>
        <w:r>
          <w:rPr>
            <w:noProof/>
            <w:webHidden/>
          </w:rPr>
          <w:fldChar w:fldCharType="end"/>
        </w:r>
        <w:r w:rsidRPr="00CE1A63">
          <w:rPr>
            <w:rStyle w:val="Hipervnculo"/>
            <w:noProof/>
          </w:rPr>
          <w:fldChar w:fldCharType="end"/>
        </w:r>
      </w:ins>
    </w:p>
    <w:p w14:paraId="4F8AD7E0" w14:textId="00E5D25F" w:rsidR="00F504C8" w:rsidDel="00F504C8" w:rsidRDefault="00F504C8">
      <w:pPr>
        <w:pStyle w:val="Tabladeilustraciones"/>
        <w:tabs>
          <w:tab w:val="right" w:leader="dot" w:pos="8828"/>
        </w:tabs>
        <w:rPr>
          <w:del w:id="305" w:author="Camilo Andrés Díaz Gómez" w:date="2023-03-22T13:23:00Z"/>
          <w:rFonts w:asciiTheme="minorHAnsi" w:eastAsiaTheme="minorEastAsia" w:hAnsiTheme="minorHAnsi"/>
          <w:noProof/>
          <w:sz w:val="22"/>
          <w:lang w:eastAsia="es-CO"/>
        </w:rPr>
      </w:pPr>
      <w:del w:id="306" w:author="Camilo Andrés Díaz Gómez" w:date="2023-03-22T13:23:00Z">
        <w:r w:rsidRPr="00F504C8" w:rsidDel="00F504C8">
          <w:rPr>
            <w:rStyle w:val="Hipervnculo"/>
            <w:rFonts w:cs="Times New Roman"/>
            <w:noProof/>
          </w:rPr>
          <w:delText xml:space="preserve">Tabla 1 </w:delText>
        </w:r>
        <w:r w:rsidRPr="00F504C8" w:rsidDel="00F504C8">
          <w:rPr>
            <w:rStyle w:val="Hipervnculo"/>
            <w:rFonts w:cs="Times New Roman"/>
            <w:bCs/>
            <w:i/>
            <w:noProof/>
          </w:rPr>
          <w:delText>Etapas para realizar cadena de valor</w:delText>
        </w:r>
        <w:r w:rsidDel="00F504C8">
          <w:rPr>
            <w:noProof/>
            <w:webHidden/>
          </w:rPr>
          <w:tab/>
          <w:delText>35</w:delText>
        </w:r>
      </w:del>
    </w:p>
    <w:p w14:paraId="1C887B21" w14:textId="6495804B" w:rsidR="00F504C8" w:rsidDel="00F504C8" w:rsidRDefault="00F504C8">
      <w:pPr>
        <w:pStyle w:val="Tabladeilustraciones"/>
        <w:tabs>
          <w:tab w:val="right" w:leader="dot" w:pos="8828"/>
        </w:tabs>
        <w:rPr>
          <w:del w:id="307" w:author="Camilo Andrés Díaz Gómez" w:date="2023-03-22T13:23:00Z"/>
          <w:rFonts w:asciiTheme="minorHAnsi" w:eastAsiaTheme="minorEastAsia" w:hAnsiTheme="minorHAnsi"/>
          <w:noProof/>
          <w:sz w:val="22"/>
          <w:lang w:eastAsia="es-CO"/>
        </w:rPr>
      </w:pPr>
      <w:del w:id="308" w:author="Camilo Andrés Díaz Gómez" w:date="2023-03-22T13:23:00Z">
        <w:r w:rsidRPr="00F504C8" w:rsidDel="00F504C8">
          <w:rPr>
            <w:rStyle w:val="Hipervnculo"/>
            <w:rFonts w:cs="Times New Roman"/>
            <w:noProof/>
          </w:rPr>
          <w:delText>Tabla 2</w:delText>
        </w:r>
        <w:r w:rsidDel="00F504C8">
          <w:rPr>
            <w:noProof/>
            <w:webHidden/>
          </w:rPr>
          <w:tab/>
          <w:delText>46</w:delText>
        </w:r>
      </w:del>
    </w:p>
    <w:p w14:paraId="3AE850CB" w14:textId="07121D3B" w:rsidR="00F504C8" w:rsidDel="00F504C8" w:rsidRDefault="00F504C8">
      <w:pPr>
        <w:pStyle w:val="Tabladeilustraciones"/>
        <w:tabs>
          <w:tab w:val="right" w:leader="dot" w:pos="8828"/>
        </w:tabs>
        <w:rPr>
          <w:del w:id="309" w:author="Camilo Andrés Díaz Gómez" w:date="2023-03-22T13:23:00Z"/>
          <w:rFonts w:asciiTheme="minorHAnsi" w:eastAsiaTheme="minorEastAsia" w:hAnsiTheme="minorHAnsi"/>
          <w:noProof/>
          <w:sz w:val="22"/>
          <w:lang w:eastAsia="es-CO"/>
        </w:rPr>
      </w:pPr>
      <w:del w:id="310" w:author="Camilo Andrés Díaz Gómez" w:date="2023-03-22T13:23:00Z">
        <w:r w:rsidRPr="00F504C8" w:rsidDel="00F504C8">
          <w:rPr>
            <w:rStyle w:val="Hipervnculo"/>
            <w:noProof/>
          </w:rPr>
          <w:delText xml:space="preserve">Tabla 3 </w:delText>
        </w:r>
        <w:r w:rsidRPr="00F504C8" w:rsidDel="00F504C8">
          <w:rPr>
            <w:rStyle w:val="Hipervnculo"/>
            <w:bCs/>
            <w:i/>
            <w:noProof/>
          </w:rPr>
          <w:delText>Promedio de datos diarios del mes de septiembre</w:delText>
        </w:r>
        <w:r w:rsidDel="00F504C8">
          <w:rPr>
            <w:noProof/>
            <w:webHidden/>
          </w:rPr>
          <w:tab/>
          <w:delText>57</w:delText>
        </w:r>
      </w:del>
    </w:p>
    <w:p w14:paraId="1067AA8C" w14:textId="7D70513C" w:rsidR="00F504C8" w:rsidDel="00F504C8" w:rsidRDefault="00F504C8">
      <w:pPr>
        <w:pStyle w:val="Tabladeilustraciones"/>
        <w:tabs>
          <w:tab w:val="right" w:leader="dot" w:pos="8828"/>
        </w:tabs>
        <w:rPr>
          <w:del w:id="311" w:author="Camilo Andrés Díaz Gómez" w:date="2023-03-22T13:22:00Z"/>
          <w:rFonts w:asciiTheme="minorHAnsi" w:eastAsiaTheme="minorEastAsia" w:hAnsiTheme="minorHAnsi"/>
          <w:noProof/>
          <w:sz w:val="22"/>
          <w:lang w:eastAsia="es-CO"/>
        </w:rPr>
      </w:pPr>
      <w:del w:id="312" w:author="Camilo Andrés Díaz Gómez" w:date="2023-03-22T13:22:00Z">
        <w:r w:rsidRPr="00F504C8" w:rsidDel="00F504C8">
          <w:rPr>
            <w:rStyle w:val="Hipervnculo"/>
            <w:rFonts w:cs="Times New Roman"/>
            <w:noProof/>
          </w:rPr>
          <w:delText xml:space="preserve">Tabla 1 </w:delText>
        </w:r>
        <w:r w:rsidRPr="00F504C8" w:rsidDel="00F504C8">
          <w:rPr>
            <w:rStyle w:val="Hipervnculo"/>
            <w:rFonts w:cs="Times New Roman"/>
            <w:bCs/>
            <w:i/>
            <w:noProof/>
          </w:rPr>
          <w:delText>Etapas para realizar cadena de valor</w:delText>
        </w:r>
        <w:r w:rsidDel="00F504C8">
          <w:rPr>
            <w:noProof/>
            <w:webHidden/>
          </w:rPr>
          <w:tab/>
          <w:delText>35</w:delText>
        </w:r>
      </w:del>
    </w:p>
    <w:p w14:paraId="74067521" w14:textId="315FC40F" w:rsidR="00F504C8" w:rsidDel="00F504C8" w:rsidRDefault="00F504C8">
      <w:pPr>
        <w:pStyle w:val="Tabladeilustraciones"/>
        <w:tabs>
          <w:tab w:val="right" w:leader="dot" w:pos="8828"/>
        </w:tabs>
        <w:rPr>
          <w:del w:id="313" w:author="Camilo Andrés Díaz Gómez" w:date="2023-03-22T13:22:00Z"/>
          <w:rFonts w:asciiTheme="minorHAnsi" w:eastAsiaTheme="minorEastAsia" w:hAnsiTheme="minorHAnsi"/>
          <w:noProof/>
          <w:sz w:val="22"/>
          <w:lang w:eastAsia="es-CO"/>
        </w:rPr>
      </w:pPr>
      <w:del w:id="314" w:author="Camilo Andrés Díaz Gómez" w:date="2023-03-22T13:22:00Z">
        <w:r w:rsidRPr="00F504C8" w:rsidDel="00F504C8">
          <w:rPr>
            <w:rStyle w:val="Hipervnculo"/>
            <w:rFonts w:cs="Times New Roman"/>
            <w:noProof/>
          </w:rPr>
          <w:delText>Tabla 2</w:delText>
        </w:r>
        <w:r w:rsidDel="00F504C8">
          <w:rPr>
            <w:noProof/>
            <w:webHidden/>
          </w:rPr>
          <w:tab/>
          <w:delText>46</w:delText>
        </w:r>
      </w:del>
    </w:p>
    <w:p w14:paraId="36C85CA3" w14:textId="1BBED6D0" w:rsidR="00F504C8" w:rsidDel="00F504C8" w:rsidRDefault="00F504C8">
      <w:pPr>
        <w:pStyle w:val="Tabladeilustraciones"/>
        <w:tabs>
          <w:tab w:val="right" w:leader="dot" w:pos="8828"/>
        </w:tabs>
        <w:rPr>
          <w:del w:id="315" w:author="Camilo Andrés Díaz Gómez" w:date="2023-03-22T13:22:00Z"/>
          <w:rFonts w:asciiTheme="minorHAnsi" w:eastAsiaTheme="minorEastAsia" w:hAnsiTheme="minorHAnsi"/>
          <w:noProof/>
          <w:sz w:val="22"/>
          <w:lang w:eastAsia="es-CO"/>
        </w:rPr>
      </w:pPr>
      <w:del w:id="316" w:author="Camilo Andrés Díaz Gómez" w:date="2023-03-22T13:22:00Z">
        <w:r w:rsidRPr="00F504C8" w:rsidDel="00F504C8">
          <w:rPr>
            <w:rStyle w:val="Hipervnculo"/>
            <w:rFonts w:cs="Times New Roman"/>
            <w:noProof/>
          </w:rPr>
          <w:delText>Tabla 3</w:delText>
        </w:r>
        <w:r w:rsidDel="00F504C8">
          <w:rPr>
            <w:noProof/>
            <w:webHidden/>
          </w:rPr>
          <w:tab/>
          <w:delText>57</w:delText>
        </w:r>
      </w:del>
    </w:p>
    <w:p w14:paraId="1AE63F33" w14:textId="3F96B78D" w:rsidR="005A4444" w:rsidRPr="00BD3055" w:rsidDel="00F504C8" w:rsidRDefault="005A4444" w:rsidP="00EE67FE">
      <w:pPr>
        <w:pStyle w:val="Tabladeilustraciones"/>
        <w:tabs>
          <w:tab w:val="right" w:leader="dot" w:pos="8828"/>
        </w:tabs>
        <w:rPr>
          <w:del w:id="317" w:author="Camilo Andrés Díaz Gómez" w:date="2023-03-22T13:22:00Z"/>
          <w:rFonts w:eastAsiaTheme="minorEastAsia" w:cs="Times New Roman"/>
          <w:noProof/>
          <w:sz w:val="22"/>
          <w:lang w:eastAsia="es-CO"/>
          <w:rPrChange w:id="318" w:author="Camilo Andrés Díaz Gómez" w:date="2023-03-14T19:47:00Z">
            <w:rPr>
              <w:del w:id="319" w:author="Camilo Andrés Díaz Gómez" w:date="2023-03-22T13:22:00Z"/>
              <w:rFonts w:asciiTheme="minorHAnsi" w:eastAsiaTheme="minorEastAsia" w:hAnsiTheme="minorHAnsi"/>
              <w:noProof/>
              <w:sz w:val="22"/>
              <w:lang w:eastAsia="es-CO"/>
            </w:rPr>
          </w:rPrChange>
        </w:rPr>
      </w:pPr>
      <w:del w:id="320" w:author="Camilo Andrés Díaz Gómez" w:date="2023-03-22T13:22:00Z">
        <w:r w:rsidRPr="00F504C8" w:rsidDel="00F504C8">
          <w:rPr>
            <w:rStyle w:val="Hipervnculo"/>
            <w:rFonts w:cs="Times New Roman"/>
            <w:noProof/>
          </w:rPr>
          <w:delText>Tabla 1</w:delText>
        </w:r>
        <w:r w:rsidRPr="00BD3055" w:rsidDel="00F504C8">
          <w:rPr>
            <w:rFonts w:cs="Times New Roman"/>
            <w:noProof/>
            <w:webHidden/>
          </w:rPr>
          <w:tab/>
          <w:delText>32</w:delText>
        </w:r>
      </w:del>
    </w:p>
    <w:p w14:paraId="0E1340A0" w14:textId="581A6964" w:rsidR="005A4444" w:rsidRPr="00BD3055" w:rsidDel="00F504C8" w:rsidRDefault="005A4444" w:rsidP="00EE67FE">
      <w:pPr>
        <w:pStyle w:val="Tabladeilustraciones"/>
        <w:tabs>
          <w:tab w:val="right" w:leader="dot" w:pos="8828"/>
        </w:tabs>
        <w:rPr>
          <w:del w:id="321" w:author="Camilo Andrés Díaz Gómez" w:date="2023-03-22T13:22:00Z"/>
          <w:rFonts w:eastAsiaTheme="minorEastAsia" w:cs="Times New Roman"/>
          <w:noProof/>
          <w:sz w:val="22"/>
          <w:lang w:eastAsia="es-CO"/>
          <w:rPrChange w:id="322" w:author="Camilo Andrés Díaz Gómez" w:date="2023-03-14T19:47:00Z">
            <w:rPr>
              <w:del w:id="323" w:author="Camilo Andrés Díaz Gómez" w:date="2023-03-22T13:22:00Z"/>
              <w:rFonts w:asciiTheme="minorHAnsi" w:eastAsiaTheme="minorEastAsia" w:hAnsiTheme="minorHAnsi"/>
              <w:noProof/>
              <w:sz w:val="22"/>
              <w:lang w:eastAsia="es-CO"/>
            </w:rPr>
          </w:rPrChange>
        </w:rPr>
      </w:pPr>
      <w:del w:id="324" w:author="Camilo Andrés Díaz Gómez" w:date="2023-03-22T13:22:00Z">
        <w:r w:rsidRPr="00F504C8" w:rsidDel="00F504C8">
          <w:rPr>
            <w:rStyle w:val="Hipervnculo"/>
            <w:rFonts w:cs="Times New Roman"/>
            <w:noProof/>
          </w:rPr>
          <w:delText>Tabla 2</w:delText>
        </w:r>
        <w:r w:rsidRPr="00BD3055" w:rsidDel="00F504C8">
          <w:rPr>
            <w:rFonts w:cs="Times New Roman"/>
            <w:noProof/>
            <w:webHidden/>
          </w:rPr>
          <w:tab/>
          <w:delText>52</w:delText>
        </w:r>
      </w:del>
    </w:p>
    <w:p w14:paraId="13A2FD57" w14:textId="02AF6737" w:rsidR="005A4444" w:rsidRPr="00BD3055" w:rsidDel="00F504C8" w:rsidRDefault="005A4444" w:rsidP="00EE67FE">
      <w:pPr>
        <w:pStyle w:val="Tabladeilustraciones"/>
        <w:tabs>
          <w:tab w:val="right" w:leader="dot" w:pos="8828"/>
        </w:tabs>
        <w:rPr>
          <w:del w:id="325" w:author="Camilo Andrés Díaz Gómez" w:date="2023-03-22T13:22:00Z"/>
          <w:rFonts w:eastAsiaTheme="minorEastAsia" w:cs="Times New Roman"/>
          <w:noProof/>
          <w:sz w:val="22"/>
          <w:lang w:eastAsia="es-CO"/>
          <w:rPrChange w:id="326" w:author="Camilo Andrés Díaz Gómez" w:date="2023-03-14T19:47:00Z">
            <w:rPr>
              <w:del w:id="327" w:author="Camilo Andrés Díaz Gómez" w:date="2023-03-22T13:22:00Z"/>
              <w:rFonts w:asciiTheme="minorHAnsi" w:eastAsiaTheme="minorEastAsia" w:hAnsiTheme="minorHAnsi"/>
              <w:noProof/>
              <w:sz w:val="22"/>
              <w:lang w:eastAsia="es-CO"/>
            </w:rPr>
          </w:rPrChange>
        </w:rPr>
      </w:pPr>
      <w:del w:id="328" w:author="Camilo Andrés Díaz Gómez" w:date="2023-03-22T13:22:00Z">
        <w:r w:rsidRPr="00F504C8" w:rsidDel="00F504C8">
          <w:rPr>
            <w:rStyle w:val="Hipervnculo"/>
            <w:rFonts w:cs="Times New Roman"/>
            <w:noProof/>
          </w:rPr>
          <w:delText>Tabla 3</w:delText>
        </w:r>
        <w:r w:rsidRPr="00BD3055" w:rsidDel="00F504C8">
          <w:rPr>
            <w:rFonts w:cs="Times New Roman"/>
            <w:noProof/>
            <w:webHidden/>
          </w:rPr>
          <w:tab/>
          <w:delText>58</w:delText>
        </w:r>
      </w:del>
    </w:p>
    <w:p w14:paraId="641FF5EE" w14:textId="6EDDA375" w:rsidR="00244CE1" w:rsidRPr="00BD3055" w:rsidRDefault="005A4444" w:rsidP="00EE67FE">
      <w:pPr>
        <w:jc w:val="center"/>
        <w:rPr>
          <w:rFonts w:cs="Times New Roman"/>
          <w:b/>
          <w:bCs/>
        </w:rPr>
      </w:pPr>
      <w:r w:rsidRPr="00BD3055">
        <w:rPr>
          <w:rFonts w:cs="Times New Roman"/>
          <w:b/>
          <w:bCs/>
        </w:rPr>
        <w:fldChar w:fldCharType="end"/>
      </w:r>
    </w:p>
    <w:p w14:paraId="34D73E51" w14:textId="008AB2E8" w:rsidR="00BB53D7" w:rsidRPr="00BD3055" w:rsidDel="00244CE1" w:rsidRDefault="00BB53D7">
      <w:pPr>
        <w:rPr>
          <w:del w:id="329" w:author="Steff Guzmán" w:date="2023-03-13T18:38:00Z"/>
          <w:rFonts w:cs="Times New Roman"/>
          <w:i/>
          <w:iCs/>
          <w:szCs w:val="24"/>
        </w:rPr>
      </w:pPr>
      <w:del w:id="330" w:author="Steff Guzmán" w:date="2023-03-13T18:38:00Z">
        <w:r w:rsidRPr="00BD3055" w:rsidDel="00244CE1">
          <w:rPr>
            <w:rFonts w:cs="Times New Roman"/>
            <w:b/>
            <w:bCs/>
            <w:szCs w:val="24"/>
          </w:rPr>
          <w:delText xml:space="preserve">Tabla 1. </w:delText>
        </w:r>
        <w:r w:rsidRPr="00BD3055" w:rsidDel="00244CE1">
          <w:rPr>
            <w:rFonts w:cs="Times New Roman"/>
            <w:i/>
            <w:iCs/>
            <w:szCs w:val="24"/>
          </w:rPr>
          <w:delText>Etapas para realizar cadena de valor</w:delText>
        </w:r>
        <w:r w:rsidR="006D3013" w:rsidRPr="00BD3055" w:rsidDel="00244CE1">
          <w:rPr>
            <w:rFonts w:cs="Times New Roman"/>
            <w:i/>
            <w:iCs/>
            <w:szCs w:val="24"/>
          </w:rPr>
          <w:delText xml:space="preserve">, </w:delText>
        </w:r>
        <w:r w:rsidR="006D3013" w:rsidRPr="00BD3055" w:rsidDel="00244CE1">
          <w:rPr>
            <w:rFonts w:cs="Times New Roman"/>
            <w:szCs w:val="24"/>
          </w:rPr>
          <w:delText>2</w:delText>
        </w:r>
        <w:r w:rsidR="001023B2" w:rsidRPr="00BD3055" w:rsidDel="00244CE1">
          <w:rPr>
            <w:rFonts w:cs="Times New Roman"/>
            <w:szCs w:val="24"/>
          </w:rPr>
          <w:delText>9</w:delText>
        </w:r>
      </w:del>
    </w:p>
    <w:p w14:paraId="4F2D3F6A" w14:textId="170C9E8A" w:rsidR="00BB53D7" w:rsidRPr="00BD3055" w:rsidDel="00244CE1" w:rsidRDefault="00BB53D7">
      <w:pPr>
        <w:rPr>
          <w:del w:id="331" w:author="Steff Guzmán" w:date="2023-03-13T18:38:00Z"/>
          <w:rFonts w:cs="Times New Roman"/>
          <w:i/>
          <w:iCs/>
          <w:szCs w:val="24"/>
        </w:rPr>
      </w:pPr>
      <w:del w:id="332" w:author="Steff Guzmán" w:date="2023-03-13T18:38:00Z">
        <w:r w:rsidRPr="00BD3055" w:rsidDel="00244CE1">
          <w:rPr>
            <w:rFonts w:cs="Times New Roman"/>
            <w:b/>
            <w:bCs/>
            <w:szCs w:val="24"/>
          </w:rPr>
          <w:delText xml:space="preserve">Tabla 2. </w:delText>
        </w:r>
        <w:r w:rsidR="00925111" w:rsidRPr="00BD3055" w:rsidDel="00244CE1">
          <w:rPr>
            <w:rFonts w:cs="Times New Roman"/>
            <w:i/>
            <w:iCs/>
            <w:szCs w:val="24"/>
          </w:rPr>
          <w:delText xml:space="preserve">Promedio de datos diarios del mes de septiembre, </w:delText>
        </w:r>
        <w:r w:rsidR="001023B2" w:rsidRPr="00BD3055" w:rsidDel="00244CE1">
          <w:rPr>
            <w:rFonts w:cs="Times New Roman"/>
            <w:szCs w:val="24"/>
          </w:rPr>
          <w:delText>52</w:delText>
        </w:r>
      </w:del>
    </w:p>
    <w:p w14:paraId="1E8D1FAF" w14:textId="27053CA4" w:rsidR="00A2571A" w:rsidRPr="00BD3055" w:rsidRDefault="00A2571A" w:rsidP="00EE67FE">
      <w:pPr>
        <w:jc w:val="center"/>
        <w:rPr>
          <w:rFonts w:cs="Times New Roman"/>
          <w:szCs w:val="24"/>
        </w:rPr>
      </w:pPr>
    </w:p>
    <w:p w14:paraId="0EF41EAC" w14:textId="46495DB6" w:rsidR="00A2571A" w:rsidRPr="00BD3055" w:rsidRDefault="00A2571A" w:rsidP="00EE67FE">
      <w:pPr>
        <w:jc w:val="center"/>
        <w:rPr>
          <w:rFonts w:cs="Times New Roman"/>
        </w:rPr>
      </w:pPr>
    </w:p>
    <w:p w14:paraId="079CF5EC" w14:textId="2B931A4E" w:rsidR="00A2571A" w:rsidRPr="00BD3055" w:rsidRDefault="00A2571A" w:rsidP="00EE67FE">
      <w:pPr>
        <w:jc w:val="center"/>
        <w:rPr>
          <w:rFonts w:cs="Times New Roman"/>
        </w:rPr>
      </w:pPr>
    </w:p>
    <w:p w14:paraId="4564E552" w14:textId="4ABE6377" w:rsidR="00A2571A" w:rsidRPr="00BD3055" w:rsidRDefault="00A2571A" w:rsidP="00EE67FE">
      <w:pPr>
        <w:jc w:val="center"/>
        <w:rPr>
          <w:rFonts w:cs="Times New Roman"/>
        </w:rPr>
      </w:pPr>
    </w:p>
    <w:p w14:paraId="04FA9C8F" w14:textId="1D54C2A3" w:rsidR="00A2571A" w:rsidRPr="00BD3055" w:rsidRDefault="00A2571A" w:rsidP="00EE67FE">
      <w:pPr>
        <w:jc w:val="center"/>
        <w:rPr>
          <w:rFonts w:cs="Times New Roman"/>
        </w:rPr>
      </w:pPr>
    </w:p>
    <w:p w14:paraId="57BBB2E4" w14:textId="13EC89E3" w:rsidR="00A2571A" w:rsidRDefault="00A2571A" w:rsidP="00EE67FE">
      <w:pPr>
        <w:jc w:val="center"/>
        <w:rPr>
          <w:ins w:id="333" w:author="Camilo Andrés Díaz Gómez" w:date="2023-03-14T19:57:00Z"/>
          <w:rFonts w:cs="Times New Roman"/>
        </w:rPr>
      </w:pPr>
    </w:p>
    <w:p w14:paraId="74727931" w14:textId="77777777" w:rsidR="00C513D5" w:rsidRPr="00BD3055" w:rsidRDefault="00C513D5" w:rsidP="00EE67FE">
      <w:pPr>
        <w:jc w:val="center"/>
        <w:rPr>
          <w:rFonts w:cs="Times New Roman"/>
        </w:rPr>
      </w:pPr>
    </w:p>
    <w:p w14:paraId="3B3C4988" w14:textId="12DDBA8E" w:rsidR="00A2571A" w:rsidRPr="00BD3055" w:rsidRDefault="00A2571A" w:rsidP="00EE67FE">
      <w:pPr>
        <w:jc w:val="center"/>
        <w:rPr>
          <w:rFonts w:cs="Times New Roman"/>
        </w:rPr>
      </w:pPr>
    </w:p>
    <w:p w14:paraId="5F4A8C63" w14:textId="49F891A6" w:rsidR="00A2571A" w:rsidRPr="00BD3055" w:rsidRDefault="00A2571A" w:rsidP="00EE67FE">
      <w:pPr>
        <w:jc w:val="center"/>
        <w:rPr>
          <w:rFonts w:cs="Times New Roman"/>
        </w:rPr>
      </w:pPr>
    </w:p>
    <w:p w14:paraId="5FF8656B" w14:textId="5757AB16" w:rsidR="00A2571A" w:rsidRPr="00BD3055" w:rsidRDefault="00A2571A" w:rsidP="00EE67FE">
      <w:pPr>
        <w:jc w:val="center"/>
        <w:rPr>
          <w:rFonts w:cs="Times New Roman"/>
        </w:rPr>
      </w:pPr>
    </w:p>
    <w:p w14:paraId="594B5670" w14:textId="3A3FF2A9" w:rsidR="00A2571A" w:rsidRPr="00BD3055" w:rsidRDefault="00A2571A" w:rsidP="00EE67FE">
      <w:pPr>
        <w:jc w:val="center"/>
        <w:rPr>
          <w:rFonts w:cs="Times New Roman"/>
        </w:rPr>
      </w:pPr>
    </w:p>
    <w:p w14:paraId="424D0D6B" w14:textId="21089B6A" w:rsidR="00A2571A" w:rsidRPr="00BD3055" w:rsidRDefault="00A2571A" w:rsidP="00EE67FE">
      <w:pPr>
        <w:jc w:val="center"/>
        <w:rPr>
          <w:rFonts w:cs="Times New Roman"/>
        </w:rPr>
      </w:pPr>
    </w:p>
    <w:p w14:paraId="623EE74E" w14:textId="223C8536" w:rsidR="00A2571A" w:rsidRPr="00BD3055" w:rsidRDefault="00A2571A" w:rsidP="00EE67FE">
      <w:pPr>
        <w:jc w:val="center"/>
        <w:rPr>
          <w:rFonts w:cs="Times New Roman"/>
        </w:rPr>
      </w:pPr>
    </w:p>
    <w:p w14:paraId="06CF3559" w14:textId="563E4ACF" w:rsidR="00A2571A" w:rsidRPr="00BD3055" w:rsidRDefault="00A2571A" w:rsidP="00EE67FE">
      <w:pPr>
        <w:jc w:val="center"/>
        <w:rPr>
          <w:rFonts w:cs="Times New Roman"/>
        </w:rPr>
      </w:pPr>
    </w:p>
    <w:p w14:paraId="2EC8B8DF" w14:textId="65691C66" w:rsidR="00A2571A" w:rsidRPr="00BD3055" w:rsidRDefault="00A2571A" w:rsidP="00EE67FE">
      <w:pPr>
        <w:jc w:val="center"/>
        <w:rPr>
          <w:rFonts w:cs="Times New Roman"/>
        </w:rPr>
      </w:pPr>
    </w:p>
    <w:p w14:paraId="0C7369A6" w14:textId="42A8AAB2" w:rsidR="00A2571A" w:rsidRPr="00BD3055" w:rsidRDefault="00A2571A" w:rsidP="00EE67FE">
      <w:pPr>
        <w:jc w:val="center"/>
        <w:rPr>
          <w:rFonts w:cs="Times New Roman"/>
        </w:rPr>
      </w:pPr>
    </w:p>
    <w:p w14:paraId="5BA93AA4" w14:textId="063B8677" w:rsidR="00A2571A" w:rsidRPr="00BD3055" w:rsidRDefault="00A2571A" w:rsidP="00EE67FE">
      <w:pPr>
        <w:jc w:val="center"/>
        <w:rPr>
          <w:rFonts w:cs="Times New Roman"/>
        </w:rPr>
      </w:pPr>
    </w:p>
    <w:p w14:paraId="34A23163" w14:textId="4D4D789B" w:rsidR="00A2571A" w:rsidRPr="00BD3055" w:rsidRDefault="00A2571A" w:rsidP="00EE67FE">
      <w:pPr>
        <w:jc w:val="center"/>
        <w:rPr>
          <w:rFonts w:cs="Times New Roman"/>
        </w:rPr>
      </w:pPr>
    </w:p>
    <w:p w14:paraId="3018C3C0" w14:textId="411A76BD" w:rsidR="00A2571A" w:rsidRPr="00BD3055" w:rsidRDefault="00A2571A" w:rsidP="00EE67FE">
      <w:pPr>
        <w:jc w:val="center"/>
        <w:rPr>
          <w:rFonts w:cs="Times New Roman"/>
        </w:rPr>
      </w:pPr>
    </w:p>
    <w:p w14:paraId="2F4A1045" w14:textId="475EF837" w:rsidR="00A2571A" w:rsidRPr="00BD3055" w:rsidRDefault="00A2571A" w:rsidP="00EE67FE">
      <w:pPr>
        <w:jc w:val="center"/>
        <w:rPr>
          <w:rFonts w:cs="Times New Roman"/>
        </w:rPr>
      </w:pPr>
    </w:p>
    <w:p w14:paraId="216524F5" w14:textId="6AF1F9C8" w:rsidR="00A2571A" w:rsidRPr="00BD3055" w:rsidRDefault="00A2571A" w:rsidP="00EE67FE">
      <w:pPr>
        <w:jc w:val="center"/>
        <w:rPr>
          <w:rFonts w:cs="Times New Roman"/>
        </w:rPr>
      </w:pPr>
    </w:p>
    <w:p w14:paraId="60085B93" w14:textId="7209394F" w:rsidR="00AC0534" w:rsidRPr="00BD3055" w:rsidRDefault="00AC0534" w:rsidP="00EE67FE">
      <w:pPr>
        <w:jc w:val="center"/>
        <w:rPr>
          <w:rFonts w:cs="Times New Roman"/>
        </w:rPr>
      </w:pPr>
    </w:p>
    <w:p w14:paraId="66E88D79" w14:textId="728729F5" w:rsidR="00BD3055" w:rsidRDefault="00BD3055">
      <w:pPr>
        <w:spacing w:after="160"/>
        <w:jc w:val="left"/>
        <w:rPr>
          <w:ins w:id="334" w:author="Camilo Andrés Díaz Gómez" w:date="2023-03-14T19:51:00Z"/>
          <w:rFonts w:cs="Times New Roman"/>
        </w:rPr>
        <w:pPrChange w:id="335" w:author="Camilo Andrés Díaz Gómez" w:date="2023-03-17T00:48:00Z">
          <w:pPr>
            <w:spacing w:after="160" w:line="259" w:lineRule="auto"/>
            <w:jc w:val="left"/>
          </w:pPr>
        </w:pPrChange>
      </w:pPr>
      <w:ins w:id="336" w:author="Camilo Andrés Díaz Gómez" w:date="2023-03-14T19:51:00Z">
        <w:r>
          <w:rPr>
            <w:rFonts w:cs="Times New Roman"/>
          </w:rPr>
          <w:br w:type="page"/>
        </w:r>
      </w:ins>
    </w:p>
    <w:p w14:paraId="4661825B" w14:textId="2A65D11B" w:rsidR="00AC0534" w:rsidDel="00C513D5" w:rsidRDefault="00AC0534">
      <w:pPr>
        <w:rPr>
          <w:del w:id="337" w:author="Camilo Andrés Díaz Gómez" w:date="2023-03-14T19:51:00Z"/>
          <w:rFonts w:cs="Times New Roman"/>
        </w:rPr>
      </w:pPr>
    </w:p>
    <w:p w14:paraId="41D39FF3" w14:textId="3729D499" w:rsidR="00AC0534" w:rsidRPr="00BD3055" w:rsidDel="00BD3055" w:rsidRDefault="00AC0534">
      <w:pPr>
        <w:jc w:val="center"/>
        <w:rPr>
          <w:del w:id="338" w:author="Camilo Andrés Díaz Gómez" w:date="2023-03-14T19:51:00Z"/>
          <w:rFonts w:cs="Times New Roman"/>
        </w:rPr>
      </w:pPr>
    </w:p>
    <w:p w14:paraId="5ACDC1D4" w14:textId="27012373" w:rsidR="001023B2" w:rsidRPr="00BD3055" w:rsidDel="005A4444" w:rsidRDefault="001023B2">
      <w:pPr>
        <w:rPr>
          <w:del w:id="339" w:author="Steff Guzmán" w:date="2023-03-13T19:26:00Z"/>
          <w:rFonts w:cs="Times New Roman"/>
        </w:rPr>
        <w:pPrChange w:id="340" w:author="Camilo Andrés Díaz Gómez" w:date="2023-03-17T00:48:00Z">
          <w:pPr>
            <w:jc w:val="center"/>
          </w:pPr>
        </w:pPrChange>
      </w:pPr>
    </w:p>
    <w:p w14:paraId="4EF70EAA" w14:textId="3E0D543D" w:rsidR="001023B2" w:rsidRPr="00BD3055" w:rsidDel="005A4444" w:rsidRDefault="001023B2">
      <w:pPr>
        <w:rPr>
          <w:del w:id="341" w:author="Steff Guzmán" w:date="2023-03-13T19:26:00Z"/>
          <w:rFonts w:cs="Times New Roman"/>
        </w:rPr>
        <w:pPrChange w:id="342" w:author="Camilo Andrés Díaz Gómez" w:date="2023-03-17T00:48:00Z">
          <w:pPr>
            <w:jc w:val="center"/>
          </w:pPr>
        </w:pPrChange>
      </w:pPr>
    </w:p>
    <w:p w14:paraId="580A390A" w14:textId="1B803EEF" w:rsidR="00AC0534" w:rsidRPr="00BD3055" w:rsidDel="005A4444" w:rsidRDefault="00AC0534">
      <w:pPr>
        <w:rPr>
          <w:del w:id="343" w:author="Steff Guzmán" w:date="2023-03-13T19:26:00Z"/>
          <w:rFonts w:cs="Times New Roman"/>
        </w:rPr>
        <w:pPrChange w:id="344" w:author="Camilo Andrés Díaz Gómez" w:date="2023-03-17T00:48:00Z">
          <w:pPr>
            <w:jc w:val="center"/>
          </w:pPr>
        </w:pPrChange>
      </w:pPr>
    </w:p>
    <w:p w14:paraId="1461289D" w14:textId="646737CE" w:rsidR="00A2571A" w:rsidRPr="00BD3055" w:rsidDel="005A4444" w:rsidRDefault="00A2571A">
      <w:pPr>
        <w:rPr>
          <w:del w:id="345" w:author="Steff Guzmán" w:date="2023-03-13T19:26:00Z"/>
          <w:rFonts w:cs="Times New Roman"/>
        </w:rPr>
        <w:pPrChange w:id="346" w:author="Camilo Andrés Díaz Gómez" w:date="2023-03-17T00:48:00Z">
          <w:pPr>
            <w:jc w:val="center"/>
          </w:pPr>
        </w:pPrChange>
      </w:pPr>
    </w:p>
    <w:p w14:paraId="51F259DC" w14:textId="577F1D8E" w:rsidR="001023B2" w:rsidRPr="00BD3055" w:rsidDel="005A4444" w:rsidRDefault="001023B2">
      <w:pPr>
        <w:rPr>
          <w:del w:id="347" w:author="Steff Guzmán" w:date="2023-03-13T19:26:00Z"/>
          <w:rFonts w:cs="Times New Roman"/>
        </w:rPr>
        <w:pPrChange w:id="348" w:author="Camilo Andrés Díaz Gómez" w:date="2023-03-17T00:48:00Z">
          <w:pPr>
            <w:jc w:val="center"/>
          </w:pPr>
        </w:pPrChange>
      </w:pPr>
    </w:p>
    <w:p w14:paraId="47101A6A" w14:textId="7A4DA7AB" w:rsidR="0052249A" w:rsidRPr="00BD3055" w:rsidDel="00C513D5" w:rsidRDefault="0052249A">
      <w:pPr>
        <w:rPr>
          <w:ins w:id="349" w:author="Steff Guzmán" w:date="2023-03-13T18:24:00Z"/>
          <w:del w:id="350" w:author="Camilo Andrés Díaz Gómez" w:date="2023-03-14T19:58:00Z"/>
          <w:rFonts w:cs="Times New Roman"/>
          <w:b/>
          <w:bCs/>
        </w:rPr>
        <w:pPrChange w:id="351" w:author="Camilo Andrés Díaz Gómez" w:date="2023-03-17T00:48:00Z">
          <w:pPr>
            <w:jc w:val="center"/>
          </w:pPr>
        </w:pPrChange>
      </w:pPr>
    </w:p>
    <w:p w14:paraId="710D5DF2" w14:textId="6E757572" w:rsidR="00996369" w:rsidRPr="00BD3055" w:rsidRDefault="00996369" w:rsidP="00EE67FE">
      <w:pPr>
        <w:jc w:val="center"/>
        <w:rPr>
          <w:ins w:id="352" w:author="Steff Guzmán" w:date="2023-03-13T18:47:00Z"/>
          <w:rFonts w:cs="Times New Roman"/>
          <w:b/>
          <w:bCs/>
        </w:rPr>
      </w:pPr>
      <w:r w:rsidRPr="00BD3055">
        <w:rPr>
          <w:rFonts w:cs="Times New Roman"/>
          <w:b/>
          <w:bCs/>
        </w:rPr>
        <w:t>Lista de Figuras</w:t>
      </w:r>
    </w:p>
    <w:p w14:paraId="33D0C211" w14:textId="3DA9E30C" w:rsidR="00583F4A" w:rsidRPr="00583F4A" w:rsidRDefault="00C87243" w:rsidP="00EE67FE">
      <w:pPr>
        <w:pStyle w:val="Tabladeilustraciones"/>
        <w:tabs>
          <w:tab w:val="right" w:leader="dot" w:pos="8828"/>
        </w:tabs>
        <w:rPr>
          <w:ins w:id="353" w:author="Camilo Andrés Díaz Gómez" w:date="2023-03-14T21:29:00Z"/>
          <w:rFonts w:asciiTheme="minorHAnsi" w:eastAsiaTheme="minorEastAsia" w:hAnsiTheme="minorHAnsi"/>
          <w:noProof/>
          <w:sz w:val="22"/>
          <w:lang w:eastAsia="es-CO"/>
        </w:rPr>
      </w:pPr>
      <w:ins w:id="354" w:author="Steff Guzmán" w:date="2023-03-13T18:48:00Z">
        <w:r w:rsidRPr="00583F4A">
          <w:rPr>
            <w:rFonts w:cs="Times New Roman"/>
            <w:rPrChange w:id="355" w:author="Camilo Andrés Díaz Gómez" w:date="2023-03-14T21:29:00Z">
              <w:rPr>
                <w:rFonts w:cs="Times New Roman"/>
                <w:b/>
                <w:bCs/>
              </w:rPr>
            </w:rPrChange>
          </w:rPr>
          <w:fldChar w:fldCharType="begin"/>
        </w:r>
        <w:r w:rsidRPr="00583F4A">
          <w:rPr>
            <w:rFonts w:cs="Times New Roman"/>
            <w:rPrChange w:id="356" w:author="Camilo Andrés Díaz Gómez" w:date="2023-03-14T21:29:00Z">
              <w:rPr>
                <w:rFonts w:cs="Times New Roman"/>
                <w:b/>
                <w:bCs/>
              </w:rPr>
            </w:rPrChange>
          </w:rPr>
          <w:instrText xml:space="preserve"> TOC \h \z \c "Figura" </w:instrText>
        </w:r>
      </w:ins>
      <w:r w:rsidRPr="00583F4A">
        <w:rPr>
          <w:rFonts w:cs="Times New Roman"/>
          <w:rPrChange w:id="357" w:author="Camilo Andrés Díaz Gómez" w:date="2023-03-14T21:29:00Z">
            <w:rPr>
              <w:rFonts w:cs="Times New Roman"/>
              <w:b/>
              <w:bCs/>
            </w:rPr>
          </w:rPrChange>
        </w:rPr>
        <w:fldChar w:fldCharType="separate"/>
      </w:r>
      <w:ins w:id="358" w:author="Camilo Andrés Díaz Gómez" w:date="2023-03-14T21:29:00Z">
        <w:r w:rsidR="00583F4A" w:rsidRPr="00583F4A">
          <w:rPr>
            <w:rStyle w:val="Hipervnculo"/>
            <w:noProof/>
          </w:rPr>
          <w:fldChar w:fldCharType="begin"/>
        </w:r>
        <w:r w:rsidR="00583F4A" w:rsidRPr="00583F4A">
          <w:rPr>
            <w:rStyle w:val="Hipervnculo"/>
            <w:noProof/>
          </w:rPr>
          <w:instrText xml:space="preserve"> </w:instrText>
        </w:r>
        <w:r w:rsidR="00583F4A" w:rsidRPr="00583F4A">
          <w:rPr>
            <w:noProof/>
          </w:rPr>
          <w:instrText>HYPERLINK \l "_Toc129721771"</w:instrText>
        </w:r>
        <w:r w:rsidR="00583F4A" w:rsidRPr="00583F4A">
          <w:rPr>
            <w:rStyle w:val="Hipervnculo"/>
            <w:noProof/>
          </w:rPr>
          <w:instrText xml:space="preserve"> </w:instrText>
        </w:r>
        <w:r w:rsidR="00583F4A" w:rsidRPr="00583F4A">
          <w:rPr>
            <w:rStyle w:val="Hipervnculo"/>
            <w:noProof/>
          </w:rPr>
        </w:r>
        <w:r w:rsidR="00583F4A" w:rsidRPr="00583F4A">
          <w:rPr>
            <w:rStyle w:val="Hipervnculo"/>
            <w:noProof/>
          </w:rPr>
          <w:fldChar w:fldCharType="separate"/>
        </w:r>
        <w:r w:rsidR="00583F4A" w:rsidRPr="00583F4A">
          <w:rPr>
            <w:rStyle w:val="Hipervnculo"/>
            <w:rFonts w:cs="Times New Roman"/>
            <w:noProof/>
            <w:rPrChange w:id="359" w:author="Camilo Andrés Díaz Gómez" w:date="2023-03-14T21:29:00Z">
              <w:rPr>
                <w:rStyle w:val="Hipervnculo"/>
                <w:rFonts w:cs="Times New Roman"/>
                <w:b/>
                <w:bCs/>
                <w:noProof/>
              </w:rPr>
            </w:rPrChange>
          </w:rPr>
          <w:t>Figura 1</w:t>
        </w:r>
        <w:r w:rsidR="00583F4A" w:rsidRPr="00583F4A">
          <w:rPr>
            <w:rStyle w:val="Hipervnculo"/>
            <w:rFonts w:cs="Times New Roman"/>
            <w:noProof/>
          </w:rPr>
          <w:t xml:space="preserve"> </w:t>
        </w:r>
        <w:r w:rsidR="00583F4A" w:rsidRPr="00583F4A">
          <w:rPr>
            <w:rStyle w:val="Hipervnculo"/>
            <w:rFonts w:cs="Times New Roman"/>
            <w:i/>
            <w:iCs/>
            <w:noProof/>
          </w:rPr>
          <w:t>Árbol de Problema</w:t>
        </w:r>
        <w:r w:rsidR="00583F4A" w:rsidRPr="00583F4A">
          <w:rPr>
            <w:noProof/>
            <w:webHidden/>
          </w:rPr>
          <w:tab/>
        </w:r>
        <w:r w:rsidR="00583F4A" w:rsidRPr="00583F4A">
          <w:rPr>
            <w:noProof/>
            <w:webHidden/>
          </w:rPr>
          <w:fldChar w:fldCharType="begin"/>
        </w:r>
        <w:r w:rsidR="00583F4A" w:rsidRPr="00583F4A">
          <w:rPr>
            <w:noProof/>
            <w:webHidden/>
          </w:rPr>
          <w:instrText xml:space="preserve"> PAGEREF _Toc129721771 \h </w:instrText>
        </w:r>
      </w:ins>
      <w:r w:rsidR="00583F4A" w:rsidRPr="00583F4A">
        <w:rPr>
          <w:noProof/>
          <w:webHidden/>
        </w:rPr>
      </w:r>
      <w:r w:rsidR="00583F4A" w:rsidRPr="00583F4A">
        <w:rPr>
          <w:noProof/>
          <w:webHidden/>
        </w:rPr>
        <w:fldChar w:fldCharType="separate"/>
      </w:r>
      <w:ins w:id="360" w:author="Camilo Andrés Díaz Gómez" w:date="2023-03-14T21:29:00Z">
        <w:r w:rsidR="00583F4A" w:rsidRPr="00583F4A">
          <w:rPr>
            <w:noProof/>
            <w:webHidden/>
          </w:rPr>
          <w:t>21</w:t>
        </w:r>
        <w:r w:rsidR="00583F4A" w:rsidRPr="00583F4A">
          <w:rPr>
            <w:noProof/>
            <w:webHidden/>
          </w:rPr>
          <w:fldChar w:fldCharType="end"/>
        </w:r>
        <w:r w:rsidR="00583F4A" w:rsidRPr="00583F4A">
          <w:rPr>
            <w:rStyle w:val="Hipervnculo"/>
            <w:noProof/>
          </w:rPr>
          <w:fldChar w:fldCharType="end"/>
        </w:r>
      </w:ins>
    </w:p>
    <w:p w14:paraId="6AB1CC75" w14:textId="3221EDC8" w:rsidR="00583F4A" w:rsidRPr="00583F4A" w:rsidRDefault="00583F4A" w:rsidP="00EE67FE">
      <w:pPr>
        <w:pStyle w:val="Tabladeilustraciones"/>
        <w:tabs>
          <w:tab w:val="right" w:leader="dot" w:pos="8828"/>
        </w:tabs>
        <w:rPr>
          <w:ins w:id="361" w:author="Camilo Andrés Díaz Gómez" w:date="2023-03-14T21:29:00Z"/>
          <w:rFonts w:asciiTheme="minorHAnsi" w:eastAsiaTheme="minorEastAsia" w:hAnsiTheme="minorHAnsi"/>
          <w:noProof/>
          <w:sz w:val="22"/>
          <w:lang w:eastAsia="es-CO"/>
        </w:rPr>
      </w:pPr>
      <w:ins w:id="362"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noProof/>
            <w:rPrChange w:id="363" w:author="Camilo Andrés Díaz Gómez" w:date="2023-03-14T21:29:00Z">
              <w:rPr>
                <w:rStyle w:val="Hipervnculo"/>
                <w:b/>
                <w:bCs/>
                <w:noProof/>
              </w:rPr>
            </w:rPrChange>
          </w:rPr>
          <w:t>Figura 2</w:t>
        </w:r>
        <w:r w:rsidRPr="00583F4A">
          <w:rPr>
            <w:rStyle w:val="Hipervnculo"/>
            <w:noProof/>
          </w:rPr>
          <w:t xml:space="preserve"> </w:t>
        </w:r>
        <w:r w:rsidRPr="00583F4A">
          <w:rPr>
            <w:rStyle w:val="Hipervnculo"/>
            <w:i/>
            <w:iCs/>
            <w:noProof/>
          </w:rPr>
          <w:t>Modelo general de la arquitectura de una red IoT</w:t>
        </w:r>
        <w:r w:rsidRPr="00583F4A">
          <w:rPr>
            <w:noProof/>
            <w:webHidden/>
          </w:rPr>
          <w:tab/>
        </w:r>
        <w:r w:rsidRPr="00583F4A">
          <w:rPr>
            <w:noProof/>
            <w:webHidden/>
          </w:rPr>
          <w:fldChar w:fldCharType="begin"/>
        </w:r>
        <w:r w:rsidRPr="00583F4A">
          <w:rPr>
            <w:noProof/>
            <w:webHidden/>
          </w:rPr>
          <w:instrText xml:space="preserve"> PAGEREF _Toc129721772 \h </w:instrText>
        </w:r>
      </w:ins>
      <w:r w:rsidRPr="00583F4A">
        <w:rPr>
          <w:noProof/>
          <w:webHidden/>
        </w:rPr>
      </w:r>
      <w:r w:rsidRPr="00583F4A">
        <w:rPr>
          <w:noProof/>
          <w:webHidden/>
        </w:rPr>
        <w:fldChar w:fldCharType="separate"/>
      </w:r>
      <w:ins w:id="364" w:author="Camilo Andrés Díaz Gómez" w:date="2023-03-14T21:29:00Z">
        <w:r w:rsidRPr="00583F4A">
          <w:rPr>
            <w:noProof/>
            <w:webHidden/>
          </w:rPr>
          <w:t>26</w:t>
        </w:r>
        <w:r w:rsidRPr="00583F4A">
          <w:rPr>
            <w:noProof/>
            <w:webHidden/>
          </w:rPr>
          <w:fldChar w:fldCharType="end"/>
        </w:r>
        <w:r w:rsidRPr="00583F4A">
          <w:rPr>
            <w:rStyle w:val="Hipervnculo"/>
            <w:noProof/>
          </w:rPr>
          <w:fldChar w:fldCharType="end"/>
        </w:r>
      </w:ins>
    </w:p>
    <w:p w14:paraId="41FD8CE1" w14:textId="693571EB" w:rsidR="00583F4A" w:rsidRPr="00583F4A" w:rsidRDefault="00583F4A" w:rsidP="00EE67FE">
      <w:pPr>
        <w:pStyle w:val="Tabladeilustraciones"/>
        <w:tabs>
          <w:tab w:val="right" w:leader="dot" w:pos="8828"/>
        </w:tabs>
        <w:rPr>
          <w:ins w:id="365" w:author="Camilo Andrés Díaz Gómez" w:date="2023-03-14T21:29:00Z"/>
          <w:rFonts w:asciiTheme="minorHAnsi" w:eastAsiaTheme="minorEastAsia" w:hAnsiTheme="minorHAnsi"/>
          <w:noProof/>
          <w:sz w:val="22"/>
          <w:lang w:eastAsia="es-CO"/>
        </w:rPr>
      </w:pPr>
      <w:ins w:id="366"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 xml:space="preserve">Figura 3 </w:t>
        </w:r>
        <w:r w:rsidRPr="00583F4A">
          <w:rPr>
            <w:rStyle w:val="Hipervnculo"/>
            <w:rFonts w:cs="Times New Roman"/>
            <w:i/>
            <w:noProof/>
          </w:rPr>
          <w:t>Funcionamiento de actuadores IoT</w:t>
        </w:r>
        <w:r w:rsidRPr="00583F4A">
          <w:rPr>
            <w:noProof/>
            <w:webHidden/>
          </w:rPr>
          <w:tab/>
        </w:r>
        <w:r w:rsidRPr="00583F4A">
          <w:rPr>
            <w:noProof/>
            <w:webHidden/>
          </w:rPr>
          <w:fldChar w:fldCharType="begin"/>
        </w:r>
        <w:r w:rsidRPr="00583F4A">
          <w:rPr>
            <w:noProof/>
            <w:webHidden/>
          </w:rPr>
          <w:instrText xml:space="preserve"> PAGEREF _Toc129721773 \h </w:instrText>
        </w:r>
      </w:ins>
      <w:r w:rsidRPr="00583F4A">
        <w:rPr>
          <w:noProof/>
          <w:webHidden/>
        </w:rPr>
      </w:r>
      <w:r w:rsidRPr="00583F4A">
        <w:rPr>
          <w:noProof/>
          <w:webHidden/>
        </w:rPr>
        <w:fldChar w:fldCharType="separate"/>
      </w:r>
      <w:ins w:id="367" w:author="Camilo Andrés Díaz Gómez" w:date="2023-03-14T21:29:00Z">
        <w:r w:rsidRPr="00583F4A">
          <w:rPr>
            <w:noProof/>
            <w:webHidden/>
          </w:rPr>
          <w:t>30</w:t>
        </w:r>
        <w:r w:rsidRPr="00583F4A">
          <w:rPr>
            <w:noProof/>
            <w:webHidden/>
          </w:rPr>
          <w:fldChar w:fldCharType="end"/>
        </w:r>
        <w:r w:rsidRPr="00583F4A">
          <w:rPr>
            <w:rStyle w:val="Hipervnculo"/>
            <w:noProof/>
          </w:rPr>
          <w:fldChar w:fldCharType="end"/>
        </w:r>
      </w:ins>
    </w:p>
    <w:p w14:paraId="37126E8D" w14:textId="1F262EE0" w:rsidR="00583F4A" w:rsidRPr="00583F4A" w:rsidRDefault="00583F4A" w:rsidP="00EE67FE">
      <w:pPr>
        <w:pStyle w:val="Tabladeilustraciones"/>
        <w:tabs>
          <w:tab w:val="right" w:leader="dot" w:pos="8828"/>
        </w:tabs>
        <w:rPr>
          <w:ins w:id="368" w:author="Camilo Andrés Díaz Gómez" w:date="2023-03-14T21:29:00Z"/>
          <w:rFonts w:asciiTheme="minorHAnsi" w:eastAsiaTheme="minorEastAsia" w:hAnsiTheme="minorHAnsi"/>
          <w:noProof/>
          <w:sz w:val="22"/>
          <w:lang w:eastAsia="es-CO"/>
        </w:rPr>
      </w:pPr>
      <w:ins w:id="369"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Figura 4</w:t>
        </w:r>
        <w:r w:rsidRPr="00583F4A">
          <w:rPr>
            <w:rStyle w:val="Hipervnculo"/>
            <w:noProof/>
          </w:rPr>
          <w:t xml:space="preserve"> </w:t>
        </w:r>
        <w:r w:rsidRPr="00583F4A">
          <w:rPr>
            <w:rStyle w:val="Hipervnculo"/>
            <w:rFonts w:cs="Times New Roman"/>
            <w:i/>
            <w:noProof/>
          </w:rPr>
          <w:t>Cadena de valor</w:t>
        </w:r>
        <w:r w:rsidRPr="00583F4A">
          <w:rPr>
            <w:noProof/>
            <w:webHidden/>
          </w:rPr>
          <w:tab/>
        </w:r>
        <w:r w:rsidRPr="00583F4A">
          <w:rPr>
            <w:noProof/>
            <w:webHidden/>
          </w:rPr>
          <w:fldChar w:fldCharType="begin"/>
        </w:r>
        <w:r w:rsidRPr="00583F4A">
          <w:rPr>
            <w:noProof/>
            <w:webHidden/>
          </w:rPr>
          <w:instrText xml:space="preserve"> PAGEREF _Toc129721774 \h </w:instrText>
        </w:r>
      </w:ins>
      <w:r w:rsidRPr="00583F4A">
        <w:rPr>
          <w:noProof/>
          <w:webHidden/>
        </w:rPr>
      </w:r>
      <w:r w:rsidRPr="00583F4A">
        <w:rPr>
          <w:noProof/>
          <w:webHidden/>
        </w:rPr>
        <w:fldChar w:fldCharType="separate"/>
      </w:r>
      <w:ins w:id="370" w:author="Camilo Andrés Díaz Gómez" w:date="2023-03-14T21:29:00Z">
        <w:r w:rsidRPr="00583F4A">
          <w:rPr>
            <w:noProof/>
            <w:webHidden/>
          </w:rPr>
          <w:t>34</w:t>
        </w:r>
        <w:r w:rsidRPr="00583F4A">
          <w:rPr>
            <w:noProof/>
            <w:webHidden/>
          </w:rPr>
          <w:fldChar w:fldCharType="end"/>
        </w:r>
        <w:r w:rsidRPr="00583F4A">
          <w:rPr>
            <w:rStyle w:val="Hipervnculo"/>
            <w:noProof/>
          </w:rPr>
          <w:fldChar w:fldCharType="end"/>
        </w:r>
      </w:ins>
    </w:p>
    <w:p w14:paraId="5927F6C1" w14:textId="7F6D32DA" w:rsidR="00583F4A" w:rsidRPr="00583F4A" w:rsidRDefault="00583F4A" w:rsidP="00EE67FE">
      <w:pPr>
        <w:pStyle w:val="Tabladeilustraciones"/>
        <w:tabs>
          <w:tab w:val="right" w:leader="dot" w:pos="8828"/>
        </w:tabs>
        <w:rPr>
          <w:ins w:id="371" w:author="Camilo Andrés Díaz Gómez" w:date="2023-03-14T21:29:00Z"/>
          <w:rFonts w:asciiTheme="minorHAnsi" w:eastAsiaTheme="minorEastAsia" w:hAnsiTheme="minorHAnsi"/>
          <w:noProof/>
          <w:sz w:val="22"/>
          <w:lang w:eastAsia="es-CO"/>
        </w:rPr>
      </w:pPr>
      <w:ins w:id="372"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73" w:author="Camilo Andrés Díaz Gómez" w:date="2023-03-14T21:29:00Z">
              <w:rPr>
                <w:rStyle w:val="Hipervnculo"/>
                <w:rFonts w:cs="Times New Roman"/>
                <w:b/>
                <w:bCs/>
                <w:noProof/>
              </w:rPr>
            </w:rPrChange>
          </w:rPr>
          <w:t>Figura 5</w:t>
        </w:r>
        <w:r w:rsidRPr="00583F4A">
          <w:rPr>
            <w:rStyle w:val="Hipervnculo"/>
            <w:rFonts w:cs="Times New Roman"/>
            <w:i/>
            <w:iCs/>
            <w:noProof/>
          </w:rPr>
          <w:t xml:space="preserve"> Estructura de la metodología CRISP-DM</w:t>
        </w:r>
        <w:r w:rsidRPr="00583F4A">
          <w:rPr>
            <w:noProof/>
            <w:webHidden/>
          </w:rPr>
          <w:tab/>
        </w:r>
        <w:r w:rsidRPr="00583F4A">
          <w:rPr>
            <w:noProof/>
            <w:webHidden/>
          </w:rPr>
          <w:fldChar w:fldCharType="begin"/>
        </w:r>
        <w:r w:rsidRPr="00583F4A">
          <w:rPr>
            <w:noProof/>
            <w:webHidden/>
          </w:rPr>
          <w:instrText xml:space="preserve"> PAGEREF _Toc129721775 \h </w:instrText>
        </w:r>
      </w:ins>
      <w:r w:rsidRPr="00583F4A">
        <w:rPr>
          <w:noProof/>
          <w:webHidden/>
        </w:rPr>
      </w:r>
      <w:r w:rsidRPr="00583F4A">
        <w:rPr>
          <w:noProof/>
          <w:webHidden/>
        </w:rPr>
        <w:fldChar w:fldCharType="separate"/>
      </w:r>
      <w:ins w:id="374" w:author="Camilo Andrés Díaz Gómez" w:date="2023-03-14T21:29:00Z">
        <w:r w:rsidRPr="00583F4A">
          <w:rPr>
            <w:noProof/>
            <w:webHidden/>
          </w:rPr>
          <w:t>50</w:t>
        </w:r>
        <w:r w:rsidRPr="00583F4A">
          <w:rPr>
            <w:noProof/>
            <w:webHidden/>
          </w:rPr>
          <w:fldChar w:fldCharType="end"/>
        </w:r>
        <w:r w:rsidRPr="00583F4A">
          <w:rPr>
            <w:rStyle w:val="Hipervnculo"/>
            <w:noProof/>
          </w:rPr>
          <w:fldChar w:fldCharType="end"/>
        </w:r>
      </w:ins>
    </w:p>
    <w:p w14:paraId="6D323AA7" w14:textId="5F963CF7" w:rsidR="00583F4A" w:rsidRPr="00583F4A" w:rsidRDefault="00583F4A" w:rsidP="00EE67FE">
      <w:pPr>
        <w:pStyle w:val="Tabladeilustraciones"/>
        <w:tabs>
          <w:tab w:val="right" w:leader="dot" w:pos="8828"/>
        </w:tabs>
        <w:rPr>
          <w:ins w:id="375" w:author="Camilo Andrés Díaz Gómez" w:date="2023-03-14T21:29:00Z"/>
          <w:rFonts w:asciiTheme="minorHAnsi" w:eastAsiaTheme="minorEastAsia" w:hAnsiTheme="minorHAnsi"/>
          <w:noProof/>
          <w:sz w:val="22"/>
          <w:lang w:eastAsia="es-CO"/>
        </w:rPr>
      </w:pPr>
      <w:ins w:id="376"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77" w:author="Camilo Andrés Díaz Gómez" w:date="2023-03-14T21:29:00Z">
              <w:rPr>
                <w:rStyle w:val="Hipervnculo"/>
                <w:rFonts w:cs="Times New Roman"/>
                <w:b/>
                <w:bCs/>
                <w:noProof/>
              </w:rPr>
            </w:rPrChange>
          </w:rPr>
          <w:t>Figura 6</w:t>
        </w:r>
        <w:r w:rsidRPr="00583F4A">
          <w:rPr>
            <w:rStyle w:val="Hipervnculo"/>
            <w:rFonts w:cs="Times New Roman"/>
            <w:noProof/>
          </w:rPr>
          <w:t xml:space="preserve"> </w:t>
        </w:r>
        <w:r w:rsidRPr="00583F4A">
          <w:rPr>
            <w:rStyle w:val="Hipervnculo"/>
            <w:rFonts w:cs="Times New Roman"/>
            <w:i/>
            <w:iCs/>
            <w:noProof/>
          </w:rPr>
          <w:t>Temperaturas obtenidas por modelo</w:t>
        </w:r>
        <w:r w:rsidRPr="00583F4A">
          <w:rPr>
            <w:noProof/>
            <w:webHidden/>
          </w:rPr>
          <w:tab/>
        </w:r>
        <w:r w:rsidRPr="00583F4A">
          <w:rPr>
            <w:noProof/>
            <w:webHidden/>
          </w:rPr>
          <w:fldChar w:fldCharType="begin"/>
        </w:r>
        <w:r w:rsidRPr="00583F4A">
          <w:rPr>
            <w:noProof/>
            <w:webHidden/>
          </w:rPr>
          <w:instrText xml:space="preserve"> PAGEREF _Toc129721776 \h </w:instrText>
        </w:r>
      </w:ins>
      <w:r w:rsidRPr="00583F4A">
        <w:rPr>
          <w:noProof/>
          <w:webHidden/>
        </w:rPr>
      </w:r>
      <w:r w:rsidRPr="00583F4A">
        <w:rPr>
          <w:noProof/>
          <w:webHidden/>
        </w:rPr>
        <w:fldChar w:fldCharType="separate"/>
      </w:r>
      <w:ins w:id="378" w:author="Camilo Andrés Díaz Gómez" w:date="2023-03-14T21:29:00Z">
        <w:r w:rsidRPr="00583F4A">
          <w:rPr>
            <w:noProof/>
            <w:webHidden/>
          </w:rPr>
          <w:t>59</w:t>
        </w:r>
        <w:r w:rsidRPr="00583F4A">
          <w:rPr>
            <w:noProof/>
            <w:webHidden/>
          </w:rPr>
          <w:fldChar w:fldCharType="end"/>
        </w:r>
        <w:r w:rsidRPr="00583F4A">
          <w:rPr>
            <w:rStyle w:val="Hipervnculo"/>
            <w:noProof/>
          </w:rPr>
          <w:fldChar w:fldCharType="end"/>
        </w:r>
      </w:ins>
    </w:p>
    <w:p w14:paraId="3860034E" w14:textId="3B011221" w:rsidR="00C87243" w:rsidRPr="00583F4A" w:rsidDel="00C513D5" w:rsidRDefault="00C87243">
      <w:pPr>
        <w:pStyle w:val="Tabladeilustraciones"/>
        <w:tabs>
          <w:tab w:val="right" w:leader="dot" w:pos="8828"/>
        </w:tabs>
        <w:rPr>
          <w:ins w:id="379" w:author="Steff Guzmán" w:date="2023-03-13T18:48:00Z"/>
          <w:del w:id="380" w:author="Camilo Andrés Díaz Gómez" w:date="2023-03-14T19:56:00Z"/>
          <w:rFonts w:eastAsiaTheme="minorEastAsia" w:cs="Times New Roman"/>
          <w:noProof/>
          <w:sz w:val="22"/>
          <w:lang w:eastAsia="es-CO"/>
          <w:rPrChange w:id="381" w:author="Camilo Andrés Díaz Gómez" w:date="2023-03-14T21:29:00Z">
            <w:rPr>
              <w:ins w:id="382" w:author="Steff Guzmán" w:date="2023-03-13T18:48:00Z"/>
              <w:del w:id="383" w:author="Camilo Andrés Díaz Gómez" w:date="2023-03-14T19:56:00Z"/>
              <w:rFonts w:asciiTheme="minorHAnsi" w:eastAsiaTheme="minorEastAsia" w:hAnsiTheme="minorHAnsi"/>
              <w:noProof/>
              <w:sz w:val="22"/>
              <w:lang w:eastAsia="es-CO"/>
            </w:rPr>
          </w:rPrChange>
        </w:rPr>
      </w:pPr>
      <w:ins w:id="384" w:author="Steff Guzmán" w:date="2023-03-13T18:48:00Z">
        <w:del w:id="385" w:author="Camilo Andrés Díaz Gómez" w:date="2023-03-14T19:56:00Z">
          <w:r w:rsidRPr="00583F4A" w:rsidDel="00C513D5">
            <w:rPr>
              <w:rStyle w:val="Hipervnculo"/>
              <w:rFonts w:cs="Times New Roman"/>
              <w:noProof/>
            </w:rPr>
            <w:delText>Figura 1</w:delText>
          </w:r>
          <w:r w:rsidRPr="00583F4A" w:rsidDel="00C513D5">
            <w:rPr>
              <w:rFonts w:cs="Times New Roman"/>
              <w:noProof/>
              <w:webHidden/>
            </w:rPr>
            <w:tab/>
            <w:delText>18</w:delText>
          </w:r>
        </w:del>
      </w:ins>
    </w:p>
    <w:p w14:paraId="566B95EF" w14:textId="5E2D2943" w:rsidR="00C87243" w:rsidRPr="00583F4A" w:rsidDel="00C513D5" w:rsidRDefault="00C87243">
      <w:pPr>
        <w:pStyle w:val="Tabladeilustraciones"/>
        <w:tabs>
          <w:tab w:val="right" w:leader="dot" w:pos="8828"/>
        </w:tabs>
        <w:rPr>
          <w:ins w:id="386" w:author="Steff Guzmán" w:date="2023-03-13T18:48:00Z"/>
          <w:del w:id="387" w:author="Camilo Andrés Díaz Gómez" w:date="2023-03-14T19:56:00Z"/>
          <w:rFonts w:eastAsiaTheme="minorEastAsia" w:cs="Times New Roman"/>
          <w:noProof/>
          <w:sz w:val="22"/>
          <w:lang w:eastAsia="es-CO"/>
          <w:rPrChange w:id="388" w:author="Camilo Andrés Díaz Gómez" w:date="2023-03-14T21:29:00Z">
            <w:rPr>
              <w:ins w:id="389" w:author="Steff Guzmán" w:date="2023-03-13T18:48:00Z"/>
              <w:del w:id="390" w:author="Camilo Andrés Díaz Gómez" w:date="2023-03-14T19:56:00Z"/>
              <w:rFonts w:asciiTheme="minorHAnsi" w:eastAsiaTheme="minorEastAsia" w:hAnsiTheme="minorHAnsi"/>
              <w:noProof/>
              <w:sz w:val="22"/>
              <w:lang w:eastAsia="es-CO"/>
            </w:rPr>
          </w:rPrChange>
        </w:rPr>
      </w:pPr>
      <w:ins w:id="391" w:author="Steff Guzmán" w:date="2023-03-13T18:48:00Z">
        <w:del w:id="392" w:author="Camilo Andrés Díaz Gómez" w:date="2023-03-14T19:56:00Z">
          <w:r w:rsidRPr="00583F4A" w:rsidDel="00C513D5">
            <w:rPr>
              <w:rStyle w:val="Hipervnculo"/>
              <w:rFonts w:cs="Times New Roman"/>
              <w:noProof/>
            </w:rPr>
            <w:delText>Figura 2</w:delText>
          </w:r>
          <w:r w:rsidRPr="00583F4A" w:rsidDel="00C513D5">
            <w:rPr>
              <w:rFonts w:cs="Times New Roman"/>
              <w:noProof/>
              <w:webHidden/>
            </w:rPr>
            <w:tab/>
            <w:delText>24</w:delText>
          </w:r>
        </w:del>
      </w:ins>
    </w:p>
    <w:p w14:paraId="7863E06A" w14:textId="4527E6A4" w:rsidR="00C87243" w:rsidRPr="00583F4A" w:rsidDel="00C513D5" w:rsidRDefault="00C87243">
      <w:pPr>
        <w:pStyle w:val="Tabladeilustraciones"/>
        <w:tabs>
          <w:tab w:val="right" w:leader="dot" w:pos="8828"/>
        </w:tabs>
        <w:rPr>
          <w:ins w:id="393" w:author="Steff Guzmán" w:date="2023-03-13T18:48:00Z"/>
          <w:del w:id="394" w:author="Camilo Andrés Díaz Gómez" w:date="2023-03-14T19:56:00Z"/>
          <w:rFonts w:eastAsiaTheme="minorEastAsia" w:cs="Times New Roman"/>
          <w:noProof/>
          <w:sz w:val="22"/>
          <w:lang w:eastAsia="es-CO"/>
          <w:rPrChange w:id="395" w:author="Camilo Andrés Díaz Gómez" w:date="2023-03-14T21:29:00Z">
            <w:rPr>
              <w:ins w:id="396" w:author="Steff Guzmán" w:date="2023-03-13T18:48:00Z"/>
              <w:del w:id="397" w:author="Camilo Andrés Díaz Gómez" w:date="2023-03-14T19:56:00Z"/>
              <w:rFonts w:asciiTheme="minorHAnsi" w:eastAsiaTheme="minorEastAsia" w:hAnsiTheme="minorHAnsi"/>
              <w:noProof/>
              <w:sz w:val="22"/>
              <w:lang w:eastAsia="es-CO"/>
            </w:rPr>
          </w:rPrChange>
        </w:rPr>
      </w:pPr>
      <w:ins w:id="398" w:author="Steff Guzmán" w:date="2023-03-13T18:48:00Z">
        <w:del w:id="399" w:author="Camilo Andrés Díaz Gómez" w:date="2023-03-14T19:56:00Z">
          <w:r w:rsidRPr="00583F4A" w:rsidDel="00C513D5">
            <w:rPr>
              <w:rStyle w:val="Hipervnculo"/>
              <w:rFonts w:cs="Times New Roman"/>
              <w:noProof/>
            </w:rPr>
            <w:delText>Figura 3</w:delText>
          </w:r>
          <w:r w:rsidRPr="00583F4A" w:rsidDel="00C513D5">
            <w:rPr>
              <w:rFonts w:cs="Times New Roman"/>
              <w:noProof/>
              <w:webHidden/>
            </w:rPr>
            <w:tab/>
            <w:delText>27</w:delText>
          </w:r>
        </w:del>
      </w:ins>
    </w:p>
    <w:p w14:paraId="2AA5469C" w14:textId="68636FCB" w:rsidR="00C87243" w:rsidRPr="00583F4A" w:rsidDel="00C513D5" w:rsidRDefault="00C87243">
      <w:pPr>
        <w:pStyle w:val="Tabladeilustraciones"/>
        <w:tabs>
          <w:tab w:val="right" w:leader="dot" w:pos="8828"/>
        </w:tabs>
        <w:rPr>
          <w:ins w:id="400" w:author="Steff Guzmán" w:date="2023-03-13T18:48:00Z"/>
          <w:del w:id="401" w:author="Camilo Andrés Díaz Gómez" w:date="2023-03-14T19:56:00Z"/>
          <w:rFonts w:eastAsiaTheme="minorEastAsia" w:cs="Times New Roman"/>
          <w:noProof/>
          <w:sz w:val="22"/>
          <w:lang w:eastAsia="es-CO"/>
          <w:rPrChange w:id="402" w:author="Camilo Andrés Díaz Gómez" w:date="2023-03-14T21:29:00Z">
            <w:rPr>
              <w:ins w:id="403" w:author="Steff Guzmán" w:date="2023-03-13T18:48:00Z"/>
              <w:del w:id="404" w:author="Camilo Andrés Díaz Gómez" w:date="2023-03-14T19:56:00Z"/>
              <w:rFonts w:asciiTheme="minorHAnsi" w:eastAsiaTheme="minorEastAsia" w:hAnsiTheme="minorHAnsi"/>
              <w:noProof/>
              <w:sz w:val="22"/>
              <w:lang w:eastAsia="es-CO"/>
            </w:rPr>
          </w:rPrChange>
        </w:rPr>
      </w:pPr>
      <w:ins w:id="405" w:author="Steff Guzmán" w:date="2023-03-13T18:48:00Z">
        <w:del w:id="406" w:author="Camilo Andrés Díaz Gómez" w:date="2023-03-14T19:56:00Z">
          <w:r w:rsidRPr="00583F4A" w:rsidDel="00C513D5">
            <w:rPr>
              <w:rStyle w:val="Hipervnculo"/>
              <w:rFonts w:cs="Times New Roman"/>
              <w:noProof/>
            </w:rPr>
            <w:delText>Figura 4</w:delText>
          </w:r>
          <w:r w:rsidRPr="00583F4A" w:rsidDel="00C513D5">
            <w:rPr>
              <w:rFonts w:cs="Times New Roman"/>
              <w:noProof/>
              <w:webHidden/>
            </w:rPr>
            <w:tab/>
            <w:delText>31</w:delText>
          </w:r>
        </w:del>
      </w:ins>
    </w:p>
    <w:p w14:paraId="21928B24" w14:textId="5E73B298" w:rsidR="00C87243" w:rsidRPr="00583F4A" w:rsidDel="00C513D5" w:rsidRDefault="00C87243">
      <w:pPr>
        <w:pStyle w:val="Tabladeilustraciones"/>
        <w:tabs>
          <w:tab w:val="right" w:leader="dot" w:pos="8828"/>
        </w:tabs>
        <w:rPr>
          <w:ins w:id="407" w:author="Steff Guzmán" w:date="2023-03-13T18:48:00Z"/>
          <w:del w:id="408" w:author="Camilo Andrés Díaz Gómez" w:date="2023-03-14T19:56:00Z"/>
          <w:rFonts w:eastAsiaTheme="minorEastAsia" w:cs="Times New Roman"/>
          <w:noProof/>
          <w:sz w:val="22"/>
          <w:lang w:eastAsia="es-CO"/>
          <w:rPrChange w:id="409" w:author="Camilo Andrés Díaz Gómez" w:date="2023-03-14T21:29:00Z">
            <w:rPr>
              <w:ins w:id="410" w:author="Steff Guzmán" w:date="2023-03-13T18:48:00Z"/>
              <w:del w:id="411" w:author="Camilo Andrés Díaz Gómez" w:date="2023-03-14T19:56:00Z"/>
              <w:rFonts w:asciiTheme="minorHAnsi" w:eastAsiaTheme="minorEastAsia" w:hAnsiTheme="minorHAnsi"/>
              <w:noProof/>
              <w:sz w:val="22"/>
              <w:lang w:eastAsia="es-CO"/>
            </w:rPr>
          </w:rPrChange>
        </w:rPr>
      </w:pPr>
      <w:ins w:id="412" w:author="Steff Guzmán" w:date="2023-03-13T18:48:00Z">
        <w:del w:id="413" w:author="Camilo Andrés Díaz Gómez" w:date="2023-03-14T19:56:00Z">
          <w:r w:rsidRPr="00583F4A" w:rsidDel="00C513D5">
            <w:rPr>
              <w:rStyle w:val="Hipervnculo"/>
              <w:rFonts w:cs="Times New Roman"/>
              <w:noProof/>
            </w:rPr>
            <w:delText>Figura 5</w:delText>
          </w:r>
          <w:r w:rsidRPr="00583F4A" w:rsidDel="00C513D5">
            <w:rPr>
              <w:rFonts w:cs="Times New Roman"/>
              <w:noProof/>
              <w:webHidden/>
            </w:rPr>
            <w:tab/>
            <w:delText>48</w:delText>
          </w:r>
        </w:del>
      </w:ins>
    </w:p>
    <w:p w14:paraId="0DF0ADF6" w14:textId="2C34CD39" w:rsidR="00C87243" w:rsidRPr="00583F4A" w:rsidDel="00C513D5" w:rsidRDefault="00C87243">
      <w:pPr>
        <w:pStyle w:val="Tabladeilustraciones"/>
        <w:tabs>
          <w:tab w:val="right" w:leader="dot" w:pos="8828"/>
        </w:tabs>
        <w:rPr>
          <w:ins w:id="414" w:author="Steff Guzmán" w:date="2023-03-13T18:48:00Z"/>
          <w:del w:id="415" w:author="Camilo Andrés Díaz Gómez" w:date="2023-03-14T19:56:00Z"/>
          <w:rFonts w:eastAsiaTheme="minorEastAsia" w:cs="Times New Roman"/>
          <w:noProof/>
          <w:sz w:val="22"/>
          <w:lang w:eastAsia="es-CO"/>
          <w:rPrChange w:id="416" w:author="Camilo Andrés Díaz Gómez" w:date="2023-03-14T21:29:00Z">
            <w:rPr>
              <w:ins w:id="417" w:author="Steff Guzmán" w:date="2023-03-13T18:48:00Z"/>
              <w:del w:id="418" w:author="Camilo Andrés Díaz Gómez" w:date="2023-03-14T19:56:00Z"/>
              <w:rFonts w:asciiTheme="minorHAnsi" w:eastAsiaTheme="minorEastAsia" w:hAnsiTheme="minorHAnsi"/>
              <w:noProof/>
              <w:sz w:val="22"/>
              <w:lang w:eastAsia="es-CO"/>
            </w:rPr>
          </w:rPrChange>
        </w:rPr>
      </w:pPr>
      <w:ins w:id="419" w:author="Steff Guzmán" w:date="2023-03-13T18:48:00Z">
        <w:del w:id="420" w:author="Camilo Andrés Díaz Gómez" w:date="2023-03-14T19:56:00Z">
          <w:r w:rsidRPr="00583F4A" w:rsidDel="00C513D5">
            <w:rPr>
              <w:rStyle w:val="Hipervnculo"/>
              <w:rFonts w:cs="Times New Roman"/>
              <w:noProof/>
            </w:rPr>
            <w:delText>Figura 6</w:delText>
          </w:r>
          <w:r w:rsidRPr="00583F4A" w:rsidDel="00C513D5">
            <w:rPr>
              <w:rFonts w:cs="Times New Roman"/>
              <w:noProof/>
              <w:webHidden/>
            </w:rPr>
            <w:tab/>
            <w:delText>58</w:delText>
          </w:r>
        </w:del>
      </w:ins>
    </w:p>
    <w:p w14:paraId="654E6D96" w14:textId="5C25DE1E" w:rsidR="00C87243" w:rsidRPr="00583F4A" w:rsidDel="00C513D5" w:rsidRDefault="00C87243">
      <w:pPr>
        <w:pStyle w:val="Tabladeilustraciones"/>
        <w:tabs>
          <w:tab w:val="right" w:leader="dot" w:pos="8828"/>
        </w:tabs>
        <w:rPr>
          <w:ins w:id="421" w:author="Steff Guzmán" w:date="2023-03-13T18:48:00Z"/>
          <w:del w:id="422" w:author="Camilo Andrés Díaz Gómez" w:date="2023-03-14T19:56:00Z"/>
          <w:rFonts w:eastAsiaTheme="minorEastAsia" w:cs="Times New Roman"/>
          <w:noProof/>
          <w:sz w:val="22"/>
          <w:lang w:eastAsia="es-CO"/>
          <w:rPrChange w:id="423" w:author="Camilo Andrés Díaz Gómez" w:date="2023-03-14T21:29:00Z">
            <w:rPr>
              <w:ins w:id="424" w:author="Steff Guzmán" w:date="2023-03-13T18:48:00Z"/>
              <w:del w:id="425" w:author="Camilo Andrés Díaz Gómez" w:date="2023-03-14T19:56:00Z"/>
              <w:rFonts w:asciiTheme="minorHAnsi" w:eastAsiaTheme="minorEastAsia" w:hAnsiTheme="minorHAnsi"/>
              <w:noProof/>
              <w:sz w:val="22"/>
              <w:lang w:eastAsia="es-CO"/>
            </w:rPr>
          </w:rPrChange>
        </w:rPr>
      </w:pPr>
      <w:ins w:id="426" w:author="Steff Guzmán" w:date="2023-03-13T18:48:00Z">
        <w:del w:id="427" w:author="Camilo Andrés Díaz Gómez" w:date="2023-03-14T19:56:00Z">
          <w:r w:rsidRPr="00583F4A" w:rsidDel="00C513D5">
            <w:rPr>
              <w:rStyle w:val="Hipervnculo"/>
              <w:rFonts w:cs="Times New Roman"/>
              <w:noProof/>
            </w:rPr>
            <w:delText>Figura 7</w:delText>
          </w:r>
          <w:r w:rsidRPr="00583F4A" w:rsidDel="00C513D5">
            <w:rPr>
              <w:rFonts w:cs="Times New Roman"/>
              <w:noProof/>
              <w:webHidden/>
            </w:rPr>
            <w:tab/>
            <w:delText>60</w:delText>
          </w:r>
        </w:del>
      </w:ins>
    </w:p>
    <w:p w14:paraId="2B2792A6" w14:textId="0CCF0EAE" w:rsidR="00C87243" w:rsidRPr="00583F4A" w:rsidRDefault="00C87243" w:rsidP="00EE67FE">
      <w:pPr>
        <w:jc w:val="center"/>
        <w:rPr>
          <w:rFonts w:cs="Times New Roman"/>
          <w:rPrChange w:id="428" w:author="Camilo Andrés Díaz Gómez" w:date="2023-03-14T21:29:00Z">
            <w:rPr>
              <w:rFonts w:cs="Times New Roman"/>
              <w:b/>
              <w:bCs/>
            </w:rPr>
          </w:rPrChange>
        </w:rPr>
      </w:pPr>
      <w:ins w:id="429" w:author="Steff Guzmán" w:date="2023-03-13T18:48:00Z">
        <w:r w:rsidRPr="00583F4A">
          <w:rPr>
            <w:rFonts w:cs="Times New Roman"/>
            <w:rPrChange w:id="430" w:author="Camilo Andrés Díaz Gómez" w:date="2023-03-14T21:29:00Z">
              <w:rPr>
                <w:rFonts w:cs="Times New Roman"/>
                <w:b/>
                <w:bCs/>
              </w:rPr>
            </w:rPrChange>
          </w:rPr>
          <w:fldChar w:fldCharType="end"/>
        </w:r>
      </w:ins>
    </w:p>
    <w:p w14:paraId="23AFF992" w14:textId="648D27AF" w:rsidR="0087174B" w:rsidRPr="00583F4A" w:rsidDel="00C87243" w:rsidRDefault="00C513D5">
      <w:pPr>
        <w:pStyle w:val="Tabladeilustraciones"/>
        <w:tabs>
          <w:tab w:val="right" w:leader="dot" w:pos="8828"/>
        </w:tabs>
        <w:rPr>
          <w:del w:id="431" w:author="Steff Guzmán" w:date="2023-03-13T18:48:00Z"/>
          <w:rFonts w:cs="Times New Roman"/>
        </w:rPr>
        <w:pPrChange w:id="432" w:author="Camilo Andrés Díaz Gómez" w:date="2023-03-17T00:48:00Z">
          <w:pPr/>
        </w:pPrChange>
      </w:pPr>
      <w:ins w:id="433" w:author="Camilo Andrés Díaz Gómez" w:date="2023-03-14T19:56:00Z">
        <w:r w:rsidRPr="00583F4A">
          <w:rPr>
            <w:rFonts w:cs="Times New Roman"/>
            <w:rPrChange w:id="434" w:author="Camilo Andrés Díaz Gómez" w:date="2023-03-14T21:29:00Z">
              <w:rPr>
                <w:rFonts w:cs="Times New Roman"/>
                <w:b/>
                <w:bCs/>
              </w:rPr>
            </w:rPrChange>
          </w:rPr>
          <w:fldChar w:fldCharType="begin"/>
        </w:r>
        <w:r w:rsidRPr="00583F4A">
          <w:rPr>
            <w:rFonts w:cs="Times New Roman"/>
            <w:rPrChange w:id="435" w:author="Camilo Andrés Díaz Gómez" w:date="2023-03-14T21:29:00Z">
              <w:rPr>
                <w:rFonts w:cs="Times New Roman"/>
                <w:b/>
                <w:bCs/>
              </w:rPr>
            </w:rPrChange>
          </w:rPr>
          <w:instrText xml:space="preserve"> TOC \h \z \c "Ilustración" </w:instrText>
        </w:r>
      </w:ins>
      <w:r w:rsidR="00000000">
        <w:rPr>
          <w:rFonts w:cs="Times New Roman"/>
        </w:rPr>
        <w:fldChar w:fldCharType="separate"/>
      </w:r>
      <w:ins w:id="436" w:author="Camilo Andrés Díaz Gómez" w:date="2023-03-14T19:56:00Z">
        <w:r w:rsidRPr="00583F4A">
          <w:rPr>
            <w:rFonts w:cs="Times New Roman"/>
            <w:rPrChange w:id="437" w:author="Camilo Andrés Díaz Gómez" w:date="2023-03-14T21:29:00Z">
              <w:rPr>
                <w:rFonts w:cs="Times New Roman"/>
                <w:b/>
                <w:bCs/>
              </w:rPr>
            </w:rPrChange>
          </w:rPr>
          <w:fldChar w:fldCharType="end"/>
        </w:r>
      </w:ins>
      <w:del w:id="438" w:author="Steff Guzmán" w:date="2023-03-13T18:48:00Z">
        <w:r w:rsidR="0087174B" w:rsidRPr="00583F4A" w:rsidDel="00C87243">
          <w:rPr>
            <w:rFonts w:cs="Times New Roman"/>
            <w:rPrChange w:id="439" w:author="Camilo Andrés Díaz Gómez" w:date="2023-03-14T21:29:00Z">
              <w:rPr>
                <w:rFonts w:cs="Times New Roman"/>
                <w:b/>
                <w:bCs/>
              </w:rPr>
            </w:rPrChange>
          </w:rPr>
          <w:delText xml:space="preserve">Figura 1. </w:delText>
        </w:r>
        <w:r w:rsidR="0087174B" w:rsidRPr="00583F4A" w:rsidDel="00C87243">
          <w:rPr>
            <w:rFonts w:cs="Times New Roman"/>
            <w:i/>
            <w:iCs/>
          </w:rPr>
          <w:delText>Árbol de Problema</w:delText>
        </w:r>
        <w:r w:rsidR="006D3013" w:rsidRPr="00583F4A" w:rsidDel="00C87243">
          <w:rPr>
            <w:rFonts w:cs="Times New Roman"/>
            <w:i/>
            <w:iCs/>
          </w:rPr>
          <w:delText xml:space="preserve">, </w:delText>
        </w:r>
        <w:r w:rsidR="006D3013" w:rsidRPr="00583F4A" w:rsidDel="00C87243">
          <w:rPr>
            <w:rFonts w:cs="Times New Roman"/>
          </w:rPr>
          <w:delText>1</w:delText>
        </w:r>
        <w:r w:rsidR="001023B2" w:rsidRPr="00583F4A" w:rsidDel="00C87243">
          <w:rPr>
            <w:rFonts w:cs="Times New Roman"/>
          </w:rPr>
          <w:delText>6</w:delText>
        </w:r>
      </w:del>
    </w:p>
    <w:p w14:paraId="2733100D" w14:textId="0EC97C9D" w:rsidR="0087174B" w:rsidRPr="00583F4A" w:rsidDel="00C87243" w:rsidRDefault="0087174B">
      <w:pPr>
        <w:pStyle w:val="Tabladeilustraciones"/>
        <w:rPr>
          <w:del w:id="440" w:author="Steff Guzmán" w:date="2023-03-13T18:48:00Z"/>
          <w:rFonts w:cs="Times New Roman"/>
          <w:i/>
        </w:rPr>
        <w:pPrChange w:id="441" w:author="Camilo Andrés Díaz Gómez" w:date="2023-03-17T00:48:00Z">
          <w:pPr>
            <w:pStyle w:val="Descripcin"/>
          </w:pPr>
        </w:pPrChange>
      </w:pPr>
      <w:del w:id="442" w:author="Steff Guzmán" w:date="2023-03-13T18:48:00Z">
        <w:r w:rsidRPr="00583F4A" w:rsidDel="00C87243">
          <w:rPr>
            <w:rFonts w:cs="Times New Roman"/>
          </w:rPr>
          <w:delText>Figura 2. Modelo general de la arquitectura de una red IoT</w:delText>
        </w:r>
        <w:r w:rsidR="006D3013" w:rsidRPr="00583F4A" w:rsidDel="00C87243">
          <w:rPr>
            <w:rFonts w:cs="Times New Roman"/>
          </w:rPr>
          <w:delText xml:space="preserve">, </w:delText>
        </w:r>
        <w:r w:rsidR="001023B2" w:rsidRPr="00583F4A" w:rsidDel="00C87243">
          <w:rPr>
            <w:rFonts w:cs="Times New Roman"/>
          </w:rPr>
          <w:delText>21</w:delText>
        </w:r>
      </w:del>
    </w:p>
    <w:p w14:paraId="40A45A86" w14:textId="30743525" w:rsidR="0087174B" w:rsidRPr="00583F4A" w:rsidDel="00C87243" w:rsidRDefault="0087174B">
      <w:pPr>
        <w:pStyle w:val="Tabladeilustraciones"/>
        <w:rPr>
          <w:del w:id="443" w:author="Steff Guzmán" w:date="2023-03-13T18:48:00Z"/>
          <w:rFonts w:cs="Times New Roman"/>
          <w:i/>
        </w:rPr>
        <w:pPrChange w:id="444" w:author="Camilo Andrés Díaz Gómez" w:date="2023-03-17T00:48:00Z">
          <w:pPr>
            <w:pStyle w:val="Descripcin"/>
          </w:pPr>
        </w:pPrChange>
      </w:pPr>
      <w:del w:id="445" w:author="Steff Guzmán" w:date="2023-03-13T18:48:00Z">
        <w:r w:rsidRPr="00583F4A" w:rsidDel="00C87243">
          <w:rPr>
            <w:rFonts w:cs="Times New Roman"/>
          </w:rPr>
          <w:delText>Figura 3. Funcionamiento de actuadores IoT</w:delText>
        </w:r>
        <w:r w:rsidR="006D3013" w:rsidRPr="00583F4A" w:rsidDel="00C87243">
          <w:rPr>
            <w:rFonts w:cs="Times New Roman"/>
          </w:rPr>
          <w:delText>, 2</w:delText>
        </w:r>
        <w:r w:rsidR="001023B2" w:rsidRPr="00583F4A" w:rsidDel="00C87243">
          <w:rPr>
            <w:rFonts w:cs="Times New Roman"/>
          </w:rPr>
          <w:delText>5</w:delText>
        </w:r>
      </w:del>
    </w:p>
    <w:p w14:paraId="1CEA60D8" w14:textId="74EE0F7C" w:rsidR="0087174B" w:rsidRPr="00583F4A" w:rsidDel="00C87243" w:rsidRDefault="0087174B">
      <w:pPr>
        <w:pStyle w:val="Tabladeilustraciones"/>
        <w:rPr>
          <w:del w:id="446" w:author="Steff Guzmán" w:date="2023-03-13T18:48:00Z"/>
          <w:rFonts w:cs="Times New Roman"/>
        </w:rPr>
        <w:pPrChange w:id="447" w:author="Camilo Andrés Díaz Gómez" w:date="2023-03-17T00:48:00Z">
          <w:pPr/>
        </w:pPrChange>
      </w:pPr>
      <w:del w:id="448" w:author="Steff Guzmán" w:date="2023-03-13T18:48:00Z">
        <w:r w:rsidRPr="00583F4A" w:rsidDel="00C87243">
          <w:rPr>
            <w:rFonts w:cs="Times New Roman"/>
            <w:rPrChange w:id="449" w:author="Camilo Andrés Díaz Gómez" w:date="2023-03-14T21:29:00Z">
              <w:rPr>
                <w:rFonts w:cs="Times New Roman"/>
                <w:b/>
                <w:bCs/>
              </w:rPr>
            </w:rPrChange>
          </w:rPr>
          <w:delText xml:space="preserve">Figura 4. </w:delText>
        </w:r>
        <w:r w:rsidRPr="00583F4A" w:rsidDel="00C87243">
          <w:rPr>
            <w:rFonts w:cs="Times New Roman"/>
            <w:i/>
            <w:iCs/>
          </w:rPr>
          <w:delText>Cadena de valor</w:delText>
        </w:r>
        <w:r w:rsidR="006D3013" w:rsidRPr="00583F4A" w:rsidDel="00C87243">
          <w:rPr>
            <w:rFonts w:cs="Times New Roman"/>
            <w:i/>
            <w:iCs/>
          </w:rPr>
          <w:delText xml:space="preserve">, </w:delText>
        </w:r>
        <w:r w:rsidR="006D3013" w:rsidRPr="00583F4A" w:rsidDel="00C87243">
          <w:rPr>
            <w:rFonts w:cs="Times New Roman"/>
          </w:rPr>
          <w:delText>2</w:delText>
        </w:r>
        <w:r w:rsidR="001023B2" w:rsidRPr="00583F4A" w:rsidDel="00C87243">
          <w:rPr>
            <w:rFonts w:cs="Times New Roman"/>
          </w:rPr>
          <w:delText>8</w:delText>
        </w:r>
      </w:del>
    </w:p>
    <w:p w14:paraId="46041EC9" w14:textId="4F5FE153" w:rsidR="0087174B" w:rsidRPr="00583F4A" w:rsidDel="00C87243" w:rsidRDefault="0087174B">
      <w:pPr>
        <w:pStyle w:val="Tabladeilustraciones"/>
        <w:rPr>
          <w:del w:id="450" w:author="Steff Guzmán" w:date="2023-03-13T18:48:00Z"/>
          <w:rFonts w:cs="Times New Roman"/>
          <w:rPrChange w:id="451" w:author="Camilo Andrés Díaz Gómez" w:date="2023-03-14T21:29:00Z">
            <w:rPr>
              <w:del w:id="452" w:author="Steff Guzmán" w:date="2023-03-13T18:48:00Z"/>
              <w:rFonts w:cs="Times New Roman"/>
              <w:b/>
              <w:bCs/>
            </w:rPr>
          </w:rPrChange>
        </w:rPr>
        <w:pPrChange w:id="453" w:author="Camilo Andrés Díaz Gómez" w:date="2023-03-17T00:48:00Z">
          <w:pPr/>
        </w:pPrChange>
      </w:pPr>
      <w:del w:id="454" w:author="Steff Guzmán" w:date="2023-03-13T18:48:00Z">
        <w:r w:rsidRPr="00583F4A" w:rsidDel="00C87243">
          <w:rPr>
            <w:rFonts w:cs="Times New Roman"/>
            <w:rPrChange w:id="455" w:author="Camilo Andrés Díaz Gómez" w:date="2023-03-14T21:29:00Z">
              <w:rPr>
                <w:rFonts w:cs="Times New Roman"/>
                <w:b/>
                <w:bCs/>
              </w:rPr>
            </w:rPrChange>
          </w:rPr>
          <w:delText>Figura</w:delText>
        </w:r>
        <w:r w:rsidR="006D3013" w:rsidRPr="00583F4A" w:rsidDel="00C87243">
          <w:rPr>
            <w:rFonts w:cs="Times New Roman"/>
            <w:rPrChange w:id="456" w:author="Camilo Andrés Díaz Gómez" w:date="2023-03-14T21:29:00Z">
              <w:rPr>
                <w:rFonts w:cs="Times New Roman"/>
                <w:b/>
                <w:bCs/>
              </w:rPr>
            </w:rPrChange>
          </w:rPr>
          <w:delText xml:space="preserve"> </w:delText>
        </w:r>
        <w:r w:rsidRPr="00583F4A" w:rsidDel="00C87243">
          <w:rPr>
            <w:rFonts w:cs="Times New Roman"/>
            <w:rPrChange w:id="457" w:author="Camilo Andrés Díaz Gómez" w:date="2023-03-14T21:29:00Z">
              <w:rPr>
                <w:rFonts w:cs="Times New Roman"/>
                <w:b/>
                <w:bCs/>
              </w:rPr>
            </w:rPrChange>
          </w:rPr>
          <w:delText xml:space="preserve">5. </w:delText>
        </w:r>
        <w:r w:rsidRPr="00583F4A" w:rsidDel="00C87243">
          <w:rPr>
            <w:rFonts w:cs="Times New Roman"/>
            <w:i/>
            <w:iCs/>
            <w:color w:val="000000" w:themeColor="text1"/>
          </w:rPr>
          <w:delText>Estructura de la metodología CRISP-DM</w:delText>
        </w:r>
        <w:r w:rsidR="006D3013" w:rsidRPr="00583F4A" w:rsidDel="00C87243">
          <w:rPr>
            <w:rFonts w:cs="Times New Roman"/>
            <w:i/>
            <w:iCs/>
            <w:color w:val="000000" w:themeColor="text1"/>
          </w:rPr>
          <w:delText xml:space="preserve">, </w:delText>
        </w:r>
        <w:r w:rsidR="001023B2" w:rsidRPr="00583F4A" w:rsidDel="00C87243">
          <w:rPr>
            <w:rFonts w:cs="Times New Roman"/>
            <w:color w:val="000000" w:themeColor="text1"/>
          </w:rPr>
          <w:delText>44</w:delText>
        </w:r>
      </w:del>
    </w:p>
    <w:p w14:paraId="62B762A3" w14:textId="447AF880" w:rsidR="0087174B" w:rsidRPr="00583F4A" w:rsidDel="00C87243" w:rsidRDefault="0087174B">
      <w:pPr>
        <w:pStyle w:val="Tabladeilustraciones"/>
        <w:rPr>
          <w:del w:id="458" w:author="Steff Guzmán" w:date="2023-03-13T18:48:00Z"/>
          <w:color w:val="000000" w:themeColor="text1"/>
        </w:rPr>
        <w:pPrChange w:id="459" w:author="Camilo Andrés Díaz Gómez" w:date="2023-03-17T00:48:00Z">
          <w:pPr>
            <w:pStyle w:val="PrrAPA"/>
            <w:ind w:firstLine="0"/>
          </w:pPr>
        </w:pPrChange>
      </w:pPr>
      <w:del w:id="460" w:author="Steff Guzmán" w:date="2023-03-13T18:48:00Z">
        <w:r w:rsidRPr="00583F4A" w:rsidDel="00C87243">
          <w:rPr>
            <w:rFonts w:cs="Times New Roman"/>
            <w:rPrChange w:id="461" w:author="Camilo Andrés Díaz Gómez" w:date="2023-03-14T21:29:00Z">
              <w:rPr>
                <w:b/>
                <w:bCs/>
              </w:rPr>
            </w:rPrChange>
          </w:rPr>
          <w:delText xml:space="preserve">Figura 6. </w:delText>
        </w:r>
        <w:r w:rsidR="001023B2" w:rsidRPr="00583F4A" w:rsidDel="00C87243">
          <w:rPr>
            <w:rFonts w:cs="Times New Roman"/>
            <w:i/>
            <w:iCs/>
          </w:rPr>
          <w:delText>Temperaturas obtenidas por modelo</w:delText>
        </w:r>
        <w:r w:rsidR="006D3013" w:rsidRPr="00583F4A" w:rsidDel="00C87243">
          <w:rPr>
            <w:rFonts w:cs="Times New Roman"/>
            <w:i/>
            <w:iCs/>
          </w:rPr>
          <w:delText xml:space="preserve">, </w:delText>
        </w:r>
        <w:r w:rsidR="001023B2" w:rsidRPr="00583F4A" w:rsidDel="00C87243">
          <w:rPr>
            <w:rFonts w:cs="Times New Roman"/>
          </w:rPr>
          <w:delText>53</w:delText>
        </w:r>
      </w:del>
    </w:p>
    <w:p w14:paraId="200538D1" w14:textId="6B4A22C8" w:rsidR="0087174B" w:rsidRPr="00583F4A" w:rsidDel="00C87243" w:rsidRDefault="0087174B">
      <w:pPr>
        <w:pStyle w:val="Tabladeilustraciones"/>
        <w:rPr>
          <w:del w:id="462" w:author="Steff Guzmán" w:date="2023-03-13T18:48:00Z"/>
          <w:rFonts w:cs="Times New Roman"/>
          <w:color w:val="000000" w:themeColor="text1"/>
        </w:rPr>
        <w:pPrChange w:id="463" w:author="Camilo Andrés Díaz Gómez" w:date="2023-03-17T00:48:00Z">
          <w:pPr/>
        </w:pPrChange>
      </w:pPr>
      <w:del w:id="464" w:author="Steff Guzmán" w:date="2023-03-13T18:48:00Z">
        <w:r w:rsidRPr="00583F4A" w:rsidDel="00C87243">
          <w:rPr>
            <w:rFonts w:cs="Times New Roman"/>
            <w:rPrChange w:id="465" w:author="Camilo Andrés Díaz Gómez" w:date="2023-03-14T21:29:00Z">
              <w:rPr>
                <w:rFonts w:cs="Times New Roman"/>
                <w:b/>
                <w:bCs/>
              </w:rPr>
            </w:rPrChange>
          </w:rPr>
          <w:delText xml:space="preserve">Figura 7. </w:delText>
        </w:r>
        <w:r w:rsidR="001023B2" w:rsidRPr="00583F4A" w:rsidDel="00C87243">
          <w:rPr>
            <w:rFonts w:cs="Times New Roman"/>
            <w:i/>
            <w:iCs/>
            <w:noProof/>
          </w:rPr>
          <w:delText>Resultados gratificantes</w:delText>
        </w:r>
        <w:r w:rsidR="006D3013" w:rsidRPr="00583F4A" w:rsidDel="00C87243">
          <w:rPr>
            <w:rFonts w:cs="Times New Roman"/>
            <w:i/>
            <w:iCs/>
          </w:rPr>
          <w:delText xml:space="preserve">, </w:delText>
        </w:r>
        <w:r w:rsidR="001023B2" w:rsidRPr="00583F4A" w:rsidDel="00C87243">
          <w:rPr>
            <w:rFonts w:cs="Times New Roman"/>
          </w:rPr>
          <w:delText>54</w:delText>
        </w:r>
      </w:del>
    </w:p>
    <w:p w14:paraId="49F73D3B" w14:textId="03617635" w:rsidR="0087174B" w:rsidRPr="00583F4A" w:rsidRDefault="0087174B">
      <w:pPr>
        <w:pStyle w:val="Tabladeilustraciones"/>
        <w:rPr>
          <w:rFonts w:cs="Times New Roman"/>
          <w:rPrChange w:id="466" w:author="Camilo Andrés Díaz Gómez" w:date="2023-03-14T21:29:00Z">
            <w:rPr>
              <w:rFonts w:cs="Times New Roman"/>
              <w:b/>
              <w:bCs/>
            </w:rPr>
          </w:rPrChange>
        </w:rPr>
        <w:pPrChange w:id="467" w:author="Camilo Andrés Díaz Gómez" w:date="2023-03-17T00:48:00Z">
          <w:pPr/>
        </w:pPrChange>
      </w:pPr>
    </w:p>
    <w:p w14:paraId="0D823285" w14:textId="77777777" w:rsidR="0087174B" w:rsidRPr="000438AB" w:rsidRDefault="0087174B" w:rsidP="00EE67FE">
      <w:pPr>
        <w:rPr>
          <w:rFonts w:cs="Times New Roman"/>
          <w:rPrChange w:id="468" w:author="Camilo Andrés Díaz Gómez" w:date="2023-03-14T21:28:00Z">
            <w:rPr>
              <w:rFonts w:cs="Times New Roman"/>
              <w:b/>
              <w:bCs/>
            </w:rPr>
          </w:rPrChange>
        </w:rPr>
      </w:pPr>
    </w:p>
    <w:p w14:paraId="2B57E8EE" w14:textId="668FB90B" w:rsidR="00A2571A" w:rsidRPr="000438AB" w:rsidRDefault="00A2571A" w:rsidP="00EE67FE">
      <w:pPr>
        <w:jc w:val="center"/>
        <w:rPr>
          <w:rFonts w:cs="Times New Roman"/>
        </w:rPr>
      </w:pPr>
    </w:p>
    <w:p w14:paraId="32BAB8E2" w14:textId="4053806E" w:rsidR="00A2571A" w:rsidRPr="000438AB" w:rsidRDefault="00A2571A" w:rsidP="00EE67FE">
      <w:pPr>
        <w:jc w:val="center"/>
        <w:rPr>
          <w:rFonts w:cs="Times New Roman"/>
        </w:rPr>
      </w:pPr>
    </w:p>
    <w:p w14:paraId="5E72DCFE" w14:textId="7794DEBA" w:rsidR="00A2571A" w:rsidRPr="000438AB" w:rsidRDefault="00A2571A" w:rsidP="00EE67FE">
      <w:pPr>
        <w:jc w:val="center"/>
        <w:rPr>
          <w:rFonts w:cs="Times New Roman"/>
        </w:rPr>
      </w:pPr>
    </w:p>
    <w:p w14:paraId="25317956" w14:textId="7608A424" w:rsidR="00A2571A" w:rsidRPr="00BD3055" w:rsidRDefault="00A2571A" w:rsidP="00EE67FE">
      <w:pPr>
        <w:jc w:val="center"/>
        <w:rPr>
          <w:rFonts w:cs="Times New Roman"/>
        </w:rPr>
      </w:pPr>
    </w:p>
    <w:p w14:paraId="448DF95B" w14:textId="15A3F0B4" w:rsidR="00A2571A" w:rsidRPr="00BD3055" w:rsidRDefault="00A2571A" w:rsidP="00EE67FE">
      <w:pPr>
        <w:jc w:val="center"/>
        <w:rPr>
          <w:rFonts w:cs="Times New Roman"/>
        </w:rPr>
      </w:pPr>
    </w:p>
    <w:p w14:paraId="4D55D84C" w14:textId="7157AA35" w:rsidR="00A2571A" w:rsidRPr="00BD3055" w:rsidRDefault="00A2571A" w:rsidP="00EE67FE">
      <w:pPr>
        <w:jc w:val="center"/>
        <w:rPr>
          <w:rFonts w:cs="Times New Roman"/>
        </w:rPr>
      </w:pPr>
    </w:p>
    <w:p w14:paraId="4B29A1D9" w14:textId="1732DF92" w:rsidR="00A2571A" w:rsidRPr="00BD3055" w:rsidRDefault="00A2571A" w:rsidP="00EE67FE">
      <w:pPr>
        <w:jc w:val="center"/>
        <w:rPr>
          <w:rFonts w:cs="Times New Roman"/>
        </w:rPr>
      </w:pPr>
    </w:p>
    <w:p w14:paraId="15B7A06F" w14:textId="4092853C" w:rsidR="00A2571A" w:rsidRPr="00BD3055" w:rsidRDefault="00A2571A" w:rsidP="00EE67FE">
      <w:pPr>
        <w:jc w:val="center"/>
        <w:rPr>
          <w:rFonts w:cs="Times New Roman"/>
        </w:rPr>
      </w:pPr>
    </w:p>
    <w:p w14:paraId="500E3081" w14:textId="640AB930" w:rsidR="00A2571A" w:rsidRPr="00BD3055" w:rsidRDefault="00A2571A" w:rsidP="00EE67FE">
      <w:pPr>
        <w:jc w:val="center"/>
        <w:rPr>
          <w:ins w:id="469" w:author="Steff Guzmán" w:date="2023-03-13T19:26:00Z"/>
          <w:rFonts w:cs="Times New Roman"/>
        </w:rPr>
      </w:pPr>
    </w:p>
    <w:p w14:paraId="0A6F569C" w14:textId="64744F63" w:rsidR="005A4444" w:rsidRPr="00BD3055" w:rsidRDefault="005A4444" w:rsidP="00EE67FE">
      <w:pPr>
        <w:jc w:val="center"/>
        <w:rPr>
          <w:ins w:id="470" w:author="Steff Guzmán" w:date="2023-03-13T19:26:00Z"/>
          <w:rFonts w:cs="Times New Roman"/>
        </w:rPr>
      </w:pPr>
    </w:p>
    <w:p w14:paraId="5D1666C6" w14:textId="1C4EBCAC" w:rsidR="005A4444" w:rsidRPr="00BD3055" w:rsidRDefault="005A4444" w:rsidP="00EE67FE">
      <w:pPr>
        <w:jc w:val="center"/>
        <w:rPr>
          <w:ins w:id="471" w:author="Steff Guzmán" w:date="2023-03-13T19:26:00Z"/>
          <w:rFonts w:cs="Times New Roman"/>
        </w:rPr>
      </w:pPr>
    </w:p>
    <w:p w14:paraId="13A8CB5C" w14:textId="0C3A2C75" w:rsidR="005A4444" w:rsidRPr="00BD3055" w:rsidRDefault="005A4444" w:rsidP="00EE67FE">
      <w:pPr>
        <w:jc w:val="center"/>
        <w:rPr>
          <w:ins w:id="472" w:author="Steff Guzmán" w:date="2023-03-13T19:26:00Z"/>
          <w:rFonts w:cs="Times New Roman"/>
        </w:rPr>
      </w:pPr>
    </w:p>
    <w:p w14:paraId="2EC84458" w14:textId="217BF2F6" w:rsidR="005A4444" w:rsidRPr="00BD3055" w:rsidRDefault="005A4444" w:rsidP="00EE67FE">
      <w:pPr>
        <w:jc w:val="center"/>
        <w:rPr>
          <w:ins w:id="473" w:author="Steff Guzmán" w:date="2023-03-13T19:26:00Z"/>
          <w:rFonts w:cs="Times New Roman"/>
        </w:rPr>
      </w:pPr>
    </w:p>
    <w:p w14:paraId="2B24803D" w14:textId="0C4F07F6" w:rsidR="005A4444" w:rsidRPr="00BD3055" w:rsidRDefault="005A4444" w:rsidP="00EE67FE">
      <w:pPr>
        <w:jc w:val="center"/>
        <w:rPr>
          <w:ins w:id="474" w:author="Steff Guzmán" w:date="2023-03-13T19:26:00Z"/>
          <w:rFonts w:cs="Times New Roman"/>
        </w:rPr>
      </w:pPr>
    </w:p>
    <w:p w14:paraId="4EF1182C" w14:textId="7A029946" w:rsidR="005A4444" w:rsidRPr="00BD3055" w:rsidRDefault="005A4444" w:rsidP="00EE67FE">
      <w:pPr>
        <w:jc w:val="center"/>
        <w:rPr>
          <w:ins w:id="475" w:author="Steff Guzmán" w:date="2023-03-13T19:26:00Z"/>
          <w:rFonts w:cs="Times New Roman"/>
        </w:rPr>
      </w:pPr>
    </w:p>
    <w:p w14:paraId="50BF0A2A" w14:textId="2B65B48A" w:rsidR="005A4444" w:rsidRPr="00BD3055" w:rsidRDefault="005A4444" w:rsidP="00EE67FE">
      <w:pPr>
        <w:jc w:val="center"/>
        <w:rPr>
          <w:ins w:id="476" w:author="Steff Guzmán" w:date="2023-03-13T19:26:00Z"/>
          <w:rFonts w:cs="Times New Roman"/>
        </w:rPr>
      </w:pPr>
    </w:p>
    <w:p w14:paraId="77CBE4A0" w14:textId="7CB0027A" w:rsidR="005A4444" w:rsidRPr="00BD3055" w:rsidRDefault="005A4444" w:rsidP="00EE67FE">
      <w:pPr>
        <w:jc w:val="center"/>
        <w:rPr>
          <w:ins w:id="477" w:author="Steff Guzmán" w:date="2023-03-13T19:26:00Z"/>
          <w:rFonts w:cs="Times New Roman"/>
        </w:rPr>
      </w:pPr>
    </w:p>
    <w:p w14:paraId="075C0B85" w14:textId="78B9AD73" w:rsidR="00C513D5" w:rsidRDefault="00C513D5">
      <w:pPr>
        <w:spacing w:after="160"/>
        <w:jc w:val="left"/>
        <w:rPr>
          <w:ins w:id="478" w:author="Camilo Andrés Díaz Gómez" w:date="2023-03-14T19:58:00Z"/>
          <w:rFonts w:cs="Times New Roman"/>
        </w:rPr>
        <w:pPrChange w:id="479" w:author="Camilo Andrés Díaz Gómez" w:date="2023-03-17T00:48:00Z">
          <w:pPr>
            <w:spacing w:after="160" w:line="259" w:lineRule="auto"/>
            <w:jc w:val="left"/>
          </w:pPr>
        </w:pPrChange>
      </w:pPr>
      <w:ins w:id="480" w:author="Camilo Andrés Díaz Gómez" w:date="2023-03-14T19:58:00Z">
        <w:r>
          <w:rPr>
            <w:rFonts w:cs="Times New Roman"/>
          </w:rPr>
          <w:br w:type="page"/>
        </w:r>
      </w:ins>
    </w:p>
    <w:p w14:paraId="06401EB9" w14:textId="77777777" w:rsidR="005A4444" w:rsidRPr="00BD3055" w:rsidDel="005A4444" w:rsidRDefault="005A4444">
      <w:pPr>
        <w:jc w:val="center"/>
        <w:rPr>
          <w:del w:id="481" w:author="Steff Guzmán" w:date="2023-03-13T19:26:00Z"/>
          <w:rFonts w:cs="Times New Roman"/>
        </w:rPr>
      </w:pPr>
    </w:p>
    <w:p w14:paraId="60713A5F" w14:textId="14E451D1" w:rsidR="00A2571A" w:rsidRPr="00BD3055" w:rsidDel="00104D00" w:rsidRDefault="00A2571A">
      <w:pPr>
        <w:jc w:val="center"/>
        <w:rPr>
          <w:del w:id="482" w:author="Steff Guzmán" w:date="2023-03-13T18:49:00Z"/>
          <w:rFonts w:cs="Times New Roman"/>
        </w:rPr>
      </w:pPr>
    </w:p>
    <w:p w14:paraId="14156685" w14:textId="377A4275" w:rsidR="00A2571A" w:rsidRPr="00BD3055" w:rsidDel="00104D00" w:rsidRDefault="00A2571A">
      <w:pPr>
        <w:jc w:val="center"/>
        <w:rPr>
          <w:del w:id="483" w:author="Steff Guzmán" w:date="2023-03-13T18:49:00Z"/>
          <w:rFonts w:cs="Times New Roman"/>
        </w:rPr>
      </w:pPr>
    </w:p>
    <w:p w14:paraId="7A6B4061" w14:textId="491DC67F" w:rsidR="00A2571A" w:rsidRPr="00BD3055" w:rsidDel="00104D00" w:rsidRDefault="00A2571A">
      <w:pPr>
        <w:jc w:val="center"/>
        <w:rPr>
          <w:del w:id="484" w:author="Steff Guzmán" w:date="2023-03-13T18:49:00Z"/>
          <w:rFonts w:cs="Times New Roman"/>
        </w:rPr>
      </w:pPr>
    </w:p>
    <w:p w14:paraId="15011BC9" w14:textId="3BAFD0A6" w:rsidR="00A2571A" w:rsidRPr="00BD3055" w:rsidDel="00104D00" w:rsidRDefault="00A2571A">
      <w:pPr>
        <w:jc w:val="center"/>
        <w:rPr>
          <w:del w:id="485" w:author="Steff Guzmán" w:date="2023-03-13T18:49:00Z"/>
          <w:rFonts w:cs="Times New Roman"/>
        </w:rPr>
      </w:pPr>
    </w:p>
    <w:p w14:paraId="4B257A19" w14:textId="28A086FF" w:rsidR="00A2571A" w:rsidRPr="00BD3055" w:rsidDel="00104D00" w:rsidRDefault="00A2571A">
      <w:pPr>
        <w:jc w:val="center"/>
        <w:rPr>
          <w:del w:id="486" w:author="Steff Guzmán" w:date="2023-03-13T18:49:00Z"/>
          <w:rFonts w:cs="Times New Roman"/>
        </w:rPr>
      </w:pPr>
    </w:p>
    <w:p w14:paraId="19152819" w14:textId="75FF1984" w:rsidR="00A2571A" w:rsidRPr="00BD3055" w:rsidDel="00104D00" w:rsidRDefault="00A2571A">
      <w:pPr>
        <w:jc w:val="center"/>
        <w:rPr>
          <w:del w:id="487" w:author="Steff Guzmán" w:date="2023-03-13T18:49:00Z"/>
          <w:rFonts w:cs="Times New Roman"/>
        </w:rPr>
      </w:pPr>
    </w:p>
    <w:p w14:paraId="0AA7808E" w14:textId="3992022A" w:rsidR="00A2571A" w:rsidRPr="00BD3055" w:rsidDel="00104D00" w:rsidRDefault="00A2571A">
      <w:pPr>
        <w:jc w:val="center"/>
        <w:rPr>
          <w:del w:id="488" w:author="Steff Guzmán" w:date="2023-03-13T18:49:00Z"/>
          <w:rFonts w:cs="Times New Roman"/>
        </w:rPr>
      </w:pPr>
    </w:p>
    <w:p w14:paraId="07933329" w14:textId="763AB0F2" w:rsidR="00A2571A" w:rsidRPr="00BD3055" w:rsidDel="00104D00" w:rsidRDefault="00A2571A">
      <w:pPr>
        <w:jc w:val="center"/>
        <w:rPr>
          <w:del w:id="489" w:author="Steff Guzmán" w:date="2023-03-13T18:49:00Z"/>
          <w:rFonts w:cs="Times New Roman"/>
        </w:rPr>
      </w:pPr>
    </w:p>
    <w:p w14:paraId="6C346F0A" w14:textId="11A9A76B" w:rsidR="00A2571A" w:rsidRPr="00BD3055" w:rsidDel="00104D00" w:rsidRDefault="00A2571A">
      <w:pPr>
        <w:jc w:val="center"/>
        <w:rPr>
          <w:del w:id="490" w:author="Steff Guzmán" w:date="2023-03-13T18:49:00Z"/>
          <w:rFonts w:cs="Times New Roman"/>
        </w:rPr>
      </w:pPr>
    </w:p>
    <w:p w14:paraId="10470610" w14:textId="53A26E99" w:rsidR="00A2571A" w:rsidRPr="00BD3055" w:rsidDel="00104D00" w:rsidRDefault="00A2571A">
      <w:pPr>
        <w:jc w:val="center"/>
        <w:rPr>
          <w:del w:id="491" w:author="Steff Guzmán" w:date="2023-03-13T18:49:00Z"/>
          <w:rFonts w:cs="Times New Roman"/>
        </w:rPr>
      </w:pPr>
    </w:p>
    <w:p w14:paraId="3E25E00C" w14:textId="6BE630C3" w:rsidR="0087174B" w:rsidRPr="00BD3055" w:rsidDel="00104D00" w:rsidRDefault="0087174B">
      <w:pPr>
        <w:jc w:val="center"/>
        <w:rPr>
          <w:del w:id="492" w:author="Steff Guzmán" w:date="2023-03-13T18:49:00Z"/>
          <w:rFonts w:cs="Times New Roman"/>
        </w:rPr>
      </w:pPr>
    </w:p>
    <w:p w14:paraId="353AC875" w14:textId="036CEB13" w:rsidR="00AC0534" w:rsidRPr="00BD3055" w:rsidDel="00104D00" w:rsidRDefault="00AC0534">
      <w:pPr>
        <w:jc w:val="center"/>
        <w:rPr>
          <w:del w:id="493" w:author="Steff Guzmán" w:date="2023-03-13T18:49:00Z"/>
          <w:rFonts w:cs="Times New Roman"/>
          <w:b/>
          <w:bCs/>
        </w:rPr>
      </w:pPr>
    </w:p>
    <w:p w14:paraId="26AC1C1D" w14:textId="78461FB1" w:rsidR="00996369" w:rsidRPr="00BD3055" w:rsidRDefault="00996369" w:rsidP="00EE67FE">
      <w:pPr>
        <w:jc w:val="center"/>
        <w:rPr>
          <w:rFonts w:cs="Times New Roman"/>
          <w:b/>
          <w:bCs/>
        </w:rPr>
      </w:pPr>
      <w:r w:rsidRPr="00BD3055">
        <w:rPr>
          <w:rFonts w:cs="Times New Roman"/>
          <w:b/>
          <w:bCs/>
        </w:rPr>
        <w:t>Lista de Anexos</w:t>
      </w:r>
    </w:p>
    <w:p w14:paraId="09D52E85" w14:textId="799077EB" w:rsidR="005A4444" w:rsidRPr="00BD3055" w:rsidRDefault="005A4444" w:rsidP="00EE67FE">
      <w:pPr>
        <w:pStyle w:val="Tabladeilustraciones"/>
        <w:tabs>
          <w:tab w:val="right" w:leader="dot" w:pos="8828"/>
        </w:tabs>
        <w:rPr>
          <w:ins w:id="494" w:author="Steff Guzmán" w:date="2023-03-13T19:27:00Z"/>
          <w:rFonts w:eastAsiaTheme="minorEastAsia" w:cs="Times New Roman"/>
          <w:noProof/>
          <w:sz w:val="22"/>
          <w:lang w:eastAsia="es-CO"/>
          <w:rPrChange w:id="495" w:author="Camilo Andrés Díaz Gómez" w:date="2023-03-14T19:47:00Z">
            <w:rPr>
              <w:ins w:id="496" w:author="Steff Guzmán" w:date="2023-03-13T19:27:00Z"/>
              <w:rFonts w:asciiTheme="minorHAnsi" w:eastAsiaTheme="minorEastAsia" w:hAnsiTheme="minorHAnsi"/>
              <w:noProof/>
              <w:sz w:val="22"/>
              <w:lang w:eastAsia="es-CO"/>
            </w:rPr>
          </w:rPrChange>
        </w:rPr>
      </w:pPr>
      <w:ins w:id="497" w:author="Steff Guzmán" w:date="2023-03-13T19:27:00Z">
        <w:r w:rsidRPr="00BD3055">
          <w:rPr>
            <w:rFonts w:cs="Times New Roman"/>
            <w:b/>
            <w:bCs/>
          </w:rPr>
          <w:fldChar w:fldCharType="begin"/>
        </w:r>
        <w:r w:rsidRPr="00BD3055">
          <w:rPr>
            <w:rFonts w:cs="Times New Roman"/>
            <w:b/>
            <w:bCs/>
          </w:rPr>
          <w:instrText xml:space="preserve"> TOC \h \z \c "Anexo" </w:instrText>
        </w:r>
      </w:ins>
      <w:r w:rsidRPr="00BD3055">
        <w:rPr>
          <w:rFonts w:cs="Times New Roman"/>
          <w:b/>
          <w:bCs/>
        </w:rPr>
        <w:fldChar w:fldCharType="separate"/>
      </w:r>
      <w:ins w:id="498" w:author="Steff Guzmán" w:date="2023-03-13T19:27: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"_Toc129628046"</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Anexo 1</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_Toc129628046 \h </w:instrText>
        </w:r>
      </w:ins>
      <w:r w:rsidRPr="00BD3055">
        <w:rPr>
          <w:rFonts w:cs="Times New Roman"/>
          <w:noProof/>
          <w:webHidden/>
        </w:rPr>
      </w:r>
      <w:r w:rsidRPr="00BD3055">
        <w:rPr>
          <w:rFonts w:cs="Times New Roman"/>
          <w:noProof/>
          <w:webHidden/>
        </w:rPr>
        <w:fldChar w:fldCharType="separate"/>
      </w:r>
      <w:ins w:id="499" w:author="Steff Guzmán" w:date="2023-03-13T19:27:00Z">
        <w:r w:rsidRPr="00BD3055">
          <w:rPr>
            <w:rFonts w:cs="Times New Roman"/>
            <w:noProof/>
            <w:webHidden/>
          </w:rPr>
          <w:t>71</w:t>
        </w:r>
        <w:r w:rsidRPr="00BD3055">
          <w:rPr>
            <w:rFonts w:cs="Times New Roman"/>
            <w:noProof/>
            <w:webHidden/>
          </w:rPr>
          <w:fldChar w:fldCharType="end"/>
        </w:r>
        <w:r w:rsidRPr="00BD3055">
          <w:rPr>
            <w:rStyle w:val="Hipervnculo"/>
            <w:rFonts w:cs="Times New Roman"/>
            <w:noProof/>
          </w:rPr>
          <w:fldChar w:fldCharType="end"/>
        </w:r>
      </w:ins>
    </w:p>
    <w:p w14:paraId="32042D25" w14:textId="52665206" w:rsidR="003064BF" w:rsidRPr="00BD3055" w:rsidRDefault="005A4444" w:rsidP="00EE67FE">
      <w:pPr>
        <w:jc w:val="center"/>
        <w:rPr>
          <w:ins w:id="500" w:author="Steff Guzmán" w:date="2023-03-13T18:49:00Z"/>
          <w:rFonts w:cs="Times New Roman"/>
          <w:b/>
          <w:bCs/>
        </w:rPr>
      </w:pPr>
      <w:ins w:id="501" w:author="Steff Guzmán" w:date="2023-03-13T19:27:00Z">
        <w:r w:rsidRPr="00BD3055">
          <w:rPr>
            <w:rFonts w:cs="Times New Roman"/>
            <w:b/>
            <w:bCs/>
          </w:rPr>
          <w:fldChar w:fldCharType="end"/>
        </w:r>
      </w:ins>
    </w:p>
    <w:p w14:paraId="0324F399" w14:textId="1D1FA147" w:rsidR="00104D00" w:rsidRPr="00BD3055" w:rsidRDefault="00104D00" w:rsidP="00EE67FE">
      <w:pPr>
        <w:jc w:val="center"/>
        <w:rPr>
          <w:ins w:id="502" w:author="Steff Guzmán" w:date="2023-03-13T18:49:00Z"/>
          <w:rFonts w:cs="Times New Roman"/>
          <w:b/>
          <w:bCs/>
        </w:rPr>
      </w:pPr>
    </w:p>
    <w:p w14:paraId="617AE174" w14:textId="09C03AA9" w:rsidR="00104D00" w:rsidRPr="00BD3055" w:rsidRDefault="00104D00" w:rsidP="00EE67FE">
      <w:pPr>
        <w:jc w:val="center"/>
        <w:rPr>
          <w:ins w:id="503" w:author="Steff Guzmán" w:date="2023-03-13T18:49:00Z"/>
          <w:rFonts w:cs="Times New Roman"/>
          <w:b/>
          <w:bCs/>
        </w:rPr>
      </w:pPr>
    </w:p>
    <w:p w14:paraId="2E9717F9" w14:textId="76BBCFE0" w:rsidR="00104D00" w:rsidRPr="00BD3055" w:rsidRDefault="00104D00" w:rsidP="00EE67FE">
      <w:pPr>
        <w:jc w:val="center"/>
        <w:rPr>
          <w:ins w:id="504" w:author="Steff Guzmán" w:date="2023-03-13T18:49:00Z"/>
          <w:rFonts w:cs="Times New Roman"/>
          <w:b/>
          <w:bCs/>
        </w:rPr>
      </w:pPr>
    </w:p>
    <w:p w14:paraId="1E22CC13" w14:textId="58D7B708" w:rsidR="00104D00" w:rsidRPr="00BD3055" w:rsidRDefault="00104D00" w:rsidP="00EE67FE">
      <w:pPr>
        <w:jc w:val="center"/>
        <w:rPr>
          <w:ins w:id="505" w:author="Steff Guzmán" w:date="2023-03-13T18:49:00Z"/>
          <w:rFonts w:cs="Times New Roman"/>
          <w:b/>
          <w:bCs/>
        </w:rPr>
      </w:pPr>
    </w:p>
    <w:p w14:paraId="66958139" w14:textId="37F2ACF6" w:rsidR="00104D00" w:rsidRPr="00BD3055" w:rsidRDefault="00104D00" w:rsidP="00EE67FE">
      <w:pPr>
        <w:jc w:val="center"/>
        <w:rPr>
          <w:ins w:id="506" w:author="Steff Guzmán" w:date="2023-03-13T18:49:00Z"/>
          <w:rFonts w:cs="Times New Roman"/>
          <w:b/>
          <w:bCs/>
        </w:rPr>
      </w:pPr>
    </w:p>
    <w:p w14:paraId="73E221BF" w14:textId="1DE19D2B" w:rsidR="00104D00" w:rsidRPr="00BD3055" w:rsidRDefault="00104D00" w:rsidP="00EE67FE">
      <w:pPr>
        <w:jc w:val="center"/>
        <w:rPr>
          <w:ins w:id="507" w:author="Steff Guzmán" w:date="2023-03-13T18:49:00Z"/>
          <w:rFonts w:cs="Times New Roman"/>
          <w:b/>
          <w:bCs/>
        </w:rPr>
      </w:pPr>
    </w:p>
    <w:p w14:paraId="73573E81" w14:textId="4EA65666" w:rsidR="00104D00" w:rsidRPr="00BD3055" w:rsidRDefault="00104D00" w:rsidP="00EE67FE">
      <w:pPr>
        <w:jc w:val="center"/>
        <w:rPr>
          <w:ins w:id="508" w:author="Steff Guzmán" w:date="2023-03-13T18:49:00Z"/>
          <w:rFonts w:cs="Times New Roman"/>
          <w:b/>
          <w:bCs/>
        </w:rPr>
      </w:pPr>
    </w:p>
    <w:p w14:paraId="5E4D78B8" w14:textId="78A1D099" w:rsidR="00104D00" w:rsidRPr="00BD3055" w:rsidRDefault="00104D00" w:rsidP="00EE67FE">
      <w:pPr>
        <w:jc w:val="center"/>
        <w:rPr>
          <w:ins w:id="509" w:author="Steff Guzmán" w:date="2023-03-13T18:49:00Z"/>
          <w:rFonts w:cs="Times New Roman"/>
          <w:b/>
          <w:bCs/>
        </w:rPr>
      </w:pPr>
    </w:p>
    <w:p w14:paraId="72CC7551" w14:textId="0E6D7BF3" w:rsidR="00104D00" w:rsidRPr="00BD3055" w:rsidRDefault="00104D00" w:rsidP="00EE67FE">
      <w:pPr>
        <w:jc w:val="center"/>
        <w:rPr>
          <w:ins w:id="510" w:author="Steff Guzmán" w:date="2023-03-13T18:49:00Z"/>
          <w:rFonts w:cs="Times New Roman"/>
          <w:b/>
          <w:bCs/>
        </w:rPr>
      </w:pPr>
    </w:p>
    <w:p w14:paraId="1938E28F" w14:textId="3E2846EA" w:rsidR="00104D00" w:rsidRPr="00BD3055" w:rsidRDefault="00104D00" w:rsidP="00EE67FE">
      <w:pPr>
        <w:jc w:val="center"/>
        <w:rPr>
          <w:ins w:id="511" w:author="Steff Guzmán" w:date="2023-03-13T18:49:00Z"/>
          <w:rFonts w:cs="Times New Roman"/>
          <w:b/>
          <w:bCs/>
        </w:rPr>
      </w:pPr>
    </w:p>
    <w:p w14:paraId="2A356596" w14:textId="62089FB2" w:rsidR="00104D00" w:rsidRPr="00BD3055" w:rsidRDefault="00104D00" w:rsidP="00EE67FE">
      <w:pPr>
        <w:jc w:val="center"/>
        <w:rPr>
          <w:ins w:id="512" w:author="Steff Guzmán" w:date="2023-03-13T18:49:00Z"/>
          <w:rFonts w:cs="Times New Roman"/>
          <w:b/>
          <w:bCs/>
        </w:rPr>
      </w:pPr>
    </w:p>
    <w:p w14:paraId="7FE35231" w14:textId="61A45F8E" w:rsidR="00104D00" w:rsidRPr="00BD3055" w:rsidRDefault="00104D00" w:rsidP="00EE67FE">
      <w:pPr>
        <w:jc w:val="center"/>
        <w:rPr>
          <w:ins w:id="513" w:author="Steff Guzmán" w:date="2023-03-13T18:49:00Z"/>
          <w:rFonts w:cs="Times New Roman"/>
          <w:b/>
          <w:bCs/>
        </w:rPr>
      </w:pPr>
    </w:p>
    <w:p w14:paraId="79F2B4C2" w14:textId="0847EF59" w:rsidR="00104D00" w:rsidRPr="00BD3055" w:rsidRDefault="00104D00" w:rsidP="00EE67FE">
      <w:pPr>
        <w:jc w:val="center"/>
        <w:rPr>
          <w:ins w:id="514" w:author="Steff Guzmán" w:date="2023-03-13T18:49:00Z"/>
          <w:rFonts w:cs="Times New Roman"/>
          <w:b/>
          <w:bCs/>
        </w:rPr>
      </w:pPr>
    </w:p>
    <w:p w14:paraId="4AB5EC64" w14:textId="5195D731" w:rsidR="00104D00" w:rsidRPr="00BD3055" w:rsidRDefault="00104D00" w:rsidP="00EE67FE">
      <w:pPr>
        <w:jc w:val="center"/>
        <w:rPr>
          <w:ins w:id="515" w:author="Steff Guzmán" w:date="2023-03-13T18:49:00Z"/>
          <w:rFonts w:cs="Times New Roman"/>
          <w:b/>
          <w:bCs/>
        </w:rPr>
      </w:pPr>
    </w:p>
    <w:p w14:paraId="7C6D5960" w14:textId="7A4A303B" w:rsidR="00104D00" w:rsidRPr="00BD3055" w:rsidRDefault="00104D00" w:rsidP="00EE67FE">
      <w:pPr>
        <w:jc w:val="center"/>
        <w:rPr>
          <w:ins w:id="516" w:author="Steff Guzmán" w:date="2023-03-13T18:49:00Z"/>
          <w:rFonts w:cs="Times New Roman"/>
          <w:b/>
          <w:bCs/>
        </w:rPr>
      </w:pPr>
    </w:p>
    <w:p w14:paraId="0B294D8F" w14:textId="33E7B45F" w:rsidR="00104D00" w:rsidRPr="00BD3055" w:rsidRDefault="00104D00" w:rsidP="00EE67FE">
      <w:pPr>
        <w:jc w:val="center"/>
        <w:rPr>
          <w:ins w:id="517" w:author="Steff Guzmán" w:date="2023-03-13T18:49:00Z"/>
          <w:rFonts w:cs="Times New Roman"/>
          <w:b/>
          <w:bCs/>
        </w:rPr>
      </w:pPr>
    </w:p>
    <w:p w14:paraId="5AFF5FC0" w14:textId="731CEA2E" w:rsidR="00104D00" w:rsidRPr="00BD3055" w:rsidRDefault="00104D00" w:rsidP="00EE67FE">
      <w:pPr>
        <w:jc w:val="center"/>
        <w:rPr>
          <w:ins w:id="518" w:author="Steff Guzmán" w:date="2023-03-13T18:49:00Z"/>
          <w:rFonts w:cs="Times New Roman"/>
          <w:b/>
          <w:bCs/>
        </w:rPr>
      </w:pPr>
    </w:p>
    <w:p w14:paraId="3750E1AB" w14:textId="77343482" w:rsidR="00104D00" w:rsidRPr="00BD3055" w:rsidRDefault="00104D00" w:rsidP="00EE67FE">
      <w:pPr>
        <w:jc w:val="center"/>
        <w:rPr>
          <w:ins w:id="519" w:author="Steff Guzmán" w:date="2023-03-13T18:49:00Z"/>
          <w:rFonts w:cs="Times New Roman"/>
          <w:b/>
          <w:bCs/>
        </w:rPr>
      </w:pPr>
    </w:p>
    <w:p w14:paraId="28CF5158" w14:textId="3FA96B4F" w:rsidR="00104D00" w:rsidRPr="00BD3055" w:rsidRDefault="00104D00" w:rsidP="00EE67FE">
      <w:pPr>
        <w:jc w:val="center"/>
        <w:rPr>
          <w:ins w:id="520" w:author="Steff Guzmán" w:date="2023-03-13T18:49:00Z"/>
          <w:rFonts w:cs="Times New Roman"/>
          <w:b/>
          <w:bCs/>
        </w:rPr>
      </w:pPr>
    </w:p>
    <w:p w14:paraId="618698E7" w14:textId="722EAC76" w:rsidR="00104D00" w:rsidRPr="00BD3055" w:rsidRDefault="00104D00" w:rsidP="00EE67FE">
      <w:pPr>
        <w:jc w:val="center"/>
        <w:rPr>
          <w:ins w:id="521" w:author="Steff Guzmán" w:date="2023-03-13T18:49:00Z"/>
          <w:rFonts w:cs="Times New Roman"/>
          <w:b/>
          <w:bCs/>
        </w:rPr>
      </w:pPr>
    </w:p>
    <w:p w14:paraId="039B17BE" w14:textId="6C0F8D7C" w:rsidR="00104D00" w:rsidRPr="00BD3055" w:rsidRDefault="00104D00" w:rsidP="00EE67FE">
      <w:pPr>
        <w:jc w:val="center"/>
        <w:rPr>
          <w:ins w:id="522" w:author="Steff Guzmán" w:date="2023-03-13T18:49:00Z"/>
          <w:rFonts w:cs="Times New Roman"/>
          <w:b/>
          <w:bCs/>
        </w:rPr>
      </w:pPr>
    </w:p>
    <w:p w14:paraId="2BB3BC91" w14:textId="7384CE21" w:rsidR="00104D00" w:rsidRPr="00BD3055" w:rsidRDefault="00104D00" w:rsidP="00EE67FE">
      <w:pPr>
        <w:jc w:val="center"/>
        <w:rPr>
          <w:ins w:id="523" w:author="Steff Guzmán" w:date="2023-03-13T18:49:00Z"/>
          <w:rFonts w:cs="Times New Roman"/>
          <w:b/>
          <w:bCs/>
        </w:rPr>
      </w:pPr>
    </w:p>
    <w:p w14:paraId="48E4B96E" w14:textId="2FC6372A" w:rsidR="00104D00" w:rsidRPr="00BD3055" w:rsidRDefault="00104D00" w:rsidP="00EE67FE">
      <w:pPr>
        <w:jc w:val="center"/>
        <w:rPr>
          <w:ins w:id="524" w:author="Steff Guzmán" w:date="2023-03-13T18:49:00Z"/>
          <w:rFonts w:cs="Times New Roman"/>
          <w:b/>
          <w:bCs/>
        </w:rPr>
      </w:pPr>
    </w:p>
    <w:p w14:paraId="623F24BE" w14:textId="36B592A6" w:rsidR="00104D00" w:rsidRPr="00BD3055" w:rsidRDefault="00104D00" w:rsidP="00EE67FE">
      <w:pPr>
        <w:jc w:val="center"/>
        <w:rPr>
          <w:ins w:id="525" w:author="Steff Guzmán" w:date="2023-03-13T18:49:00Z"/>
          <w:rFonts w:cs="Times New Roman"/>
          <w:b/>
          <w:bCs/>
        </w:rPr>
      </w:pPr>
    </w:p>
    <w:p w14:paraId="6EC7CAF6" w14:textId="6F810D24" w:rsidR="00104D00" w:rsidRPr="00BD3055" w:rsidRDefault="00104D00" w:rsidP="00EE67FE">
      <w:pPr>
        <w:jc w:val="center"/>
        <w:rPr>
          <w:ins w:id="526" w:author="Steff Guzmán" w:date="2023-03-13T18:49:00Z"/>
          <w:rFonts w:cs="Times New Roman"/>
          <w:b/>
          <w:bCs/>
        </w:rPr>
      </w:pPr>
    </w:p>
    <w:p w14:paraId="44E21D3B" w14:textId="0BB0B0CD" w:rsidR="00104D00" w:rsidRPr="00BD3055" w:rsidRDefault="00104D00" w:rsidP="00EE67FE">
      <w:pPr>
        <w:jc w:val="center"/>
        <w:rPr>
          <w:ins w:id="527" w:author="Steff Guzmán" w:date="2023-03-13T18:49:00Z"/>
          <w:rFonts w:cs="Times New Roman"/>
          <w:b/>
          <w:bCs/>
        </w:rPr>
      </w:pPr>
    </w:p>
    <w:p w14:paraId="147B653E" w14:textId="12C637C3" w:rsidR="00104D00" w:rsidRPr="00BD3055" w:rsidRDefault="00104D00" w:rsidP="00EE67FE">
      <w:pPr>
        <w:jc w:val="center"/>
        <w:rPr>
          <w:ins w:id="528" w:author="Steff Guzmán" w:date="2023-03-13T18:49:00Z"/>
          <w:rFonts w:cs="Times New Roman"/>
          <w:b/>
          <w:bCs/>
        </w:rPr>
      </w:pPr>
    </w:p>
    <w:p w14:paraId="5955FC38" w14:textId="2DC8721F" w:rsidR="00104D00" w:rsidRPr="00BD3055" w:rsidDel="00BD3055" w:rsidRDefault="00104D00">
      <w:pPr>
        <w:jc w:val="center"/>
        <w:rPr>
          <w:ins w:id="529" w:author="Steff Guzmán" w:date="2023-03-13T18:49:00Z"/>
          <w:del w:id="530" w:author="Camilo Andrés Díaz Gómez" w:date="2023-03-14T19:41:00Z"/>
          <w:rFonts w:cs="Times New Roman"/>
          <w:b/>
          <w:bCs/>
        </w:rPr>
      </w:pPr>
    </w:p>
    <w:p w14:paraId="31576DDB" w14:textId="65AD682A" w:rsidR="00104D00" w:rsidRPr="00BD3055" w:rsidDel="00104D00" w:rsidRDefault="00104D00">
      <w:pPr>
        <w:jc w:val="center"/>
        <w:rPr>
          <w:del w:id="531" w:author="Steff Guzmán" w:date="2023-03-13T18:49:00Z"/>
          <w:rFonts w:cs="Times New Roman"/>
          <w:b/>
          <w:bCs/>
        </w:rPr>
      </w:pPr>
    </w:p>
    <w:p w14:paraId="7C223B79" w14:textId="31514444" w:rsidR="0087174B" w:rsidRPr="00BD3055" w:rsidDel="00104D00" w:rsidRDefault="0087174B">
      <w:pPr>
        <w:rPr>
          <w:del w:id="532" w:author="Steff Guzmán" w:date="2023-03-13T18:49:00Z"/>
          <w:rFonts w:cs="Times New Roman"/>
          <w:b/>
          <w:bCs/>
        </w:rPr>
      </w:pPr>
      <w:del w:id="533" w:author="Steff Guzmán" w:date="2023-03-13T18:49:00Z">
        <w:r w:rsidRPr="00BD3055" w:rsidDel="00104D00">
          <w:rPr>
            <w:rFonts w:cs="Times New Roman"/>
            <w:b/>
            <w:bCs/>
          </w:rPr>
          <w:delText xml:space="preserve">Anexo 1. </w:delText>
        </w:r>
        <w:r w:rsidRPr="00BD3055" w:rsidDel="00104D00">
          <w:rPr>
            <w:rFonts w:cs="Times New Roman"/>
          </w:rPr>
          <w:delText>Gestor de citas y referencias de Microsoft Word</w:delText>
        </w:r>
        <w:r w:rsidR="006D3013" w:rsidRPr="00BD3055" w:rsidDel="00104D00">
          <w:rPr>
            <w:rFonts w:cs="Times New Roman"/>
          </w:rPr>
          <w:delText xml:space="preserve">, </w:delText>
        </w:r>
        <w:r w:rsidR="00771EC6" w:rsidRPr="00BD3055" w:rsidDel="00104D00">
          <w:rPr>
            <w:rFonts w:cs="Times New Roman"/>
          </w:rPr>
          <w:delText>65</w:delText>
        </w:r>
      </w:del>
    </w:p>
    <w:p w14:paraId="5705B237" w14:textId="383D0FE2" w:rsidR="0087174B" w:rsidRPr="00BD3055" w:rsidDel="00104D00" w:rsidRDefault="0087174B">
      <w:pPr>
        <w:rPr>
          <w:del w:id="534" w:author="Steff Guzmán" w:date="2023-03-13T18:49:00Z"/>
          <w:rFonts w:cs="Times New Roman"/>
          <w:b/>
          <w:szCs w:val="24"/>
        </w:rPr>
      </w:pPr>
      <w:del w:id="535" w:author="Steff Guzmán" w:date="2023-03-13T18:49:00Z">
        <w:r w:rsidRPr="00BD3055" w:rsidDel="00104D00">
          <w:rPr>
            <w:rFonts w:cs="Times New Roman"/>
            <w:b/>
            <w:bCs/>
          </w:rPr>
          <w:delText xml:space="preserve">Anexo 2. </w:delText>
        </w:r>
        <w:r w:rsidRPr="00BD3055" w:rsidDel="00104D00">
          <w:rPr>
            <w:rFonts w:cs="Times New Roman"/>
            <w:bCs/>
            <w:szCs w:val="24"/>
          </w:rPr>
          <w:delText>Citas y referencias de material legal (leyes, decretos, sentencias, etc.)</w:delText>
        </w:r>
        <w:r w:rsidR="006D3013" w:rsidRPr="00BD3055" w:rsidDel="00104D00">
          <w:rPr>
            <w:rFonts w:cs="Times New Roman"/>
            <w:bCs/>
            <w:szCs w:val="24"/>
          </w:rPr>
          <w:delText xml:space="preserve">, </w:delText>
        </w:r>
        <w:r w:rsidR="00771EC6" w:rsidRPr="00BD3055" w:rsidDel="00104D00">
          <w:rPr>
            <w:rFonts w:cs="Times New Roman"/>
            <w:bCs/>
            <w:szCs w:val="24"/>
          </w:rPr>
          <w:delText>68</w:delText>
        </w:r>
      </w:del>
    </w:p>
    <w:p w14:paraId="4FDED5F1" w14:textId="45744C7C" w:rsidR="0087174B" w:rsidRPr="00BD3055" w:rsidDel="00104D00" w:rsidRDefault="0087174B">
      <w:pPr>
        <w:rPr>
          <w:del w:id="536" w:author="Steff Guzmán" w:date="2023-03-13T18:49:00Z"/>
          <w:rFonts w:cs="Times New Roman"/>
          <w:b/>
          <w:bCs/>
        </w:rPr>
      </w:pPr>
      <w:del w:id="537" w:author="Steff Guzmán" w:date="2023-03-13T18:49:00Z">
        <w:r w:rsidRPr="00BD3055" w:rsidDel="00104D00">
          <w:rPr>
            <w:rFonts w:cs="Times New Roman"/>
            <w:b/>
            <w:bCs/>
          </w:rPr>
          <w:delText>Anexo 3.</w:delText>
        </w:r>
        <w:r w:rsidR="003064BF" w:rsidRPr="00BD3055" w:rsidDel="00104D00">
          <w:rPr>
            <w:rFonts w:cs="Times New Roman"/>
            <w:b/>
            <w:bCs/>
          </w:rPr>
          <w:delText xml:space="preserve"> </w:delText>
        </w:r>
        <w:r w:rsidR="003064BF" w:rsidRPr="00BD3055" w:rsidDel="00104D00">
          <w:rPr>
            <w:rFonts w:cs="Times New Roman"/>
            <w:bCs/>
          </w:rPr>
          <w:delText>Ortografía y gramática</w:delText>
        </w:r>
        <w:r w:rsidR="006D3013" w:rsidRPr="00BD3055" w:rsidDel="00104D00">
          <w:rPr>
            <w:rFonts w:cs="Times New Roman"/>
            <w:bCs/>
          </w:rPr>
          <w:delText xml:space="preserve">, </w:delText>
        </w:r>
        <w:r w:rsidR="00771EC6" w:rsidRPr="00BD3055" w:rsidDel="00104D00">
          <w:rPr>
            <w:rFonts w:cs="Times New Roman"/>
            <w:bCs/>
          </w:rPr>
          <w:delText>71</w:delText>
        </w:r>
      </w:del>
    </w:p>
    <w:p w14:paraId="19655D95" w14:textId="60B63D46" w:rsidR="0087174B" w:rsidRPr="00BD3055" w:rsidDel="00104D00" w:rsidRDefault="0087174B">
      <w:pPr>
        <w:rPr>
          <w:del w:id="538" w:author="Steff Guzmán" w:date="2023-03-13T18:49:00Z"/>
          <w:rFonts w:cs="Times New Roman"/>
          <w:b/>
          <w:szCs w:val="24"/>
        </w:rPr>
      </w:pPr>
      <w:del w:id="539" w:author="Steff Guzmán" w:date="2023-03-13T18:49:00Z">
        <w:r w:rsidRPr="00BD3055" w:rsidDel="00104D00">
          <w:rPr>
            <w:rFonts w:cs="Times New Roman"/>
            <w:b/>
            <w:bCs/>
          </w:rPr>
          <w:delText xml:space="preserve">Anexo 4. </w:delText>
        </w:r>
        <w:r w:rsidR="003064BF" w:rsidRPr="00BD3055" w:rsidDel="00104D00">
          <w:rPr>
            <w:rFonts w:cs="Times New Roman"/>
            <w:b/>
            <w:bCs/>
          </w:rPr>
          <w:delText xml:space="preserve"> </w:delText>
        </w:r>
        <w:r w:rsidR="003064BF" w:rsidRPr="00BD3055" w:rsidDel="00104D00">
          <w:rPr>
            <w:rFonts w:cs="Times New Roman"/>
            <w:bCs/>
            <w:szCs w:val="24"/>
          </w:rPr>
          <w:delText>Buscar, reemplazar y eliminar espacios (o palabras)</w:delText>
        </w:r>
        <w:r w:rsidR="006D3013" w:rsidRPr="00BD3055" w:rsidDel="00104D00">
          <w:rPr>
            <w:rFonts w:cs="Times New Roman"/>
            <w:bCs/>
            <w:szCs w:val="24"/>
          </w:rPr>
          <w:delText xml:space="preserve">, </w:delText>
        </w:r>
        <w:r w:rsidR="00771EC6" w:rsidRPr="00BD3055" w:rsidDel="00104D00">
          <w:rPr>
            <w:rFonts w:cs="Times New Roman"/>
            <w:bCs/>
            <w:szCs w:val="24"/>
          </w:rPr>
          <w:delText>73</w:delText>
        </w:r>
      </w:del>
    </w:p>
    <w:p w14:paraId="15FD55DB" w14:textId="6E1721C3" w:rsidR="0087174B" w:rsidRPr="00BD3055" w:rsidDel="00104D00" w:rsidRDefault="0087174B">
      <w:pPr>
        <w:rPr>
          <w:del w:id="540" w:author="Steff Guzmán" w:date="2023-03-13T18:49:00Z"/>
          <w:rFonts w:cs="Times New Roman"/>
          <w:b/>
          <w:szCs w:val="24"/>
        </w:rPr>
      </w:pPr>
      <w:del w:id="541" w:author="Steff Guzmán" w:date="2023-03-13T18:49:00Z">
        <w:r w:rsidRPr="00BD3055" w:rsidDel="00104D00">
          <w:rPr>
            <w:rFonts w:cs="Times New Roman"/>
            <w:b/>
            <w:bCs/>
          </w:rPr>
          <w:delText>Anexo 5.</w:delText>
        </w:r>
        <w:r w:rsidR="003064BF" w:rsidRPr="00BD3055" w:rsidDel="00104D00">
          <w:rPr>
            <w:rFonts w:cs="Times New Roman"/>
            <w:b/>
            <w:bCs/>
          </w:rPr>
          <w:delText xml:space="preserve"> </w:delText>
        </w:r>
        <w:r w:rsidR="003064BF" w:rsidRPr="00BD3055" w:rsidDel="00104D00">
          <w:rPr>
            <w:rFonts w:cs="Times New Roman"/>
            <w:bCs/>
            <w:szCs w:val="24"/>
          </w:rPr>
          <w:delText>Atajos de teclado útiles en Microsoft Word</w:delText>
        </w:r>
        <w:r w:rsidR="006D3013" w:rsidRPr="00BD3055" w:rsidDel="00104D00">
          <w:rPr>
            <w:rFonts w:cs="Times New Roman"/>
            <w:bCs/>
            <w:szCs w:val="24"/>
          </w:rPr>
          <w:delText xml:space="preserve">, </w:delText>
        </w:r>
        <w:r w:rsidR="00771EC6" w:rsidRPr="00BD3055" w:rsidDel="00104D00">
          <w:rPr>
            <w:rFonts w:cs="Times New Roman"/>
            <w:bCs/>
            <w:szCs w:val="24"/>
          </w:rPr>
          <w:delText>74</w:delText>
        </w:r>
      </w:del>
    </w:p>
    <w:p w14:paraId="09A855D5" w14:textId="59412C1B" w:rsidR="0087174B" w:rsidRPr="00BD3055" w:rsidDel="00104D00" w:rsidRDefault="0087174B">
      <w:pPr>
        <w:rPr>
          <w:del w:id="542" w:author="Steff Guzmán" w:date="2023-03-13T18:49:00Z"/>
          <w:rFonts w:cs="Times New Roman"/>
          <w:b/>
          <w:bCs/>
        </w:rPr>
      </w:pPr>
      <w:del w:id="543" w:author="Steff Guzmán" w:date="2023-03-13T18:49:00Z">
        <w:r w:rsidRPr="00BD3055" w:rsidDel="00104D00">
          <w:rPr>
            <w:rFonts w:cs="Times New Roman"/>
            <w:b/>
            <w:bCs/>
          </w:rPr>
          <w:delText>Anexo 6.</w:delText>
        </w:r>
        <w:r w:rsidR="003064BF" w:rsidRPr="00BD3055" w:rsidDel="00104D00">
          <w:rPr>
            <w:rFonts w:cs="Times New Roman"/>
            <w:b/>
            <w:bCs/>
          </w:rPr>
          <w:delText xml:space="preserve"> </w:delText>
        </w:r>
        <w:r w:rsidR="003064BF" w:rsidRPr="00BD3055" w:rsidDel="00104D00">
          <w:rPr>
            <w:rFonts w:cs="Times New Roman"/>
            <w:bCs/>
            <w:szCs w:val="24"/>
          </w:rPr>
          <w:delText>Sinónimos y antónimos</w:delText>
        </w:r>
        <w:r w:rsidR="006D3013" w:rsidRPr="00BD3055" w:rsidDel="00104D00">
          <w:rPr>
            <w:rFonts w:cs="Times New Roman"/>
            <w:bCs/>
            <w:szCs w:val="24"/>
          </w:rPr>
          <w:delText xml:space="preserve">, </w:delText>
        </w:r>
        <w:r w:rsidR="00771EC6" w:rsidRPr="00BD3055" w:rsidDel="00104D00">
          <w:rPr>
            <w:rFonts w:cs="Times New Roman"/>
            <w:bCs/>
            <w:szCs w:val="24"/>
          </w:rPr>
          <w:delText>75</w:delText>
        </w:r>
      </w:del>
    </w:p>
    <w:p w14:paraId="0D906658" w14:textId="04F717EB" w:rsidR="0087174B" w:rsidRPr="00BD3055" w:rsidDel="00104D00" w:rsidRDefault="0087174B">
      <w:pPr>
        <w:rPr>
          <w:del w:id="544" w:author="Steff Guzmán" w:date="2023-03-13T18:49:00Z"/>
          <w:rFonts w:cs="Times New Roman"/>
          <w:b/>
          <w:szCs w:val="24"/>
        </w:rPr>
      </w:pPr>
      <w:del w:id="545" w:author="Steff Guzmán" w:date="2023-03-13T18:49:00Z">
        <w:r w:rsidRPr="00BD3055" w:rsidDel="00104D00">
          <w:rPr>
            <w:rFonts w:cs="Times New Roman"/>
            <w:b/>
            <w:bCs/>
          </w:rPr>
          <w:delText>Anexo 7.</w:delText>
        </w:r>
        <w:r w:rsidR="003064BF" w:rsidRPr="00BD3055" w:rsidDel="00104D00">
          <w:rPr>
            <w:rFonts w:cs="Times New Roman"/>
            <w:b/>
            <w:bCs/>
          </w:rPr>
          <w:delText xml:space="preserve"> </w:delText>
        </w:r>
        <w:r w:rsidR="003064BF" w:rsidRPr="00BD3055" w:rsidDel="00104D00">
          <w:rPr>
            <w:rFonts w:cs="Times New Roman"/>
            <w:bCs/>
            <w:szCs w:val="24"/>
          </w:rPr>
          <w:delText>Copiar y pegar sin formato</w:delText>
        </w:r>
        <w:r w:rsidR="006D3013" w:rsidRPr="00BD3055" w:rsidDel="00104D00">
          <w:rPr>
            <w:rFonts w:cs="Times New Roman"/>
            <w:bCs/>
            <w:szCs w:val="24"/>
          </w:rPr>
          <w:delText xml:space="preserve">, </w:delText>
        </w:r>
        <w:r w:rsidR="00771EC6" w:rsidRPr="00BD3055" w:rsidDel="00104D00">
          <w:rPr>
            <w:rFonts w:cs="Times New Roman"/>
            <w:bCs/>
            <w:szCs w:val="24"/>
          </w:rPr>
          <w:delText>76</w:delText>
        </w:r>
      </w:del>
    </w:p>
    <w:p w14:paraId="5FEC1A29" w14:textId="68C95585" w:rsidR="003064BF" w:rsidRPr="00BD3055" w:rsidDel="00104D00" w:rsidRDefault="0087174B">
      <w:pPr>
        <w:rPr>
          <w:del w:id="546" w:author="Steff Guzmán" w:date="2023-03-13T18:49:00Z"/>
          <w:rFonts w:cs="Times New Roman"/>
          <w:bCs/>
          <w:szCs w:val="24"/>
        </w:rPr>
      </w:pPr>
      <w:del w:id="547" w:author="Steff Guzmán" w:date="2023-03-13T18:49:00Z">
        <w:r w:rsidRPr="00BD3055" w:rsidDel="00104D00">
          <w:rPr>
            <w:rFonts w:cs="Times New Roman"/>
            <w:b/>
            <w:bCs/>
          </w:rPr>
          <w:delText>Anexo 8.</w:delText>
        </w:r>
        <w:r w:rsidR="003064BF" w:rsidRPr="00BD3055" w:rsidDel="00104D00">
          <w:rPr>
            <w:rFonts w:cs="Times New Roman"/>
            <w:b/>
            <w:bCs/>
          </w:rPr>
          <w:delText xml:space="preserve"> </w:delText>
        </w:r>
        <w:r w:rsidR="003064BF" w:rsidRPr="00BD3055" w:rsidDel="00104D00">
          <w:rPr>
            <w:rFonts w:cs="Times New Roman"/>
            <w:bCs/>
            <w:szCs w:val="24"/>
          </w:rPr>
          <w:delText>Comparar dos documentos</w:delText>
        </w:r>
        <w:r w:rsidR="006D3013" w:rsidRPr="00BD3055" w:rsidDel="00104D00">
          <w:rPr>
            <w:rFonts w:cs="Times New Roman"/>
            <w:bCs/>
            <w:szCs w:val="24"/>
          </w:rPr>
          <w:delText xml:space="preserve">, </w:delText>
        </w:r>
        <w:r w:rsidR="00771EC6" w:rsidRPr="00BD3055" w:rsidDel="00104D00">
          <w:rPr>
            <w:rFonts w:cs="Times New Roman"/>
            <w:bCs/>
            <w:szCs w:val="24"/>
          </w:rPr>
          <w:delText>77</w:delText>
        </w:r>
      </w:del>
    </w:p>
    <w:p w14:paraId="17F9DB64" w14:textId="178ADBD1" w:rsidR="003064BF" w:rsidRPr="00BD3055" w:rsidDel="00104D00" w:rsidRDefault="003064BF">
      <w:pPr>
        <w:rPr>
          <w:del w:id="548" w:author="Steff Guzmán" w:date="2023-03-13T18:49:00Z"/>
          <w:rFonts w:cs="Times New Roman"/>
          <w:bCs/>
          <w:szCs w:val="24"/>
        </w:rPr>
      </w:pPr>
      <w:del w:id="549" w:author="Steff Guzmán" w:date="2023-03-13T18:49:00Z">
        <w:r w:rsidRPr="00BD3055" w:rsidDel="00104D00">
          <w:rPr>
            <w:rFonts w:cs="Times New Roman"/>
            <w:b/>
            <w:szCs w:val="24"/>
          </w:rPr>
          <w:delText>Anexo 9.</w:delText>
        </w:r>
        <w:r w:rsidRPr="00BD3055" w:rsidDel="00104D00">
          <w:rPr>
            <w:rFonts w:cs="Times New Roman"/>
            <w:bCs/>
            <w:szCs w:val="24"/>
          </w:rPr>
          <w:delText xml:space="preserve">  Control de cambios</w:delText>
        </w:r>
        <w:r w:rsidR="006D3013" w:rsidRPr="00BD3055" w:rsidDel="00104D00">
          <w:rPr>
            <w:rFonts w:cs="Times New Roman"/>
            <w:bCs/>
            <w:szCs w:val="24"/>
          </w:rPr>
          <w:delText xml:space="preserve">, </w:delText>
        </w:r>
        <w:r w:rsidR="00771EC6" w:rsidRPr="00BD3055" w:rsidDel="00104D00">
          <w:rPr>
            <w:rFonts w:cs="Times New Roman"/>
            <w:bCs/>
            <w:szCs w:val="24"/>
          </w:rPr>
          <w:delText>78</w:delText>
        </w:r>
      </w:del>
    </w:p>
    <w:p w14:paraId="058E9534" w14:textId="46E6485F" w:rsidR="003064BF" w:rsidRPr="00BD3055" w:rsidDel="00104D00" w:rsidRDefault="003064BF">
      <w:pPr>
        <w:rPr>
          <w:del w:id="550" w:author="Steff Guzmán" w:date="2023-03-13T18:49:00Z"/>
          <w:rFonts w:cs="Times New Roman"/>
          <w:bCs/>
          <w:szCs w:val="24"/>
        </w:rPr>
      </w:pPr>
      <w:del w:id="551" w:author="Steff Guzmán" w:date="2023-03-13T18:49:00Z">
        <w:r w:rsidRPr="00BD3055" w:rsidDel="00104D00">
          <w:rPr>
            <w:rFonts w:cs="Times New Roman"/>
            <w:b/>
            <w:szCs w:val="24"/>
          </w:rPr>
          <w:delText xml:space="preserve">Anexo 10. </w:delText>
        </w:r>
        <w:r w:rsidRPr="00BD3055" w:rsidDel="00104D00">
          <w:rPr>
            <w:rFonts w:cs="Times New Roman"/>
            <w:bCs/>
            <w:szCs w:val="24"/>
          </w:rPr>
          <w:delText>Insertar salto de página</w:delText>
        </w:r>
        <w:r w:rsidR="006D3013" w:rsidRPr="00BD3055" w:rsidDel="00104D00">
          <w:rPr>
            <w:rFonts w:cs="Times New Roman"/>
            <w:bCs/>
            <w:szCs w:val="24"/>
          </w:rPr>
          <w:delText>, 7</w:delText>
        </w:r>
        <w:r w:rsidR="00771EC6" w:rsidRPr="00BD3055" w:rsidDel="00104D00">
          <w:rPr>
            <w:rFonts w:cs="Times New Roman"/>
            <w:bCs/>
            <w:szCs w:val="24"/>
          </w:rPr>
          <w:delText>9</w:delText>
        </w:r>
      </w:del>
    </w:p>
    <w:p w14:paraId="3439B6C5" w14:textId="47AE8995" w:rsidR="00AC0534" w:rsidRPr="00BD3055" w:rsidDel="00104D00" w:rsidRDefault="003064BF">
      <w:pPr>
        <w:rPr>
          <w:del w:id="552" w:author="Steff Guzmán" w:date="2023-03-13T18:49:00Z"/>
          <w:rFonts w:cs="Times New Roman"/>
          <w:bCs/>
          <w:szCs w:val="24"/>
        </w:rPr>
        <w:sectPr w:rsidR="00AC0534" w:rsidRPr="00BD3055" w:rsidDel="00104D00">
          <w:headerReference w:type="default" r:id="rId12"/>
          <w:footerReference w:type="even" r:id="rId13"/>
          <w:footerReference w:type="default" r:id="rId14"/>
          <w:pgSz w:w="12240" w:h="15840"/>
          <w:pgMar w:top="1417" w:right="1701" w:bottom="1417" w:left="1701" w:header="708" w:footer="708" w:gutter="0"/>
          <w:cols w:space="708"/>
          <w:docGrid w:linePitch="360"/>
        </w:sectPr>
      </w:pPr>
      <w:del w:id="558" w:author="Steff Guzmán" w:date="2023-03-13T18:49:00Z">
        <w:r w:rsidRPr="00BD3055" w:rsidDel="00104D00">
          <w:rPr>
            <w:rFonts w:cs="Times New Roman"/>
            <w:b/>
            <w:szCs w:val="24"/>
          </w:rPr>
          <w:delText xml:space="preserve">Anexo 11. </w:delText>
        </w:r>
        <w:r w:rsidRPr="00BD3055" w:rsidDel="00104D00">
          <w:rPr>
            <w:rFonts w:cs="Times New Roman"/>
            <w:bCs/>
            <w:szCs w:val="24"/>
          </w:rPr>
          <w:delText>Recortar y abreviar direcciones web largas</w:delText>
        </w:r>
        <w:r w:rsidR="006D3013" w:rsidRPr="00BD3055" w:rsidDel="00104D00">
          <w:rPr>
            <w:rFonts w:cs="Times New Roman"/>
            <w:bCs/>
            <w:szCs w:val="24"/>
          </w:rPr>
          <w:delText xml:space="preserve">, </w:delText>
        </w:r>
        <w:r w:rsidR="00771EC6" w:rsidRPr="00BD3055" w:rsidDel="00104D00">
          <w:rPr>
            <w:rFonts w:cs="Times New Roman"/>
            <w:bCs/>
            <w:szCs w:val="24"/>
          </w:rPr>
          <w:delText>80</w:delText>
        </w:r>
      </w:del>
    </w:p>
    <w:p w14:paraId="38041C24" w14:textId="43E42D5E" w:rsidR="00996369" w:rsidRPr="00BD3055" w:rsidRDefault="00996369">
      <w:pPr>
        <w:pStyle w:val="Ttulo2"/>
        <w:jc w:val="center"/>
        <w:rPr>
          <w:rFonts w:cs="Times New Roman"/>
        </w:rPr>
        <w:pPrChange w:id="559" w:author="Camilo Andrés Díaz Gómez" w:date="2023-03-17T00:48:00Z">
          <w:pPr>
            <w:jc w:val="center"/>
          </w:pPr>
        </w:pPrChange>
      </w:pPr>
      <w:bookmarkStart w:id="560" w:name="_Toc129623643"/>
      <w:bookmarkStart w:id="561" w:name="_Toc130385256"/>
      <w:r w:rsidRPr="00BD3055">
        <w:rPr>
          <w:rFonts w:cs="Times New Roman"/>
        </w:rPr>
        <w:t>Resumen</w:t>
      </w:r>
      <w:bookmarkEnd w:id="560"/>
      <w:bookmarkEnd w:id="561"/>
    </w:p>
    <w:p w14:paraId="24F0C3BF" w14:textId="77777777" w:rsidR="00836B69" w:rsidRPr="00BD3055" w:rsidRDefault="00836B69">
      <w:pPr>
        <w:pStyle w:val="PrrAPA"/>
        <w:ind w:firstLine="720"/>
        <w:pPrChange w:id="562" w:author="Camilo Andrés Díaz Gómez" w:date="2023-03-17T00:48:00Z">
          <w:pPr>
            <w:pStyle w:val="PrrAPA"/>
          </w:pPr>
        </w:pPrChange>
      </w:pPr>
    </w:p>
    <w:p w14:paraId="558876B9" w14:textId="2AD2ABD7" w:rsidR="00836B69" w:rsidRPr="00935104" w:rsidRDefault="00836B69" w:rsidP="00935104">
      <w:pPr>
        <w:pStyle w:val="PrrAPA"/>
      </w:pPr>
      <w:r w:rsidRPr="00935104">
        <w:t>Las redes</w:t>
      </w:r>
      <w:del w:id="563" w:author="Camilo Andrés Díaz Gómez" w:date="2023-03-22T13:50:00Z">
        <w:r w:rsidRPr="00935104" w:rsidDel="00935104">
          <w:delText xml:space="preserve"> IoT</w:delText>
        </w:r>
      </w:del>
      <w:ins w:id="564" w:author="Camilo Andrés Díaz Gómez" w:date="2023-03-22T13:50:00Z">
        <w:r w:rsidR="00935104">
          <w:t xml:space="preserve"> IoT</w:t>
        </w:r>
        <w:r w:rsidR="00935104">
          <w:rPr>
            <w:rStyle w:val="Refdenotaalpie"/>
          </w:rPr>
          <w:footnoteReference w:id="1"/>
        </w:r>
      </w:ins>
      <w:ins w:id="567" w:author="Camilo Andrés Díaz Gómez" w:date="2023-03-12T17:23:00Z">
        <w:r w:rsidR="0026198E" w:rsidRPr="00935104">
          <w:t>,</w:t>
        </w:r>
      </w:ins>
      <w:ins w:id="568" w:author="DIANA CAROLINA CANDIA HERRERA" w:date="2023-03-07T09:32:00Z">
        <w:del w:id="569" w:author="Camilo Andrés Díaz Gómez" w:date="2023-03-12T17:23:00Z">
          <w:r w:rsidR="008D3197" w:rsidRPr="00935104" w:rsidDel="0026198E">
            <w:delText>,</w:delText>
          </w:r>
        </w:del>
      </w:ins>
      <w:r w:rsidRPr="00935104">
        <w:t xml:space="preserve"> han permitido mejorar diferentes aspectos para la humanidad, con el uso de ecosistemas tecnológicos que</w:t>
      </w:r>
      <w:del w:id="570" w:author="DIANA CAROLINA CANDIA HERRERA" w:date="2023-03-07T09:32:00Z">
        <w:r w:rsidRPr="00935104" w:rsidDel="008D3197">
          <w:delText>,</w:delText>
        </w:r>
      </w:del>
      <w:r w:rsidRPr="00935104">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935104" w:rsidRDefault="00836B69" w:rsidP="00935104">
      <w:pPr>
        <w:pStyle w:val="PrrAPA"/>
      </w:pPr>
    </w:p>
    <w:p w14:paraId="6FF4CA20" w14:textId="61B0A332" w:rsidR="00836B69" w:rsidRPr="00935104" w:rsidRDefault="00836B69">
      <w:pPr>
        <w:pStyle w:val="PrrAPA"/>
        <w:rPr>
          <w:ins w:id="571" w:author="Camilo Andrés Díaz Gómez" w:date="2023-03-17T00:30:00Z"/>
        </w:rPr>
        <w:pPrChange w:id="572" w:author="Camilo Andrés Díaz Gómez" w:date="2023-03-22T13:50:00Z">
          <w:pPr>
            <w:pStyle w:val="PrrAPA"/>
            <w:ind w:firstLine="720"/>
          </w:pPr>
        </w:pPrChange>
      </w:pPr>
      <w:r w:rsidRPr="00935104">
        <w:t>Ya que este tipo de redes están compuestos por dispositivos que se encargan de recopilar información del exterior o el ambiente que los rodea, llamado</w:t>
      </w:r>
      <w:ins w:id="573" w:author="DIANA CAROLINA CANDIA HERRERA" w:date="2023-03-07T09:33:00Z">
        <w:r w:rsidR="008D3197" w:rsidRPr="00935104">
          <w:t>s</w:t>
        </w:r>
      </w:ins>
      <w:r w:rsidRPr="00935104">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w:t>
      </w:r>
      <w:commentRangeStart w:id="574"/>
      <w:r w:rsidRPr="00935104">
        <w:t>IoT</w:t>
      </w:r>
      <w:commentRangeEnd w:id="574"/>
      <w:r w:rsidR="008D3197" w:rsidRPr="00935104">
        <w:rPr>
          <w:rStyle w:val="Refdecomentario"/>
          <w:sz w:val="24"/>
          <w:szCs w:val="24"/>
          <w:rPrChange w:id="575" w:author="Camilo Andrés Díaz Gómez" w:date="2023-03-22T13:50:00Z">
            <w:rPr>
              <w:rStyle w:val="Refdecomentario"/>
            </w:rPr>
          </w:rPrChange>
        </w:rPr>
        <w:commentReference w:id="574"/>
      </w:r>
      <w:r w:rsidRPr="00935104">
        <w:t xml:space="preserve"> basada en datos ambientales. Para que los datos sean consistentes entre si es necesario desarrollar un modelo de simulación que genere los datos apropiados teniendo en cuenta los otros aspectos del ambiente que los rodean. </w:t>
      </w:r>
    </w:p>
    <w:p w14:paraId="5071AFF9" w14:textId="77777777" w:rsidR="00215A76" w:rsidRPr="00935104" w:rsidRDefault="00215A76" w:rsidP="00935104">
      <w:pPr>
        <w:pStyle w:val="PrrAPA"/>
      </w:pPr>
    </w:p>
    <w:p w14:paraId="1CFB109C" w14:textId="7A90B515" w:rsidR="00836B69" w:rsidRPr="00935104" w:rsidRDefault="00DA6BE6" w:rsidP="00935104">
      <w:pPr>
        <w:pStyle w:val="PrrAPA"/>
        <w:rPr>
          <w:ins w:id="576" w:author="Camilo Andrés Díaz Gómez" w:date="2023-03-12T17:52:00Z"/>
        </w:rPr>
      </w:pPr>
      <w:ins w:id="577" w:author="Camilo Andrés Díaz Gómez" w:date="2023-03-12T17:52:00Z">
        <w:r w:rsidRPr="00935104">
          <w:t>Para lograr una simulación precisa de los datos ambientales, es necesario crear un modelo que tenga en cuenta las diferentes variables del ambiente. En este sentido, el Aprendizaje Automático (Machine Learning)</w:t>
        </w:r>
      </w:ins>
      <w:ins w:id="578" w:author="Camilo Andrés Díaz Gómez" w:date="2023-03-12T17:53:00Z">
        <w:r w:rsidRPr="00935104">
          <w:t>, una disciplina de la inteligencia artificial,</w:t>
        </w:r>
      </w:ins>
      <w:ins w:id="579" w:author="Camilo Andrés Díaz Gómez" w:date="2023-03-12T17:52:00Z">
        <w:r w:rsidRPr="00935104">
          <w:t xml:space="preserve"> es clave para entrenar el modelo usando datos recopilados de diversas estaciones</w:t>
        </w:r>
      </w:ins>
      <w:ins w:id="580" w:author="Camilo Andrés Díaz Gómez" w:date="2023-03-12T17:54:00Z">
        <w:r w:rsidRPr="00935104">
          <w:t xml:space="preserve"> hidrometeorológicas</w:t>
        </w:r>
      </w:ins>
      <w:ins w:id="581" w:author="Camilo Andrés Díaz Gómez" w:date="2023-03-12T17:52:00Z">
        <w:r w:rsidRPr="00935104">
          <w:t xml:space="preserve"> de la ciudad de Bogotá. Al obtener todos los datos acumulados por dichas estaciones, se podrán relacionar entre sí, considerando otras variables obtenidas de cada estación, como la fecha y hora en la que se extrajeron los datos. De esta manera, se creará un conjunto de datos organizado con el que el modelo será entrenado. Finalmente, el modelo será capaz de predecir los datos ambientales en base a la información del entorno que rodea la simulación</w:t>
        </w:r>
      </w:ins>
      <w:ins w:id="582" w:author="Camilo Andrés Díaz Gómez" w:date="2023-03-12T17:54:00Z">
        <w:r w:rsidRPr="00935104">
          <w:t>.</w:t>
        </w:r>
      </w:ins>
    </w:p>
    <w:p w14:paraId="0A087F69" w14:textId="77777777" w:rsidR="00DA6BE6" w:rsidRPr="00935104" w:rsidDel="00DA6BE6" w:rsidRDefault="00DA6BE6" w:rsidP="00FE36FA">
      <w:pPr>
        <w:pStyle w:val="PrrAPA"/>
        <w:rPr>
          <w:del w:id="583" w:author="Camilo Andrés Díaz Gómez" w:date="2023-03-12T17:54:00Z"/>
        </w:rPr>
      </w:pPr>
      <w:commentRangeStart w:id="584"/>
    </w:p>
    <w:p w14:paraId="76F6B2E9" w14:textId="1D4C82BF" w:rsidR="00711D19" w:rsidRPr="00935104" w:rsidRDefault="00836B69" w:rsidP="00935104">
      <w:pPr>
        <w:pStyle w:val="PrrAPA"/>
      </w:pPr>
      <w:del w:id="585" w:author="Camilo Andrés Díaz Gómez" w:date="2023-03-12T17:54:00Z">
        <w:r w:rsidRPr="00935104" w:rsidDel="00DA6BE6">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586"/>
        <w:r w:rsidRPr="00935104" w:rsidDel="00DA6BE6">
          <w:delText>estaciones</w:delText>
        </w:r>
        <w:commentRangeEnd w:id="586"/>
        <w:r w:rsidR="00843772" w:rsidRPr="00935104" w:rsidDel="00DA6BE6">
          <w:rPr>
            <w:rStyle w:val="Refdecomentario"/>
            <w:sz w:val="24"/>
            <w:szCs w:val="24"/>
            <w:rPrChange w:id="587" w:author="Camilo Andrés Díaz Gómez" w:date="2023-03-22T13:50:00Z">
              <w:rPr>
                <w:rStyle w:val="Refdecomentario"/>
              </w:rPr>
            </w:rPrChange>
          </w:rPr>
          <w:commentReference w:id="586"/>
        </w:r>
        <w:r w:rsidRPr="00935104" w:rsidDel="00DA6BE6">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RPr="00935104" w:rsidDel="00DA6BE6">
          <w:delText xml:space="preserve"> </w:delText>
        </w:r>
        <w:commentRangeEnd w:id="584"/>
        <w:r w:rsidR="00843772" w:rsidRPr="00935104" w:rsidDel="00DA6BE6">
          <w:rPr>
            <w:rStyle w:val="Refdecomentario"/>
            <w:sz w:val="24"/>
            <w:szCs w:val="24"/>
            <w:rPrChange w:id="588" w:author="Camilo Andrés Díaz Gómez" w:date="2023-03-22T13:50:00Z">
              <w:rPr>
                <w:rStyle w:val="Refdecomentario"/>
              </w:rPr>
            </w:rPrChange>
          </w:rPr>
          <w:commentReference w:id="584"/>
        </w:r>
      </w:del>
      <w:ins w:id="589" w:author="Camilo Andrés Díaz Gómez" w:date="2023-03-12T17:37:00Z">
        <w:r w:rsidR="00711D19" w:rsidRPr="00935104">
          <w:tab/>
        </w:r>
      </w:ins>
    </w:p>
    <w:p w14:paraId="5DCA9AD6" w14:textId="753736CC" w:rsidR="00836B69" w:rsidRPr="00935104" w:rsidRDefault="00836B69" w:rsidP="00935104">
      <w:pPr>
        <w:pStyle w:val="PrrAPA"/>
      </w:pPr>
      <w:r w:rsidRPr="00935104">
        <w:rPr>
          <w:rPrChange w:id="590" w:author="Camilo Andrés Díaz Gómez" w:date="2023-03-22T13:50:00Z">
            <w:rPr>
              <w:i/>
            </w:rPr>
          </w:rPrChange>
        </w:rPr>
        <w:t>Palabras clave</w:t>
      </w:r>
      <w:r w:rsidRPr="00935104">
        <w:t>:  Redes IoT, ecosistemas tecnológicos, sensores, datos ambientales, modelo de simulación, Machine Learning, inteligencia artificial, consistencia de datos, predicción de datos.</w:t>
      </w:r>
    </w:p>
    <w:p w14:paraId="40A2FB8E" w14:textId="77777777" w:rsidR="00836B69" w:rsidRPr="00BD3055" w:rsidRDefault="00836B69" w:rsidP="00EE67FE">
      <w:pPr>
        <w:ind w:left="624"/>
        <w:rPr>
          <w:rFonts w:cs="Times New Roman"/>
          <w:szCs w:val="24"/>
        </w:rPr>
      </w:pPr>
    </w:p>
    <w:p w14:paraId="75A74EE2" w14:textId="77777777" w:rsidR="00836B69" w:rsidRPr="00BD3055" w:rsidRDefault="00836B69" w:rsidP="00EE67FE">
      <w:pPr>
        <w:rPr>
          <w:rFonts w:cs="Times New Roman"/>
        </w:rPr>
      </w:pPr>
      <w:bookmarkStart w:id="591" w:name="_Toc67130056"/>
      <w:r w:rsidRPr="00BD3055">
        <w:rPr>
          <w:rFonts w:cs="Times New Roman"/>
        </w:rPr>
        <w:br/>
      </w:r>
    </w:p>
    <w:p w14:paraId="02E67579" w14:textId="77777777" w:rsidR="00836B69" w:rsidRPr="00BD3055" w:rsidRDefault="00836B69">
      <w:pPr>
        <w:spacing w:after="160"/>
        <w:jc w:val="left"/>
        <w:rPr>
          <w:rFonts w:cs="Times New Roman"/>
        </w:rPr>
        <w:pPrChange w:id="592" w:author="Camilo Andrés Díaz Gómez" w:date="2023-03-17T00:48:00Z">
          <w:pPr>
            <w:spacing w:after="160" w:line="259" w:lineRule="auto"/>
            <w:jc w:val="left"/>
          </w:pPr>
        </w:pPrChange>
      </w:pPr>
      <w:r w:rsidRPr="00BD3055">
        <w:rPr>
          <w:rFonts w:cs="Times New Roman"/>
        </w:rPr>
        <w:br w:type="page"/>
      </w:r>
    </w:p>
    <w:p w14:paraId="47993B12" w14:textId="2E8A18CE" w:rsidR="00836B69" w:rsidRPr="00BD3055" w:rsidRDefault="00836B69">
      <w:pPr>
        <w:pStyle w:val="Ttulo2"/>
        <w:jc w:val="center"/>
        <w:rPr>
          <w:rFonts w:cs="Times New Roman"/>
          <w:szCs w:val="32"/>
          <w:lang w:val="en-US"/>
        </w:rPr>
        <w:pPrChange w:id="593" w:author="Camilo Andrés Díaz Gómez" w:date="2023-03-17T00:48:00Z">
          <w:pPr>
            <w:jc w:val="center"/>
          </w:pPr>
        </w:pPrChange>
      </w:pPr>
      <w:bookmarkStart w:id="594" w:name="_Toc129623644"/>
      <w:bookmarkStart w:id="595" w:name="_Toc130385257"/>
      <w:r w:rsidRPr="00BD3055">
        <w:rPr>
          <w:rFonts w:cs="Times New Roman"/>
          <w:lang w:val="en-US"/>
        </w:rPr>
        <w:lastRenderedPageBreak/>
        <w:t>Abstract</w:t>
      </w:r>
      <w:bookmarkEnd w:id="591"/>
      <w:bookmarkEnd w:id="594"/>
      <w:bookmarkEnd w:id="595"/>
    </w:p>
    <w:p w14:paraId="5C7BFC20" w14:textId="52D1FC75" w:rsidR="00836B69" w:rsidDel="00935104" w:rsidRDefault="00935104" w:rsidP="00FE36FA">
      <w:pPr>
        <w:pStyle w:val="PrrAPA"/>
        <w:ind w:firstLine="0"/>
        <w:rPr>
          <w:del w:id="596" w:author="Camilo Andrés Díaz Gómez" w:date="2023-03-22T13:50:00Z"/>
          <w:lang w:val="en-US"/>
        </w:rPr>
      </w:pPr>
      <w:ins w:id="597" w:author="Camilo Andrés Díaz Gómez" w:date="2023-03-22T13:50:00Z">
        <w:r>
          <w:rPr>
            <w:lang w:val="en-US"/>
          </w:rPr>
          <w:tab/>
        </w:r>
      </w:ins>
    </w:p>
    <w:p w14:paraId="5994E06E" w14:textId="77777777" w:rsidR="00E57649" w:rsidRDefault="00935104" w:rsidP="00E57649">
      <w:pPr>
        <w:pStyle w:val="PrrAPA"/>
        <w:ind w:firstLine="0"/>
        <w:rPr>
          <w:ins w:id="598" w:author="Camilo Andrés Díaz Gómez" w:date="2023-03-22T13:53:00Z"/>
          <w:lang w:val="en-US"/>
        </w:rPr>
      </w:pPr>
      <w:ins w:id="599" w:author="Camilo Andrés Díaz Gómez" w:date="2023-03-22T13:50:00Z">
        <w:r>
          <w:rPr>
            <w:lang w:val="en-US"/>
          </w:rPr>
          <w:tab/>
        </w:r>
      </w:ins>
    </w:p>
    <w:p w14:paraId="1B84489F" w14:textId="6636A640" w:rsidR="00836B69" w:rsidRPr="00BD3055" w:rsidRDefault="00836B69">
      <w:pPr>
        <w:pStyle w:val="PrrAPA"/>
        <w:ind w:firstLine="708"/>
        <w:rPr>
          <w:lang w:val="en-US"/>
        </w:rPr>
        <w:pPrChange w:id="600" w:author="Camilo Andrés Díaz Gómez" w:date="2023-03-22T13:53:00Z">
          <w:pPr>
            <w:ind w:firstLine="708"/>
          </w:pPr>
        </w:pPrChange>
      </w:pPr>
      <w:r w:rsidRPr="00BD3055">
        <w:rPr>
          <w:lang w:val="en-US"/>
        </w:rPr>
        <w: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t>
      </w:r>
    </w:p>
    <w:p w14:paraId="3CE2ABF1" w14:textId="77777777" w:rsidR="00836B69" w:rsidRPr="00BD3055" w:rsidRDefault="00836B69">
      <w:pPr>
        <w:pStyle w:val="PrrAPA"/>
        <w:rPr>
          <w:lang w:val="en-US"/>
        </w:rPr>
        <w:pPrChange w:id="601" w:author="Camilo Andrés Díaz Gómez" w:date="2023-03-22T13:53:00Z">
          <w:pPr>
            <w:ind w:firstLine="708"/>
          </w:pPr>
        </w:pPrChange>
      </w:pPr>
    </w:p>
    <w:p w14:paraId="5EEB0E85" w14:textId="77777777" w:rsidR="00836B69" w:rsidRPr="00BD3055" w:rsidRDefault="00836B69">
      <w:pPr>
        <w:pStyle w:val="PrrAPA"/>
        <w:rPr>
          <w:lang w:val="en-US"/>
        </w:rPr>
        <w:pPrChange w:id="602" w:author="Camilo Andrés Díaz Gómez" w:date="2023-03-22T13:53:00Z">
          <w:pPr>
            <w:ind w:firstLine="708"/>
          </w:pPr>
        </w:pPrChange>
      </w:pPr>
      <w:r w:rsidRPr="00BD3055">
        <w:rPr>
          <w:lang w:val="en-US"/>
        </w:rPr>
        <w: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t>
      </w:r>
    </w:p>
    <w:p w14:paraId="7A98F993" w14:textId="77777777" w:rsidR="00836B69" w:rsidRPr="00BD3055" w:rsidRDefault="00836B69">
      <w:pPr>
        <w:pStyle w:val="PrrAPA"/>
        <w:rPr>
          <w:lang w:val="en-US"/>
        </w:rPr>
        <w:pPrChange w:id="603" w:author="Camilo Andrés Díaz Gómez" w:date="2023-03-22T13:53:00Z">
          <w:pPr>
            <w:ind w:firstLine="708"/>
          </w:pPr>
        </w:pPrChange>
      </w:pPr>
    </w:p>
    <w:p w14:paraId="24405F7B" w14:textId="3FAB272A" w:rsidR="00704945" w:rsidRDefault="00836B69" w:rsidP="00E57649">
      <w:pPr>
        <w:pStyle w:val="PrrAPA"/>
        <w:rPr>
          <w:ins w:id="604" w:author="Camilo Andrés Díaz Gómez" w:date="2023-03-22T16:26:00Z"/>
          <w:lang w:val="en-US"/>
        </w:rPr>
      </w:pPr>
      <w:r w:rsidRPr="00BD3055">
        <w:rPr>
          <w:lang w:val="en-US"/>
        </w:rPr>
        <w: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t>
      </w:r>
    </w:p>
    <w:p w14:paraId="240A556B" w14:textId="77777777" w:rsidR="00E30F2C" w:rsidRPr="00BD3055" w:rsidRDefault="00E30F2C">
      <w:pPr>
        <w:pStyle w:val="PrrAPA"/>
        <w:rPr>
          <w:lang w:val="en-US"/>
        </w:rPr>
        <w:pPrChange w:id="605" w:author="Camilo Andrés Díaz Gómez" w:date="2023-03-22T13:53:00Z">
          <w:pPr>
            <w:ind w:firstLine="708"/>
          </w:pPr>
        </w:pPrChange>
      </w:pPr>
    </w:p>
    <w:p w14:paraId="2461E644" w14:textId="061D11CB" w:rsidR="00836B69" w:rsidRPr="00BD3055" w:rsidRDefault="00836B69">
      <w:pPr>
        <w:pStyle w:val="PrrAPA"/>
        <w:rPr>
          <w:lang w:val="en-US"/>
        </w:rPr>
        <w:pPrChange w:id="606" w:author="Camilo Andrés Díaz Gómez" w:date="2023-03-22T13:53:00Z">
          <w:pPr>
            <w:ind w:firstLine="708"/>
          </w:pPr>
        </w:pPrChange>
      </w:pPr>
      <w:r w:rsidRPr="00BD3055">
        <w:rPr>
          <w:i/>
          <w:lang w:val="en-US"/>
        </w:rPr>
        <w:lastRenderedPageBreak/>
        <w:t>Keywords</w:t>
      </w:r>
      <w:r w:rsidRPr="00BD3055">
        <w:rPr>
          <w:b/>
          <w:lang w:val="en-US"/>
        </w:rPr>
        <w:t xml:space="preserve">: </w:t>
      </w:r>
      <w:r w:rsidRPr="00BD3055">
        <w:rPr>
          <w:lang w:val="en-US"/>
        </w:rPr>
        <w:t>IoT networks, technological ecosystems, sensors, environmental data, simulation model, Machine Learning, artificial intelligence, data consistency, data prediction.</w:t>
      </w:r>
    </w:p>
    <w:p w14:paraId="6A0EBC0E" w14:textId="77777777" w:rsidR="00E30F2C" w:rsidRPr="00B372B4" w:rsidRDefault="00E30F2C">
      <w:pPr>
        <w:spacing w:after="160" w:line="259" w:lineRule="auto"/>
        <w:jc w:val="left"/>
        <w:rPr>
          <w:ins w:id="607" w:author="Camilo Andrés Díaz Gómez" w:date="2023-03-22T16:26:00Z"/>
          <w:rFonts w:eastAsiaTheme="majorEastAsia" w:cs="Times New Roman"/>
          <w:b/>
          <w:szCs w:val="26"/>
          <w:lang w:val="en-US"/>
          <w:rPrChange w:id="608" w:author="Camilo Andrés Díaz Gómez" w:date="2023-03-22T17:38:00Z">
            <w:rPr>
              <w:ins w:id="609" w:author="Camilo Andrés Díaz Gómez" w:date="2023-03-22T16:26:00Z"/>
              <w:rFonts w:eastAsiaTheme="majorEastAsia" w:cs="Times New Roman"/>
              <w:b/>
              <w:szCs w:val="26"/>
            </w:rPr>
          </w:rPrChange>
        </w:rPr>
      </w:pPr>
      <w:bookmarkStart w:id="610" w:name="_Toc129623645"/>
      <w:bookmarkStart w:id="611" w:name="_Toc130385258"/>
      <w:ins w:id="612" w:author="Camilo Andrés Díaz Gómez" w:date="2023-03-22T16:26:00Z">
        <w:r w:rsidRPr="00B372B4">
          <w:rPr>
            <w:rFonts w:cs="Times New Roman"/>
            <w:lang w:val="en-US"/>
            <w:rPrChange w:id="613" w:author="Camilo Andrés Díaz Gómez" w:date="2023-03-22T17:38:00Z">
              <w:rPr>
                <w:rFonts w:cs="Times New Roman"/>
              </w:rPr>
            </w:rPrChange>
          </w:rPr>
          <w:br w:type="page"/>
        </w:r>
      </w:ins>
    </w:p>
    <w:p w14:paraId="38124428" w14:textId="0E478D91" w:rsidR="007A5D17" w:rsidRPr="00BD3055" w:rsidRDefault="00996369">
      <w:pPr>
        <w:pStyle w:val="Ttulo2"/>
        <w:jc w:val="center"/>
        <w:rPr>
          <w:rFonts w:cs="Times New Roman"/>
        </w:rPr>
        <w:pPrChange w:id="614" w:author="Camilo Andrés Díaz Gómez" w:date="2023-03-17T00:48:00Z">
          <w:pPr>
            <w:jc w:val="center"/>
          </w:pPr>
        </w:pPrChange>
      </w:pPr>
      <w:r w:rsidRPr="00BD3055">
        <w:rPr>
          <w:rFonts w:cs="Times New Roman"/>
        </w:rPr>
        <w:lastRenderedPageBreak/>
        <w:t>Introducción</w:t>
      </w:r>
      <w:bookmarkEnd w:id="610"/>
      <w:bookmarkEnd w:id="611"/>
    </w:p>
    <w:p w14:paraId="72E0815A" w14:textId="77777777" w:rsidR="00E57649" w:rsidRPr="00E30F2C" w:rsidRDefault="00E57649">
      <w:pPr>
        <w:pStyle w:val="PrrAPA"/>
        <w:rPr>
          <w:ins w:id="615" w:author="Camilo Andrés Díaz Gómez" w:date="2023-03-22T13:53:00Z"/>
        </w:rPr>
        <w:pPrChange w:id="616" w:author="Camilo Andrés Díaz Gómez" w:date="2023-03-22T16:26:00Z">
          <w:pPr>
            <w:pStyle w:val="PrrAPA"/>
            <w:ind w:firstLine="708"/>
          </w:pPr>
        </w:pPrChange>
      </w:pPr>
    </w:p>
    <w:p w14:paraId="268CE201" w14:textId="2EB863FC" w:rsidR="007A5D17" w:rsidRPr="00E30F2C" w:rsidRDefault="007A5D17">
      <w:pPr>
        <w:pStyle w:val="PrrAPA"/>
        <w:rPr>
          <w:ins w:id="617" w:author="Camilo Andrés Díaz Gómez" w:date="2023-03-17T00:31:00Z"/>
        </w:rPr>
        <w:pPrChange w:id="618" w:author="Camilo Andrés Díaz Gómez" w:date="2023-03-22T16:26:00Z">
          <w:pPr>
            <w:pStyle w:val="NormalWeb"/>
            <w:spacing w:line="360" w:lineRule="auto"/>
            <w:ind w:firstLine="720"/>
            <w:jc w:val="both"/>
          </w:pPr>
        </w:pPrChange>
      </w:pPr>
      <w:r w:rsidRPr="00E30F2C">
        <w:t>Con la aparición del internet, el crecimiento tecnológico de las comunicaciones ha avanzado considerablemente</w:t>
      </w:r>
      <w:del w:id="619" w:author="DIANA CAROLINA CANDIA HERRERA" w:date="2023-03-07T09:35:00Z">
        <w:r w:rsidRPr="00E30F2C" w:rsidDel="00843772">
          <w:delText xml:space="preserve"> rápido</w:delText>
        </w:r>
      </w:del>
      <w:r w:rsidRPr="00E30F2C">
        <w:t xml:space="preserve">, permitiendo así </w:t>
      </w:r>
      <w:ins w:id="620" w:author="DIANA CAROLINA CANDIA HERRERA" w:date="2023-03-07T09:36:00Z">
        <w:r w:rsidR="00843772" w:rsidRPr="00E30F2C">
          <w:t>que</w:t>
        </w:r>
      </w:ins>
      <w:del w:id="621" w:author="DIANA CAROLINA CANDIA HERRERA" w:date="2023-03-07T09:36:00Z">
        <w:r w:rsidRPr="00E30F2C" w:rsidDel="00843772">
          <w:delText>a</w:delText>
        </w:r>
      </w:del>
      <w:r w:rsidRPr="00E30F2C">
        <w:t xml:space="preserve"> las personas </w:t>
      </w:r>
      <w:ins w:id="622" w:author="DIANA CAROLINA CANDIA HERRERA" w:date="2023-03-07T09:36:00Z">
        <w:r w:rsidR="00843772" w:rsidRPr="00E30F2C">
          <w:t xml:space="preserve">puedan </w:t>
        </w:r>
      </w:ins>
      <w:r w:rsidRPr="00E30F2C">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623" w:author="DIANA CAROLINA CANDIA HERRERA" w:date="2023-03-07T09:36:00Z">
        <w:r w:rsidRPr="00E30F2C" w:rsidDel="00843772">
          <w:delText>,</w:delText>
        </w:r>
      </w:del>
      <w:r w:rsidRPr="00E30F2C">
        <w:t xml:space="preserve"> permitiendo expandir aún más los usos que se pueden hacer con el internet y las redes de comunicaciones que lo componen, a esto se le conoce como  Internet </w:t>
      </w:r>
      <w:proofErr w:type="spellStart"/>
      <w:r w:rsidRPr="00E30F2C">
        <w:t>of</w:t>
      </w:r>
      <w:proofErr w:type="spellEnd"/>
      <w:r w:rsidRPr="00E30F2C">
        <w:t xml:space="preserve"> </w:t>
      </w:r>
      <w:proofErr w:type="spellStart"/>
      <w:r w:rsidRPr="00E30F2C">
        <w:t>Things</w:t>
      </w:r>
      <w:proofErr w:type="spellEnd"/>
      <w:r w:rsidRPr="00E30F2C">
        <w:t xml:space="preserve"> (</w:t>
      </w:r>
      <w:proofErr w:type="spellStart"/>
      <w:r w:rsidRPr="00E30F2C">
        <w:t>IoT</w:t>
      </w:r>
      <w:proofErr w:type="spellEnd"/>
      <w:r w:rsidRPr="00E30F2C">
        <w:t xml:space="preserve">) o también como internet de las cosas. </w:t>
      </w:r>
    </w:p>
    <w:p w14:paraId="4967A472" w14:textId="77777777" w:rsidR="00215A76" w:rsidRPr="00E30F2C" w:rsidRDefault="00215A76">
      <w:pPr>
        <w:pStyle w:val="PrrAPA"/>
        <w:pPrChange w:id="624" w:author="Camilo Andrés Díaz Gómez" w:date="2023-03-22T16:26:00Z">
          <w:pPr>
            <w:pStyle w:val="NormalWeb"/>
            <w:spacing w:line="360" w:lineRule="auto"/>
            <w:ind w:firstLine="720"/>
            <w:jc w:val="both"/>
          </w:pPr>
        </w:pPrChange>
      </w:pPr>
    </w:p>
    <w:p w14:paraId="05C6FBDC" w14:textId="139C7774" w:rsidR="007A5D17" w:rsidRPr="00E30F2C" w:rsidRDefault="007A5D17">
      <w:pPr>
        <w:pStyle w:val="PrrAPA"/>
        <w:rPr>
          <w:ins w:id="625" w:author="Camilo Andrés Díaz Gómez" w:date="2023-03-17T00:31:00Z"/>
        </w:rPr>
        <w:pPrChange w:id="626" w:author="Camilo Andrés Díaz Gómez" w:date="2023-03-22T16:26:00Z">
          <w:pPr>
            <w:pStyle w:val="NormalWeb"/>
            <w:spacing w:line="360" w:lineRule="auto"/>
            <w:ind w:firstLine="720"/>
            <w:jc w:val="both"/>
          </w:pPr>
        </w:pPrChange>
      </w:pPr>
      <w:r w:rsidRPr="00E30F2C">
        <w:t>IoT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749F6C1D" w14:textId="77777777" w:rsidR="00215A76" w:rsidRPr="00E30F2C" w:rsidRDefault="00215A76">
      <w:pPr>
        <w:pStyle w:val="PrrAPA"/>
        <w:pPrChange w:id="627" w:author="Camilo Andrés Díaz Gómez" w:date="2023-03-22T16:26:00Z">
          <w:pPr>
            <w:pStyle w:val="NormalWeb"/>
            <w:spacing w:line="360" w:lineRule="auto"/>
            <w:ind w:firstLine="720"/>
            <w:jc w:val="both"/>
          </w:pPr>
        </w:pPrChange>
      </w:pPr>
    </w:p>
    <w:p w14:paraId="3DB8E2F1" w14:textId="77777777" w:rsidR="007A5D17" w:rsidRPr="00E30F2C" w:rsidRDefault="007A5D17">
      <w:pPr>
        <w:pStyle w:val="PrrAPA"/>
        <w:pPrChange w:id="628" w:author="Camilo Andrés Díaz Gómez" w:date="2023-03-22T16:26:00Z">
          <w:pPr>
            <w:pStyle w:val="NormalWeb"/>
            <w:spacing w:line="360" w:lineRule="auto"/>
            <w:ind w:firstLine="720"/>
            <w:jc w:val="both"/>
          </w:pPr>
        </w:pPrChange>
      </w:pPr>
      <w:r w:rsidRPr="00E30F2C">
        <w:t>Por esta razón, el proyecto “</w:t>
      </w:r>
      <w:r w:rsidRPr="00E30F2C">
        <w:fldChar w:fldCharType="begin"/>
      </w:r>
      <w:r w:rsidRPr="00E30F2C">
        <w:instrText xml:space="preserve"> SEQ CHAPTER \h \r 1</w:instrText>
      </w:r>
      <w:r w:rsidRPr="00E30F2C">
        <w:fldChar w:fldCharType="end"/>
      </w:r>
      <w:r w:rsidRPr="00E30F2C">
        <w:t>Simulador de datos climáticos para el desarrollo de proyectos IoT”; se obtendrá un modelo para la generación de datos climáticos, inicialmente temperatura, con ello podrán ser usados para posteriores proyectos donde sea necesario una validación de funcionamiento de dispositivos IoT. Para esto se desarrollarán algoritmos, modelos y pruebas para generar un óptimo funcionamiento del modelo, con ello, llegar al objetivo general y suplir la necesidad de los desarrolladores, investigadores y técnicos de redes IoT que buscan probar sus dispositivos IoT previo a la instalación de las redes en la ciudad de Bogotá para lugares cercanos al Jardín Botánico, Universidad Nacional y a la sede central del IDEAM.</w:t>
      </w:r>
    </w:p>
    <w:p w14:paraId="3523C43A" w14:textId="6E36B7AC" w:rsidR="00996369" w:rsidRPr="00BD3055" w:rsidRDefault="007A5D17">
      <w:pPr>
        <w:pStyle w:val="Ttulo2"/>
        <w:jc w:val="center"/>
        <w:rPr>
          <w:rFonts w:cs="Times New Roman"/>
        </w:rPr>
        <w:pPrChange w:id="629" w:author="Camilo Andrés Díaz Gómez" w:date="2023-03-17T00:48:00Z">
          <w:pPr>
            <w:spacing w:after="160" w:line="259" w:lineRule="auto"/>
            <w:jc w:val="center"/>
          </w:pPr>
        </w:pPrChange>
      </w:pPr>
      <w:r w:rsidRPr="00BD3055">
        <w:rPr>
          <w:rFonts w:cs="Times New Roman"/>
        </w:rPr>
        <w:br w:type="page"/>
      </w:r>
      <w:bookmarkStart w:id="630" w:name="_Toc129623646"/>
      <w:bookmarkStart w:id="631" w:name="_Toc130385259"/>
      <w:r w:rsidR="00996369" w:rsidRPr="00BD3055">
        <w:rPr>
          <w:rFonts w:cs="Times New Roman"/>
        </w:rPr>
        <w:lastRenderedPageBreak/>
        <w:t>Planteamiento del Problema</w:t>
      </w:r>
      <w:bookmarkEnd w:id="630"/>
      <w:bookmarkEnd w:id="631"/>
    </w:p>
    <w:p w14:paraId="01227494" w14:textId="77777777" w:rsidR="00E30F2C" w:rsidRDefault="00E30F2C" w:rsidP="00E30F2C">
      <w:pPr>
        <w:pStyle w:val="PrrAPA"/>
        <w:ind w:firstLine="708"/>
        <w:rPr>
          <w:ins w:id="632" w:author="Camilo Andrés Díaz Gómez" w:date="2023-03-22T16:26:00Z"/>
        </w:rPr>
      </w:pPr>
    </w:p>
    <w:p w14:paraId="25F6DB75" w14:textId="60498FE7" w:rsidR="007A5D17" w:rsidRPr="00E30F2C" w:rsidRDefault="00DA6BE6">
      <w:pPr>
        <w:pStyle w:val="PrrAPA"/>
        <w:ind w:firstLine="708"/>
        <w:pPrChange w:id="633" w:author="Camilo Andrés Díaz Gómez" w:date="2023-03-22T16:26:00Z">
          <w:pPr>
            <w:pStyle w:val="PrrAPA"/>
            <w:ind w:firstLine="720"/>
          </w:pPr>
        </w:pPrChange>
      </w:pPr>
      <w:ins w:id="634" w:author="Camilo Andrés Díaz Gómez" w:date="2023-03-12T17:58:00Z">
        <w:r w:rsidRPr="00E30F2C">
          <w:t>En la actualidad, un gran número de dispositivos electrónicos de uso diario, como celulares, computadores, televisores, neveras, aires acondicionados, sensores, entre otros, están conectados a internet con diversos propósitos</w:t>
        </w:r>
      </w:ins>
      <w:del w:id="635" w:author="Camilo Andrés Díaz Gómez" w:date="2023-03-12T17:58:00Z">
        <w:r w:rsidR="007A5D17" w:rsidRPr="00E30F2C" w:rsidDel="00DA6BE6">
          <w:delText xml:space="preserve">En la actualidad, una gran parte de los </w:delText>
        </w:r>
        <w:commentRangeStart w:id="636"/>
        <w:r w:rsidR="007A5D17" w:rsidRPr="00E30F2C" w:rsidDel="00DA6BE6">
          <w:delText xml:space="preserve">objetos electrónicos </w:delText>
        </w:r>
        <w:commentRangeEnd w:id="636"/>
        <w:r w:rsidR="00843772" w:rsidRPr="00E30F2C" w:rsidDel="00DA6BE6">
          <w:rPr>
            <w:rStyle w:val="Refdecomentario"/>
            <w:sz w:val="24"/>
            <w:szCs w:val="24"/>
            <w:rPrChange w:id="637" w:author="Camilo Andrés Díaz Gómez" w:date="2023-03-22T16:26:00Z">
              <w:rPr>
                <w:rStyle w:val="Refdecomentario"/>
              </w:rPr>
            </w:rPrChange>
          </w:rPr>
          <w:commentReference w:id="636"/>
        </w:r>
        <w:r w:rsidR="007A5D17" w:rsidRPr="00E30F2C" w:rsidDel="00DA6BE6">
          <w:delText>de uso diario de la humanidad están conectados a internet por diferentes propósitos,</w:delText>
        </w:r>
      </w:del>
      <w:ins w:id="638" w:author="Camilo Andrés Díaz Gómez" w:date="2023-03-12T17:59:00Z">
        <w:r w:rsidRPr="00E30F2C">
          <w:t>. A</w:t>
        </w:r>
      </w:ins>
      <w:del w:id="639" w:author="Camilo Andrés Díaz Gómez" w:date="2023-03-12T17:58:00Z">
        <w:r w:rsidR="007A5D17" w:rsidRPr="00E30F2C" w:rsidDel="00DA6BE6">
          <w:delText xml:space="preserve"> a</w:delText>
        </w:r>
      </w:del>
      <w:r w:rsidR="007A5D17" w:rsidRPr="00E30F2C">
        <w:t xml:space="preserve"> este concepto se le conoce como </w:t>
      </w:r>
      <w:proofErr w:type="spellStart"/>
      <w:r w:rsidR="007A5D17" w:rsidRPr="00E30F2C">
        <w:t>IoT</w:t>
      </w:r>
      <w:proofErr w:type="spellEnd"/>
      <w:r w:rsidR="007A5D17" w:rsidRPr="00E30F2C">
        <w:t xml:space="preserve"> “Internet </w:t>
      </w:r>
      <w:proofErr w:type="spellStart"/>
      <w:r w:rsidR="007A5D17" w:rsidRPr="00E30F2C">
        <w:t>of</w:t>
      </w:r>
      <w:proofErr w:type="spellEnd"/>
      <w:r w:rsidR="007A5D17" w:rsidRPr="00E30F2C">
        <w:t xml:space="preserve"> </w:t>
      </w:r>
      <w:proofErr w:type="spellStart"/>
      <w:r w:rsidR="007A5D17" w:rsidRPr="00E30F2C">
        <w:t>Things</w:t>
      </w:r>
      <w:proofErr w:type="spellEnd"/>
      <w:r w:rsidR="007A5D17" w:rsidRPr="00E30F2C">
        <w:t>”, el cual, “se refiere a la interconexión en red de objetos cotidianos, que a menudo están equipados con inteligencia ubicua”</w:t>
      </w:r>
      <w:r w:rsidR="00A3385F" w:rsidRPr="00E30F2C">
        <w:t xml:space="preserve"> (</w:t>
      </w:r>
      <w:r w:rsidR="00A3385F" w:rsidRPr="00E30F2C">
        <w:rPr>
          <w:rPrChange w:id="640" w:author="Camilo Andrés Díaz Gómez" w:date="2023-03-22T16:26:00Z">
            <w:rPr>
              <w:noProof/>
            </w:rPr>
          </w:rPrChange>
        </w:rPr>
        <w:t>Xia, Yang, Wang &amp; Vinel, 2012).</w:t>
      </w:r>
    </w:p>
    <w:p w14:paraId="0A4DDC24" w14:textId="77777777" w:rsidR="007A5D17" w:rsidRPr="00E30F2C" w:rsidRDefault="007A5D17">
      <w:pPr>
        <w:pStyle w:val="PrrAPA"/>
        <w:pPrChange w:id="641" w:author="Camilo Andrés Díaz Gómez" w:date="2023-03-22T16:26:00Z">
          <w:pPr>
            <w:pStyle w:val="PrrAPA"/>
            <w:ind w:firstLine="720"/>
          </w:pPr>
        </w:pPrChange>
      </w:pPr>
    </w:p>
    <w:p w14:paraId="6803133D" w14:textId="77777777" w:rsidR="007A5D17" w:rsidRPr="00E30F2C" w:rsidRDefault="007A5D17">
      <w:pPr>
        <w:pStyle w:val="PrrAPA"/>
        <w:pPrChange w:id="642" w:author="Camilo Andrés Díaz Gómez" w:date="2023-03-22T16:26:00Z">
          <w:pPr>
            <w:pStyle w:val="PrrAPA"/>
            <w:ind w:firstLine="720"/>
          </w:pPr>
        </w:pPrChange>
      </w:pPr>
      <w:r w:rsidRPr="00E30F2C">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E30F2C" w:rsidRDefault="007A5D17">
      <w:pPr>
        <w:pStyle w:val="PrrAPA"/>
        <w:pPrChange w:id="643" w:author="Camilo Andrés Díaz Gómez" w:date="2023-03-22T16:26:00Z">
          <w:pPr>
            <w:pStyle w:val="PrrAPA"/>
            <w:ind w:firstLine="720"/>
          </w:pPr>
        </w:pPrChange>
      </w:pPr>
    </w:p>
    <w:p w14:paraId="546B08EF" w14:textId="0834F865" w:rsidR="007A5D17" w:rsidRPr="00E30F2C" w:rsidRDefault="007A5D17">
      <w:pPr>
        <w:pStyle w:val="PrrAPA"/>
        <w:pPrChange w:id="644" w:author="Camilo Andrés Díaz Gómez" w:date="2023-03-22T16:26:00Z">
          <w:pPr>
            <w:pStyle w:val="PrrAPA"/>
            <w:ind w:firstLine="720"/>
          </w:pPr>
        </w:pPrChange>
      </w:pPr>
      <w:r w:rsidRPr="00E30F2C">
        <w:t xml:space="preserve">Los beneficios son amplios, </w:t>
      </w:r>
      <w:del w:id="645" w:author="DIANA CAROLINA CANDIA HERRERA" w:date="2023-03-07T09:39:00Z">
        <w:r w:rsidRPr="00E30F2C" w:rsidDel="00843772">
          <w:delText xml:space="preserve">más </w:delText>
        </w:r>
      </w:del>
      <w:r w:rsidRPr="00E30F2C">
        <w:t>adelante en el documento se podrán encontrar, y esto es gracias a que los dispositivos IoT están encargados de la obtención de datos y su envió a la nube (</w:t>
      </w:r>
      <w:proofErr w:type="spellStart"/>
      <w:r w:rsidRPr="00E30F2C">
        <w:t>cloud</w:t>
      </w:r>
      <w:proofErr w:type="spellEnd"/>
      <w:r w:rsidRPr="00E30F2C">
        <w:t xml:space="preserve">), permitiendo la conexión e intercambio de información entre estos objetos. </w:t>
      </w:r>
    </w:p>
    <w:p w14:paraId="2942AA1E" w14:textId="77777777" w:rsidR="007A5D17" w:rsidRPr="00E30F2C" w:rsidRDefault="007A5D17">
      <w:pPr>
        <w:pStyle w:val="PrrAPA"/>
        <w:rPr>
          <w:rPrChange w:id="646" w:author="Camilo Andrés Díaz Gómez" w:date="2023-03-22T16:26:00Z">
            <w:rPr>
              <w:lang w:eastAsia="es-CO"/>
            </w:rPr>
          </w:rPrChange>
        </w:rPr>
        <w:pPrChange w:id="647" w:author="Camilo Andrés Díaz Gómez" w:date="2023-03-22T16:26:00Z">
          <w:pPr>
            <w:pStyle w:val="PrrAPA"/>
            <w:ind w:firstLine="720"/>
          </w:pPr>
        </w:pPrChange>
      </w:pPr>
    </w:p>
    <w:p w14:paraId="7D850CF2" w14:textId="0B9ED681" w:rsidR="007A5D17" w:rsidRPr="00E30F2C" w:rsidRDefault="007A5D17">
      <w:pPr>
        <w:pStyle w:val="PrrAPA"/>
        <w:pPrChange w:id="648" w:author="Camilo Andrés Díaz Gómez" w:date="2023-03-22T16:26:00Z">
          <w:pPr>
            <w:pStyle w:val="PrrAPA"/>
            <w:ind w:firstLine="720"/>
          </w:pPr>
        </w:pPrChange>
      </w:pPr>
      <w:r w:rsidRPr="00E30F2C">
        <w:rPr>
          <w:rPrChange w:id="649" w:author="Camilo Andrés Díaz Gómez" w:date="2023-03-22T16:26:00Z">
            <w:rPr>
              <w:lang w:eastAsia="es-CO"/>
            </w:rPr>
          </w:rPrChange>
        </w:rPr>
        <w:t xml:space="preserve">Según el centro de investigación </w:t>
      </w:r>
      <w:commentRangeStart w:id="650"/>
      <w:r w:rsidRPr="00E30F2C">
        <w:rPr>
          <w:rPrChange w:id="651" w:author="Camilo Andrés Díaz Gómez" w:date="2023-03-22T16:26:00Z">
            <w:rPr>
              <w:lang w:eastAsia="es-CO"/>
            </w:rPr>
          </w:rPrChange>
        </w:rPr>
        <w:t xml:space="preserve">SAP, </w:t>
      </w:r>
      <w:commentRangeEnd w:id="650"/>
      <w:r w:rsidR="00843772" w:rsidRPr="00E30F2C">
        <w:rPr>
          <w:rStyle w:val="Refdecomentario"/>
          <w:sz w:val="24"/>
          <w:szCs w:val="24"/>
          <w:rPrChange w:id="652" w:author="Camilo Andrés Díaz Gómez" w:date="2023-03-22T16:26:00Z">
            <w:rPr>
              <w:rStyle w:val="Refdecomentario"/>
            </w:rPr>
          </w:rPrChange>
        </w:rPr>
        <w:commentReference w:id="650"/>
      </w:r>
      <w:r w:rsidRPr="00E30F2C">
        <w:rPr>
          <w:rPrChange w:id="653" w:author="Camilo Andrés Díaz Gómez" w:date="2023-03-22T16:26:00Z">
            <w:rPr>
              <w:lang w:eastAsia="es-CO"/>
            </w:rPr>
          </w:rPrChange>
        </w:rPr>
        <w:t>estos objetos interconectados están perfectamente integrados a la red de información, lo que hace que se pueda interactuar con los mismos a través de internet, pudiendo consultar o editar su estado a tiempo real</w:t>
      </w:r>
      <w:r w:rsidR="00A3385F" w:rsidRPr="00E30F2C">
        <w:t xml:space="preserve"> (</w:t>
      </w:r>
      <w:r w:rsidR="00A3385F" w:rsidRPr="00E30F2C">
        <w:rPr>
          <w:rPrChange w:id="654" w:author="Camilo Andrés Díaz Gómez" w:date="2023-03-22T16:26:00Z">
            <w:rPr>
              <w:noProof/>
            </w:rPr>
          </w:rPrChange>
        </w:rPr>
        <w:t>Sandy &amp;Abasolo, 2013)</w:t>
      </w:r>
    </w:p>
    <w:p w14:paraId="744EAE20" w14:textId="77777777" w:rsidR="007A5D17" w:rsidRPr="00E30F2C" w:rsidRDefault="007A5D17">
      <w:pPr>
        <w:pStyle w:val="PrrAPA"/>
        <w:rPr>
          <w:rPrChange w:id="655" w:author="Camilo Andrés Díaz Gómez" w:date="2023-03-22T16:26:00Z">
            <w:rPr>
              <w:lang w:eastAsia="es-CO"/>
            </w:rPr>
          </w:rPrChange>
        </w:rPr>
        <w:pPrChange w:id="656" w:author="Camilo Andrés Díaz Gómez" w:date="2023-03-22T16:26:00Z">
          <w:pPr>
            <w:pStyle w:val="PrrAPA"/>
            <w:ind w:firstLine="720"/>
          </w:pPr>
        </w:pPrChange>
      </w:pPr>
    </w:p>
    <w:p w14:paraId="6171CFFD" w14:textId="7907E831" w:rsidR="007743C4" w:rsidRPr="00E30F2C" w:rsidDel="00215A76" w:rsidRDefault="007A5D17">
      <w:pPr>
        <w:pStyle w:val="PrrAPA"/>
        <w:rPr>
          <w:del w:id="657" w:author="Camilo Andrés Díaz Gómez" w:date="2023-03-17T00:36:00Z"/>
          <w:rPrChange w:id="658" w:author="Camilo Andrés Díaz Gómez" w:date="2023-03-22T16:26:00Z">
            <w:rPr>
              <w:del w:id="659" w:author="Camilo Andrés Díaz Gómez" w:date="2023-03-17T00:36:00Z"/>
              <w:lang w:eastAsia="es-CO"/>
            </w:rPr>
          </w:rPrChange>
        </w:rPr>
        <w:pPrChange w:id="660" w:author="Camilo Andrés Díaz Gómez" w:date="2023-03-22T16:26:00Z">
          <w:pPr>
            <w:pStyle w:val="PrrAPA"/>
            <w:ind w:firstLine="720"/>
          </w:pPr>
        </w:pPrChange>
      </w:pPr>
      <w:r w:rsidRPr="00E30F2C">
        <w:rPr>
          <w:rPrChange w:id="661" w:author="Camilo Andrés Díaz Gómez" w:date="2023-03-22T16:26:00Z">
            <w:rPr>
              <w:lang w:eastAsia="es-CO"/>
            </w:rPr>
          </w:rPrChange>
        </w:rPr>
        <w:t xml:space="preserve">Actualmente, hay demasiadas personas que se desempeñan en el diseño, instalación y mantenimiento de estas conexiones como desarrolladores, investigadores, técnicos, entre otros en las redes IoT, estos a su vez buscan alguna ayuda para poder desarrollar sus pruebas sin la necesidad de gastar muchos recursos; por esta razón, una de las dificultades </w:t>
      </w:r>
      <w:del w:id="662" w:author="DIANA CAROLINA CANDIA HERRERA" w:date="2023-03-07T09:40:00Z">
        <w:r w:rsidRPr="00E30F2C" w:rsidDel="00843772">
          <w:rPr>
            <w:rPrChange w:id="663" w:author="Camilo Andrés Díaz Gómez" w:date="2023-03-22T16:26:00Z">
              <w:rPr>
                <w:lang w:eastAsia="es-CO"/>
              </w:rPr>
            </w:rPrChange>
          </w:rPr>
          <w:delText xml:space="preserve">más </w:delText>
        </w:r>
      </w:del>
      <w:r w:rsidRPr="00E30F2C">
        <w:rPr>
          <w:rPrChange w:id="664" w:author="Camilo Andrés Díaz Gómez" w:date="2023-03-22T16:26:00Z">
            <w:rPr>
              <w:lang w:eastAsia="es-CO"/>
            </w:rPr>
          </w:rPrChange>
        </w:rPr>
        <w:t>recurrentes para la realización de estas conexiones y su posterior análisis es su alto costo económico la cual limitan la optimización, eficiencia y el tiempo en la construcción de estas conexiones que es una de las razones por la que estos proyectos de redes IoT pueden costar más dependiendo del propósito y presupuestos.</w:t>
      </w:r>
    </w:p>
    <w:p w14:paraId="6AF640C1" w14:textId="474FB9D7" w:rsidR="00215A76" w:rsidRPr="00E30F2C" w:rsidRDefault="00AC054D">
      <w:pPr>
        <w:pStyle w:val="PrrAPA"/>
        <w:pPrChange w:id="665" w:author="Camilo Andrés Díaz Gómez" w:date="2023-03-22T16:26:00Z">
          <w:pPr>
            <w:pStyle w:val="PrrAPA"/>
            <w:ind w:firstLine="0"/>
          </w:pPr>
        </w:pPrChange>
      </w:pPr>
      <w:del w:id="666" w:author="Camilo Andrés Díaz Gómez" w:date="2023-03-17T00:36:00Z">
        <w:r w:rsidRPr="00E30F2C" w:rsidDel="00215A76">
          <w:delText xml:space="preserve">  </w:delText>
        </w:r>
      </w:del>
    </w:p>
    <w:p w14:paraId="0F6C0C63" w14:textId="77777777" w:rsidR="00B048F9" w:rsidRPr="00BD3055" w:rsidRDefault="00B048F9" w:rsidP="00EE67FE">
      <w:pPr>
        <w:rPr>
          <w:rFonts w:cs="Times New Roman"/>
          <w:b/>
        </w:rPr>
      </w:pPr>
    </w:p>
    <w:p w14:paraId="1C19EB2F" w14:textId="2C2C47C5" w:rsidR="00B048F9" w:rsidRPr="00BD3055" w:rsidRDefault="00B048F9">
      <w:pPr>
        <w:pStyle w:val="Ttulo3"/>
        <w:ind w:firstLine="708"/>
        <w:rPr>
          <w:rFonts w:cs="Times New Roman"/>
          <w:b/>
          <w:bCs/>
          <w:color w:val="000000" w:themeColor="text1"/>
          <w:rPrChange w:id="667" w:author="Camilo Andrés Díaz Gómez" w:date="2023-03-14T19:47:00Z">
            <w:rPr/>
          </w:rPrChange>
        </w:rPr>
        <w:pPrChange w:id="668" w:author="Camilo Andrés Díaz Gómez" w:date="2023-03-17T00:48:00Z">
          <w:pPr/>
        </w:pPrChange>
      </w:pPr>
      <w:bookmarkStart w:id="669" w:name="_Toc129623647"/>
      <w:bookmarkStart w:id="670" w:name="_Toc130385260"/>
      <w:r w:rsidRPr="00BD3055">
        <w:rPr>
          <w:rFonts w:ascii="Times New Roman" w:hAnsi="Times New Roman" w:cs="Times New Roman"/>
          <w:b/>
          <w:bCs/>
          <w:color w:val="000000" w:themeColor="text1"/>
          <w:rPrChange w:id="671" w:author="Camilo Andrés Díaz Gómez" w:date="2023-03-14T19:47:00Z">
            <w:rPr/>
          </w:rPrChange>
        </w:rPr>
        <w:t>Antecedentes</w:t>
      </w:r>
      <w:bookmarkEnd w:id="669"/>
      <w:bookmarkEnd w:id="670"/>
    </w:p>
    <w:p w14:paraId="27C28B55" w14:textId="77777777" w:rsidR="00215A76" w:rsidRDefault="00215A76">
      <w:pPr>
        <w:pStyle w:val="PrrAPA"/>
        <w:rPr>
          <w:ins w:id="672" w:author="Camilo Andrés Díaz Gómez" w:date="2023-03-17T00:32:00Z"/>
        </w:rPr>
        <w:pPrChange w:id="673" w:author="Camilo Andrés Díaz Gómez" w:date="2023-03-22T16:27:00Z">
          <w:pPr>
            <w:ind w:firstLine="720"/>
          </w:pPr>
        </w:pPrChange>
      </w:pPr>
    </w:p>
    <w:p w14:paraId="4FE52C01" w14:textId="311C5A57" w:rsidR="00B048F9" w:rsidRDefault="00B048F9">
      <w:pPr>
        <w:pStyle w:val="PrrAPA"/>
        <w:rPr>
          <w:ins w:id="674" w:author="Camilo Andrés Díaz Gómez" w:date="2023-03-14T20:31:00Z"/>
        </w:rPr>
        <w:pPrChange w:id="675" w:author="Camilo Andrés Díaz Gómez" w:date="2023-03-22T16:27:00Z">
          <w:pPr>
            <w:ind w:firstLine="720"/>
          </w:pPr>
        </w:pPrChange>
      </w:pPr>
      <w:r w:rsidRPr="00BD3055">
        <w:t>En la actualidad existe una gran variedad de plataformas y proyectos que están dirigidos a la contextualización, implementación y desarrollo de las redes IoT gracias al gran crecimiento en la actualidad junto al desarrollo de la tecnología. En el mercado se puede encontrar con software como:</w:t>
      </w:r>
    </w:p>
    <w:p w14:paraId="556CAED0" w14:textId="77777777" w:rsidR="00287D6C" w:rsidRPr="00BD3055" w:rsidRDefault="00287D6C">
      <w:pPr>
        <w:pStyle w:val="PrrAPA"/>
        <w:rPr>
          <w:b/>
        </w:rPr>
        <w:pPrChange w:id="676" w:author="Camilo Andrés Díaz Gómez" w:date="2023-03-22T16:27:00Z">
          <w:pPr>
            <w:ind w:firstLine="360"/>
          </w:pPr>
        </w:pPrChange>
      </w:pPr>
    </w:p>
    <w:p w14:paraId="3008BEF9" w14:textId="74CDC886" w:rsidR="00B048F9" w:rsidRPr="00287D6C" w:rsidRDefault="00B048F9">
      <w:pPr>
        <w:pStyle w:val="Ttulo4"/>
        <w:numPr>
          <w:ilvl w:val="0"/>
          <w:numId w:val="25"/>
        </w:numPr>
        <w:rPr>
          <w:b/>
          <w:bCs/>
          <w:rPrChange w:id="677" w:author="Camilo Andrés Díaz Gómez" w:date="2023-03-14T20:33:00Z">
            <w:rPr/>
          </w:rPrChange>
        </w:rPr>
        <w:pPrChange w:id="678" w:author="Camilo Andrés Díaz Gómez" w:date="2023-03-17T00:48:00Z">
          <w:pPr>
            <w:pStyle w:val="NormalWeb"/>
            <w:spacing w:line="360" w:lineRule="auto"/>
            <w:jc w:val="both"/>
          </w:pPr>
        </w:pPrChange>
      </w:pPr>
      <w:r w:rsidRPr="00287D6C">
        <w:rPr>
          <w:rFonts w:ascii="Times New Roman" w:hAnsi="Times New Roman" w:cs="Times New Roman"/>
          <w:b/>
          <w:bCs/>
          <w:color w:val="auto"/>
          <w:rPrChange w:id="679" w:author="Camilo Andrés Díaz Gómez" w:date="2023-03-14T20:33:00Z">
            <w:rPr/>
          </w:rPrChange>
        </w:rPr>
        <w:t xml:space="preserve">Cisco </w:t>
      </w:r>
      <w:proofErr w:type="spellStart"/>
      <w:r w:rsidRPr="00287D6C">
        <w:rPr>
          <w:rFonts w:ascii="Times New Roman" w:hAnsi="Times New Roman" w:cs="Times New Roman"/>
          <w:b/>
          <w:bCs/>
          <w:color w:val="auto"/>
          <w:rPrChange w:id="680" w:author="Camilo Andrés Díaz Gómez" w:date="2023-03-14T20:33:00Z">
            <w:rPr/>
          </w:rPrChange>
        </w:rPr>
        <w:t>Packet</w:t>
      </w:r>
      <w:proofErr w:type="spellEnd"/>
      <w:r w:rsidRPr="00287D6C">
        <w:rPr>
          <w:rFonts w:ascii="Times New Roman" w:hAnsi="Times New Roman" w:cs="Times New Roman"/>
          <w:b/>
          <w:bCs/>
          <w:color w:val="auto"/>
          <w:rPrChange w:id="681" w:author="Camilo Andrés Díaz Gómez" w:date="2023-03-14T20:33:00Z">
            <w:rPr/>
          </w:rPrChange>
        </w:rPr>
        <w:t xml:space="preserve"> </w:t>
      </w:r>
      <w:proofErr w:type="spellStart"/>
      <w:r w:rsidRPr="00287D6C">
        <w:rPr>
          <w:rFonts w:ascii="Times New Roman" w:hAnsi="Times New Roman" w:cs="Times New Roman"/>
          <w:b/>
          <w:bCs/>
          <w:color w:val="auto"/>
          <w:rPrChange w:id="682" w:author="Camilo Andrés Díaz Gómez" w:date="2023-03-14T20:33:00Z">
            <w:rPr/>
          </w:rPrChange>
        </w:rPr>
        <w:t>Tracer</w:t>
      </w:r>
      <w:proofErr w:type="spellEnd"/>
    </w:p>
    <w:p w14:paraId="3C172DC4" w14:textId="77777777" w:rsidR="00215A76" w:rsidRDefault="00215A76">
      <w:pPr>
        <w:pStyle w:val="PrrAPA"/>
        <w:rPr>
          <w:ins w:id="683" w:author="Camilo Andrés Díaz Gómez" w:date="2023-03-17T00:37:00Z"/>
        </w:rPr>
        <w:pPrChange w:id="684" w:author="Camilo Andrés Díaz Gómez" w:date="2023-03-22T16:27:00Z">
          <w:pPr>
            <w:pStyle w:val="NormalWeb"/>
            <w:spacing w:line="360" w:lineRule="auto"/>
            <w:ind w:firstLine="708"/>
            <w:jc w:val="both"/>
          </w:pPr>
        </w:pPrChange>
      </w:pPr>
    </w:p>
    <w:p w14:paraId="25D5F7EF" w14:textId="6CDB8200" w:rsidR="00B048F9" w:rsidRDefault="00B048F9">
      <w:pPr>
        <w:pStyle w:val="PrrAPA"/>
        <w:rPr>
          <w:ins w:id="685" w:author="Camilo Andrés Díaz Gómez" w:date="2023-03-17T00:32:00Z"/>
        </w:rPr>
        <w:pPrChange w:id="686" w:author="Camilo Andrés Díaz Gómez" w:date="2023-03-22T16:27:00Z">
          <w:pPr>
            <w:pStyle w:val="NormalWeb"/>
            <w:spacing w:line="360" w:lineRule="auto"/>
            <w:ind w:firstLine="720"/>
            <w:jc w:val="both"/>
          </w:pPr>
        </w:pPrChange>
      </w:pPr>
      <w:r w:rsidRPr="00BD3055">
        <w:t>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7496DC0D" w14:textId="77777777" w:rsidR="00215A76" w:rsidRPr="00BD3055" w:rsidRDefault="00215A76">
      <w:pPr>
        <w:pStyle w:val="PrrAPA"/>
        <w:pPrChange w:id="687" w:author="Camilo Andrés Díaz Gómez" w:date="2023-03-22T16:27:00Z">
          <w:pPr>
            <w:pStyle w:val="NormalWeb"/>
            <w:spacing w:line="360" w:lineRule="auto"/>
            <w:ind w:firstLine="709"/>
            <w:jc w:val="both"/>
          </w:pPr>
        </w:pPrChange>
      </w:pPr>
    </w:p>
    <w:p w14:paraId="697387E4" w14:textId="1592C4D4" w:rsidR="00B048F9" w:rsidRPr="00287D6C" w:rsidRDefault="00B048F9">
      <w:pPr>
        <w:pStyle w:val="Ttulo4"/>
        <w:numPr>
          <w:ilvl w:val="0"/>
          <w:numId w:val="25"/>
        </w:numPr>
        <w:rPr>
          <w:b/>
          <w:bCs/>
          <w:rPrChange w:id="688" w:author="Camilo Andrés Díaz Gómez" w:date="2023-03-14T20:33:00Z">
            <w:rPr/>
          </w:rPrChange>
        </w:rPr>
        <w:pPrChange w:id="689" w:author="Camilo Andrés Díaz Gómez" w:date="2023-03-17T00:48:00Z">
          <w:pPr>
            <w:pStyle w:val="NormalWeb"/>
            <w:spacing w:line="360" w:lineRule="auto"/>
            <w:jc w:val="both"/>
          </w:pPr>
        </w:pPrChange>
      </w:pPr>
      <w:proofErr w:type="spellStart"/>
      <w:r w:rsidRPr="00287D6C">
        <w:rPr>
          <w:rFonts w:ascii="Times New Roman" w:hAnsi="Times New Roman" w:cs="Times New Roman"/>
          <w:b/>
          <w:bCs/>
          <w:color w:val="auto"/>
          <w:rPrChange w:id="690" w:author="Camilo Andrés Díaz Gómez" w:date="2023-03-14T20:33:00Z">
            <w:rPr/>
          </w:rPrChange>
        </w:rPr>
        <w:t>IoT</w:t>
      </w:r>
      <w:proofErr w:type="spellEnd"/>
      <w:r w:rsidRPr="00287D6C">
        <w:rPr>
          <w:rFonts w:ascii="Times New Roman" w:hAnsi="Times New Roman" w:cs="Times New Roman"/>
          <w:b/>
          <w:bCs/>
          <w:color w:val="auto"/>
          <w:rPrChange w:id="691" w:author="Camilo Andrés Díaz Gómez" w:date="2023-03-14T20:33:00Z">
            <w:rPr/>
          </w:rPrChange>
        </w:rPr>
        <w:t xml:space="preserve"> </w:t>
      </w:r>
      <w:proofErr w:type="spellStart"/>
      <w:r w:rsidRPr="00287D6C">
        <w:rPr>
          <w:rFonts w:ascii="Times New Roman" w:hAnsi="Times New Roman" w:cs="Times New Roman"/>
          <w:b/>
          <w:bCs/>
          <w:color w:val="auto"/>
          <w:rPrChange w:id="692" w:author="Camilo Andrés Díaz Gómez" w:date="2023-03-14T20:33:00Z">
            <w:rPr/>
          </w:rPrChange>
        </w:rPr>
        <w:t>Device</w:t>
      </w:r>
      <w:proofErr w:type="spellEnd"/>
      <w:r w:rsidRPr="00287D6C">
        <w:rPr>
          <w:rFonts w:ascii="Times New Roman" w:hAnsi="Times New Roman" w:cs="Times New Roman"/>
          <w:b/>
          <w:bCs/>
          <w:color w:val="auto"/>
          <w:rPrChange w:id="693" w:author="Camilo Andrés Díaz Gómez" w:date="2023-03-14T20:33:00Z">
            <w:rPr/>
          </w:rPrChange>
        </w:rPr>
        <w:t xml:space="preserve"> Simulator (AWS)</w:t>
      </w:r>
    </w:p>
    <w:p w14:paraId="3DB5BB81" w14:textId="77777777" w:rsidR="00215A76" w:rsidRDefault="00215A76">
      <w:pPr>
        <w:pStyle w:val="PrrAPA"/>
        <w:rPr>
          <w:ins w:id="694" w:author="Camilo Andrés Díaz Gómez" w:date="2023-03-17T00:37:00Z"/>
        </w:rPr>
        <w:pPrChange w:id="695" w:author="Camilo Andrés Díaz Gómez" w:date="2023-03-22T16:27:00Z">
          <w:pPr>
            <w:pStyle w:val="NormalWeb"/>
            <w:spacing w:line="360" w:lineRule="auto"/>
            <w:ind w:firstLine="720"/>
            <w:jc w:val="both"/>
          </w:pPr>
        </w:pPrChange>
      </w:pPr>
    </w:p>
    <w:p w14:paraId="272861F0" w14:textId="4D61D859" w:rsidR="00B048F9" w:rsidRDefault="00B048F9">
      <w:pPr>
        <w:pStyle w:val="PrrAPA"/>
        <w:rPr>
          <w:ins w:id="696" w:author="Camilo Andrés Díaz Gómez" w:date="2023-03-17T00:36:00Z"/>
        </w:rPr>
        <w:pPrChange w:id="697" w:author="Camilo Andrés Díaz Gómez" w:date="2023-03-22T16:27:00Z">
          <w:pPr>
            <w:pStyle w:val="NormalWeb"/>
            <w:spacing w:line="360" w:lineRule="auto"/>
            <w:ind w:firstLine="720"/>
            <w:jc w:val="both"/>
          </w:pPr>
        </w:pPrChange>
      </w:pPr>
      <w:r w:rsidRPr="00BD3055">
        <w:t xml:space="preserve">Gracias a la plataforma AWS (Amazon Web </w:t>
      </w:r>
      <w:proofErr w:type="spellStart"/>
      <w:r w:rsidRPr="00BD3055">
        <w:t>Services</w:t>
      </w:r>
      <w:proofErr w:type="spellEnd"/>
      <w:r w:rsidRPr="00BD3055">
        <w:t xml:space="preserve">) la cual ofrece servicios en la web como lo dice su propio nombre, se puede encontrar el servicio </w:t>
      </w:r>
      <w:proofErr w:type="spellStart"/>
      <w:r w:rsidRPr="00BD3055">
        <w:t>IoT</w:t>
      </w:r>
      <w:proofErr w:type="spellEnd"/>
      <w:r w:rsidRPr="00BD3055">
        <w:t xml:space="preserve"> </w:t>
      </w:r>
      <w:proofErr w:type="spellStart"/>
      <w:r w:rsidRPr="00BD3055">
        <w:t>Device</w:t>
      </w:r>
      <w:proofErr w:type="spellEnd"/>
      <w:r w:rsidRPr="00BD3055">
        <w:t xml:space="preserve"> Simulator, en el cual, como lo menciona “ayuda a los clientes a probar la integración de dispositivos y a mejorar el rendimiento de sus servicios </w:t>
      </w:r>
      <w:proofErr w:type="spellStart"/>
      <w:r w:rsidRPr="00BD3055">
        <w:t>Backend</w:t>
      </w:r>
      <w:proofErr w:type="spellEnd"/>
      <w:r w:rsidRPr="00BD3055">
        <w:t xml:space="preserve"> de </w:t>
      </w:r>
      <w:proofErr w:type="spellStart"/>
      <w:r w:rsidRPr="00BD3055">
        <w:t>IoT</w:t>
      </w:r>
      <w:proofErr w:type="spellEnd"/>
      <w:r w:rsidRPr="00BD3055">
        <w:t>, a través de una interfaz gráfica basada en la web. La solución permite a los clientes crear y simular cientos de dispositivos conectados, sin tener que configurar y administrar dispositivos físicos, o desarrollar scripts que consumen mucho tiempo.” (AWS, s. f.).</w:t>
      </w:r>
    </w:p>
    <w:p w14:paraId="28E31098" w14:textId="77777777" w:rsidR="00215A76" w:rsidRPr="00BD3055" w:rsidRDefault="00215A76">
      <w:pPr>
        <w:pStyle w:val="PrrAPA"/>
        <w:pPrChange w:id="698" w:author="Camilo Andrés Díaz Gómez" w:date="2023-03-22T16:27:00Z">
          <w:pPr>
            <w:pStyle w:val="NormalWeb"/>
            <w:spacing w:line="360" w:lineRule="auto"/>
            <w:ind w:firstLine="709"/>
            <w:jc w:val="both"/>
          </w:pPr>
        </w:pPrChange>
      </w:pPr>
    </w:p>
    <w:p w14:paraId="104A5EF7" w14:textId="47B37446" w:rsidR="00F91A33" w:rsidRPr="00287D6C" w:rsidRDefault="00B048F9">
      <w:pPr>
        <w:pStyle w:val="Ttulo4"/>
        <w:numPr>
          <w:ilvl w:val="0"/>
          <w:numId w:val="25"/>
        </w:numPr>
        <w:rPr>
          <w:rStyle w:val="Textoennegrita"/>
          <w:rFonts w:cs="Times New Roman"/>
          <w:i w:val="0"/>
          <w:iCs w:val="0"/>
          <w:szCs w:val="24"/>
          <w:bdr w:val="none" w:sz="0" w:space="0" w:color="auto" w:frame="1"/>
          <w:shd w:val="clear" w:color="auto" w:fill="FFFFFF"/>
          <w:rPrChange w:id="699" w:author="Camilo Andrés Díaz Gómez" w:date="2023-03-14T20:33:00Z">
            <w:rPr>
              <w:rStyle w:val="Textoennegrita"/>
              <w:rFonts w:cs="Times New Roman"/>
              <w:i/>
              <w:iCs/>
              <w:szCs w:val="24"/>
              <w:bdr w:val="none" w:sz="0" w:space="0" w:color="auto" w:frame="1"/>
              <w:shd w:val="clear" w:color="auto" w:fill="FFFFFF"/>
              <w:lang w:eastAsia="es-CO"/>
            </w:rPr>
          </w:rPrChange>
        </w:rPr>
        <w:pPrChange w:id="700" w:author="Camilo Andrés Díaz Gómez" w:date="2023-03-17T00:48:00Z">
          <w:pPr>
            <w:spacing w:after="160"/>
          </w:pPr>
        </w:pPrChange>
      </w:pPr>
      <w:r w:rsidRPr="00287D6C">
        <w:rPr>
          <w:rStyle w:val="Textoennegrita"/>
          <w:rFonts w:ascii="Times New Roman" w:hAnsi="Times New Roman" w:cs="Times New Roman"/>
          <w:color w:val="auto"/>
          <w:szCs w:val="24"/>
          <w:bdr w:val="none" w:sz="0" w:space="0" w:color="auto" w:frame="1"/>
          <w:shd w:val="clear" w:color="auto" w:fill="FFFFFF"/>
          <w:rPrChange w:id="701" w:author="Camilo Andrés Díaz Gómez" w:date="2023-03-14T20:33:00Z">
            <w:rPr>
              <w:rStyle w:val="Textoennegrita"/>
              <w:rFonts w:cs="Times New Roman"/>
              <w:i/>
              <w:iCs/>
              <w:szCs w:val="24"/>
              <w:bdr w:val="none" w:sz="0" w:space="0" w:color="auto" w:frame="1"/>
              <w:shd w:val="clear" w:color="auto" w:fill="FFFFFF"/>
            </w:rPr>
          </w:rPrChange>
        </w:rPr>
        <w:t>Bluemix (IBM)</w:t>
      </w:r>
    </w:p>
    <w:p w14:paraId="43847CBF" w14:textId="77777777" w:rsidR="00215A76" w:rsidRDefault="00B048F9">
      <w:pPr>
        <w:pStyle w:val="PrrAPA"/>
        <w:rPr>
          <w:ins w:id="702" w:author="Camilo Andrés Díaz Gómez" w:date="2023-03-17T00:37:00Z"/>
          <w:rStyle w:val="Textoennegrita"/>
          <w:rFonts w:asciiTheme="majorHAnsi" w:eastAsiaTheme="majorEastAsia" w:hAnsiTheme="majorHAnsi" w:cstheme="majorBidi"/>
          <w:b w:val="0"/>
          <w:bCs w:val="0"/>
          <w:i/>
          <w:iCs/>
          <w:color w:val="2F5496" w:themeColor="accent1" w:themeShade="BF"/>
          <w:bdr w:val="none" w:sz="0" w:space="0" w:color="auto" w:frame="1"/>
          <w:shd w:val="clear" w:color="auto" w:fill="FFFFFF"/>
        </w:rPr>
        <w:pPrChange w:id="703" w:author="Camilo Andrés Díaz Gómez" w:date="2023-03-22T16:27:00Z">
          <w:pPr>
            <w:spacing w:after="160"/>
            <w:ind w:firstLine="720"/>
          </w:pPr>
        </w:pPrChange>
      </w:pPr>
      <w:r w:rsidRPr="00BD3055">
        <w:rPr>
          <w:rStyle w:val="Textoennegrita"/>
          <w:b w:val="0"/>
          <w:bCs w:val="0"/>
          <w:bdr w:val="none" w:sz="0" w:space="0" w:color="auto" w:frame="1"/>
          <w:shd w:val="clear" w:color="auto" w:fill="FFFFFF"/>
        </w:rPr>
        <w:t xml:space="preserve"> </w:t>
      </w:r>
    </w:p>
    <w:p w14:paraId="5341ED0F" w14:textId="763AA979" w:rsidR="00B048F9" w:rsidRDefault="00B048F9">
      <w:pPr>
        <w:pStyle w:val="PrrAPA"/>
        <w:rPr>
          <w:ins w:id="704" w:author="Camilo Andrés Díaz Gómez" w:date="2023-03-17T00:36:00Z"/>
          <w:rStyle w:val="Textoennegrita"/>
          <w:bdr w:val="none" w:sz="0" w:space="0" w:color="auto" w:frame="1"/>
          <w:shd w:val="clear" w:color="auto" w:fill="FFFFFF"/>
        </w:rPr>
        <w:pPrChange w:id="705" w:author="Camilo Andrés Díaz Gómez" w:date="2023-03-22T16:27:00Z">
          <w:pPr>
            <w:spacing w:after="160"/>
            <w:ind w:firstLine="720"/>
          </w:pPr>
        </w:pPrChange>
      </w:pPr>
      <w:r w:rsidRPr="00BD3055">
        <w:rPr>
          <w:rStyle w:val="Textoennegrita"/>
          <w:b w:val="0"/>
          <w:bCs w:val="0"/>
          <w:bdr w:val="none" w:sz="0" w:space="0" w:color="auto" w:frame="1"/>
          <w:shd w:val="clear" w:color="auto" w:fill="FFFFFF"/>
        </w:rPr>
        <w:t xml:space="preserve">Es una servicio completamente almacenado y gestionado en la nube </w:t>
      </w:r>
      <w:r w:rsidRPr="00BD3055">
        <w:rPr>
          <w:shd w:val="clear" w:color="auto" w:fill="FFFFFF"/>
        </w:rPr>
        <w:t>que facilita la derivación de valor de los dispositivos de Internet de las cosas (IoT)</w:t>
      </w:r>
      <w:r w:rsidRPr="00BD3055">
        <w:rPr>
          <w:rStyle w:val="Textoennegrita"/>
          <w:bdr w:val="none" w:sz="0" w:space="0" w:color="auto" w:frame="1"/>
          <w:shd w:val="clear" w:color="auto" w:fill="FFFFFF"/>
        </w:rPr>
        <w:t>,</w:t>
      </w:r>
      <w:r w:rsidRPr="00BD3055">
        <w:rPr>
          <w:rStyle w:val="Textoennegrita"/>
          <w:b w:val="0"/>
          <w:bCs w:val="0"/>
          <w:bdr w:val="none" w:sz="0" w:space="0" w:color="auto" w:frame="1"/>
          <w:shd w:val="clear" w:color="auto" w:fill="FFFFFF"/>
        </w:rPr>
        <w:t xml:space="preserve"> para el uso de este Bluemix es necesarios tener los dispositivos en físico, al tenerlos se conectan con la </w:t>
      </w:r>
      <w:r w:rsidRPr="00BD3055">
        <w:rPr>
          <w:rStyle w:val="Textoennegrita"/>
          <w:b w:val="0"/>
          <w:bCs w:val="0"/>
          <w:bdr w:val="none" w:sz="0" w:space="0" w:color="auto" w:frame="1"/>
          <w:shd w:val="clear" w:color="auto" w:fill="FFFFFF"/>
        </w:rPr>
        <w:lastRenderedPageBreak/>
        <w:t xml:space="preserve">plataforma y esta empezara enviar datos de forma segura por medio de MQQT, </w:t>
      </w:r>
      <w:r w:rsidRPr="00BD3055">
        <w:rPr>
          <w:shd w:val="clear" w:color="auto" w:fill="FFFFFF"/>
        </w:rPr>
        <w:t>Puede configurar y gestionar los dispositivos mediante el panel de control en línea</w:t>
      </w:r>
      <w:sdt>
        <w:sdtPr>
          <w:rPr>
            <w:rStyle w:val="Textoennegrita"/>
            <w:bdr w:val="none" w:sz="0" w:space="0" w:color="auto" w:frame="1"/>
            <w:shd w:val="clear" w:color="auto" w:fill="FFFFFF"/>
          </w:rPr>
          <w:id w:val="421618626"/>
          <w:citation/>
        </w:sdtPr>
        <w:sdtContent>
          <w:r w:rsidRPr="00BD3055">
            <w:rPr>
              <w:rStyle w:val="Textoennegrita"/>
              <w:bdr w:val="none" w:sz="0" w:space="0" w:color="auto" w:frame="1"/>
              <w:shd w:val="clear" w:color="auto" w:fill="FFFFFF"/>
            </w:rPr>
            <w:fldChar w:fldCharType="begin"/>
          </w:r>
          <w:r w:rsidRPr="00BD3055">
            <w:rPr>
              <w:rStyle w:val="Textoennegrita"/>
              <w:bdr w:val="none" w:sz="0" w:space="0" w:color="auto" w:frame="1"/>
              <w:shd w:val="clear" w:color="auto" w:fill="FFFFFF"/>
            </w:rPr>
            <w:instrText xml:space="preserve"> CITATION IBM \l 9226 </w:instrText>
          </w:r>
          <w:r w:rsidRPr="00BD3055">
            <w:rPr>
              <w:rStyle w:val="Textoennegrita"/>
              <w:bdr w:val="none" w:sz="0" w:space="0" w:color="auto" w:frame="1"/>
              <w:shd w:val="clear" w:color="auto" w:fill="FFFFFF"/>
            </w:rPr>
            <w:fldChar w:fldCharType="separate"/>
          </w:r>
          <w:r w:rsidRPr="00BD3055">
            <w:rPr>
              <w:rStyle w:val="Textoennegrita"/>
              <w:noProof/>
              <w:bdr w:val="none" w:sz="0" w:space="0" w:color="auto" w:frame="1"/>
              <w:shd w:val="clear" w:color="auto" w:fill="FFFFFF"/>
            </w:rPr>
            <w:t xml:space="preserve"> </w:t>
          </w:r>
          <w:r w:rsidRPr="00BD3055">
            <w:rPr>
              <w:noProof/>
              <w:bdr w:val="none" w:sz="0" w:space="0" w:color="auto" w:frame="1"/>
              <w:shd w:val="clear" w:color="auto" w:fill="FFFFFF"/>
            </w:rPr>
            <w:t>(IBM , s.f.)</w:t>
          </w:r>
          <w:r w:rsidRPr="00BD3055">
            <w:rPr>
              <w:rStyle w:val="Textoennegrita"/>
              <w:bdr w:val="none" w:sz="0" w:space="0" w:color="auto" w:frame="1"/>
              <w:shd w:val="clear" w:color="auto" w:fill="FFFFFF"/>
            </w:rPr>
            <w:fldChar w:fldCharType="end"/>
          </w:r>
        </w:sdtContent>
      </w:sdt>
      <w:r w:rsidRPr="00BD3055">
        <w:rPr>
          <w:rStyle w:val="Textoennegrita"/>
          <w:bdr w:val="none" w:sz="0" w:space="0" w:color="auto" w:frame="1"/>
          <w:shd w:val="clear" w:color="auto" w:fill="FFFFFF"/>
        </w:rPr>
        <w:t>.</w:t>
      </w:r>
    </w:p>
    <w:p w14:paraId="3DFD7D81" w14:textId="77777777" w:rsidR="00215A76" w:rsidRPr="00BD3055" w:rsidRDefault="00215A76">
      <w:pPr>
        <w:pStyle w:val="PrrAPA"/>
        <w:rPr>
          <w:rStyle w:val="Textoennegrita"/>
          <w:rFonts w:asciiTheme="majorHAnsi" w:eastAsiaTheme="majorEastAsia" w:hAnsiTheme="majorHAnsi"/>
          <w:b w:val="0"/>
          <w:bCs w:val="0"/>
          <w:i/>
          <w:iCs/>
          <w:color w:val="2F5496" w:themeColor="accent1" w:themeShade="BF"/>
          <w:bdr w:val="none" w:sz="0" w:space="0" w:color="auto" w:frame="1"/>
          <w:shd w:val="clear" w:color="auto" w:fill="FFFFFF"/>
        </w:rPr>
        <w:pPrChange w:id="706" w:author="Camilo Andrés Díaz Gómez" w:date="2023-03-22T16:27:00Z">
          <w:pPr>
            <w:spacing w:after="160"/>
            <w:ind w:firstLine="709"/>
          </w:pPr>
        </w:pPrChange>
      </w:pPr>
    </w:p>
    <w:p w14:paraId="405448DD" w14:textId="4A808A8E" w:rsidR="00F91A33" w:rsidRPr="00287D6C" w:rsidRDefault="00B048F9">
      <w:pPr>
        <w:pStyle w:val="Ttulo4"/>
        <w:numPr>
          <w:ilvl w:val="0"/>
          <w:numId w:val="25"/>
        </w:numPr>
        <w:rPr>
          <w:rStyle w:val="Textoennegrita"/>
          <w:rFonts w:cs="Times New Roman"/>
          <w:i w:val="0"/>
          <w:iCs w:val="0"/>
          <w:color w:val="auto"/>
          <w:bdr w:val="none" w:sz="0" w:space="0" w:color="auto" w:frame="1"/>
          <w:shd w:val="clear" w:color="auto" w:fill="FFFFFF"/>
          <w:rPrChange w:id="707" w:author="Camilo Andrés Díaz Gómez" w:date="2023-03-14T20:33:00Z">
            <w:rPr>
              <w:rStyle w:val="Textoennegrita"/>
              <w:rFonts w:eastAsiaTheme="minorHAnsi" w:cstheme="minorBidi"/>
              <w:i/>
              <w:iCs/>
              <w:color w:val="000000" w:themeColor="text1"/>
              <w:szCs w:val="22"/>
              <w:bdr w:val="none" w:sz="0" w:space="0" w:color="auto" w:frame="1"/>
              <w:shd w:val="clear" w:color="auto" w:fill="FFFFFF"/>
              <w:lang w:eastAsia="en-US"/>
            </w:rPr>
          </w:rPrChange>
        </w:rPr>
        <w:pPrChange w:id="708" w:author="Camilo Andrés Díaz Gómez" w:date="2023-03-17T00:48:00Z">
          <w:pPr>
            <w:pStyle w:val="NormalWeb"/>
            <w:spacing w:line="360" w:lineRule="auto"/>
            <w:jc w:val="both"/>
          </w:pPr>
        </w:pPrChange>
      </w:pPr>
      <w:proofErr w:type="spellStart"/>
      <w:r w:rsidRPr="00287D6C">
        <w:rPr>
          <w:rStyle w:val="Textoennegrita"/>
          <w:rFonts w:ascii="Times New Roman" w:hAnsi="Times New Roman" w:cs="Times New Roman"/>
          <w:color w:val="auto"/>
          <w:bdr w:val="none" w:sz="0" w:space="0" w:color="auto" w:frame="1"/>
          <w:shd w:val="clear" w:color="auto" w:fill="FFFFFF"/>
          <w:rPrChange w:id="709" w:author="Camilo Andrés Díaz Gómez" w:date="2023-03-14T20:33:00Z">
            <w:rPr>
              <w:rStyle w:val="Textoennegrita"/>
              <w:i/>
              <w:iCs/>
              <w:color w:val="000000" w:themeColor="text1"/>
              <w:bdr w:val="none" w:sz="0" w:space="0" w:color="auto" w:frame="1"/>
              <w:shd w:val="clear" w:color="auto" w:fill="FFFFFF"/>
            </w:rPr>
          </w:rPrChange>
        </w:rPr>
        <w:t>Iotify</w:t>
      </w:r>
      <w:proofErr w:type="spellEnd"/>
    </w:p>
    <w:p w14:paraId="0EE389C6" w14:textId="77777777" w:rsidR="00215A76" w:rsidRDefault="00215A76">
      <w:pPr>
        <w:pStyle w:val="PrrAPA"/>
        <w:rPr>
          <w:ins w:id="710" w:author="Camilo Andrés Díaz Gómez" w:date="2023-03-17T00:37:00Z"/>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rPr>
        <w:pPrChange w:id="711" w:author="Camilo Andrés Díaz Gómez" w:date="2023-03-22T16:27:00Z">
          <w:pPr>
            <w:pStyle w:val="NormalWeb"/>
            <w:spacing w:line="360" w:lineRule="auto"/>
            <w:ind w:firstLine="720"/>
            <w:jc w:val="both"/>
          </w:pPr>
        </w:pPrChange>
      </w:pPr>
    </w:p>
    <w:p w14:paraId="63CCCC64" w14:textId="417DB708" w:rsidR="00F91A33" w:rsidRPr="00BD3055" w:rsidRDefault="00B048F9">
      <w:pPr>
        <w:pStyle w:val="PrrAPA"/>
        <w:rPr>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rPr>
        <w:pPrChange w:id="712" w:author="Camilo Andrés Díaz Gómez" w:date="2023-03-22T16:27:00Z">
          <w:pPr>
            <w:pStyle w:val="NormalWeb"/>
            <w:spacing w:line="360" w:lineRule="auto"/>
            <w:ind w:firstLine="709"/>
            <w:jc w:val="both"/>
          </w:pPr>
        </w:pPrChange>
      </w:pPr>
      <w:r w:rsidRPr="00BD3055">
        <w:rPr>
          <w:rStyle w:val="Textoennegrita"/>
          <w:b w:val="0"/>
          <w:bCs w:val="0"/>
          <w:color w:val="000000" w:themeColor="text1"/>
          <w:bdr w:val="none" w:sz="0" w:space="0" w:color="auto" w:frame="1"/>
          <w:shd w:val="clear" w:color="auto" w:fill="FFFFFF"/>
        </w:rPr>
        <w:t xml:space="preserve"> Simulador IoT que te permite desarrollar rápidamente soluciones IoT en la nube. Es una herramienta de simulación IoT de gran crecimiento. Es un </w:t>
      </w:r>
      <w:del w:id="713" w:author="Camilo Andrés Díaz Gómez" w:date="2023-03-14T20:21:00Z">
        <w:r w:rsidRPr="00BD3055" w:rsidDel="00952EC4">
          <w:rPr>
            <w:rStyle w:val="Textoennegrita"/>
            <w:b w:val="0"/>
            <w:bCs w:val="0"/>
            <w:color w:val="000000" w:themeColor="text1"/>
            <w:bdr w:val="none" w:sz="0" w:space="0" w:color="auto" w:frame="1"/>
            <w:shd w:val="clear" w:color="auto" w:fill="FFFFFF"/>
          </w:rPr>
          <w:delText>software  libre</w:delText>
        </w:r>
      </w:del>
      <w:ins w:id="714" w:author="Camilo Andrés Díaz Gómez" w:date="2023-03-14T20:21:00Z">
        <w:r w:rsidR="00952EC4" w:rsidRPr="00BD3055">
          <w:rPr>
            <w:rStyle w:val="Textoennegrita"/>
            <w:b w:val="0"/>
            <w:bCs w:val="0"/>
            <w:color w:val="000000" w:themeColor="text1"/>
            <w:bdr w:val="none" w:sz="0" w:space="0" w:color="auto" w:frame="1"/>
            <w:shd w:val="clear" w:color="auto" w:fill="FFFFFF"/>
          </w:rPr>
          <w:t>software libre</w:t>
        </w:r>
      </w:ins>
      <w:r w:rsidRPr="00BD3055">
        <w:rPr>
          <w:rStyle w:val="Textoennegrita"/>
          <w:b w:val="0"/>
          <w:bCs w:val="0"/>
          <w:color w:val="000000" w:themeColor="text1"/>
          <w:bdr w:val="none" w:sz="0" w:space="0" w:color="auto" w:frame="1"/>
          <w:shd w:val="clear" w:color="auto" w:fill="FFFFFF"/>
        </w:rPr>
        <w:t xml:space="preserve">, todo esto con la creación de proyectos de simulación, esto llevo </w:t>
      </w:r>
      <w:del w:id="715" w:author="Camilo Andrés Díaz Gómez" w:date="2023-03-14T20:31:00Z">
        <w:r w:rsidRPr="00BD3055" w:rsidDel="00287D6C">
          <w:rPr>
            <w:rStyle w:val="Textoennegrita"/>
            <w:b w:val="0"/>
            <w:bCs w:val="0"/>
            <w:color w:val="000000" w:themeColor="text1"/>
            <w:bdr w:val="none" w:sz="0" w:space="0" w:color="auto" w:frame="1"/>
            <w:shd w:val="clear" w:color="auto" w:fill="FFFFFF"/>
          </w:rPr>
          <w:delText>a  la</w:delText>
        </w:r>
      </w:del>
      <w:ins w:id="716" w:author="Camilo Andrés Díaz Gómez" w:date="2023-03-14T20:31:00Z">
        <w:r w:rsidR="00287D6C" w:rsidRPr="00BD3055">
          <w:rPr>
            <w:rStyle w:val="Textoennegrita"/>
            <w:b w:val="0"/>
            <w:bCs w:val="0"/>
            <w:color w:val="000000" w:themeColor="text1"/>
            <w:bdr w:val="none" w:sz="0" w:space="0" w:color="auto" w:frame="1"/>
            <w:shd w:val="clear" w:color="auto" w:fill="FFFFFF"/>
          </w:rPr>
          <w:t>a la</w:t>
        </w:r>
      </w:ins>
      <w:r w:rsidRPr="00BD3055">
        <w:rPr>
          <w:rStyle w:val="Textoennegrita"/>
          <w:b w:val="0"/>
          <w:bCs w:val="0"/>
          <w:color w:val="000000" w:themeColor="text1"/>
          <w:bdr w:val="none" w:sz="0" w:space="0" w:color="auto" w:frame="1"/>
          <w:shd w:val="clear" w:color="auto" w:fill="FFFFFF"/>
        </w:rPr>
        <w:t xml:space="preserve"> creación de proyectos gratis pero después cambiaron a tener una membrecía para poder utilizarla</w:t>
      </w:r>
      <w:del w:id="717" w:author="Camilo Andrés Díaz Gómez" w:date="2023-03-14T20:21:00Z">
        <w:r w:rsidRPr="00BD3055" w:rsidDel="00952EC4">
          <w:rPr>
            <w:rStyle w:val="Textoennegrita"/>
            <w:b w:val="0"/>
            <w:bCs w:val="0"/>
            <w:color w:val="000000" w:themeColor="text1"/>
            <w:bdr w:val="none" w:sz="0" w:space="0" w:color="auto" w:frame="1"/>
            <w:shd w:val="clear" w:color="auto" w:fill="FFFFFF"/>
          </w:rPr>
          <w:delText>.</w:delText>
        </w:r>
      </w:del>
      <w:r w:rsidRPr="00BD3055">
        <w:rPr>
          <w:rStyle w:val="Textoennegrita"/>
          <w:b w:val="0"/>
          <w:bCs w:val="0"/>
          <w:color w:val="000000" w:themeColor="text1"/>
          <w:bdr w:val="none" w:sz="0" w:space="0" w:color="auto" w:frame="1"/>
          <w:shd w:val="clear" w:color="auto" w:fill="FFFFFF"/>
        </w:rPr>
        <w:t xml:space="preserve"> </w:t>
      </w:r>
      <w:sdt>
        <w:sdtPr>
          <w:rPr>
            <w:rStyle w:val="Textoennegrita"/>
            <w:color w:val="000000" w:themeColor="text1"/>
            <w:bdr w:val="none" w:sz="0" w:space="0" w:color="auto" w:frame="1"/>
            <w:shd w:val="clear" w:color="auto" w:fill="FFFFFF"/>
          </w:rPr>
          <w:id w:val="1845815292"/>
          <w:citation/>
        </w:sdtPr>
        <w:sdtContent>
          <w:r w:rsidRPr="00BD3055">
            <w:rPr>
              <w:rStyle w:val="Textoennegrita"/>
              <w:color w:val="000000" w:themeColor="text1"/>
              <w:bdr w:val="none" w:sz="0" w:space="0" w:color="auto" w:frame="1"/>
              <w:shd w:val="clear" w:color="auto" w:fill="FFFFFF"/>
            </w:rPr>
            <w:fldChar w:fldCharType="begin"/>
          </w:r>
          <w:r w:rsidRPr="00BD3055">
            <w:rPr>
              <w:rStyle w:val="Textoennegrita"/>
              <w:color w:val="000000" w:themeColor="text1"/>
              <w:bdr w:val="none" w:sz="0" w:space="0" w:color="auto" w:frame="1"/>
              <w:shd w:val="clear" w:color="auto" w:fill="FFFFFF"/>
            </w:rPr>
            <w:instrText xml:space="preserve"> CITATION Har \l 9226 </w:instrText>
          </w:r>
          <w:r w:rsidRPr="00BD3055">
            <w:rPr>
              <w:rStyle w:val="Textoennegrita"/>
              <w:color w:val="000000" w:themeColor="text1"/>
              <w:bdr w:val="none" w:sz="0" w:space="0" w:color="auto" w:frame="1"/>
              <w:shd w:val="clear" w:color="auto" w:fill="FFFFFF"/>
            </w:rPr>
            <w:fldChar w:fldCharType="separate"/>
          </w:r>
          <w:r w:rsidRPr="00BD3055">
            <w:rPr>
              <w:noProof/>
              <w:bdr w:val="none" w:sz="0" w:space="0" w:color="auto" w:frame="1"/>
              <w:shd w:val="clear" w:color="auto" w:fill="FFFFFF"/>
            </w:rPr>
            <w:t>(Hardwarelibre, s.f.)</w:t>
          </w:r>
          <w:r w:rsidRPr="00BD3055">
            <w:rPr>
              <w:rStyle w:val="Textoennegrita"/>
              <w:color w:val="000000" w:themeColor="text1"/>
              <w:bdr w:val="none" w:sz="0" w:space="0" w:color="auto" w:frame="1"/>
              <w:shd w:val="clear" w:color="auto" w:fill="FFFFFF"/>
            </w:rPr>
            <w:fldChar w:fldCharType="end"/>
          </w:r>
        </w:sdtContent>
      </w:sdt>
      <w:ins w:id="718" w:author="Camilo Andrés Díaz Gómez" w:date="2023-03-14T20:21:00Z">
        <w:r w:rsidR="00952EC4">
          <w:rPr>
            <w:rStyle w:val="Textoennegrita"/>
            <w:color w:val="000000" w:themeColor="text1"/>
            <w:bdr w:val="none" w:sz="0" w:space="0" w:color="auto" w:frame="1"/>
            <w:shd w:val="clear" w:color="auto" w:fill="FFFFFF"/>
          </w:rPr>
          <w:t>.</w:t>
        </w:r>
      </w:ins>
    </w:p>
    <w:p w14:paraId="6529A34C" w14:textId="303810CC" w:rsidR="00F91A33" w:rsidRPr="00287D6C" w:rsidRDefault="00B048F9">
      <w:pPr>
        <w:pStyle w:val="Ttulo4"/>
        <w:numPr>
          <w:ilvl w:val="0"/>
          <w:numId w:val="25"/>
        </w:numPr>
        <w:rPr>
          <w:rStyle w:val="Textoennegrita"/>
          <w:i w:val="0"/>
          <w:iCs w:val="0"/>
          <w:color w:val="auto"/>
          <w:bdr w:val="none" w:sz="0" w:space="0" w:color="auto" w:frame="1"/>
          <w:shd w:val="clear" w:color="auto" w:fill="FFFFFF"/>
          <w:rPrChange w:id="719" w:author="Camilo Andrés Díaz Gómez" w:date="2023-03-14T20:33:00Z">
            <w:rPr>
              <w:rStyle w:val="Textoennegrita"/>
              <w:rFonts w:eastAsiaTheme="minorHAnsi"/>
              <w:i/>
              <w:iCs/>
              <w:color w:val="222222"/>
              <w:bdr w:val="none" w:sz="0" w:space="0" w:color="auto" w:frame="1"/>
              <w:shd w:val="clear" w:color="auto" w:fill="FFFFFF"/>
              <w:lang w:eastAsia="en-US"/>
            </w:rPr>
          </w:rPrChange>
        </w:rPr>
        <w:pPrChange w:id="720" w:author="Camilo Andrés Díaz Gómez" w:date="2023-03-17T00:48: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721" w:author="Camilo Andrés Díaz Gómez" w:date="2023-03-14T20:33:00Z">
            <w:rPr>
              <w:rStyle w:val="Textoennegrita"/>
              <w:i/>
              <w:iCs/>
              <w:color w:val="222222"/>
              <w:bdr w:val="none" w:sz="0" w:space="0" w:color="auto" w:frame="1"/>
              <w:shd w:val="clear" w:color="auto" w:fill="FFFFFF"/>
            </w:rPr>
          </w:rPrChange>
        </w:rPr>
        <w:t>Matlab</w:t>
      </w:r>
    </w:p>
    <w:p w14:paraId="53E16626" w14:textId="77777777" w:rsidR="00215A76" w:rsidRDefault="00215A76">
      <w:pPr>
        <w:pStyle w:val="PrrAPA"/>
        <w:rPr>
          <w:ins w:id="722" w:author="Camilo Andrés Díaz Gómez" w:date="2023-03-17T00:37:00Z"/>
          <w:rStyle w:val="Textoennegrita"/>
          <w:rFonts w:asciiTheme="majorHAnsi" w:eastAsiaTheme="majorEastAsia" w:hAnsiTheme="majorHAnsi" w:cstheme="majorBidi"/>
          <w:b w:val="0"/>
          <w:bCs w:val="0"/>
          <w:i/>
          <w:iCs/>
          <w:color w:val="222222"/>
          <w:bdr w:val="none" w:sz="0" w:space="0" w:color="auto" w:frame="1"/>
          <w:shd w:val="clear" w:color="auto" w:fill="FFFFFF"/>
        </w:rPr>
        <w:pPrChange w:id="723" w:author="Camilo Andrés Díaz Gómez" w:date="2023-03-22T16:27:00Z">
          <w:pPr>
            <w:ind w:firstLine="708"/>
          </w:pPr>
        </w:pPrChange>
      </w:pPr>
    </w:p>
    <w:p w14:paraId="34D4690E" w14:textId="40C80129" w:rsidR="00B048F9" w:rsidRPr="00BD3055" w:rsidRDefault="00B048F9">
      <w:pPr>
        <w:pStyle w:val="PrrAPA"/>
        <w:rPr>
          <w:color w:val="000000" w:themeColor="text1"/>
          <w:bdr w:val="none" w:sz="0" w:space="0" w:color="auto" w:frame="1"/>
          <w:shd w:val="clear" w:color="auto" w:fill="FFFFFF"/>
        </w:rPr>
        <w:pPrChange w:id="724" w:author="Camilo Andrés Díaz Gómez" w:date="2023-03-22T16:27:00Z">
          <w:pPr>
            <w:pStyle w:val="NormalWeb"/>
            <w:spacing w:line="360" w:lineRule="auto"/>
            <w:ind w:firstLine="709"/>
            <w:jc w:val="both"/>
          </w:pPr>
        </w:pPrChange>
      </w:pPr>
      <w:r w:rsidRPr="00BD3055">
        <w:rPr>
          <w:rStyle w:val="Textoennegrita"/>
          <w:b w:val="0"/>
          <w:bCs w:val="0"/>
          <w:color w:val="222222"/>
          <w:bdr w:val="none" w:sz="0" w:space="0" w:color="auto" w:frame="1"/>
          <w:shd w:val="clear" w:color="auto" w:fill="FFFFFF"/>
        </w:rPr>
        <w:t>Una herramienta que tiene módulos de simulación de IoT para poder desarrollar y modelar dispositivos inteligentes,</w:t>
      </w:r>
      <w:r w:rsidRPr="00BD3055">
        <w:rPr>
          <w:rStyle w:val="Textoennegrita"/>
          <w:color w:val="222222"/>
          <w:bdr w:val="none" w:sz="0" w:space="0" w:color="auto" w:frame="1"/>
          <w:shd w:val="clear" w:color="auto" w:fill="FFFFFF"/>
        </w:rPr>
        <w:t xml:space="preserve"> </w:t>
      </w:r>
      <w:r w:rsidRPr="00BD3055">
        <w:rPr>
          <w:shd w:val="clear" w:color="auto" w:fill="FFFFFF"/>
        </w:rPr>
        <w:t>también puedes crear prototipos de tus dispositivos inteligentes, también permite la manipulación de archivos y su visualización.</w:t>
      </w:r>
    </w:p>
    <w:p w14:paraId="63F6EBDA" w14:textId="065D3DB0" w:rsidR="00215A76" w:rsidRDefault="00B048F9" w:rsidP="00E30F2C">
      <w:pPr>
        <w:pStyle w:val="PrrAPA"/>
        <w:rPr>
          <w:ins w:id="725" w:author="Camilo Andrés Díaz Gómez" w:date="2023-03-22T16:27:00Z"/>
        </w:rPr>
      </w:pPr>
      <w:r w:rsidRPr="00BD3055">
        <w:t>De igual manera, muchos otros proyectos se encuentran dirigidos al desarrollo o implementación de redes IoT, como lo pueden ser:</w:t>
      </w:r>
    </w:p>
    <w:p w14:paraId="421439F1" w14:textId="77777777" w:rsidR="00E30F2C" w:rsidRPr="00BD3055" w:rsidRDefault="00E30F2C">
      <w:pPr>
        <w:pStyle w:val="PrrAPA"/>
        <w:pPrChange w:id="726" w:author="Camilo Andrés Díaz Gómez" w:date="2023-03-22T16:27:00Z">
          <w:pPr>
            <w:pStyle w:val="NormalWeb"/>
            <w:spacing w:line="360" w:lineRule="auto"/>
            <w:jc w:val="both"/>
          </w:pPr>
        </w:pPrChange>
      </w:pPr>
    </w:p>
    <w:p w14:paraId="38D39E25" w14:textId="4C4D3D75" w:rsidR="00F91A33" w:rsidRDefault="00B048F9" w:rsidP="00EE67FE">
      <w:pPr>
        <w:pStyle w:val="Ttulo4"/>
        <w:numPr>
          <w:ilvl w:val="0"/>
          <w:numId w:val="25"/>
        </w:numPr>
        <w:rPr>
          <w:ins w:id="727" w:author="Camilo Andrés Díaz Gómez" w:date="2023-03-17T00:38:00Z"/>
          <w:rStyle w:val="Textoennegrita"/>
          <w:rFonts w:ascii="Times New Roman" w:hAnsi="Times New Roman" w:cs="Times New Roman"/>
          <w:color w:val="auto"/>
          <w:bdr w:val="none" w:sz="0" w:space="0" w:color="auto" w:frame="1"/>
          <w:shd w:val="clear" w:color="auto" w:fill="FFFFFF"/>
        </w:rPr>
      </w:pPr>
      <w:r w:rsidRPr="00287D6C">
        <w:rPr>
          <w:rStyle w:val="Textoennegrita"/>
          <w:rFonts w:ascii="Times New Roman" w:hAnsi="Times New Roman" w:cs="Times New Roman"/>
          <w:color w:val="auto"/>
          <w:bdr w:val="none" w:sz="0" w:space="0" w:color="auto" w:frame="1"/>
          <w:shd w:val="clear" w:color="auto" w:fill="FFFFFF"/>
          <w:rPrChange w:id="728" w:author="Camilo Andrés Díaz Gómez" w:date="2023-03-14T20:33: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t>Control y simulación de una planta piloto de laboratorio docente con integración de plataformas IoT para subida de datos a la nube</w:t>
      </w:r>
    </w:p>
    <w:p w14:paraId="4A3B819A" w14:textId="77777777" w:rsidR="00215A76" w:rsidRPr="00215A76" w:rsidRDefault="00215A76">
      <w:pPr>
        <w:pStyle w:val="PrrAPA"/>
        <w:rPr>
          <w:rPrChange w:id="729" w:author="Camilo Andrés Díaz Gómez" w:date="2023-03-17T00:38: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730" w:author="Camilo Andrés Díaz Gómez" w:date="2023-03-22T16:27:00Z">
          <w:pPr>
            <w:pStyle w:val="NormalWeb"/>
            <w:spacing w:line="360" w:lineRule="auto"/>
            <w:jc w:val="both"/>
          </w:pPr>
        </w:pPrChange>
      </w:pPr>
    </w:p>
    <w:p w14:paraId="1FC5CB14" w14:textId="3474F1B9" w:rsidR="00F91A33" w:rsidRDefault="00B048F9">
      <w:pPr>
        <w:pStyle w:val="PrrAPA"/>
        <w:rPr>
          <w:ins w:id="731" w:author="Camilo Andrés Díaz Gómez" w:date="2023-03-17T00:38:00Z"/>
          <w:color w:val="212121"/>
          <w:shd w:val="clear" w:color="auto" w:fill="FFFFFF"/>
        </w:rPr>
        <w:pPrChange w:id="732" w:author="Camilo Andrés Díaz Gómez" w:date="2023-03-22T16:27:00Z">
          <w:pPr>
            <w:pStyle w:val="NormalWeb"/>
            <w:spacing w:line="360" w:lineRule="auto"/>
            <w:ind w:firstLine="720"/>
            <w:jc w:val="both"/>
          </w:pPr>
        </w:pPrChange>
      </w:pPr>
      <w:r w:rsidRPr="00BD3055">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sidRPr="00BD3055">
        <w:rPr>
          <w:color w:val="212121"/>
          <w:shd w:val="clear" w:color="auto" w:fill="FFFFFF"/>
        </w:rPr>
        <w:t>Jines</w:t>
      </w:r>
      <w:proofErr w:type="spellEnd"/>
      <w:r w:rsidRPr="00BD3055">
        <w:rPr>
          <w:color w:val="212121"/>
          <w:shd w:val="clear" w:color="auto" w:fill="FFFFFF"/>
        </w:rPr>
        <w:t xml:space="preserve">. En TFG, el control y la monitorización se realizan en SIMATIC Manager y </w:t>
      </w:r>
      <w:proofErr w:type="spellStart"/>
      <w:r w:rsidRPr="00BD3055">
        <w:rPr>
          <w:color w:val="212121"/>
          <w:shd w:val="clear" w:color="auto" w:fill="FFFFFF"/>
        </w:rPr>
        <w:t>WinCC</w:t>
      </w:r>
      <w:proofErr w:type="spellEnd"/>
      <w:r w:rsidRPr="00BD3055">
        <w:rPr>
          <w:color w:val="212121"/>
          <w:shd w:val="clear" w:color="auto" w:fill="FFFFFF"/>
        </w:rPr>
        <w:t xml:space="preserve"> Flexible 2008.</w:t>
      </w:r>
      <w:r w:rsidRPr="00BD3055">
        <w:rPr>
          <w:b/>
          <w:bCs/>
          <w:color w:val="222222"/>
          <w:bdr w:val="none" w:sz="0" w:space="0" w:color="auto" w:frame="1"/>
          <w:shd w:val="clear" w:color="auto" w:fill="FFFFFF"/>
        </w:rPr>
        <w:t xml:space="preserve"> </w:t>
      </w:r>
      <w:r w:rsidRPr="00BD3055">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BD3055">
        <w:rPr>
          <w:color w:val="212121"/>
          <w:shd w:val="clear" w:color="auto" w:fill="FFFFFF"/>
        </w:rPr>
        <w:t>.</w:t>
      </w:r>
    </w:p>
    <w:p w14:paraId="056A25BF" w14:textId="77777777" w:rsidR="00215A76" w:rsidRPr="00BD3055" w:rsidRDefault="00215A76">
      <w:pPr>
        <w:pStyle w:val="NormalWeb"/>
        <w:spacing w:line="360" w:lineRule="auto"/>
        <w:ind w:firstLine="720"/>
        <w:jc w:val="both"/>
        <w:rPr>
          <w:color w:val="212121"/>
          <w:shd w:val="clear" w:color="auto" w:fill="FFFFFF"/>
        </w:rPr>
        <w:pPrChange w:id="733" w:author="Camilo Andrés Díaz Gómez" w:date="2023-03-17T00:48:00Z">
          <w:pPr>
            <w:pStyle w:val="NormalWeb"/>
            <w:spacing w:line="360" w:lineRule="auto"/>
            <w:ind w:firstLine="709"/>
            <w:jc w:val="both"/>
          </w:pPr>
        </w:pPrChange>
      </w:pPr>
    </w:p>
    <w:p w14:paraId="5B194446" w14:textId="669965E0" w:rsidR="00F91A33" w:rsidRDefault="00B048F9" w:rsidP="00EE67FE">
      <w:pPr>
        <w:pStyle w:val="Ttulo4"/>
        <w:numPr>
          <w:ilvl w:val="0"/>
          <w:numId w:val="25"/>
        </w:numPr>
        <w:rPr>
          <w:ins w:id="734" w:author="Camilo Andrés Díaz Gómez" w:date="2023-03-17T00:38:00Z"/>
          <w:rStyle w:val="Textoennegrita"/>
          <w:rFonts w:ascii="Times New Roman" w:hAnsi="Times New Roman" w:cs="Times New Roman"/>
          <w:color w:val="auto"/>
          <w:bdr w:val="none" w:sz="0" w:space="0" w:color="auto" w:frame="1"/>
          <w:shd w:val="clear" w:color="auto" w:fill="FFFFFF"/>
        </w:rPr>
      </w:pPr>
      <w:r w:rsidRPr="00287D6C">
        <w:rPr>
          <w:rStyle w:val="Textoennegrita"/>
          <w:rFonts w:ascii="Times New Roman" w:hAnsi="Times New Roman" w:cs="Times New Roman"/>
          <w:color w:val="auto"/>
          <w:bdr w:val="none" w:sz="0" w:space="0" w:color="auto" w:frame="1"/>
          <w:shd w:val="clear" w:color="auto" w:fill="FFFFFF"/>
          <w:rPrChange w:id="735" w:author="Camilo Andrés Díaz Gómez" w:date="2023-03-14T20:33:00Z">
            <w:rPr>
              <w:rStyle w:val="Textoennegrita"/>
              <w:rFonts w:ascii="Times New Roman" w:eastAsia="Times New Roman" w:hAnsi="Times New Roman" w:cs="Times New Roman"/>
              <w:color w:val="222222"/>
              <w:szCs w:val="24"/>
              <w:bdr w:val="none" w:sz="0" w:space="0" w:color="auto" w:frame="1"/>
              <w:shd w:val="clear" w:color="auto" w:fill="FFFFFF"/>
              <w:lang w:eastAsia="es-CO"/>
            </w:rPr>
          </w:rPrChange>
        </w:rPr>
        <w:lastRenderedPageBreak/>
        <w:t>Simulación realista de comunicaciones IoT en entornos urbanos</w:t>
      </w:r>
    </w:p>
    <w:p w14:paraId="25E62F66" w14:textId="77777777" w:rsidR="00215A76" w:rsidRPr="00215A76" w:rsidRDefault="00215A76">
      <w:pPr>
        <w:rPr>
          <w:rPrChange w:id="736" w:author="Camilo Andrés Díaz Gómez" w:date="2023-03-17T00:38: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737" w:author="Camilo Andrés Díaz Gómez" w:date="2023-03-17T00:48:00Z">
          <w:pPr>
            <w:pStyle w:val="NormalWeb"/>
            <w:spacing w:line="360" w:lineRule="auto"/>
            <w:jc w:val="both"/>
          </w:pPr>
        </w:pPrChange>
      </w:pPr>
    </w:p>
    <w:p w14:paraId="0E0E5154" w14:textId="3B76436A" w:rsidR="00F91A33" w:rsidRDefault="00B048F9">
      <w:pPr>
        <w:pStyle w:val="PrrAPA"/>
        <w:rPr>
          <w:ins w:id="738" w:author="Camilo Andrés Díaz Gómez" w:date="2023-03-17T00:38:00Z"/>
        </w:rPr>
        <w:pPrChange w:id="739" w:author="Camilo Andrés Díaz Gómez" w:date="2023-03-22T16:27:00Z">
          <w:pPr>
            <w:pStyle w:val="NormalWeb"/>
            <w:spacing w:line="360" w:lineRule="auto"/>
            <w:ind w:firstLine="720"/>
            <w:jc w:val="both"/>
          </w:pPr>
        </w:pPrChange>
      </w:pPr>
      <w:r w:rsidRPr="00BD3055">
        <w:rPr>
          <w:rStyle w:val="Textoennegrita"/>
          <w:color w:val="222222"/>
          <w:bdr w:val="none" w:sz="0" w:space="0" w:color="auto" w:frame="1"/>
          <w:shd w:val="clear" w:color="auto" w:fill="FFFFFF"/>
        </w:rPr>
        <w:t xml:space="preserve"> </w:t>
      </w:r>
      <w:r w:rsidRPr="00BD3055">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43050CFA" w14:textId="77777777" w:rsidR="00215A76" w:rsidRPr="00BD3055" w:rsidRDefault="00215A76">
      <w:pPr>
        <w:pStyle w:val="PrrAPA"/>
        <w:pPrChange w:id="740" w:author="Camilo Andrés Díaz Gómez" w:date="2023-03-22T16:27:00Z">
          <w:pPr>
            <w:pStyle w:val="NormalWeb"/>
            <w:spacing w:line="360" w:lineRule="auto"/>
            <w:ind w:firstLine="709"/>
            <w:jc w:val="both"/>
          </w:pPr>
        </w:pPrChange>
      </w:pPr>
    </w:p>
    <w:p w14:paraId="6EF27D28" w14:textId="4E18C262" w:rsidR="00F91A33" w:rsidRDefault="00B048F9">
      <w:pPr>
        <w:pStyle w:val="PrrAPA"/>
        <w:rPr>
          <w:ins w:id="741" w:author="Camilo Andrés Díaz Gómez" w:date="2023-03-17T00:38:00Z"/>
        </w:rPr>
        <w:pPrChange w:id="742" w:author="Camilo Andrés Díaz Gómez" w:date="2023-03-22T16:27:00Z">
          <w:pPr>
            <w:pStyle w:val="NormalWeb"/>
            <w:spacing w:line="360" w:lineRule="auto"/>
            <w:ind w:firstLine="720"/>
            <w:jc w:val="both"/>
          </w:pPr>
        </w:pPrChange>
      </w:pPr>
      <w:r w:rsidRPr="00BD3055">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BD3055">
        <w:t>LoRaWAN</w:t>
      </w:r>
      <w:proofErr w:type="spellEnd"/>
      <w:r w:rsidRPr="00BD3055">
        <w:t>).</w:t>
      </w:r>
    </w:p>
    <w:p w14:paraId="26E5F881" w14:textId="77777777" w:rsidR="00215A76" w:rsidRPr="00BD3055" w:rsidRDefault="00215A76">
      <w:pPr>
        <w:pStyle w:val="PrrAPA"/>
        <w:pPrChange w:id="743" w:author="Camilo Andrés Díaz Gómez" w:date="2023-03-22T16:27:00Z">
          <w:pPr>
            <w:pStyle w:val="NormalWeb"/>
            <w:spacing w:line="360" w:lineRule="auto"/>
            <w:ind w:firstLine="709"/>
            <w:jc w:val="both"/>
          </w:pPr>
        </w:pPrChange>
      </w:pPr>
    </w:p>
    <w:p w14:paraId="26CF9BDF" w14:textId="51FE3F16" w:rsidR="00F91A33" w:rsidRPr="00215A76" w:rsidRDefault="00B048F9">
      <w:pPr>
        <w:pStyle w:val="Ttulo5"/>
        <w:numPr>
          <w:ilvl w:val="0"/>
          <w:numId w:val="25"/>
        </w:numPr>
        <w:rPr>
          <w:ins w:id="744" w:author="Camilo Andrés Díaz Gómez" w:date="2023-03-17T00:38:00Z"/>
          <w:rStyle w:val="Ttulo4Car"/>
          <w:rFonts w:ascii="Times New Roman" w:hAnsi="Times New Roman" w:cs="Times New Roman"/>
          <w:b/>
          <w:bCs/>
          <w:color w:val="auto"/>
          <w:rPrChange w:id="745" w:author="Camilo Andrés Díaz Gómez" w:date="2023-03-17T00:38:00Z">
            <w:rPr>
              <w:ins w:id="746" w:author="Camilo Andrés Díaz Gómez" w:date="2023-03-17T00:38:00Z"/>
              <w:rStyle w:val="Ttulo4Car"/>
              <w:rFonts w:ascii="Times New Roman" w:hAnsi="Times New Roman" w:cs="Times New Roman"/>
              <w:color w:val="auto"/>
              <w:szCs w:val="24"/>
              <w:lang w:eastAsia="es-CO"/>
            </w:rPr>
          </w:rPrChange>
        </w:rPr>
        <w:pPrChange w:id="747" w:author="Camilo Andrés Díaz Gómez" w:date="2023-03-17T00:48:00Z">
          <w:pPr>
            <w:pStyle w:val="Ttulo5"/>
            <w:ind w:firstLine="708"/>
          </w:pPr>
        </w:pPrChange>
      </w:pPr>
      <w:r w:rsidRPr="00215A76">
        <w:rPr>
          <w:rStyle w:val="Ttulo4Car"/>
          <w:rFonts w:ascii="Times New Roman" w:hAnsi="Times New Roman" w:cs="Times New Roman"/>
          <w:color w:val="auto"/>
          <w:rPrChange w:id="748" w:author="Camilo Andrés Díaz Gómez" w:date="2023-03-17T00:38: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Análisis de la simulación de dispositivos, circuitos y sistemas electrónicos para</w:t>
      </w:r>
      <w:r w:rsidRPr="00215A76">
        <w:rPr>
          <w:rStyle w:val="Textoennegrita"/>
          <w:rFonts w:ascii="Times New Roman" w:hAnsi="Times New Roman" w:cs="Times New Roman"/>
          <w:i/>
          <w:iCs/>
          <w:color w:val="auto"/>
          <w:bdr w:val="none" w:sz="0" w:space="0" w:color="auto" w:frame="1"/>
          <w:shd w:val="clear" w:color="auto" w:fill="FFFFFF"/>
          <w:rPrChange w:id="749" w:author="Camilo Andrés Díaz Gómez" w:date="2023-03-17T00:38: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 xml:space="preserve"> </w:t>
      </w:r>
      <w:r w:rsidRPr="00215A76">
        <w:rPr>
          <w:rStyle w:val="Ttulo4Car"/>
          <w:rFonts w:ascii="Times New Roman" w:hAnsi="Times New Roman" w:cs="Times New Roman"/>
          <w:color w:val="auto"/>
          <w:rPrChange w:id="750" w:author="Camilo Andrés Díaz Gómez" w:date="2023-03-17T00:38:00Z">
            <w:rPr>
              <w:rStyle w:val="Textoennegrita"/>
              <w:rFonts w:ascii="Times New Roman" w:eastAsia="Times New Roman" w:hAnsi="Times New Roman" w:cs="Times New Roman"/>
              <w:i/>
              <w:iCs/>
              <w:color w:val="222222"/>
              <w:szCs w:val="24"/>
              <w:bdr w:val="none" w:sz="0" w:space="0" w:color="auto" w:frame="1"/>
              <w:shd w:val="clear" w:color="auto" w:fill="FFFFFF"/>
              <w:lang w:eastAsia="es-CO"/>
            </w:rPr>
          </w:rPrChange>
        </w:rPr>
        <w:t>Internet de las cosas (IoT)</w:t>
      </w:r>
    </w:p>
    <w:p w14:paraId="21C704B6" w14:textId="77777777" w:rsidR="00215A76" w:rsidRPr="00215A76" w:rsidRDefault="00215A76">
      <w:pPr>
        <w:pStyle w:val="PrrAPA"/>
        <w:rPr>
          <w:rPrChange w:id="751" w:author="Camilo Andrés Díaz Gómez" w:date="2023-03-17T00:38:00Z">
            <w:rPr>
              <w:rStyle w:val="Textoennegrita"/>
              <w:rFonts w:asciiTheme="majorHAnsi" w:eastAsiaTheme="majorEastAsia" w:hAnsiTheme="majorHAnsi" w:cstheme="majorBidi"/>
              <w:i/>
              <w:iCs/>
              <w:color w:val="222222"/>
              <w:szCs w:val="22"/>
              <w:bdr w:val="none" w:sz="0" w:space="0" w:color="auto" w:frame="1"/>
              <w:shd w:val="clear" w:color="auto" w:fill="FFFFFF"/>
              <w:lang w:eastAsia="en-US"/>
            </w:rPr>
          </w:rPrChange>
        </w:rPr>
        <w:pPrChange w:id="752" w:author="Camilo Andrés Díaz Gómez" w:date="2023-03-22T16:27:00Z">
          <w:pPr>
            <w:pStyle w:val="NormalWeb"/>
            <w:spacing w:line="360" w:lineRule="auto"/>
            <w:jc w:val="both"/>
          </w:pPr>
        </w:pPrChange>
      </w:pPr>
    </w:p>
    <w:p w14:paraId="305C424A" w14:textId="77777777" w:rsidR="00F91A33" w:rsidRPr="00BD3055" w:rsidRDefault="00B048F9">
      <w:pPr>
        <w:pStyle w:val="PrrAPA"/>
        <w:rPr>
          <w:rStyle w:val="Textoennegrita"/>
          <w:rFonts w:asciiTheme="majorHAnsi" w:eastAsiaTheme="majorEastAsia" w:hAnsiTheme="majorHAnsi" w:cstheme="majorBidi"/>
          <w:b w:val="0"/>
          <w:bCs w:val="0"/>
          <w:color w:val="222222"/>
          <w:szCs w:val="22"/>
          <w:bdr w:val="none" w:sz="0" w:space="0" w:color="auto" w:frame="1"/>
          <w:shd w:val="clear" w:color="auto" w:fill="FFFFFF"/>
        </w:rPr>
        <w:pPrChange w:id="753" w:author="Camilo Andrés Díaz Gómez" w:date="2023-03-22T16:27:00Z">
          <w:pPr>
            <w:pStyle w:val="NormalWeb"/>
            <w:spacing w:line="360" w:lineRule="auto"/>
            <w:ind w:firstLine="709"/>
            <w:jc w:val="both"/>
          </w:pPr>
        </w:pPrChange>
      </w:pPr>
      <w:r w:rsidRPr="00BD3055">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002B9E98" w14:textId="77777777" w:rsidR="00215A76" w:rsidRDefault="00215A76">
      <w:pPr>
        <w:pStyle w:val="PrrAPA"/>
        <w:rPr>
          <w:ins w:id="754" w:author="Camilo Andrés Díaz Gómez" w:date="2023-03-17T00:38:00Z"/>
          <w:rStyle w:val="Textoennegrita"/>
          <w:b w:val="0"/>
          <w:bCs w:val="0"/>
          <w:color w:val="FF0000"/>
          <w:bdr w:val="none" w:sz="0" w:space="0" w:color="auto" w:frame="1"/>
          <w:shd w:val="clear" w:color="auto" w:fill="FFFFFF"/>
        </w:rPr>
        <w:pPrChange w:id="755" w:author="Camilo Andrés Díaz Gómez" w:date="2023-03-22T16:27:00Z">
          <w:pPr>
            <w:pStyle w:val="NormalWeb"/>
            <w:spacing w:line="360" w:lineRule="auto"/>
            <w:ind w:firstLine="720"/>
            <w:jc w:val="both"/>
          </w:pPr>
        </w:pPrChange>
      </w:pPr>
    </w:p>
    <w:p w14:paraId="559928F0" w14:textId="0705AF88" w:rsidR="00B048F9" w:rsidRDefault="00B048F9">
      <w:pPr>
        <w:pStyle w:val="PrrAPA"/>
        <w:rPr>
          <w:ins w:id="756" w:author="Camilo Andrés Díaz Gómez" w:date="2023-03-14T20:30:00Z"/>
          <w:rStyle w:val="Textoennegrita"/>
          <w:b w:val="0"/>
          <w:bCs w:val="0"/>
          <w:bdr w:val="none" w:sz="0" w:space="0" w:color="auto" w:frame="1"/>
          <w:shd w:val="clear" w:color="auto" w:fill="FFFFFF"/>
        </w:rPr>
        <w:pPrChange w:id="757" w:author="Camilo Andrés Díaz Gómez" w:date="2023-03-22T16:27:00Z">
          <w:pPr>
            <w:pStyle w:val="NormalWeb"/>
            <w:spacing w:line="360" w:lineRule="auto"/>
            <w:ind w:firstLine="720"/>
            <w:jc w:val="both"/>
          </w:pPr>
        </w:pPrChange>
      </w:pPr>
      <w:r w:rsidRPr="00BD3055">
        <w:rPr>
          <w:rStyle w:val="Textoennegrita"/>
          <w:b w:val="0"/>
          <w:bCs w:val="0"/>
          <w:color w:val="FF0000"/>
          <w:bdr w:val="none" w:sz="0" w:space="0" w:color="auto" w:frame="1"/>
          <w:shd w:val="clear" w:color="auto" w:fill="FFFFFF"/>
        </w:rPr>
        <w:t xml:space="preserve"> </w:t>
      </w:r>
      <w:r w:rsidRPr="00BD3055">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w:t>
      </w:r>
      <w:del w:id="758" w:author="DIANA CAROLINA CANDIA HERRERA" w:date="2023-03-07T09:42:00Z">
        <w:r w:rsidRPr="00BD3055" w:rsidDel="00843772">
          <w:rPr>
            <w:rStyle w:val="Textoennegrita"/>
            <w:b w:val="0"/>
            <w:bCs w:val="0"/>
            <w:bdr w:val="none" w:sz="0" w:space="0" w:color="auto" w:frame="1"/>
            <w:shd w:val="clear" w:color="auto" w:fill="FFFFFF"/>
          </w:rPr>
          <w:delText>una  red</w:delText>
        </w:r>
      </w:del>
      <w:ins w:id="759" w:author="DIANA CAROLINA CANDIA HERRERA" w:date="2023-03-07T09:42:00Z">
        <w:r w:rsidR="00843772" w:rsidRPr="00BD3055">
          <w:rPr>
            <w:rStyle w:val="Textoennegrita"/>
            <w:b w:val="0"/>
            <w:bCs w:val="0"/>
            <w:bdr w:val="none" w:sz="0" w:space="0" w:color="auto" w:frame="1"/>
            <w:shd w:val="clear" w:color="auto" w:fill="FFFFFF"/>
          </w:rPr>
          <w:t>una red</w:t>
        </w:r>
      </w:ins>
      <w:r w:rsidRPr="00BD3055">
        <w:rPr>
          <w:rStyle w:val="Textoennegrita"/>
          <w:b w:val="0"/>
          <w:bCs w:val="0"/>
          <w:bdr w:val="none" w:sz="0" w:space="0" w:color="auto" w:frame="1"/>
          <w:shd w:val="clear" w:color="auto" w:fill="FFFFFF"/>
        </w:rPr>
        <w:t xml:space="preserve"> IoT. </w:t>
      </w:r>
    </w:p>
    <w:p w14:paraId="47D8B44C" w14:textId="77777777" w:rsidR="00287D6C" w:rsidRPr="00BD3055" w:rsidRDefault="00287D6C">
      <w:pPr>
        <w:pStyle w:val="PrrAPA"/>
        <w:rPr>
          <w:rStyle w:val="Textoennegrita"/>
          <w:b w:val="0"/>
          <w:bCs w:val="0"/>
          <w:bdr w:val="none" w:sz="0" w:space="0" w:color="auto" w:frame="1"/>
          <w:shd w:val="clear" w:color="auto" w:fill="FFFFFF"/>
        </w:rPr>
        <w:pPrChange w:id="760" w:author="Camilo Andrés Díaz Gómez" w:date="2023-03-22T16:27:00Z">
          <w:pPr>
            <w:pStyle w:val="NormalWeb"/>
            <w:spacing w:line="360" w:lineRule="auto"/>
            <w:ind w:firstLine="709"/>
            <w:jc w:val="both"/>
          </w:pPr>
        </w:pPrChange>
      </w:pPr>
    </w:p>
    <w:p w14:paraId="3F2A4234" w14:textId="015532FD" w:rsidR="00AA1CC1" w:rsidRDefault="00AA1CC1">
      <w:pPr>
        <w:pStyle w:val="PrrAPA"/>
        <w:rPr>
          <w:ins w:id="761" w:author="Camilo Andrés Díaz Gómez" w:date="2023-03-17T00:39:00Z"/>
        </w:rPr>
        <w:pPrChange w:id="762" w:author="Camilo Andrés Díaz Gómez" w:date="2023-03-22T16:27:00Z">
          <w:pPr>
            <w:pStyle w:val="PrrAPA"/>
            <w:ind w:firstLine="720"/>
          </w:pPr>
        </w:pPrChange>
      </w:pPr>
      <w:r w:rsidRPr="00BD3055">
        <w:t xml:space="preserve">  </w:t>
      </w:r>
      <w:del w:id="763" w:author="Camilo Andrés Díaz Gómez" w:date="2023-03-14T20:24:00Z">
        <w:r w:rsidRPr="00BD3055" w:rsidDel="00952EC4">
          <w:delText xml:space="preserve"> </w:delText>
        </w:r>
      </w:del>
      <w:bookmarkStart w:id="764" w:name="_Hlk127619948"/>
      <w:r w:rsidRPr="00BD3055">
        <w:t xml:space="preserve">Con lo anterior, se generó la siguiente pregunta: </w:t>
      </w:r>
    </w:p>
    <w:p w14:paraId="3C91D34D" w14:textId="77777777" w:rsidR="00215A76" w:rsidRPr="00BD3055" w:rsidRDefault="00215A76">
      <w:pPr>
        <w:pStyle w:val="PrrAPA"/>
        <w:pPrChange w:id="765" w:author="Camilo Andrés Díaz Gómez" w:date="2023-03-22T16:27:00Z">
          <w:pPr>
            <w:pStyle w:val="PrrAPA"/>
            <w:ind w:firstLine="284"/>
          </w:pPr>
        </w:pPrChange>
      </w:pPr>
    </w:p>
    <w:p w14:paraId="6F9FE4C2" w14:textId="744D1210" w:rsidR="00682C23" w:rsidRPr="00BD3055" w:rsidRDefault="00682C23">
      <w:pPr>
        <w:pStyle w:val="PrrAPA"/>
        <w:rPr>
          <w:ins w:id="766" w:author="Camilo Andrés Díaz Gómez" w:date="2023-03-12T18:18:00Z"/>
        </w:rPr>
        <w:pPrChange w:id="767" w:author="Camilo Andrés Díaz Gómez" w:date="2023-03-22T16:27:00Z">
          <w:pPr>
            <w:pStyle w:val="PrrAPA"/>
            <w:ind w:firstLine="284"/>
          </w:pPr>
        </w:pPrChange>
      </w:pPr>
      <w:ins w:id="768" w:author="Camilo Andrés Díaz Gómez" w:date="2023-03-12T18:18:00Z">
        <w:r w:rsidRPr="00BD3055">
          <w:t xml:space="preserve">¿Cómo simular datos ambientales mediante el uso de Analítica de Datos </w:t>
        </w:r>
      </w:ins>
      <w:ins w:id="769" w:author="Camilo Andrés Díaz Gómez" w:date="2023-03-12T18:19:00Z">
        <w:r w:rsidRPr="00BD3055">
          <w:t xml:space="preserve">para </w:t>
        </w:r>
      </w:ins>
      <w:ins w:id="770" w:author="Camilo Andrés Díaz Gómez" w:date="2023-03-12T18:18:00Z">
        <w:r w:rsidRPr="00BD3055">
          <w:t>ayuda</w:t>
        </w:r>
      </w:ins>
      <w:ins w:id="771" w:author="Camilo Andrés Díaz Gómez" w:date="2023-03-12T18:19:00Z">
        <w:r w:rsidRPr="00BD3055">
          <w:t>r</w:t>
        </w:r>
      </w:ins>
      <w:ins w:id="772" w:author="Camilo Andrés Díaz Gómez" w:date="2023-03-12T18:18:00Z">
        <w:r w:rsidRPr="00BD3055">
          <w:t xml:space="preserve"> en la generación de proyectos para modelos IoT?</w:t>
        </w:r>
      </w:ins>
    </w:p>
    <w:p w14:paraId="17489749" w14:textId="32EAAA9C" w:rsidR="00682C23" w:rsidRPr="00BD3055" w:rsidRDefault="00AA1CC1">
      <w:pPr>
        <w:pStyle w:val="PrrAPA"/>
        <w:rPr>
          <w:ins w:id="773" w:author="Camilo Andrés Díaz Gómez" w:date="2023-03-12T18:17:00Z"/>
        </w:rPr>
        <w:pPrChange w:id="774" w:author="Camilo Andrés Díaz Gómez" w:date="2023-03-22T16:27:00Z">
          <w:pPr>
            <w:spacing w:after="160" w:line="259" w:lineRule="auto"/>
            <w:jc w:val="left"/>
          </w:pPr>
        </w:pPrChange>
      </w:pPr>
      <w:del w:id="775" w:author="Camilo Andrés Díaz Gómez" w:date="2023-03-12T18:18:00Z">
        <w:r w:rsidRPr="00BD3055" w:rsidDel="00682C23">
          <w:delText>¿Cómo simular datos ambientales en un modelo IoT para validar herramientas de analítica de datos?</w:delText>
        </w:r>
      </w:del>
      <w:ins w:id="776" w:author="Camilo Andrés Díaz Gómez" w:date="2023-03-12T18:17:00Z">
        <w:r w:rsidR="00682C23" w:rsidRPr="00BD3055">
          <w:br w:type="page"/>
        </w:r>
      </w:ins>
    </w:p>
    <w:p w14:paraId="1D29F452" w14:textId="77777777" w:rsidR="00AA1CC1" w:rsidRPr="00BD3055" w:rsidDel="00682C23" w:rsidRDefault="00AA1CC1">
      <w:pPr>
        <w:pStyle w:val="PrrAPA"/>
        <w:ind w:firstLine="284"/>
        <w:rPr>
          <w:ins w:id="777" w:author="DIANA CAROLINA CANDIA HERRERA" w:date="2023-03-07T09:43:00Z"/>
          <w:del w:id="778" w:author="Camilo Andrés Díaz Gómez" w:date="2023-03-12T18:17:00Z"/>
        </w:rPr>
      </w:pPr>
    </w:p>
    <w:p w14:paraId="7BE85439" w14:textId="02378771" w:rsidR="00956AE0" w:rsidRPr="00BD3055" w:rsidDel="00682C23" w:rsidRDefault="00956AE0">
      <w:pPr>
        <w:pStyle w:val="PrrAPA"/>
        <w:ind w:firstLine="284"/>
        <w:rPr>
          <w:del w:id="779" w:author="Camilo Andrés Díaz Gómez" w:date="2023-03-12T18:17:00Z"/>
        </w:rPr>
      </w:pPr>
      <w:ins w:id="780" w:author="DIANA CAROLINA CANDIA HERRERA" w:date="2023-03-07T09:44:00Z">
        <w:del w:id="781" w:author="Camilo Andrés Díaz Gómez" w:date="2023-03-12T18:17:00Z">
          <w:r w:rsidRPr="00BD3055" w:rsidDel="00682C23">
            <w:delText>¿Cómo la</w:delText>
          </w:r>
        </w:del>
      </w:ins>
      <w:ins w:id="782" w:author="DIANA CAROLINA CANDIA HERRERA" w:date="2023-03-07T09:45:00Z">
        <w:del w:id="783" w:author="Camilo Andrés Díaz Gómez" w:date="2023-03-12T18:17:00Z">
          <w:r w:rsidRPr="00BD3055" w:rsidDel="00682C23">
            <w:delText xml:space="preserve"> simulación de datos ambientales</w:delText>
          </w:r>
        </w:del>
      </w:ins>
      <w:ins w:id="784" w:author="DIANA CAROLINA CANDIA HERRERA" w:date="2023-03-07T09:46:00Z">
        <w:del w:id="785" w:author="Camilo Andrés Díaz Gómez" w:date="2023-03-12T18:17:00Z">
          <w:r w:rsidRPr="00BD3055" w:rsidDel="00682C23">
            <w:delText xml:space="preserve"> mediante el uso de analítica de </w:delText>
          </w:r>
        </w:del>
      </w:ins>
      <w:ins w:id="786" w:author="DIANA CAROLINA CANDIA HERRERA" w:date="2023-03-07T09:47:00Z">
        <w:del w:id="787" w:author="Camilo Andrés Díaz Gómez" w:date="2023-03-12T18:17:00Z">
          <w:r w:rsidRPr="00BD3055" w:rsidDel="00682C23">
            <w:delText>datos</w:delText>
          </w:r>
        </w:del>
      </w:ins>
      <w:ins w:id="788" w:author="DIANA CAROLINA CANDIA HERRERA" w:date="2023-03-07T09:45:00Z">
        <w:del w:id="789" w:author="Camilo Andrés Díaz Gómez" w:date="2023-03-12T18:17:00Z">
          <w:r w:rsidRPr="00BD3055" w:rsidDel="00682C23">
            <w:delText xml:space="preserve"> ayuda en la generación de proyectos </w:delText>
          </w:r>
        </w:del>
      </w:ins>
      <w:ins w:id="790" w:author="DIANA CAROLINA CANDIA HERRERA" w:date="2023-03-07T09:46:00Z">
        <w:del w:id="791" w:author="Camilo Andrés Díaz Gómez" w:date="2023-03-12T18:17:00Z">
          <w:r w:rsidRPr="00BD3055" w:rsidDel="00682C23">
            <w:delText>para modelos IoT?</w:delText>
          </w:r>
        </w:del>
      </w:ins>
    </w:p>
    <w:bookmarkEnd w:id="764"/>
    <w:p w14:paraId="0C79FEA2" w14:textId="0331C684" w:rsidR="00AA1CC1" w:rsidRPr="00BD3055" w:rsidDel="00682C23" w:rsidRDefault="00AA1CC1">
      <w:pPr>
        <w:pStyle w:val="PrrAPA"/>
        <w:ind w:firstLine="284"/>
        <w:rPr>
          <w:del w:id="792" w:author="Camilo Andrés Díaz Gómez" w:date="2023-03-12T18:17:00Z"/>
          <w:b/>
          <w:bCs/>
          <w:color w:val="FF0000"/>
          <w:bdr w:val="none" w:sz="0" w:space="0" w:color="auto" w:frame="1"/>
          <w:shd w:val="clear" w:color="auto" w:fill="FFFFFF"/>
        </w:rPr>
        <w:pPrChange w:id="793" w:author="Camilo Andrés Díaz Gómez" w:date="2023-03-17T00:48:00Z">
          <w:pPr>
            <w:pStyle w:val="NormalWeb"/>
            <w:spacing w:line="360" w:lineRule="auto"/>
            <w:ind w:firstLine="709"/>
            <w:jc w:val="both"/>
          </w:pPr>
        </w:pPrChange>
      </w:pPr>
    </w:p>
    <w:p w14:paraId="1360695F" w14:textId="32BFE00E" w:rsidR="00771EC6" w:rsidRPr="00BD3055" w:rsidDel="00682C23" w:rsidRDefault="00771EC6">
      <w:pPr>
        <w:pStyle w:val="NormalWeb"/>
        <w:spacing w:line="360" w:lineRule="auto"/>
        <w:ind w:firstLine="709"/>
        <w:jc w:val="both"/>
        <w:rPr>
          <w:del w:id="794" w:author="Camilo Andrés Díaz Gómez" w:date="2023-03-12T18:16:00Z"/>
          <w:b/>
          <w:bCs/>
          <w:color w:val="FF0000"/>
          <w:bdr w:val="none" w:sz="0" w:space="0" w:color="auto" w:frame="1"/>
          <w:shd w:val="clear" w:color="auto" w:fill="FFFFFF"/>
        </w:rPr>
      </w:pPr>
    </w:p>
    <w:p w14:paraId="3039ADBC" w14:textId="0603582C" w:rsidR="00771EC6" w:rsidRPr="00BD3055" w:rsidDel="00682C23" w:rsidRDefault="00771EC6">
      <w:pPr>
        <w:pStyle w:val="NormalWeb"/>
        <w:spacing w:line="360" w:lineRule="auto"/>
        <w:ind w:firstLine="709"/>
        <w:jc w:val="both"/>
        <w:rPr>
          <w:del w:id="795" w:author="Camilo Andrés Díaz Gómez" w:date="2023-03-12T18:16:00Z"/>
          <w:b/>
          <w:bCs/>
          <w:color w:val="FF0000"/>
          <w:bdr w:val="none" w:sz="0" w:space="0" w:color="auto" w:frame="1"/>
          <w:shd w:val="clear" w:color="auto" w:fill="FFFFFF"/>
        </w:rPr>
      </w:pPr>
    </w:p>
    <w:p w14:paraId="15D08887" w14:textId="495A56B7" w:rsidR="00771EC6" w:rsidRPr="00BD3055" w:rsidDel="00682C23" w:rsidRDefault="00771EC6">
      <w:pPr>
        <w:pStyle w:val="NormalWeb"/>
        <w:spacing w:line="360" w:lineRule="auto"/>
        <w:ind w:firstLine="709"/>
        <w:jc w:val="both"/>
        <w:rPr>
          <w:del w:id="796" w:author="Camilo Andrés Díaz Gómez" w:date="2023-03-12T18:16:00Z"/>
          <w:b/>
          <w:bCs/>
          <w:color w:val="FF0000"/>
          <w:bdr w:val="none" w:sz="0" w:space="0" w:color="auto" w:frame="1"/>
          <w:shd w:val="clear" w:color="auto" w:fill="FFFFFF"/>
        </w:rPr>
      </w:pPr>
    </w:p>
    <w:p w14:paraId="665A4050" w14:textId="5FE0756C" w:rsidR="00771EC6" w:rsidRPr="00BD3055" w:rsidDel="00682C23" w:rsidRDefault="00771EC6">
      <w:pPr>
        <w:pStyle w:val="NormalWeb"/>
        <w:spacing w:line="360" w:lineRule="auto"/>
        <w:jc w:val="both"/>
        <w:rPr>
          <w:del w:id="797" w:author="Camilo Andrés Díaz Gómez" w:date="2023-03-12T18:16:00Z"/>
          <w:b/>
          <w:bCs/>
          <w:color w:val="FF0000"/>
          <w:bdr w:val="none" w:sz="0" w:space="0" w:color="auto" w:frame="1"/>
          <w:shd w:val="clear" w:color="auto" w:fill="FFFFFF"/>
        </w:rPr>
        <w:pPrChange w:id="798" w:author="Camilo Andrés Díaz Gómez" w:date="2023-03-17T00:48:00Z">
          <w:pPr>
            <w:pStyle w:val="NormalWeb"/>
            <w:spacing w:line="360" w:lineRule="auto"/>
            <w:ind w:firstLine="709"/>
            <w:jc w:val="both"/>
          </w:pPr>
        </w:pPrChange>
      </w:pPr>
    </w:p>
    <w:p w14:paraId="52873931" w14:textId="04E76E36" w:rsidR="00704945" w:rsidRPr="00BD3055" w:rsidDel="00682C23" w:rsidRDefault="00704945">
      <w:pPr>
        <w:pStyle w:val="PrrAPA"/>
        <w:ind w:firstLine="284"/>
        <w:jc w:val="center"/>
        <w:rPr>
          <w:del w:id="799" w:author="Camilo Andrés Díaz Gómez" w:date="2023-03-12T18:16:00Z"/>
          <w:b/>
          <w:bCs/>
        </w:rPr>
      </w:pPr>
    </w:p>
    <w:p w14:paraId="531E3163" w14:textId="6985F14E" w:rsidR="00B048F9" w:rsidRPr="00BD3055" w:rsidRDefault="00785CED">
      <w:pPr>
        <w:pStyle w:val="Ttulo2"/>
        <w:jc w:val="center"/>
        <w:pPrChange w:id="800" w:author="Camilo Andrés Díaz Gómez" w:date="2023-03-17T00:48:00Z">
          <w:pPr>
            <w:pStyle w:val="PrrAPA"/>
            <w:ind w:firstLine="284"/>
            <w:jc w:val="center"/>
          </w:pPr>
        </w:pPrChange>
      </w:pPr>
      <w:bookmarkStart w:id="801" w:name="_Toc129623648"/>
      <w:bookmarkStart w:id="802" w:name="_Toc130385261"/>
      <w:r w:rsidRPr="00BD3055">
        <w:rPr>
          <w:rFonts w:cs="Times New Roman"/>
        </w:rPr>
        <w:t>Justificación</w:t>
      </w:r>
      <w:bookmarkEnd w:id="801"/>
      <w:bookmarkEnd w:id="802"/>
    </w:p>
    <w:p w14:paraId="2AB55D60" w14:textId="77777777" w:rsidR="00215A76" w:rsidRPr="00E30F2C" w:rsidRDefault="00215A76">
      <w:pPr>
        <w:pStyle w:val="PrrAPA"/>
        <w:rPr>
          <w:ins w:id="803" w:author="Camilo Andrés Díaz Gómez" w:date="2023-03-17T00:39:00Z"/>
        </w:rPr>
        <w:pPrChange w:id="804" w:author="Camilo Andrés Díaz Gómez" w:date="2023-03-22T16:28:00Z">
          <w:pPr>
            <w:pStyle w:val="PrrAPA"/>
            <w:ind w:firstLine="720"/>
          </w:pPr>
        </w:pPrChange>
      </w:pPr>
    </w:p>
    <w:p w14:paraId="034F89F3" w14:textId="6F7D0853" w:rsidR="007743C4" w:rsidRPr="00E30F2C" w:rsidDel="00215A76" w:rsidRDefault="007743C4">
      <w:pPr>
        <w:pStyle w:val="PrrAPA"/>
        <w:rPr>
          <w:del w:id="805" w:author="Camilo Andrés Díaz Gómez" w:date="2023-03-17T00:39:00Z"/>
        </w:rPr>
        <w:pPrChange w:id="806" w:author="Camilo Andrés Díaz Gómez" w:date="2023-03-22T16:28:00Z">
          <w:pPr>
            <w:pStyle w:val="PrrAPA"/>
            <w:ind w:firstLine="720"/>
          </w:pPr>
        </w:pPrChange>
      </w:pPr>
      <w:r w:rsidRPr="00E30F2C">
        <w:t>Las redes IoT están compuestas por dispositivos como</w:t>
      </w:r>
      <w:ins w:id="807" w:author="DIANA CAROLINA CANDIA HERRERA" w:date="2023-03-07T09:57:00Z">
        <w:r w:rsidR="003D4F76" w:rsidRPr="00E30F2C">
          <w:t>:</w:t>
        </w:r>
      </w:ins>
      <w:r w:rsidRPr="00E30F2C">
        <w:t xml:space="preserve"> sensores, actuadores, </w:t>
      </w:r>
      <w:proofErr w:type="spellStart"/>
      <w:r w:rsidRPr="00E30F2C">
        <w:t>cloud</w:t>
      </w:r>
      <w:proofErr w:type="spellEnd"/>
      <w:r w:rsidRPr="00E30F2C">
        <w:t xml:space="preserve">, entre otros. Estos dispositivos se encargan de recopilar e intercambiar información entre ellos y de esta manera cumplir con los propósitos planteados por </w:t>
      </w:r>
      <w:del w:id="808" w:author="DIANA CAROLINA CANDIA HERRERA" w:date="2023-03-07T09:57:00Z">
        <w:r w:rsidRPr="00E30F2C" w:rsidDel="003D4F76">
          <w:delText xml:space="preserve">el o </w:delText>
        </w:r>
      </w:del>
      <w:r w:rsidRPr="00E30F2C">
        <w:t>los usuarios. Por esta razón es muy importante seleccionar los dispositivos que más se adapten y cumplan los propósitos con los que la red IoT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E30F2C">
        <w:t>, es por esto que se tiene una estructura de un árbol de problema que permite explicar mejor la justificación del proyecto (ver Figura 1).</w:t>
      </w:r>
    </w:p>
    <w:p w14:paraId="1D6BE4C7" w14:textId="6AB11FC5" w:rsidR="007743C4" w:rsidRPr="00E30F2C" w:rsidDel="00DB0B24" w:rsidRDefault="007743C4">
      <w:pPr>
        <w:pStyle w:val="PrrAPA"/>
        <w:rPr>
          <w:del w:id="809" w:author="Steff Guzmán" w:date="2023-03-13T18:34:00Z"/>
        </w:rPr>
        <w:pPrChange w:id="810" w:author="Camilo Andrés Díaz Gómez" w:date="2023-03-22T16:28:00Z">
          <w:pPr/>
        </w:pPrChange>
      </w:pPr>
    </w:p>
    <w:p w14:paraId="281CBE48" w14:textId="14911E3B" w:rsidR="00DB0B24" w:rsidRPr="00E30F2C" w:rsidRDefault="00DB0B24">
      <w:pPr>
        <w:pStyle w:val="PrrAPA"/>
        <w:rPr>
          <w:ins w:id="811" w:author="Steff Guzmán" w:date="2023-03-13T19:00:00Z"/>
        </w:rPr>
        <w:pPrChange w:id="812" w:author="Camilo Andrés Díaz Gómez" w:date="2023-03-22T16:28:00Z">
          <w:pPr>
            <w:pStyle w:val="Descripcin"/>
          </w:pPr>
        </w:pPrChange>
      </w:pPr>
    </w:p>
    <w:p w14:paraId="1E418A3D" w14:textId="407CD756" w:rsidR="00DB0B24" w:rsidRPr="00BD3055" w:rsidRDefault="00DB0B24" w:rsidP="00EE67FE">
      <w:pPr>
        <w:rPr>
          <w:ins w:id="813" w:author="Steff Guzmán" w:date="2023-03-13T19:00:00Z"/>
          <w:rFonts w:cs="Times New Roman"/>
        </w:rPr>
      </w:pPr>
    </w:p>
    <w:p w14:paraId="105DD995" w14:textId="6599288F" w:rsidR="00DB0B24" w:rsidRPr="00BD3055" w:rsidDel="00215A76" w:rsidRDefault="00DB0B24">
      <w:pPr>
        <w:rPr>
          <w:ins w:id="814" w:author="Steff Guzmán" w:date="2023-03-13T19:00:00Z"/>
          <w:del w:id="815" w:author="Camilo Andrés Díaz Gómez" w:date="2023-03-17T00:39:00Z"/>
          <w:rFonts w:cs="Times New Roman"/>
        </w:rPr>
      </w:pPr>
    </w:p>
    <w:p w14:paraId="3275BE2A" w14:textId="3FB5D8C8" w:rsidR="00DB0B24" w:rsidRPr="00BD3055" w:rsidDel="00215A76" w:rsidRDefault="00DB0B24">
      <w:pPr>
        <w:rPr>
          <w:ins w:id="816" w:author="Steff Guzmán" w:date="2023-03-13T19:00:00Z"/>
          <w:del w:id="817" w:author="Camilo Andrés Díaz Gómez" w:date="2023-03-17T00:39:00Z"/>
          <w:rFonts w:cs="Times New Roman"/>
        </w:rPr>
      </w:pPr>
    </w:p>
    <w:p w14:paraId="6F908170" w14:textId="3E4A3A89" w:rsidR="00DB0B24" w:rsidRPr="00BD3055" w:rsidDel="00215A76" w:rsidRDefault="00DB0B24">
      <w:pPr>
        <w:rPr>
          <w:ins w:id="818" w:author="Steff Guzmán" w:date="2023-03-13T19:00:00Z"/>
          <w:del w:id="819" w:author="Camilo Andrés Díaz Gómez" w:date="2023-03-17T00:39:00Z"/>
          <w:rFonts w:cs="Times New Roman"/>
        </w:rPr>
      </w:pPr>
    </w:p>
    <w:p w14:paraId="7756DC05" w14:textId="40B4775B" w:rsidR="00DB0B24" w:rsidRPr="00BD3055" w:rsidDel="00215A76" w:rsidRDefault="00DB0B24">
      <w:pPr>
        <w:rPr>
          <w:ins w:id="820" w:author="Steff Guzmán" w:date="2023-03-13T19:00:00Z"/>
          <w:del w:id="821" w:author="Camilo Andrés Díaz Gómez" w:date="2023-03-17T00:39:00Z"/>
          <w:rFonts w:cs="Times New Roman"/>
        </w:rPr>
      </w:pPr>
    </w:p>
    <w:p w14:paraId="5E189A51" w14:textId="6653B2E0" w:rsidR="00DB0B24" w:rsidRPr="00BD3055" w:rsidDel="00215A76" w:rsidRDefault="00DB0B24">
      <w:pPr>
        <w:rPr>
          <w:ins w:id="822" w:author="Steff Guzmán" w:date="2023-03-13T19:00:00Z"/>
          <w:del w:id="823" w:author="Camilo Andrés Díaz Gómez" w:date="2023-03-17T00:39:00Z"/>
          <w:rFonts w:cs="Times New Roman"/>
        </w:rPr>
      </w:pPr>
    </w:p>
    <w:p w14:paraId="4C59FA0F" w14:textId="34022CE4" w:rsidR="00DB0B24" w:rsidRPr="00BD3055" w:rsidDel="00215A76" w:rsidRDefault="00DB0B24">
      <w:pPr>
        <w:rPr>
          <w:ins w:id="824" w:author="Steff Guzmán" w:date="2023-03-13T19:00:00Z"/>
          <w:del w:id="825" w:author="Camilo Andrés Díaz Gómez" w:date="2023-03-17T00:39:00Z"/>
          <w:rFonts w:cs="Times New Roman"/>
        </w:rPr>
      </w:pPr>
    </w:p>
    <w:p w14:paraId="37B11623" w14:textId="528107C9" w:rsidR="00DB0B24" w:rsidRPr="00BD3055" w:rsidDel="00215A76" w:rsidRDefault="00DB0B24">
      <w:pPr>
        <w:rPr>
          <w:ins w:id="826" w:author="Steff Guzmán" w:date="2023-03-13T19:00:00Z"/>
          <w:del w:id="827" w:author="Camilo Andrés Díaz Gómez" w:date="2023-03-17T00:39:00Z"/>
          <w:rFonts w:cs="Times New Roman"/>
        </w:rPr>
      </w:pPr>
    </w:p>
    <w:p w14:paraId="6A0C9BD1" w14:textId="3B148582" w:rsidR="00DB0B24" w:rsidRPr="00BD3055" w:rsidDel="00215A76" w:rsidRDefault="00DB0B24">
      <w:pPr>
        <w:rPr>
          <w:ins w:id="828" w:author="Steff Guzmán" w:date="2023-03-13T19:00:00Z"/>
          <w:del w:id="829" w:author="Camilo Andrés Díaz Gómez" w:date="2023-03-17T00:39:00Z"/>
          <w:rFonts w:cs="Times New Roman"/>
        </w:rPr>
      </w:pPr>
    </w:p>
    <w:p w14:paraId="179BAC0C" w14:textId="1D529DC0" w:rsidR="00DB0B24" w:rsidRPr="00BD3055" w:rsidDel="00215A76" w:rsidRDefault="00DB0B24">
      <w:pPr>
        <w:rPr>
          <w:ins w:id="830" w:author="Steff Guzmán" w:date="2023-03-13T19:00:00Z"/>
          <w:del w:id="831" w:author="Camilo Andrés Díaz Gómez" w:date="2023-03-17T00:39:00Z"/>
          <w:rFonts w:cs="Times New Roman"/>
        </w:rPr>
      </w:pPr>
    </w:p>
    <w:p w14:paraId="363A870F" w14:textId="057A9A35" w:rsidR="00DB0B24" w:rsidRPr="00BD3055" w:rsidDel="00215A76" w:rsidRDefault="00DB0B24">
      <w:pPr>
        <w:rPr>
          <w:ins w:id="832" w:author="Steff Guzmán" w:date="2023-03-13T19:00:00Z"/>
          <w:del w:id="833" w:author="Camilo Andrés Díaz Gómez" w:date="2023-03-17T00:39:00Z"/>
          <w:rFonts w:cs="Times New Roman"/>
        </w:rPr>
        <w:pPrChange w:id="834" w:author="Camilo Andrés Díaz Gómez" w:date="2023-03-17T00:48:00Z">
          <w:pPr>
            <w:pStyle w:val="Descripcin"/>
          </w:pPr>
        </w:pPrChange>
      </w:pPr>
    </w:p>
    <w:p w14:paraId="718576AB" w14:textId="3873FB6D" w:rsidR="00244CE1" w:rsidRPr="00BD3055" w:rsidDel="00215A76" w:rsidRDefault="007743C4">
      <w:pPr>
        <w:pStyle w:val="Descripcin"/>
        <w:spacing w:line="360" w:lineRule="auto"/>
        <w:rPr>
          <w:del w:id="835" w:author="Camilo Andrés Díaz Gómez" w:date="2023-03-17T00:39:00Z"/>
          <w:rFonts w:cs="Times New Roman"/>
        </w:rPr>
        <w:pPrChange w:id="836" w:author="Camilo Andrés Díaz Gómez" w:date="2023-03-17T00:48:00Z">
          <w:pPr>
            <w:pStyle w:val="Descripcin"/>
          </w:pPr>
        </w:pPrChange>
      </w:pPr>
      <w:del w:id="837" w:author="Camilo Andrés Díaz Gómez" w:date="2023-03-17T00:39:00Z">
        <w:r w:rsidRPr="00BD3055" w:rsidDel="00215A76">
          <w:rPr>
            <w:rFonts w:cs="Times New Roman"/>
          </w:rPr>
          <w:delText>Figura 1.</w:delText>
        </w:r>
      </w:del>
    </w:p>
    <w:p w14:paraId="38CC9E2D" w14:textId="5481579E" w:rsidR="00C87243" w:rsidRPr="00BD3055" w:rsidDel="00215A76" w:rsidRDefault="00C87243">
      <w:pPr>
        <w:rPr>
          <w:ins w:id="838" w:author="Steff Guzmán" w:date="2023-03-13T18:42:00Z"/>
          <w:del w:id="839" w:author="Camilo Andrés Díaz Gómez" w:date="2023-03-17T00:39:00Z"/>
          <w:rFonts w:cs="Times New Roman"/>
        </w:rPr>
      </w:pPr>
    </w:p>
    <w:p w14:paraId="10003BE2" w14:textId="77777777" w:rsidR="00A023DA" w:rsidRPr="00BD3055" w:rsidRDefault="00C87243" w:rsidP="00EE67FE">
      <w:pPr>
        <w:rPr>
          <w:ins w:id="840" w:author="Camilo Andrés Díaz Gómez" w:date="2023-03-14T20:02:00Z"/>
          <w:rFonts w:cs="Times New Roman"/>
          <w:i/>
          <w:iCs/>
        </w:rPr>
      </w:pPr>
      <w:bookmarkStart w:id="841" w:name="_Toc129721771"/>
      <w:ins w:id="842" w:author="Steff Guzmán" w:date="2023-03-13T18:45:00Z">
        <w:r w:rsidRPr="00A023DA">
          <w:rPr>
            <w:rFonts w:cs="Times New Roman"/>
            <w:b/>
            <w:bCs/>
            <w:rPrChange w:id="843" w:author="Camilo Andrés Díaz Gómez" w:date="2023-03-14T20:02:00Z">
              <w:rPr>
                <w:rFonts w:cs="Times New Roman"/>
              </w:rPr>
            </w:rPrChange>
          </w:rPr>
          <w:t xml:space="preserve">Figura </w:t>
        </w:r>
        <w:r w:rsidRPr="00A023DA">
          <w:rPr>
            <w:rFonts w:cs="Times New Roman"/>
            <w:b/>
            <w:bCs/>
            <w:rPrChange w:id="844" w:author="Camilo Andrés Díaz Gómez" w:date="2023-03-14T20:02:00Z">
              <w:rPr>
                <w:rFonts w:cs="Times New Roman"/>
              </w:rPr>
            </w:rPrChange>
          </w:rPr>
          <w:fldChar w:fldCharType="begin"/>
        </w:r>
        <w:r w:rsidRPr="00A023DA">
          <w:rPr>
            <w:rFonts w:cs="Times New Roman"/>
            <w:b/>
            <w:bCs/>
            <w:rPrChange w:id="845" w:author="Camilo Andrés Díaz Gómez" w:date="2023-03-14T20:02:00Z">
              <w:rPr>
                <w:rFonts w:cs="Times New Roman"/>
              </w:rPr>
            </w:rPrChange>
          </w:rPr>
          <w:instrText xml:space="preserve"> SEQ Figura \* ARABIC </w:instrText>
        </w:r>
      </w:ins>
      <w:r w:rsidRPr="00A023DA">
        <w:rPr>
          <w:rFonts w:cs="Times New Roman"/>
          <w:b/>
          <w:bCs/>
          <w:rPrChange w:id="846" w:author="Camilo Andrés Díaz Gómez" w:date="2023-03-14T20:02:00Z">
            <w:rPr>
              <w:rFonts w:cs="Times New Roman"/>
            </w:rPr>
          </w:rPrChange>
        </w:rPr>
        <w:fldChar w:fldCharType="separate"/>
      </w:r>
      <w:ins w:id="847" w:author="Steff Guzmán" w:date="2023-03-13T18:48:00Z">
        <w:r w:rsidRPr="00A023DA">
          <w:rPr>
            <w:rFonts w:cs="Times New Roman"/>
            <w:b/>
            <w:bCs/>
            <w:noProof/>
            <w:rPrChange w:id="848" w:author="Camilo Andrés Díaz Gómez" w:date="2023-03-14T20:02:00Z">
              <w:rPr>
                <w:rFonts w:cs="Times New Roman"/>
                <w:noProof/>
              </w:rPr>
            </w:rPrChange>
          </w:rPr>
          <w:t>1</w:t>
        </w:r>
      </w:ins>
      <w:ins w:id="849" w:author="Steff Guzmán" w:date="2023-03-13T18:45:00Z">
        <w:r w:rsidRPr="00A023DA">
          <w:rPr>
            <w:rFonts w:cs="Times New Roman"/>
            <w:b/>
            <w:bCs/>
            <w:rPrChange w:id="850" w:author="Camilo Andrés Díaz Gómez" w:date="2023-03-14T20:02:00Z">
              <w:rPr>
                <w:rFonts w:cs="Times New Roman"/>
              </w:rPr>
            </w:rPrChange>
          </w:rPr>
          <w:fldChar w:fldCharType="end"/>
        </w:r>
      </w:ins>
      <w:ins w:id="851" w:author="Camilo Andrés Díaz Gómez" w:date="2023-03-14T19:50:00Z">
        <w:r w:rsidR="00BD3055">
          <w:rPr>
            <w:rFonts w:cs="Times New Roman"/>
          </w:rPr>
          <w:t xml:space="preserve"> </w:t>
        </w:r>
      </w:ins>
      <w:ins w:id="852" w:author="Camilo Andrés Díaz Gómez" w:date="2023-03-14T20:02:00Z">
        <w:r w:rsidR="00A023DA" w:rsidRPr="00BD3055">
          <w:rPr>
            <w:rFonts w:cs="Times New Roman"/>
            <w:i/>
            <w:iCs/>
          </w:rPr>
          <w:t>Árbol de Problema</w:t>
        </w:r>
        <w:bookmarkEnd w:id="841"/>
      </w:ins>
    </w:p>
    <w:p w14:paraId="24359860" w14:textId="74060346" w:rsidR="00C87243" w:rsidRPr="00BD3055" w:rsidDel="00215A76" w:rsidRDefault="00C87243">
      <w:pPr>
        <w:pStyle w:val="Descripcin"/>
        <w:spacing w:line="360" w:lineRule="auto"/>
        <w:rPr>
          <w:ins w:id="853" w:author="Steff Guzmán" w:date="2023-03-13T18:41:00Z"/>
          <w:del w:id="854" w:author="Camilo Andrés Díaz Gómez" w:date="2023-03-17T00:39:00Z"/>
          <w:rFonts w:cs="Times New Roman"/>
        </w:rPr>
        <w:pPrChange w:id="855" w:author="Camilo Andrés Díaz Gómez" w:date="2023-03-17T00:48:00Z">
          <w:pPr/>
        </w:pPrChange>
      </w:pPr>
    </w:p>
    <w:p w14:paraId="2A5E5576" w14:textId="116F6293" w:rsidR="007743C4" w:rsidRPr="00BD3055" w:rsidDel="00A023DA" w:rsidRDefault="007743C4">
      <w:pPr>
        <w:rPr>
          <w:del w:id="856" w:author="Camilo Andrés Díaz Gómez" w:date="2023-03-14T20:02:00Z"/>
          <w:rFonts w:cs="Times New Roman"/>
          <w:i/>
          <w:iCs/>
        </w:rPr>
      </w:pPr>
      <w:del w:id="857" w:author="Camilo Andrés Díaz Gómez" w:date="2023-03-14T20:02:00Z">
        <w:r w:rsidRPr="00BD3055" w:rsidDel="00A023DA">
          <w:rPr>
            <w:rFonts w:cs="Times New Roman"/>
            <w:i/>
            <w:iCs/>
          </w:rPr>
          <w:delText>Árbol de Problema</w:delText>
        </w:r>
      </w:del>
    </w:p>
    <w:p w14:paraId="00015F25" w14:textId="380E8596" w:rsidR="007743C4" w:rsidDel="00A023DA" w:rsidRDefault="007743C4">
      <w:pPr>
        <w:jc w:val="center"/>
        <w:rPr>
          <w:del w:id="858" w:author="Camilo Andrés Díaz Gómez" w:date="2023-03-12T18:19:00Z"/>
        </w:rPr>
        <w:pPrChange w:id="859" w:author="Camilo Andrés Díaz Gómez" w:date="2023-03-17T00:48:00Z">
          <w:pPr/>
        </w:pPrChange>
      </w:pPr>
      <w:r w:rsidRPr="00BD3055">
        <w:rPr>
          <w:rFonts w:cs="Times New Roman"/>
          <w:noProof/>
        </w:rPr>
        <w:drawing>
          <wp:inline distT="0" distB="0" distL="0" distR="0" wp14:anchorId="4FABC8A9" wp14:editId="4483DEB3">
            <wp:extent cx="4352925" cy="3235422"/>
            <wp:effectExtent l="0" t="0" r="0" b="317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9"/>
                    <a:srcRect l="12094" r="12221"/>
                    <a:stretch/>
                  </pic:blipFill>
                  <pic:spPr bwMode="auto">
                    <a:xfrm>
                      <a:off x="0" y="0"/>
                      <a:ext cx="4392120" cy="3264555"/>
                    </a:xfrm>
                    <a:prstGeom prst="rect">
                      <a:avLst/>
                    </a:prstGeom>
                    <a:ln>
                      <a:noFill/>
                    </a:ln>
                    <a:extLst>
                      <a:ext uri="{53640926-AAD7-44D8-BBD7-CCE9431645EC}">
                        <a14:shadowObscured xmlns:a14="http://schemas.microsoft.com/office/drawing/2010/main"/>
                      </a:ext>
                    </a:extLst>
                  </pic:spPr>
                </pic:pic>
              </a:graphicData>
            </a:graphic>
          </wp:inline>
        </w:drawing>
      </w:r>
      <w:ins w:id="860" w:author="Camilo Andrés Díaz Gómez" w:date="2023-03-12T18:19:00Z">
        <w:del w:id="861" w:author="Steff Guzmán" w:date="2023-03-13T19:00:00Z">
          <w:r w:rsidR="00682C23" w:rsidRPr="00BD3055" w:rsidDel="00DB0B24">
            <w:rPr>
              <w:rFonts w:cs="Times New Roman"/>
            </w:rPr>
            <w:br/>
          </w:r>
        </w:del>
      </w:ins>
    </w:p>
    <w:p w14:paraId="20278F14" w14:textId="77777777" w:rsidR="00A023DA" w:rsidRPr="00A023DA" w:rsidRDefault="00A023DA">
      <w:pPr>
        <w:keepNext/>
        <w:jc w:val="center"/>
        <w:rPr>
          <w:ins w:id="862" w:author="Camilo Andrés Díaz Gómez" w:date="2023-03-14T20:03:00Z"/>
        </w:rPr>
        <w:pPrChange w:id="863" w:author="Camilo Andrés Díaz Gómez" w:date="2023-03-17T00:48:00Z">
          <w:pPr>
            <w:jc w:val="center"/>
          </w:pPr>
        </w:pPrChange>
      </w:pPr>
    </w:p>
    <w:p w14:paraId="2CEE942D" w14:textId="77777777" w:rsidR="00DB0B24" w:rsidRPr="00BD3055" w:rsidRDefault="00DB0B24" w:rsidP="00EE67FE">
      <w:pPr>
        <w:rPr>
          <w:ins w:id="864" w:author="Steff Guzmán" w:date="2023-03-13T19:01:00Z"/>
          <w:rFonts w:cs="Times New Roman"/>
        </w:rPr>
      </w:pPr>
    </w:p>
    <w:p w14:paraId="7EE8808C" w14:textId="0681D64E" w:rsidR="00EF7707" w:rsidRPr="00BD3055" w:rsidRDefault="00DB0B24">
      <w:pPr>
        <w:jc w:val="left"/>
        <w:rPr>
          <w:ins w:id="865" w:author="Camilo Andrés Díaz Gómez" w:date="2023-03-12T18:22:00Z"/>
          <w:rFonts w:cs="Times New Roman"/>
          <w:i/>
          <w:iCs/>
          <w:szCs w:val="24"/>
        </w:rPr>
        <w:pPrChange w:id="866" w:author="Camilo Andrés Díaz Gómez" w:date="2023-03-17T00:48:00Z">
          <w:pPr/>
        </w:pPrChange>
      </w:pPr>
      <w:ins w:id="867" w:author="Steff Guzmán" w:date="2023-03-13T19:01:00Z">
        <w:r w:rsidRPr="00BD3055">
          <w:rPr>
            <w:rFonts w:cs="Times New Roman"/>
            <w:i/>
            <w:iCs/>
            <w:szCs w:val="24"/>
          </w:rPr>
          <w:t xml:space="preserve">Fuente: </w:t>
        </w:r>
      </w:ins>
      <w:ins w:id="868" w:author="Camilo Andrés Díaz Gómez" w:date="2023-03-12T18:22:00Z">
        <w:r w:rsidR="00EF7707" w:rsidRPr="00BD3055">
          <w:rPr>
            <w:rFonts w:cs="Times New Roman"/>
            <w:i/>
            <w:iCs/>
            <w:szCs w:val="24"/>
          </w:rPr>
          <w:t>Elaboración propia</w:t>
        </w:r>
      </w:ins>
      <w:ins w:id="869" w:author="Camilo Andrés Díaz Gómez" w:date="2023-03-14T20:11:00Z">
        <w:r w:rsidR="00A023DA">
          <w:rPr>
            <w:rFonts w:cs="Times New Roman"/>
            <w:i/>
            <w:iCs/>
            <w:szCs w:val="24"/>
          </w:rPr>
          <w:t>.</w:t>
        </w:r>
      </w:ins>
    </w:p>
    <w:p w14:paraId="759398BC" w14:textId="38987A6D" w:rsidR="00682C23" w:rsidRPr="00BD3055" w:rsidRDefault="00682C23">
      <w:pPr>
        <w:spacing w:after="160"/>
        <w:jc w:val="left"/>
        <w:rPr>
          <w:ins w:id="870" w:author="Camilo Andrés Díaz Gómez" w:date="2023-03-12T18:19:00Z"/>
          <w:rFonts w:cs="Times New Roman"/>
          <w:b/>
          <w:bCs/>
        </w:rPr>
        <w:pPrChange w:id="871" w:author="Camilo Andrés Díaz Gómez" w:date="2023-03-17T00:48:00Z">
          <w:pPr>
            <w:spacing w:after="160" w:line="259" w:lineRule="auto"/>
            <w:jc w:val="left"/>
          </w:pPr>
        </w:pPrChange>
      </w:pPr>
    </w:p>
    <w:p w14:paraId="422A4609" w14:textId="77777777" w:rsidR="00EF7707" w:rsidRPr="00BD3055" w:rsidRDefault="00EF7707">
      <w:pPr>
        <w:spacing w:after="160"/>
        <w:jc w:val="left"/>
        <w:rPr>
          <w:ins w:id="872" w:author="Camilo Andrés Díaz Gómez" w:date="2023-03-12T18:22:00Z"/>
          <w:rFonts w:cs="Times New Roman"/>
          <w:b/>
          <w:bCs/>
        </w:rPr>
        <w:pPrChange w:id="873" w:author="Camilo Andrés Díaz Gómez" w:date="2023-03-17T00:48:00Z">
          <w:pPr>
            <w:spacing w:after="160" w:line="259" w:lineRule="auto"/>
            <w:jc w:val="left"/>
          </w:pPr>
        </w:pPrChange>
      </w:pPr>
      <w:ins w:id="874" w:author="Camilo Andrés Díaz Gómez" w:date="2023-03-12T18:22:00Z">
        <w:r w:rsidRPr="00BD3055">
          <w:rPr>
            <w:rFonts w:cs="Times New Roman"/>
            <w:b/>
            <w:bCs/>
          </w:rPr>
          <w:br w:type="page"/>
        </w:r>
      </w:ins>
    </w:p>
    <w:p w14:paraId="003C6E59" w14:textId="1CD1EEE3" w:rsidR="00996369" w:rsidRDefault="00996369" w:rsidP="00EE67FE">
      <w:pPr>
        <w:pStyle w:val="Ttulo2"/>
        <w:jc w:val="center"/>
        <w:rPr>
          <w:ins w:id="875" w:author="Camilo Andrés Díaz Gómez" w:date="2023-03-17T00:39:00Z"/>
          <w:rFonts w:cs="Times New Roman"/>
        </w:rPr>
      </w:pPr>
      <w:bookmarkStart w:id="876" w:name="_Toc129623649"/>
      <w:bookmarkStart w:id="877" w:name="_Toc130385262"/>
      <w:r w:rsidRPr="00BD3055">
        <w:rPr>
          <w:rFonts w:cs="Times New Roman"/>
        </w:rPr>
        <w:lastRenderedPageBreak/>
        <w:t>Objetivos</w:t>
      </w:r>
      <w:bookmarkEnd w:id="876"/>
      <w:bookmarkEnd w:id="877"/>
    </w:p>
    <w:p w14:paraId="05F1F273" w14:textId="77777777" w:rsidR="00215A76" w:rsidRPr="00215A76" w:rsidRDefault="00215A76">
      <w:pPr>
        <w:pPrChange w:id="878" w:author="Camilo Andrés Díaz Gómez" w:date="2023-03-17T00:48:00Z">
          <w:pPr>
            <w:jc w:val="center"/>
          </w:pPr>
        </w:pPrChange>
      </w:pPr>
    </w:p>
    <w:p w14:paraId="2961FEFC" w14:textId="1A6C6E8E" w:rsidR="00996369" w:rsidRDefault="00996369" w:rsidP="00EE67FE">
      <w:pPr>
        <w:pStyle w:val="Ttulo3"/>
        <w:rPr>
          <w:ins w:id="879" w:author="Camilo Andrés Díaz Gómez" w:date="2023-03-17T00:40:00Z"/>
          <w:rFonts w:ascii="Times New Roman" w:hAnsi="Times New Roman" w:cs="Times New Roman"/>
          <w:b/>
          <w:bCs/>
          <w:color w:val="000000" w:themeColor="text1"/>
        </w:rPr>
      </w:pPr>
      <w:r w:rsidRPr="00BD3055">
        <w:rPr>
          <w:rFonts w:ascii="Times New Roman" w:hAnsi="Times New Roman" w:cs="Times New Roman"/>
          <w:b/>
          <w:bCs/>
          <w:color w:val="000000" w:themeColor="text1"/>
          <w:rPrChange w:id="880" w:author="Camilo Andrés Díaz Gómez" w:date="2023-03-14T19:47:00Z">
            <w:rPr>
              <w:rFonts w:ascii="Times New Roman" w:eastAsiaTheme="minorHAnsi" w:hAnsi="Times New Roman" w:cstheme="minorBidi"/>
              <w:color w:val="auto"/>
              <w:szCs w:val="22"/>
            </w:rPr>
          </w:rPrChange>
        </w:rPr>
        <w:t xml:space="preserve"> </w:t>
      </w:r>
      <w:bookmarkStart w:id="881" w:name="_Toc129623650"/>
      <w:bookmarkStart w:id="882" w:name="_Toc130385263"/>
      <w:r w:rsidRPr="00BD3055">
        <w:rPr>
          <w:rFonts w:ascii="Times New Roman" w:hAnsi="Times New Roman" w:cs="Times New Roman"/>
          <w:b/>
          <w:bCs/>
          <w:color w:val="000000" w:themeColor="text1"/>
          <w:rPrChange w:id="883" w:author="Camilo Andrés Díaz Gómez" w:date="2023-03-14T19:47:00Z">
            <w:rPr>
              <w:rFonts w:ascii="Times New Roman" w:eastAsiaTheme="minorHAnsi" w:hAnsi="Times New Roman" w:cstheme="minorBidi"/>
              <w:color w:val="auto"/>
              <w:szCs w:val="22"/>
            </w:rPr>
          </w:rPrChange>
        </w:rPr>
        <w:t>Objetivo General</w:t>
      </w:r>
      <w:bookmarkEnd w:id="881"/>
      <w:bookmarkEnd w:id="882"/>
      <w:r w:rsidRPr="00BD3055">
        <w:rPr>
          <w:rFonts w:ascii="Times New Roman" w:hAnsi="Times New Roman" w:cs="Times New Roman"/>
          <w:b/>
          <w:bCs/>
          <w:color w:val="000000" w:themeColor="text1"/>
          <w:rPrChange w:id="884" w:author="Camilo Andrés Díaz Gómez" w:date="2023-03-14T19:47:00Z">
            <w:rPr>
              <w:rFonts w:ascii="Times New Roman" w:eastAsiaTheme="minorHAnsi" w:hAnsi="Times New Roman" w:cstheme="minorBidi"/>
              <w:color w:val="auto"/>
              <w:szCs w:val="22"/>
            </w:rPr>
          </w:rPrChange>
        </w:rPr>
        <w:t xml:space="preserve"> </w:t>
      </w:r>
    </w:p>
    <w:p w14:paraId="4CDA06B7" w14:textId="77777777" w:rsidR="00215A76" w:rsidRPr="00215A76" w:rsidRDefault="00215A76">
      <w:pPr>
        <w:pStyle w:val="PrrAPA"/>
        <w:pPrChange w:id="885" w:author="Camilo Andrés Díaz Gómez" w:date="2023-03-22T16:28:00Z">
          <w:pPr/>
        </w:pPrChange>
      </w:pPr>
    </w:p>
    <w:p w14:paraId="03F0019A" w14:textId="77777777" w:rsidR="00AC054D" w:rsidRPr="00BD3055" w:rsidDel="00682C23" w:rsidRDefault="00AC054D">
      <w:pPr>
        <w:pStyle w:val="PrrAPA"/>
        <w:rPr>
          <w:del w:id="886" w:author="Camilo Andrés Díaz Gómez" w:date="2023-03-12T18:19:00Z"/>
        </w:rPr>
        <w:pPrChange w:id="887" w:author="Camilo Andrés Díaz Gómez" w:date="2023-03-22T16:28:00Z">
          <w:pPr>
            <w:ind w:firstLine="720"/>
          </w:pPr>
        </w:pPrChange>
      </w:pPr>
      <w:bookmarkStart w:id="888" w:name="_Hlk127617368"/>
      <w:r w:rsidRPr="00BD3055">
        <w:t>Realizar un modelo para simular datos IoT mediante un lenguaje de programación para la posterior validación de estos y así facilitar pruebas de proyectos IoT para una región de Colombia.</w:t>
      </w:r>
    </w:p>
    <w:bookmarkEnd w:id="888"/>
    <w:p w14:paraId="094EA077" w14:textId="1AAC08E2" w:rsidR="00682C23" w:rsidRPr="00BD3055" w:rsidRDefault="00682C23">
      <w:pPr>
        <w:pStyle w:val="PrrAPA"/>
        <w:rPr>
          <w:ins w:id="889" w:author="Camilo Andrés Díaz Gómez" w:date="2023-03-12T18:18:00Z"/>
        </w:rPr>
        <w:pPrChange w:id="890" w:author="Camilo Andrés Díaz Gómez" w:date="2023-03-22T16:28:00Z">
          <w:pPr>
            <w:pStyle w:val="PrrAPA"/>
            <w:ind w:firstLine="284"/>
          </w:pPr>
        </w:pPrChange>
      </w:pPr>
    </w:p>
    <w:p w14:paraId="3D933147" w14:textId="52C276A6" w:rsidR="003D4F76" w:rsidRPr="00BD3055" w:rsidDel="00682C23" w:rsidRDefault="003D4F76">
      <w:pPr>
        <w:pStyle w:val="PrrAPA"/>
        <w:ind w:firstLine="284"/>
        <w:rPr>
          <w:ins w:id="891" w:author="DIANA CAROLINA CANDIA HERRERA" w:date="2023-03-07T09:59:00Z"/>
          <w:del w:id="892" w:author="Camilo Andrés Díaz Gómez" w:date="2023-03-12T18:18:00Z"/>
        </w:rPr>
      </w:pPr>
      <w:ins w:id="893" w:author="DIANA CAROLINA CANDIA HERRERA" w:date="2023-03-07T09:59:00Z">
        <w:del w:id="894" w:author="Camilo Andrés Díaz Gómez" w:date="2023-03-12T18:18:00Z">
          <w:r w:rsidRPr="00BD3055" w:rsidDel="00682C23">
            <w:delText>¿Cómo simular datos ambientales en un modelo IoT para validar herramientas de analítica de datos?</w:delText>
          </w:r>
        </w:del>
      </w:ins>
    </w:p>
    <w:p w14:paraId="52D642B0" w14:textId="0DDADC9B" w:rsidR="003D4F76" w:rsidRPr="00BD3055" w:rsidDel="00952EC4" w:rsidRDefault="003D4F76">
      <w:pPr>
        <w:pStyle w:val="PrrAPA"/>
        <w:ind w:firstLine="0"/>
        <w:rPr>
          <w:ins w:id="895" w:author="DIANA CAROLINA CANDIA HERRERA" w:date="2023-03-07T09:59:00Z"/>
          <w:del w:id="896" w:author="Camilo Andrés Díaz Gómez" w:date="2023-03-14T20:25:00Z"/>
        </w:rPr>
        <w:pPrChange w:id="897" w:author="Camilo Andrés Díaz Gómez" w:date="2023-03-17T00:48:00Z">
          <w:pPr>
            <w:pStyle w:val="PrrAPA"/>
            <w:ind w:firstLine="284"/>
          </w:pPr>
        </w:pPrChange>
      </w:pPr>
      <w:ins w:id="898" w:author="DIANA CAROLINA CANDIA HERRERA" w:date="2023-03-07T09:59:00Z">
        <w:del w:id="899" w:author="Camilo Andrés Díaz Gómez" w:date="2023-03-12T18:18:00Z">
          <w:r w:rsidRPr="00BD3055" w:rsidDel="00682C23">
            <w:delText>¿Cómo la simulación de datos ambientales mediante el uso de analítica de datos ayuda en la generación de proyectos para modelos IoT?</w:delText>
          </w:r>
        </w:del>
      </w:ins>
    </w:p>
    <w:p w14:paraId="2658059C" w14:textId="77777777" w:rsidR="00AC054D" w:rsidRPr="00BD3055" w:rsidRDefault="00AC054D">
      <w:pPr>
        <w:pStyle w:val="PrrAPA"/>
        <w:ind w:firstLine="0"/>
        <w:pPrChange w:id="900" w:author="Camilo Andrés Díaz Gómez" w:date="2023-03-17T00:48:00Z">
          <w:pPr/>
        </w:pPrChange>
      </w:pPr>
    </w:p>
    <w:p w14:paraId="2F7FDB4C" w14:textId="3B3518C3" w:rsidR="00996369" w:rsidRDefault="00996369" w:rsidP="00EE67FE">
      <w:pPr>
        <w:pStyle w:val="Ttulo3"/>
        <w:rPr>
          <w:ins w:id="901" w:author="Camilo Andrés Díaz Gómez" w:date="2023-03-17T00:40:00Z"/>
          <w:rFonts w:ascii="Times New Roman" w:hAnsi="Times New Roman" w:cs="Times New Roman"/>
          <w:b/>
          <w:bCs/>
          <w:color w:val="000000" w:themeColor="text1"/>
        </w:rPr>
      </w:pPr>
      <w:bookmarkStart w:id="902" w:name="_Toc129623651"/>
      <w:bookmarkStart w:id="903" w:name="_Toc130385264"/>
      <w:r w:rsidRPr="00BD3055">
        <w:rPr>
          <w:rFonts w:ascii="Times New Roman" w:hAnsi="Times New Roman" w:cs="Times New Roman"/>
          <w:b/>
          <w:bCs/>
          <w:color w:val="000000" w:themeColor="text1"/>
          <w:rPrChange w:id="904" w:author="Camilo Andrés Díaz Gómez" w:date="2023-03-14T19:48:00Z">
            <w:rPr>
              <w:rFonts w:ascii="Times New Roman" w:eastAsiaTheme="minorHAnsi" w:hAnsi="Times New Roman" w:cstheme="minorBidi"/>
              <w:color w:val="auto"/>
              <w:szCs w:val="22"/>
            </w:rPr>
          </w:rPrChange>
        </w:rPr>
        <w:t xml:space="preserve">Objetivos </w:t>
      </w:r>
      <w:r w:rsidR="00F91A33" w:rsidRPr="00BD3055">
        <w:rPr>
          <w:rFonts w:ascii="Times New Roman" w:hAnsi="Times New Roman" w:cs="Times New Roman"/>
          <w:b/>
          <w:bCs/>
          <w:color w:val="000000" w:themeColor="text1"/>
          <w:rPrChange w:id="905" w:author="Camilo Andrés Díaz Gómez" w:date="2023-03-14T19:48:00Z">
            <w:rPr>
              <w:rFonts w:ascii="Times New Roman" w:eastAsiaTheme="minorHAnsi" w:hAnsi="Times New Roman" w:cstheme="minorBidi"/>
              <w:color w:val="auto"/>
              <w:szCs w:val="22"/>
            </w:rPr>
          </w:rPrChange>
        </w:rPr>
        <w:t>Específicos</w:t>
      </w:r>
      <w:bookmarkEnd w:id="902"/>
      <w:bookmarkEnd w:id="903"/>
      <w:r w:rsidRPr="00BD3055">
        <w:rPr>
          <w:rFonts w:ascii="Times New Roman" w:hAnsi="Times New Roman" w:cs="Times New Roman"/>
          <w:b/>
          <w:bCs/>
          <w:color w:val="000000" w:themeColor="text1"/>
          <w:rPrChange w:id="906" w:author="Camilo Andrés Díaz Gómez" w:date="2023-03-14T19:48:00Z">
            <w:rPr>
              <w:rFonts w:ascii="Times New Roman" w:eastAsiaTheme="minorHAnsi" w:hAnsi="Times New Roman" w:cstheme="minorBidi"/>
              <w:color w:val="auto"/>
              <w:szCs w:val="22"/>
            </w:rPr>
          </w:rPrChange>
        </w:rPr>
        <w:t xml:space="preserve"> </w:t>
      </w:r>
    </w:p>
    <w:p w14:paraId="7F03D1F2" w14:textId="77777777" w:rsidR="00215A76" w:rsidRPr="00215A76" w:rsidRDefault="00215A76">
      <w:pPr>
        <w:pStyle w:val="PrrAPA"/>
        <w:pPrChange w:id="907" w:author="Camilo Andrés Díaz Gómez" w:date="2023-03-22T16:28:00Z">
          <w:pPr/>
        </w:pPrChange>
      </w:pPr>
    </w:p>
    <w:p w14:paraId="7AE40E3A" w14:textId="41428E20" w:rsidR="00800E27" w:rsidRDefault="00800E27">
      <w:pPr>
        <w:pStyle w:val="PrrAPA"/>
        <w:numPr>
          <w:ilvl w:val="0"/>
          <w:numId w:val="27"/>
        </w:numPr>
        <w:rPr>
          <w:ins w:id="908" w:author="Camilo Andrés Díaz Gómez" w:date="2023-03-15T20:14:00Z"/>
        </w:rPr>
        <w:pPrChange w:id="909" w:author="Camilo Andrés Díaz Gómez" w:date="2023-03-22T16:28:00Z">
          <w:pPr>
            <w:pStyle w:val="Prrafodelista"/>
            <w:numPr>
              <w:numId w:val="20"/>
            </w:numPr>
            <w:spacing w:after="160"/>
            <w:ind w:left="720" w:hanging="360"/>
          </w:pPr>
        </w:pPrChange>
      </w:pPr>
      <w:ins w:id="910" w:author="Camilo Andrés Díaz Gómez" w:date="2023-03-15T20:12:00Z">
        <w:r>
          <w:t xml:space="preserve">Diseñar los algoritmos de simulación para los diferentes sensores. </w:t>
        </w:r>
      </w:ins>
    </w:p>
    <w:p w14:paraId="69DDBFBE" w14:textId="77777777" w:rsidR="00800E27" w:rsidRDefault="00800E27">
      <w:pPr>
        <w:pStyle w:val="PrrAPA"/>
        <w:rPr>
          <w:ins w:id="911" w:author="Camilo Andrés Díaz Gómez" w:date="2023-03-15T20:12:00Z"/>
        </w:rPr>
        <w:pPrChange w:id="912" w:author="Camilo Andrés Díaz Gómez" w:date="2023-03-22T16:28:00Z">
          <w:pPr>
            <w:pStyle w:val="Prrafodelista"/>
            <w:numPr>
              <w:numId w:val="20"/>
            </w:numPr>
            <w:spacing w:after="160"/>
            <w:ind w:left="720" w:hanging="360"/>
          </w:pPr>
        </w:pPrChange>
      </w:pPr>
    </w:p>
    <w:p w14:paraId="75EAE98B" w14:textId="6FE4E3FF" w:rsidR="00800E27" w:rsidRPr="00800E27" w:rsidRDefault="00800E27">
      <w:pPr>
        <w:pStyle w:val="PrrAPA"/>
        <w:numPr>
          <w:ilvl w:val="0"/>
          <w:numId w:val="27"/>
        </w:numPr>
        <w:rPr>
          <w:ins w:id="913" w:author="Camilo Andrés Díaz Gómez" w:date="2023-03-15T20:14:00Z"/>
        </w:rPr>
        <w:pPrChange w:id="914" w:author="Camilo Andrés Díaz Gómez" w:date="2023-03-22T16:28:00Z">
          <w:pPr>
            <w:pStyle w:val="Prrafodelista"/>
            <w:numPr>
              <w:numId w:val="20"/>
            </w:numPr>
            <w:spacing w:after="160"/>
            <w:ind w:left="720" w:hanging="360"/>
          </w:pPr>
        </w:pPrChange>
      </w:pPr>
      <w:ins w:id="915" w:author="Camilo Andrés Díaz Gómez" w:date="2023-03-15T20:12:00Z">
        <w:r>
          <w:t>Desarrollar los modelos de simulación de sensores IoT sobre un lenguaje de programación que permitirá a los usuarios hacer uso de estos.</w:t>
        </w:r>
      </w:ins>
    </w:p>
    <w:p w14:paraId="4A3BDF1B" w14:textId="77777777" w:rsidR="00800E27" w:rsidRDefault="00800E27">
      <w:pPr>
        <w:pStyle w:val="PrrAPA"/>
        <w:rPr>
          <w:ins w:id="916" w:author="Camilo Andrés Díaz Gómez" w:date="2023-03-15T20:12:00Z"/>
        </w:rPr>
        <w:pPrChange w:id="917" w:author="Camilo Andrés Díaz Gómez" w:date="2023-03-22T16:28:00Z">
          <w:pPr>
            <w:pStyle w:val="Prrafodelista"/>
            <w:numPr>
              <w:numId w:val="20"/>
            </w:numPr>
            <w:spacing w:after="160"/>
            <w:ind w:left="720" w:hanging="360"/>
          </w:pPr>
        </w:pPrChange>
      </w:pPr>
    </w:p>
    <w:p w14:paraId="5E757A6B" w14:textId="34818A7A" w:rsidR="00800E27" w:rsidRPr="00800E27" w:rsidRDefault="00800E27">
      <w:pPr>
        <w:pStyle w:val="PrrAPA"/>
        <w:numPr>
          <w:ilvl w:val="0"/>
          <w:numId w:val="27"/>
        </w:numPr>
        <w:rPr>
          <w:ins w:id="918" w:author="Camilo Andrés Díaz Gómez" w:date="2023-03-15T20:14:00Z"/>
        </w:rPr>
        <w:pPrChange w:id="919" w:author="Camilo Andrés Díaz Gómez" w:date="2023-03-22T16:28:00Z">
          <w:pPr>
            <w:pStyle w:val="Prrafodelista"/>
            <w:numPr>
              <w:numId w:val="20"/>
            </w:numPr>
            <w:spacing w:after="160"/>
            <w:ind w:left="720" w:hanging="360"/>
          </w:pPr>
        </w:pPrChange>
      </w:pPr>
      <w:ins w:id="920" w:author="Camilo Andrés Díaz Gómez" w:date="2023-03-15T20:12:00Z">
        <w:r>
          <w:t>Generar datos e información mediante los algoritmos desarrollados.</w:t>
        </w:r>
      </w:ins>
    </w:p>
    <w:p w14:paraId="36FE8D0A" w14:textId="77777777" w:rsidR="00800E27" w:rsidRDefault="00800E27">
      <w:pPr>
        <w:pStyle w:val="PrrAPA"/>
        <w:rPr>
          <w:ins w:id="921" w:author="Camilo Andrés Díaz Gómez" w:date="2023-03-15T20:12:00Z"/>
        </w:rPr>
        <w:pPrChange w:id="922" w:author="Camilo Andrés Díaz Gómez" w:date="2023-03-22T16:28:00Z">
          <w:pPr>
            <w:pStyle w:val="Prrafodelista"/>
            <w:numPr>
              <w:numId w:val="20"/>
            </w:numPr>
            <w:spacing w:after="160"/>
            <w:ind w:left="720" w:hanging="360"/>
          </w:pPr>
        </w:pPrChange>
      </w:pPr>
    </w:p>
    <w:p w14:paraId="7DD1BCEC" w14:textId="77777777" w:rsidR="00800E27" w:rsidRDefault="00800E27">
      <w:pPr>
        <w:pStyle w:val="PrrAPA"/>
        <w:numPr>
          <w:ilvl w:val="0"/>
          <w:numId w:val="27"/>
        </w:numPr>
        <w:rPr>
          <w:ins w:id="923" w:author="Camilo Andrés Díaz Gómez" w:date="2023-03-15T20:12:00Z"/>
        </w:rPr>
        <w:pPrChange w:id="924" w:author="Camilo Andrés Díaz Gómez" w:date="2023-03-22T16:28:00Z">
          <w:pPr>
            <w:pStyle w:val="Prrafodelista"/>
            <w:numPr>
              <w:numId w:val="20"/>
            </w:numPr>
            <w:spacing w:after="160"/>
            <w:ind w:left="720" w:hanging="360"/>
          </w:pPr>
        </w:pPrChange>
      </w:pPr>
      <w:ins w:id="925" w:author="Camilo Andrés Díaz Gómez" w:date="2023-03-15T20:12:00Z">
        <w:r>
          <w:t>Realizar pruebas funcionales para comprobar la validez de los datos simulados.</w:t>
        </w:r>
      </w:ins>
    </w:p>
    <w:p w14:paraId="2336C530" w14:textId="77911B32" w:rsidR="00AC054D" w:rsidRPr="00BD3055" w:rsidDel="00800E27" w:rsidRDefault="00AC054D">
      <w:pPr>
        <w:pStyle w:val="PrrAPA"/>
        <w:rPr>
          <w:del w:id="926" w:author="Camilo Andrés Díaz Gómez" w:date="2023-03-15T20:12:00Z"/>
        </w:rPr>
        <w:pPrChange w:id="927" w:author="Camilo Andrés Díaz Gómez" w:date="2023-03-22T16:28:00Z">
          <w:pPr>
            <w:spacing w:after="160"/>
            <w:ind w:firstLine="284"/>
          </w:pPr>
        </w:pPrChange>
      </w:pPr>
      <w:del w:id="928" w:author="Camilo Andrés Díaz Gómez" w:date="2023-03-15T20:12:00Z">
        <w:r w:rsidRPr="00BD3055" w:rsidDel="00800E27">
          <w:delText xml:space="preserve">Diseñar los algoritmos de simulación para los diferentes sensores y actuadores. </w:delText>
        </w:r>
      </w:del>
    </w:p>
    <w:p w14:paraId="07377D09" w14:textId="1F2CEE37" w:rsidR="00AC054D" w:rsidRPr="00BD3055" w:rsidDel="00800E27" w:rsidRDefault="00AC054D">
      <w:pPr>
        <w:pStyle w:val="PrrAPA"/>
        <w:rPr>
          <w:del w:id="929" w:author="Camilo Andrés Díaz Gómez" w:date="2023-03-15T20:12:00Z"/>
        </w:rPr>
        <w:pPrChange w:id="930" w:author="Camilo Andrés Díaz Gómez" w:date="2023-03-22T16:28:00Z">
          <w:pPr>
            <w:spacing w:after="160"/>
            <w:ind w:firstLine="284"/>
          </w:pPr>
        </w:pPrChange>
      </w:pPr>
      <w:del w:id="931" w:author="Camilo Andrés Díaz Gómez" w:date="2023-03-15T20:12:00Z">
        <w:r w:rsidRPr="00BD3055" w:rsidDel="00800E27">
          <w:delText>Desarrollar los modelos de simulación de sensores IoT sobre un lenguaje de programación que permitirá a los usuarios hacer uso de estos.</w:delText>
        </w:r>
      </w:del>
    </w:p>
    <w:p w14:paraId="76C47764" w14:textId="49793744" w:rsidR="00AC054D" w:rsidRPr="00BD3055" w:rsidDel="00800E27" w:rsidRDefault="00AC054D">
      <w:pPr>
        <w:pStyle w:val="PrrAPA"/>
        <w:rPr>
          <w:del w:id="932" w:author="Camilo Andrés Díaz Gómez" w:date="2023-03-15T20:12:00Z"/>
        </w:rPr>
        <w:pPrChange w:id="933" w:author="Camilo Andrés Díaz Gómez" w:date="2023-03-22T16:28:00Z">
          <w:pPr>
            <w:spacing w:after="160"/>
            <w:ind w:firstLine="284"/>
          </w:pPr>
        </w:pPrChange>
      </w:pPr>
      <w:del w:id="934" w:author="Camilo Andrés Díaz Gómez" w:date="2023-03-15T20:12:00Z">
        <w:r w:rsidRPr="00BD3055" w:rsidDel="00800E27">
          <w:delText>Generar datos e información mediante los algoritmos desarrollados.</w:delText>
        </w:r>
      </w:del>
    </w:p>
    <w:p w14:paraId="6A252F36" w14:textId="3C29701C" w:rsidR="00AC054D" w:rsidRPr="00BD3055" w:rsidDel="00800E27" w:rsidRDefault="00AC054D">
      <w:pPr>
        <w:pStyle w:val="PrrAPA"/>
        <w:rPr>
          <w:del w:id="935" w:author="Camilo Andrés Díaz Gómez" w:date="2023-03-15T20:12:00Z"/>
        </w:rPr>
        <w:pPrChange w:id="936" w:author="Camilo Andrés Díaz Gómez" w:date="2023-03-22T16:28:00Z">
          <w:pPr>
            <w:spacing w:after="160"/>
            <w:ind w:firstLine="284"/>
          </w:pPr>
        </w:pPrChange>
      </w:pPr>
      <w:del w:id="937" w:author="Camilo Andrés Díaz Gómez" w:date="2023-03-15T20:12:00Z">
        <w:r w:rsidRPr="00BD3055" w:rsidDel="00800E27">
          <w:delText>Realizar pruebas funcionales para comprobar la validez de los datos simulados.</w:delText>
        </w:r>
      </w:del>
    </w:p>
    <w:p w14:paraId="081A911B" w14:textId="1CBEA982" w:rsidR="00AC054D" w:rsidRPr="00BD3055" w:rsidDel="00800E27" w:rsidRDefault="00AC054D">
      <w:pPr>
        <w:pStyle w:val="PrrAPA"/>
        <w:rPr>
          <w:del w:id="938" w:author="Camilo Andrés Díaz Gómez" w:date="2023-03-15T20:12:00Z"/>
        </w:rPr>
        <w:pPrChange w:id="939" w:author="Camilo Andrés Díaz Gómez" w:date="2023-03-22T16:28:00Z">
          <w:pPr/>
        </w:pPrChange>
      </w:pPr>
    </w:p>
    <w:p w14:paraId="3D8B6D11" w14:textId="597990B4" w:rsidR="00B048F9" w:rsidRPr="00BD3055" w:rsidDel="00800E27" w:rsidRDefault="00B048F9">
      <w:pPr>
        <w:pStyle w:val="PrrAPA"/>
        <w:rPr>
          <w:del w:id="940" w:author="Camilo Andrés Díaz Gómez" w:date="2023-03-15T20:12:00Z"/>
        </w:rPr>
        <w:pPrChange w:id="941" w:author="Camilo Andrés Díaz Gómez" w:date="2023-03-22T16:28:00Z">
          <w:pPr/>
        </w:pPrChange>
      </w:pPr>
    </w:p>
    <w:p w14:paraId="50F4F16D" w14:textId="27B1373D" w:rsidR="00B048F9" w:rsidRPr="00BD3055" w:rsidDel="00800E27" w:rsidRDefault="00B048F9">
      <w:pPr>
        <w:pStyle w:val="PrrAPA"/>
        <w:rPr>
          <w:del w:id="942" w:author="Camilo Andrés Díaz Gómez" w:date="2023-03-15T20:12:00Z"/>
        </w:rPr>
        <w:pPrChange w:id="943" w:author="Camilo Andrés Díaz Gómez" w:date="2023-03-22T16:28:00Z">
          <w:pPr/>
        </w:pPrChange>
      </w:pPr>
    </w:p>
    <w:p w14:paraId="7D9CB59E" w14:textId="54A0DD93" w:rsidR="00B048F9" w:rsidRPr="00BD3055" w:rsidDel="00800E27" w:rsidRDefault="00B048F9">
      <w:pPr>
        <w:pStyle w:val="PrrAPA"/>
        <w:rPr>
          <w:del w:id="944" w:author="Camilo Andrés Díaz Gómez" w:date="2023-03-15T20:12:00Z"/>
        </w:rPr>
        <w:pPrChange w:id="945" w:author="Camilo Andrés Díaz Gómez" w:date="2023-03-22T16:28:00Z">
          <w:pPr/>
        </w:pPrChange>
      </w:pPr>
    </w:p>
    <w:p w14:paraId="2F08E5C2" w14:textId="3A613601" w:rsidR="00B048F9" w:rsidRPr="00BD3055" w:rsidDel="00800E27" w:rsidRDefault="00B048F9">
      <w:pPr>
        <w:pStyle w:val="PrrAPA"/>
        <w:rPr>
          <w:del w:id="946" w:author="Camilo Andrés Díaz Gómez" w:date="2023-03-15T20:12:00Z"/>
        </w:rPr>
        <w:pPrChange w:id="947" w:author="Camilo Andrés Díaz Gómez" w:date="2023-03-22T16:28:00Z">
          <w:pPr/>
        </w:pPrChange>
      </w:pPr>
    </w:p>
    <w:p w14:paraId="43E171F0" w14:textId="3E61A9E4" w:rsidR="00B048F9" w:rsidRPr="00BD3055" w:rsidDel="00800E27" w:rsidRDefault="00B048F9">
      <w:pPr>
        <w:pStyle w:val="PrrAPA"/>
        <w:rPr>
          <w:del w:id="948" w:author="Camilo Andrés Díaz Gómez" w:date="2023-03-15T20:12:00Z"/>
        </w:rPr>
        <w:pPrChange w:id="949" w:author="Camilo Andrés Díaz Gómez" w:date="2023-03-22T16:28:00Z">
          <w:pPr/>
        </w:pPrChange>
      </w:pPr>
    </w:p>
    <w:p w14:paraId="44391B7E" w14:textId="43BF6E63" w:rsidR="00B048F9" w:rsidRPr="00BD3055" w:rsidDel="00800E27" w:rsidRDefault="00B048F9">
      <w:pPr>
        <w:pStyle w:val="PrrAPA"/>
        <w:rPr>
          <w:del w:id="950" w:author="Camilo Andrés Díaz Gómez" w:date="2023-03-15T20:12:00Z"/>
        </w:rPr>
        <w:pPrChange w:id="951" w:author="Camilo Andrés Díaz Gómez" w:date="2023-03-22T16:28:00Z">
          <w:pPr/>
        </w:pPrChange>
      </w:pPr>
    </w:p>
    <w:p w14:paraId="0C0FA53E" w14:textId="21FAAEA6" w:rsidR="00B048F9" w:rsidRPr="00BD3055" w:rsidDel="00800E27" w:rsidRDefault="00B048F9">
      <w:pPr>
        <w:pStyle w:val="PrrAPA"/>
        <w:rPr>
          <w:del w:id="952" w:author="Camilo Andrés Díaz Gómez" w:date="2023-03-15T20:12:00Z"/>
        </w:rPr>
        <w:pPrChange w:id="953" w:author="Camilo Andrés Díaz Gómez" w:date="2023-03-22T16:28:00Z">
          <w:pPr/>
        </w:pPrChange>
      </w:pPr>
    </w:p>
    <w:p w14:paraId="56BD9A53" w14:textId="290AD240" w:rsidR="00B048F9" w:rsidRPr="00BD3055" w:rsidDel="00800E27" w:rsidRDefault="00B048F9">
      <w:pPr>
        <w:pStyle w:val="PrrAPA"/>
        <w:rPr>
          <w:del w:id="954" w:author="Camilo Andrés Díaz Gómez" w:date="2023-03-15T20:12:00Z"/>
        </w:rPr>
        <w:pPrChange w:id="955" w:author="Camilo Andrés Díaz Gómez" w:date="2023-03-22T16:28:00Z">
          <w:pPr/>
        </w:pPrChange>
      </w:pPr>
    </w:p>
    <w:p w14:paraId="320CF6D3" w14:textId="1F30A0B7" w:rsidR="00B048F9" w:rsidRPr="00BD3055" w:rsidDel="00800E27" w:rsidRDefault="00B048F9">
      <w:pPr>
        <w:pStyle w:val="PrrAPA"/>
        <w:rPr>
          <w:del w:id="956" w:author="Camilo Andrés Díaz Gómez" w:date="2023-03-15T20:12:00Z"/>
        </w:rPr>
        <w:pPrChange w:id="957" w:author="Camilo Andrés Díaz Gómez" w:date="2023-03-22T16:28:00Z">
          <w:pPr/>
        </w:pPrChange>
      </w:pPr>
    </w:p>
    <w:p w14:paraId="77CC2084" w14:textId="2792608D" w:rsidR="00B048F9" w:rsidRPr="00BD3055" w:rsidDel="00800E27" w:rsidRDefault="00B048F9">
      <w:pPr>
        <w:pStyle w:val="PrrAPA"/>
        <w:rPr>
          <w:del w:id="958" w:author="Camilo Andrés Díaz Gómez" w:date="2023-03-15T20:12:00Z"/>
        </w:rPr>
        <w:pPrChange w:id="959" w:author="Camilo Andrés Díaz Gómez" w:date="2023-03-22T16:28:00Z">
          <w:pPr/>
        </w:pPrChange>
      </w:pPr>
    </w:p>
    <w:p w14:paraId="7714D253" w14:textId="358ED36C" w:rsidR="00B048F9" w:rsidRPr="00BD3055" w:rsidDel="00800E27" w:rsidRDefault="00B048F9">
      <w:pPr>
        <w:pStyle w:val="PrrAPA"/>
        <w:rPr>
          <w:del w:id="960" w:author="Camilo Andrés Díaz Gómez" w:date="2023-03-15T20:12:00Z"/>
        </w:rPr>
        <w:pPrChange w:id="961" w:author="Camilo Andrés Díaz Gómez" w:date="2023-03-22T16:28:00Z">
          <w:pPr/>
        </w:pPrChange>
      </w:pPr>
    </w:p>
    <w:p w14:paraId="026ACD04" w14:textId="435193AD" w:rsidR="00F91A33" w:rsidRPr="00BD3055" w:rsidDel="00800E27" w:rsidRDefault="00F91A33">
      <w:pPr>
        <w:pStyle w:val="PrrAPA"/>
        <w:rPr>
          <w:del w:id="962" w:author="Camilo Andrés Díaz Gómez" w:date="2023-03-15T20:12:00Z"/>
          <w:b/>
          <w:bCs/>
        </w:rPr>
        <w:pPrChange w:id="963" w:author="Camilo Andrés Díaz Gómez" w:date="2023-03-22T16:28:00Z">
          <w:pPr>
            <w:jc w:val="center"/>
          </w:pPr>
        </w:pPrChange>
      </w:pPr>
    </w:p>
    <w:p w14:paraId="1A980C1A" w14:textId="2B9B2B97" w:rsidR="00F91A33" w:rsidRPr="00BD3055" w:rsidDel="00800E27" w:rsidRDefault="00F91A33">
      <w:pPr>
        <w:pStyle w:val="PrrAPA"/>
        <w:rPr>
          <w:del w:id="964" w:author="Camilo Andrés Díaz Gómez" w:date="2023-03-15T20:12:00Z"/>
          <w:b/>
          <w:bCs/>
        </w:rPr>
        <w:pPrChange w:id="965" w:author="Camilo Andrés Díaz Gómez" w:date="2023-03-22T16:28:00Z">
          <w:pPr>
            <w:jc w:val="center"/>
          </w:pPr>
        </w:pPrChange>
      </w:pPr>
    </w:p>
    <w:p w14:paraId="0135032C" w14:textId="5ACFEC92" w:rsidR="00F91A33" w:rsidRPr="00BD3055" w:rsidDel="00E30F2C" w:rsidRDefault="00F91A33">
      <w:pPr>
        <w:pStyle w:val="PrrAPA"/>
        <w:rPr>
          <w:del w:id="966" w:author="Camilo Andrés Díaz Gómez" w:date="2023-03-22T16:28:00Z"/>
          <w:b/>
          <w:bCs/>
        </w:rPr>
        <w:pPrChange w:id="967" w:author="Camilo Andrés Díaz Gómez" w:date="2023-03-22T16:28:00Z">
          <w:pPr>
            <w:jc w:val="center"/>
          </w:pPr>
        </w:pPrChange>
      </w:pPr>
    </w:p>
    <w:p w14:paraId="75B37E71" w14:textId="77777777" w:rsidR="00AA1CC1" w:rsidRPr="00BD3055" w:rsidDel="00E30F2C" w:rsidRDefault="00AA1CC1" w:rsidP="00EE67FE">
      <w:pPr>
        <w:jc w:val="center"/>
        <w:rPr>
          <w:del w:id="968" w:author="Camilo Andrés Díaz Gómez" w:date="2023-03-22T16:28:00Z"/>
          <w:rFonts w:cs="Times New Roman"/>
          <w:b/>
          <w:bCs/>
        </w:rPr>
      </w:pPr>
    </w:p>
    <w:p w14:paraId="20A33FD8" w14:textId="00EF8243" w:rsidR="00BD3055" w:rsidRDefault="00BD3055">
      <w:pPr>
        <w:spacing w:after="160"/>
        <w:jc w:val="left"/>
        <w:rPr>
          <w:ins w:id="969" w:author="Camilo Andrés Díaz Gómez" w:date="2023-03-14T19:49:00Z"/>
          <w:rFonts w:cs="Times New Roman"/>
          <w:b/>
          <w:bCs/>
        </w:rPr>
        <w:pPrChange w:id="970" w:author="Camilo Andrés Díaz Gómez" w:date="2023-03-17T00:48:00Z">
          <w:pPr>
            <w:spacing w:after="160" w:line="259" w:lineRule="auto"/>
            <w:jc w:val="left"/>
          </w:pPr>
        </w:pPrChange>
      </w:pPr>
    </w:p>
    <w:p w14:paraId="03408E84" w14:textId="67A943BD" w:rsidR="00E30F2C" w:rsidRDefault="00E30F2C">
      <w:pPr>
        <w:spacing w:after="160" w:line="259" w:lineRule="auto"/>
        <w:jc w:val="left"/>
        <w:rPr>
          <w:ins w:id="971" w:author="Camilo Andrés Díaz Gómez" w:date="2023-03-22T16:28:00Z"/>
          <w:rFonts w:eastAsiaTheme="majorEastAsia" w:cs="Times New Roman"/>
          <w:bCs/>
          <w:sz w:val="32"/>
          <w:szCs w:val="32"/>
        </w:rPr>
      </w:pPr>
      <w:ins w:id="972" w:author="Camilo Andrés Díaz Gómez" w:date="2023-03-22T16:28:00Z">
        <w:r>
          <w:rPr>
            <w:rFonts w:cs="Times New Roman"/>
            <w:b/>
            <w:bCs/>
            <w:sz w:val="32"/>
            <w:szCs w:val="32"/>
          </w:rPr>
          <w:br w:type="page"/>
        </w:r>
      </w:ins>
    </w:p>
    <w:p w14:paraId="6398AA9C" w14:textId="77777777" w:rsidR="00F91A33" w:rsidRPr="001B191D" w:rsidDel="00BD3055" w:rsidRDefault="00F91A33">
      <w:pPr>
        <w:jc w:val="center"/>
        <w:rPr>
          <w:del w:id="973" w:author="Camilo Andrés Díaz Gómez" w:date="2023-03-14T19:49:00Z"/>
          <w:rFonts w:cs="Times New Roman"/>
          <w:b/>
          <w:bCs/>
          <w:sz w:val="32"/>
          <w:szCs w:val="32"/>
          <w:rPrChange w:id="974" w:author="Camilo Andrés Díaz Gómez" w:date="2023-03-21T18:22:00Z">
            <w:rPr>
              <w:del w:id="975" w:author="Camilo Andrés Díaz Gómez" w:date="2023-03-14T19:49:00Z"/>
              <w:rFonts w:cs="Times New Roman"/>
              <w:b/>
              <w:bCs/>
            </w:rPr>
          </w:rPrChange>
        </w:rPr>
      </w:pPr>
    </w:p>
    <w:p w14:paraId="0C8899A5" w14:textId="215F7F32" w:rsidR="00996369" w:rsidRPr="001B191D" w:rsidRDefault="00996369" w:rsidP="00EE67FE">
      <w:pPr>
        <w:pStyle w:val="Ttulo2"/>
        <w:jc w:val="center"/>
        <w:rPr>
          <w:ins w:id="976" w:author="Camilo Andrés Díaz Gómez" w:date="2023-03-17T00:40:00Z"/>
          <w:rFonts w:cs="Times New Roman"/>
          <w:sz w:val="32"/>
          <w:szCs w:val="32"/>
          <w:rPrChange w:id="977" w:author="Camilo Andrés Díaz Gómez" w:date="2023-03-21T18:22:00Z">
            <w:rPr>
              <w:ins w:id="978" w:author="Camilo Andrés Díaz Gómez" w:date="2023-03-17T00:40:00Z"/>
              <w:rFonts w:cs="Times New Roman"/>
              <w:lang w:val="en-US"/>
            </w:rPr>
          </w:rPrChange>
        </w:rPr>
      </w:pPr>
      <w:bookmarkStart w:id="979" w:name="_Toc129623652"/>
      <w:bookmarkStart w:id="980" w:name="_Toc130385265"/>
      <w:r w:rsidRPr="001B191D">
        <w:rPr>
          <w:rFonts w:cs="Times New Roman"/>
          <w:sz w:val="32"/>
          <w:szCs w:val="32"/>
          <w:rPrChange w:id="981" w:author="Camilo Andrés Díaz Gómez" w:date="2023-03-21T18:22:00Z">
            <w:rPr>
              <w:rFonts w:cs="Times New Roman"/>
              <w:lang w:val="en-US"/>
            </w:rPr>
          </w:rPrChange>
        </w:rPr>
        <w:t xml:space="preserve">Marco </w:t>
      </w:r>
      <w:r w:rsidR="001023B2" w:rsidRPr="001B191D">
        <w:rPr>
          <w:rFonts w:cs="Times New Roman"/>
          <w:sz w:val="32"/>
          <w:szCs w:val="32"/>
          <w:rPrChange w:id="982" w:author="Camilo Andrés Díaz Gómez" w:date="2023-03-21T18:22:00Z">
            <w:rPr>
              <w:rFonts w:cs="Times New Roman"/>
              <w:lang w:val="en-US"/>
            </w:rPr>
          </w:rPrChange>
        </w:rPr>
        <w:t>T</w:t>
      </w:r>
      <w:r w:rsidR="00785CED" w:rsidRPr="001B191D">
        <w:rPr>
          <w:rFonts w:cs="Times New Roman"/>
          <w:sz w:val="32"/>
          <w:szCs w:val="32"/>
          <w:rPrChange w:id="983" w:author="Camilo Andrés Díaz Gómez" w:date="2023-03-21T18:22:00Z">
            <w:rPr>
              <w:rFonts w:cs="Times New Roman"/>
              <w:lang w:val="en-US"/>
            </w:rPr>
          </w:rPrChange>
        </w:rPr>
        <w:t>e</w:t>
      </w:r>
      <w:r w:rsidR="007A700C" w:rsidRPr="001B191D">
        <w:rPr>
          <w:rFonts w:cs="Times New Roman"/>
          <w:sz w:val="32"/>
          <w:szCs w:val="32"/>
          <w:rPrChange w:id="984" w:author="Camilo Andrés Díaz Gómez" w:date="2023-03-21T18:22:00Z">
            <w:rPr>
              <w:rFonts w:cs="Times New Roman"/>
              <w:lang w:val="en-US"/>
            </w:rPr>
          </w:rPrChange>
        </w:rPr>
        <w:t>ó</w:t>
      </w:r>
      <w:r w:rsidR="00785CED" w:rsidRPr="001B191D">
        <w:rPr>
          <w:rFonts w:cs="Times New Roman"/>
          <w:sz w:val="32"/>
          <w:szCs w:val="32"/>
          <w:rPrChange w:id="985" w:author="Camilo Andrés Díaz Gómez" w:date="2023-03-21T18:22:00Z">
            <w:rPr>
              <w:rFonts w:cs="Times New Roman"/>
              <w:lang w:val="en-US"/>
            </w:rPr>
          </w:rPrChange>
        </w:rPr>
        <w:t>rico</w:t>
      </w:r>
      <w:bookmarkEnd w:id="979"/>
      <w:bookmarkEnd w:id="980"/>
    </w:p>
    <w:p w14:paraId="05014C57" w14:textId="5BCE8665" w:rsidR="00215A76" w:rsidRDefault="00215A76">
      <w:pPr>
        <w:pStyle w:val="PrrAPA"/>
        <w:rPr>
          <w:ins w:id="986" w:author="Camilo Andrés Díaz Gómez" w:date="2023-03-21T19:40:00Z"/>
        </w:rPr>
        <w:pPrChange w:id="987" w:author="Camilo Andrés Díaz Gómez" w:date="2023-03-22T16:28:00Z">
          <w:pPr/>
        </w:pPrChange>
      </w:pPr>
    </w:p>
    <w:p w14:paraId="73625B1D" w14:textId="77777777" w:rsidR="000717E0" w:rsidRPr="000717E0" w:rsidRDefault="000717E0">
      <w:pPr>
        <w:pStyle w:val="PrrAPA"/>
        <w:rPr>
          <w:ins w:id="988" w:author="Camilo Andrés Díaz Gómez" w:date="2023-03-21T19:40:00Z"/>
          <w:rPrChange w:id="989" w:author="Camilo Andrés Díaz Gómez" w:date="2023-03-21T19:41:00Z">
            <w:rPr>
              <w:ins w:id="990" w:author="Camilo Andrés Díaz Gómez" w:date="2023-03-21T19:40:00Z"/>
              <w:b/>
              <w:bCs/>
              <w:color w:val="FF0000"/>
            </w:rPr>
          </w:rPrChange>
        </w:rPr>
        <w:pPrChange w:id="991" w:author="Camilo Andrés Díaz Gómez" w:date="2023-03-22T16:28:00Z">
          <w:pPr/>
        </w:pPrChange>
      </w:pPr>
      <w:ins w:id="992" w:author="Camilo Andrés Díaz Gómez" w:date="2023-03-21T19:40:00Z">
        <w:r w:rsidRPr="000717E0">
          <w:rPr>
            <w:rPrChange w:id="993" w:author="Camilo Andrés Díaz Gómez" w:date="2023-03-21T19:41:00Z">
              <w:rPr>
                <w:b/>
                <w:bCs/>
                <w:color w:val="FF0000"/>
              </w:rPr>
            </w:rPrChange>
          </w:rPr>
          <w:t>El avance en la tecnología ha permitido la creación de dispositivos inteligentes que se conectan entre sí y con el internet. A este conjunto de dispositivos se le conoce como IoT (Internet de las cosas), una red que permite la interconexión de objetos cotidianos, como vehículos, electrodomésticos, sensores y otros dispositivos electrónicos, que pueden recopilar y transmitir información de manera autónoma.</w:t>
        </w:r>
      </w:ins>
    </w:p>
    <w:p w14:paraId="1F4E6A37" w14:textId="77777777" w:rsidR="000717E0" w:rsidRPr="000717E0" w:rsidRDefault="000717E0">
      <w:pPr>
        <w:pStyle w:val="PrrAPA"/>
        <w:rPr>
          <w:ins w:id="994" w:author="Camilo Andrés Díaz Gómez" w:date="2023-03-21T19:40:00Z"/>
          <w:rPrChange w:id="995" w:author="Camilo Andrés Díaz Gómez" w:date="2023-03-21T19:41:00Z">
            <w:rPr>
              <w:ins w:id="996" w:author="Camilo Andrés Díaz Gómez" w:date="2023-03-21T19:40:00Z"/>
              <w:b/>
              <w:bCs/>
              <w:color w:val="FF0000"/>
            </w:rPr>
          </w:rPrChange>
        </w:rPr>
        <w:pPrChange w:id="997" w:author="Camilo Andrés Díaz Gómez" w:date="2023-03-22T16:28:00Z">
          <w:pPr/>
        </w:pPrChange>
      </w:pPr>
    </w:p>
    <w:p w14:paraId="1E4D78DA" w14:textId="77777777" w:rsidR="000717E0" w:rsidRPr="000717E0" w:rsidRDefault="000717E0">
      <w:pPr>
        <w:pStyle w:val="PrrAPA"/>
        <w:rPr>
          <w:ins w:id="998" w:author="Camilo Andrés Díaz Gómez" w:date="2023-03-21T19:40:00Z"/>
          <w:rPrChange w:id="999" w:author="Camilo Andrés Díaz Gómez" w:date="2023-03-21T19:41:00Z">
            <w:rPr>
              <w:ins w:id="1000" w:author="Camilo Andrés Díaz Gómez" w:date="2023-03-21T19:40:00Z"/>
              <w:b/>
              <w:bCs/>
              <w:color w:val="FF0000"/>
            </w:rPr>
          </w:rPrChange>
        </w:rPr>
        <w:pPrChange w:id="1001" w:author="Camilo Andrés Díaz Gómez" w:date="2023-03-22T16:28:00Z">
          <w:pPr/>
        </w:pPrChange>
      </w:pPr>
      <w:ins w:id="1002" w:author="Camilo Andrés Díaz Gómez" w:date="2023-03-21T19:40:00Z">
        <w:r w:rsidRPr="000717E0">
          <w:rPr>
            <w:rPrChange w:id="1003" w:author="Camilo Andrés Díaz Gómez" w:date="2023-03-21T19:41:00Z">
              <w:rPr>
                <w:b/>
                <w:bCs/>
                <w:color w:val="FF0000"/>
              </w:rPr>
            </w:rPrChange>
          </w:rPr>
          <w:t>La analítica de datos es una disciplina que se encarga de procesar y analizar grandes conjuntos de datos para extraer información relevante y valiosa. En el contexto del IoT, la analítica de datos es esencial para el manejo de la gran cantidad de información generada por los dispositivos, lo que permite obtener conocimientos importantes para la toma de decisiones en diferentes áreas.</w:t>
        </w:r>
      </w:ins>
    </w:p>
    <w:p w14:paraId="1D2217DE" w14:textId="77777777" w:rsidR="000717E0" w:rsidRPr="000717E0" w:rsidRDefault="000717E0">
      <w:pPr>
        <w:pStyle w:val="PrrAPA"/>
        <w:rPr>
          <w:ins w:id="1004" w:author="Camilo Andrés Díaz Gómez" w:date="2023-03-21T19:40:00Z"/>
          <w:rPrChange w:id="1005" w:author="Camilo Andrés Díaz Gómez" w:date="2023-03-21T19:41:00Z">
            <w:rPr>
              <w:ins w:id="1006" w:author="Camilo Andrés Díaz Gómez" w:date="2023-03-21T19:40:00Z"/>
              <w:b/>
              <w:bCs/>
              <w:color w:val="FF0000"/>
            </w:rPr>
          </w:rPrChange>
        </w:rPr>
        <w:pPrChange w:id="1007" w:author="Camilo Andrés Díaz Gómez" w:date="2023-03-22T16:28:00Z">
          <w:pPr/>
        </w:pPrChange>
      </w:pPr>
    </w:p>
    <w:p w14:paraId="3FFA5CDD" w14:textId="77777777" w:rsidR="000717E0" w:rsidRPr="000717E0" w:rsidRDefault="000717E0">
      <w:pPr>
        <w:pStyle w:val="PrrAPA"/>
        <w:rPr>
          <w:ins w:id="1008" w:author="Camilo Andrés Díaz Gómez" w:date="2023-03-21T19:40:00Z"/>
          <w:rPrChange w:id="1009" w:author="Camilo Andrés Díaz Gómez" w:date="2023-03-21T19:41:00Z">
            <w:rPr>
              <w:ins w:id="1010" w:author="Camilo Andrés Díaz Gómez" w:date="2023-03-21T19:40:00Z"/>
              <w:b/>
              <w:bCs/>
              <w:color w:val="FF0000"/>
            </w:rPr>
          </w:rPrChange>
        </w:rPr>
        <w:pPrChange w:id="1011" w:author="Camilo Andrés Díaz Gómez" w:date="2023-03-22T16:28:00Z">
          <w:pPr/>
        </w:pPrChange>
      </w:pPr>
      <w:ins w:id="1012" w:author="Camilo Andrés Díaz Gómez" w:date="2023-03-21T19:40:00Z">
        <w:r w:rsidRPr="000717E0">
          <w:rPr>
            <w:rPrChange w:id="1013" w:author="Camilo Andrés Díaz Gómez" w:date="2023-03-21T19:41:00Z">
              <w:rPr>
                <w:b/>
                <w:bCs/>
                <w:color w:val="FF0000"/>
              </w:rPr>
            </w:rPrChange>
          </w:rPr>
          <w:t>La simulación es una técnica que se utiliza para reproducir y analizar situaciones complejas en un entorno controlado y seguro. En el contexto del IoT, la simulación se utiliza para evaluar el desempeño de sistemas complejos, como redes de sensores, sistemas de control de tráfico, entre otros.</w:t>
        </w:r>
      </w:ins>
    </w:p>
    <w:p w14:paraId="02C9737D" w14:textId="77777777" w:rsidR="000717E0" w:rsidRPr="000717E0" w:rsidRDefault="000717E0">
      <w:pPr>
        <w:pStyle w:val="PrrAPA"/>
        <w:rPr>
          <w:ins w:id="1014" w:author="Camilo Andrés Díaz Gómez" w:date="2023-03-21T19:40:00Z"/>
          <w:rPrChange w:id="1015" w:author="Camilo Andrés Díaz Gómez" w:date="2023-03-21T19:41:00Z">
            <w:rPr>
              <w:ins w:id="1016" w:author="Camilo Andrés Díaz Gómez" w:date="2023-03-21T19:40:00Z"/>
              <w:b/>
              <w:bCs/>
              <w:color w:val="FF0000"/>
            </w:rPr>
          </w:rPrChange>
        </w:rPr>
        <w:pPrChange w:id="1017" w:author="Camilo Andrés Díaz Gómez" w:date="2023-03-22T16:28:00Z">
          <w:pPr/>
        </w:pPrChange>
      </w:pPr>
    </w:p>
    <w:p w14:paraId="056036CA" w14:textId="77777777" w:rsidR="000717E0" w:rsidRPr="000717E0" w:rsidRDefault="000717E0">
      <w:pPr>
        <w:pStyle w:val="PrrAPA"/>
        <w:rPr>
          <w:ins w:id="1018" w:author="Camilo Andrés Díaz Gómez" w:date="2023-03-21T19:40:00Z"/>
          <w:rPrChange w:id="1019" w:author="Camilo Andrés Díaz Gómez" w:date="2023-03-21T19:41:00Z">
            <w:rPr>
              <w:ins w:id="1020" w:author="Camilo Andrés Díaz Gómez" w:date="2023-03-21T19:40:00Z"/>
              <w:b/>
              <w:bCs/>
              <w:color w:val="FF0000"/>
            </w:rPr>
          </w:rPrChange>
        </w:rPr>
        <w:pPrChange w:id="1021" w:author="Camilo Andrés Díaz Gómez" w:date="2023-03-22T16:28:00Z">
          <w:pPr/>
        </w:pPrChange>
      </w:pPr>
      <w:ins w:id="1022" w:author="Camilo Andrés Díaz Gómez" w:date="2023-03-21T19:40:00Z">
        <w:r w:rsidRPr="000717E0">
          <w:rPr>
            <w:rPrChange w:id="1023" w:author="Camilo Andrés Díaz Gómez" w:date="2023-03-21T19:41:00Z">
              <w:rPr>
                <w:b/>
                <w:bCs/>
                <w:color w:val="FF0000"/>
              </w:rPr>
            </w:rPrChange>
          </w:rPr>
          <w:t xml:space="preserve">Por último, el Machine Learning es una rama de la inteligencia artificial que permite que los sistemas aprendan y mejoren automáticamente sin ser programados explícitamente. En el contexto del </w:t>
        </w:r>
        <w:proofErr w:type="spellStart"/>
        <w:r w:rsidRPr="000717E0">
          <w:rPr>
            <w:rPrChange w:id="1024" w:author="Camilo Andrés Díaz Gómez" w:date="2023-03-21T19:41:00Z">
              <w:rPr>
                <w:b/>
                <w:bCs/>
                <w:color w:val="FF0000"/>
              </w:rPr>
            </w:rPrChange>
          </w:rPr>
          <w:t>IoT</w:t>
        </w:r>
        <w:proofErr w:type="spellEnd"/>
        <w:r w:rsidRPr="000717E0">
          <w:rPr>
            <w:rPrChange w:id="1025" w:author="Camilo Andrés Díaz Gómez" w:date="2023-03-21T19:41:00Z">
              <w:rPr>
                <w:b/>
                <w:bCs/>
                <w:color w:val="FF0000"/>
              </w:rPr>
            </w:rPrChange>
          </w:rPr>
          <w:t xml:space="preserve">, el Machine </w:t>
        </w:r>
        <w:proofErr w:type="spellStart"/>
        <w:r w:rsidRPr="000717E0">
          <w:rPr>
            <w:rPrChange w:id="1026" w:author="Camilo Andrés Díaz Gómez" w:date="2023-03-21T19:41:00Z">
              <w:rPr>
                <w:b/>
                <w:bCs/>
                <w:color w:val="FF0000"/>
              </w:rPr>
            </w:rPrChange>
          </w:rPr>
          <w:t>Learning</w:t>
        </w:r>
        <w:proofErr w:type="spellEnd"/>
        <w:r w:rsidRPr="000717E0">
          <w:rPr>
            <w:rPrChange w:id="1027" w:author="Camilo Andrés Díaz Gómez" w:date="2023-03-21T19:41:00Z">
              <w:rPr>
                <w:b/>
                <w:bCs/>
                <w:color w:val="FF0000"/>
              </w:rPr>
            </w:rPrChange>
          </w:rPr>
          <w:t xml:space="preserve"> se utiliza para la detección de patrones y la toma de decisiones automatizadas en tiempo real, lo que permite mejorar la eficiencia y la seguridad de los sistemas.</w:t>
        </w:r>
      </w:ins>
    </w:p>
    <w:p w14:paraId="57229596" w14:textId="77777777" w:rsidR="000717E0" w:rsidRPr="000717E0" w:rsidRDefault="000717E0">
      <w:pPr>
        <w:pStyle w:val="PrrAPA"/>
        <w:rPr>
          <w:ins w:id="1028" w:author="Camilo Andrés Díaz Gómez" w:date="2023-03-21T19:40:00Z"/>
          <w:rPrChange w:id="1029" w:author="Camilo Andrés Díaz Gómez" w:date="2023-03-21T19:41:00Z">
            <w:rPr>
              <w:ins w:id="1030" w:author="Camilo Andrés Díaz Gómez" w:date="2023-03-21T19:40:00Z"/>
              <w:b/>
              <w:bCs/>
              <w:color w:val="FF0000"/>
            </w:rPr>
          </w:rPrChange>
        </w:rPr>
        <w:pPrChange w:id="1031" w:author="Camilo Andrés Díaz Gómez" w:date="2023-03-22T16:28:00Z">
          <w:pPr/>
        </w:pPrChange>
      </w:pPr>
    </w:p>
    <w:p w14:paraId="1D06C7D4" w14:textId="64D180C9" w:rsidR="000717E0" w:rsidRPr="000717E0" w:rsidRDefault="000717E0">
      <w:pPr>
        <w:pStyle w:val="PrrAPA"/>
        <w:rPr>
          <w:ins w:id="1032" w:author="Camilo Andrés Díaz Gómez" w:date="2023-03-21T19:40:00Z"/>
          <w:rPrChange w:id="1033" w:author="Camilo Andrés Díaz Gómez" w:date="2023-03-21T19:41:00Z">
            <w:rPr>
              <w:ins w:id="1034" w:author="Camilo Andrés Díaz Gómez" w:date="2023-03-21T19:40:00Z"/>
              <w:b/>
              <w:bCs/>
              <w:color w:val="FF0000"/>
            </w:rPr>
          </w:rPrChange>
        </w:rPr>
        <w:pPrChange w:id="1035" w:author="Camilo Andrés Díaz Gómez" w:date="2023-03-22T16:28:00Z">
          <w:pPr/>
        </w:pPrChange>
      </w:pPr>
      <w:ins w:id="1036" w:author="Camilo Andrés Díaz Gómez" w:date="2023-03-21T19:40:00Z">
        <w:r w:rsidRPr="000717E0">
          <w:rPr>
            <w:rPrChange w:id="1037" w:author="Camilo Andrés Díaz Gómez" w:date="2023-03-21T19:41:00Z">
              <w:rPr>
                <w:b/>
                <w:bCs/>
                <w:color w:val="FF0000"/>
              </w:rPr>
            </w:rPrChange>
          </w:rPr>
          <w:t>En conjunto, el IoT, la analítica de datos, la simulación y el Machine Learning forman un marco teórico poderoso para la creación de sistemas inteligentes y eficientes. La combinación de estas técnicas permite la creación de sistemas capaces de procesar y analizar grandes cantidades de datos en tiempo real, lo que permite mejorar la toma de decisiones en diferentes áreas y optimizar el rendimiento de los sistemas.</w:t>
        </w:r>
      </w:ins>
    </w:p>
    <w:p w14:paraId="48BBD4D9" w14:textId="3893ADF6" w:rsidR="000717E0" w:rsidRDefault="000717E0">
      <w:pPr>
        <w:rPr>
          <w:ins w:id="1038" w:author="Camilo Andrés Díaz Gómez" w:date="2023-03-21T19:40:00Z"/>
          <w:b/>
          <w:bCs/>
          <w:color w:val="FF0000"/>
        </w:rPr>
      </w:pPr>
    </w:p>
    <w:p w14:paraId="14858D49" w14:textId="77777777" w:rsidR="000717E0" w:rsidRPr="003317CC" w:rsidRDefault="000717E0">
      <w:pPr>
        <w:rPr>
          <w:b/>
          <w:bCs/>
          <w:color w:val="FF0000"/>
          <w:rPrChange w:id="1039" w:author="Camilo Andrés Díaz Gómez" w:date="2023-03-17T20:49:00Z">
            <w:rPr>
              <w:lang w:val="en-US"/>
            </w:rPr>
          </w:rPrChange>
        </w:rPr>
        <w:pPrChange w:id="1040" w:author="Camilo Andrés Díaz Gómez" w:date="2023-03-17T00:48:00Z">
          <w:pPr>
            <w:jc w:val="center"/>
          </w:pPr>
        </w:pPrChange>
      </w:pPr>
    </w:p>
    <w:p w14:paraId="55BF4BCE" w14:textId="568E0107" w:rsidR="00F91A33" w:rsidRPr="003317CC" w:rsidRDefault="007743C4" w:rsidP="00EE67FE">
      <w:pPr>
        <w:pStyle w:val="Ttulo3"/>
        <w:rPr>
          <w:ins w:id="1041" w:author="Camilo Andrés Díaz Gómez" w:date="2023-03-17T00:40:00Z"/>
          <w:rFonts w:ascii="Times New Roman" w:hAnsi="Times New Roman" w:cs="Times New Roman"/>
          <w:b/>
          <w:bCs/>
          <w:color w:val="auto"/>
          <w:rPrChange w:id="1042" w:author="Camilo Andrés Díaz Gómez" w:date="2023-03-17T20:49:00Z">
            <w:rPr>
              <w:ins w:id="1043" w:author="Camilo Andrés Díaz Gómez" w:date="2023-03-17T00:40:00Z"/>
              <w:rFonts w:ascii="Times New Roman" w:hAnsi="Times New Roman" w:cs="Times New Roman"/>
              <w:b/>
              <w:bCs/>
              <w:color w:val="auto"/>
              <w:lang w:val="en-US"/>
            </w:rPr>
          </w:rPrChange>
        </w:rPr>
      </w:pPr>
      <w:bookmarkStart w:id="1044" w:name="_Toc130385266"/>
      <w:r w:rsidRPr="003317CC">
        <w:rPr>
          <w:rFonts w:ascii="Times New Roman" w:hAnsi="Times New Roman" w:cs="Times New Roman"/>
          <w:b/>
          <w:bCs/>
          <w:color w:val="auto"/>
          <w:rPrChange w:id="1045" w:author="Camilo Andrés Díaz Gómez" w:date="2023-03-17T20:49:00Z">
            <w:rPr>
              <w:rFonts w:ascii="Times New Roman" w:eastAsiaTheme="minorHAnsi" w:hAnsi="Times New Roman" w:cstheme="minorBidi"/>
              <w:color w:val="auto"/>
              <w:szCs w:val="22"/>
              <w:lang w:val="en-US"/>
            </w:rPr>
          </w:rPrChange>
        </w:rPr>
        <w:t xml:space="preserve">Internet </w:t>
      </w:r>
      <w:proofErr w:type="spellStart"/>
      <w:r w:rsidRPr="003317CC">
        <w:rPr>
          <w:rFonts w:ascii="Times New Roman" w:hAnsi="Times New Roman" w:cs="Times New Roman"/>
          <w:b/>
          <w:bCs/>
          <w:color w:val="auto"/>
          <w:rPrChange w:id="1046" w:author="Camilo Andrés Díaz Gómez" w:date="2023-03-17T20:49:00Z">
            <w:rPr>
              <w:rFonts w:ascii="Times New Roman" w:eastAsiaTheme="minorHAnsi" w:hAnsi="Times New Roman" w:cstheme="minorBidi"/>
              <w:color w:val="auto"/>
              <w:szCs w:val="22"/>
              <w:lang w:val="en-US"/>
            </w:rPr>
          </w:rPrChange>
        </w:rPr>
        <w:t>of</w:t>
      </w:r>
      <w:proofErr w:type="spellEnd"/>
      <w:r w:rsidRPr="003317CC">
        <w:rPr>
          <w:rFonts w:ascii="Times New Roman" w:hAnsi="Times New Roman" w:cs="Times New Roman"/>
          <w:b/>
          <w:bCs/>
          <w:color w:val="auto"/>
          <w:rPrChange w:id="1047" w:author="Camilo Andrés Díaz Gómez" w:date="2023-03-17T20:49:00Z">
            <w:rPr>
              <w:rFonts w:ascii="Times New Roman" w:eastAsiaTheme="minorHAnsi" w:hAnsi="Times New Roman" w:cstheme="minorBidi"/>
              <w:color w:val="auto"/>
              <w:szCs w:val="22"/>
              <w:lang w:val="en-US"/>
            </w:rPr>
          </w:rPrChange>
        </w:rPr>
        <w:t xml:space="preserve"> </w:t>
      </w:r>
      <w:proofErr w:type="spellStart"/>
      <w:r w:rsidRPr="003317CC">
        <w:rPr>
          <w:rFonts w:ascii="Times New Roman" w:hAnsi="Times New Roman" w:cs="Times New Roman"/>
          <w:b/>
          <w:bCs/>
          <w:color w:val="auto"/>
          <w:rPrChange w:id="1048" w:author="Camilo Andrés Díaz Gómez" w:date="2023-03-17T20:49:00Z">
            <w:rPr>
              <w:rFonts w:ascii="Times New Roman" w:eastAsiaTheme="minorHAnsi" w:hAnsi="Times New Roman" w:cstheme="minorBidi"/>
              <w:color w:val="auto"/>
              <w:szCs w:val="22"/>
              <w:lang w:val="en-US"/>
            </w:rPr>
          </w:rPrChange>
        </w:rPr>
        <w:t>Things</w:t>
      </w:r>
      <w:proofErr w:type="spellEnd"/>
      <w:r w:rsidRPr="003317CC">
        <w:rPr>
          <w:rFonts w:ascii="Times New Roman" w:hAnsi="Times New Roman" w:cs="Times New Roman"/>
          <w:b/>
          <w:bCs/>
          <w:color w:val="auto"/>
          <w:rPrChange w:id="1049" w:author="Camilo Andrés Díaz Gómez" w:date="2023-03-17T20:49:00Z">
            <w:rPr>
              <w:rFonts w:ascii="Times New Roman" w:eastAsiaTheme="minorHAnsi" w:hAnsi="Times New Roman" w:cstheme="minorBidi"/>
              <w:color w:val="auto"/>
              <w:szCs w:val="22"/>
              <w:lang w:val="en-US"/>
            </w:rPr>
          </w:rPrChange>
        </w:rPr>
        <w:t xml:space="preserve"> (</w:t>
      </w:r>
      <w:proofErr w:type="spellStart"/>
      <w:r w:rsidRPr="003317CC">
        <w:rPr>
          <w:rFonts w:ascii="Times New Roman" w:hAnsi="Times New Roman" w:cs="Times New Roman"/>
          <w:b/>
          <w:bCs/>
          <w:color w:val="auto"/>
          <w:rPrChange w:id="1050" w:author="Camilo Andrés Díaz Gómez" w:date="2023-03-17T20:49:00Z">
            <w:rPr>
              <w:rFonts w:ascii="Times New Roman" w:eastAsiaTheme="minorHAnsi" w:hAnsi="Times New Roman" w:cstheme="minorBidi"/>
              <w:color w:val="auto"/>
              <w:szCs w:val="22"/>
              <w:lang w:val="en-US"/>
            </w:rPr>
          </w:rPrChange>
        </w:rPr>
        <w:t>IoT</w:t>
      </w:r>
      <w:proofErr w:type="spellEnd"/>
      <w:r w:rsidRPr="003317CC">
        <w:rPr>
          <w:rFonts w:ascii="Times New Roman" w:hAnsi="Times New Roman" w:cs="Times New Roman"/>
          <w:b/>
          <w:bCs/>
          <w:color w:val="auto"/>
          <w:rPrChange w:id="1051" w:author="Camilo Andrés Díaz Gómez" w:date="2023-03-17T20:49:00Z">
            <w:rPr>
              <w:rFonts w:ascii="Times New Roman" w:eastAsiaTheme="minorHAnsi" w:hAnsi="Times New Roman" w:cstheme="minorBidi"/>
              <w:color w:val="auto"/>
              <w:szCs w:val="22"/>
              <w:lang w:val="en-US"/>
            </w:rPr>
          </w:rPrChange>
        </w:rPr>
        <w:t>)</w:t>
      </w:r>
      <w:bookmarkEnd w:id="1044"/>
    </w:p>
    <w:p w14:paraId="20CA4DB9" w14:textId="77777777" w:rsidR="00215A76" w:rsidRPr="003317CC" w:rsidRDefault="00215A76">
      <w:pPr>
        <w:pStyle w:val="PrrAPA"/>
        <w:rPr>
          <w:rPrChange w:id="1052" w:author="Camilo Andrés Díaz Gómez" w:date="2023-03-17T20:49:00Z">
            <w:rPr>
              <w:lang w:val="en-US"/>
            </w:rPr>
          </w:rPrChange>
        </w:rPr>
        <w:pPrChange w:id="1053" w:author="Camilo Andrés Díaz Gómez" w:date="2023-03-22T16:28:00Z">
          <w:pPr/>
        </w:pPrChange>
      </w:pPr>
    </w:p>
    <w:p w14:paraId="56252914" w14:textId="4A18929B" w:rsidR="0052580A" w:rsidDel="00A023DA" w:rsidRDefault="00AA1CC1">
      <w:pPr>
        <w:pStyle w:val="PrrAPA"/>
        <w:rPr>
          <w:del w:id="1054" w:author="Steff Guzmán" w:date="2023-03-13T19:38:00Z"/>
        </w:rPr>
        <w:pPrChange w:id="1055" w:author="Camilo Andrés Díaz Gómez" w:date="2023-03-22T16:28:00Z">
          <w:pPr>
            <w:ind w:firstLine="720"/>
          </w:pPr>
        </w:pPrChange>
      </w:pPr>
      <w:r w:rsidRPr="00BD3055">
        <w:t>Internet of Things o también conocido como e</w:t>
      </w:r>
      <w:r w:rsidR="007743C4" w:rsidRPr="00BD3055">
        <w:t xml:space="preserve">l Internet de las cosas es un nuevo paradigma del mundo moderno el cual es la conexión de varios nodos IoT que contienen </w:t>
      </w:r>
      <w:del w:id="1056" w:author="DIANA CAROLINA CANDIA HERRERA" w:date="2023-03-07T10:03:00Z">
        <w:r w:rsidR="007743C4" w:rsidRPr="00BD3055" w:rsidDel="003D4F76">
          <w:delText>integrado sensores</w:delText>
        </w:r>
      </w:del>
      <w:ins w:id="1057" w:author="DIANA CAROLINA CANDIA HERRERA" w:date="2023-03-07T10:03:00Z">
        <w:r w:rsidR="003D4F76" w:rsidRPr="00BD3055">
          <w:t>integrados sensores</w:t>
        </w:r>
      </w:ins>
      <w:r w:rsidR="007743C4" w:rsidRPr="00BD3055">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007743C4" w:rsidRPr="00BD3055">
        <w:t>gateways</w:t>
      </w:r>
      <w:proofErr w:type="spellEnd"/>
      <w:r w:rsidR="007743C4" w:rsidRPr="00BD3055">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sidRPr="00BD3055">
        <w:t xml:space="preserve"> </w:t>
      </w:r>
      <w:sdt>
        <w:sdtPr>
          <w:id w:val="-819186758"/>
          <w:citation/>
        </w:sdtPr>
        <w:sdtContent>
          <w:r w:rsidR="006D3013" w:rsidRPr="00BD3055">
            <w:fldChar w:fldCharType="begin"/>
          </w:r>
          <w:r w:rsidR="006D3013" w:rsidRPr="00BD3055">
            <w:instrText xml:space="preserve"> CITATION Xia12 \l 9226 </w:instrText>
          </w:r>
          <w:r w:rsidR="006D3013" w:rsidRPr="00BD3055">
            <w:fldChar w:fldCharType="separate"/>
          </w:r>
          <w:r w:rsidR="006D3013" w:rsidRPr="00BD3055">
            <w:rPr>
              <w:noProof/>
            </w:rPr>
            <w:t xml:space="preserve"> (Xia, Yang, Wang, &amp; Vinel, 2012)</w:t>
          </w:r>
          <w:r w:rsidR="006D3013" w:rsidRPr="00BD3055">
            <w:fldChar w:fldCharType="end"/>
          </w:r>
        </w:sdtContent>
      </w:sdt>
      <w:sdt>
        <w:sdtPr>
          <w:id w:val="-421101295"/>
          <w:citation/>
        </w:sdtPr>
        <w:sdtContent>
          <w:r w:rsidR="006D3013" w:rsidRPr="00BD3055">
            <w:fldChar w:fldCharType="begin"/>
          </w:r>
          <w:r w:rsidR="006D3013" w:rsidRPr="00BD3055">
            <w:instrText xml:space="preserve">CITATION IoT181 \l 9226 </w:instrText>
          </w:r>
          <w:r w:rsidR="006D3013" w:rsidRPr="00BD3055">
            <w:fldChar w:fldCharType="separate"/>
          </w:r>
          <w:r w:rsidR="006D3013" w:rsidRPr="00BD3055">
            <w:rPr>
              <w:noProof/>
            </w:rPr>
            <w:t xml:space="preserve"> (CambioDigital, 2018)</w:t>
          </w:r>
          <w:r w:rsidR="006D3013" w:rsidRPr="00BD3055">
            <w:fldChar w:fldCharType="end"/>
          </w:r>
        </w:sdtContent>
      </w:sdt>
      <w:r w:rsidR="006D3013" w:rsidRPr="00BD3055">
        <w:t>.</w:t>
      </w:r>
    </w:p>
    <w:p w14:paraId="2BBD1AC7" w14:textId="77777777" w:rsidR="00A023DA" w:rsidRPr="00BD3055" w:rsidRDefault="00A023DA">
      <w:pPr>
        <w:pStyle w:val="PrrAPA"/>
        <w:rPr>
          <w:ins w:id="1058" w:author="Camilo Andrés Díaz Gómez" w:date="2023-03-14T20:04:00Z"/>
        </w:rPr>
        <w:pPrChange w:id="1059" w:author="Camilo Andrés Díaz Gómez" w:date="2023-03-22T16:28:00Z">
          <w:pPr>
            <w:ind w:firstLine="720"/>
          </w:pPr>
        </w:pPrChange>
      </w:pPr>
    </w:p>
    <w:p w14:paraId="0899378E" w14:textId="77777777" w:rsidR="00534D76" w:rsidRPr="00BD3055" w:rsidRDefault="00534D76">
      <w:pPr>
        <w:pStyle w:val="PrrAPA"/>
        <w:rPr>
          <w:ins w:id="1060" w:author="Steff Guzmán" w:date="2023-03-13T19:38:00Z"/>
        </w:rPr>
        <w:pPrChange w:id="1061" w:author="Camilo Andrés Díaz Gómez" w:date="2023-03-22T16:28:00Z">
          <w:pPr>
            <w:ind w:firstLine="720"/>
          </w:pPr>
        </w:pPrChange>
      </w:pPr>
    </w:p>
    <w:p w14:paraId="69769667" w14:textId="76A08EF5" w:rsidR="0052580A" w:rsidRPr="00BD3055" w:rsidRDefault="0052580A">
      <w:pPr>
        <w:pStyle w:val="PrrAPA"/>
        <w:pPrChange w:id="1062" w:author="Camilo Andrés Díaz Gómez" w:date="2023-03-22T16:28:00Z">
          <w:pPr>
            <w:ind w:firstLine="720"/>
          </w:pPr>
        </w:pPrChange>
      </w:pPr>
      <w:r w:rsidRPr="00BD3055">
        <w:t>Actualmente, IoT es muy versátil y se puede aplicar a varios usos, por lo que la mayoría de los dispositivos lo integran. Como resultado, la humanidad anticipa un cambio tecnológico donde IoT se volverá cada vez más importante e indispensable para la vida diaria, similar a la situación actual.</w:t>
      </w:r>
    </w:p>
    <w:p w14:paraId="4E3D6AF4" w14:textId="77777777" w:rsidR="007743C4" w:rsidRPr="00BD3055" w:rsidRDefault="007743C4" w:rsidP="00EE67FE">
      <w:pPr>
        <w:ind w:firstLine="720"/>
        <w:rPr>
          <w:rFonts w:cs="Times New Roman"/>
          <w:b/>
          <w:bCs/>
          <w:i/>
          <w:iCs/>
        </w:rPr>
      </w:pPr>
    </w:p>
    <w:p w14:paraId="0701A9B9" w14:textId="3469FADE" w:rsidR="007743C4" w:rsidRDefault="007743C4">
      <w:pPr>
        <w:pStyle w:val="Ttulo4"/>
        <w:ind w:left="708"/>
        <w:rPr>
          <w:ins w:id="1063" w:author="Camilo Andrés Díaz Gómez" w:date="2023-03-17T00:41:00Z"/>
          <w:rFonts w:ascii="Times New Roman" w:hAnsi="Times New Roman" w:cs="Times New Roman"/>
          <w:b/>
          <w:bCs/>
          <w:i w:val="0"/>
          <w:iCs w:val="0"/>
          <w:color w:val="auto"/>
        </w:rPr>
        <w:pPrChange w:id="1064" w:author="Camilo Andrés Díaz Gómez" w:date="2023-03-21T18:23:00Z">
          <w:pPr>
            <w:pStyle w:val="Ttulo4"/>
          </w:pPr>
        </w:pPrChange>
      </w:pPr>
      <w:del w:id="1065" w:author="DIANA CAROLINA CANDIA HERRERA" w:date="2023-03-07T10:03:00Z">
        <w:r w:rsidRPr="00952EC4" w:rsidDel="003D4F76">
          <w:rPr>
            <w:rFonts w:ascii="Times New Roman" w:hAnsi="Times New Roman" w:cs="Times New Roman"/>
            <w:b/>
            <w:bCs/>
            <w:i w:val="0"/>
            <w:iCs w:val="0"/>
            <w:color w:val="auto"/>
            <w:rPrChange w:id="1066" w:author="Camilo Andrés Díaz Gómez" w:date="2023-03-14T20:25:00Z">
              <w:rPr>
                <w:rFonts w:ascii="Times New Roman" w:eastAsiaTheme="minorHAnsi" w:hAnsi="Times New Roman" w:cstheme="minorBidi"/>
                <w:color w:val="auto"/>
              </w:rPr>
            </w:rPrChange>
          </w:rPr>
          <w:delText>Areas</w:delText>
        </w:r>
      </w:del>
      <w:ins w:id="1067" w:author="DIANA CAROLINA CANDIA HERRERA" w:date="2023-03-07T10:03:00Z">
        <w:r w:rsidR="003D4F76" w:rsidRPr="00952EC4">
          <w:rPr>
            <w:rFonts w:ascii="Times New Roman" w:hAnsi="Times New Roman" w:cs="Times New Roman"/>
            <w:b/>
            <w:bCs/>
            <w:i w:val="0"/>
            <w:iCs w:val="0"/>
            <w:color w:val="auto"/>
            <w:rPrChange w:id="1068" w:author="Camilo Andrés Díaz Gómez" w:date="2023-03-14T20:25:00Z">
              <w:rPr>
                <w:rFonts w:ascii="Times New Roman" w:eastAsiaTheme="minorHAnsi" w:hAnsi="Times New Roman" w:cstheme="minorBidi"/>
                <w:color w:val="auto"/>
              </w:rPr>
            </w:rPrChange>
          </w:rPr>
          <w:t>Áreas</w:t>
        </w:r>
      </w:ins>
      <w:r w:rsidRPr="00952EC4">
        <w:rPr>
          <w:rFonts w:ascii="Times New Roman" w:hAnsi="Times New Roman" w:cs="Times New Roman"/>
          <w:b/>
          <w:bCs/>
          <w:i w:val="0"/>
          <w:iCs w:val="0"/>
          <w:color w:val="auto"/>
          <w:rPrChange w:id="1069" w:author="Camilo Andrés Díaz Gómez" w:date="2023-03-14T20:25:00Z">
            <w:rPr>
              <w:rFonts w:ascii="Times New Roman" w:eastAsiaTheme="minorHAnsi" w:hAnsi="Times New Roman" w:cstheme="minorBidi"/>
              <w:color w:val="auto"/>
            </w:rPr>
          </w:rPrChange>
        </w:rPr>
        <w:t xml:space="preserve"> </w:t>
      </w:r>
      <w:del w:id="1070" w:author="Camilo Andrés Díaz Gómez" w:date="2023-03-14T21:26:00Z">
        <w:r w:rsidRPr="00952EC4" w:rsidDel="005C4C59">
          <w:rPr>
            <w:rFonts w:ascii="Times New Roman" w:hAnsi="Times New Roman" w:cs="Times New Roman"/>
            <w:b/>
            <w:bCs/>
            <w:i w:val="0"/>
            <w:iCs w:val="0"/>
            <w:color w:val="auto"/>
            <w:rPrChange w:id="1071" w:author="Camilo Andrés Díaz Gómez" w:date="2023-03-14T20:25:00Z">
              <w:rPr>
                <w:rFonts w:ascii="Times New Roman" w:eastAsiaTheme="minorHAnsi" w:hAnsi="Times New Roman" w:cstheme="minorBidi"/>
                <w:color w:val="auto"/>
              </w:rPr>
            </w:rPrChange>
          </w:rPr>
          <w:delText>De</w:delText>
        </w:r>
      </w:del>
      <w:ins w:id="1072"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1073" w:author="Camilo Andrés Díaz Gómez" w:date="2023-03-14T20:25:00Z">
            <w:rPr>
              <w:rFonts w:ascii="Times New Roman" w:eastAsiaTheme="minorHAnsi" w:hAnsi="Times New Roman" w:cstheme="minorBidi"/>
              <w:color w:val="auto"/>
            </w:rPr>
          </w:rPrChange>
        </w:rPr>
        <w:t xml:space="preserve"> Aplicación</w:t>
      </w:r>
    </w:p>
    <w:p w14:paraId="60C9F368" w14:textId="77777777" w:rsidR="00215A76" w:rsidRPr="00215A76" w:rsidRDefault="00215A76">
      <w:pPr>
        <w:pStyle w:val="PrrAPA"/>
        <w:ind w:left="708"/>
        <w:rPr>
          <w:rPrChange w:id="1074" w:author="Camilo Andrés Díaz Gómez" w:date="2023-03-17T00:41:00Z">
            <w:rPr>
              <w:i/>
              <w:iCs/>
            </w:rPr>
          </w:rPrChange>
        </w:rPr>
        <w:pPrChange w:id="1075" w:author="Camilo Andrés Díaz Gómez" w:date="2023-03-22T16:28:00Z">
          <w:pPr/>
        </w:pPrChange>
      </w:pPr>
    </w:p>
    <w:p w14:paraId="521FE0DB" w14:textId="77777777" w:rsidR="0052580A" w:rsidRPr="00BD3055" w:rsidRDefault="0052580A">
      <w:pPr>
        <w:pStyle w:val="PrrAPA"/>
        <w:ind w:left="708"/>
        <w:pPrChange w:id="1076" w:author="Camilo Andrés Díaz Gómez" w:date="2023-03-22T16:28:00Z">
          <w:pPr>
            <w:pStyle w:val="PrrAPA"/>
          </w:pPr>
        </w:pPrChange>
      </w:pPr>
      <w:r w:rsidRPr="00BD3055">
        <w:t>Las redes IoT tienen una amplia gama de áreas de aplicación en diferentes industrias y dominios, algunas de las cuales incluyen</w:t>
      </w:r>
    </w:p>
    <w:p w14:paraId="083FDCCB" w14:textId="77777777" w:rsidR="00AA1CC1" w:rsidRPr="00BD3055" w:rsidRDefault="00AA1CC1">
      <w:pPr>
        <w:pStyle w:val="PrrAPA"/>
        <w:rPr>
          <w:b/>
          <w:bCs/>
          <w:i/>
          <w:iCs/>
        </w:rPr>
        <w:pPrChange w:id="1077" w:author="Camilo Andrés Díaz Gómez" w:date="2023-03-22T16:28:00Z">
          <w:pPr/>
        </w:pPrChange>
      </w:pPr>
    </w:p>
    <w:p w14:paraId="456F4C6A" w14:textId="79F0185D" w:rsidR="0052580A" w:rsidRPr="001B191D" w:rsidRDefault="0052580A">
      <w:pPr>
        <w:pStyle w:val="Ttulo5"/>
        <w:ind w:left="1416"/>
        <w:rPr>
          <w:ins w:id="1078" w:author="Camilo Andrés Díaz Gómez" w:date="2023-03-17T00:41:00Z"/>
          <w:rFonts w:ascii="Times New Roman" w:hAnsi="Times New Roman" w:cs="Times New Roman"/>
          <w:b/>
          <w:bCs/>
          <w:color w:val="auto"/>
          <w:rPrChange w:id="1079" w:author="Camilo Andrés Díaz Gómez" w:date="2023-03-21T18:25:00Z">
            <w:rPr>
              <w:ins w:id="1080" w:author="Camilo Andrés Díaz Gómez" w:date="2023-03-17T00:41:00Z"/>
              <w:rFonts w:ascii="Times New Roman" w:hAnsi="Times New Roman" w:cs="Times New Roman"/>
              <w:b/>
              <w:bCs/>
              <w:i/>
              <w:iCs/>
              <w:color w:val="auto"/>
            </w:rPr>
          </w:rPrChange>
        </w:rPr>
        <w:pPrChange w:id="1081" w:author="Camilo Andrés Díaz Gómez" w:date="2023-03-21T18:23:00Z">
          <w:pPr>
            <w:pStyle w:val="Ttulo5"/>
            <w:ind w:left="708"/>
          </w:pPr>
        </w:pPrChange>
      </w:pPr>
      <w:r w:rsidRPr="001B191D">
        <w:rPr>
          <w:rFonts w:ascii="Times New Roman" w:hAnsi="Times New Roman" w:cs="Times New Roman"/>
          <w:b/>
          <w:bCs/>
          <w:color w:val="auto"/>
          <w:rPrChange w:id="1082" w:author="Camilo Andrés Díaz Gómez" w:date="2023-03-21T18:25:00Z">
            <w:rPr>
              <w:rFonts w:ascii="Times New Roman" w:eastAsiaTheme="minorHAnsi" w:hAnsi="Times New Roman" w:cs="Times New Roman"/>
              <w:color w:val="auto"/>
              <w:szCs w:val="24"/>
            </w:rPr>
          </w:rPrChange>
        </w:rPr>
        <w:lastRenderedPageBreak/>
        <w:t>Hogares inteligentes</w:t>
      </w:r>
      <w:del w:id="1083" w:author="Camilo Andrés Díaz Gómez" w:date="2023-03-14T20:34:00Z">
        <w:r w:rsidRPr="001B191D" w:rsidDel="00287D6C">
          <w:rPr>
            <w:rFonts w:ascii="Times New Roman" w:hAnsi="Times New Roman" w:cs="Times New Roman"/>
            <w:b/>
            <w:bCs/>
            <w:color w:val="auto"/>
            <w:rPrChange w:id="1084" w:author="Camilo Andrés Díaz Gómez" w:date="2023-03-21T18:25:00Z">
              <w:rPr>
                <w:rFonts w:ascii="Times New Roman" w:eastAsiaTheme="minorHAnsi" w:hAnsi="Times New Roman" w:cs="Times New Roman"/>
                <w:color w:val="auto"/>
                <w:szCs w:val="24"/>
              </w:rPr>
            </w:rPrChange>
          </w:rPr>
          <w:delText>.</w:delText>
        </w:r>
      </w:del>
    </w:p>
    <w:p w14:paraId="0AE39F4D" w14:textId="77777777" w:rsidR="00215A76" w:rsidRPr="00215A76" w:rsidRDefault="00215A76">
      <w:pPr>
        <w:ind w:left="708"/>
        <w:pPrChange w:id="1085" w:author="Camilo Andrés Díaz Gómez" w:date="2023-03-21T18:23:00Z">
          <w:pPr>
            <w:pStyle w:val="PrrAPA"/>
          </w:pPr>
        </w:pPrChange>
      </w:pPr>
    </w:p>
    <w:p w14:paraId="59D3605D" w14:textId="77777777" w:rsidR="0052580A" w:rsidRPr="00E30F2C" w:rsidRDefault="0052580A">
      <w:pPr>
        <w:pStyle w:val="PrrAPA"/>
        <w:ind w:left="1416"/>
        <w:rPr>
          <w:rPrChange w:id="1086" w:author="Camilo Andrés Díaz Gómez" w:date="2023-03-22T16:28:00Z">
            <w:rPr>
              <w:color w:val="000000" w:themeColor="text1"/>
            </w:rPr>
          </w:rPrChange>
        </w:rPr>
        <w:pPrChange w:id="1087" w:author="Camilo Andrés Díaz Gómez" w:date="2023-03-22T16:28:00Z">
          <w:pPr>
            <w:pStyle w:val="PrrAPA"/>
          </w:pPr>
        </w:pPrChange>
      </w:pPr>
      <w:r w:rsidRPr="00E30F2C">
        <w:rPr>
          <w:rPrChange w:id="1088" w:author="Camilo Andrés Díaz Gómez" w:date="2023-03-22T16:28:00Z">
            <w:rPr>
              <w:color w:val="000000" w:themeColor="text1"/>
            </w:rPr>
          </w:rPrChange>
        </w:rPr>
        <w:t>Las redes IoT se pueden usar para automatizar y controlar electrodomésticos y dispositivos, como termostatos, sistemas de iluminación, cámaras de seguridad y sistemas de entretenimiento.</w:t>
      </w:r>
    </w:p>
    <w:p w14:paraId="1D24B22B" w14:textId="77777777" w:rsidR="0052580A" w:rsidRPr="00BD3055" w:rsidRDefault="0052580A">
      <w:pPr>
        <w:pStyle w:val="PrrAPA"/>
        <w:ind w:left="708" w:firstLine="720"/>
        <w:rPr>
          <w:color w:val="000000" w:themeColor="text1"/>
        </w:rPr>
        <w:pPrChange w:id="1089" w:author="Camilo Andrés Díaz Gómez" w:date="2023-03-21T18:23:00Z">
          <w:pPr>
            <w:pStyle w:val="PrrAPA"/>
          </w:pPr>
        </w:pPrChange>
      </w:pPr>
    </w:p>
    <w:p w14:paraId="23D3E20E" w14:textId="0901E5BB" w:rsidR="0052580A" w:rsidRPr="00287D6C" w:rsidDel="00534D76" w:rsidRDefault="0052580A">
      <w:pPr>
        <w:pStyle w:val="Ttulo5"/>
        <w:ind w:left="1416"/>
        <w:rPr>
          <w:del w:id="1090" w:author="Steff Guzmán" w:date="2023-03-13T19:38:00Z"/>
          <w:b/>
          <w:bCs/>
          <w:i/>
          <w:iCs/>
          <w:rPrChange w:id="1091" w:author="Camilo Andrés Díaz Gómez" w:date="2023-03-14T20:35:00Z">
            <w:rPr>
              <w:del w:id="1092" w:author="Steff Guzmán" w:date="2023-03-13T19:38:00Z"/>
            </w:rPr>
          </w:rPrChange>
        </w:rPr>
        <w:pPrChange w:id="1093" w:author="Camilo Andrés Díaz Gómez" w:date="2023-03-21T18:23:00Z">
          <w:pPr>
            <w:pStyle w:val="PrrAPA"/>
          </w:pPr>
        </w:pPrChange>
      </w:pPr>
    </w:p>
    <w:p w14:paraId="1294030A" w14:textId="25768FFE" w:rsidR="0052580A" w:rsidRPr="00287D6C" w:rsidDel="00534D76" w:rsidRDefault="0052580A">
      <w:pPr>
        <w:pStyle w:val="Ttulo5"/>
        <w:ind w:left="1416"/>
        <w:rPr>
          <w:del w:id="1094" w:author="Steff Guzmán" w:date="2023-03-13T19:38:00Z"/>
          <w:b/>
          <w:bCs/>
          <w:i/>
          <w:iCs/>
          <w:rPrChange w:id="1095" w:author="Camilo Andrés Díaz Gómez" w:date="2023-03-14T20:35:00Z">
            <w:rPr>
              <w:del w:id="1096" w:author="Steff Guzmán" w:date="2023-03-13T19:38:00Z"/>
            </w:rPr>
          </w:rPrChange>
        </w:rPr>
        <w:pPrChange w:id="1097" w:author="Camilo Andrés Díaz Gómez" w:date="2023-03-21T18:23:00Z">
          <w:pPr>
            <w:pStyle w:val="PrrAPA"/>
          </w:pPr>
        </w:pPrChange>
      </w:pPr>
    </w:p>
    <w:p w14:paraId="534542D7" w14:textId="700C0825" w:rsidR="0052580A" w:rsidRDefault="0052580A">
      <w:pPr>
        <w:pStyle w:val="Ttulo5"/>
        <w:ind w:left="1416"/>
        <w:rPr>
          <w:ins w:id="1098" w:author="Camilo Andrés Díaz Gómez" w:date="2023-03-17T00:41:00Z"/>
          <w:rFonts w:ascii="Times New Roman" w:hAnsi="Times New Roman" w:cs="Times New Roman"/>
          <w:b/>
          <w:bCs/>
          <w:i/>
          <w:iCs/>
          <w:color w:val="auto"/>
        </w:rPr>
        <w:pPrChange w:id="1099" w:author="Camilo Andrés Díaz Gómez" w:date="2023-03-21T18:23:00Z">
          <w:pPr>
            <w:pStyle w:val="Ttulo5"/>
            <w:ind w:left="708"/>
          </w:pPr>
        </w:pPrChange>
      </w:pPr>
      <w:r w:rsidRPr="00287D6C">
        <w:rPr>
          <w:rFonts w:ascii="Times New Roman" w:hAnsi="Times New Roman" w:cs="Times New Roman"/>
          <w:b/>
          <w:bCs/>
          <w:i/>
          <w:iCs/>
          <w:color w:val="auto"/>
          <w:rPrChange w:id="1100" w:author="Camilo Andrés Díaz Gómez" w:date="2023-03-14T20:35:00Z">
            <w:rPr>
              <w:rFonts w:ascii="Times New Roman" w:eastAsiaTheme="minorHAnsi" w:hAnsi="Times New Roman" w:cs="Times New Roman"/>
              <w:b/>
              <w:bCs/>
              <w:color w:val="auto"/>
              <w:szCs w:val="24"/>
            </w:rPr>
          </w:rPrChange>
        </w:rPr>
        <w:t>Automatización industrial</w:t>
      </w:r>
      <w:del w:id="1101" w:author="Camilo Andrés Díaz Gómez" w:date="2023-03-14T20:34:00Z">
        <w:r w:rsidRPr="00287D6C" w:rsidDel="00287D6C">
          <w:rPr>
            <w:rFonts w:ascii="Times New Roman" w:hAnsi="Times New Roman" w:cs="Times New Roman"/>
            <w:b/>
            <w:bCs/>
            <w:i/>
            <w:iCs/>
            <w:color w:val="auto"/>
            <w:rPrChange w:id="1102" w:author="Camilo Andrés Díaz Gómez" w:date="2023-03-14T20:35:00Z">
              <w:rPr>
                <w:rFonts w:ascii="Times New Roman" w:eastAsiaTheme="minorHAnsi" w:hAnsi="Times New Roman" w:cs="Times New Roman"/>
                <w:b/>
                <w:bCs/>
                <w:color w:val="auto"/>
                <w:szCs w:val="24"/>
              </w:rPr>
            </w:rPrChange>
          </w:rPr>
          <w:delText>.</w:delText>
        </w:r>
      </w:del>
    </w:p>
    <w:p w14:paraId="18A16496" w14:textId="77777777" w:rsidR="00215A76" w:rsidRPr="00215A76" w:rsidRDefault="00215A76">
      <w:pPr>
        <w:ind w:left="708"/>
        <w:rPr>
          <w:rPrChange w:id="1103" w:author="Camilo Andrés Díaz Gómez" w:date="2023-03-17T00:41:00Z">
            <w:rPr>
              <w:b/>
              <w:bCs/>
            </w:rPr>
          </w:rPrChange>
        </w:rPr>
        <w:pPrChange w:id="1104" w:author="Camilo Andrés Díaz Gómez" w:date="2023-03-21T18:23:00Z">
          <w:pPr>
            <w:pStyle w:val="PrrAPA"/>
          </w:pPr>
        </w:pPrChange>
      </w:pPr>
    </w:p>
    <w:p w14:paraId="23221264" w14:textId="77777777" w:rsidR="0052580A" w:rsidRPr="00E30F2C" w:rsidRDefault="0052580A">
      <w:pPr>
        <w:pStyle w:val="PrrAPA"/>
        <w:ind w:left="1416"/>
        <w:rPr>
          <w:rPrChange w:id="1105" w:author="Camilo Andrés Díaz Gómez" w:date="2023-03-22T16:29:00Z">
            <w:rPr>
              <w:color w:val="000000" w:themeColor="text1"/>
            </w:rPr>
          </w:rPrChange>
        </w:rPr>
        <w:pPrChange w:id="1106" w:author="Camilo Andrés Díaz Gómez" w:date="2023-03-22T16:29:00Z">
          <w:pPr>
            <w:pStyle w:val="PrrAPA"/>
          </w:pPr>
        </w:pPrChange>
      </w:pPr>
      <w:r w:rsidRPr="00E30F2C">
        <w:rPr>
          <w:rPrChange w:id="1107" w:author="Camilo Andrés Díaz Gómez" w:date="2023-03-22T16:29:00Z">
            <w:rPr>
              <w:color w:val="000000" w:themeColor="text1"/>
            </w:rPr>
          </w:rPrChange>
        </w:rPr>
        <w:t>Las redes IoT se pueden usar para monitorear y controlar máquinas y equipos en fábricas, almacenes y otros entornos industriales, mejorando la eficiencia y reduciendo el tiempo de inactividad.</w:t>
      </w:r>
    </w:p>
    <w:p w14:paraId="6D284976" w14:textId="77777777" w:rsidR="0052580A" w:rsidRPr="00BD3055" w:rsidRDefault="0052580A">
      <w:pPr>
        <w:pStyle w:val="PrrAPA"/>
        <w:ind w:left="708" w:firstLine="720"/>
        <w:rPr>
          <w:b/>
          <w:bCs/>
          <w:color w:val="000000" w:themeColor="text1"/>
        </w:rPr>
        <w:pPrChange w:id="1108" w:author="Camilo Andrés Díaz Gómez" w:date="2023-03-21T18:23:00Z">
          <w:pPr>
            <w:pStyle w:val="PrrAPA"/>
          </w:pPr>
        </w:pPrChange>
      </w:pPr>
    </w:p>
    <w:p w14:paraId="3D972A7B" w14:textId="2334F105" w:rsidR="0052580A" w:rsidRDefault="0052580A">
      <w:pPr>
        <w:pStyle w:val="Ttulo5"/>
        <w:ind w:left="1416"/>
        <w:rPr>
          <w:ins w:id="1109" w:author="Camilo Andrés Díaz Gómez" w:date="2023-03-17T00:41:00Z"/>
          <w:rFonts w:ascii="Times New Roman" w:hAnsi="Times New Roman" w:cs="Times New Roman"/>
          <w:b/>
          <w:bCs/>
          <w:i/>
          <w:iCs/>
          <w:color w:val="auto"/>
        </w:rPr>
        <w:pPrChange w:id="1110" w:author="Camilo Andrés Díaz Gómez" w:date="2023-03-21T18:23:00Z">
          <w:pPr>
            <w:pStyle w:val="Ttulo5"/>
            <w:ind w:left="708"/>
          </w:pPr>
        </w:pPrChange>
      </w:pPr>
      <w:r w:rsidRPr="00287D6C">
        <w:rPr>
          <w:rFonts w:ascii="Times New Roman" w:hAnsi="Times New Roman" w:cs="Times New Roman"/>
          <w:b/>
          <w:bCs/>
          <w:i/>
          <w:iCs/>
          <w:color w:val="auto"/>
          <w:rPrChange w:id="1111" w:author="Camilo Andrés Díaz Gómez" w:date="2023-03-14T20:35:00Z">
            <w:rPr>
              <w:rFonts w:ascii="Times New Roman" w:eastAsiaTheme="minorHAnsi" w:hAnsi="Times New Roman" w:cs="Times New Roman"/>
              <w:color w:val="auto"/>
              <w:szCs w:val="24"/>
            </w:rPr>
          </w:rPrChange>
        </w:rPr>
        <w:t>Atención médica</w:t>
      </w:r>
      <w:del w:id="1112" w:author="Camilo Andrés Díaz Gómez" w:date="2023-03-14T20:34:00Z">
        <w:r w:rsidRPr="00287D6C" w:rsidDel="00287D6C">
          <w:rPr>
            <w:rFonts w:ascii="Times New Roman" w:hAnsi="Times New Roman" w:cs="Times New Roman"/>
            <w:b/>
            <w:bCs/>
            <w:i/>
            <w:iCs/>
            <w:color w:val="auto"/>
            <w:rPrChange w:id="1113" w:author="Camilo Andrés Díaz Gómez" w:date="2023-03-14T20:35:00Z">
              <w:rPr>
                <w:rFonts w:ascii="Times New Roman" w:eastAsiaTheme="minorHAnsi" w:hAnsi="Times New Roman" w:cs="Times New Roman"/>
                <w:color w:val="auto"/>
                <w:szCs w:val="24"/>
              </w:rPr>
            </w:rPrChange>
          </w:rPr>
          <w:delText>.</w:delText>
        </w:r>
      </w:del>
    </w:p>
    <w:p w14:paraId="410F1652" w14:textId="77777777" w:rsidR="00215A76" w:rsidRPr="00215A76" w:rsidRDefault="00215A76">
      <w:pPr>
        <w:ind w:left="708"/>
        <w:pPrChange w:id="1114" w:author="Camilo Andrés Díaz Gómez" w:date="2023-03-21T18:23:00Z">
          <w:pPr>
            <w:pStyle w:val="PrrAPA"/>
          </w:pPr>
        </w:pPrChange>
      </w:pPr>
    </w:p>
    <w:p w14:paraId="6B4578D6" w14:textId="1F9E3AB8" w:rsidR="0052580A" w:rsidRPr="00E30F2C" w:rsidRDefault="00E30F2C">
      <w:pPr>
        <w:pStyle w:val="PrrAPA"/>
        <w:ind w:left="1416"/>
        <w:rPr>
          <w:rPrChange w:id="1115" w:author="Camilo Andrés Díaz Gómez" w:date="2023-03-22T16:29:00Z">
            <w:rPr>
              <w:b/>
              <w:bCs/>
              <w:color w:val="000000" w:themeColor="text1"/>
            </w:rPr>
          </w:rPrChange>
        </w:rPr>
        <w:pPrChange w:id="1116" w:author="Camilo Andrés Díaz Gómez" w:date="2023-03-22T16:29:00Z">
          <w:pPr>
            <w:pStyle w:val="PrrAPA"/>
          </w:pPr>
        </w:pPrChange>
      </w:pPr>
      <w:ins w:id="1117" w:author="Camilo Andrés Díaz Gómez" w:date="2023-03-22T16:29:00Z">
        <w:r w:rsidRPr="00E30F2C">
          <w:rPr>
            <w:rPrChange w:id="1118" w:author="Camilo Andrés Díaz Gómez" w:date="2023-03-22T16:29:00Z">
              <w:rPr>
                <w:color w:val="000000" w:themeColor="text1"/>
              </w:rPr>
            </w:rPrChange>
          </w:rPr>
          <w:t>L</w:t>
        </w:r>
      </w:ins>
      <w:del w:id="1119" w:author="Camilo Andrés Díaz Gómez" w:date="2023-03-22T16:29:00Z">
        <w:r w:rsidR="0052580A" w:rsidRPr="00E30F2C" w:rsidDel="00E30F2C">
          <w:rPr>
            <w:rPrChange w:id="1120" w:author="Camilo Andrés Díaz Gómez" w:date="2023-03-22T16:29:00Z">
              <w:rPr>
                <w:color w:val="000000" w:themeColor="text1"/>
              </w:rPr>
            </w:rPrChange>
          </w:rPr>
          <w:delText>l</w:delText>
        </w:r>
      </w:del>
      <w:r w:rsidR="0052580A" w:rsidRPr="00E30F2C">
        <w:rPr>
          <w:rPrChange w:id="1121" w:author="Camilo Andrés Díaz Gómez" w:date="2023-03-22T16:29:00Z">
            <w:rPr>
              <w:color w:val="000000" w:themeColor="text1"/>
            </w:rPr>
          </w:rPrChange>
        </w:rPr>
        <w:t>as redes IoT se pueden usar para monitorear pacientes de forma remota, recopilar datos de salud de dispositivos portátiles y rastrear equipos médicos en hospitales.</w:t>
      </w:r>
    </w:p>
    <w:p w14:paraId="6339A6DF" w14:textId="77777777" w:rsidR="0052580A" w:rsidRPr="00BD3055" w:rsidRDefault="0052580A">
      <w:pPr>
        <w:pStyle w:val="PrrAPA"/>
        <w:ind w:left="708" w:firstLine="720"/>
        <w:rPr>
          <w:b/>
          <w:bCs/>
          <w:color w:val="000000" w:themeColor="text1"/>
        </w:rPr>
        <w:pPrChange w:id="1122" w:author="Camilo Andrés Díaz Gómez" w:date="2023-03-21T18:23:00Z">
          <w:pPr>
            <w:pStyle w:val="PrrAPA"/>
          </w:pPr>
        </w:pPrChange>
      </w:pPr>
    </w:p>
    <w:p w14:paraId="35C3A00A" w14:textId="25293DF7" w:rsidR="0052580A" w:rsidRDefault="0052580A">
      <w:pPr>
        <w:pStyle w:val="Ttulo5"/>
        <w:ind w:left="1416"/>
        <w:rPr>
          <w:ins w:id="1123" w:author="Camilo Andrés Díaz Gómez" w:date="2023-03-17T00:41:00Z"/>
          <w:rFonts w:ascii="Times New Roman" w:hAnsi="Times New Roman" w:cs="Times New Roman"/>
          <w:b/>
          <w:bCs/>
          <w:i/>
          <w:iCs/>
          <w:color w:val="auto"/>
        </w:rPr>
        <w:pPrChange w:id="1124" w:author="Camilo Andrés Díaz Gómez" w:date="2023-03-21T18:23:00Z">
          <w:pPr>
            <w:pStyle w:val="Ttulo5"/>
            <w:ind w:left="708"/>
          </w:pPr>
        </w:pPrChange>
      </w:pPr>
      <w:r w:rsidRPr="00287D6C">
        <w:rPr>
          <w:rFonts w:ascii="Times New Roman" w:hAnsi="Times New Roman" w:cs="Times New Roman"/>
          <w:b/>
          <w:bCs/>
          <w:i/>
          <w:iCs/>
          <w:color w:val="auto"/>
          <w:rPrChange w:id="1125" w:author="Camilo Andrés Díaz Gómez" w:date="2023-03-14T20:35:00Z">
            <w:rPr>
              <w:rFonts w:ascii="Times New Roman" w:eastAsiaTheme="minorHAnsi" w:hAnsi="Times New Roman" w:cs="Times New Roman"/>
              <w:color w:val="auto"/>
              <w:szCs w:val="24"/>
            </w:rPr>
          </w:rPrChange>
        </w:rPr>
        <w:t>Agricultura</w:t>
      </w:r>
      <w:del w:id="1126" w:author="Camilo Andrés Díaz Gómez" w:date="2023-03-14T20:34:00Z">
        <w:r w:rsidRPr="00287D6C" w:rsidDel="00287D6C">
          <w:rPr>
            <w:rFonts w:ascii="Times New Roman" w:hAnsi="Times New Roman" w:cs="Times New Roman"/>
            <w:b/>
            <w:bCs/>
            <w:i/>
            <w:iCs/>
            <w:color w:val="auto"/>
            <w:rPrChange w:id="1127" w:author="Camilo Andrés Díaz Gómez" w:date="2023-03-14T20:35:00Z">
              <w:rPr>
                <w:rFonts w:ascii="Times New Roman" w:eastAsiaTheme="minorHAnsi" w:hAnsi="Times New Roman" w:cs="Times New Roman"/>
                <w:color w:val="auto"/>
                <w:szCs w:val="24"/>
              </w:rPr>
            </w:rPrChange>
          </w:rPr>
          <w:delText xml:space="preserve">. </w:delText>
        </w:r>
      </w:del>
    </w:p>
    <w:p w14:paraId="3A3AE0F5" w14:textId="77777777" w:rsidR="00215A76" w:rsidRPr="00215A76" w:rsidRDefault="00215A76">
      <w:pPr>
        <w:ind w:left="708"/>
        <w:pPrChange w:id="1128" w:author="Camilo Andrés Díaz Gómez" w:date="2023-03-21T18:23:00Z">
          <w:pPr>
            <w:pStyle w:val="PrrAPA"/>
          </w:pPr>
        </w:pPrChange>
      </w:pPr>
    </w:p>
    <w:p w14:paraId="2CDF701B" w14:textId="77777777" w:rsidR="0052580A" w:rsidRPr="00E30F2C" w:rsidRDefault="0052580A">
      <w:pPr>
        <w:pStyle w:val="PrrAPA"/>
        <w:ind w:left="1416"/>
        <w:rPr>
          <w:rPrChange w:id="1129" w:author="Camilo Andrés Díaz Gómez" w:date="2023-03-22T16:29:00Z">
            <w:rPr>
              <w:b/>
              <w:bCs/>
              <w:color w:val="000000" w:themeColor="text1"/>
            </w:rPr>
          </w:rPrChange>
        </w:rPr>
        <w:pPrChange w:id="1130" w:author="Camilo Andrés Díaz Gómez" w:date="2023-03-22T16:29:00Z">
          <w:pPr>
            <w:pStyle w:val="PrrAPA"/>
          </w:pPr>
        </w:pPrChange>
      </w:pPr>
      <w:r w:rsidRPr="00E30F2C">
        <w:rPr>
          <w:rPrChange w:id="1131" w:author="Camilo Andrés Díaz Gómez" w:date="2023-03-22T16:29:00Z">
            <w:rPr>
              <w:color w:val="000000" w:themeColor="text1"/>
            </w:rPr>
          </w:rPrChange>
        </w:rPr>
        <w:t>Las redes IoT se pueden usar para monitorear los niveles de humedad del suelo, la temperatura y otros factores ambientales para optimizar el rendimiento de los cultivos y reducir el uso de agua.</w:t>
      </w:r>
    </w:p>
    <w:p w14:paraId="12DC98CC" w14:textId="77777777" w:rsidR="0052580A" w:rsidRPr="00BD3055" w:rsidRDefault="0052580A">
      <w:pPr>
        <w:pStyle w:val="PrrAPA"/>
        <w:ind w:left="708" w:firstLine="720"/>
        <w:rPr>
          <w:b/>
          <w:bCs/>
          <w:color w:val="000000" w:themeColor="text1"/>
        </w:rPr>
        <w:pPrChange w:id="1132" w:author="Camilo Andrés Díaz Gómez" w:date="2023-03-21T18:23:00Z">
          <w:pPr>
            <w:pStyle w:val="PrrAPA"/>
          </w:pPr>
        </w:pPrChange>
      </w:pPr>
    </w:p>
    <w:p w14:paraId="33DE8D8C" w14:textId="630726B4" w:rsidR="0052580A" w:rsidRDefault="0052580A">
      <w:pPr>
        <w:pStyle w:val="Ttulo5"/>
        <w:ind w:left="1416"/>
        <w:rPr>
          <w:ins w:id="1133" w:author="Camilo Andrés Díaz Gómez" w:date="2023-03-17T00:41:00Z"/>
          <w:rFonts w:ascii="Times New Roman" w:hAnsi="Times New Roman" w:cs="Times New Roman"/>
          <w:b/>
          <w:bCs/>
          <w:i/>
          <w:iCs/>
          <w:color w:val="auto"/>
        </w:rPr>
        <w:pPrChange w:id="1134" w:author="Camilo Andrés Díaz Gómez" w:date="2023-03-21T18:23:00Z">
          <w:pPr>
            <w:pStyle w:val="Ttulo5"/>
            <w:ind w:left="708"/>
          </w:pPr>
        </w:pPrChange>
      </w:pPr>
      <w:r w:rsidRPr="00287D6C">
        <w:rPr>
          <w:rFonts w:ascii="Times New Roman" w:hAnsi="Times New Roman" w:cs="Times New Roman"/>
          <w:b/>
          <w:bCs/>
          <w:i/>
          <w:iCs/>
          <w:color w:val="auto"/>
          <w:rPrChange w:id="1135" w:author="Camilo Andrés Díaz Gómez" w:date="2023-03-14T20:35:00Z">
            <w:rPr>
              <w:rFonts w:ascii="Times New Roman" w:eastAsiaTheme="minorHAnsi" w:hAnsi="Times New Roman" w:cs="Times New Roman"/>
              <w:color w:val="auto"/>
              <w:szCs w:val="24"/>
            </w:rPr>
          </w:rPrChange>
        </w:rPr>
        <w:t>Transporte</w:t>
      </w:r>
      <w:del w:id="1136" w:author="Camilo Andrés Díaz Gómez" w:date="2023-03-14T20:34:00Z">
        <w:r w:rsidRPr="00287D6C" w:rsidDel="00287D6C">
          <w:rPr>
            <w:rFonts w:ascii="Times New Roman" w:hAnsi="Times New Roman" w:cs="Times New Roman"/>
            <w:b/>
            <w:bCs/>
            <w:i/>
            <w:iCs/>
            <w:color w:val="auto"/>
            <w:rPrChange w:id="1137" w:author="Camilo Andrés Díaz Gómez" w:date="2023-03-14T20:35:00Z">
              <w:rPr>
                <w:rFonts w:ascii="Times New Roman" w:eastAsiaTheme="minorHAnsi" w:hAnsi="Times New Roman" w:cs="Times New Roman"/>
                <w:color w:val="auto"/>
                <w:szCs w:val="24"/>
              </w:rPr>
            </w:rPrChange>
          </w:rPr>
          <w:delText>.</w:delText>
        </w:r>
      </w:del>
    </w:p>
    <w:p w14:paraId="2464AC3F" w14:textId="77777777" w:rsidR="00215A76" w:rsidRPr="00215A76" w:rsidRDefault="00215A76">
      <w:pPr>
        <w:ind w:left="708"/>
        <w:pPrChange w:id="1138" w:author="Camilo Andrés Díaz Gómez" w:date="2023-03-21T18:23:00Z">
          <w:pPr>
            <w:pStyle w:val="PrrAPA"/>
          </w:pPr>
        </w:pPrChange>
      </w:pPr>
    </w:p>
    <w:p w14:paraId="7BE8F99D" w14:textId="77777777" w:rsidR="0052580A" w:rsidRPr="00BD3055" w:rsidRDefault="0052580A">
      <w:pPr>
        <w:pStyle w:val="PrrAPA"/>
        <w:ind w:left="1416" w:firstLine="720"/>
        <w:rPr>
          <w:color w:val="000000" w:themeColor="text1"/>
        </w:rPr>
        <w:pPrChange w:id="1139" w:author="Camilo Andrés Díaz Gómez" w:date="2023-03-22T16:29:00Z">
          <w:pPr>
            <w:pStyle w:val="PrrAPA"/>
          </w:pPr>
        </w:pPrChange>
      </w:pPr>
      <w:r w:rsidRPr="00E30F2C">
        <w:rPr>
          <w:rPrChange w:id="1140" w:author="Camilo Andrés Díaz Gómez" w:date="2023-03-22T16:29:00Z">
            <w:rPr>
              <w:color w:val="000000" w:themeColor="text1"/>
            </w:rPr>
          </w:rPrChange>
        </w:rPr>
        <w:t>Las redes IoT se pueden usar para rastrear la ubicación y el estado de los vehículos, monitorear el flujo de tráfico y optimizar las operaciones logísticas</w:t>
      </w:r>
      <w:r w:rsidRPr="00BD3055">
        <w:rPr>
          <w:color w:val="000000" w:themeColor="text1"/>
        </w:rPr>
        <w:t>.</w:t>
      </w:r>
    </w:p>
    <w:p w14:paraId="33BD005C" w14:textId="77777777" w:rsidR="0052580A" w:rsidRPr="00BD3055" w:rsidRDefault="0052580A">
      <w:pPr>
        <w:pStyle w:val="PrrAPA"/>
        <w:ind w:left="708" w:firstLine="720"/>
        <w:rPr>
          <w:color w:val="000000" w:themeColor="text1"/>
        </w:rPr>
        <w:pPrChange w:id="1141" w:author="Camilo Andrés Díaz Gómez" w:date="2023-03-21T18:23:00Z">
          <w:pPr>
            <w:pStyle w:val="PrrAPA"/>
          </w:pPr>
        </w:pPrChange>
      </w:pPr>
    </w:p>
    <w:p w14:paraId="74C39ADE" w14:textId="17B9155B" w:rsidR="0052580A" w:rsidRDefault="0052580A">
      <w:pPr>
        <w:pStyle w:val="Ttulo5"/>
        <w:ind w:left="1416"/>
        <w:rPr>
          <w:ins w:id="1142" w:author="Camilo Andrés Díaz Gómez" w:date="2023-03-17T00:41:00Z"/>
          <w:rFonts w:ascii="Times New Roman" w:hAnsi="Times New Roman" w:cs="Times New Roman"/>
          <w:b/>
          <w:bCs/>
          <w:i/>
          <w:iCs/>
          <w:color w:val="auto"/>
        </w:rPr>
        <w:pPrChange w:id="1143" w:author="Camilo Andrés Díaz Gómez" w:date="2023-03-21T18:23:00Z">
          <w:pPr>
            <w:pStyle w:val="Ttulo5"/>
            <w:ind w:left="708"/>
          </w:pPr>
        </w:pPrChange>
      </w:pPr>
      <w:r w:rsidRPr="00287D6C">
        <w:rPr>
          <w:rFonts w:ascii="Times New Roman" w:hAnsi="Times New Roman" w:cs="Times New Roman"/>
          <w:b/>
          <w:bCs/>
          <w:i/>
          <w:iCs/>
          <w:color w:val="auto"/>
          <w:rPrChange w:id="1144" w:author="Camilo Andrés Díaz Gómez" w:date="2023-03-14T20:35:00Z">
            <w:rPr>
              <w:rFonts w:ascii="Times New Roman" w:eastAsiaTheme="minorHAnsi" w:hAnsi="Times New Roman" w:cs="Times New Roman"/>
              <w:color w:val="auto"/>
              <w:szCs w:val="24"/>
            </w:rPr>
          </w:rPrChange>
        </w:rPr>
        <w:lastRenderedPageBreak/>
        <w:t>Ciudades inteligentes</w:t>
      </w:r>
      <w:del w:id="1145" w:author="Camilo Andrés Díaz Gómez" w:date="2023-03-14T20:34:00Z">
        <w:r w:rsidRPr="00287D6C" w:rsidDel="00287D6C">
          <w:rPr>
            <w:rFonts w:ascii="Times New Roman" w:hAnsi="Times New Roman" w:cs="Times New Roman"/>
            <w:b/>
            <w:bCs/>
            <w:i/>
            <w:iCs/>
            <w:color w:val="auto"/>
            <w:rPrChange w:id="1146" w:author="Camilo Andrés Díaz Gómez" w:date="2023-03-14T20:35:00Z">
              <w:rPr>
                <w:rFonts w:ascii="Times New Roman" w:eastAsiaTheme="minorHAnsi" w:hAnsi="Times New Roman" w:cs="Times New Roman"/>
                <w:color w:val="auto"/>
                <w:szCs w:val="24"/>
              </w:rPr>
            </w:rPrChange>
          </w:rPr>
          <w:delText>.</w:delText>
        </w:r>
      </w:del>
    </w:p>
    <w:p w14:paraId="3275059F" w14:textId="77777777" w:rsidR="00215A76" w:rsidRPr="00215A76" w:rsidRDefault="00215A76">
      <w:pPr>
        <w:pStyle w:val="PrrAPA"/>
        <w:ind w:left="1416"/>
        <w:pPrChange w:id="1147" w:author="Camilo Andrés Díaz Gómez" w:date="2023-03-22T16:29:00Z">
          <w:pPr>
            <w:pStyle w:val="PrrAPA"/>
          </w:pPr>
        </w:pPrChange>
      </w:pPr>
    </w:p>
    <w:p w14:paraId="0F192180" w14:textId="77777777" w:rsidR="0052580A" w:rsidRPr="00BD3055" w:rsidRDefault="0052580A">
      <w:pPr>
        <w:pStyle w:val="PrrAPA"/>
        <w:ind w:left="1416"/>
        <w:rPr>
          <w:color w:val="000000" w:themeColor="text1"/>
        </w:rPr>
        <w:pPrChange w:id="1148" w:author="Camilo Andrés Díaz Gómez" w:date="2023-03-22T16:29:00Z">
          <w:pPr>
            <w:pStyle w:val="PrrAPA"/>
          </w:pPr>
        </w:pPrChange>
      </w:pPr>
      <w:r w:rsidRPr="00BD3055">
        <w:rPr>
          <w:color w:val="000000" w:themeColor="text1"/>
        </w:rPr>
        <w:t>Las redes IoT se pueden usar para monitorear y controlar el alumbrado público, el flujo de tráfico, la gestión de desechos y otros servicios en áreas urbanas.</w:t>
      </w:r>
    </w:p>
    <w:p w14:paraId="5226DFE0" w14:textId="77777777" w:rsidR="0052580A" w:rsidRPr="00BD3055" w:rsidRDefault="0052580A">
      <w:pPr>
        <w:pStyle w:val="PrrAPA"/>
        <w:ind w:left="708" w:firstLine="720"/>
        <w:rPr>
          <w:color w:val="000000" w:themeColor="text1"/>
        </w:rPr>
        <w:pPrChange w:id="1149" w:author="Camilo Andrés Díaz Gómez" w:date="2023-03-21T18:23:00Z">
          <w:pPr>
            <w:pStyle w:val="PrrAPA"/>
          </w:pPr>
        </w:pPrChange>
      </w:pPr>
    </w:p>
    <w:p w14:paraId="38676CF1" w14:textId="1C958A11" w:rsidR="0052580A" w:rsidRDefault="0052580A">
      <w:pPr>
        <w:pStyle w:val="Ttulo5"/>
        <w:ind w:left="1416"/>
        <w:rPr>
          <w:ins w:id="1150" w:author="Camilo Andrés Díaz Gómez" w:date="2023-03-17T00:41:00Z"/>
          <w:rFonts w:ascii="Times New Roman" w:hAnsi="Times New Roman" w:cs="Times New Roman"/>
          <w:b/>
          <w:bCs/>
          <w:i/>
          <w:iCs/>
          <w:color w:val="auto"/>
        </w:rPr>
        <w:pPrChange w:id="1151" w:author="Camilo Andrés Díaz Gómez" w:date="2023-03-21T18:23:00Z">
          <w:pPr>
            <w:pStyle w:val="Ttulo5"/>
            <w:ind w:left="708"/>
          </w:pPr>
        </w:pPrChange>
      </w:pPr>
      <w:r w:rsidRPr="00287D6C">
        <w:rPr>
          <w:rFonts w:ascii="Times New Roman" w:hAnsi="Times New Roman" w:cs="Times New Roman"/>
          <w:b/>
          <w:bCs/>
          <w:i/>
          <w:iCs/>
          <w:color w:val="auto"/>
          <w:rPrChange w:id="1152" w:author="Camilo Andrés Díaz Gómez" w:date="2023-03-14T20:35:00Z">
            <w:rPr>
              <w:rFonts w:ascii="Times New Roman" w:eastAsiaTheme="minorHAnsi" w:hAnsi="Times New Roman" w:cs="Times New Roman"/>
              <w:color w:val="auto"/>
              <w:szCs w:val="24"/>
            </w:rPr>
          </w:rPrChange>
        </w:rPr>
        <w:t>Gestión de energía</w:t>
      </w:r>
      <w:del w:id="1153" w:author="Camilo Andrés Díaz Gómez" w:date="2023-03-14T20:34:00Z">
        <w:r w:rsidRPr="00287D6C" w:rsidDel="00287D6C">
          <w:rPr>
            <w:rFonts w:ascii="Times New Roman" w:hAnsi="Times New Roman" w:cs="Times New Roman"/>
            <w:b/>
            <w:bCs/>
            <w:i/>
            <w:iCs/>
            <w:color w:val="auto"/>
            <w:rPrChange w:id="1154" w:author="Camilo Andrés Díaz Gómez" w:date="2023-03-14T20:35:00Z">
              <w:rPr>
                <w:rFonts w:ascii="Times New Roman" w:eastAsiaTheme="minorHAnsi" w:hAnsi="Times New Roman" w:cs="Times New Roman"/>
                <w:color w:val="auto"/>
                <w:szCs w:val="24"/>
              </w:rPr>
            </w:rPrChange>
          </w:rPr>
          <w:delText>.</w:delText>
        </w:r>
      </w:del>
    </w:p>
    <w:p w14:paraId="2FDE76C8" w14:textId="77777777" w:rsidR="00215A76" w:rsidRPr="00215A76" w:rsidRDefault="00215A76">
      <w:pPr>
        <w:ind w:left="708"/>
        <w:pPrChange w:id="1155" w:author="Camilo Andrés Díaz Gómez" w:date="2023-03-21T18:23:00Z">
          <w:pPr>
            <w:pStyle w:val="PrrAPA"/>
          </w:pPr>
        </w:pPrChange>
      </w:pPr>
    </w:p>
    <w:p w14:paraId="72CB27D9" w14:textId="77777777" w:rsidR="0052580A" w:rsidRPr="00E30F2C" w:rsidRDefault="0052580A">
      <w:pPr>
        <w:pStyle w:val="PrrAPA"/>
        <w:ind w:left="1416"/>
        <w:rPr>
          <w:rPrChange w:id="1156" w:author="Camilo Andrés Díaz Gómez" w:date="2023-03-22T16:29:00Z">
            <w:rPr>
              <w:color w:val="000000" w:themeColor="text1"/>
            </w:rPr>
          </w:rPrChange>
        </w:rPr>
        <w:pPrChange w:id="1157" w:author="Camilo Andrés Díaz Gómez" w:date="2023-03-22T16:29:00Z">
          <w:pPr>
            <w:pStyle w:val="PrrAPA"/>
          </w:pPr>
        </w:pPrChange>
      </w:pPr>
      <w:r w:rsidRPr="00E30F2C">
        <w:rPr>
          <w:rPrChange w:id="1158" w:author="Camilo Andrés Díaz Gómez" w:date="2023-03-22T16:29:00Z">
            <w:rPr>
              <w:color w:val="000000" w:themeColor="text1"/>
            </w:rPr>
          </w:rPrChange>
        </w:rPr>
        <w:t>Las redes IoT se pueden utilizar para monitorear y controlar el consumo de energía en hogares y negocios, lo que ayuda a reducir costos y mejorar la sostenibilidad.</w:t>
      </w:r>
    </w:p>
    <w:p w14:paraId="76C4A8EA" w14:textId="351B7215" w:rsidR="0052580A" w:rsidRPr="00BD3055" w:rsidDel="00A023DA" w:rsidRDefault="0052580A">
      <w:pPr>
        <w:ind w:left="708" w:firstLine="720"/>
        <w:rPr>
          <w:del w:id="1159" w:author="Camilo Andrés Díaz Gómez" w:date="2023-03-14T20:03:00Z"/>
          <w:rFonts w:cs="Times New Roman"/>
          <w:b/>
          <w:bCs/>
          <w:i/>
          <w:iCs/>
        </w:rPr>
        <w:pPrChange w:id="1160" w:author="Camilo Andrés Díaz Gómez" w:date="2023-03-21T18:23:00Z">
          <w:pPr/>
        </w:pPrChange>
      </w:pPr>
    </w:p>
    <w:p w14:paraId="16D8AB9C" w14:textId="77777777" w:rsidR="00A023DA" w:rsidRDefault="00A023DA">
      <w:pPr>
        <w:pStyle w:val="PrrAPA"/>
        <w:ind w:left="708" w:firstLine="720"/>
        <w:rPr>
          <w:ins w:id="1161" w:author="Camilo Andrés Díaz Gómez" w:date="2023-03-14T20:03:00Z"/>
        </w:rPr>
        <w:pPrChange w:id="1162" w:author="Camilo Andrés Díaz Gómez" w:date="2023-03-21T18:23:00Z">
          <w:pPr>
            <w:pStyle w:val="PrrAPA"/>
            <w:ind w:firstLine="720"/>
          </w:pPr>
        </w:pPrChange>
      </w:pPr>
    </w:p>
    <w:p w14:paraId="7191073A" w14:textId="3F46B69E" w:rsidR="0052580A" w:rsidRPr="00E30F2C" w:rsidRDefault="0052580A">
      <w:pPr>
        <w:pStyle w:val="PrrAPA"/>
        <w:ind w:left="1416"/>
        <w:pPrChange w:id="1163" w:author="Camilo Andrés Díaz Gómez" w:date="2023-03-22T16:29:00Z">
          <w:pPr>
            <w:pStyle w:val="PrrAPA"/>
          </w:pPr>
        </w:pPrChange>
      </w:pPr>
      <w:r w:rsidRPr="00E30F2C">
        <w:t>Estos son solo algunos ejemplos de las muchas áreas de aplicación de las redes IoT. A medida que la tecnología continúa evolucionando y mejorando, podemos esperar ver casos de uso aún más innovadores en el futuro.</w:t>
      </w:r>
    </w:p>
    <w:p w14:paraId="4DC27172" w14:textId="77777777" w:rsidR="00330818" w:rsidRPr="00BD3055" w:rsidDel="00BD3055" w:rsidRDefault="00330818">
      <w:pPr>
        <w:rPr>
          <w:del w:id="1164" w:author="Camilo Andrés Díaz Gómez" w:date="2023-03-14T19:49:00Z"/>
          <w:rFonts w:cs="Times New Roman"/>
          <w:b/>
          <w:bCs/>
          <w:i/>
          <w:iCs/>
        </w:rPr>
      </w:pPr>
    </w:p>
    <w:p w14:paraId="4E7A12F4" w14:textId="77777777" w:rsidR="00330818" w:rsidRPr="00BD3055" w:rsidRDefault="00330818" w:rsidP="00EE67FE">
      <w:pPr>
        <w:rPr>
          <w:rFonts w:cs="Times New Roman"/>
          <w:b/>
          <w:bCs/>
          <w:i/>
          <w:iCs/>
        </w:rPr>
      </w:pPr>
    </w:p>
    <w:p w14:paraId="2BE1AC86" w14:textId="7E42082F" w:rsidR="007743C4" w:rsidRPr="00952EC4" w:rsidRDefault="007743C4">
      <w:pPr>
        <w:pStyle w:val="Ttulo4"/>
        <w:ind w:left="708"/>
        <w:rPr>
          <w:rFonts w:cs="Times New Roman"/>
          <w:b/>
          <w:bCs/>
          <w:i w:val="0"/>
          <w:iCs w:val="0"/>
          <w:rPrChange w:id="1165" w:author="Camilo Andrés Díaz Gómez" w:date="2023-03-14T20:26:00Z">
            <w:rPr>
              <w:i/>
              <w:iCs/>
            </w:rPr>
          </w:rPrChange>
        </w:rPr>
        <w:pPrChange w:id="1166" w:author="Camilo Andrés Díaz Gómez" w:date="2023-03-21T19:42:00Z">
          <w:pPr/>
        </w:pPrChange>
      </w:pPr>
      <w:r w:rsidRPr="00952EC4">
        <w:rPr>
          <w:rFonts w:ascii="Times New Roman" w:hAnsi="Times New Roman" w:cs="Times New Roman"/>
          <w:b/>
          <w:bCs/>
          <w:i w:val="0"/>
          <w:iCs w:val="0"/>
          <w:color w:val="auto"/>
          <w:rPrChange w:id="1167" w:author="Camilo Andrés Díaz Gómez" w:date="2023-03-14T20:26:00Z">
            <w:rPr>
              <w:i/>
              <w:iCs/>
            </w:rPr>
          </w:rPrChange>
        </w:rPr>
        <w:t xml:space="preserve">Beneficios </w:t>
      </w:r>
    </w:p>
    <w:p w14:paraId="4640E6D7" w14:textId="77777777" w:rsidR="0052580A" w:rsidRPr="00BD3055" w:rsidRDefault="0052580A">
      <w:pPr>
        <w:pStyle w:val="PrrAPA"/>
        <w:ind w:left="708"/>
        <w:pPrChange w:id="1168" w:author="Camilo Andrés Díaz Gómez" w:date="2023-03-22T16:29:00Z">
          <w:pPr/>
        </w:pPrChange>
      </w:pPr>
    </w:p>
    <w:p w14:paraId="510C5761" w14:textId="3603E99C" w:rsidR="0052580A" w:rsidDel="00A023DA" w:rsidRDefault="0052580A">
      <w:pPr>
        <w:pStyle w:val="PrrAPA"/>
        <w:ind w:left="708"/>
        <w:rPr>
          <w:del w:id="1169" w:author="Steff Guzmán" w:date="2023-03-13T19:40:00Z"/>
          <w:szCs w:val="22"/>
        </w:rPr>
        <w:pPrChange w:id="1170" w:author="Camilo Andrés Díaz Gómez" w:date="2023-03-22T16:29:00Z">
          <w:pPr>
            <w:pStyle w:val="PrrAPA"/>
            <w:ind w:firstLine="720"/>
          </w:pPr>
        </w:pPrChange>
      </w:pPr>
      <w:r w:rsidRPr="00BD3055">
        <w:rPr>
          <w:szCs w:val="22"/>
        </w:rPr>
        <w:t>La aplicación de IoT es variada y funcional, ya que es versátil para cumplir su objetivo en función de los datos que genera el entorno donde se despliega. Se analiza la red en función de la funcionalidad prevista para cubrir la necesidad deseada (Universidad de Alcalá, 2019).</w:t>
      </w:r>
    </w:p>
    <w:p w14:paraId="4F25D6BE" w14:textId="77777777" w:rsidR="00A023DA" w:rsidRPr="00BD3055" w:rsidRDefault="00A023DA">
      <w:pPr>
        <w:pStyle w:val="PrrAPA"/>
        <w:ind w:left="708"/>
        <w:rPr>
          <w:ins w:id="1171" w:author="Camilo Andrés Díaz Gómez" w:date="2023-03-14T20:03:00Z"/>
          <w:szCs w:val="22"/>
        </w:rPr>
        <w:pPrChange w:id="1172" w:author="Camilo Andrés Díaz Gómez" w:date="2023-03-22T16:29:00Z">
          <w:pPr>
            <w:pStyle w:val="PrrAPA"/>
            <w:ind w:firstLine="720"/>
          </w:pPr>
        </w:pPrChange>
      </w:pPr>
    </w:p>
    <w:p w14:paraId="7E11B4B6" w14:textId="77777777" w:rsidR="00534D76" w:rsidRPr="00BD3055" w:rsidRDefault="00534D76">
      <w:pPr>
        <w:pStyle w:val="PrrAPA"/>
        <w:ind w:left="708"/>
        <w:rPr>
          <w:ins w:id="1173" w:author="Steff Guzmán" w:date="2023-03-13T19:40:00Z"/>
          <w:szCs w:val="22"/>
        </w:rPr>
        <w:pPrChange w:id="1174" w:author="Camilo Andrés Díaz Gómez" w:date="2023-03-22T16:29:00Z">
          <w:pPr>
            <w:pStyle w:val="PrrAPA"/>
            <w:ind w:firstLine="720"/>
          </w:pPr>
        </w:pPrChange>
      </w:pPr>
    </w:p>
    <w:p w14:paraId="61811467" w14:textId="77777777" w:rsidR="0052580A" w:rsidRPr="00BD3055" w:rsidDel="00534D76" w:rsidRDefault="0052580A">
      <w:pPr>
        <w:pStyle w:val="PrrAPA"/>
        <w:ind w:left="708"/>
        <w:rPr>
          <w:del w:id="1175" w:author="Steff Guzmán" w:date="2023-03-13T19:40:00Z"/>
          <w:szCs w:val="22"/>
        </w:rPr>
        <w:pPrChange w:id="1176" w:author="Camilo Andrés Díaz Gómez" w:date="2023-03-22T16:29:00Z">
          <w:pPr>
            <w:pStyle w:val="PrrAPA"/>
            <w:ind w:firstLine="720"/>
          </w:pPr>
        </w:pPrChange>
      </w:pPr>
    </w:p>
    <w:p w14:paraId="2FF8B066" w14:textId="77777777" w:rsidR="0052580A" w:rsidRPr="00BD3055" w:rsidRDefault="0052580A">
      <w:pPr>
        <w:pStyle w:val="PrrAPA"/>
        <w:ind w:left="708"/>
        <w:rPr>
          <w:szCs w:val="22"/>
        </w:rPr>
        <w:pPrChange w:id="1177" w:author="Camilo Andrés Díaz Gómez" w:date="2023-03-22T16:29:00Z">
          <w:pPr>
            <w:pStyle w:val="PrrAPA"/>
            <w:ind w:firstLine="720"/>
          </w:pPr>
        </w:pPrChange>
      </w:pPr>
      <w:r w:rsidRPr="00BD3055">
        <w:rPr>
          <w:szCs w:val="22"/>
        </w:rPr>
        <w:t xml:space="preserve">Por ejemplo, se ha demostrado que la aplicación industrial de IoT minimiza los esfuerzos y los riesgos al tiempo que aumenta la productividad, lo que hace que los procesos sean más efectivos y eficientes a través de la gestión y el control remotos de la maquinaria. En el estudio </w:t>
      </w:r>
      <w:proofErr w:type="spellStart"/>
      <w:r w:rsidRPr="00BD3055">
        <w:rPr>
          <w:szCs w:val="22"/>
        </w:rPr>
        <w:t>Industry</w:t>
      </w:r>
      <w:proofErr w:type="spellEnd"/>
      <w:r w:rsidRPr="00BD3055">
        <w:rPr>
          <w:szCs w:val="22"/>
        </w:rPr>
        <w:t xml:space="preserve"> 4.0 de Deloitte, se muestra que la tecnología IoT brinda información sobre el funcionamiento general del trabajo para analizarlo y </w:t>
      </w:r>
      <w:r w:rsidRPr="00BD3055">
        <w:rPr>
          <w:szCs w:val="22"/>
        </w:rPr>
        <w:lastRenderedPageBreak/>
        <w:t>realizar mejoras, incluido el monitoreo del estado de las máquinas, el control de calidad, el inventario y otros análisis.</w:t>
      </w:r>
    </w:p>
    <w:p w14:paraId="729411FE" w14:textId="77777777" w:rsidR="0052580A" w:rsidRPr="00BD3055" w:rsidRDefault="0052580A">
      <w:pPr>
        <w:pStyle w:val="PrrAPA"/>
        <w:ind w:left="708"/>
        <w:rPr>
          <w:szCs w:val="22"/>
        </w:rPr>
        <w:pPrChange w:id="1178" w:author="Camilo Andrés Díaz Gómez" w:date="2023-03-22T16:29:00Z">
          <w:pPr>
            <w:pStyle w:val="PrrAPA"/>
            <w:ind w:firstLine="720"/>
          </w:pPr>
        </w:pPrChange>
      </w:pPr>
    </w:p>
    <w:p w14:paraId="35832E6B" w14:textId="77777777" w:rsidR="0052580A" w:rsidRPr="00BD3055" w:rsidRDefault="0052580A">
      <w:pPr>
        <w:pStyle w:val="PrrAPA"/>
        <w:ind w:left="708"/>
        <w:rPr>
          <w:szCs w:val="22"/>
        </w:rPr>
        <w:pPrChange w:id="1179" w:author="Camilo Andrés Díaz Gómez" w:date="2023-03-22T16:29:00Z">
          <w:pPr>
            <w:pStyle w:val="PrrAPA"/>
            <w:ind w:firstLine="720"/>
          </w:pPr>
        </w:pPrChange>
      </w:pPr>
      <w:r w:rsidRPr="00BD3055">
        <w:rPr>
          <w:szCs w:val="22"/>
        </w:rPr>
        <w:t xml:space="preserve">El sector agrícola también se ha beneficiado de la tecnología IoT en forma de Smart </w:t>
      </w:r>
      <w:proofErr w:type="spellStart"/>
      <w:r w:rsidRPr="00BD3055">
        <w:rPr>
          <w:szCs w:val="22"/>
        </w:rPr>
        <w:t>Agriculture</w:t>
      </w:r>
      <w:proofErr w:type="spellEnd"/>
      <w:r w:rsidRPr="00BD3055">
        <w:rPr>
          <w:szCs w:val="22"/>
        </w:rPr>
        <w:t>,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IoT.</w:t>
      </w:r>
    </w:p>
    <w:p w14:paraId="0D003976" w14:textId="5CA92115" w:rsidR="00AA1CC1" w:rsidRPr="00BD3055" w:rsidRDefault="00AA1CC1">
      <w:pPr>
        <w:pStyle w:val="PrrAPA"/>
        <w:pPrChange w:id="1180" w:author="Camilo Andrés Díaz Gómez" w:date="2023-03-22T16:29:00Z">
          <w:pPr>
            <w:pStyle w:val="PrrAPA"/>
            <w:ind w:firstLine="720"/>
          </w:pPr>
        </w:pPrChange>
      </w:pPr>
    </w:p>
    <w:p w14:paraId="0F3D9EC2" w14:textId="4B141FFF" w:rsidR="00AA1CC1" w:rsidRDefault="00AA1CC1">
      <w:pPr>
        <w:pStyle w:val="Ttulo4"/>
        <w:ind w:left="708"/>
        <w:rPr>
          <w:ins w:id="1181" w:author="Camilo Andrés Díaz Gómez" w:date="2023-03-17T00:41:00Z"/>
          <w:rFonts w:ascii="Times New Roman" w:hAnsi="Times New Roman" w:cs="Times New Roman"/>
          <w:b/>
          <w:bCs/>
          <w:i w:val="0"/>
          <w:iCs w:val="0"/>
          <w:color w:val="auto"/>
        </w:rPr>
        <w:pPrChange w:id="1182" w:author="Camilo Andrés Díaz Gómez" w:date="2023-03-21T19:42:00Z">
          <w:pPr>
            <w:pStyle w:val="Ttulo4"/>
          </w:pPr>
        </w:pPrChange>
      </w:pPr>
      <w:r w:rsidRPr="00952EC4">
        <w:rPr>
          <w:rFonts w:ascii="Times New Roman" w:hAnsi="Times New Roman" w:cs="Times New Roman"/>
          <w:b/>
          <w:bCs/>
          <w:i w:val="0"/>
          <w:iCs w:val="0"/>
          <w:color w:val="auto"/>
          <w:rPrChange w:id="1183" w:author="Camilo Andrés Díaz Gómez" w:date="2023-03-14T20:26:00Z">
            <w:rPr>
              <w:rFonts w:ascii="Times New Roman" w:eastAsiaTheme="minorHAnsi" w:hAnsi="Times New Roman" w:cstheme="minorBidi"/>
              <w:color w:val="auto"/>
            </w:rPr>
          </w:rPrChange>
        </w:rPr>
        <w:t xml:space="preserve">Modelos </w:t>
      </w:r>
      <w:del w:id="1184" w:author="Camilo Andrés Díaz Gómez" w:date="2023-03-14T21:26:00Z">
        <w:r w:rsidRPr="00952EC4" w:rsidDel="005C4C59">
          <w:rPr>
            <w:rFonts w:ascii="Times New Roman" w:hAnsi="Times New Roman" w:cs="Times New Roman"/>
            <w:b/>
            <w:bCs/>
            <w:i w:val="0"/>
            <w:iCs w:val="0"/>
            <w:color w:val="auto"/>
            <w:rPrChange w:id="1185" w:author="Camilo Andrés Díaz Gómez" w:date="2023-03-14T20:26:00Z">
              <w:rPr>
                <w:rFonts w:ascii="Times New Roman" w:eastAsiaTheme="minorHAnsi" w:hAnsi="Times New Roman" w:cstheme="minorBidi"/>
                <w:color w:val="auto"/>
              </w:rPr>
            </w:rPrChange>
          </w:rPr>
          <w:delText>De</w:delText>
        </w:r>
      </w:del>
      <w:ins w:id="1186"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1187" w:author="Camilo Andrés Díaz Gómez" w:date="2023-03-14T20:26:00Z">
            <w:rPr>
              <w:rFonts w:ascii="Times New Roman" w:eastAsiaTheme="minorHAnsi" w:hAnsi="Times New Roman" w:cstheme="minorBidi"/>
              <w:color w:val="auto"/>
            </w:rPr>
          </w:rPrChange>
        </w:rPr>
        <w:t xml:space="preserve"> Referencia </w:t>
      </w:r>
    </w:p>
    <w:p w14:paraId="5E1C5499" w14:textId="77777777" w:rsidR="00EE67FE" w:rsidRPr="00EE67FE" w:rsidRDefault="00EE67FE">
      <w:pPr>
        <w:pStyle w:val="PrrAPA"/>
        <w:ind w:left="708"/>
        <w:rPr>
          <w:rPrChange w:id="1188" w:author="Camilo Andrés Díaz Gómez" w:date="2023-03-17T00:41:00Z">
            <w:rPr>
              <w:i/>
              <w:iCs/>
            </w:rPr>
          </w:rPrChange>
        </w:rPr>
        <w:pPrChange w:id="1189" w:author="Camilo Andrés Díaz Gómez" w:date="2023-03-22T16:29:00Z">
          <w:pPr/>
        </w:pPrChange>
      </w:pPr>
    </w:p>
    <w:p w14:paraId="50EA3CAA" w14:textId="0243DD9A" w:rsidR="005814B4" w:rsidRPr="00BD3055" w:rsidDel="00C87243" w:rsidRDefault="00AA1CC1">
      <w:pPr>
        <w:pStyle w:val="PrrAPA"/>
        <w:ind w:left="708"/>
        <w:rPr>
          <w:del w:id="1190" w:author="Steff Guzmán" w:date="2023-03-13T18:33:00Z"/>
        </w:rPr>
        <w:pPrChange w:id="1191" w:author="Camilo Andrés Díaz Gómez" w:date="2023-03-22T16:29:00Z">
          <w:pPr>
            <w:pStyle w:val="PrrAPA"/>
            <w:ind w:firstLine="0"/>
          </w:pPr>
        </w:pPrChange>
      </w:pPr>
      <w:r w:rsidRPr="00BD3055">
        <w:t xml:space="preserve">En </w:t>
      </w:r>
      <w:del w:id="1192" w:author="DIANA CAROLINA CANDIA HERRERA" w:date="2023-03-07T10:04:00Z">
        <w:r w:rsidRPr="00BD3055" w:rsidDel="003D4F76">
          <w:delText>el  Modelo</w:delText>
        </w:r>
      </w:del>
      <w:ins w:id="1193" w:author="DIANA CAROLINA CANDIA HERRERA" w:date="2023-03-07T10:04:00Z">
        <w:r w:rsidR="003D4F76" w:rsidRPr="00BD3055">
          <w:t>el Modelo</w:t>
        </w:r>
      </w:ins>
      <w:r w:rsidRPr="00BD3055">
        <w:t xml:space="preserve"> general de la arquitectura de una red IoT </w:t>
      </w:r>
      <w:del w:id="1194" w:author="Camilo Andrés Díaz Gómez" w:date="2023-03-17T00:41:00Z">
        <w:r w:rsidRPr="00BD3055" w:rsidDel="00EE67FE">
          <w:delText>( Ver</w:delText>
        </w:r>
      </w:del>
      <w:ins w:id="1195" w:author="Camilo Andrés Díaz Gómez" w:date="2023-03-17T00:41:00Z">
        <w:r w:rsidR="00EE67FE" w:rsidRPr="00BD3055">
          <w:t>(Ver</w:t>
        </w:r>
      </w:ins>
      <w:r w:rsidRPr="00BD3055">
        <w:t xml:space="preserve"> Figura 2) se puede evidenciar un modelo general estas redes, asimismo, se puede ver dividido en 3 grandes campos. Hay que resaltar que los nombres de cada parte del modelo pueden variar, pero su definición y función serán igual. En primer lugar, se puede ver la percepción, el cual contiene todos los sensores que recolectan la información para ser enviada. Gracias a la percepción esta información se envía a la red o nube, la cual, es la segunda capa, por medio de los </w:t>
      </w:r>
      <w:proofErr w:type="spellStart"/>
      <w:r w:rsidRPr="00BD3055">
        <w:t>gateways</w:t>
      </w:r>
      <w:proofErr w:type="spellEnd"/>
      <w:r w:rsidRPr="00BD3055">
        <w:t xml:space="preserve"> que son los encargados de transmitir, con toda la seguridad necesaria, los datos obtenidos entre las dos capas. 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rsidRPr="00BD3055">
        <w:t xml:space="preserve"> </w:t>
      </w:r>
      <w:sdt>
        <w:sdtPr>
          <w:id w:val="2131350113"/>
          <w:citation/>
        </w:sdtPr>
        <w:sdtContent>
          <w:r w:rsidR="00330818" w:rsidRPr="00BD3055">
            <w:fldChar w:fldCharType="begin"/>
          </w:r>
          <w:r w:rsidR="00330818" w:rsidRPr="00BD3055">
            <w:instrText xml:space="preserve"> CITATION Cre18 \l 9226 </w:instrText>
          </w:r>
          <w:r w:rsidR="00330818" w:rsidRPr="00BD3055">
            <w:fldChar w:fldCharType="separate"/>
          </w:r>
          <w:r w:rsidR="00330818" w:rsidRPr="00BD3055">
            <w:rPr>
              <w:noProof/>
            </w:rPr>
            <w:t xml:space="preserve"> (Crespo Moreno, 2018)</w:t>
          </w:r>
          <w:r w:rsidR="00330818" w:rsidRPr="00BD3055">
            <w:fldChar w:fldCharType="end"/>
          </w:r>
        </w:sdtContent>
      </w:sdt>
      <w:r w:rsidR="00330818" w:rsidRPr="00BD3055">
        <w:t>.</w:t>
      </w:r>
    </w:p>
    <w:p w14:paraId="0C162CCC" w14:textId="77777777" w:rsidR="00C87243" w:rsidRPr="00BD3055" w:rsidRDefault="00C87243">
      <w:pPr>
        <w:pStyle w:val="PrrAPA"/>
        <w:ind w:left="708"/>
        <w:rPr>
          <w:ins w:id="1196" w:author="Steff Guzmán" w:date="2023-03-13T18:41:00Z"/>
        </w:rPr>
        <w:pPrChange w:id="1197" w:author="Camilo Andrés Díaz Gómez" w:date="2023-03-22T16:29:00Z">
          <w:pPr>
            <w:pStyle w:val="PrrAPA"/>
            <w:ind w:firstLine="720"/>
          </w:pPr>
        </w:pPrChange>
      </w:pPr>
    </w:p>
    <w:p w14:paraId="20B4375B" w14:textId="3941459E" w:rsidR="005814B4" w:rsidDel="00D543AC" w:rsidRDefault="005814B4">
      <w:pPr>
        <w:pStyle w:val="PrrAPA"/>
        <w:ind w:left="708"/>
        <w:rPr>
          <w:del w:id="1198" w:author="Steff Guzmán" w:date="2023-03-13T18:29:00Z"/>
        </w:rPr>
        <w:pPrChange w:id="1199" w:author="Camilo Andrés Díaz Gómez" w:date="2023-03-22T16:29:00Z">
          <w:pPr>
            <w:pStyle w:val="Descripcin"/>
            <w:spacing w:line="360" w:lineRule="auto"/>
          </w:pPr>
        </w:pPrChange>
      </w:pPr>
    </w:p>
    <w:p w14:paraId="1818A0B5" w14:textId="77777777" w:rsidR="00D543AC" w:rsidRPr="00D543AC" w:rsidRDefault="00D543AC">
      <w:pPr>
        <w:pStyle w:val="PrrAPA"/>
        <w:ind w:left="708"/>
        <w:rPr>
          <w:ins w:id="1200" w:author="Camilo Andrés Díaz Gómez" w:date="2023-03-21T18:12:00Z"/>
        </w:rPr>
        <w:pPrChange w:id="1201" w:author="Camilo Andrés Díaz Gómez" w:date="2023-03-22T16:29:00Z">
          <w:pPr>
            <w:pStyle w:val="Descripcin"/>
          </w:pPr>
        </w:pPrChange>
      </w:pPr>
    </w:p>
    <w:p w14:paraId="2F23F97B" w14:textId="77777777" w:rsidR="00D00CDF" w:rsidRPr="00BD3055" w:rsidDel="00EE67FE" w:rsidRDefault="00D00CDF">
      <w:pPr>
        <w:pStyle w:val="PrrAPA"/>
        <w:ind w:left="708"/>
        <w:rPr>
          <w:ins w:id="1202" w:author="Steff Guzmán" w:date="2023-03-13T19:40:00Z"/>
          <w:del w:id="1203" w:author="Camilo Andrés Díaz Gómez" w:date="2023-03-17T00:41:00Z"/>
        </w:rPr>
        <w:pPrChange w:id="1204" w:author="Camilo Andrés Díaz Gómez" w:date="2023-03-22T16:29:00Z">
          <w:pPr>
            <w:pStyle w:val="PrrAPA"/>
            <w:ind w:firstLine="0"/>
          </w:pPr>
        </w:pPrChange>
      </w:pPr>
    </w:p>
    <w:p w14:paraId="672A75E1" w14:textId="77777777" w:rsidR="00C87243" w:rsidRPr="00BD3055" w:rsidRDefault="00C87243">
      <w:pPr>
        <w:pStyle w:val="PrrAPA"/>
        <w:ind w:left="708"/>
        <w:rPr>
          <w:ins w:id="1205" w:author="Steff Guzmán" w:date="2023-03-13T18:45:00Z"/>
          <w:bCs/>
        </w:rPr>
        <w:pPrChange w:id="1206" w:author="Camilo Andrés Díaz Gómez" w:date="2023-03-22T16:29:00Z">
          <w:pPr>
            <w:pStyle w:val="PrrAPA"/>
            <w:ind w:firstLine="0"/>
          </w:pPr>
        </w:pPrChange>
      </w:pPr>
    </w:p>
    <w:p w14:paraId="2A16DB1C" w14:textId="77777777" w:rsidR="00A023DA" w:rsidRPr="001A2974" w:rsidRDefault="00C87243">
      <w:pPr>
        <w:pStyle w:val="PrrAPA"/>
        <w:ind w:left="708" w:firstLine="0"/>
        <w:rPr>
          <w:ins w:id="1207" w:author="Camilo Andrés Díaz Gómez" w:date="2023-03-14T20:05:00Z"/>
          <w:i/>
        </w:rPr>
        <w:pPrChange w:id="1208" w:author="Camilo Andrés Díaz Gómez" w:date="2023-03-21T19:42:00Z">
          <w:pPr>
            <w:pStyle w:val="PrrAPA"/>
            <w:ind w:firstLine="0"/>
          </w:pPr>
        </w:pPrChange>
      </w:pPr>
      <w:bookmarkStart w:id="1209" w:name="_Toc129721772"/>
      <w:ins w:id="1210" w:author="Steff Guzmán" w:date="2023-03-13T18:45:00Z">
        <w:r w:rsidRPr="00A023DA">
          <w:rPr>
            <w:b/>
            <w:bCs/>
            <w:rPrChange w:id="1211" w:author="Camilo Andrés Díaz Gómez" w:date="2023-03-14T20:05:00Z">
              <w:rPr/>
            </w:rPrChange>
          </w:rPr>
          <w:t xml:space="preserve">Figura </w:t>
        </w:r>
        <w:r w:rsidRPr="00A023DA">
          <w:rPr>
            <w:b/>
            <w:bCs/>
            <w:rPrChange w:id="1212" w:author="Camilo Andrés Díaz Gómez" w:date="2023-03-14T20:05:00Z">
              <w:rPr/>
            </w:rPrChange>
          </w:rPr>
          <w:fldChar w:fldCharType="begin"/>
        </w:r>
        <w:r w:rsidRPr="00A023DA">
          <w:rPr>
            <w:b/>
            <w:bCs/>
            <w:rPrChange w:id="1213" w:author="Camilo Andrés Díaz Gómez" w:date="2023-03-14T20:05:00Z">
              <w:rPr/>
            </w:rPrChange>
          </w:rPr>
          <w:instrText xml:space="preserve"> SEQ Figura \* ARABIC </w:instrText>
        </w:r>
      </w:ins>
      <w:r w:rsidRPr="00A023DA">
        <w:rPr>
          <w:b/>
          <w:bCs/>
          <w:rPrChange w:id="1214" w:author="Camilo Andrés Díaz Gómez" w:date="2023-03-14T20:05:00Z">
            <w:rPr/>
          </w:rPrChange>
        </w:rPr>
        <w:fldChar w:fldCharType="separate"/>
      </w:r>
      <w:ins w:id="1215" w:author="Steff Guzmán" w:date="2023-03-13T18:48:00Z">
        <w:r w:rsidRPr="00A023DA">
          <w:rPr>
            <w:b/>
            <w:bCs/>
            <w:noProof/>
            <w:rPrChange w:id="1216" w:author="Camilo Andrés Díaz Gómez" w:date="2023-03-14T20:05:00Z">
              <w:rPr>
                <w:noProof/>
              </w:rPr>
            </w:rPrChange>
          </w:rPr>
          <w:t>2</w:t>
        </w:r>
      </w:ins>
      <w:ins w:id="1217" w:author="Steff Guzmán" w:date="2023-03-13T18:45:00Z">
        <w:r w:rsidRPr="00A023DA">
          <w:rPr>
            <w:b/>
            <w:bCs/>
            <w:rPrChange w:id="1218" w:author="Camilo Andrés Díaz Gómez" w:date="2023-03-14T20:05:00Z">
              <w:rPr/>
            </w:rPrChange>
          </w:rPr>
          <w:fldChar w:fldCharType="end"/>
        </w:r>
      </w:ins>
      <w:ins w:id="1219" w:author="Camilo Andrés Díaz Gómez" w:date="2023-03-14T20:05:00Z">
        <w:r w:rsidR="00A023DA">
          <w:t xml:space="preserve"> </w:t>
        </w:r>
        <w:r w:rsidR="00A023DA" w:rsidRPr="001A2974">
          <w:rPr>
            <w:i/>
            <w:iCs/>
          </w:rPr>
          <w:t>Modelo general de la arquitectura de una red IoT</w:t>
        </w:r>
        <w:bookmarkEnd w:id="1209"/>
      </w:ins>
    </w:p>
    <w:p w14:paraId="470A9E64" w14:textId="427C835D" w:rsidR="00244CE1" w:rsidRPr="00BD3055" w:rsidDel="00A023DA" w:rsidRDefault="00EE67FE">
      <w:pPr>
        <w:pStyle w:val="Descripcin"/>
        <w:spacing w:line="360" w:lineRule="auto"/>
        <w:ind w:left="708"/>
        <w:rPr>
          <w:ins w:id="1220" w:author="Steff Guzmán" w:date="2023-03-13T18:29:00Z"/>
          <w:del w:id="1221" w:author="Camilo Andrés Díaz Gómez" w:date="2023-03-14T20:05:00Z"/>
          <w:bCs/>
        </w:rPr>
        <w:pPrChange w:id="1222" w:author="Camilo Andrés Díaz Gómez" w:date="2023-03-21T19:42:00Z">
          <w:pPr>
            <w:pStyle w:val="PrrAPA"/>
            <w:ind w:firstLine="0"/>
          </w:pPr>
        </w:pPrChange>
      </w:pPr>
      <w:ins w:id="1223" w:author="Camilo Andrés Díaz Gómez" w:date="2023-03-17T00:41:00Z">
        <w:r w:rsidRPr="00BD3055">
          <w:rPr>
            <w:rFonts w:cs="Times New Roman"/>
            <w:noProof/>
            <w:szCs w:val="24"/>
          </w:rPr>
          <w:lastRenderedPageBreak/>
          <w:drawing>
            <wp:inline distT="0" distB="0" distL="0" distR="0" wp14:anchorId="3DC860C6" wp14:editId="2DF0DB02">
              <wp:extent cx="4832814" cy="2705100"/>
              <wp:effectExtent l="0" t="0" r="6350" b="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33278" cy="2705360"/>
                      </a:xfrm>
                      <a:prstGeom prst="rect">
                        <a:avLst/>
                      </a:prstGeom>
                      <a:ln>
                        <a:noFill/>
                      </a:ln>
                      <a:extLst>
                        <a:ext uri="{53640926-AAD7-44D8-BBD7-CCE9431645EC}">
                          <a14:shadowObscured xmlns:a14="http://schemas.microsoft.com/office/drawing/2010/main"/>
                        </a:ext>
                      </a:extLst>
                    </pic:spPr>
                  </pic:pic>
                </a:graphicData>
              </a:graphic>
            </wp:inline>
          </w:drawing>
        </w:r>
      </w:ins>
      <w:del w:id="1224" w:author="Camilo Andrés Díaz Gómez" w:date="2023-03-17T00:41:00Z">
        <w:r w:rsidR="00A023DA" w:rsidRPr="00BD3055" w:rsidDel="00EE67FE">
          <w:rPr>
            <w:rFonts w:cs="Times New Roman"/>
            <w:noProof/>
            <w:szCs w:val="24"/>
          </w:rPr>
          <w:drawing>
            <wp:anchor distT="0" distB="0" distL="114300" distR="114300" simplePos="0" relativeHeight="251662848" behindDoc="0" locked="0" layoutInCell="1" allowOverlap="1" wp14:anchorId="19364266" wp14:editId="3CDFD943">
              <wp:simplePos x="0" y="0"/>
              <wp:positionH relativeFrom="margin">
                <wp:posOffset>662305</wp:posOffset>
              </wp:positionH>
              <wp:positionV relativeFrom="paragraph">
                <wp:posOffset>4445</wp:posOffset>
              </wp:positionV>
              <wp:extent cx="4810125" cy="2692400"/>
              <wp:effectExtent l="0" t="0" r="9525" b="0"/>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810125" cy="269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23313CAC" w14:textId="4B3D1528" w:rsidR="005814B4" w:rsidRPr="00BD3055" w:rsidDel="00244CE1" w:rsidRDefault="005814B4">
      <w:pPr>
        <w:pStyle w:val="PrrAPA"/>
        <w:ind w:left="708" w:firstLine="0"/>
        <w:rPr>
          <w:del w:id="1225" w:author="Steff Guzmán" w:date="2023-03-13T18:31:00Z"/>
          <w:b/>
          <w:bCs/>
          <w:i/>
          <w:iCs/>
          <w:rPrChange w:id="1226" w:author="Camilo Andrés Díaz Gómez" w:date="2023-03-14T19:47:00Z">
            <w:rPr>
              <w:del w:id="1227" w:author="Steff Guzmán" w:date="2023-03-13T18:31:00Z"/>
              <w:b/>
              <w:bCs/>
            </w:rPr>
          </w:rPrChange>
        </w:rPr>
        <w:pPrChange w:id="1228" w:author="Camilo Andrés Díaz Gómez" w:date="2023-03-21T19:42:00Z">
          <w:pPr>
            <w:pStyle w:val="PrrAPA"/>
            <w:ind w:firstLine="0"/>
          </w:pPr>
        </w:pPrChange>
      </w:pPr>
      <w:del w:id="1229" w:author="Steff Guzmán" w:date="2023-03-13T18:31:00Z">
        <w:r w:rsidRPr="00BD3055" w:rsidDel="00244CE1">
          <w:rPr>
            <w:b/>
            <w:bCs/>
            <w:i/>
            <w:iCs/>
            <w:rPrChange w:id="1230" w:author="Camilo Andrés Díaz Gómez" w:date="2023-03-14T19:47:00Z">
              <w:rPr>
                <w:b/>
                <w:bCs/>
              </w:rPr>
            </w:rPrChange>
          </w:rPr>
          <w:delText>Figura 2.</w:delText>
        </w:r>
      </w:del>
    </w:p>
    <w:p w14:paraId="064F076E" w14:textId="792792CD" w:rsidR="005814B4" w:rsidRPr="00BD3055" w:rsidDel="00A023DA" w:rsidRDefault="005814B4">
      <w:pPr>
        <w:pStyle w:val="PrrAPA"/>
        <w:ind w:left="708" w:firstLine="0"/>
        <w:rPr>
          <w:del w:id="1231" w:author="Camilo Andrés Díaz Gómez" w:date="2023-03-14T20:05:00Z"/>
          <w:i/>
          <w:rPrChange w:id="1232" w:author="Camilo Andrés Díaz Gómez" w:date="2023-03-14T19:47:00Z">
            <w:rPr>
              <w:del w:id="1233" w:author="Camilo Andrés Díaz Gómez" w:date="2023-03-14T20:05:00Z"/>
              <w:rFonts w:cs="Times New Roman"/>
            </w:rPr>
          </w:rPrChange>
        </w:rPr>
        <w:pPrChange w:id="1234" w:author="Camilo Andrés Díaz Gómez" w:date="2023-03-21T19:42:00Z">
          <w:pPr>
            <w:pStyle w:val="Descripcin"/>
          </w:pPr>
        </w:pPrChange>
      </w:pPr>
      <w:del w:id="1235" w:author="Camilo Andrés Díaz Gómez" w:date="2023-03-14T20:05:00Z">
        <w:r w:rsidRPr="00BD3055" w:rsidDel="00A023DA">
          <w:rPr>
            <w:i/>
            <w:iCs/>
            <w:rPrChange w:id="1236" w:author="Camilo Andrés Díaz Gómez" w:date="2023-03-14T19:47:00Z">
              <w:rPr/>
            </w:rPrChange>
          </w:rPr>
          <w:delText>Modelo general de la arquitectura de una red IoT</w:delText>
        </w:r>
      </w:del>
    </w:p>
    <w:p w14:paraId="4BA85806" w14:textId="330870D8" w:rsidR="005814B4" w:rsidRPr="00BD3055" w:rsidRDefault="00DB0B24">
      <w:pPr>
        <w:ind w:left="708"/>
        <w:jc w:val="center"/>
        <w:rPr>
          <w:ins w:id="1237" w:author="Camilo Andrés Díaz Gómez" w:date="2023-03-12T18:23:00Z"/>
          <w:rFonts w:cs="Times New Roman"/>
        </w:rPr>
        <w:pPrChange w:id="1238" w:author="Camilo Andrés Díaz Gómez" w:date="2023-03-21T19:42:00Z">
          <w:pPr/>
        </w:pPrChange>
      </w:pPr>
      <w:ins w:id="1239" w:author="Steff Guzmán" w:date="2023-03-13T19:01:00Z">
        <w:r w:rsidRPr="00BD3055">
          <w:rPr>
            <w:rFonts w:cs="Times New Roman"/>
          </w:rPr>
          <w:br w:type="textWrapping" w:clear="all"/>
        </w:r>
      </w:ins>
    </w:p>
    <w:p w14:paraId="6E13BA55" w14:textId="4EEC6016" w:rsidR="00EF7707" w:rsidDel="00EE67FE" w:rsidRDefault="00DB0B24">
      <w:pPr>
        <w:ind w:left="708"/>
        <w:rPr>
          <w:del w:id="1240" w:author="Camilo Andrés Díaz Gómez" w:date="2023-03-14T20:06:00Z"/>
          <w:rFonts w:cs="Times New Roman"/>
          <w:i/>
          <w:iCs/>
          <w:szCs w:val="24"/>
        </w:rPr>
        <w:pPrChange w:id="1241" w:author="Camilo Andrés Díaz Gómez" w:date="2023-03-21T19:42:00Z">
          <w:pPr/>
        </w:pPrChange>
      </w:pPr>
      <w:ins w:id="1242" w:author="Steff Guzmán" w:date="2023-03-13T19:01:00Z">
        <w:del w:id="1243" w:author="Camilo Andrés Díaz Gómez" w:date="2023-03-14T20:05:00Z">
          <w:r w:rsidRPr="00BD3055" w:rsidDel="00A023DA">
            <w:rPr>
              <w:rFonts w:cs="Times New Roman"/>
              <w:i/>
              <w:iCs/>
              <w:szCs w:val="24"/>
            </w:rPr>
            <w:delText xml:space="preserve">Fuente: </w:delText>
          </w:r>
        </w:del>
      </w:ins>
      <w:ins w:id="1244" w:author="Camilo Andrés Díaz Gómez" w:date="2023-03-14T20:05:00Z">
        <w:r w:rsidR="00A023DA" w:rsidRPr="00BD3055">
          <w:rPr>
            <w:rFonts w:cs="Times New Roman"/>
            <w:i/>
            <w:iCs/>
            <w:szCs w:val="24"/>
          </w:rPr>
          <w:t>Fuente:</w:t>
        </w:r>
        <w:r w:rsidR="00A023DA">
          <w:rPr>
            <w:rFonts w:cs="Times New Roman"/>
            <w:i/>
            <w:iCs/>
            <w:szCs w:val="24"/>
          </w:rPr>
          <w:t xml:space="preserve"> </w:t>
        </w:r>
      </w:ins>
      <w:ins w:id="1245" w:author="Camilo Andrés Díaz Gómez" w:date="2023-03-12T18:23:00Z">
        <w:r w:rsidR="00EF7707" w:rsidRPr="00BD3055">
          <w:rPr>
            <w:rFonts w:cs="Times New Roman"/>
            <w:i/>
            <w:iCs/>
            <w:szCs w:val="24"/>
          </w:rPr>
          <w:t>Elaboración propia</w:t>
        </w:r>
      </w:ins>
      <w:ins w:id="1246" w:author="Camilo Andrés Díaz Gómez" w:date="2023-03-14T20:11:00Z">
        <w:r w:rsidR="00A023DA">
          <w:rPr>
            <w:rFonts w:cs="Times New Roman"/>
            <w:i/>
            <w:iCs/>
            <w:szCs w:val="24"/>
          </w:rPr>
          <w:t>.</w:t>
        </w:r>
      </w:ins>
    </w:p>
    <w:p w14:paraId="5D2F09F3" w14:textId="77777777" w:rsidR="00EE67FE" w:rsidRPr="00952EC4" w:rsidRDefault="00EE67FE">
      <w:pPr>
        <w:ind w:left="708"/>
        <w:rPr>
          <w:ins w:id="1247" w:author="Camilo Andrés Díaz Gómez" w:date="2023-03-17T00:42:00Z"/>
          <w:rFonts w:cs="Times New Roman"/>
          <w:i/>
          <w:iCs/>
          <w:szCs w:val="24"/>
          <w:rPrChange w:id="1248" w:author="Camilo Andrés Díaz Gómez" w:date="2023-03-14T20:26:00Z">
            <w:rPr>
              <w:ins w:id="1249" w:author="Camilo Andrés Díaz Gómez" w:date="2023-03-17T00:42:00Z"/>
              <w:rFonts w:cs="Times New Roman"/>
            </w:rPr>
          </w:rPrChange>
        </w:rPr>
        <w:pPrChange w:id="1250" w:author="Camilo Andrés Díaz Gómez" w:date="2023-03-21T19:42:00Z">
          <w:pPr/>
        </w:pPrChange>
      </w:pPr>
    </w:p>
    <w:p w14:paraId="2983E38D" w14:textId="77777777" w:rsidR="005814B4" w:rsidRPr="00BD3055" w:rsidRDefault="005814B4">
      <w:pPr>
        <w:ind w:left="708"/>
        <w:rPr>
          <w:b/>
          <w:bCs/>
          <w:i/>
          <w:iCs/>
        </w:rPr>
        <w:pPrChange w:id="1251" w:author="Camilo Andrés Díaz Gómez" w:date="2023-03-21T19:42:00Z">
          <w:pPr>
            <w:pStyle w:val="PrrAPA"/>
            <w:ind w:firstLine="0"/>
          </w:pPr>
        </w:pPrChange>
      </w:pPr>
    </w:p>
    <w:p w14:paraId="29FE5940" w14:textId="6CF4CEA8" w:rsidR="00B048F9" w:rsidRDefault="005814B4">
      <w:pPr>
        <w:pStyle w:val="Ttulo4"/>
        <w:ind w:left="708"/>
        <w:rPr>
          <w:ins w:id="1252" w:author="Camilo Andrés Díaz Gómez" w:date="2023-03-17T00:42:00Z"/>
          <w:rFonts w:ascii="Times New Roman" w:hAnsi="Times New Roman" w:cs="Times New Roman"/>
          <w:b/>
          <w:bCs/>
          <w:i w:val="0"/>
          <w:iCs w:val="0"/>
          <w:color w:val="auto"/>
        </w:rPr>
        <w:pPrChange w:id="1253" w:author="Camilo Andrés Díaz Gómez" w:date="2023-03-21T19:42:00Z">
          <w:pPr>
            <w:pStyle w:val="Ttulo4"/>
          </w:pPr>
        </w:pPrChange>
      </w:pPr>
      <w:r w:rsidRPr="00952EC4">
        <w:rPr>
          <w:rFonts w:ascii="Times New Roman" w:hAnsi="Times New Roman" w:cs="Times New Roman"/>
          <w:b/>
          <w:bCs/>
          <w:i w:val="0"/>
          <w:iCs w:val="0"/>
          <w:color w:val="auto"/>
          <w:rPrChange w:id="1254" w:author="Camilo Andrés Díaz Gómez" w:date="2023-03-14T20:26:00Z">
            <w:rPr>
              <w:rFonts w:ascii="Times New Roman" w:eastAsiaTheme="minorHAnsi" w:hAnsi="Times New Roman" w:cstheme="minorBidi"/>
              <w:color w:val="auto"/>
            </w:rPr>
          </w:rPrChange>
        </w:rPr>
        <w:t xml:space="preserve">Protocolos </w:t>
      </w:r>
    </w:p>
    <w:p w14:paraId="06A8F1B4" w14:textId="77777777" w:rsidR="00EE67FE" w:rsidRPr="00EE67FE" w:rsidRDefault="00EE67FE">
      <w:pPr>
        <w:pStyle w:val="PrrAPA"/>
        <w:ind w:left="708"/>
        <w:rPr>
          <w:rPrChange w:id="1255" w:author="Camilo Andrés Díaz Gómez" w:date="2023-03-17T00:42:00Z">
            <w:rPr>
              <w:i/>
              <w:iCs/>
            </w:rPr>
          </w:rPrChange>
        </w:rPr>
        <w:pPrChange w:id="1256" w:author="Camilo Andrés Díaz Gómez" w:date="2023-03-22T16:30:00Z">
          <w:pPr/>
        </w:pPrChange>
      </w:pPr>
    </w:p>
    <w:p w14:paraId="7B8327F2" w14:textId="5243FA6A" w:rsidR="005814B4" w:rsidRPr="00BD3055" w:rsidRDefault="005814B4">
      <w:pPr>
        <w:pStyle w:val="PrrAPA"/>
        <w:ind w:left="708"/>
        <w:pPrChange w:id="1257" w:author="Camilo Andrés Díaz Gómez" w:date="2023-03-22T16:30:00Z">
          <w:pPr>
            <w:pStyle w:val="PrrAPA"/>
          </w:pPr>
        </w:pPrChange>
      </w:pPr>
      <w:r w:rsidRPr="00BD3055">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BD3055" w:rsidDel="00A023DA" w:rsidRDefault="005814B4">
      <w:pPr>
        <w:pStyle w:val="PrrAPA"/>
        <w:ind w:left="708"/>
        <w:rPr>
          <w:del w:id="1258" w:author="Camilo Andrés Díaz Gómez" w:date="2023-03-14T20:06:00Z"/>
        </w:rPr>
        <w:pPrChange w:id="1259" w:author="Camilo Andrés Díaz Gómez" w:date="2023-03-21T19:42:00Z">
          <w:pPr>
            <w:pStyle w:val="PrrAPA"/>
          </w:pPr>
        </w:pPrChange>
      </w:pPr>
    </w:p>
    <w:p w14:paraId="62A23D46" w14:textId="77777777" w:rsidR="00BB53D7" w:rsidRPr="00BD3055" w:rsidRDefault="00BB53D7">
      <w:pPr>
        <w:ind w:left="708"/>
        <w:rPr>
          <w:rFonts w:cs="Times New Roman"/>
          <w:b/>
          <w:bCs/>
          <w:i/>
          <w:iCs/>
        </w:rPr>
        <w:pPrChange w:id="1260" w:author="Camilo Andrés Díaz Gómez" w:date="2023-03-21T19:42:00Z">
          <w:pPr>
            <w:ind w:firstLine="720"/>
          </w:pPr>
        </w:pPrChange>
      </w:pPr>
    </w:p>
    <w:p w14:paraId="4631DCA8" w14:textId="549FEE5C" w:rsidR="005814B4" w:rsidRDefault="005814B4">
      <w:pPr>
        <w:pStyle w:val="Ttulo5"/>
        <w:ind w:left="708" w:firstLine="708"/>
        <w:rPr>
          <w:ins w:id="1261" w:author="Camilo Andrés Díaz Gómez" w:date="2023-03-17T00:42:00Z"/>
          <w:rFonts w:ascii="Times New Roman" w:hAnsi="Times New Roman" w:cs="Times New Roman"/>
          <w:b/>
          <w:bCs/>
          <w:color w:val="auto"/>
        </w:rPr>
        <w:pPrChange w:id="1262" w:author="Camilo Andrés Díaz Gómez" w:date="2023-03-21T19:42:00Z">
          <w:pPr>
            <w:pStyle w:val="Ttulo5"/>
            <w:ind w:firstLine="708"/>
          </w:pPr>
        </w:pPrChange>
      </w:pPr>
      <w:r w:rsidRPr="00287D6C">
        <w:rPr>
          <w:rFonts w:ascii="Times New Roman" w:hAnsi="Times New Roman" w:cs="Times New Roman"/>
          <w:b/>
          <w:bCs/>
          <w:color w:val="auto"/>
          <w:rPrChange w:id="1263" w:author="Camilo Andrés Díaz Gómez" w:date="2023-03-14T20:26:00Z">
            <w:rPr>
              <w:rFonts w:ascii="Times New Roman" w:eastAsiaTheme="minorHAnsi" w:hAnsi="Times New Roman" w:cstheme="minorBidi"/>
              <w:color w:val="auto"/>
            </w:rPr>
          </w:rPrChange>
        </w:rPr>
        <w:t>Tipos de Protocolos IoT</w:t>
      </w:r>
      <w:del w:id="1264" w:author="Camilo Andrés Díaz Gómez" w:date="2023-03-14T20:27:00Z">
        <w:r w:rsidRPr="00287D6C" w:rsidDel="00287D6C">
          <w:rPr>
            <w:rFonts w:ascii="Times New Roman" w:hAnsi="Times New Roman" w:cs="Times New Roman"/>
            <w:b/>
            <w:bCs/>
            <w:i/>
            <w:iCs/>
            <w:color w:val="auto"/>
            <w:rPrChange w:id="1265" w:author="Camilo Andrés Díaz Gómez" w:date="2023-03-14T20:26:00Z">
              <w:rPr>
                <w:rFonts w:ascii="Times New Roman" w:eastAsiaTheme="minorHAnsi" w:hAnsi="Times New Roman" w:cstheme="minorBidi"/>
                <w:i/>
                <w:iCs/>
                <w:color w:val="auto"/>
              </w:rPr>
            </w:rPrChange>
          </w:rPr>
          <w:delText>.</w:delText>
        </w:r>
      </w:del>
    </w:p>
    <w:p w14:paraId="16882002" w14:textId="77777777" w:rsidR="00EE67FE" w:rsidRPr="00EE67FE" w:rsidRDefault="00EE67FE">
      <w:pPr>
        <w:pStyle w:val="PrrAPA"/>
        <w:ind w:left="1416"/>
        <w:rPr>
          <w:rPrChange w:id="1266" w:author="Camilo Andrés Díaz Gómez" w:date="2023-03-17T00:42:00Z">
            <w:rPr>
              <w:i/>
              <w:iCs/>
            </w:rPr>
          </w:rPrChange>
        </w:rPr>
        <w:pPrChange w:id="1267" w:author="Camilo Andrés Díaz Gómez" w:date="2023-03-22T16:30:00Z">
          <w:pPr>
            <w:ind w:firstLine="720"/>
          </w:pPr>
        </w:pPrChange>
      </w:pPr>
    </w:p>
    <w:p w14:paraId="7472AC80" w14:textId="77777777" w:rsidR="0052580A" w:rsidRPr="00BD3055" w:rsidRDefault="0052580A">
      <w:pPr>
        <w:pStyle w:val="PrrAPA"/>
        <w:ind w:left="1416"/>
        <w:pPrChange w:id="1268" w:author="Camilo Andrés Díaz Gómez" w:date="2023-03-22T16:30:00Z">
          <w:pPr>
            <w:pStyle w:val="PrrAPA"/>
          </w:pPr>
        </w:pPrChange>
      </w:pPr>
      <w:r w:rsidRPr="00BD3055">
        <w:t>Con el crecimiento, desarrollo e implementación de dispositivos IoT, se han establecido diferentes protocolos IoT para la gestión de comunicaciones. Para determinar el tipo de protocolo que se debe implementar en una red IoT,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BD3055" w:rsidRDefault="005814B4">
      <w:pPr>
        <w:pStyle w:val="PrrAPA"/>
        <w:pPrChange w:id="1269" w:author="Camilo Andrés Díaz Gómez" w:date="2023-03-22T16:30:00Z">
          <w:pPr/>
        </w:pPrChange>
      </w:pPr>
    </w:p>
    <w:p w14:paraId="08358F61" w14:textId="2EEA216E" w:rsidR="005814B4" w:rsidRDefault="005814B4">
      <w:pPr>
        <w:pStyle w:val="Ttulo6"/>
        <w:ind w:left="1428" w:firstLine="696"/>
        <w:rPr>
          <w:ins w:id="1270" w:author="Camilo Andrés Díaz Gómez" w:date="2023-03-17T00:42:00Z"/>
          <w:rFonts w:ascii="Times New Roman" w:hAnsi="Times New Roman" w:cs="Times New Roman"/>
          <w:b/>
          <w:bCs/>
          <w:i/>
          <w:iCs/>
          <w:color w:val="auto"/>
        </w:rPr>
        <w:pPrChange w:id="1271" w:author="Camilo Andrés Díaz Gómez" w:date="2023-03-21T19:42:00Z">
          <w:pPr>
            <w:pStyle w:val="Ttulo6"/>
            <w:ind w:left="720" w:firstLine="696"/>
          </w:pPr>
        </w:pPrChange>
      </w:pPr>
      <w:r w:rsidRPr="00A83442">
        <w:rPr>
          <w:rFonts w:ascii="Times New Roman" w:hAnsi="Times New Roman" w:cs="Times New Roman"/>
          <w:b/>
          <w:bCs/>
          <w:i/>
          <w:iCs/>
          <w:color w:val="auto"/>
          <w:rPrChange w:id="1272" w:author="Camilo Andrés Díaz Gómez" w:date="2023-03-14T20:37:00Z">
            <w:rPr>
              <w:rFonts w:ascii="Times New Roman" w:eastAsiaTheme="minorHAnsi" w:hAnsi="Times New Roman" w:cstheme="minorBidi"/>
              <w:color w:val="auto"/>
            </w:rPr>
          </w:rPrChange>
        </w:rPr>
        <w:t>Protocolos de acceso de red</w:t>
      </w:r>
      <w:del w:id="1273" w:author="Camilo Andrés Díaz Gómez" w:date="2023-03-14T20:27:00Z">
        <w:r w:rsidRPr="00A83442" w:rsidDel="00287D6C">
          <w:rPr>
            <w:rFonts w:ascii="Times New Roman" w:hAnsi="Times New Roman" w:cs="Times New Roman"/>
            <w:b/>
            <w:bCs/>
            <w:i/>
            <w:iCs/>
            <w:color w:val="auto"/>
            <w:rPrChange w:id="1274" w:author="Camilo Andrés Díaz Gómez" w:date="2023-03-14T20:37:00Z">
              <w:rPr>
                <w:rFonts w:ascii="Times New Roman" w:eastAsiaTheme="minorHAnsi" w:hAnsi="Times New Roman" w:cstheme="minorBidi"/>
                <w:color w:val="auto"/>
              </w:rPr>
            </w:rPrChange>
          </w:rPr>
          <w:delText>.</w:delText>
        </w:r>
      </w:del>
    </w:p>
    <w:p w14:paraId="6711490F" w14:textId="77777777" w:rsidR="00EE67FE" w:rsidRPr="00EE67FE" w:rsidRDefault="00EE67FE">
      <w:pPr>
        <w:pStyle w:val="PrrAPA"/>
        <w:ind w:left="2124"/>
        <w:pPrChange w:id="1275" w:author="Camilo Andrés Díaz Gómez" w:date="2023-03-22T16:30:00Z">
          <w:pPr>
            <w:spacing w:after="160"/>
            <w:ind w:firstLine="720"/>
          </w:pPr>
        </w:pPrChange>
      </w:pPr>
    </w:p>
    <w:p w14:paraId="141FB28A" w14:textId="77777777" w:rsidR="00A023DA" w:rsidRPr="00E30F2C" w:rsidRDefault="0052580A">
      <w:pPr>
        <w:pStyle w:val="PrrAPA"/>
        <w:ind w:left="2124"/>
        <w:rPr>
          <w:ins w:id="1276" w:author="Camilo Andrés Díaz Gómez" w:date="2023-03-14T20:06:00Z"/>
        </w:rPr>
        <w:pPrChange w:id="1277" w:author="Camilo Andrés Díaz Gómez" w:date="2023-03-22T16:30:00Z">
          <w:pPr>
            <w:pStyle w:val="PrrAPA"/>
            <w:ind w:firstLine="720"/>
          </w:pPr>
        </w:pPrChange>
      </w:pPr>
      <w:r w:rsidRPr="00E30F2C">
        <w:rPr>
          <w:rPrChange w:id="1278" w:author="Camilo Andrés Díaz Gómez" w:date="2023-03-22T16:30:00Z">
            <w:rPr>
              <w:color w:val="000000" w:themeColor="text1"/>
            </w:rPr>
          </w:rPrChange>
        </w:rPr>
        <w:t xml:space="preserve">Se utilizan en la capa inferior para permitir la conexión de dispositivos, que se puede realizar a través de </w:t>
      </w:r>
      <w:proofErr w:type="spellStart"/>
      <w:r w:rsidRPr="00E30F2C">
        <w:rPr>
          <w:rPrChange w:id="1279" w:author="Camilo Andrés Díaz Gómez" w:date="2023-03-22T16:30:00Z">
            <w:rPr>
              <w:color w:val="000000" w:themeColor="text1"/>
            </w:rPr>
          </w:rPrChange>
        </w:rPr>
        <w:t>Wi</w:t>
      </w:r>
      <w:proofErr w:type="spellEnd"/>
      <w:r w:rsidRPr="00E30F2C">
        <w:rPr>
          <w:rPrChange w:id="1280" w:author="Camilo Andrés Díaz Gómez" w:date="2023-03-22T16:30:00Z">
            <w:rPr>
              <w:color w:val="000000" w:themeColor="text1"/>
            </w:rPr>
          </w:rPrChange>
        </w:rPr>
        <w:t xml:space="preserve">-Fi, Ethernet, 3G, 4G, 5G, </w:t>
      </w:r>
      <w:proofErr w:type="spellStart"/>
      <w:r w:rsidRPr="00E30F2C">
        <w:rPr>
          <w:rPrChange w:id="1281" w:author="Camilo Andrés Díaz Gómez" w:date="2023-03-22T16:30:00Z">
            <w:rPr>
              <w:color w:val="000000" w:themeColor="text1"/>
            </w:rPr>
          </w:rPrChange>
        </w:rPr>
        <w:t>etc</w:t>
      </w:r>
      <w:proofErr w:type="spellEnd"/>
      <w:r w:rsidRPr="00E30F2C">
        <w:rPr>
          <w:rPrChange w:id="1282" w:author="Camilo Andrés Díaz Gómez" w:date="2023-03-22T16:30:00Z">
            <w:rPr>
              <w:b/>
              <w:bCs/>
              <w:i/>
              <w:iCs/>
            </w:rPr>
          </w:rPrChange>
        </w:rPr>
        <w:t xml:space="preserve"> </w:t>
      </w:r>
    </w:p>
    <w:p w14:paraId="1F1104F1" w14:textId="77777777" w:rsidR="00A023DA" w:rsidRPr="00BD3055" w:rsidRDefault="00A023DA">
      <w:pPr>
        <w:pStyle w:val="PrrAPA"/>
        <w:rPr>
          <w:ins w:id="1283" w:author="Camilo Andrés Díaz Gómez" w:date="2023-03-14T20:06:00Z"/>
        </w:rPr>
        <w:pPrChange w:id="1284" w:author="Camilo Andrés Díaz Gómez" w:date="2023-03-22T16:30:00Z">
          <w:pPr>
            <w:ind w:firstLine="720"/>
          </w:pPr>
        </w:pPrChange>
      </w:pPr>
    </w:p>
    <w:p w14:paraId="396B091D" w14:textId="622B6D12" w:rsidR="00A023DA" w:rsidRPr="00A83442" w:rsidDel="00A023DA" w:rsidRDefault="00287D6C">
      <w:pPr>
        <w:pStyle w:val="Ttulo6"/>
        <w:ind w:left="1428"/>
        <w:rPr>
          <w:del w:id="1285" w:author="Camilo Andrés Díaz Gómez" w:date="2023-03-14T20:06:00Z"/>
          <w:rFonts w:cs="Times New Roman"/>
          <w:b/>
          <w:bCs/>
          <w:i/>
          <w:iCs/>
          <w:rPrChange w:id="1286" w:author="Camilo Andrés Díaz Gómez" w:date="2023-03-14T20:37:00Z">
            <w:rPr>
              <w:del w:id="1287" w:author="Camilo Andrés Díaz Gómez" w:date="2023-03-14T20:06:00Z"/>
            </w:rPr>
          </w:rPrChange>
        </w:rPr>
        <w:pPrChange w:id="1288" w:author="Camilo Andrés Díaz Gómez" w:date="2023-03-21T19:42:00Z">
          <w:pPr>
            <w:spacing w:after="160"/>
            <w:ind w:firstLine="720"/>
          </w:pPr>
        </w:pPrChange>
      </w:pPr>
      <w:ins w:id="1289" w:author="Camilo Andrés Díaz Gómez" w:date="2023-03-14T20:36:00Z">
        <w:r w:rsidRPr="00A83442">
          <w:rPr>
            <w:rFonts w:cs="Times New Roman"/>
            <w:b/>
            <w:bCs/>
            <w:i/>
            <w:iCs/>
            <w:rPrChange w:id="1290" w:author="Camilo Andrés Díaz Gómez" w:date="2023-03-14T20:37:00Z">
              <w:rPr/>
            </w:rPrChange>
          </w:rPr>
          <w:tab/>
        </w:r>
      </w:ins>
    </w:p>
    <w:p w14:paraId="51B9CD01" w14:textId="49CC68BA" w:rsidR="005814B4" w:rsidRDefault="005814B4">
      <w:pPr>
        <w:pStyle w:val="Ttulo6"/>
        <w:ind w:left="1428"/>
        <w:rPr>
          <w:ins w:id="1291" w:author="Camilo Andrés Díaz Gómez" w:date="2023-03-17T00:42:00Z"/>
          <w:rFonts w:ascii="Times New Roman" w:hAnsi="Times New Roman" w:cs="Times New Roman"/>
          <w:b/>
          <w:bCs/>
          <w:i/>
          <w:iCs/>
          <w:color w:val="auto"/>
        </w:rPr>
        <w:pPrChange w:id="1292" w:author="Camilo Andrés Díaz Gómez" w:date="2023-03-21T19:42:00Z">
          <w:pPr>
            <w:pStyle w:val="Ttulo6"/>
            <w:ind w:left="720"/>
          </w:pPr>
        </w:pPrChange>
      </w:pPr>
      <w:r w:rsidRPr="00A83442">
        <w:rPr>
          <w:rFonts w:ascii="Times New Roman" w:hAnsi="Times New Roman" w:cs="Times New Roman"/>
          <w:b/>
          <w:bCs/>
          <w:i/>
          <w:iCs/>
          <w:color w:val="auto"/>
          <w:rPrChange w:id="1293" w:author="Camilo Andrés Díaz Gómez" w:date="2023-03-14T20:37:00Z">
            <w:rPr>
              <w:rFonts w:ascii="Times New Roman" w:eastAsiaTheme="minorHAnsi" w:hAnsi="Times New Roman" w:cstheme="minorBidi"/>
              <w:color w:val="auto"/>
            </w:rPr>
          </w:rPrChange>
        </w:rPr>
        <w:t>Protocolos de transmisión</w:t>
      </w:r>
      <w:del w:id="1294" w:author="Camilo Andrés Díaz Gómez" w:date="2023-03-14T20:27:00Z">
        <w:r w:rsidRPr="00A83442" w:rsidDel="00287D6C">
          <w:rPr>
            <w:rFonts w:ascii="Times New Roman" w:hAnsi="Times New Roman" w:cs="Times New Roman"/>
            <w:b/>
            <w:bCs/>
            <w:i/>
            <w:iCs/>
            <w:color w:val="auto"/>
            <w:rPrChange w:id="1295" w:author="Camilo Andrés Díaz Gómez" w:date="2023-03-14T20:37:00Z">
              <w:rPr>
                <w:rFonts w:ascii="Times New Roman" w:eastAsiaTheme="minorHAnsi" w:hAnsi="Times New Roman" w:cstheme="minorBidi"/>
                <w:color w:val="auto"/>
              </w:rPr>
            </w:rPrChange>
          </w:rPr>
          <w:delText>.</w:delText>
        </w:r>
      </w:del>
    </w:p>
    <w:p w14:paraId="41DA957E" w14:textId="77777777" w:rsidR="00EE67FE" w:rsidRPr="00EE67FE" w:rsidRDefault="00EE67FE">
      <w:pPr>
        <w:pStyle w:val="PrrAPA"/>
        <w:ind w:left="2124"/>
        <w:pPrChange w:id="1296" w:author="Camilo Andrés Díaz Gómez" w:date="2023-03-22T16:30:00Z">
          <w:pPr>
            <w:spacing w:after="160"/>
            <w:ind w:firstLine="720"/>
          </w:pPr>
        </w:pPrChange>
      </w:pPr>
    </w:p>
    <w:p w14:paraId="63768F2D" w14:textId="27FF6835" w:rsidR="0052580A" w:rsidRDefault="005814B4">
      <w:pPr>
        <w:pStyle w:val="PrrAPA"/>
        <w:ind w:left="2124"/>
        <w:rPr>
          <w:ins w:id="1297" w:author="Camilo Andrés Díaz Gómez" w:date="2023-03-17T00:42:00Z"/>
          <w:color w:val="000000" w:themeColor="text1"/>
        </w:rPr>
        <w:pPrChange w:id="1298" w:author="Camilo Andrés Díaz Gómez" w:date="2023-03-22T16:30:00Z">
          <w:pPr>
            <w:spacing w:after="160"/>
            <w:ind w:left="708" w:firstLine="720"/>
          </w:pPr>
        </w:pPrChange>
      </w:pPr>
      <w:r w:rsidRPr="00BD3055">
        <w:t xml:space="preserve"> </w:t>
      </w:r>
      <w:r w:rsidR="0052580A" w:rsidRPr="00BD3055">
        <w:rPr>
          <w:color w:val="000000" w:themeColor="text1"/>
        </w:rPr>
        <w:t>Utilizados en la transmisión de datos, que codifica la información enviada a través de las redes.</w:t>
      </w:r>
    </w:p>
    <w:p w14:paraId="0C4D8C21" w14:textId="77777777" w:rsidR="00EE67FE" w:rsidRPr="00BD3055" w:rsidRDefault="00EE67FE">
      <w:pPr>
        <w:pStyle w:val="PrrAPA"/>
        <w:ind w:left="2124"/>
        <w:rPr>
          <w:color w:val="000000" w:themeColor="text1"/>
        </w:rPr>
        <w:pPrChange w:id="1299" w:author="Camilo Andrés Díaz Gómez" w:date="2023-03-22T16:30:00Z">
          <w:pPr>
            <w:spacing w:after="160"/>
            <w:ind w:firstLine="720"/>
          </w:pPr>
        </w:pPrChange>
      </w:pPr>
    </w:p>
    <w:p w14:paraId="59D63B80" w14:textId="1D2B107F" w:rsidR="00A023DA" w:rsidRPr="00BD3055" w:rsidRDefault="0052580A">
      <w:pPr>
        <w:pStyle w:val="PrrAPA"/>
        <w:ind w:left="2124"/>
        <w:rPr>
          <w:ins w:id="1300" w:author="Camilo Andrés Díaz Gómez" w:date="2023-03-14T20:06:00Z"/>
        </w:rPr>
        <w:pPrChange w:id="1301" w:author="Camilo Andrés Díaz Gómez" w:date="2023-03-22T16:30:00Z">
          <w:pPr>
            <w:pStyle w:val="PrrAPA"/>
            <w:ind w:firstLine="720"/>
          </w:pPr>
        </w:pPrChange>
      </w:pPr>
      <w:r w:rsidRPr="00BD3055">
        <w:rPr>
          <w:color w:val="000000" w:themeColor="text1"/>
        </w:rPr>
        <w:t>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IoT incluyen</w:t>
      </w:r>
      <w:ins w:id="1302" w:author="Camilo Andrés Díaz Gómez" w:date="2023-03-14T20:06:00Z">
        <w:r w:rsidR="00A023DA">
          <w:rPr>
            <w:color w:val="000000" w:themeColor="text1"/>
          </w:rPr>
          <w:t>.</w:t>
        </w:r>
      </w:ins>
    </w:p>
    <w:p w14:paraId="0AB57432" w14:textId="77777777" w:rsidR="00A023DA" w:rsidRPr="00BD3055" w:rsidRDefault="00A023DA">
      <w:pPr>
        <w:ind w:left="708" w:firstLine="720"/>
        <w:rPr>
          <w:ins w:id="1303" w:author="Camilo Andrés Díaz Gómez" w:date="2023-03-14T20:06:00Z"/>
          <w:rFonts w:cs="Times New Roman"/>
        </w:rPr>
        <w:pPrChange w:id="1304" w:author="Camilo Andrés Díaz Gómez" w:date="2023-03-21T19:42:00Z">
          <w:pPr>
            <w:ind w:firstLine="720"/>
          </w:pPr>
        </w:pPrChange>
      </w:pPr>
    </w:p>
    <w:p w14:paraId="3FB83EEE" w14:textId="691F7307" w:rsidR="00A023DA" w:rsidRPr="00A83442" w:rsidDel="00A023DA" w:rsidRDefault="00287D6C">
      <w:pPr>
        <w:pStyle w:val="Ttulo6"/>
        <w:ind w:left="1428"/>
        <w:rPr>
          <w:del w:id="1305" w:author="Camilo Andrés Díaz Gómez" w:date="2023-03-14T20:06:00Z"/>
          <w:rFonts w:cs="Times New Roman"/>
          <w:b/>
          <w:bCs/>
          <w:i/>
          <w:iCs/>
          <w:rPrChange w:id="1306" w:author="Camilo Andrés Díaz Gómez" w:date="2023-03-14T20:37:00Z">
            <w:rPr>
              <w:del w:id="1307" w:author="Camilo Andrés Díaz Gómez" w:date="2023-03-14T20:06:00Z"/>
            </w:rPr>
          </w:rPrChange>
        </w:rPr>
        <w:pPrChange w:id="1308" w:author="Camilo Andrés Díaz Gómez" w:date="2023-03-21T19:42:00Z">
          <w:pPr>
            <w:spacing w:after="160"/>
            <w:ind w:firstLine="720"/>
          </w:pPr>
        </w:pPrChange>
      </w:pPr>
      <w:ins w:id="1309" w:author="Camilo Andrés Díaz Gómez" w:date="2023-03-14T20:36:00Z">
        <w:r w:rsidRPr="00A83442">
          <w:rPr>
            <w:rFonts w:cs="Times New Roman"/>
            <w:b/>
            <w:bCs/>
            <w:i/>
            <w:iCs/>
            <w:rPrChange w:id="1310" w:author="Camilo Andrés Díaz Gómez" w:date="2023-03-14T20:37:00Z">
              <w:rPr/>
            </w:rPrChange>
          </w:rPr>
          <w:tab/>
        </w:r>
      </w:ins>
    </w:p>
    <w:p w14:paraId="33DF0F1A" w14:textId="3ED336F0" w:rsidR="0052580A" w:rsidRDefault="0052580A">
      <w:pPr>
        <w:pStyle w:val="Ttulo6"/>
        <w:ind w:left="1428"/>
        <w:rPr>
          <w:ins w:id="1311" w:author="Camilo Andrés Díaz Gómez" w:date="2023-03-17T00:42:00Z"/>
          <w:rFonts w:ascii="Times New Roman" w:hAnsi="Times New Roman" w:cs="Times New Roman"/>
          <w:b/>
          <w:bCs/>
          <w:i/>
          <w:iCs/>
          <w:color w:val="auto"/>
        </w:rPr>
        <w:pPrChange w:id="1312" w:author="Camilo Andrés Díaz Gómez" w:date="2023-03-21T19:42:00Z">
          <w:pPr>
            <w:pStyle w:val="Ttulo6"/>
            <w:ind w:left="720"/>
          </w:pPr>
        </w:pPrChange>
      </w:pPr>
      <w:r w:rsidRPr="00A83442">
        <w:rPr>
          <w:rFonts w:ascii="Times New Roman" w:hAnsi="Times New Roman" w:cs="Times New Roman"/>
          <w:b/>
          <w:bCs/>
          <w:i/>
          <w:iCs/>
          <w:color w:val="auto"/>
          <w:rPrChange w:id="1313" w:author="Camilo Andrés Díaz Gómez" w:date="2023-03-14T20:37:00Z">
            <w:rPr>
              <w:rFonts w:ascii="Times New Roman" w:eastAsiaTheme="minorHAnsi" w:hAnsi="Times New Roman" w:cstheme="minorBidi"/>
              <w:b/>
              <w:bCs/>
              <w:i/>
              <w:iCs/>
              <w:color w:val="auto"/>
            </w:rPr>
          </w:rPrChange>
        </w:rPr>
        <w:t xml:space="preserve">MQTT (Transporte de telemetría de </w:t>
      </w:r>
      <w:proofErr w:type="spellStart"/>
      <w:r w:rsidRPr="00A83442">
        <w:rPr>
          <w:rFonts w:ascii="Times New Roman" w:hAnsi="Times New Roman" w:cs="Times New Roman"/>
          <w:b/>
          <w:bCs/>
          <w:i/>
          <w:iCs/>
          <w:color w:val="auto"/>
          <w:rPrChange w:id="1314" w:author="Camilo Andrés Díaz Gómez" w:date="2023-03-14T20:37:00Z">
            <w:rPr>
              <w:rFonts w:ascii="Times New Roman" w:eastAsiaTheme="minorHAnsi" w:hAnsi="Times New Roman" w:cstheme="minorBidi"/>
              <w:b/>
              <w:bCs/>
              <w:i/>
              <w:iCs/>
              <w:color w:val="auto"/>
            </w:rPr>
          </w:rPrChange>
        </w:rPr>
        <w:t>Message</w:t>
      </w:r>
      <w:proofErr w:type="spellEnd"/>
      <w:r w:rsidRPr="00A83442">
        <w:rPr>
          <w:rFonts w:ascii="Times New Roman" w:hAnsi="Times New Roman" w:cs="Times New Roman"/>
          <w:b/>
          <w:bCs/>
          <w:i/>
          <w:iCs/>
          <w:color w:val="auto"/>
          <w:rPrChange w:id="1315" w:author="Camilo Andrés Díaz Gómez" w:date="2023-03-14T20:37:00Z">
            <w:rPr>
              <w:rFonts w:ascii="Times New Roman" w:eastAsiaTheme="minorHAnsi" w:hAnsi="Times New Roman" w:cstheme="minorBidi"/>
              <w:b/>
              <w:bCs/>
              <w:i/>
              <w:iCs/>
              <w:color w:val="auto"/>
            </w:rPr>
          </w:rPrChange>
        </w:rPr>
        <w:t xml:space="preserve"> </w:t>
      </w:r>
      <w:proofErr w:type="spellStart"/>
      <w:r w:rsidRPr="00A83442">
        <w:rPr>
          <w:rFonts w:ascii="Times New Roman" w:hAnsi="Times New Roman" w:cs="Times New Roman"/>
          <w:b/>
          <w:bCs/>
          <w:i/>
          <w:iCs/>
          <w:color w:val="auto"/>
          <w:rPrChange w:id="1316" w:author="Camilo Andrés Díaz Gómez" w:date="2023-03-14T20:37:00Z">
            <w:rPr>
              <w:rFonts w:ascii="Times New Roman" w:eastAsiaTheme="minorHAnsi" w:hAnsi="Times New Roman" w:cstheme="minorBidi"/>
              <w:b/>
              <w:bCs/>
              <w:i/>
              <w:iCs/>
              <w:color w:val="auto"/>
            </w:rPr>
          </w:rPrChange>
        </w:rPr>
        <w:t>Queue</w:t>
      </w:r>
      <w:proofErr w:type="spellEnd"/>
      <w:r w:rsidRPr="00A83442">
        <w:rPr>
          <w:rFonts w:ascii="Times New Roman" w:hAnsi="Times New Roman" w:cs="Times New Roman"/>
          <w:b/>
          <w:bCs/>
          <w:i/>
          <w:iCs/>
          <w:color w:val="auto"/>
          <w:rPrChange w:id="1317" w:author="Camilo Andrés Díaz Gómez" w:date="2023-03-14T20:37:00Z">
            <w:rPr>
              <w:rFonts w:ascii="Times New Roman" w:eastAsiaTheme="minorHAnsi" w:hAnsi="Times New Roman" w:cstheme="minorBidi"/>
              <w:b/>
              <w:bCs/>
              <w:i/>
              <w:iCs/>
              <w:color w:val="auto"/>
            </w:rPr>
          </w:rPrChange>
        </w:rPr>
        <w:t xml:space="preserve"> Server)</w:t>
      </w:r>
      <w:del w:id="1318" w:author="Camilo Andrés Díaz Gómez" w:date="2023-03-14T20:27:00Z">
        <w:r w:rsidRPr="00A83442" w:rsidDel="00287D6C">
          <w:rPr>
            <w:rFonts w:ascii="Times New Roman" w:hAnsi="Times New Roman" w:cs="Times New Roman"/>
            <w:b/>
            <w:bCs/>
            <w:i/>
            <w:iCs/>
            <w:color w:val="auto"/>
            <w:rPrChange w:id="1319" w:author="Camilo Andrés Díaz Gómez" w:date="2023-03-14T20:37:00Z">
              <w:rPr>
                <w:rFonts w:ascii="Times New Roman" w:eastAsiaTheme="minorHAnsi" w:hAnsi="Times New Roman" w:cstheme="minorBidi"/>
                <w:b/>
                <w:bCs/>
                <w:i/>
                <w:iCs/>
                <w:color w:val="auto"/>
              </w:rPr>
            </w:rPrChange>
          </w:rPr>
          <w:delText>.</w:delText>
        </w:r>
      </w:del>
    </w:p>
    <w:p w14:paraId="47EF6AC1" w14:textId="77777777" w:rsidR="00EE67FE" w:rsidRPr="00EE67FE" w:rsidRDefault="00EE67FE">
      <w:pPr>
        <w:pStyle w:val="PrrAPA"/>
        <w:ind w:left="2124"/>
        <w:rPr>
          <w:rPrChange w:id="1320" w:author="Camilo Andrés Díaz Gómez" w:date="2023-03-17T00:42:00Z">
            <w:rPr>
              <w:rFonts w:cs="Times New Roman"/>
              <w:b/>
              <w:bCs/>
              <w:i/>
              <w:iCs/>
            </w:rPr>
          </w:rPrChange>
        </w:rPr>
        <w:pPrChange w:id="1321" w:author="Camilo Andrés Díaz Gómez" w:date="2023-03-22T16:30:00Z">
          <w:pPr>
            <w:spacing w:after="160"/>
            <w:ind w:firstLine="720"/>
          </w:pPr>
        </w:pPrChange>
      </w:pPr>
    </w:p>
    <w:p w14:paraId="0657DA06" w14:textId="1A74C292" w:rsidR="0052580A" w:rsidRPr="00BD3055" w:rsidDel="00A023DA" w:rsidRDefault="00704945">
      <w:pPr>
        <w:pStyle w:val="PrrAPA"/>
        <w:ind w:left="2124"/>
        <w:rPr>
          <w:del w:id="1322" w:author="Camilo Andrés Díaz Gómez" w:date="2023-03-14T20:06:00Z"/>
          <w:color w:val="000000" w:themeColor="text1"/>
        </w:rPr>
        <w:pPrChange w:id="1323" w:author="Camilo Andrés Díaz Gómez" w:date="2023-03-22T16:30:00Z">
          <w:pPr>
            <w:spacing w:after="160"/>
            <w:ind w:firstLine="720"/>
          </w:pPr>
        </w:pPrChange>
      </w:pPr>
      <w:r w:rsidRPr="00BD3055">
        <w:rPr>
          <w:color w:val="000000" w:themeColor="text1"/>
        </w:rPr>
        <w:t>E</w:t>
      </w:r>
      <w:r w:rsidR="0052580A" w:rsidRPr="00BD3055">
        <w:rPr>
          <w:color w:val="000000" w:themeColor="text1"/>
        </w:rPr>
        <w:t>ste protocolo se usa ampliamente en aplicaciones IoT por su baja sobrecarga y distribución eficiente de mensajes. Está diseñado para aplicaciones con redes de bajo ancho de banda y alta latencia.</w:t>
      </w:r>
    </w:p>
    <w:p w14:paraId="28A07E53" w14:textId="77777777" w:rsidR="0052580A" w:rsidRPr="00BD3055" w:rsidRDefault="0052580A">
      <w:pPr>
        <w:pStyle w:val="PrrAPA"/>
        <w:ind w:left="2124"/>
        <w:rPr>
          <w:color w:val="000000" w:themeColor="text1"/>
        </w:rPr>
        <w:pPrChange w:id="1324" w:author="Camilo Andrés Díaz Gómez" w:date="2023-03-22T16:30:00Z">
          <w:pPr>
            <w:spacing w:after="160"/>
            <w:ind w:firstLine="720"/>
          </w:pPr>
        </w:pPrChange>
      </w:pPr>
    </w:p>
    <w:p w14:paraId="6A7C4648" w14:textId="77777777" w:rsidR="00A023DA" w:rsidRPr="00BD3055" w:rsidRDefault="00A023DA">
      <w:pPr>
        <w:ind w:left="708"/>
        <w:rPr>
          <w:ins w:id="1325" w:author="Camilo Andrés Díaz Gómez" w:date="2023-03-14T20:06:00Z"/>
          <w:rFonts w:cs="Times New Roman"/>
        </w:rPr>
        <w:pPrChange w:id="1326" w:author="Camilo Andrés Díaz Gómez" w:date="2023-03-21T19:42:00Z">
          <w:pPr>
            <w:ind w:firstLine="720"/>
          </w:pPr>
        </w:pPrChange>
      </w:pPr>
    </w:p>
    <w:p w14:paraId="2FCDDE71" w14:textId="6D6B0CFC" w:rsidR="0052580A" w:rsidRDefault="0052580A">
      <w:pPr>
        <w:pStyle w:val="Ttulo6"/>
        <w:ind w:left="1428" w:firstLine="696"/>
        <w:rPr>
          <w:ins w:id="1327" w:author="Camilo Andrés Díaz Gómez" w:date="2023-03-17T00:42:00Z"/>
          <w:rFonts w:ascii="Times New Roman" w:hAnsi="Times New Roman" w:cs="Times New Roman"/>
          <w:b/>
          <w:bCs/>
          <w:i/>
          <w:iCs/>
          <w:color w:val="auto"/>
        </w:rPr>
        <w:pPrChange w:id="1328" w:author="Camilo Andrés Díaz Gómez" w:date="2023-03-21T19:42:00Z">
          <w:pPr>
            <w:pStyle w:val="Ttulo6"/>
            <w:ind w:left="720" w:firstLine="696"/>
          </w:pPr>
        </w:pPrChange>
      </w:pPr>
      <w:proofErr w:type="spellStart"/>
      <w:r w:rsidRPr="00A83442">
        <w:rPr>
          <w:rFonts w:ascii="Times New Roman" w:hAnsi="Times New Roman" w:cs="Times New Roman"/>
          <w:b/>
          <w:bCs/>
          <w:i/>
          <w:iCs/>
          <w:color w:val="auto"/>
          <w:rPrChange w:id="1329" w:author="Camilo Andrés Díaz Gómez" w:date="2023-03-14T20:37:00Z">
            <w:rPr>
              <w:rFonts w:ascii="Times New Roman" w:eastAsiaTheme="minorHAnsi" w:hAnsi="Times New Roman" w:cstheme="minorBidi"/>
              <w:color w:val="auto"/>
            </w:rPr>
          </w:rPrChange>
        </w:rPr>
        <w:t>CoAP</w:t>
      </w:r>
      <w:proofErr w:type="spellEnd"/>
      <w:r w:rsidRPr="00A83442">
        <w:rPr>
          <w:rFonts w:ascii="Times New Roman" w:hAnsi="Times New Roman" w:cs="Times New Roman"/>
          <w:b/>
          <w:bCs/>
          <w:i/>
          <w:iCs/>
          <w:color w:val="auto"/>
          <w:rPrChange w:id="1330" w:author="Camilo Andrés Díaz Gómez" w:date="2023-03-14T20:37:00Z">
            <w:rPr>
              <w:rFonts w:ascii="Times New Roman" w:eastAsiaTheme="minorHAnsi" w:hAnsi="Times New Roman" w:cstheme="minorBidi"/>
              <w:color w:val="auto"/>
            </w:rPr>
          </w:rPrChange>
        </w:rPr>
        <w:t xml:space="preserve"> (Protocolo de aplicación restringida)</w:t>
      </w:r>
      <w:del w:id="1331" w:author="Camilo Andrés Díaz Gómez" w:date="2023-03-14T20:27:00Z">
        <w:r w:rsidRPr="00A83442" w:rsidDel="00287D6C">
          <w:rPr>
            <w:rFonts w:ascii="Times New Roman" w:hAnsi="Times New Roman" w:cs="Times New Roman"/>
            <w:b/>
            <w:bCs/>
            <w:i/>
            <w:iCs/>
            <w:color w:val="auto"/>
            <w:rPrChange w:id="1332" w:author="Camilo Andrés Díaz Gómez" w:date="2023-03-14T20:37:00Z">
              <w:rPr>
                <w:rFonts w:ascii="Times New Roman" w:eastAsiaTheme="minorHAnsi" w:hAnsi="Times New Roman" w:cstheme="minorBidi"/>
                <w:color w:val="auto"/>
              </w:rPr>
            </w:rPrChange>
          </w:rPr>
          <w:delText>.</w:delText>
        </w:r>
      </w:del>
    </w:p>
    <w:p w14:paraId="3EDE035A" w14:textId="77777777" w:rsidR="00EE67FE" w:rsidRPr="00EE67FE" w:rsidRDefault="00EE67FE">
      <w:pPr>
        <w:ind w:left="708"/>
        <w:pPrChange w:id="1333" w:author="Camilo Andrés Díaz Gómez" w:date="2023-03-21T19:42:00Z">
          <w:pPr>
            <w:spacing w:after="160"/>
            <w:ind w:firstLine="720"/>
          </w:pPr>
        </w:pPrChange>
      </w:pPr>
    </w:p>
    <w:p w14:paraId="2EC62F65" w14:textId="77777777" w:rsidR="0052580A" w:rsidRPr="00BD3055" w:rsidDel="00A023DA" w:rsidRDefault="0052580A">
      <w:pPr>
        <w:pStyle w:val="PrrAPA"/>
        <w:ind w:left="2124"/>
        <w:rPr>
          <w:del w:id="1334" w:author="Camilo Andrés Díaz Gómez" w:date="2023-03-14T20:06:00Z"/>
        </w:rPr>
        <w:pPrChange w:id="1335" w:author="Camilo Andrés Díaz Gómez" w:date="2023-03-22T16:30:00Z">
          <w:pPr>
            <w:spacing w:after="160"/>
            <w:ind w:firstLine="720"/>
          </w:pPr>
        </w:pPrChange>
      </w:pPr>
      <w:r w:rsidRPr="00BD3055">
        <w:t>Este protocolo está diseñado para dispositivos y redes con recursos limitados, y se utiliza para transferir datos entre dispositivos.</w:t>
      </w:r>
    </w:p>
    <w:p w14:paraId="0E828DAA" w14:textId="77777777" w:rsidR="00A023DA" w:rsidRPr="00BD3055" w:rsidRDefault="00A023DA">
      <w:pPr>
        <w:pStyle w:val="PrrAPA"/>
        <w:ind w:left="2124"/>
        <w:rPr>
          <w:ins w:id="1336" w:author="Camilo Andrés Díaz Gómez" w:date="2023-03-14T20:06:00Z"/>
        </w:rPr>
        <w:pPrChange w:id="1337" w:author="Camilo Andrés Díaz Gómez" w:date="2023-03-22T16:30:00Z">
          <w:pPr>
            <w:pStyle w:val="PrrAPA"/>
            <w:ind w:firstLine="720"/>
          </w:pPr>
        </w:pPrChange>
      </w:pPr>
    </w:p>
    <w:p w14:paraId="418165C9" w14:textId="77777777" w:rsidR="00A023DA" w:rsidRPr="00BD3055" w:rsidRDefault="00A023DA">
      <w:pPr>
        <w:pStyle w:val="PrrAPA"/>
        <w:rPr>
          <w:ins w:id="1338" w:author="Camilo Andrés Díaz Gómez" w:date="2023-03-14T20:06:00Z"/>
        </w:rPr>
        <w:pPrChange w:id="1339" w:author="Camilo Andrés Díaz Gómez" w:date="2023-03-22T16:30:00Z">
          <w:pPr>
            <w:ind w:firstLine="720"/>
          </w:pPr>
        </w:pPrChange>
      </w:pPr>
    </w:p>
    <w:p w14:paraId="6DA4FD58" w14:textId="7AE8AE83" w:rsidR="0052580A" w:rsidRDefault="0052580A">
      <w:pPr>
        <w:pStyle w:val="Ttulo6"/>
        <w:ind w:left="1428" w:firstLine="696"/>
        <w:rPr>
          <w:ins w:id="1340" w:author="Camilo Andrés Díaz Gómez" w:date="2023-03-17T00:42:00Z"/>
          <w:rFonts w:ascii="Times New Roman" w:hAnsi="Times New Roman" w:cs="Times New Roman"/>
          <w:b/>
          <w:bCs/>
          <w:i/>
          <w:iCs/>
          <w:color w:val="auto"/>
        </w:rPr>
        <w:pPrChange w:id="1341" w:author="Camilo Andrés Díaz Gómez" w:date="2023-03-21T19:42:00Z">
          <w:pPr>
            <w:pStyle w:val="Ttulo6"/>
            <w:ind w:left="720" w:firstLine="696"/>
          </w:pPr>
        </w:pPrChange>
      </w:pPr>
      <w:r w:rsidRPr="00A83442">
        <w:rPr>
          <w:rFonts w:ascii="Times New Roman" w:hAnsi="Times New Roman" w:cs="Times New Roman"/>
          <w:b/>
          <w:bCs/>
          <w:i/>
          <w:iCs/>
          <w:color w:val="auto"/>
          <w:rPrChange w:id="1342" w:author="Camilo Andrés Díaz Gómez" w:date="2023-03-14T20:37:00Z">
            <w:rPr>
              <w:rFonts w:ascii="Times New Roman" w:eastAsiaTheme="minorHAnsi" w:hAnsi="Times New Roman" w:cstheme="minorBidi"/>
              <w:color w:val="auto"/>
            </w:rPr>
          </w:rPrChange>
        </w:rPr>
        <w:t>HTTP (Protocolo de transferencia de hipertexto)</w:t>
      </w:r>
      <w:del w:id="1343" w:author="Camilo Andrés Díaz Gómez" w:date="2023-03-14T20:27:00Z">
        <w:r w:rsidRPr="00A83442" w:rsidDel="00287D6C">
          <w:rPr>
            <w:rFonts w:ascii="Times New Roman" w:hAnsi="Times New Roman" w:cs="Times New Roman"/>
            <w:b/>
            <w:bCs/>
            <w:i/>
            <w:iCs/>
            <w:color w:val="auto"/>
            <w:rPrChange w:id="1344" w:author="Camilo Andrés Díaz Gómez" w:date="2023-03-14T20:37:00Z">
              <w:rPr>
                <w:rFonts w:ascii="Times New Roman" w:eastAsiaTheme="minorHAnsi" w:hAnsi="Times New Roman" w:cstheme="minorBidi"/>
                <w:color w:val="auto"/>
              </w:rPr>
            </w:rPrChange>
          </w:rPr>
          <w:delText>.</w:delText>
        </w:r>
      </w:del>
    </w:p>
    <w:p w14:paraId="4B7BC895" w14:textId="77777777" w:rsidR="00EE67FE" w:rsidRPr="00EE67FE" w:rsidRDefault="00EE67FE">
      <w:pPr>
        <w:ind w:left="708"/>
        <w:pPrChange w:id="1345" w:author="Camilo Andrés Díaz Gómez" w:date="2023-03-21T19:42:00Z">
          <w:pPr>
            <w:spacing w:after="160"/>
            <w:ind w:firstLine="720"/>
          </w:pPr>
        </w:pPrChange>
      </w:pPr>
    </w:p>
    <w:p w14:paraId="3A3F5566" w14:textId="328D04FF" w:rsidR="0052580A" w:rsidRPr="00BD3055" w:rsidRDefault="0052580A">
      <w:pPr>
        <w:pStyle w:val="PrrAPA"/>
        <w:ind w:left="2124"/>
        <w:pPrChange w:id="1346" w:author="Camilo Andrés Díaz Gómez" w:date="2023-03-22T16:30:00Z">
          <w:pPr>
            <w:spacing w:after="160"/>
            <w:ind w:firstLine="720"/>
          </w:pPr>
        </w:pPrChange>
      </w:pPr>
      <w:r w:rsidRPr="00BD3055">
        <w:lastRenderedPageBreak/>
        <w:t>Aunque originalmente se diseñó para la web, HTTP se usa en aplicaciones de IoT por su amplio soporte, compatibilidad y facilidad de uso.</w:t>
      </w:r>
    </w:p>
    <w:p w14:paraId="67057304" w14:textId="77777777" w:rsidR="0052580A" w:rsidRPr="00BD3055" w:rsidRDefault="0052580A">
      <w:pPr>
        <w:spacing w:after="160"/>
        <w:ind w:left="708" w:firstLine="720"/>
        <w:rPr>
          <w:rFonts w:cs="Times New Roman"/>
          <w:color w:val="000000" w:themeColor="text1"/>
          <w:szCs w:val="24"/>
        </w:rPr>
        <w:pPrChange w:id="1347" w:author="Camilo Andrés Díaz Gómez" w:date="2023-03-21T19:42:00Z">
          <w:pPr>
            <w:spacing w:after="160"/>
            <w:ind w:firstLine="720"/>
          </w:pPr>
        </w:pPrChange>
      </w:pPr>
    </w:p>
    <w:p w14:paraId="796A5EC2" w14:textId="588F547A" w:rsidR="0052580A" w:rsidRDefault="0052580A">
      <w:pPr>
        <w:pStyle w:val="Ttulo6"/>
        <w:ind w:left="1428" w:firstLine="696"/>
        <w:rPr>
          <w:ins w:id="1348" w:author="Camilo Andrés Díaz Gómez" w:date="2023-03-17T00:42:00Z"/>
          <w:rFonts w:ascii="Times New Roman" w:hAnsi="Times New Roman" w:cs="Times New Roman"/>
          <w:b/>
          <w:bCs/>
          <w:i/>
          <w:iCs/>
          <w:color w:val="auto"/>
        </w:rPr>
        <w:pPrChange w:id="1349" w:author="Camilo Andrés Díaz Gómez" w:date="2023-03-21T19:42:00Z">
          <w:pPr>
            <w:pStyle w:val="Ttulo6"/>
            <w:ind w:left="720" w:firstLine="696"/>
          </w:pPr>
        </w:pPrChange>
      </w:pPr>
      <w:r w:rsidRPr="00A83442">
        <w:rPr>
          <w:rFonts w:ascii="Times New Roman" w:hAnsi="Times New Roman" w:cs="Times New Roman"/>
          <w:b/>
          <w:bCs/>
          <w:i/>
          <w:iCs/>
          <w:color w:val="auto"/>
          <w:rPrChange w:id="1350" w:author="Camilo Andrés Díaz Gómez" w:date="2023-03-14T20:37:00Z">
            <w:rPr>
              <w:rFonts w:ascii="Times New Roman" w:eastAsiaTheme="minorHAnsi" w:hAnsi="Times New Roman" w:cstheme="minorBidi"/>
              <w:color w:val="auto"/>
            </w:rPr>
          </w:rPrChange>
        </w:rPr>
        <w:t>DDS (servicio de distribución de datos)</w:t>
      </w:r>
      <w:del w:id="1351" w:author="Camilo Andrés Díaz Gómez" w:date="2023-03-14T20:27:00Z">
        <w:r w:rsidRPr="00A83442" w:rsidDel="00287D6C">
          <w:rPr>
            <w:rFonts w:ascii="Times New Roman" w:hAnsi="Times New Roman" w:cs="Times New Roman"/>
            <w:b/>
            <w:bCs/>
            <w:i/>
            <w:iCs/>
            <w:color w:val="auto"/>
            <w:rPrChange w:id="1352" w:author="Camilo Andrés Díaz Gómez" w:date="2023-03-14T20:37:00Z">
              <w:rPr>
                <w:rFonts w:ascii="Times New Roman" w:eastAsiaTheme="minorHAnsi" w:hAnsi="Times New Roman" w:cstheme="minorBidi"/>
                <w:color w:val="auto"/>
              </w:rPr>
            </w:rPrChange>
          </w:rPr>
          <w:delText>.</w:delText>
        </w:r>
      </w:del>
    </w:p>
    <w:p w14:paraId="0DA8C170" w14:textId="77777777" w:rsidR="00EE67FE" w:rsidRPr="00EE67FE" w:rsidRDefault="00EE67FE">
      <w:pPr>
        <w:pStyle w:val="PrrAPA"/>
        <w:ind w:left="2124"/>
        <w:pPrChange w:id="1353" w:author="Camilo Andrés Díaz Gómez" w:date="2023-03-22T16:30:00Z">
          <w:pPr>
            <w:spacing w:after="160"/>
            <w:ind w:firstLine="720"/>
          </w:pPr>
        </w:pPrChange>
      </w:pPr>
    </w:p>
    <w:p w14:paraId="7198AC9C" w14:textId="77777777" w:rsidR="0052580A" w:rsidRPr="00BD3055" w:rsidDel="00A023DA" w:rsidRDefault="0052580A">
      <w:pPr>
        <w:pStyle w:val="PrrAPA"/>
        <w:ind w:left="2124"/>
        <w:rPr>
          <w:del w:id="1354" w:author="Camilo Andrés Díaz Gómez" w:date="2023-03-14T20:07:00Z"/>
          <w:color w:val="000000" w:themeColor="text1"/>
        </w:rPr>
        <w:pPrChange w:id="1355" w:author="Camilo Andrés Díaz Gómez" w:date="2023-03-22T16:30:00Z">
          <w:pPr>
            <w:spacing w:after="160"/>
            <w:ind w:firstLine="720"/>
          </w:pPr>
        </w:pPrChange>
      </w:pPr>
      <w:r w:rsidRPr="00BD3055">
        <w:rPr>
          <w:color w:val="000000" w:themeColor="text1"/>
        </w:rPr>
        <w:t>DDS es un protocolo de mensajería de publicación/suscripción en tiempo real utilizado para sistemas centrados en datos como IoT.</w:t>
      </w:r>
    </w:p>
    <w:p w14:paraId="7734573C" w14:textId="77777777" w:rsidR="00A023DA" w:rsidRPr="00BD3055" w:rsidRDefault="00A023DA">
      <w:pPr>
        <w:pStyle w:val="PrrAPA"/>
        <w:ind w:left="2124"/>
        <w:rPr>
          <w:ins w:id="1356" w:author="Camilo Andrés Díaz Gómez" w:date="2023-03-14T20:07:00Z"/>
        </w:rPr>
        <w:pPrChange w:id="1357" w:author="Camilo Andrés Díaz Gómez" w:date="2023-03-22T16:30:00Z">
          <w:pPr>
            <w:pStyle w:val="PrrAPA"/>
            <w:ind w:firstLine="720"/>
          </w:pPr>
        </w:pPrChange>
      </w:pPr>
    </w:p>
    <w:p w14:paraId="2E039362" w14:textId="77777777" w:rsidR="00A023DA" w:rsidRPr="00BD3055" w:rsidRDefault="00A023DA">
      <w:pPr>
        <w:ind w:left="708" w:firstLine="720"/>
        <w:rPr>
          <w:ins w:id="1358" w:author="Camilo Andrés Díaz Gómez" w:date="2023-03-14T20:07:00Z"/>
          <w:rFonts w:cs="Times New Roman"/>
        </w:rPr>
        <w:pPrChange w:id="1359" w:author="Camilo Andrés Díaz Gómez" w:date="2023-03-21T19:42:00Z">
          <w:pPr>
            <w:ind w:firstLine="720"/>
          </w:pPr>
        </w:pPrChange>
      </w:pPr>
    </w:p>
    <w:p w14:paraId="1E55D454" w14:textId="1A26F9DF" w:rsidR="0052580A" w:rsidRDefault="0052580A">
      <w:pPr>
        <w:pStyle w:val="Ttulo6"/>
        <w:ind w:left="1428" w:firstLine="696"/>
        <w:rPr>
          <w:ins w:id="1360" w:author="Camilo Andrés Díaz Gómez" w:date="2023-03-17T00:42:00Z"/>
          <w:rFonts w:ascii="Times New Roman" w:hAnsi="Times New Roman" w:cs="Times New Roman"/>
          <w:b/>
          <w:bCs/>
          <w:i/>
          <w:iCs/>
          <w:color w:val="auto"/>
        </w:rPr>
        <w:pPrChange w:id="1361" w:author="Camilo Andrés Díaz Gómez" w:date="2023-03-21T19:42:00Z">
          <w:pPr>
            <w:pStyle w:val="Ttulo6"/>
            <w:ind w:left="720" w:firstLine="696"/>
          </w:pPr>
        </w:pPrChange>
      </w:pPr>
      <w:r w:rsidRPr="00A83442">
        <w:rPr>
          <w:rFonts w:ascii="Times New Roman" w:hAnsi="Times New Roman" w:cs="Times New Roman"/>
          <w:b/>
          <w:bCs/>
          <w:i/>
          <w:iCs/>
          <w:color w:val="auto"/>
          <w:rPrChange w:id="1362" w:author="Camilo Andrés Díaz Gómez" w:date="2023-03-14T20:37:00Z">
            <w:rPr>
              <w:rFonts w:ascii="Times New Roman" w:eastAsiaTheme="minorHAnsi" w:hAnsi="Times New Roman" w:cstheme="minorBidi"/>
              <w:color w:val="auto"/>
            </w:rPr>
          </w:rPrChange>
        </w:rPr>
        <w:t>AMQP (Protocolo de cola de mensajes avanzado)</w:t>
      </w:r>
      <w:del w:id="1363" w:author="Camilo Andrés Díaz Gómez" w:date="2023-03-14T20:27:00Z">
        <w:r w:rsidRPr="00A83442" w:rsidDel="00287D6C">
          <w:rPr>
            <w:rFonts w:ascii="Times New Roman" w:hAnsi="Times New Roman" w:cs="Times New Roman"/>
            <w:b/>
            <w:bCs/>
            <w:i/>
            <w:iCs/>
            <w:color w:val="auto"/>
            <w:rPrChange w:id="1364" w:author="Camilo Andrés Díaz Gómez" w:date="2023-03-14T20:37:00Z">
              <w:rPr>
                <w:rFonts w:ascii="Times New Roman" w:eastAsiaTheme="minorHAnsi" w:hAnsi="Times New Roman" w:cstheme="minorBidi"/>
                <w:color w:val="auto"/>
              </w:rPr>
            </w:rPrChange>
          </w:rPr>
          <w:delText xml:space="preserve">. </w:delText>
        </w:r>
      </w:del>
    </w:p>
    <w:p w14:paraId="644CB162" w14:textId="77777777" w:rsidR="00EE67FE" w:rsidRPr="00EE67FE" w:rsidRDefault="00EE67FE">
      <w:pPr>
        <w:pStyle w:val="PrrAPA"/>
        <w:ind w:left="2124"/>
        <w:pPrChange w:id="1365" w:author="Camilo Andrés Díaz Gómez" w:date="2023-03-22T16:30:00Z">
          <w:pPr>
            <w:spacing w:after="160"/>
            <w:ind w:firstLine="720"/>
          </w:pPr>
        </w:pPrChange>
      </w:pPr>
    </w:p>
    <w:p w14:paraId="5BC9958D" w14:textId="77777777" w:rsidR="0052580A" w:rsidRPr="00BD3055" w:rsidDel="00A023DA" w:rsidRDefault="0052580A">
      <w:pPr>
        <w:pStyle w:val="PrrAPA"/>
        <w:ind w:left="2124"/>
        <w:rPr>
          <w:del w:id="1366" w:author="Camilo Andrés Díaz Gómez" w:date="2023-03-14T20:07:00Z"/>
          <w:color w:val="000000" w:themeColor="text1"/>
        </w:rPr>
        <w:pPrChange w:id="1367" w:author="Camilo Andrés Díaz Gómez" w:date="2023-03-22T16:30:00Z">
          <w:pPr>
            <w:spacing w:after="160"/>
            <w:ind w:firstLine="720"/>
          </w:pPr>
        </w:pPrChange>
      </w:pPr>
      <w:r w:rsidRPr="00BD3055">
        <w:rPr>
          <w:color w:val="000000" w:themeColor="text1"/>
        </w:rPr>
        <w:t>Este protocolo está diseñado para la entrega confiable de mensajes y admite múltiples patrones de mensajería.</w:t>
      </w:r>
    </w:p>
    <w:p w14:paraId="5C5C87FB" w14:textId="77777777" w:rsidR="00A023DA" w:rsidRPr="00BD3055" w:rsidRDefault="00A023DA">
      <w:pPr>
        <w:pStyle w:val="PrrAPA"/>
        <w:ind w:left="2124"/>
        <w:rPr>
          <w:ins w:id="1368" w:author="Camilo Andrés Díaz Gómez" w:date="2023-03-14T20:07:00Z"/>
        </w:rPr>
        <w:pPrChange w:id="1369" w:author="Camilo Andrés Díaz Gómez" w:date="2023-03-22T16:30:00Z">
          <w:pPr>
            <w:spacing w:after="160"/>
            <w:ind w:firstLine="720"/>
          </w:pPr>
        </w:pPrChange>
      </w:pPr>
    </w:p>
    <w:p w14:paraId="64D98B29" w14:textId="77777777" w:rsidR="00A023DA" w:rsidRPr="00BD3055" w:rsidRDefault="00A023DA">
      <w:pPr>
        <w:ind w:left="708" w:firstLine="720"/>
        <w:rPr>
          <w:ins w:id="1370" w:author="Camilo Andrés Díaz Gómez" w:date="2023-03-14T20:07:00Z"/>
          <w:rFonts w:cs="Times New Roman"/>
        </w:rPr>
        <w:pPrChange w:id="1371" w:author="Camilo Andrés Díaz Gómez" w:date="2023-03-21T19:42:00Z">
          <w:pPr>
            <w:ind w:firstLine="720"/>
          </w:pPr>
        </w:pPrChange>
      </w:pPr>
    </w:p>
    <w:p w14:paraId="0DA5EFB9" w14:textId="15E30976" w:rsidR="00616790" w:rsidRDefault="0052580A">
      <w:pPr>
        <w:pStyle w:val="Ttulo6"/>
        <w:ind w:left="1428" w:firstLine="696"/>
        <w:rPr>
          <w:ins w:id="1372" w:author="Camilo Andrés Díaz Gómez" w:date="2023-03-17T00:42:00Z"/>
          <w:rFonts w:ascii="Times New Roman" w:hAnsi="Times New Roman" w:cs="Times New Roman"/>
          <w:b/>
          <w:bCs/>
          <w:i/>
          <w:iCs/>
          <w:color w:val="auto"/>
        </w:rPr>
        <w:pPrChange w:id="1373" w:author="Camilo Andrés Díaz Gómez" w:date="2023-03-21T19:42:00Z">
          <w:pPr>
            <w:pStyle w:val="Ttulo6"/>
            <w:ind w:left="720" w:firstLine="696"/>
          </w:pPr>
        </w:pPrChange>
      </w:pPr>
      <w:r w:rsidRPr="00A83442">
        <w:rPr>
          <w:rFonts w:ascii="Times New Roman" w:hAnsi="Times New Roman" w:cs="Times New Roman"/>
          <w:b/>
          <w:bCs/>
          <w:i/>
          <w:iCs/>
          <w:color w:val="auto"/>
          <w:rPrChange w:id="1374" w:author="Camilo Andrés Díaz Gómez" w:date="2023-03-14T20:37:00Z">
            <w:rPr>
              <w:rFonts w:ascii="Times New Roman" w:eastAsiaTheme="minorHAnsi" w:hAnsi="Times New Roman" w:cstheme="minorBidi"/>
              <w:color w:val="auto"/>
            </w:rPr>
          </w:rPrChange>
        </w:rPr>
        <w:t>ZigBee</w:t>
      </w:r>
      <w:del w:id="1375" w:author="Camilo Andrés Díaz Gómez" w:date="2023-03-14T20:27:00Z">
        <w:r w:rsidR="00616790" w:rsidRPr="00A83442" w:rsidDel="00287D6C">
          <w:rPr>
            <w:rFonts w:ascii="Times New Roman" w:hAnsi="Times New Roman" w:cs="Times New Roman"/>
            <w:b/>
            <w:bCs/>
            <w:i/>
            <w:iCs/>
            <w:color w:val="auto"/>
            <w:rPrChange w:id="1376" w:author="Camilo Andrés Díaz Gómez" w:date="2023-03-14T20:37:00Z">
              <w:rPr>
                <w:rFonts w:ascii="Times New Roman" w:eastAsiaTheme="minorHAnsi" w:hAnsi="Times New Roman" w:cstheme="minorBidi"/>
                <w:color w:val="auto"/>
              </w:rPr>
            </w:rPrChange>
          </w:rPr>
          <w:delText>.</w:delText>
        </w:r>
      </w:del>
    </w:p>
    <w:p w14:paraId="41EEA7A5" w14:textId="77777777" w:rsidR="00EE67FE" w:rsidRPr="00EE67FE" w:rsidRDefault="00EE67FE">
      <w:pPr>
        <w:pStyle w:val="PrrAPA"/>
        <w:ind w:left="2124"/>
        <w:pPrChange w:id="1377" w:author="Camilo Andrés Díaz Gómez" w:date="2023-03-22T16:30:00Z">
          <w:pPr>
            <w:spacing w:after="160"/>
            <w:ind w:firstLine="720"/>
          </w:pPr>
        </w:pPrChange>
      </w:pPr>
    </w:p>
    <w:p w14:paraId="601E8F98" w14:textId="5B747DFD" w:rsidR="00616790" w:rsidRDefault="00616790">
      <w:pPr>
        <w:pStyle w:val="PrrAPA"/>
        <w:ind w:left="2124"/>
        <w:rPr>
          <w:ins w:id="1378" w:author="Camilo Andrés Díaz Gómez" w:date="2023-03-14T20:07:00Z"/>
          <w:color w:val="000000" w:themeColor="text1"/>
        </w:rPr>
        <w:pPrChange w:id="1379" w:author="Camilo Andrés Díaz Gómez" w:date="2023-03-22T16:30:00Z">
          <w:pPr>
            <w:spacing w:after="160"/>
            <w:ind w:firstLine="720"/>
          </w:pPr>
        </w:pPrChange>
      </w:pPr>
      <w:r w:rsidRPr="00BD3055">
        <w:rPr>
          <w:color w:val="000000" w:themeColor="text1"/>
        </w:rPr>
        <w:t>E</w:t>
      </w:r>
      <w:r w:rsidR="0052580A" w:rsidRPr="00BD3055">
        <w:rPr>
          <w:color w:val="000000" w:themeColor="text1"/>
        </w:rPr>
        <w:t>ste protocolo se utiliza en redes inalámbricas de baja potencia y está diseñado para aplicaciones con velocidades de datos bajas y un número limitado de dispositivos.</w:t>
      </w:r>
    </w:p>
    <w:p w14:paraId="1F12379E" w14:textId="77777777" w:rsidR="00A023DA" w:rsidRPr="00BD3055" w:rsidRDefault="00A023DA">
      <w:pPr>
        <w:spacing w:after="160"/>
        <w:ind w:left="708" w:firstLine="720"/>
        <w:rPr>
          <w:rFonts w:cs="Times New Roman"/>
          <w:color w:val="000000" w:themeColor="text1"/>
          <w:szCs w:val="24"/>
        </w:rPr>
        <w:pPrChange w:id="1380" w:author="Camilo Andrés Díaz Gómez" w:date="2023-03-21T19:42:00Z">
          <w:pPr>
            <w:spacing w:after="160"/>
            <w:ind w:firstLine="720"/>
          </w:pPr>
        </w:pPrChange>
      </w:pPr>
    </w:p>
    <w:p w14:paraId="2091563F" w14:textId="3B749CF5" w:rsidR="00616790" w:rsidRDefault="0052580A">
      <w:pPr>
        <w:pStyle w:val="Ttulo6"/>
        <w:ind w:left="1428" w:firstLine="696"/>
        <w:rPr>
          <w:ins w:id="1381" w:author="Camilo Andrés Díaz Gómez" w:date="2023-03-17T00:42:00Z"/>
          <w:rFonts w:ascii="Times New Roman" w:hAnsi="Times New Roman" w:cs="Times New Roman"/>
          <w:b/>
          <w:bCs/>
          <w:i/>
          <w:iCs/>
          <w:color w:val="auto"/>
        </w:rPr>
        <w:pPrChange w:id="1382" w:author="Camilo Andrés Díaz Gómez" w:date="2023-03-21T19:42:00Z">
          <w:pPr>
            <w:pStyle w:val="Ttulo6"/>
            <w:ind w:left="720" w:firstLine="696"/>
          </w:pPr>
        </w:pPrChange>
      </w:pPr>
      <w:proofErr w:type="spellStart"/>
      <w:r w:rsidRPr="00A83442">
        <w:rPr>
          <w:rFonts w:ascii="Times New Roman" w:hAnsi="Times New Roman" w:cs="Times New Roman"/>
          <w:b/>
          <w:bCs/>
          <w:i/>
          <w:iCs/>
          <w:color w:val="auto"/>
          <w:rPrChange w:id="1383" w:author="Camilo Andrés Díaz Gómez" w:date="2023-03-14T20:37:00Z">
            <w:rPr>
              <w:rFonts w:ascii="Times New Roman" w:eastAsiaTheme="minorHAnsi" w:hAnsi="Times New Roman" w:cstheme="minorBidi"/>
              <w:color w:val="auto"/>
            </w:rPr>
          </w:rPrChange>
        </w:rPr>
        <w:t>LoRaWAN</w:t>
      </w:r>
      <w:proofErr w:type="spellEnd"/>
      <w:r w:rsidRPr="00A83442">
        <w:rPr>
          <w:rFonts w:ascii="Times New Roman" w:hAnsi="Times New Roman" w:cs="Times New Roman"/>
          <w:b/>
          <w:bCs/>
          <w:i/>
          <w:iCs/>
          <w:color w:val="auto"/>
          <w:rPrChange w:id="1384" w:author="Camilo Andrés Díaz Gómez" w:date="2023-03-14T20:37:00Z">
            <w:rPr>
              <w:rFonts w:ascii="Times New Roman" w:eastAsiaTheme="minorHAnsi" w:hAnsi="Times New Roman" w:cstheme="minorBidi"/>
              <w:color w:val="auto"/>
            </w:rPr>
          </w:rPrChange>
        </w:rPr>
        <w:t xml:space="preserve"> (red de área amplia de largo alcance)</w:t>
      </w:r>
      <w:del w:id="1385" w:author="Camilo Andrés Díaz Gómez" w:date="2023-03-14T20:27:00Z">
        <w:r w:rsidR="00616790" w:rsidRPr="00A83442" w:rsidDel="00287D6C">
          <w:rPr>
            <w:rFonts w:ascii="Times New Roman" w:hAnsi="Times New Roman" w:cs="Times New Roman"/>
            <w:b/>
            <w:bCs/>
            <w:i/>
            <w:iCs/>
            <w:color w:val="auto"/>
            <w:rPrChange w:id="1386" w:author="Camilo Andrés Díaz Gómez" w:date="2023-03-14T20:37:00Z">
              <w:rPr>
                <w:rFonts w:ascii="Times New Roman" w:eastAsiaTheme="minorHAnsi" w:hAnsi="Times New Roman" w:cstheme="minorBidi"/>
                <w:color w:val="auto"/>
              </w:rPr>
            </w:rPrChange>
          </w:rPr>
          <w:delText>.</w:delText>
        </w:r>
      </w:del>
    </w:p>
    <w:p w14:paraId="03B645D7" w14:textId="5E7D76A0" w:rsidR="00EE67FE" w:rsidDel="00EE67FE" w:rsidRDefault="00EE67FE">
      <w:pPr>
        <w:spacing w:after="160"/>
        <w:ind w:left="2124"/>
        <w:rPr>
          <w:del w:id="1387" w:author="Camilo Andrés Díaz Gómez" w:date="2023-03-17T00:43:00Z"/>
          <w:rFonts w:cs="Times New Roman"/>
          <w:color w:val="000000" w:themeColor="text1"/>
          <w:szCs w:val="24"/>
        </w:rPr>
        <w:pPrChange w:id="1388" w:author="Camilo Andrés Díaz Gómez" w:date="2023-03-21T19:42:00Z">
          <w:pPr>
            <w:spacing w:after="160"/>
            <w:ind w:left="1416"/>
          </w:pPr>
        </w:pPrChange>
      </w:pPr>
    </w:p>
    <w:p w14:paraId="3A8A455A" w14:textId="77777777" w:rsidR="00EE67FE" w:rsidRPr="00E30F2C" w:rsidRDefault="00EE67FE">
      <w:pPr>
        <w:pStyle w:val="PrrAPA"/>
        <w:rPr>
          <w:ins w:id="1389" w:author="Camilo Andrés Díaz Gómez" w:date="2023-03-17T00:43:00Z"/>
        </w:rPr>
        <w:pPrChange w:id="1390" w:author="Camilo Andrés Díaz Gómez" w:date="2023-03-22T16:30:00Z">
          <w:pPr>
            <w:spacing w:after="160"/>
          </w:pPr>
        </w:pPrChange>
      </w:pPr>
      <w:ins w:id="1391" w:author="Camilo Andrés Díaz Gómez" w:date="2023-03-17T00:43:00Z">
        <w:r>
          <w:rPr>
            <w:color w:val="000000" w:themeColor="text1"/>
          </w:rPr>
          <w:tab/>
        </w:r>
      </w:ins>
    </w:p>
    <w:p w14:paraId="4B803FB6" w14:textId="4DA1280C" w:rsidR="0052580A" w:rsidRPr="00E30F2C" w:rsidDel="00EE67FE" w:rsidRDefault="00616790">
      <w:pPr>
        <w:pStyle w:val="PrrAPA"/>
        <w:ind w:left="2124"/>
        <w:rPr>
          <w:del w:id="1392" w:author="Camilo Andrés Díaz Gómez" w:date="2023-03-17T00:43:00Z"/>
          <w:rPrChange w:id="1393" w:author="Camilo Andrés Díaz Gómez" w:date="2023-03-22T16:31:00Z">
            <w:rPr>
              <w:del w:id="1394" w:author="Camilo Andrés Díaz Gómez" w:date="2023-03-17T00:43:00Z"/>
              <w:rFonts w:cs="Times New Roman"/>
              <w:b/>
              <w:bCs/>
              <w:i/>
              <w:iCs/>
              <w:szCs w:val="24"/>
            </w:rPr>
          </w:rPrChange>
        </w:rPr>
        <w:pPrChange w:id="1395" w:author="Camilo Andrés Díaz Gómez" w:date="2023-03-22T16:31:00Z">
          <w:pPr>
            <w:spacing w:after="160"/>
            <w:ind w:left="1416" w:firstLine="720"/>
          </w:pPr>
        </w:pPrChange>
      </w:pPr>
      <w:r w:rsidRPr="00E30F2C">
        <w:rPr>
          <w:rPrChange w:id="1396" w:author="Camilo Andrés Díaz Gómez" w:date="2023-03-22T16:31:00Z">
            <w:rPr>
              <w:color w:val="000000" w:themeColor="text1"/>
            </w:rPr>
          </w:rPrChange>
        </w:rPr>
        <w:t>E</w:t>
      </w:r>
      <w:r w:rsidR="0052580A" w:rsidRPr="00E30F2C">
        <w:rPr>
          <w:rPrChange w:id="1397" w:author="Camilo Andrés Díaz Gómez" w:date="2023-03-22T16:31:00Z">
            <w:rPr>
              <w:color w:val="000000" w:themeColor="text1"/>
            </w:rPr>
          </w:rPrChange>
        </w:rPr>
        <w:t>ste protocolo se utiliza en aplicaciones IoT que requieren comunicación de largo alcance, como las aplicaciones de ciudades inteligentes.</w:t>
      </w:r>
    </w:p>
    <w:p w14:paraId="38CF4545" w14:textId="77777777" w:rsidR="00EE67FE" w:rsidRPr="00E30F2C" w:rsidRDefault="00EE67FE">
      <w:pPr>
        <w:pStyle w:val="PrrAPA"/>
        <w:ind w:left="2124"/>
        <w:rPr>
          <w:ins w:id="1398" w:author="Camilo Andrés Díaz Gómez" w:date="2023-03-17T00:43:00Z"/>
          <w:rPrChange w:id="1399" w:author="Camilo Andrés Díaz Gómez" w:date="2023-03-22T16:30:00Z">
            <w:rPr>
              <w:ins w:id="1400" w:author="Camilo Andrés Díaz Gómez" w:date="2023-03-17T00:43:00Z"/>
              <w:color w:val="000000" w:themeColor="text1"/>
            </w:rPr>
          </w:rPrChange>
        </w:rPr>
        <w:pPrChange w:id="1401" w:author="Camilo Andrés Díaz Gómez" w:date="2023-03-22T16:31:00Z">
          <w:pPr>
            <w:spacing w:after="160"/>
            <w:ind w:firstLine="720"/>
          </w:pPr>
        </w:pPrChange>
      </w:pPr>
    </w:p>
    <w:p w14:paraId="324C4CE1" w14:textId="77777777" w:rsidR="00616790" w:rsidRPr="00BD3055" w:rsidRDefault="00616790">
      <w:pPr>
        <w:spacing w:after="160"/>
        <w:ind w:left="2124" w:firstLine="720"/>
        <w:rPr>
          <w:rFonts w:cs="Times New Roman"/>
          <w:b/>
          <w:bCs/>
          <w:i/>
          <w:iCs/>
          <w:szCs w:val="24"/>
        </w:rPr>
        <w:pPrChange w:id="1402" w:author="Camilo Andrés Díaz Gómez" w:date="2023-03-21T19:42:00Z">
          <w:pPr>
            <w:spacing w:after="160"/>
          </w:pPr>
        </w:pPrChange>
      </w:pPr>
    </w:p>
    <w:p w14:paraId="74020873" w14:textId="4B037D7D" w:rsidR="005814B4" w:rsidRDefault="005814B4">
      <w:pPr>
        <w:pStyle w:val="Ttulo4"/>
        <w:ind w:left="708"/>
        <w:rPr>
          <w:ins w:id="1403" w:author="Camilo Andrés Díaz Gómez" w:date="2023-03-17T00:43:00Z"/>
          <w:rFonts w:ascii="Times New Roman" w:hAnsi="Times New Roman" w:cs="Times New Roman"/>
          <w:b/>
          <w:bCs/>
          <w:i w:val="0"/>
          <w:iCs w:val="0"/>
          <w:color w:val="auto"/>
        </w:rPr>
        <w:pPrChange w:id="1404" w:author="Camilo Andrés Díaz Gómez" w:date="2023-03-21T19:42:00Z">
          <w:pPr>
            <w:pStyle w:val="Ttulo4"/>
          </w:pPr>
        </w:pPrChange>
      </w:pPr>
      <w:r w:rsidRPr="00287D6C">
        <w:rPr>
          <w:rFonts w:ascii="Times New Roman" w:hAnsi="Times New Roman" w:cs="Times New Roman"/>
          <w:b/>
          <w:bCs/>
          <w:i w:val="0"/>
          <w:iCs w:val="0"/>
          <w:color w:val="auto"/>
          <w:rPrChange w:id="1405" w:author="Camilo Andrés Díaz Gómez" w:date="2023-03-14T20:28:00Z">
            <w:rPr>
              <w:rFonts w:ascii="Times New Roman" w:eastAsiaTheme="minorHAnsi" w:hAnsi="Times New Roman" w:cstheme="minorBidi"/>
              <w:color w:val="auto"/>
            </w:rPr>
          </w:rPrChange>
        </w:rPr>
        <w:t xml:space="preserve">Dispositivos </w:t>
      </w:r>
    </w:p>
    <w:p w14:paraId="5FF210C1" w14:textId="77777777" w:rsidR="00EE67FE" w:rsidRPr="00EE67FE" w:rsidRDefault="00EE67FE">
      <w:pPr>
        <w:ind w:left="708"/>
        <w:rPr>
          <w:rPrChange w:id="1406" w:author="Camilo Andrés Díaz Gómez" w:date="2023-03-17T00:43:00Z">
            <w:rPr>
              <w:i/>
              <w:iCs/>
            </w:rPr>
          </w:rPrChange>
        </w:rPr>
        <w:pPrChange w:id="1407" w:author="Camilo Andrés Díaz Gómez" w:date="2023-03-21T19:42:00Z">
          <w:pPr>
            <w:spacing w:after="160"/>
          </w:pPr>
        </w:pPrChange>
      </w:pPr>
    </w:p>
    <w:p w14:paraId="07E516C3" w14:textId="77777777" w:rsidR="005814B4" w:rsidRPr="00E30F2C" w:rsidRDefault="005814B4">
      <w:pPr>
        <w:pStyle w:val="PrrAPA"/>
        <w:ind w:left="708"/>
        <w:pPrChange w:id="1408" w:author="Camilo Andrés Díaz Gómez" w:date="2023-03-22T16:31:00Z">
          <w:pPr>
            <w:pStyle w:val="PrrAPA"/>
          </w:pPr>
        </w:pPrChange>
      </w:pPr>
      <w:r w:rsidRPr="00E30F2C">
        <w:lastRenderedPageBreak/>
        <w:t>Como se definió anteriormente, IoT no puede funcionar sin los nodos IoT lo cuales son los diferentes dispositivos, en su mayoría físicos, los cuales garantizan el tratamiento de datos rápido, seguros, y eficientes.</w:t>
      </w:r>
    </w:p>
    <w:p w14:paraId="25FD3D97" w14:textId="77777777" w:rsidR="005814B4" w:rsidRPr="00BD3055" w:rsidRDefault="005814B4">
      <w:pPr>
        <w:spacing w:after="160"/>
        <w:ind w:left="708"/>
        <w:rPr>
          <w:rFonts w:cs="Times New Roman"/>
          <w:b/>
          <w:bCs/>
          <w:szCs w:val="24"/>
        </w:rPr>
        <w:pPrChange w:id="1409" w:author="Camilo Andrés Díaz Gómez" w:date="2023-03-21T19:42:00Z">
          <w:pPr>
            <w:spacing w:after="160"/>
          </w:pPr>
        </w:pPrChange>
      </w:pPr>
    </w:p>
    <w:p w14:paraId="6873222D" w14:textId="65789D4A" w:rsidR="005814B4" w:rsidRDefault="005814B4">
      <w:pPr>
        <w:pStyle w:val="Ttulo5"/>
        <w:ind w:left="1416"/>
        <w:rPr>
          <w:ins w:id="1410" w:author="Camilo Andrés Díaz Gómez" w:date="2023-03-17T00:43:00Z"/>
          <w:rFonts w:ascii="Times New Roman" w:hAnsi="Times New Roman" w:cs="Times New Roman"/>
          <w:b/>
          <w:bCs/>
          <w:i/>
          <w:iCs/>
          <w:color w:val="auto"/>
        </w:rPr>
        <w:pPrChange w:id="1411" w:author="Camilo Andrés Díaz Gómez" w:date="2023-03-21T19:42:00Z">
          <w:pPr>
            <w:pStyle w:val="Ttulo5"/>
            <w:ind w:left="708"/>
          </w:pPr>
        </w:pPrChange>
      </w:pPr>
      <w:r w:rsidRPr="00287D6C">
        <w:rPr>
          <w:rFonts w:ascii="Times New Roman" w:hAnsi="Times New Roman" w:cs="Times New Roman"/>
          <w:b/>
          <w:bCs/>
          <w:i/>
          <w:iCs/>
          <w:color w:val="auto"/>
          <w:rPrChange w:id="1412" w:author="Camilo Andrés Díaz Gómez" w:date="2023-03-14T20:29:00Z">
            <w:rPr>
              <w:rFonts w:ascii="Times New Roman" w:eastAsiaTheme="minorHAnsi" w:hAnsi="Times New Roman" w:cstheme="minorBidi"/>
              <w:color w:val="auto"/>
            </w:rPr>
          </w:rPrChange>
        </w:rPr>
        <w:t xml:space="preserve">Sensores </w:t>
      </w:r>
    </w:p>
    <w:p w14:paraId="5F3704A9" w14:textId="77777777" w:rsidR="00EE67FE" w:rsidRPr="00EE67FE" w:rsidRDefault="00EE67FE">
      <w:pPr>
        <w:pStyle w:val="PrrAPA"/>
        <w:ind w:left="1416"/>
        <w:pPrChange w:id="1413" w:author="Camilo Andrés Díaz Gómez" w:date="2023-03-22T16:31:00Z">
          <w:pPr>
            <w:spacing w:after="160"/>
          </w:pPr>
        </w:pPrChange>
      </w:pPr>
    </w:p>
    <w:p w14:paraId="664A0F65" w14:textId="5866428B" w:rsidR="005814B4" w:rsidRPr="00BD3055" w:rsidRDefault="005814B4">
      <w:pPr>
        <w:pStyle w:val="PrrAPA"/>
        <w:ind w:left="1416"/>
        <w:pPrChange w:id="1414" w:author="Camilo Andrés Díaz Gómez" w:date="2023-03-22T16:31:00Z">
          <w:pPr>
            <w:pStyle w:val="PrrAPA"/>
          </w:pPr>
        </w:pPrChange>
      </w:pPr>
      <w:r w:rsidRPr="00BD3055">
        <w:t xml:space="preserve">Los sensores son los dispositivos que recogen la información del ambiente en donde se encuentra funcionando o responden a una salida de un sistema, detectando así los cambios que ocurren, de esta manera, por medio de los </w:t>
      </w:r>
      <w:del w:id="1415" w:author="DIANA CAROLINA CANDIA HERRERA" w:date="2023-03-07T10:05:00Z">
        <w:r w:rsidRPr="00BD3055" w:rsidDel="003D4F76">
          <w:delText>gateways</w:delText>
        </w:r>
      </w:del>
      <w:ins w:id="1416" w:author="DIANA CAROLINA CANDIA HERRERA" w:date="2023-03-07T10:05:00Z">
        <w:r w:rsidR="003D4F76" w:rsidRPr="00BD3055">
          <w:t>Gateway</w:t>
        </w:r>
      </w:ins>
      <w:r w:rsidRPr="00BD3055">
        <w:t xml:space="preserve"> es enviada toda la información para luego ser procesada y analizada en la red.</w:t>
      </w:r>
    </w:p>
    <w:p w14:paraId="1E09211C" w14:textId="051585F8" w:rsidR="005814B4" w:rsidRPr="00BD3055" w:rsidRDefault="005814B4">
      <w:pPr>
        <w:spacing w:after="160"/>
        <w:ind w:left="1416"/>
        <w:rPr>
          <w:rFonts w:cs="Times New Roman"/>
          <w:b/>
          <w:bCs/>
          <w:i/>
          <w:iCs/>
          <w:szCs w:val="24"/>
        </w:rPr>
        <w:pPrChange w:id="1417" w:author="Camilo Andrés Díaz Gómez" w:date="2023-03-21T19:42:00Z">
          <w:pPr>
            <w:spacing w:after="160"/>
          </w:pPr>
        </w:pPrChange>
      </w:pPr>
    </w:p>
    <w:p w14:paraId="12E3F7CB" w14:textId="6A701A5C" w:rsidR="005814B4" w:rsidRDefault="005814B4">
      <w:pPr>
        <w:pStyle w:val="Ttulo5"/>
        <w:ind w:left="1416"/>
        <w:rPr>
          <w:ins w:id="1418" w:author="Camilo Andrés Díaz Gómez" w:date="2023-03-17T00:43:00Z"/>
          <w:rFonts w:ascii="Times New Roman" w:hAnsi="Times New Roman" w:cs="Times New Roman"/>
          <w:b/>
          <w:bCs/>
          <w:i/>
          <w:iCs/>
          <w:color w:val="auto"/>
        </w:rPr>
        <w:pPrChange w:id="1419" w:author="Camilo Andrés Díaz Gómez" w:date="2023-03-21T19:42:00Z">
          <w:pPr>
            <w:pStyle w:val="Ttulo5"/>
            <w:ind w:left="708"/>
          </w:pPr>
        </w:pPrChange>
      </w:pPr>
      <w:r w:rsidRPr="00287D6C">
        <w:rPr>
          <w:rFonts w:ascii="Times New Roman" w:hAnsi="Times New Roman" w:cs="Times New Roman"/>
          <w:b/>
          <w:bCs/>
          <w:i/>
          <w:iCs/>
          <w:color w:val="auto"/>
          <w:rPrChange w:id="1420" w:author="Camilo Andrés Díaz Gómez" w:date="2023-03-14T20:29:00Z">
            <w:rPr>
              <w:rFonts w:ascii="Times New Roman" w:eastAsiaTheme="minorHAnsi" w:hAnsi="Times New Roman" w:cstheme="minorBidi"/>
              <w:color w:val="auto"/>
            </w:rPr>
          </w:rPrChange>
        </w:rPr>
        <w:t xml:space="preserve">Actuadores </w:t>
      </w:r>
    </w:p>
    <w:p w14:paraId="69B03ACC" w14:textId="77777777" w:rsidR="00EE67FE" w:rsidRPr="00EE67FE" w:rsidRDefault="00EE67FE">
      <w:pPr>
        <w:pStyle w:val="PrrAPA"/>
        <w:ind w:left="1416"/>
        <w:pPrChange w:id="1421" w:author="Camilo Andrés Díaz Gómez" w:date="2023-03-22T16:31:00Z">
          <w:pPr>
            <w:spacing w:after="160"/>
          </w:pPr>
        </w:pPrChange>
      </w:pPr>
    </w:p>
    <w:p w14:paraId="0CEAD1EC" w14:textId="77777777" w:rsidR="005814B4" w:rsidRPr="00BD3055" w:rsidRDefault="005814B4">
      <w:pPr>
        <w:pStyle w:val="PrrAPA"/>
        <w:ind w:left="1416"/>
        <w:pPrChange w:id="1422" w:author="Camilo Andrés Díaz Gómez" w:date="2023-03-22T16:31:00Z">
          <w:pPr>
            <w:pStyle w:val="PrrAPA"/>
          </w:pPr>
        </w:pPrChange>
      </w:pPr>
      <w:r w:rsidRPr="00BD3055">
        <w:t xml:space="preserve">Los actuadores son los dispositivos que reciben o responden a la información producida por los sensores y analizada en la red, todo esto por medio de los </w:t>
      </w:r>
      <w:proofErr w:type="spellStart"/>
      <w:r w:rsidRPr="00BD3055">
        <w:t>gateways</w:t>
      </w:r>
      <w:proofErr w:type="spellEnd"/>
      <w:r w:rsidRPr="00BD3055">
        <w:t>, para posteriormente por medio de la aplicación de control, funcionar dependiendo de la situación que en el que esté funcionando.</w:t>
      </w:r>
    </w:p>
    <w:p w14:paraId="2783F957" w14:textId="77777777" w:rsidR="005814B4" w:rsidRPr="00BD3055" w:rsidRDefault="005814B4">
      <w:pPr>
        <w:pStyle w:val="PrrAPA"/>
        <w:ind w:left="1416"/>
        <w:pPrChange w:id="1423" w:author="Camilo Andrés Díaz Gómez" w:date="2023-03-22T16:31:00Z">
          <w:pPr>
            <w:pStyle w:val="PrrAPA"/>
          </w:pPr>
        </w:pPrChange>
      </w:pPr>
    </w:p>
    <w:p w14:paraId="0D0157B3" w14:textId="735AC478" w:rsidR="005814B4" w:rsidRPr="00BD3055" w:rsidRDefault="005814B4">
      <w:pPr>
        <w:pStyle w:val="PrrAPA"/>
        <w:ind w:left="1416"/>
        <w:pPrChange w:id="1424" w:author="Camilo Andrés Díaz Gómez" w:date="2023-03-22T16:31:00Z">
          <w:pPr>
            <w:pStyle w:val="PrrAPA"/>
          </w:pPr>
        </w:pPrChange>
      </w:pPr>
      <w:r w:rsidRPr="00BD3055">
        <w:t xml:space="preserve">Por ejemplo, como se podrá observar en la </w:t>
      </w:r>
      <w:r w:rsidRPr="00BD3055">
        <w:fldChar w:fldCharType="begin"/>
      </w:r>
      <w:r w:rsidRPr="00BD3055">
        <w:instrText xml:space="preserve"> REF _Ref101119213 \h  \* MERGEFORMAT </w:instrText>
      </w:r>
      <w:r w:rsidRPr="00BD3055">
        <w:fldChar w:fldCharType="separate"/>
      </w:r>
      <w:r w:rsidR="00616790" w:rsidRPr="00BD3055">
        <w:t>Figura</w:t>
      </w:r>
      <w:r w:rsidRPr="00BD3055">
        <w:t xml:space="preserve"> </w:t>
      </w:r>
      <w:r w:rsidRPr="00BD3055">
        <w:rPr>
          <w:noProof/>
        </w:rPr>
        <w:t>3</w:t>
      </w:r>
      <w:r w:rsidRPr="00BD3055">
        <w:t xml:space="preserve"> Funcionamiento de actuadores </w:t>
      </w:r>
      <w:proofErr w:type="spellStart"/>
      <w:r w:rsidRPr="00BD3055">
        <w:t>IoT</w:t>
      </w:r>
      <w:proofErr w:type="spellEnd"/>
      <w:r w:rsidRPr="00BD3055">
        <w:fldChar w:fldCharType="end"/>
      </w:r>
      <w:r w:rsidRPr="00BD3055">
        <w:t>, un actuador muy común son los aires acondicionados que tiene la capacidad por medio de redes IoT recibir información de la temperatura por medio de un sensor que recoge estos datos, de esta manera, el actuador va a funcionar dependiendo la temperatura y los gustos de la persona que haga uso del aire acondicionado.</w:t>
      </w:r>
    </w:p>
    <w:p w14:paraId="7C3023E1" w14:textId="22C33C83" w:rsidR="00616790" w:rsidDel="00A83442" w:rsidRDefault="00616790">
      <w:pPr>
        <w:pStyle w:val="PrrAPA"/>
        <w:ind w:left="708"/>
        <w:rPr>
          <w:del w:id="1425" w:author="Camilo Andrés Díaz Gómez" w:date="2023-03-14T20:29:00Z"/>
        </w:rPr>
        <w:pPrChange w:id="1426" w:author="Camilo Andrés Díaz Gómez" w:date="2023-03-21T19:42:00Z">
          <w:pPr>
            <w:pStyle w:val="PrrAPA"/>
          </w:pPr>
        </w:pPrChange>
      </w:pPr>
    </w:p>
    <w:p w14:paraId="36F53094" w14:textId="77777777" w:rsidR="00A83442" w:rsidRPr="00BD3055" w:rsidRDefault="00A83442">
      <w:pPr>
        <w:pStyle w:val="PrrAPA"/>
        <w:ind w:left="708"/>
        <w:rPr>
          <w:ins w:id="1427" w:author="Camilo Andrés Díaz Gómez" w:date="2023-03-14T20:39:00Z"/>
        </w:rPr>
        <w:pPrChange w:id="1428" w:author="Camilo Andrés Díaz Gómez" w:date="2023-03-21T19:42:00Z">
          <w:pPr>
            <w:pStyle w:val="PrrAPA"/>
          </w:pPr>
        </w:pPrChange>
      </w:pPr>
    </w:p>
    <w:p w14:paraId="649441F4" w14:textId="08DC0620" w:rsidR="00704945" w:rsidRPr="00BD3055" w:rsidDel="00287D6C" w:rsidRDefault="00704945">
      <w:pPr>
        <w:pStyle w:val="PrrAPA"/>
        <w:ind w:left="708"/>
        <w:rPr>
          <w:del w:id="1429" w:author="Camilo Andrés Díaz Gómez" w:date="2023-03-14T20:29:00Z"/>
        </w:rPr>
        <w:pPrChange w:id="1430" w:author="Camilo Andrés Díaz Gómez" w:date="2023-03-21T19:42:00Z">
          <w:pPr>
            <w:pStyle w:val="PrrAPA"/>
          </w:pPr>
        </w:pPrChange>
      </w:pPr>
    </w:p>
    <w:p w14:paraId="3F327456" w14:textId="56923D7C" w:rsidR="00704945" w:rsidRPr="00BD3055" w:rsidDel="00287D6C" w:rsidRDefault="00704945">
      <w:pPr>
        <w:pStyle w:val="PrrAPA"/>
        <w:ind w:left="708"/>
        <w:rPr>
          <w:del w:id="1431" w:author="Camilo Andrés Díaz Gómez" w:date="2023-03-14T20:29:00Z"/>
        </w:rPr>
        <w:pPrChange w:id="1432" w:author="Camilo Andrés Díaz Gómez" w:date="2023-03-21T19:42:00Z">
          <w:pPr>
            <w:pStyle w:val="PrrAPA"/>
          </w:pPr>
        </w:pPrChange>
      </w:pPr>
    </w:p>
    <w:p w14:paraId="2EF53D19" w14:textId="4DECCD9F" w:rsidR="00704945" w:rsidRPr="00BD3055" w:rsidDel="00287D6C" w:rsidRDefault="00704945">
      <w:pPr>
        <w:pStyle w:val="PrrAPA"/>
        <w:ind w:left="708"/>
        <w:rPr>
          <w:del w:id="1433" w:author="Camilo Andrés Díaz Gómez" w:date="2023-03-14T20:29:00Z"/>
        </w:rPr>
        <w:pPrChange w:id="1434" w:author="Camilo Andrés Díaz Gómez" w:date="2023-03-21T19:42:00Z">
          <w:pPr>
            <w:pStyle w:val="PrrAPA"/>
          </w:pPr>
        </w:pPrChange>
      </w:pPr>
    </w:p>
    <w:p w14:paraId="524CBB39" w14:textId="07B9D65A" w:rsidR="00704945" w:rsidRPr="00BD3055" w:rsidDel="00287D6C" w:rsidRDefault="00704945">
      <w:pPr>
        <w:pStyle w:val="PrrAPA"/>
        <w:ind w:left="708"/>
        <w:rPr>
          <w:del w:id="1435" w:author="Camilo Andrés Díaz Gómez" w:date="2023-03-14T20:29:00Z"/>
        </w:rPr>
        <w:pPrChange w:id="1436" w:author="Camilo Andrés Díaz Gómez" w:date="2023-03-21T19:42:00Z">
          <w:pPr>
            <w:pStyle w:val="PrrAPA"/>
          </w:pPr>
        </w:pPrChange>
      </w:pPr>
    </w:p>
    <w:p w14:paraId="6754FBCE" w14:textId="0F4217FA" w:rsidR="00704945" w:rsidRPr="00BD3055" w:rsidDel="00287D6C" w:rsidRDefault="00704945">
      <w:pPr>
        <w:pStyle w:val="PrrAPA"/>
        <w:ind w:left="708"/>
        <w:rPr>
          <w:ins w:id="1437" w:author="Steff Guzmán" w:date="2023-03-13T18:58:00Z"/>
          <w:del w:id="1438" w:author="Camilo Andrés Díaz Gómez" w:date="2023-03-14T20:29:00Z"/>
        </w:rPr>
        <w:pPrChange w:id="1439" w:author="Camilo Andrés Díaz Gómez" w:date="2023-03-21T19:42:00Z">
          <w:pPr>
            <w:pStyle w:val="PrrAPA"/>
          </w:pPr>
        </w:pPrChange>
      </w:pPr>
    </w:p>
    <w:p w14:paraId="160BF238" w14:textId="6D9E1E91" w:rsidR="00104D00" w:rsidRPr="00BD3055" w:rsidRDefault="00104D00">
      <w:pPr>
        <w:pStyle w:val="PrrAPA"/>
        <w:ind w:left="708"/>
        <w:rPr>
          <w:ins w:id="1440" w:author="Steff Guzmán" w:date="2023-03-13T18:58:00Z"/>
        </w:rPr>
        <w:pPrChange w:id="1441" w:author="Camilo Andrés Díaz Gómez" w:date="2023-03-21T19:42:00Z">
          <w:pPr>
            <w:pStyle w:val="PrrAPA"/>
          </w:pPr>
        </w:pPrChange>
      </w:pPr>
    </w:p>
    <w:p w14:paraId="660783F4" w14:textId="403D66C4" w:rsidR="00104D00" w:rsidRPr="00BD3055" w:rsidDel="00A023DA" w:rsidRDefault="00104D00">
      <w:pPr>
        <w:pStyle w:val="PrrAPA"/>
        <w:ind w:left="708"/>
        <w:rPr>
          <w:ins w:id="1442" w:author="Steff Guzmán" w:date="2023-03-13T18:58:00Z"/>
          <w:del w:id="1443" w:author="Camilo Andrés Díaz Gómez" w:date="2023-03-14T20:07:00Z"/>
        </w:rPr>
        <w:pPrChange w:id="1444" w:author="Camilo Andrés Díaz Gómez" w:date="2023-03-21T19:42:00Z">
          <w:pPr>
            <w:pStyle w:val="PrrAPA"/>
          </w:pPr>
        </w:pPrChange>
      </w:pPr>
    </w:p>
    <w:p w14:paraId="1658083D" w14:textId="0E9C4EFD" w:rsidR="00104D00" w:rsidRPr="00BD3055" w:rsidDel="00A023DA" w:rsidRDefault="00104D00">
      <w:pPr>
        <w:pStyle w:val="PrrAPA"/>
        <w:ind w:left="708"/>
        <w:rPr>
          <w:ins w:id="1445" w:author="Steff Guzmán" w:date="2023-03-13T18:58:00Z"/>
          <w:del w:id="1446" w:author="Camilo Andrés Díaz Gómez" w:date="2023-03-14T20:07:00Z"/>
        </w:rPr>
        <w:pPrChange w:id="1447" w:author="Camilo Andrés Díaz Gómez" w:date="2023-03-21T19:42:00Z">
          <w:pPr>
            <w:pStyle w:val="PrrAPA"/>
          </w:pPr>
        </w:pPrChange>
      </w:pPr>
    </w:p>
    <w:p w14:paraId="7E4B9C51" w14:textId="1D8EF4F6" w:rsidR="00104D00" w:rsidRPr="00BD3055" w:rsidDel="00A023DA" w:rsidRDefault="00104D00">
      <w:pPr>
        <w:pStyle w:val="PrrAPA"/>
        <w:ind w:left="708"/>
        <w:rPr>
          <w:del w:id="1448" w:author="Camilo Andrés Díaz Gómez" w:date="2023-03-14T20:07:00Z"/>
        </w:rPr>
        <w:pPrChange w:id="1449" w:author="Camilo Andrés Díaz Gómez" w:date="2023-03-21T19:42:00Z">
          <w:pPr>
            <w:pStyle w:val="PrrAPA"/>
          </w:pPr>
        </w:pPrChange>
      </w:pPr>
    </w:p>
    <w:p w14:paraId="2057305C" w14:textId="10584BED" w:rsidR="00704945" w:rsidRPr="00BD3055" w:rsidDel="00A023DA" w:rsidRDefault="00704945">
      <w:pPr>
        <w:pStyle w:val="PrrAPA"/>
        <w:ind w:left="708"/>
        <w:rPr>
          <w:ins w:id="1450" w:author="Steff Guzmán" w:date="2023-03-13T19:03:00Z"/>
          <w:del w:id="1451" w:author="Camilo Andrés Díaz Gómez" w:date="2023-03-14T20:07:00Z"/>
        </w:rPr>
        <w:pPrChange w:id="1452" w:author="Camilo Andrés Díaz Gómez" w:date="2023-03-21T19:42:00Z">
          <w:pPr>
            <w:pStyle w:val="PrrAPA"/>
          </w:pPr>
        </w:pPrChange>
      </w:pPr>
    </w:p>
    <w:p w14:paraId="6F328441" w14:textId="26656C4F" w:rsidR="00DB0B24" w:rsidRPr="00BD3055" w:rsidDel="00A023DA" w:rsidRDefault="00DB0B24">
      <w:pPr>
        <w:pStyle w:val="PrrAPA"/>
        <w:ind w:left="708"/>
        <w:rPr>
          <w:ins w:id="1453" w:author="Steff Guzmán" w:date="2023-03-13T19:42:00Z"/>
          <w:del w:id="1454" w:author="Camilo Andrés Díaz Gómez" w:date="2023-03-14T20:07:00Z"/>
        </w:rPr>
        <w:pPrChange w:id="1455" w:author="Camilo Andrés Díaz Gómez" w:date="2023-03-21T19:42:00Z">
          <w:pPr>
            <w:pStyle w:val="PrrAPA"/>
          </w:pPr>
        </w:pPrChange>
      </w:pPr>
    </w:p>
    <w:p w14:paraId="7F08E275" w14:textId="1BF8E8CB" w:rsidR="00D00CDF" w:rsidRPr="00BD3055" w:rsidDel="00A023DA" w:rsidRDefault="00D00CDF">
      <w:pPr>
        <w:pStyle w:val="PrrAPA"/>
        <w:ind w:left="708"/>
        <w:rPr>
          <w:ins w:id="1456" w:author="Steff Guzmán" w:date="2023-03-13T19:42:00Z"/>
          <w:del w:id="1457" w:author="Camilo Andrés Díaz Gómez" w:date="2023-03-14T20:07:00Z"/>
        </w:rPr>
        <w:pPrChange w:id="1458" w:author="Camilo Andrés Díaz Gómez" w:date="2023-03-21T19:42:00Z">
          <w:pPr>
            <w:pStyle w:val="PrrAPA"/>
          </w:pPr>
        </w:pPrChange>
      </w:pPr>
    </w:p>
    <w:p w14:paraId="4DCD2B74" w14:textId="37078246" w:rsidR="00D00CDF" w:rsidRPr="00BD3055" w:rsidDel="00A023DA" w:rsidRDefault="00D00CDF">
      <w:pPr>
        <w:pStyle w:val="PrrAPA"/>
        <w:ind w:left="708"/>
        <w:rPr>
          <w:ins w:id="1459" w:author="Steff Guzmán" w:date="2023-03-13T19:42:00Z"/>
          <w:del w:id="1460" w:author="Camilo Andrés Díaz Gómez" w:date="2023-03-14T20:07:00Z"/>
        </w:rPr>
        <w:pPrChange w:id="1461" w:author="Camilo Andrés Díaz Gómez" w:date="2023-03-21T19:42:00Z">
          <w:pPr>
            <w:pStyle w:val="PrrAPA"/>
          </w:pPr>
        </w:pPrChange>
      </w:pPr>
    </w:p>
    <w:p w14:paraId="7827CC28" w14:textId="361D78B1" w:rsidR="00D00CDF" w:rsidRPr="00BD3055" w:rsidDel="00A023DA" w:rsidRDefault="00D00CDF">
      <w:pPr>
        <w:pStyle w:val="PrrAPA"/>
        <w:ind w:left="708"/>
        <w:rPr>
          <w:ins w:id="1462" w:author="Steff Guzmán" w:date="2023-03-13T19:42:00Z"/>
          <w:del w:id="1463" w:author="Camilo Andrés Díaz Gómez" w:date="2023-03-14T20:07:00Z"/>
        </w:rPr>
        <w:pPrChange w:id="1464" w:author="Camilo Andrés Díaz Gómez" w:date="2023-03-21T19:42:00Z">
          <w:pPr>
            <w:pStyle w:val="PrrAPA"/>
          </w:pPr>
        </w:pPrChange>
      </w:pPr>
    </w:p>
    <w:p w14:paraId="70B9F73C" w14:textId="23B05AC0" w:rsidR="00D00CDF" w:rsidRPr="00BD3055" w:rsidDel="00A023DA" w:rsidRDefault="00D00CDF">
      <w:pPr>
        <w:pStyle w:val="PrrAPA"/>
        <w:ind w:left="708"/>
        <w:rPr>
          <w:ins w:id="1465" w:author="Steff Guzmán" w:date="2023-03-13T19:03:00Z"/>
          <w:del w:id="1466" w:author="Camilo Andrés Díaz Gómez" w:date="2023-03-14T20:07:00Z"/>
        </w:rPr>
        <w:pPrChange w:id="1467" w:author="Camilo Andrés Díaz Gómez" w:date="2023-03-21T19:42:00Z">
          <w:pPr>
            <w:pStyle w:val="PrrAPA"/>
          </w:pPr>
        </w:pPrChange>
      </w:pPr>
    </w:p>
    <w:p w14:paraId="080D84FC" w14:textId="16C83C0D" w:rsidR="00DB0B24" w:rsidRPr="00BD3055" w:rsidDel="00A023DA" w:rsidRDefault="00DB0B24">
      <w:pPr>
        <w:pStyle w:val="PrrAPA"/>
        <w:ind w:left="708"/>
        <w:rPr>
          <w:del w:id="1468" w:author="Camilo Andrés Díaz Gómez" w:date="2023-03-14T20:07:00Z"/>
        </w:rPr>
        <w:pPrChange w:id="1469" w:author="Camilo Andrés Díaz Gómez" w:date="2023-03-21T19:42:00Z">
          <w:pPr>
            <w:pStyle w:val="PrrAPA"/>
          </w:pPr>
        </w:pPrChange>
      </w:pPr>
    </w:p>
    <w:p w14:paraId="78066399" w14:textId="36B8F831" w:rsidR="00704945" w:rsidRPr="00BD3055" w:rsidDel="00A023DA" w:rsidRDefault="00704945">
      <w:pPr>
        <w:pStyle w:val="PrrAPA"/>
        <w:ind w:left="708"/>
        <w:rPr>
          <w:del w:id="1470" w:author="Camilo Andrés Díaz Gómez" w:date="2023-03-14T20:07:00Z"/>
        </w:rPr>
        <w:pPrChange w:id="1471" w:author="Camilo Andrés Díaz Gómez" w:date="2023-03-21T19:42:00Z">
          <w:pPr>
            <w:pStyle w:val="PrrAPA"/>
          </w:pPr>
        </w:pPrChange>
      </w:pPr>
    </w:p>
    <w:p w14:paraId="1DD700E4" w14:textId="1C4292A3" w:rsidR="00704945" w:rsidRPr="00A023DA" w:rsidDel="00A023DA" w:rsidRDefault="00C87243">
      <w:pPr>
        <w:pStyle w:val="Descripcin"/>
        <w:spacing w:line="360" w:lineRule="auto"/>
        <w:ind w:left="708"/>
        <w:rPr>
          <w:del w:id="1472" w:author="Camilo Andrés Díaz Gómez" w:date="2023-03-14T20:09:00Z"/>
          <w:bCs/>
          <w:i/>
          <w:rPrChange w:id="1473" w:author="Camilo Andrés Díaz Gómez" w:date="2023-03-14T20:07:00Z">
            <w:rPr>
              <w:del w:id="1474" w:author="Camilo Andrés Díaz Gómez" w:date="2023-03-14T20:09:00Z"/>
            </w:rPr>
          </w:rPrChange>
        </w:rPr>
        <w:pPrChange w:id="1475" w:author="Camilo Andrés Díaz Gómez" w:date="2023-03-21T19:42:00Z">
          <w:pPr>
            <w:pStyle w:val="PrrAPA"/>
          </w:pPr>
        </w:pPrChange>
      </w:pPr>
      <w:bookmarkStart w:id="1476" w:name="_Toc129721773"/>
      <w:ins w:id="1477" w:author="Steff Guzmán" w:date="2023-03-13T18:46:00Z">
        <w:r w:rsidRPr="00BD3055">
          <w:rPr>
            <w:rFonts w:cs="Times New Roman"/>
          </w:rPr>
          <w:t xml:space="preserve">Figura </w:t>
        </w:r>
        <w:r w:rsidRPr="00BD3055">
          <w:rPr>
            <w:rFonts w:cs="Times New Roman"/>
          </w:rPr>
          <w:fldChar w:fldCharType="begin"/>
        </w:r>
        <w:r w:rsidRPr="00BD3055">
          <w:rPr>
            <w:rFonts w:cs="Times New Roman"/>
          </w:rPr>
          <w:instrText xml:space="preserve"> SEQ Figura \* ARABIC </w:instrText>
        </w:r>
      </w:ins>
      <w:r w:rsidRPr="00BD3055">
        <w:rPr>
          <w:rFonts w:cs="Times New Roman"/>
        </w:rPr>
        <w:fldChar w:fldCharType="separate"/>
      </w:r>
      <w:ins w:id="1478" w:author="Steff Guzmán" w:date="2023-03-13T18:48:00Z">
        <w:r w:rsidRPr="00BD3055">
          <w:rPr>
            <w:rFonts w:cs="Times New Roman"/>
            <w:noProof/>
          </w:rPr>
          <w:t>3</w:t>
        </w:r>
      </w:ins>
      <w:ins w:id="1479" w:author="Steff Guzmán" w:date="2023-03-13T18:46:00Z">
        <w:r w:rsidRPr="00BD3055">
          <w:rPr>
            <w:rFonts w:cs="Times New Roman"/>
          </w:rPr>
          <w:fldChar w:fldCharType="end"/>
        </w:r>
      </w:ins>
      <w:ins w:id="1480" w:author="Camilo Andrés Díaz Gómez" w:date="2023-03-14T20:07:00Z">
        <w:r w:rsidR="00A023DA">
          <w:rPr>
            <w:rFonts w:cs="Times New Roman"/>
          </w:rPr>
          <w:t xml:space="preserve"> </w:t>
        </w:r>
        <w:r w:rsidR="00A023DA" w:rsidRPr="001A2974">
          <w:rPr>
            <w:rFonts w:cs="Times New Roman"/>
            <w:b w:val="0"/>
            <w:bCs/>
            <w:i/>
            <w:iCs w:val="0"/>
          </w:rPr>
          <w:t>Funcionamiento de actuadores IoT</w:t>
        </w:r>
      </w:ins>
      <w:bookmarkEnd w:id="1476"/>
    </w:p>
    <w:p w14:paraId="18948B81" w14:textId="1A2A11F5" w:rsidR="00704945" w:rsidDel="00A023DA" w:rsidRDefault="00704945">
      <w:pPr>
        <w:pStyle w:val="PrrAPA"/>
        <w:ind w:left="708"/>
        <w:jc w:val="center"/>
        <w:rPr>
          <w:del w:id="1481" w:author="Steff Guzmán" w:date="2023-03-13T18:46:00Z"/>
          <w:b/>
          <w:bCs/>
          <w:i/>
        </w:rPr>
        <w:pPrChange w:id="1482" w:author="Camilo Andrés Díaz Gómez" w:date="2023-03-21T19:42:00Z">
          <w:pPr>
            <w:pStyle w:val="PrrAPA"/>
            <w:jc w:val="center"/>
          </w:pPr>
        </w:pPrChange>
      </w:pPr>
    </w:p>
    <w:p w14:paraId="5AFFB60D" w14:textId="77777777" w:rsidR="00A023DA" w:rsidRPr="00A023DA" w:rsidRDefault="00A023DA">
      <w:pPr>
        <w:pStyle w:val="Descripcin"/>
        <w:spacing w:line="360" w:lineRule="auto"/>
        <w:ind w:left="708"/>
        <w:rPr>
          <w:ins w:id="1483" w:author="Camilo Andrés Díaz Gómez" w:date="2023-03-14T20:09:00Z"/>
        </w:rPr>
        <w:pPrChange w:id="1484" w:author="Camilo Andrés Díaz Gómez" w:date="2023-03-21T19:42:00Z">
          <w:pPr>
            <w:pStyle w:val="PrrAPA"/>
          </w:pPr>
        </w:pPrChange>
      </w:pPr>
    </w:p>
    <w:p w14:paraId="62890DA6" w14:textId="0217EC65" w:rsidR="00704945" w:rsidRPr="00BD3055" w:rsidDel="00244CE1" w:rsidRDefault="00704945">
      <w:pPr>
        <w:pStyle w:val="Descripcin"/>
        <w:spacing w:line="360" w:lineRule="auto"/>
        <w:ind w:left="708"/>
        <w:rPr>
          <w:del w:id="1485" w:author="Steff Guzmán" w:date="2023-03-13T18:32:00Z"/>
          <w:bCs/>
          <w:i/>
          <w:rPrChange w:id="1486" w:author="Camilo Andrés Díaz Gómez" w:date="2023-03-14T19:47:00Z">
            <w:rPr>
              <w:del w:id="1487" w:author="Steff Guzmán" w:date="2023-03-13T18:32:00Z"/>
            </w:rPr>
          </w:rPrChange>
        </w:rPr>
        <w:pPrChange w:id="1488" w:author="Camilo Andrés Díaz Gómez" w:date="2023-03-21T19:42:00Z">
          <w:pPr>
            <w:pStyle w:val="PrrAPA"/>
          </w:pPr>
        </w:pPrChange>
      </w:pPr>
    </w:p>
    <w:p w14:paraId="513AFCBE" w14:textId="6AD48D12" w:rsidR="00704945" w:rsidRPr="00BD3055" w:rsidDel="00C87243" w:rsidRDefault="00704945">
      <w:pPr>
        <w:pStyle w:val="Descripcin"/>
        <w:spacing w:line="360" w:lineRule="auto"/>
        <w:ind w:left="708"/>
        <w:rPr>
          <w:del w:id="1489" w:author="Steff Guzmán" w:date="2023-03-13T18:46:00Z"/>
          <w:bCs/>
          <w:i/>
          <w:rPrChange w:id="1490" w:author="Camilo Andrés Díaz Gómez" w:date="2023-03-14T19:47:00Z">
            <w:rPr>
              <w:del w:id="1491" w:author="Steff Guzmán" w:date="2023-03-13T18:46:00Z"/>
            </w:rPr>
          </w:rPrChange>
        </w:rPr>
        <w:pPrChange w:id="1492" w:author="Camilo Andrés Díaz Gómez" w:date="2023-03-21T19:42:00Z">
          <w:pPr>
            <w:pStyle w:val="PrrAPA"/>
          </w:pPr>
        </w:pPrChange>
      </w:pPr>
    </w:p>
    <w:p w14:paraId="123E8231" w14:textId="41060626" w:rsidR="005814B4" w:rsidRPr="00BD3055" w:rsidDel="00C87243" w:rsidRDefault="005814B4">
      <w:pPr>
        <w:pStyle w:val="PrrAPA"/>
        <w:ind w:left="708" w:firstLine="0"/>
        <w:rPr>
          <w:del w:id="1493" w:author="Steff Guzmán" w:date="2023-03-13T18:46:00Z"/>
          <w:b/>
          <w:bCs/>
          <w:i/>
          <w:rPrChange w:id="1494" w:author="Camilo Andrés Díaz Gómez" w:date="2023-03-14T19:47:00Z">
            <w:rPr>
              <w:del w:id="1495" w:author="Steff Guzmán" w:date="2023-03-13T18:46:00Z"/>
              <w:b/>
              <w:bCs/>
            </w:rPr>
          </w:rPrChange>
        </w:rPr>
        <w:pPrChange w:id="1496" w:author="Camilo Andrés Díaz Gómez" w:date="2023-03-21T19:42:00Z">
          <w:pPr>
            <w:pStyle w:val="PrrAPA"/>
            <w:ind w:firstLine="0"/>
          </w:pPr>
        </w:pPrChange>
      </w:pPr>
      <w:del w:id="1497" w:author="Steff Guzmán" w:date="2023-03-13T18:46:00Z">
        <w:r w:rsidRPr="00BD3055" w:rsidDel="00C87243">
          <w:rPr>
            <w:b/>
            <w:bCs/>
            <w:i/>
            <w:rPrChange w:id="1498" w:author="Camilo Andrés Díaz Gómez" w:date="2023-03-14T19:47:00Z">
              <w:rPr>
                <w:b/>
                <w:bCs/>
              </w:rPr>
            </w:rPrChange>
          </w:rPr>
          <w:delText>Figura 3.</w:delText>
        </w:r>
      </w:del>
    </w:p>
    <w:p w14:paraId="2385D031" w14:textId="42B0E992" w:rsidR="005814B4" w:rsidRPr="00BD3055" w:rsidDel="00A023DA" w:rsidRDefault="005814B4">
      <w:pPr>
        <w:pStyle w:val="Descripcin"/>
        <w:spacing w:line="360" w:lineRule="auto"/>
        <w:ind w:left="708"/>
        <w:rPr>
          <w:del w:id="1499" w:author="Camilo Andrés Díaz Gómez" w:date="2023-03-14T20:07:00Z"/>
          <w:rFonts w:cs="Times New Roman"/>
          <w:b w:val="0"/>
          <w:bCs/>
          <w:i/>
          <w:iCs w:val="0"/>
          <w:rPrChange w:id="1500" w:author="Camilo Andrés Díaz Gómez" w:date="2023-03-14T19:47:00Z">
            <w:rPr>
              <w:del w:id="1501" w:author="Camilo Andrés Díaz Gómez" w:date="2023-03-14T20:07:00Z"/>
              <w:rFonts w:cs="Times New Roman"/>
            </w:rPr>
          </w:rPrChange>
        </w:rPr>
        <w:pPrChange w:id="1502" w:author="Camilo Andrés Díaz Gómez" w:date="2023-03-21T19:42:00Z">
          <w:pPr>
            <w:pStyle w:val="Descripcin"/>
          </w:pPr>
        </w:pPrChange>
      </w:pPr>
      <w:del w:id="1503" w:author="Camilo Andrés Díaz Gómez" w:date="2023-03-14T20:07:00Z">
        <w:r w:rsidRPr="00BD3055" w:rsidDel="00A023DA">
          <w:rPr>
            <w:rFonts w:cs="Times New Roman"/>
            <w:bCs/>
            <w:i/>
            <w:rPrChange w:id="1504" w:author="Camilo Andrés Díaz Gómez" w:date="2023-03-14T19:47:00Z">
              <w:rPr>
                <w:rFonts w:cs="Times New Roman"/>
              </w:rPr>
            </w:rPrChange>
          </w:rPr>
          <w:delText>Funcionamiento de actuadores IoT</w:delText>
        </w:r>
      </w:del>
    </w:p>
    <w:p w14:paraId="45D66167" w14:textId="39D97AC7" w:rsidR="005814B4" w:rsidRDefault="00787DED">
      <w:pPr>
        <w:pStyle w:val="PrrAPA"/>
        <w:ind w:left="708"/>
        <w:jc w:val="center"/>
        <w:rPr>
          <w:ins w:id="1505" w:author="Camilo Andrés Díaz Gómez" w:date="2023-03-14T20:09:00Z"/>
        </w:rPr>
        <w:pPrChange w:id="1506" w:author="Camilo Andrés Díaz Gómez" w:date="2023-03-21T19:42:00Z">
          <w:pPr>
            <w:pStyle w:val="PrrAPA"/>
            <w:jc w:val="center"/>
          </w:pPr>
        </w:pPrChange>
      </w:pPr>
      <w:r w:rsidRPr="00BD3055">
        <w:rPr>
          <w:noProof/>
        </w:rPr>
        <w:drawing>
          <wp:inline distT="0" distB="0" distL="0" distR="0" wp14:anchorId="1F7616EC" wp14:editId="3419618E">
            <wp:extent cx="4732020" cy="2660667"/>
            <wp:effectExtent l="0" t="0" r="0" b="635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6808" cy="2668982"/>
                    </a:xfrm>
                    <a:prstGeom prst="rect">
                      <a:avLst/>
                    </a:prstGeom>
                  </pic:spPr>
                </pic:pic>
              </a:graphicData>
            </a:graphic>
          </wp:inline>
        </w:drawing>
      </w:r>
    </w:p>
    <w:p w14:paraId="6747E64D" w14:textId="77777777" w:rsidR="00A023DA" w:rsidRPr="00BD3055" w:rsidRDefault="00A023DA">
      <w:pPr>
        <w:pStyle w:val="PrrAPA"/>
        <w:ind w:left="708"/>
        <w:jc w:val="center"/>
        <w:pPrChange w:id="1507" w:author="Camilo Andrés Díaz Gómez" w:date="2023-03-21T19:42:00Z">
          <w:pPr>
            <w:pStyle w:val="PrrAPA"/>
          </w:pPr>
        </w:pPrChange>
      </w:pPr>
    </w:p>
    <w:p w14:paraId="2C96DE65" w14:textId="40C3C8C0" w:rsidR="00EF7707" w:rsidRPr="00BD3055" w:rsidRDefault="00DB0B24">
      <w:pPr>
        <w:ind w:left="708"/>
        <w:rPr>
          <w:ins w:id="1508" w:author="Camilo Andrés Díaz Gómez" w:date="2023-03-12T18:23:00Z"/>
          <w:rFonts w:cs="Times New Roman"/>
          <w:i/>
          <w:iCs/>
          <w:szCs w:val="24"/>
        </w:rPr>
        <w:pPrChange w:id="1509" w:author="Camilo Andrés Díaz Gómez" w:date="2023-03-21T19:42:00Z">
          <w:pPr/>
        </w:pPrChange>
      </w:pPr>
      <w:ins w:id="1510" w:author="Steff Guzmán" w:date="2023-03-13T19:02:00Z">
        <w:r w:rsidRPr="00BD3055">
          <w:rPr>
            <w:rFonts w:cs="Times New Roman"/>
            <w:i/>
            <w:iCs/>
            <w:szCs w:val="24"/>
          </w:rPr>
          <w:t xml:space="preserve">Fuente: </w:t>
        </w:r>
      </w:ins>
      <w:ins w:id="1511" w:author="Camilo Andrés Díaz Gómez" w:date="2023-03-12T18:23:00Z">
        <w:r w:rsidR="00EF7707" w:rsidRPr="00BD3055">
          <w:rPr>
            <w:rFonts w:cs="Times New Roman"/>
            <w:i/>
            <w:iCs/>
            <w:szCs w:val="24"/>
          </w:rPr>
          <w:t>Elaboración propia.</w:t>
        </w:r>
      </w:ins>
    </w:p>
    <w:p w14:paraId="26D32AFE" w14:textId="77777777" w:rsidR="00EF7707" w:rsidRPr="00BD3055" w:rsidRDefault="00EF7707">
      <w:pPr>
        <w:ind w:left="708"/>
        <w:rPr>
          <w:ins w:id="1512" w:author="Camilo Andrés Díaz Gómez" w:date="2023-03-12T18:23:00Z"/>
          <w:rFonts w:cs="Times New Roman"/>
          <w:i/>
          <w:iCs/>
          <w:szCs w:val="24"/>
        </w:rPr>
        <w:pPrChange w:id="1513" w:author="Camilo Andrés Díaz Gómez" w:date="2023-03-21T19:42:00Z">
          <w:pPr/>
        </w:pPrChange>
      </w:pPr>
    </w:p>
    <w:p w14:paraId="1A9E94AD" w14:textId="786B974C" w:rsidR="005814B4" w:rsidDel="00EE67FE" w:rsidRDefault="005814B4">
      <w:pPr>
        <w:pStyle w:val="Ttulo5"/>
        <w:ind w:left="708" w:firstLine="708"/>
        <w:rPr>
          <w:del w:id="1514" w:author="Camilo Andrés Díaz Gómez" w:date="2023-03-14T20:08:00Z"/>
          <w:rFonts w:ascii="Times New Roman" w:hAnsi="Times New Roman" w:cs="Times New Roman"/>
          <w:b/>
          <w:bCs/>
          <w:i/>
          <w:iCs/>
          <w:color w:val="auto"/>
        </w:rPr>
        <w:pPrChange w:id="1515" w:author="Camilo Andrés Díaz Gómez" w:date="2023-03-21T19:42:00Z">
          <w:pPr>
            <w:pStyle w:val="Ttulo5"/>
            <w:ind w:left="708"/>
          </w:pPr>
        </w:pPrChange>
      </w:pPr>
      <w:r w:rsidRPr="00EE67FE">
        <w:rPr>
          <w:rFonts w:ascii="Times New Roman" w:hAnsi="Times New Roman" w:cs="Times New Roman"/>
          <w:b/>
          <w:bCs/>
          <w:i/>
          <w:iCs/>
          <w:color w:val="auto"/>
          <w:rPrChange w:id="1516" w:author="Camilo Andrés Díaz Gómez" w:date="2023-03-17T00:44:00Z">
            <w:rPr/>
          </w:rPrChange>
        </w:rPr>
        <w:t>Gateway</w:t>
      </w:r>
    </w:p>
    <w:p w14:paraId="52983DB0" w14:textId="77777777" w:rsidR="00EE67FE" w:rsidRPr="00EE67FE" w:rsidRDefault="00EE67FE">
      <w:pPr>
        <w:ind w:left="708" w:firstLine="708"/>
        <w:rPr>
          <w:ins w:id="1517" w:author="Camilo Andrés Díaz Gómez" w:date="2023-03-17T00:44:00Z"/>
        </w:rPr>
        <w:pPrChange w:id="1518" w:author="Camilo Andrés Díaz Gómez" w:date="2023-03-21T19:42:00Z">
          <w:pPr/>
        </w:pPrChange>
      </w:pPr>
    </w:p>
    <w:p w14:paraId="545EEEF5" w14:textId="77777777" w:rsidR="00616790" w:rsidRPr="00287D6C" w:rsidRDefault="00616790">
      <w:pPr>
        <w:pStyle w:val="Ttulo5"/>
        <w:ind w:left="1416"/>
        <w:rPr>
          <w:rFonts w:cs="Times New Roman"/>
          <w:b/>
          <w:bCs/>
          <w:i/>
          <w:iCs/>
          <w:rPrChange w:id="1519" w:author="Camilo Andrés Díaz Gómez" w:date="2023-03-14T20:29:00Z">
            <w:rPr/>
          </w:rPrChange>
        </w:rPr>
        <w:pPrChange w:id="1520" w:author="Camilo Andrés Díaz Gómez" w:date="2023-03-21T19:42:00Z">
          <w:pPr/>
        </w:pPrChange>
      </w:pPr>
    </w:p>
    <w:p w14:paraId="50BA7DA6" w14:textId="7D193EAE" w:rsidR="005814B4" w:rsidRPr="00E30F2C" w:rsidRDefault="005814B4">
      <w:pPr>
        <w:pStyle w:val="PrrAPA"/>
        <w:ind w:left="1416"/>
        <w:rPr>
          <w:ins w:id="1521" w:author="Camilo Andrés Díaz Gómez" w:date="2023-03-17T00:44:00Z"/>
        </w:rPr>
        <w:pPrChange w:id="1522" w:author="Camilo Andrés Díaz Gómez" w:date="2023-03-22T16:31:00Z">
          <w:pPr>
            <w:pStyle w:val="PrrAPA"/>
          </w:pPr>
        </w:pPrChange>
      </w:pPr>
      <w:r w:rsidRPr="00E30F2C">
        <w:t xml:space="preserve">Los </w:t>
      </w:r>
      <w:proofErr w:type="spellStart"/>
      <w:r w:rsidRPr="00E30F2C">
        <w:t>gateways</w:t>
      </w:r>
      <w:proofErr w:type="spellEnd"/>
      <w:r w:rsidRPr="00E30F2C">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E30F2C">
            <w:fldChar w:fldCharType="begin"/>
          </w:r>
          <w:r w:rsidRPr="00E30F2C">
            <w:instrText xml:space="preserve"> CITATION Cre18 \l 9226 </w:instrText>
          </w:r>
          <w:r w:rsidRPr="00E30F2C">
            <w:fldChar w:fldCharType="separate"/>
          </w:r>
          <w:r w:rsidRPr="00E30F2C">
            <w:rPr>
              <w:rPrChange w:id="1523" w:author="Camilo Andrés Díaz Gómez" w:date="2023-03-22T16:31:00Z">
                <w:rPr>
                  <w:noProof/>
                </w:rPr>
              </w:rPrChange>
            </w:rPr>
            <w:t>(Crespo Moreno, 2018)</w:t>
          </w:r>
          <w:r w:rsidRPr="00E30F2C">
            <w:fldChar w:fldCharType="end"/>
          </w:r>
        </w:sdtContent>
      </w:sdt>
      <w:r w:rsidRPr="00E30F2C">
        <w:t>.</w:t>
      </w:r>
    </w:p>
    <w:p w14:paraId="4C868542" w14:textId="77777777" w:rsidR="00EE67FE" w:rsidRPr="00BD3055" w:rsidRDefault="00EE67FE">
      <w:pPr>
        <w:pStyle w:val="PrrAPA"/>
        <w:ind w:left="708"/>
        <w:pPrChange w:id="1524" w:author="Camilo Andrés Díaz Gómez" w:date="2023-03-21T19:42:00Z">
          <w:pPr>
            <w:pStyle w:val="PrrAPA"/>
          </w:pPr>
        </w:pPrChange>
      </w:pPr>
    </w:p>
    <w:p w14:paraId="6032A8E1" w14:textId="77777777" w:rsidR="00616790" w:rsidRPr="00EE67FE" w:rsidRDefault="00616790">
      <w:pPr>
        <w:pStyle w:val="PrrAPA"/>
        <w:ind w:left="1416" w:firstLine="720"/>
        <w:pPrChange w:id="1525" w:author="Camilo Andrés Díaz Gómez" w:date="2023-03-21T19:42:00Z">
          <w:pPr>
            <w:pStyle w:val="PrrAPA"/>
          </w:pPr>
        </w:pPrChange>
      </w:pPr>
    </w:p>
    <w:p w14:paraId="7CA17C84" w14:textId="12CC4AAA" w:rsidR="00616790" w:rsidDel="00EE67FE" w:rsidRDefault="00616790">
      <w:pPr>
        <w:pStyle w:val="Ttulo5"/>
        <w:ind w:left="708" w:firstLine="708"/>
        <w:rPr>
          <w:del w:id="1526" w:author="Camilo Andrés Díaz Gómez" w:date="2023-03-14T20:08:00Z"/>
          <w:rFonts w:ascii="Times New Roman" w:hAnsi="Times New Roman" w:cs="Times New Roman"/>
          <w:b/>
          <w:bCs/>
          <w:i/>
          <w:iCs/>
          <w:color w:val="auto"/>
        </w:rPr>
        <w:pPrChange w:id="1527" w:author="Camilo Andrés Díaz Gómez" w:date="2023-03-21T19:42:00Z">
          <w:pPr>
            <w:pStyle w:val="Ttulo5"/>
            <w:ind w:left="708"/>
          </w:pPr>
        </w:pPrChange>
      </w:pPr>
      <w:r w:rsidRPr="00EE67FE">
        <w:rPr>
          <w:rFonts w:ascii="Times New Roman" w:hAnsi="Times New Roman" w:cs="Times New Roman"/>
          <w:b/>
          <w:bCs/>
          <w:i/>
          <w:iCs/>
          <w:color w:val="auto"/>
          <w:rPrChange w:id="1528" w:author="Camilo Andrés Díaz Gómez" w:date="2023-03-17T00:44:00Z">
            <w:rPr/>
          </w:rPrChange>
        </w:rPr>
        <w:t xml:space="preserve">Teléfonos inteligentes y </w:t>
      </w:r>
      <w:proofErr w:type="spellStart"/>
      <w:r w:rsidRPr="00EE67FE">
        <w:rPr>
          <w:rFonts w:ascii="Times New Roman" w:hAnsi="Times New Roman" w:cs="Times New Roman"/>
          <w:b/>
          <w:bCs/>
          <w:i/>
          <w:iCs/>
          <w:color w:val="auto"/>
          <w:rPrChange w:id="1529" w:author="Camilo Andrés Díaz Gómez" w:date="2023-03-17T00:44:00Z">
            <w:rPr/>
          </w:rPrChange>
        </w:rPr>
        <w:t>tablets</w:t>
      </w:r>
      <w:proofErr w:type="spellEnd"/>
    </w:p>
    <w:p w14:paraId="42592005" w14:textId="77777777" w:rsidR="00EE67FE" w:rsidRPr="00EE67FE" w:rsidRDefault="00EE67FE">
      <w:pPr>
        <w:ind w:left="708" w:firstLine="708"/>
        <w:rPr>
          <w:ins w:id="1530" w:author="Camilo Andrés Díaz Gómez" w:date="2023-03-17T00:44:00Z"/>
        </w:rPr>
        <w:pPrChange w:id="1531" w:author="Camilo Andrés Díaz Gómez" w:date="2023-03-21T19:42:00Z">
          <w:pPr/>
        </w:pPrChange>
      </w:pPr>
    </w:p>
    <w:p w14:paraId="53974ACA" w14:textId="77777777" w:rsidR="00EE67FE" w:rsidRPr="00EE67FE" w:rsidRDefault="00EE67FE">
      <w:pPr>
        <w:pStyle w:val="PrrAPA"/>
        <w:ind w:left="1416"/>
        <w:rPr>
          <w:ins w:id="1532" w:author="Camilo Andrés Díaz Gómez" w:date="2023-03-17T00:45:00Z"/>
        </w:rPr>
        <w:pPrChange w:id="1533" w:author="Camilo Andrés Díaz Gómez" w:date="2023-03-22T16:31:00Z">
          <w:pPr/>
        </w:pPrChange>
      </w:pPr>
    </w:p>
    <w:p w14:paraId="2B758806" w14:textId="435CA0F2" w:rsidR="00616790" w:rsidRPr="00EE67FE" w:rsidDel="00EE67FE" w:rsidRDefault="00616790">
      <w:pPr>
        <w:pStyle w:val="PrrAPA"/>
        <w:ind w:left="1416"/>
        <w:rPr>
          <w:del w:id="1534" w:author="Camilo Andrés Díaz Gómez" w:date="2023-03-17T00:45:00Z"/>
          <w:rFonts w:asciiTheme="majorHAnsi" w:eastAsiaTheme="majorEastAsia" w:hAnsiTheme="majorHAnsi"/>
          <w:b/>
          <w:bCs/>
          <w:i/>
          <w:iCs/>
          <w:color w:val="2F5496" w:themeColor="accent1" w:themeShade="BF"/>
          <w:rPrChange w:id="1535" w:author="Camilo Andrés Díaz Gómez" w:date="2023-03-17T00:44:00Z">
            <w:rPr>
              <w:del w:id="1536" w:author="Camilo Andrés Díaz Gómez" w:date="2023-03-17T00:45:00Z"/>
            </w:rPr>
          </w:rPrChange>
        </w:rPr>
        <w:pPrChange w:id="1537" w:author="Camilo Andrés Díaz Gómez" w:date="2023-03-22T16:31:00Z">
          <w:pPr/>
        </w:pPrChange>
      </w:pPr>
    </w:p>
    <w:p w14:paraId="5A32BF53" w14:textId="77777777" w:rsidR="00616790" w:rsidRPr="00EE67FE" w:rsidRDefault="00616790">
      <w:pPr>
        <w:pStyle w:val="PrrAPA"/>
        <w:ind w:left="1416"/>
        <w:pPrChange w:id="1538" w:author="Camilo Andrés Díaz Gómez" w:date="2023-03-22T16:31:00Z">
          <w:pPr>
            <w:pStyle w:val="PrrAPA"/>
          </w:pPr>
        </w:pPrChange>
      </w:pPr>
      <w:r w:rsidRPr="00EE67FE">
        <w:t>Estos dispositivos se pueden usar para controlar y monitorear dispositivos IoT de forma remota.</w:t>
      </w:r>
    </w:p>
    <w:p w14:paraId="67E2B83A" w14:textId="77777777" w:rsidR="00616790" w:rsidRPr="00BD3055" w:rsidRDefault="00616790">
      <w:pPr>
        <w:pStyle w:val="PrrAPA"/>
        <w:rPr>
          <w:color w:val="5B9BD5" w:themeColor="accent5"/>
        </w:rPr>
        <w:pPrChange w:id="1539" w:author="Camilo Andrés Díaz Gómez" w:date="2023-03-22T16:31:00Z">
          <w:pPr>
            <w:pStyle w:val="PrrAPA"/>
            <w:ind w:left="708"/>
          </w:pPr>
        </w:pPrChange>
      </w:pPr>
    </w:p>
    <w:p w14:paraId="7FC28A8B" w14:textId="54621846" w:rsidR="00616790" w:rsidRDefault="00616790">
      <w:pPr>
        <w:pStyle w:val="Ttulo5"/>
        <w:ind w:left="1416"/>
        <w:rPr>
          <w:ins w:id="1540" w:author="Camilo Andrés Díaz Gómez" w:date="2023-03-17T00:45:00Z"/>
          <w:rFonts w:ascii="Times New Roman" w:hAnsi="Times New Roman" w:cs="Times New Roman"/>
          <w:b/>
          <w:bCs/>
          <w:i/>
          <w:iCs/>
          <w:color w:val="auto"/>
        </w:rPr>
        <w:pPrChange w:id="1541" w:author="Camilo Andrés Díaz Gómez" w:date="2023-03-21T19:42:00Z">
          <w:pPr>
            <w:pStyle w:val="Ttulo5"/>
            <w:ind w:left="708"/>
          </w:pPr>
        </w:pPrChange>
      </w:pPr>
      <w:r w:rsidRPr="00287D6C">
        <w:rPr>
          <w:rFonts w:ascii="Times New Roman" w:hAnsi="Times New Roman" w:cs="Times New Roman"/>
          <w:b/>
          <w:bCs/>
          <w:i/>
          <w:iCs/>
          <w:color w:val="auto"/>
          <w:rPrChange w:id="1542" w:author="Camilo Andrés Díaz Gómez" w:date="2023-03-14T20:29:00Z">
            <w:rPr>
              <w:rFonts w:ascii="Times New Roman" w:eastAsiaTheme="minorHAnsi" w:hAnsi="Times New Roman" w:cstheme="minorBidi"/>
              <w:color w:val="auto"/>
            </w:rPr>
          </w:rPrChange>
        </w:rPr>
        <w:t>Wearables</w:t>
      </w:r>
    </w:p>
    <w:p w14:paraId="524A0B99" w14:textId="77777777" w:rsidR="00EE67FE" w:rsidRPr="00EE67FE" w:rsidRDefault="00EE67FE">
      <w:pPr>
        <w:pStyle w:val="PrrAPA"/>
        <w:ind w:left="1416"/>
        <w:pPrChange w:id="1543" w:author="Camilo Andrés Díaz Gómez" w:date="2023-03-22T16:31:00Z">
          <w:pPr/>
        </w:pPrChange>
      </w:pPr>
    </w:p>
    <w:p w14:paraId="6549F1E7" w14:textId="77777777" w:rsidR="00616790" w:rsidRPr="00BD3055" w:rsidRDefault="00616790">
      <w:pPr>
        <w:pStyle w:val="PrrAPA"/>
        <w:ind w:left="1416"/>
        <w:pPrChange w:id="1544" w:author="Camilo Andrés Díaz Gómez" w:date="2023-03-22T16:31:00Z">
          <w:pPr>
            <w:pStyle w:val="PrrAPA"/>
          </w:pPr>
        </w:pPrChange>
      </w:pPr>
      <w:r w:rsidRPr="00BD3055">
        <w:lastRenderedPageBreak/>
        <w:t>Estos dispositivos, como relojes inteligentes y rastreadores de actividad física, recopilan y transmiten datos sobre la actividad física y la salud de un usuario.</w:t>
      </w:r>
    </w:p>
    <w:p w14:paraId="60D20B0D" w14:textId="77777777" w:rsidR="00616790" w:rsidRPr="00BD3055" w:rsidRDefault="00616790">
      <w:pPr>
        <w:pStyle w:val="PrrAPA"/>
        <w:ind w:left="1416" w:firstLine="720"/>
        <w:rPr>
          <w:color w:val="5B9BD5" w:themeColor="accent5"/>
        </w:rPr>
        <w:pPrChange w:id="1545" w:author="Camilo Andrés Díaz Gómez" w:date="2023-03-21T19:42:00Z">
          <w:pPr>
            <w:pStyle w:val="PrrAPA"/>
            <w:ind w:left="708"/>
          </w:pPr>
        </w:pPrChange>
      </w:pPr>
    </w:p>
    <w:p w14:paraId="74FECD48" w14:textId="17205363" w:rsidR="00616790" w:rsidRDefault="00616790">
      <w:pPr>
        <w:pStyle w:val="Ttulo5"/>
        <w:ind w:left="1416"/>
        <w:rPr>
          <w:ins w:id="1546" w:author="Camilo Andrés Díaz Gómez" w:date="2023-03-17T00:45:00Z"/>
          <w:rFonts w:ascii="Times New Roman" w:hAnsi="Times New Roman" w:cs="Times New Roman"/>
          <w:b/>
          <w:bCs/>
          <w:i/>
          <w:iCs/>
          <w:color w:val="auto"/>
        </w:rPr>
        <w:pPrChange w:id="1547" w:author="Camilo Andrés Díaz Gómez" w:date="2023-03-21T19:42:00Z">
          <w:pPr>
            <w:pStyle w:val="Ttulo5"/>
            <w:ind w:left="708"/>
          </w:pPr>
        </w:pPrChange>
      </w:pPr>
      <w:r w:rsidRPr="00287D6C">
        <w:rPr>
          <w:rFonts w:ascii="Times New Roman" w:hAnsi="Times New Roman" w:cs="Times New Roman"/>
          <w:b/>
          <w:bCs/>
          <w:i/>
          <w:iCs/>
          <w:color w:val="auto"/>
          <w:rPrChange w:id="1548" w:author="Camilo Andrés Díaz Gómez" w:date="2023-03-14T20:29:00Z">
            <w:rPr>
              <w:rFonts w:ascii="Times New Roman" w:eastAsiaTheme="minorHAnsi" w:hAnsi="Times New Roman" w:cstheme="minorBidi"/>
              <w:color w:val="auto"/>
            </w:rPr>
          </w:rPrChange>
        </w:rPr>
        <w:t>Electrodomésticos inteligentes</w:t>
      </w:r>
    </w:p>
    <w:p w14:paraId="4E2BABB8" w14:textId="77777777" w:rsidR="00EE67FE" w:rsidRPr="00EE67FE" w:rsidRDefault="00EE67FE">
      <w:pPr>
        <w:pStyle w:val="PrrAPA"/>
        <w:ind w:left="1416"/>
        <w:pPrChange w:id="1549" w:author="Camilo Andrés Díaz Gómez" w:date="2023-03-22T16:31:00Z">
          <w:pPr/>
        </w:pPrChange>
      </w:pPr>
    </w:p>
    <w:p w14:paraId="6E164202" w14:textId="77777777" w:rsidR="00616790" w:rsidRPr="00BD3055" w:rsidRDefault="00616790">
      <w:pPr>
        <w:pStyle w:val="PrrAPA"/>
        <w:ind w:left="1416"/>
        <w:pPrChange w:id="1550" w:author="Camilo Andrés Díaz Gómez" w:date="2023-03-22T16:31:00Z">
          <w:pPr>
            <w:pStyle w:val="PrrAPA"/>
          </w:pPr>
        </w:pPrChange>
      </w:pPr>
      <w:r w:rsidRPr="00BD3055">
        <w:t>Estos dispositivos, como termostatos y refrigeradores inteligentes, se pueden controlar y monitorear de forma remota a través de un teléfono inteligente o una tableta.</w:t>
      </w:r>
    </w:p>
    <w:p w14:paraId="66EF347F" w14:textId="77777777" w:rsidR="00616790" w:rsidRPr="00BD3055" w:rsidRDefault="00616790">
      <w:pPr>
        <w:pStyle w:val="PrrAPA"/>
        <w:ind w:left="2124"/>
        <w:rPr>
          <w:color w:val="5B9BD5" w:themeColor="accent5"/>
        </w:rPr>
        <w:pPrChange w:id="1551" w:author="Camilo Andrés Díaz Gómez" w:date="2023-03-21T19:42:00Z">
          <w:pPr>
            <w:pStyle w:val="PrrAPA"/>
            <w:ind w:left="708"/>
          </w:pPr>
        </w:pPrChange>
      </w:pPr>
    </w:p>
    <w:p w14:paraId="01BDCA07" w14:textId="5CB34422" w:rsidR="00616790" w:rsidRDefault="00616790">
      <w:pPr>
        <w:pStyle w:val="Ttulo5"/>
        <w:ind w:left="1416"/>
        <w:rPr>
          <w:ins w:id="1552" w:author="Camilo Andrés Díaz Gómez" w:date="2023-03-17T00:45:00Z"/>
          <w:rFonts w:ascii="Times New Roman" w:hAnsi="Times New Roman" w:cs="Times New Roman"/>
          <w:b/>
          <w:bCs/>
          <w:i/>
          <w:iCs/>
          <w:color w:val="auto"/>
        </w:rPr>
        <w:pPrChange w:id="1553" w:author="Camilo Andrés Díaz Gómez" w:date="2023-03-21T19:42:00Z">
          <w:pPr>
            <w:pStyle w:val="Ttulo5"/>
            <w:ind w:left="708"/>
          </w:pPr>
        </w:pPrChange>
      </w:pPr>
      <w:r w:rsidRPr="00287D6C">
        <w:rPr>
          <w:rFonts w:ascii="Times New Roman" w:hAnsi="Times New Roman" w:cs="Times New Roman"/>
          <w:b/>
          <w:bCs/>
          <w:i/>
          <w:iCs/>
          <w:color w:val="auto"/>
          <w:rPrChange w:id="1554" w:author="Camilo Andrés Díaz Gómez" w:date="2023-03-14T20:29:00Z">
            <w:rPr>
              <w:rFonts w:ascii="Times New Roman" w:eastAsiaTheme="minorHAnsi" w:hAnsi="Times New Roman" w:cstheme="minorBidi"/>
              <w:color w:val="auto"/>
            </w:rPr>
          </w:rPrChange>
        </w:rPr>
        <w:t>Sistemas integrados</w:t>
      </w:r>
    </w:p>
    <w:p w14:paraId="6449AD4F" w14:textId="77777777" w:rsidR="00EE67FE" w:rsidRPr="00EE67FE" w:rsidRDefault="00EE67FE">
      <w:pPr>
        <w:pStyle w:val="PrrAPA"/>
        <w:ind w:left="1416"/>
        <w:pPrChange w:id="1555" w:author="Camilo Andrés Díaz Gómez" w:date="2023-03-22T16:31:00Z">
          <w:pPr/>
        </w:pPrChange>
      </w:pPr>
    </w:p>
    <w:p w14:paraId="68FC1282" w14:textId="77777777" w:rsidR="00616790" w:rsidRPr="00BD3055" w:rsidDel="00A023DA" w:rsidRDefault="00616790">
      <w:pPr>
        <w:pStyle w:val="PrrAPA"/>
        <w:ind w:left="1416"/>
        <w:rPr>
          <w:del w:id="1556" w:author="Camilo Andrés Díaz Gómez" w:date="2023-03-14T20:08:00Z"/>
        </w:rPr>
        <w:pPrChange w:id="1557" w:author="Camilo Andrés Díaz Gómez" w:date="2023-03-22T16:31:00Z">
          <w:pPr>
            <w:pStyle w:val="PrrAPA"/>
          </w:pPr>
        </w:pPrChange>
      </w:pPr>
      <w:r w:rsidRPr="00BD3055">
        <w:t>Estos son sistemas informáticos especializados que están integrados en otros dispositivos, como automóviles o sistemas de seguridad para el hogar, para permitir la funcionalidad de IoT.</w:t>
      </w:r>
    </w:p>
    <w:p w14:paraId="61EDD8C2" w14:textId="77777777" w:rsidR="00616790" w:rsidRPr="00BD3055" w:rsidRDefault="00616790">
      <w:pPr>
        <w:pStyle w:val="PrrAPA"/>
        <w:ind w:left="1416"/>
        <w:pPrChange w:id="1558" w:author="Camilo Andrés Díaz Gómez" w:date="2023-03-22T16:31:00Z">
          <w:pPr>
            <w:pStyle w:val="PrrAPA"/>
          </w:pPr>
        </w:pPrChange>
      </w:pPr>
    </w:p>
    <w:p w14:paraId="259B3B20" w14:textId="4F380C99" w:rsidR="005814B4" w:rsidRPr="00BD3055" w:rsidRDefault="005814B4">
      <w:pPr>
        <w:pStyle w:val="PrrAPA"/>
        <w:ind w:left="708" w:firstLine="0"/>
        <w:rPr>
          <w:b/>
          <w:bCs/>
        </w:rPr>
        <w:pPrChange w:id="1559" w:author="Camilo Andrés Díaz Gómez" w:date="2023-03-21T19:42:00Z">
          <w:pPr>
            <w:pStyle w:val="PrrAPA"/>
            <w:ind w:firstLine="0"/>
          </w:pPr>
        </w:pPrChange>
      </w:pPr>
    </w:p>
    <w:p w14:paraId="3448187C" w14:textId="7ADF1EEB" w:rsidR="005814B4" w:rsidRDefault="00B40FCE">
      <w:pPr>
        <w:pStyle w:val="Ttulo4"/>
        <w:ind w:left="708"/>
        <w:rPr>
          <w:ins w:id="1560" w:author="Camilo Andrés Díaz Gómez" w:date="2023-03-17T00:45:00Z"/>
          <w:rFonts w:ascii="Times New Roman" w:hAnsi="Times New Roman" w:cs="Times New Roman"/>
          <w:b/>
          <w:bCs/>
          <w:i w:val="0"/>
          <w:iCs w:val="0"/>
          <w:color w:val="auto"/>
        </w:rPr>
        <w:pPrChange w:id="1561" w:author="Camilo Andrés Díaz Gómez" w:date="2023-03-21T19:42:00Z">
          <w:pPr>
            <w:pStyle w:val="Ttulo4"/>
          </w:pPr>
        </w:pPrChange>
      </w:pPr>
      <w:r w:rsidRPr="00A83442">
        <w:rPr>
          <w:rFonts w:ascii="Times New Roman" w:hAnsi="Times New Roman" w:cs="Times New Roman"/>
          <w:b/>
          <w:bCs/>
          <w:i w:val="0"/>
          <w:iCs w:val="0"/>
          <w:color w:val="auto"/>
          <w:rPrChange w:id="1562" w:author="Camilo Andrés Díaz Gómez" w:date="2023-03-14T20:39:00Z">
            <w:rPr>
              <w:rFonts w:ascii="Times New Roman" w:eastAsiaTheme="minorHAnsi" w:hAnsi="Times New Roman" w:cs="Times New Roman"/>
              <w:i w:val="0"/>
              <w:iCs w:val="0"/>
              <w:color w:val="auto"/>
              <w:szCs w:val="24"/>
            </w:rPr>
          </w:rPrChange>
        </w:rPr>
        <w:t>Plataformas IoT</w:t>
      </w:r>
    </w:p>
    <w:p w14:paraId="5CB2048C" w14:textId="77777777" w:rsidR="00EE67FE" w:rsidRPr="00E30F2C" w:rsidRDefault="00EE67FE">
      <w:pPr>
        <w:pStyle w:val="PrrAPA"/>
        <w:ind w:left="708"/>
        <w:pPrChange w:id="1563" w:author="Camilo Andrés Díaz Gómez" w:date="2023-03-22T16:32:00Z">
          <w:pPr>
            <w:pStyle w:val="PrrAPA"/>
            <w:ind w:firstLine="0"/>
          </w:pPr>
        </w:pPrChange>
      </w:pPr>
    </w:p>
    <w:p w14:paraId="39646E27" w14:textId="614976C8" w:rsidR="00B40FCE" w:rsidRPr="00BD3055" w:rsidRDefault="00B40FCE">
      <w:pPr>
        <w:pStyle w:val="PrrAPA"/>
        <w:ind w:left="708"/>
        <w:pPrChange w:id="1564" w:author="Camilo Andrés Díaz Gómez" w:date="2023-03-22T16:32:00Z">
          <w:pPr>
            <w:pStyle w:val="PrrAPA"/>
          </w:pPr>
        </w:pPrChange>
      </w:pPr>
      <w:r w:rsidRPr="00E30F2C">
        <w:t>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del w:id="1565" w:author="Camilo Andrés Díaz Gómez" w:date="2023-03-14T20:21:00Z">
        <w:r w:rsidRPr="00E30F2C" w:rsidDel="00952EC4">
          <w:delText>.</w:delText>
        </w:r>
      </w:del>
      <w:r w:rsidRPr="00E30F2C">
        <w:t xml:space="preserve"> </w:t>
      </w:r>
      <w:sdt>
        <w:sdtPr>
          <w:id w:val="387076818"/>
          <w:citation/>
        </w:sdtPr>
        <w:sdtContent>
          <w:r w:rsidRPr="00E30F2C">
            <w:fldChar w:fldCharType="begin"/>
          </w:r>
          <w:r w:rsidRPr="00E30F2C">
            <w:instrText xml:space="preserve"> CITATION Sis17 \l 9226 </w:instrText>
          </w:r>
          <w:r w:rsidRPr="00E30F2C">
            <w:fldChar w:fldCharType="separate"/>
          </w:r>
          <w:r w:rsidRPr="00E30F2C">
            <w:rPr>
              <w:rPrChange w:id="1566" w:author="Camilo Andrés Díaz Gómez" w:date="2023-03-22T16:32:00Z">
                <w:rPr>
                  <w:noProof/>
                </w:rPr>
              </w:rPrChange>
            </w:rPr>
            <w:t>(Quiñones Cuenca, González Jaramillo, Torres, &amp; Miguel , 2017)</w:t>
          </w:r>
          <w:r w:rsidRPr="00E30F2C">
            <w:fldChar w:fldCharType="end"/>
          </w:r>
        </w:sdtContent>
      </w:sdt>
      <w:r w:rsidRPr="00BD3055">
        <w:t>.</w:t>
      </w:r>
    </w:p>
    <w:p w14:paraId="26D1F9C7" w14:textId="60680F5F" w:rsidR="00B40FCE" w:rsidRPr="00BD3055" w:rsidRDefault="00B40FCE" w:rsidP="00EE67FE">
      <w:pPr>
        <w:pStyle w:val="PrrAPA"/>
        <w:ind w:firstLine="0"/>
      </w:pPr>
    </w:p>
    <w:p w14:paraId="1322A5AD" w14:textId="776AC99A" w:rsidR="00B40FCE" w:rsidRDefault="00B40FCE" w:rsidP="00EE67FE">
      <w:pPr>
        <w:pStyle w:val="Ttulo3"/>
        <w:rPr>
          <w:ins w:id="1567" w:author="Camilo Andrés Díaz Gómez" w:date="2023-03-17T00:45:00Z"/>
          <w:rFonts w:ascii="Times New Roman" w:hAnsi="Times New Roman" w:cs="Times New Roman"/>
          <w:b/>
          <w:bCs/>
          <w:color w:val="auto"/>
        </w:rPr>
      </w:pPr>
      <w:bookmarkStart w:id="1568" w:name="_Toc130385267"/>
      <w:r w:rsidRPr="00A83442">
        <w:rPr>
          <w:rFonts w:ascii="Times New Roman" w:hAnsi="Times New Roman" w:cs="Times New Roman"/>
          <w:b/>
          <w:bCs/>
          <w:color w:val="auto"/>
          <w:rPrChange w:id="1569" w:author="Camilo Andrés Díaz Gómez" w:date="2023-03-14T20:39:00Z">
            <w:rPr>
              <w:rFonts w:ascii="Times New Roman" w:eastAsiaTheme="minorHAnsi" w:hAnsi="Times New Roman" w:cs="Times New Roman"/>
              <w:color w:val="auto"/>
            </w:rPr>
          </w:rPrChange>
        </w:rPr>
        <w:t xml:space="preserve">Analítica </w:t>
      </w:r>
      <w:del w:id="1570" w:author="Camilo Andrés Díaz Gómez" w:date="2023-03-14T21:26:00Z">
        <w:r w:rsidRPr="00A83442" w:rsidDel="005C4C59">
          <w:rPr>
            <w:rFonts w:ascii="Times New Roman" w:hAnsi="Times New Roman" w:cs="Times New Roman"/>
            <w:b/>
            <w:bCs/>
            <w:color w:val="auto"/>
            <w:rPrChange w:id="1571" w:author="Camilo Andrés Díaz Gómez" w:date="2023-03-14T20:39:00Z">
              <w:rPr>
                <w:rFonts w:ascii="Times New Roman" w:eastAsiaTheme="minorHAnsi" w:hAnsi="Times New Roman" w:cs="Times New Roman"/>
                <w:color w:val="auto"/>
              </w:rPr>
            </w:rPrChange>
          </w:rPr>
          <w:delText>De</w:delText>
        </w:r>
      </w:del>
      <w:ins w:id="1572"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573" w:author="Camilo Andrés Díaz Gómez" w:date="2023-03-14T20:39:00Z">
            <w:rPr>
              <w:rFonts w:ascii="Times New Roman" w:eastAsiaTheme="minorHAnsi" w:hAnsi="Times New Roman" w:cs="Times New Roman"/>
              <w:color w:val="auto"/>
            </w:rPr>
          </w:rPrChange>
        </w:rPr>
        <w:t xml:space="preserve"> Datos</w:t>
      </w:r>
      <w:bookmarkEnd w:id="1568"/>
      <w:r w:rsidRPr="00A83442">
        <w:rPr>
          <w:rFonts w:ascii="Times New Roman" w:hAnsi="Times New Roman" w:cs="Times New Roman"/>
          <w:b/>
          <w:bCs/>
          <w:color w:val="auto"/>
          <w:rPrChange w:id="1574" w:author="Camilo Andrés Díaz Gómez" w:date="2023-03-14T20:39:00Z">
            <w:rPr>
              <w:rFonts w:ascii="Times New Roman" w:eastAsiaTheme="minorHAnsi" w:hAnsi="Times New Roman" w:cs="Times New Roman"/>
              <w:color w:val="auto"/>
            </w:rPr>
          </w:rPrChange>
        </w:rPr>
        <w:t xml:space="preserve"> </w:t>
      </w:r>
    </w:p>
    <w:p w14:paraId="56C52343" w14:textId="77777777" w:rsidR="00EE67FE" w:rsidRPr="00EE67FE" w:rsidRDefault="00EE67FE">
      <w:pPr>
        <w:pPrChange w:id="1575" w:author="Camilo Andrés Díaz Gómez" w:date="2023-03-17T00:48:00Z">
          <w:pPr>
            <w:pStyle w:val="PrrAPA"/>
            <w:ind w:firstLine="0"/>
          </w:pPr>
        </w:pPrChange>
      </w:pPr>
    </w:p>
    <w:p w14:paraId="4AE0F26B" w14:textId="77777777" w:rsidR="00B40FCE" w:rsidRPr="00BD3055" w:rsidRDefault="00B40FCE">
      <w:pPr>
        <w:pStyle w:val="PrrAPA"/>
        <w:ind w:firstLine="720"/>
        <w:pPrChange w:id="1576" w:author="Camilo Andrés Díaz Gómez" w:date="2023-03-17T00:48:00Z">
          <w:pPr>
            <w:pStyle w:val="PrrAPA"/>
          </w:pPr>
        </w:pPrChange>
      </w:pPr>
      <w:r w:rsidRPr="00BD3055">
        <w:lastRenderedPageBreak/>
        <w:t>La analítica de datos es el uso de la información que se puede obtener de manera digital, con el propósito de extraer la mejor información para poder tomar las mejores decisiones</w:t>
      </w:r>
      <w:sdt>
        <w:sdtPr>
          <w:id w:val="1268816355"/>
          <w:citation/>
        </w:sdtPr>
        <w:sdtContent>
          <w:r w:rsidRPr="00BD3055">
            <w:fldChar w:fldCharType="begin"/>
          </w:r>
          <w:r w:rsidRPr="00BD3055">
            <w:instrText xml:space="preserve"> CITATION Gib12 \l 9226 </w:instrText>
          </w:r>
          <w:r w:rsidRPr="00BD3055">
            <w:fldChar w:fldCharType="separate"/>
          </w:r>
          <w:r w:rsidRPr="00BD3055">
            <w:rPr>
              <w:noProof/>
            </w:rPr>
            <w:t xml:space="preserve"> (Gibbs, 2012)</w:t>
          </w:r>
          <w:r w:rsidRPr="00BD3055">
            <w:fldChar w:fldCharType="end"/>
          </w:r>
        </w:sdtContent>
      </w:sdt>
      <w:r w:rsidRPr="00BD3055">
        <w:t>; varios autores vinculan la analítica con el manejo de variables con el uso de algoritmos.</w:t>
      </w:r>
    </w:p>
    <w:p w14:paraId="32C0D062" w14:textId="77777777" w:rsidR="00B40FCE" w:rsidRPr="00BD3055" w:rsidRDefault="00B40FCE">
      <w:pPr>
        <w:pStyle w:val="PrrAPA"/>
        <w:ind w:firstLine="720"/>
        <w:rPr>
          <w:b/>
        </w:rPr>
        <w:pPrChange w:id="1577" w:author="Camilo Andrés Díaz Gómez" w:date="2023-03-17T00:48:00Z">
          <w:pPr>
            <w:pStyle w:val="PrrAPA"/>
          </w:pPr>
        </w:pPrChange>
      </w:pPr>
    </w:p>
    <w:p w14:paraId="1C044D76" w14:textId="71B6A2B3" w:rsidR="00B40FCE" w:rsidRPr="00BD3055" w:rsidRDefault="00B40FCE">
      <w:pPr>
        <w:pStyle w:val="PrrAPA"/>
        <w:ind w:firstLine="720"/>
        <w:rPr>
          <w:lang w:eastAsia="es-CO"/>
        </w:rPr>
        <w:pPrChange w:id="1578" w:author="Camilo Andrés Díaz Gómez" w:date="2023-03-17T00:48:00Z">
          <w:pPr>
            <w:pStyle w:val="PrrAPA"/>
          </w:pPr>
        </w:pPrChange>
      </w:pPr>
      <w:r w:rsidRPr="00BD3055">
        <w:rPr>
          <w:lang w:eastAsia="es-CO"/>
        </w:rPr>
        <w:t xml:space="preserve">La analítica de datos puede clasificarse en tres grandes categorías: analítica descriptiva, analítica predictiva y analítica prescriptiva </w:t>
      </w:r>
      <w:commentRangeStart w:id="1579"/>
      <w:r w:rsidRPr="00BD3055">
        <w:rPr>
          <w:lang w:eastAsia="es-CO"/>
        </w:rPr>
        <w:t>(</w:t>
      </w:r>
      <w:proofErr w:type="spellStart"/>
      <w:r w:rsidRPr="00BD3055">
        <w:rPr>
          <w:lang w:eastAsia="es-CO"/>
        </w:rPr>
        <w:t>Pusala</w:t>
      </w:r>
      <w:proofErr w:type="spellEnd"/>
      <w:r w:rsidRPr="00BD3055">
        <w:rPr>
          <w:lang w:eastAsia="es-CO"/>
        </w:rPr>
        <w:t xml:space="preserve">, </w:t>
      </w:r>
      <w:proofErr w:type="spellStart"/>
      <w:r w:rsidRPr="00BD3055">
        <w:rPr>
          <w:lang w:eastAsia="es-CO"/>
        </w:rPr>
        <w:t>Amini</w:t>
      </w:r>
      <w:proofErr w:type="spellEnd"/>
      <w:r w:rsidRPr="00BD3055">
        <w:rPr>
          <w:lang w:eastAsia="es-CO"/>
        </w:rPr>
        <w:t xml:space="preserve">, </w:t>
      </w:r>
      <w:proofErr w:type="spellStart"/>
      <w:r w:rsidRPr="00BD3055">
        <w:rPr>
          <w:lang w:eastAsia="es-CO"/>
        </w:rPr>
        <w:t>Katukuri</w:t>
      </w:r>
      <w:proofErr w:type="spellEnd"/>
      <w:ins w:id="1580" w:author="Camilo Andrés Díaz Gómez" w:date="2023-03-12T18:20:00Z">
        <w:r w:rsidR="00682C23" w:rsidRPr="00BD3055">
          <w:rPr>
            <w:lang w:eastAsia="es-CO"/>
          </w:rPr>
          <w:t xml:space="preserve">, </w:t>
        </w:r>
      </w:ins>
      <w:del w:id="1581" w:author="Camilo Andrés Díaz Gómez" w:date="2023-03-12T18:20:00Z">
        <w:r w:rsidRPr="00BD3055" w:rsidDel="00682C23">
          <w:rPr>
            <w:lang w:eastAsia="es-CO"/>
          </w:rPr>
          <w:delText>(</w:delText>
        </w:r>
      </w:del>
      <w:r w:rsidRPr="00BD3055">
        <w:rPr>
          <w:lang w:eastAsia="es-CO"/>
        </w:rPr>
        <w:t>2016).</w:t>
      </w:r>
      <w:commentRangeEnd w:id="1579"/>
      <w:r w:rsidR="003D4F76" w:rsidRPr="00BD3055">
        <w:rPr>
          <w:rStyle w:val="Refdecomentario"/>
        </w:rPr>
        <w:commentReference w:id="1579"/>
      </w:r>
    </w:p>
    <w:p w14:paraId="3CC4EA0A" w14:textId="77777777" w:rsidR="00616790" w:rsidRPr="00BD3055" w:rsidRDefault="00616790" w:rsidP="00EE67FE">
      <w:pPr>
        <w:pStyle w:val="PrrAPA"/>
        <w:rPr>
          <w:lang w:eastAsia="es-CO"/>
        </w:rPr>
      </w:pPr>
    </w:p>
    <w:p w14:paraId="7A7D5F56" w14:textId="77777777" w:rsidR="00B40FCE" w:rsidRPr="00BD3055" w:rsidRDefault="00B40FCE">
      <w:pPr>
        <w:pStyle w:val="PrrAPA"/>
        <w:ind w:firstLine="720"/>
        <w:rPr>
          <w:b/>
          <w:bCs/>
          <w:i/>
          <w:iCs/>
          <w:lang w:eastAsia="es-CO"/>
        </w:rPr>
        <w:pPrChange w:id="1582" w:author="Camilo Andrés Díaz Gómez" w:date="2023-03-17T00:48:00Z">
          <w:pPr>
            <w:pStyle w:val="PrrAPA"/>
          </w:pPr>
        </w:pPrChange>
      </w:pPr>
      <w:r w:rsidRPr="00BD3055">
        <w:rPr>
          <w:b/>
          <w:bCs/>
          <w:i/>
          <w:iCs/>
          <w:lang w:eastAsia="es-CO"/>
        </w:rPr>
        <w:t>La analítica de datos descriptiva</w:t>
      </w:r>
      <w:del w:id="1583" w:author="Camilo Andrés Díaz Gómez" w:date="2023-03-14T20:40:00Z">
        <w:r w:rsidRPr="00BD3055" w:rsidDel="00A83442">
          <w:rPr>
            <w:b/>
            <w:bCs/>
            <w:i/>
            <w:iCs/>
            <w:lang w:eastAsia="es-CO"/>
          </w:rPr>
          <w:delText>.</w:delText>
        </w:r>
      </w:del>
    </w:p>
    <w:p w14:paraId="0C9EC197" w14:textId="7F035485" w:rsidR="00B40FCE" w:rsidRPr="00BD3055" w:rsidRDefault="00B40FCE">
      <w:pPr>
        <w:pStyle w:val="PrrAPA"/>
        <w:ind w:firstLine="720"/>
        <w:rPr>
          <w:lang w:eastAsia="es-CO"/>
        </w:rPr>
        <w:pPrChange w:id="1584" w:author="Camilo Andrés Díaz Gómez" w:date="2023-03-17T00:48:00Z">
          <w:pPr>
            <w:pStyle w:val="PrrAPA"/>
          </w:pPr>
        </w:pPrChange>
      </w:pPr>
      <w:r w:rsidRPr="00BD3055">
        <w:rPr>
          <w:lang w:eastAsia="es-CO"/>
        </w:rPr>
        <w:t>Como estado inicial en el que los diferentes tomadores de decisiones profundizan en los respectivos datos históricos con el fin de detectar patrones de comportamiento en las variables para realizar análisis de correlación</w:t>
      </w:r>
      <w:del w:id="1585" w:author="Camilo Andrés Díaz Gómez" w:date="2023-03-14T20:21:00Z">
        <w:r w:rsidRPr="00BD3055" w:rsidDel="00952EC4">
          <w:rPr>
            <w:lang w:eastAsia="es-CO"/>
          </w:rPr>
          <w:delText>.</w:delText>
        </w:r>
      </w:del>
      <w:sdt>
        <w:sdtPr>
          <w:rPr>
            <w:lang w:eastAsia="es-CO"/>
          </w:rPr>
          <w:id w:val="-1049295451"/>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 xml:space="preserve"> (ibertech, 2006)</w:t>
          </w:r>
          <w:r w:rsidRPr="00BD3055">
            <w:rPr>
              <w:lang w:eastAsia="es-CO"/>
            </w:rPr>
            <w:fldChar w:fldCharType="end"/>
          </w:r>
        </w:sdtContent>
      </w:sdt>
      <w:r w:rsidR="00BB53D7" w:rsidRPr="00BD3055">
        <w:rPr>
          <w:lang w:eastAsia="es-CO"/>
        </w:rPr>
        <w:t>.</w:t>
      </w:r>
    </w:p>
    <w:p w14:paraId="3EDB34DE" w14:textId="77777777" w:rsidR="00BB53D7" w:rsidRPr="00BD3055" w:rsidRDefault="00BB53D7">
      <w:pPr>
        <w:pStyle w:val="PrrAPA"/>
        <w:ind w:firstLine="720"/>
        <w:rPr>
          <w:b/>
          <w:bCs/>
          <w:i/>
          <w:iCs/>
        </w:rPr>
        <w:pPrChange w:id="1586" w:author="Camilo Andrés Díaz Gómez" w:date="2023-03-17T00:48:00Z">
          <w:pPr>
            <w:pStyle w:val="PrrAPA"/>
          </w:pPr>
        </w:pPrChange>
      </w:pPr>
    </w:p>
    <w:p w14:paraId="23346461" w14:textId="511F7513" w:rsidR="00B40FCE" w:rsidRPr="00BD3055" w:rsidRDefault="00B40FCE">
      <w:pPr>
        <w:pStyle w:val="PrrAPA"/>
        <w:ind w:firstLine="720"/>
        <w:rPr>
          <w:i/>
          <w:iCs/>
        </w:rPr>
        <w:pPrChange w:id="1587" w:author="Camilo Andrés Díaz Gómez" w:date="2023-03-17T00:48:00Z">
          <w:pPr>
            <w:pStyle w:val="PrrAPA"/>
          </w:pPr>
        </w:pPrChange>
      </w:pPr>
      <w:r w:rsidRPr="00BD3055">
        <w:rPr>
          <w:b/>
          <w:bCs/>
          <w:i/>
          <w:iCs/>
        </w:rPr>
        <w:t>La analítica de datos predictiva</w:t>
      </w:r>
      <w:del w:id="1588" w:author="Camilo Andrés Díaz Gómez" w:date="2023-03-14T20:40:00Z">
        <w:r w:rsidRPr="00BD3055" w:rsidDel="00A83442">
          <w:rPr>
            <w:i/>
            <w:iCs/>
          </w:rPr>
          <w:delText>.</w:delText>
        </w:r>
      </w:del>
    </w:p>
    <w:p w14:paraId="404AB2C3" w14:textId="340919F9" w:rsidR="00B40FCE" w:rsidRDefault="00B40FCE" w:rsidP="00EE67FE">
      <w:pPr>
        <w:pStyle w:val="PrrAPA"/>
        <w:ind w:firstLine="720"/>
        <w:rPr>
          <w:ins w:id="1589" w:author="Camilo Andrés Díaz Gómez" w:date="2023-03-14T20:08:00Z"/>
          <w:lang w:eastAsia="es-CO"/>
        </w:rPr>
      </w:pPr>
      <w:r w:rsidRPr="00BD3055">
        <w:t xml:space="preserve">Donde las empresas con datos registrados </w:t>
      </w:r>
      <w:del w:id="1590" w:author="DIANA CAROLINA CANDIA HERRERA" w:date="2023-03-07T10:06:00Z">
        <w:r w:rsidRPr="00BD3055" w:rsidDel="003D4F76">
          <w:delText>anteriormente  generan</w:delText>
        </w:r>
      </w:del>
      <w:ins w:id="1591" w:author="DIANA CAROLINA CANDIA HERRERA" w:date="2023-03-07T10:06:00Z">
        <w:r w:rsidR="003D4F76" w:rsidRPr="00BD3055">
          <w:t>anteriormente generan</w:t>
        </w:r>
      </w:ins>
      <w:r w:rsidRPr="00BD3055">
        <w:t xml:space="preserve"> modelos de pronósticos sobre las tendencias y así poder realizar cambios para mejorar </w:t>
      </w:r>
      <w:sdt>
        <w:sdtPr>
          <w:rPr>
            <w:lang w:eastAsia="es-CO"/>
          </w:rPr>
          <w:id w:val="1291943706"/>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r w:rsidRPr="00BD3055">
        <w:rPr>
          <w:lang w:eastAsia="es-CO"/>
        </w:rPr>
        <w:t>.</w:t>
      </w:r>
    </w:p>
    <w:p w14:paraId="5C36351B" w14:textId="77777777" w:rsidR="00A023DA" w:rsidRPr="00BD3055" w:rsidRDefault="00A023DA">
      <w:pPr>
        <w:pStyle w:val="PrrAPA"/>
        <w:ind w:firstLine="720"/>
        <w:rPr>
          <w:lang w:eastAsia="es-CO"/>
        </w:rPr>
        <w:pPrChange w:id="1592" w:author="Camilo Andrés Díaz Gómez" w:date="2023-03-17T00:48:00Z">
          <w:pPr>
            <w:pStyle w:val="PrrAPA"/>
          </w:pPr>
        </w:pPrChange>
      </w:pPr>
    </w:p>
    <w:p w14:paraId="2467E530" w14:textId="40D036A8" w:rsidR="00B40FCE" w:rsidRPr="00BD3055" w:rsidRDefault="00B40FCE">
      <w:pPr>
        <w:pStyle w:val="PrrAPA"/>
        <w:ind w:firstLine="720"/>
        <w:rPr>
          <w:b/>
          <w:bCs/>
          <w:i/>
          <w:iCs/>
        </w:rPr>
        <w:pPrChange w:id="1593" w:author="Camilo Andrés Díaz Gómez" w:date="2023-03-17T00:48:00Z">
          <w:pPr>
            <w:pStyle w:val="PrrAPA"/>
          </w:pPr>
        </w:pPrChange>
      </w:pPr>
      <w:r w:rsidRPr="00BD3055">
        <w:rPr>
          <w:b/>
          <w:bCs/>
          <w:i/>
          <w:iCs/>
        </w:rPr>
        <w:t>La analítica de datos prescriptiva</w:t>
      </w:r>
      <w:del w:id="1594" w:author="Camilo Andrés Díaz Gómez" w:date="2023-03-14T20:40:00Z">
        <w:r w:rsidRPr="00BD3055" w:rsidDel="00A83442">
          <w:rPr>
            <w:b/>
            <w:bCs/>
            <w:i/>
            <w:iCs/>
          </w:rPr>
          <w:delText>.</w:delText>
        </w:r>
      </w:del>
    </w:p>
    <w:p w14:paraId="1B899745" w14:textId="43CF9345" w:rsidR="00B40FCE" w:rsidRPr="00BD3055" w:rsidRDefault="00B40FCE">
      <w:pPr>
        <w:pStyle w:val="PrrAPA"/>
        <w:ind w:firstLine="720"/>
        <w:rPr>
          <w:lang w:eastAsia="es-CO"/>
        </w:rPr>
        <w:pPrChange w:id="1595" w:author="Camilo Andrés Díaz Gómez" w:date="2023-03-17T00:48:00Z">
          <w:pPr>
            <w:pStyle w:val="PrrAPA"/>
          </w:pPr>
        </w:pPrChange>
      </w:pPr>
      <w:r w:rsidRPr="00BD3055">
        <w:t xml:space="preserve"> Donde las compañías utilizan modelos de simulación de escenarios, para la optimización de diferentes fuentes de interés</w:t>
      </w:r>
      <w:del w:id="1596" w:author="Camilo Andrés Díaz Gómez" w:date="2023-03-14T20:21:00Z">
        <w:r w:rsidRPr="00BD3055" w:rsidDel="00952EC4">
          <w:delText>.</w:delText>
        </w:r>
      </w:del>
      <w:r w:rsidRPr="00BD3055">
        <w:t xml:space="preserve"> </w:t>
      </w:r>
      <w:sdt>
        <w:sdtPr>
          <w:rPr>
            <w:lang w:eastAsia="es-CO"/>
          </w:rPr>
          <w:id w:val="-1627546007"/>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ins w:id="1597" w:author="Camilo Andrés Díaz Gómez" w:date="2023-03-14T20:21:00Z">
        <w:r w:rsidR="00952EC4">
          <w:rPr>
            <w:lang w:eastAsia="es-CO"/>
          </w:rPr>
          <w:t>.</w:t>
        </w:r>
      </w:ins>
    </w:p>
    <w:p w14:paraId="3F397D52" w14:textId="77777777" w:rsidR="00B40FCE" w:rsidRPr="00BD3055" w:rsidRDefault="00B40FCE" w:rsidP="00EE67FE">
      <w:pPr>
        <w:pStyle w:val="PrrAPA"/>
        <w:ind w:firstLine="720"/>
        <w:rPr>
          <w:lang w:eastAsia="es-CO"/>
        </w:rPr>
      </w:pPr>
    </w:p>
    <w:p w14:paraId="507CBE80" w14:textId="79AF5E08" w:rsidR="00B40FCE" w:rsidRPr="00A83442" w:rsidRDefault="00B40FCE">
      <w:pPr>
        <w:pStyle w:val="Ttulo4"/>
        <w:rPr>
          <w:b/>
          <w:bCs/>
          <w:lang w:eastAsia="es-CO"/>
          <w:rPrChange w:id="1598" w:author="Camilo Andrés Díaz Gómez" w:date="2023-03-14T20:42:00Z">
            <w:rPr>
              <w:lang w:eastAsia="es-CO"/>
            </w:rPr>
          </w:rPrChange>
        </w:rPr>
        <w:pPrChange w:id="1599" w:author="Camilo Andrés Díaz Gómez" w:date="2023-03-17T00:48:00Z">
          <w:pPr>
            <w:pStyle w:val="PrrAPA"/>
            <w:ind w:firstLine="720"/>
          </w:pPr>
        </w:pPrChange>
      </w:pPr>
      <w:r w:rsidRPr="00A83442">
        <w:rPr>
          <w:rFonts w:ascii="Times New Roman" w:hAnsi="Times New Roman" w:cs="Times New Roman"/>
          <w:b/>
          <w:bCs/>
          <w:color w:val="auto"/>
          <w:lang w:eastAsia="es-CO"/>
          <w:rPrChange w:id="1600" w:author="Camilo Andrés Díaz Gómez" w:date="2023-03-14T20:42:00Z">
            <w:rPr>
              <w:lang w:eastAsia="es-CO"/>
            </w:rPr>
          </w:rPrChange>
        </w:rPr>
        <w:t xml:space="preserve">Áreas </w:t>
      </w:r>
      <w:del w:id="1601" w:author="Camilo Andrés Díaz Gómez" w:date="2023-03-14T21:26:00Z">
        <w:r w:rsidRPr="00A83442" w:rsidDel="005C4C59">
          <w:rPr>
            <w:rFonts w:ascii="Times New Roman" w:hAnsi="Times New Roman" w:cs="Times New Roman"/>
            <w:b/>
            <w:bCs/>
            <w:color w:val="auto"/>
            <w:lang w:eastAsia="es-CO"/>
            <w:rPrChange w:id="1602" w:author="Camilo Andrés Díaz Gómez" w:date="2023-03-14T20:42:00Z">
              <w:rPr>
                <w:lang w:eastAsia="es-CO"/>
              </w:rPr>
            </w:rPrChange>
          </w:rPr>
          <w:delText>De</w:delText>
        </w:r>
      </w:del>
      <w:ins w:id="1603"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604" w:author="Camilo Andrés Díaz Gómez" w:date="2023-03-14T20:42:00Z">
            <w:rPr>
              <w:lang w:eastAsia="es-CO"/>
            </w:rPr>
          </w:rPrChange>
        </w:rPr>
        <w:t xml:space="preserve"> Aplicación </w:t>
      </w:r>
      <w:del w:id="1605" w:author="Camilo Andrés Díaz Gómez" w:date="2023-03-14T21:26:00Z">
        <w:r w:rsidRPr="00A83442" w:rsidDel="005C4C59">
          <w:rPr>
            <w:rFonts w:ascii="Times New Roman" w:hAnsi="Times New Roman" w:cs="Times New Roman"/>
            <w:b/>
            <w:bCs/>
            <w:color w:val="auto"/>
            <w:lang w:eastAsia="es-CO"/>
            <w:rPrChange w:id="1606" w:author="Camilo Andrés Díaz Gómez" w:date="2023-03-14T20:42:00Z">
              <w:rPr>
                <w:lang w:eastAsia="es-CO"/>
              </w:rPr>
            </w:rPrChange>
          </w:rPr>
          <w:delText>De</w:delText>
        </w:r>
      </w:del>
      <w:ins w:id="1607"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608" w:author="Camilo Andrés Díaz Gómez" w:date="2023-03-14T20:42:00Z">
            <w:rPr>
              <w:lang w:eastAsia="es-CO"/>
            </w:rPr>
          </w:rPrChange>
        </w:rPr>
        <w:t xml:space="preserve"> Analítica.</w:t>
      </w:r>
    </w:p>
    <w:p w14:paraId="4282F885" w14:textId="609D0CC1" w:rsidR="00B40FCE" w:rsidRPr="00BD3055" w:rsidRDefault="00B40FCE">
      <w:pPr>
        <w:pStyle w:val="PrrAPA"/>
        <w:ind w:firstLine="720"/>
        <w:pPrChange w:id="1609" w:author="Camilo Andrés Díaz Gómez" w:date="2023-03-17T00:48:00Z">
          <w:pPr>
            <w:pStyle w:val="PrrAPA"/>
          </w:pPr>
        </w:pPrChange>
      </w:pPr>
      <w:r w:rsidRPr="00BD3055">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del w:id="1610" w:author="Camilo Andrés Díaz Gómez" w:date="2023-03-14T20:20:00Z">
        <w:r w:rsidRPr="00BD3055" w:rsidDel="00952EC4">
          <w:delText>.</w:delText>
        </w:r>
      </w:del>
      <w:sdt>
        <w:sdtPr>
          <w:id w:val="997393653"/>
          <w:citation/>
        </w:sdtPr>
        <w:sdtContent>
          <w:r w:rsidRPr="00BD3055">
            <w:fldChar w:fldCharType="begin"/>
          </w:r>
          <w:r w:rsidRPr="00BD3055">
            <w:instrText xml:space="preserve"> CITATION joy19 \l 9226 </w:instrText>
          </w:r>
          <w:r w:rsidRPr="00BD3055">
            <w:fldChar w:fldCharType="separate"/>
          </w:r>
          <w:r w:rsidRPr="00BD3055">
            <w:rPr>
              <w:noProof/>
            </w:rPr>
            <w:t xml:space="preserve"> (Joyanes Aguilar, 29 de mayo del 2019)</w:t>
          </w:r>
          <w:r w:rsidRPr="00BD3055">
            <w:fldChar w:fldCharType="end"/>
          </w:r>
        </w:sdtContent>
      </w:sdt>
      <w:r w:rsidRPr="00BD3055">
        <w:t xml:space="preserve">; muchas de las áreas pueden ser de economía, probabilidad, </w:t>
      </w:r>
      <w:r w:rsidRPr="00BD3055">
        <w:lastRenderedPageBreak/>
        <w:t xml:space="preserve">administración, web, inteligencia artificial </w:t>
      </w:r>
      <w:proofErr w:type="spellStart"/>
      <w:r w:rsidRPr="00BD3055">
        <w:t>etc</w:t>
      </w:r>
      <w:proofErr w:type="spellEnd"/>
      <w:del w:id="1611" w:author="Camilo Andrés Díaz Gómez" w:date="2023-03-14T20:19:00Z">
        <w:r w:rsidRPr="00BD3055" w:rsidDel="00952EC4">
          <w:delText>.</w:delText>
        </w:r>
      </w:del>
      <w:sdt>
        <w:sdtPr>
          <w:id w:val="29148296"/>
          <w:citation/>
        </w:sdtPr>
        <w:sdtContent>
          <w:r w:rsidRPr="00BD3055">
            <w:fldChar w:fldCharType="begin"/>
          </w:r>
          <w:r w:rsidRPr="00BD3055">
            <w:instrText xml:space="preserve"> CITATION Gom14 \l 9226 </w:instrText>
          </w:r>
          <w:r w:rsidRPr="00BD3055">
            <w:fldChar w:fldCharType="separate"/>
          </w:r>
          <w:r w:rsidRPr="00BD3055">
            <w:rPr>
              <w:noProof/>
            </w:rPr>
            <w:t xml:space="preserve"> (Gomez-Aguilar, Garcia-Peñalvo, &amp; Theron, 2014)</w:t>
          </w:r>
          <w:r w:rsidRPr="00BD3055">
            <w:fldChar w:fldCharType="end"/>
          </w:r>
        </w:sdtContent>
      </w:sdt>
      <w:r w:rsidRPr="00BD3055">
        <w:t>.</w:t>
      </w:r>
    </w:p>
    <w:p w14:paraId="5C4073FD" w14:textId="47B39C37" w:rsidR="00B40FCE" w:rsidRPr="00BD3055" w:rsidRDefault="00B40FCE" w:rsidP="00EE67FE">
      <w:pPr>
        <w:pStyle w:val="PrrAPA"/>
        <w:ind w:firstLine="720"/>
        <w:rPr>
          <w:b/>
          <w:bCs/>
          <w:lang w:eastAsia="es-CO"/>
        </w:rPr>
      </w:pPr>
      <w:r w:rsidRPr="00BD3055">
        <w:rPr>
          <w:b/>
          <w:bCs/>
          <w:lang w:eastAsia="es-CO"/>
        </w:rPr>
        <w:t xml:space="preserve"> </w:t>
      </w:r>
    </w:p>
    <w:p w14:paraId="7605BFE0" w14:textId="554F0115" w:rsidR="00B40FCE" w:rsidRPr="00A83442" w:rsidRDefault="00D843F5">
      <w:pPr>
        <w:pStyle w:val="Ttulo4"/>
        <w:rPr>
          <w:b/>
          <w:bCs/>
          <w:i w:val="0"/>
          <w:iCs w:val="0"/>
          <w:rPrChange w:id="1612" w:author="Camilo Andrés Díaz Gómez" w:date="2023-03-14T20:42:00Z">
            <w:rPr>
              <w:i/>
              <w:iCs/>
            </w:rPr>
          </w:rPrChange>
        </w:rPr>
        <w:pPrChange w:id="1613" w:author="Camilo Andrés Díaz Gómez" w:date="2023-03-17T00:48:00Z">
          <w:pPr>
            <w:pStyle w:val="PrrAPA"/>
            <w:ind w:firstLine="0"/>
          </w:pPr>
        </w:pPrChange>
      </w:pPr>
      <w:r w:rsidRPr="00A83442">
        <w:rPr>
          <w:rFonts w:ascii="Times New Roman" w:hAnsi="Times New Roman" w:cs="Times New Roman"/>
          <w:b/>
          <w:bCs/>
          <w:color w:val="auto"/>
          <w:rPrChange w:id="1614" w:author="Camilo Andrés Díaz Gómez" w:date="2023-03-14T20:42:00Z">
            <w:rPr>
              <w:i/>
              <w:iCs/>
            </w:rPr>
          </w:rPrChange>
        </w:rPr>
        <w:t xml:space="preserve">Cadena </w:t>
      </w:r>
      <w:del w:id="1615" w:author="Camilo Andrés Díaz Gómez" w:date="2023-03-14T21:26:00Z">
        <w:r w:rsidRPr="00A83442" w:rsidDel="005C4C59">
          <w:rPr>
            <w:rFonts w:ascii="Times New Roman" w:hAnsi="Times New Roman" w:cs="Times New Roman"/>
            <w:b/>
            <w:bCs/>
            <w:color w:val="auto"/>
            <w:rPrChange w:id="1616" w:author="Camilo Andrés Díaz Gómez" w:date="2023-03-14T20:42:00Z">
              <w:rPr>
                <w:i/>
                <w:iCs/>
              </w:rPr>
            </w:rPrChange>
          </w:rPr>
          <w:delText>De</w:delText>
        </w:r>
      </w:del>
      <w:ins w:id="1617"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618" w:author="Camilo Andrés Díaz Gómez" w:date="2023-03-14T20:42:00Z">
            <w:rPr>
              <w:i/>
              <w:iCs/>
            </w:rPr>
          </w:rPrChange>
        </w:rPr>
        <w:t xml:space="preserve"> Valor </w:t>
      </w:r>
      <w:del w:id="1619" w:author="Camilo Andrés Díaz Gómez" w:date="2023-03-14T21:26:00Z">
        <w:r w:rsidRPr="00A83442" w:rsidDel="005C4C59">
          <w:rPr>
            <w:rFonts w:ascii="Times New Roman" w:hAnsi="Times New Roman" w:cs="Times New Roman"/>
            <w:b/>
            <w:bCs/>
            <w:color w:val="auto"/>
            <w:rPrChange w:id="1620" w:author="Camilo Andrés Díaz Gómez" w:date="2023-03-14T20:42:00Z">
              <w:rPr>
                <w:i/>
                <w:iCs/>
              </w:rPr>
            </w:rPrChange>
          </w:rPr>
          <w:delText>De</w:delText>
        </w:r>
      </w:del>
      <w:ins w:id="1621"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622" w:author="Camilo Andrés Díaz Gómez" w:date="2023-03-14T20:42:00Z">
            <w:rPr>
              <w:i/>
              <w:iCs/>
            </w:rPr>
          </w:rPrChange>
        </w:rPr>
        <w:t xml:space="preserve"> Datos </w:t>
      </w:r>
    </w:p>
    <w:p w14:paraId="2C00E9A6" w14:textId="77777777" w:rsidR="00D843F5" w:rsidRPr="00BD3055" w:rsidRDefault="00D843F5">
      <w:pPr>
        <w:pStyle w:val="PrrAPA"/>
        <w:ind w:firstLine="720"/>
        <w:pPrChange w:id="1623" w:author="Camilo Andrés Díaz Gómez" w:date="2023-03-17T00:48:00Z">
          <w:pPr>
            <w:pStyle w:val="PrrAPA"/>
          </w:pPr>
        </w:pPrChange>
      </w:pPr>
      <w:r w:rsidRPr="00BD3055">
        <w:t>Como su propio nombre indica, son una gran cantidad de datos que representan cierta información</w:t>
      </w:r>
      <w:sdt>
        <w:sdtPr>
          <w:id w:val="-77682052"/>
          <w:citation/>
        </w:sdtPr>
        <w:sdtContent>
          <w:r w:rsidRPr="00BD3055">
            <w:fldChar w:fldCharType="begin"/>
          </w:r>
          <w:r w:rsidRPr="00BD3055">
            <w:instrText xml:space="preserve"> CITATION Qui06 \l 9226 </w:instrText>
          </w:r>
          <w:r w:rsidRPr="00BD3055">
            <w:fldChar w:fldCharType="separate"/>
          </w:r>
          <w:r w:rsidRPr="00BD3055">
            <w:rPr>
              <w:noProof/>
            </w:rPr>
            <w:t xml:space="preserve"> (Quintero, 2006)</w:t>
          </w:r>
          <w:r w:rsidRPr="00BD3055">
            <w:fldChar w:fldCharType="end"/>
          </w:r>
        </w:sdtContent>
      </w:sdt>
      <w:r w:rsidRPr="00BD3055">
        <w:t>; en el cual ciertas empresas ya están destinadas a prestar estos servicios; la cadena tiene varias etapas para su realización las cuales son:</w:t>
      </w:r>
    </w:p>
    <w:p w14:paraId="3A105D7F" w14:textId="77777777" w:rsidR="00D843F5" w:rsidRPr="00BD3055" w:rsidRDefault="00D843F5" w:rsidP="00EE67FE">
      <w:pPr>
        <w:pStyle w:val="PrrAPA"/>
      </w:pPr>
    </w:p>
    <w:p w14:paraId="20DFA2F6" w14:textId="6267473A" w:rsidR="00D843F5" w:rsidRDefault="00D843F5" w:rsidP="00EE67FE">
      <w:pPr>
        <w:pStyle w:val="Prrafodelista"/>
        <w:numPr>
          <w:ilvl w:val="0"/>
          <w:numId w:val="5"/>
        </w:numPr>
        <w:spacing w:after="160"/>
        <w:rPr>
          <w:ins w:id="1624" w:author="Camilo Andrés Díaz Gómez" w:date="2023-03-14T20:42:00Z"/>
          <w:rFonts w:cs="Times New Roman"/>
          <w:szCs w:val="24"/>
        </w:rPr>
      </w:pPr>
      <w:r w:rsidRPr="00BD3055">
        <w:rPr>
          <w:rFonts w:cs="Times New Roman"/>
          <w:szCs w:val="24"/>
        </w:rPr>
        <w:t>Priorizar: Determina por su posición en la lista, el primer conjunto de datos tiene la prioridad más alta.</w:t>
      </w:r>
    </w:p>
    <w:p w14:paraId="2F245F47" w14:textId="77777777" w:rsidR="00A83442" w:rsidRPr="00BD3055" w:rsidRDefault="00A83442">
      <w:pPr>
        <w:pStyle w:val="Prrafodelista"/>
        <w:spacing w:after="160"/>
        <w:ind w:left="720"/>
        <w:rPr>
          <w:rFonts w:cs="Times New Roman"/>
          <w:szCs w:val="24"/>
        </w:rPr>
        <w:pPrChange w:id="1625" w:author="Camilo Andrés Díaz Gómez" w:date="2023-03-17T00:48:00Z">
          <w:pPr>
            <w:pStyle w:val="Prrafodelista"/>
            <w:numPr>
              <w:numId w:val="5"/>
            </w:numPr>
            <w:spacing w:after="160"/>
            <w:ind w:left="720" w:hanging="360"/>
          </w:pPr>
        </w:pPrChange>
      </w:pPr>
    </w:p>
    <w:p w14:paraId="121E32D0" w14:textId="4B41516F" w:rsidR="00A83442" w:rsidRPr="00A83442" w:rsidRDefault="00D843F5" w:rsidP="00EE67FE">
      <w:pPr>
        <w:pStyle w:val="Prrafodelista"/>
        <w:numPr>
          <w:ilvl w:val="0"/>
          <w:numId w:val="5"/>
        </w:numPr>
        <w:spacing w:after="160"/>
        <w:rPr>
          <w:ins w:id="1626" w:author="Camilo Andrés Díaz Gómez" w:date="2023-03-14T20:42:00Z"/>
          <w:rFonts w:cs="Times New Roman"/>
          <w:szCs w:val="24"/>
        </w:rPr>
      </w:pPr>
      <w:r w:rsidRPr="00BD3055">
        <w:rPr>
          <w:rFonts w:cs="Times New Roman"/>
          <w:szCs w:val="24"/>
        </w:rPr>
        <w:t>Recolectar: Proceso de recopilación y medición de información sobre variables establecidas de una manera sistemática.</w:t>
      </w:r>
    </w:p>
    <w:p w14:paraId="0C9D85AF" w14:textId="77777777" w:rsidR="00A83442" w:rsidRPr="00BD3055" w:rsidRDefault="00A83442">
      <w:pPr>
        <w:pStyle w:val="Prrafodelista"/>
        <w:spacing w:after="160"/>
        <w:ind w:left="720"/>
        <w:rPr>
          <w:rFonts w:cs="Times New Roman"/>
          <w:szCs w:val="24"/>
        </w:rPr>
        <w:pPrChange w:id="1627" w:author="Camilo Andrés Díaz Gómez" w:date="2023-03-17T00:48:00Z">
          <w:pPr>
            <w:pStyle w:val="Prrafodelista"/>
            <w:numPr>
              <w:numId w:val="5"/>
            </w:numPr>
            <w:spacing w:after="160"/>
            <w:ind w:left="720" w:hanging="360"/>
          </w:pPr>
        </w:pPrChange>
      </w:pPr>
    </w:p>
    <w:p w14:paraId="3EE8702D" w14:textId="29883E32" w:rsidR="00A83442" w:rsidRPr="00A83442" w:rsidRDefault="00D843F5" w:rsidP="00EE67FE">
      <w:pPr>
        <w:pStyle w:val="Prrafodelista"/>
        <w:numPr>
          <w:ilvl w:val="0"/>
          <w:numId w:val="5"/>
        </w:numPr>
        <w:spacing w:after="160"/>
        <w:rPr>
          <w:ins w:id="1628" w:author="Camilo Andrés Díaz Gómez" w:date="2023-03-14T20:42:00Z"/>
          <w:rFonts w:cs="Times New Roman"/>
          <w:szCs w:val="24"/>
        </w:rPr>
      </w:pPr>
      <w:r w:rsidRPr="00BD3055">
        <w:rPr>
          <w:rFonts w:cs="Times New Roman"/>
          <w:szCs w:val="24"/>
        </w:rPr>
        <w:t>Integrar: Combinación de procesos técnicos y de negocio que se utilizan para combinar información de diferentes fuentes.</w:t>
      </w:r>
    </w:p>
    <w:p w14:paraId="60FF5839" w14:textId="77777777" w:rsidR="00A83442" w:rsidRPr="00BD3055" w:rsidRDefault="00A83442">
      <w:pPr>
        <w:pStyle w:val="Prrafodelista"/>
        <w:spacing w:after="160"/>
        <w:ind w:left="720"/>
        <w:rPr>
          <w:rFonts w:cs="Times New Roman"/>
          <w:szCs w:val="24"/>
        </w:rPr>
        <w:pPrChange w:id="1629" w:author="Camilo Andrés Díaz Gómez" w:date="2023-03-17T00:48:00Z">
          <w:pPr>
            <w:pStyle w:val="Prrafodelista"/>
            <w:numPr>
              <w:numId w:val="5"/>
            </w:numPr>
            <w:spacing w:after="160"/>
            <w:ind w:left="720" w:hanging="360"/>
          </w:pPr>
        </w:pPrChange>
      </w:pPr>
    </w:p>
    <w:p w14:paraId="5AF8F542" w14:textId="2CB7C0FE" w:rsidR="00A83442" w:rsidRPr="00A83442" w:rsidRDefault="00D843F5" w:rsidP="00EE67FE">
      <w:pPr>
        <w:pStyle w:val="Prrafodelista"/>
        <w:numPr>
          <w:ilvl w:val="0"/>
          <w:numId w:val="5"/>
        </w:numPr>
        <w:spacing w:after="160"/>
        <w:rPr>
          <w:ins w:id="1630" w:author="Camilo Andrés Díaz Gómez" w:date="2023-03-14T20:42:00Z"/>
          <w:rFonts w:cs="Times New Roman"/>
          <w:szCs w:val="24"/>
        </w:rPr>
      </w:pPr>
      <w:r w:rsidRPr="00BD3055">
        <w:rPr>
          <w:rFonts w:cs="Times New Roman"/>
          <w:szCs w:val="24"/>
        </w:rPr>
        <w:t>Procesar y analizar: Manipulación de elementos de datos para producir información significativa.</w:t>
      </w:r>
    </w:p>
    <w:p w14:paraId="13706C57" w14:textId="77777777" w:rsidR="00A83442" w:rsidRPr="00BD3055" w:rsidRDefault="00A83442">
      <w:pPr>
        <w:pStyle w:val="Prrafodelista"/>
        <w:spacing w:after="160"/>
        <w:ind w:left="720"/>
        <w:rPr>
          <w:rFonts w:cs="Times New Roman"/>
          <w:szCs w:val="24"/>
        </w:rPr>
        <w:pPrChange w:id="1631" w:author="Camilo Andrés Díaz Gómez" w:date="2023-03-17T00:48:00Z">
          <w:pPr>
            <w:pStyle w:val="Prrafodelista"/>
            <w:numPr>
              <w:numId w:val="5"/>
            </w:numPr>
            <w:spacing w:after="160"/>
            <w:ind w:left="720" w:hanging="360"/>
          </w:pPr>
        </w:pPrChange>
      </w:pPr>
    </w:p>
    <w:p w14:paraId="294F193A" w14:textId="53F6775C" w:rsidR="00A83442" w:rsidRPr="00A83442" w:rsidRDefault="00D843F5" w:rsidP="00EE67FE">
      <w:pPr>
        <w:pStyle w:val="Prrafodelista"/>
        <w:numPr>
          <w:ilvl w:val="0"/>
          <w:numId w:val="5"/>
        </w:numPr>
        <w:spacing w:after="160"/>
        <w:rPr>
          <w:ins w:id="1632" w:author="Camilo Andrés Díaz Gómez" w:date="2023-03-14T20:42:00Z"/>
          <w:rFonts w:cs="Times New Roman"/>
          <w:szCs w:val="24"/>
        </w:rPr>
      </w:pPr>
      <w:r w:rsidRPr="00BD3055">
        <w:rPr>
          <w:rFonts w:cs="Times New Roman"/>
          <w:szCs w:val="24"/>
        </w:rPr>
        <w:t>Visualizar: Presentación de datos en formato ilustrado o gráfico, el cual permite a los tomadores de decisiones poder optar la mejor opción.</w:t>
      </w:r>
    </w:p>
    <w:p w14:paraId="077B894E" w14:textId="77777777" w:rsidR="00A83442" w:rsidRPr="00BD3055" w:rsidRDefault="00A83442">
      <w:pPr>
        <w:pStyle w:val="Prrafodelista"/>
        <w:spacing w:after="160"/>
        <w:ind w:left="720"/>
        <w:rPr>
          <w:rFonts w:cs="Times New Roman"/>
          <w:szCs w:val="24"/>
        </w:rPr>
        <w:pPrChange w:id="1633" w:author="Camilo Andrés Díaz Gómez" w:date="2023-03-17T00:48:00Z">
          <w:pPr>
            <w:pStyle w:val="Prrafodelista"/>
            <w:numPr>
              <w:numId w:val="5"/>
            </w:numPr>
            <w:spacing w:after="160"/>
            <w:ind w:left="720" w:hanging="360"/>
          </w:pPr>
        </w:pPrChange>
      </w:pPr>
    </w:p>
    <w:p w14:paraId="48215B14" w14:textId="0212ADAB" w:rsidR="00A83442" w:rsidRPr="00A83442" w:rsidRDefault="00D843F5" w:rsidP="00EE67FE">
      <w:pPr>
        <w:pStyle w:val="Prrafodelista"/>
        <w:numPr>
          <w:ilvl w:val="0"/>
          <w:numId w:val="5"/>
        </w:numPr>
        <w:spacing w:after="160"/>
        <w:rPr>
          <w:ins w:id="1634" w:author="Camilo Andrés Díaz Gómez" w:date="2023-03-14T20:43:00Z"/>
          <w:rFonts w:cs="Times New Roman"/>
          <w:szCs w:val="24"/>
        </w:rPr>
      </w:pPr>
      <w:r w:rsidRPr="00BD3055">
        <w:rPr>
          <w:rFonts w:cs="Times New Roman"/>
          <w:szCs w:val="24"/>
        </w:rPr>
        <w:t>Impactar: es el uso que se le pueden dar a los datos frente al impacto que pude tener frente a la empresa u organización</w:t>
      </w:r>
      <w:ins w:id="1635" w:author="Camilo Andrés Díaz Gómez" w:date="2023-03-14T20:43:00Z">
        <w:r w:rsidR="00A83442">
          <w:rPr>
            <w:rFonts w:cs="Times New Roman"/>
            <w:szCs w:val="24"/>
          </w:rPr>
          <w:t>.</w:t>
        </w:r>
      </w:ins>
    </w:p>
    <w:p w14:paraId="03009358" w14:textId="77777777" w:rsidR="00A83442" w:rsidRPr="00BD3055" w:rsidRDefault="00A83442">
      <w:pPr>
        <w:pStyle w:val="Prrafodelista"/>
        <w:spacing w:after="160"/>
        <w:ind w:left="720"/>
        <w:rPr>
          <w:rFonts w:cs="Times New Roman"/>
          <w:szCs w:val="24"/>
        </w:rPr>
        <w:pPrChange w:id="1636" w:author="Camilo Andrés Díaz Gómez" w:date="2023-03-17T00:48:00Z">
          <w:pPr>
            <w:pStyle w:val="Prrafodelista"/>
            <w:numPr>
              <w:numId w:val="5"/>
            </w:numPr>
            <w:spacing w:after="160"/>
            <w:ind w:left="720" w:hanging="360"/>
          </w:pPr>
        </w:pPrChange>
      </w:pPr>
    </w:p>
    <w:p w14:paraId="6C331C5B" w14:textId="16D33D8A" w:rsidR="00D843F5" w:rsidRPr="00BD3055" w:rsidRDefault="00D843F5" w:rsidP="00EE67FE">
      <w:pPr>
        <w:pStyle w:val="PrrAPA"/>
        <w:ind w:firstLine="720"/>
      </w:pPr>
      <w:r w:rsidRPr="00BD3055">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w:t>
      </w:r>
      <w:del w:id="1637" w:author="Camilo Andrés Díaz Gómez" w:date="2023-03-14T20:43:00Z">
        <w:r w:rsidRPr="00BD3055" w:rsidDel="00A83442">
          <w:delText>planteamiento  de</w:delText>
        </w:r>
      </w:del>
      <w:ins w:id="1638" w:author="Camilo Andrés Díaz Gómez" w:date="2023-03-14T20:43:00Z">
        <w:r w:rsidR="00A83442" w:rsidRPr="00BD3055">
          <w:t>planteamiento de</w:t>
        </w:r>
      </w:ins>
      <w:r w:rsidRPr="00BD3055">
        <w:t xml:space="preserve"> estrategias o contingencias para el manejo de los respectivos </w:t>
      </w:r>
      <w:r w:rsidRPr="00BD3055">
        <w:lastRenderedPageBreak/>
        <w:t>datos pulidos (ver Figura 4)</w:t>
      </w:r>
      <w:r w:rsidR="00D5049C" w:rsidRPr="00BD3055">
        <w:t xml:space="preserve"> asimismo en la Tabla 1. Se muestran las etapas para realizar la cadena de valor </w:t>
      </w:r>
      <w:r w:rsidRPr="00BD3055">
        <w:t xml:space="preserve"> </w:t>
      </w:r>
      <w:sdt>
        <w:sdtPr>
          <w:id w:val="1029300625"/>
          <w:citation/>
        </w:sdtPr>
        <w:sdtContent>
          <w:r w:rsidRPr="00BD3055">
            <w:fldChar w:fldCharType="begin"/>
          </w:r>
          <w:r w:rsidRPr="00BD3055">
            <w:instrText xml:space="preserve"> CITATION Her89 \l 9226 </w:instrText>
          </w:r>
          <w:r w:rsidRPr="00BD3055">
            <w:fldChar w:fldCharType="separate"/>
          </w:r>
          <w:r w:rsidRPr="00BD3055">
            <w:rPr>
              <w:noProof/>
            </w:rPr>
            <w:t>(Hergert &amp; Morris, 1989)</w:t>
          </w:r>
          <w:r w:rsidRPr="00BD3055">
            <w:fldChar w:fldCharType="end"/>
          </w:r>
        </w:sdtContent>
      </w:sdt>
    </w:p>
    <w:p w14:paraId="3B3FE729" w14:textId="0E4115C4" w:rsidR="00D843F5" w:rsidRPr="00BD3055" w:rsidRDefault="00D843F5" w:rsidP="00EE67FE">
      <w:pPr>
        <w:rPr>
          <w:ins w:id="1639" w:author="Steff Guzmán" w:date="2023-03-13T19:03:00Z"/>
          <w:rFonts w:cs="Times New Roman"/>
          <w:b/>
          <w:bCs/>
        </w:rPr>
      </w:pPr>
    </w:p>
    <w:p w14:paraId="71ECC655" w14:textId="064ADB0D" w:rsidR="00DB0B24" w:rsidRPr="00BD3055" w:rsidRDefault="00DB0B24" w:rsidP="00EE67FE">
      <w:pPr>
        <w:rPr>
          <w:ins w:id="1640" w:author="Steff Guzmán" w:date="2023-03-13T19:03:00Z"/>
          <w:rFonts w:cs="Times New Roman"/>
          <w:b/>
          <w:bCs/>
        </w:rPr>
      </w:pPr>
    </w:p>
    <w:p w14:paraId="00C2471C" w14:textId="17BBCA99" w:rsidR="00DB0B24" w:rsidRPr="00BD3055" w:rsidRDefault="00DB0B24" w:rsidP="00EE67FE">
      <w:pPr>
        <w:rPr>
          <w:ins w:id="1641" w:author="Steff Guzmán" w:date="2023-03-13T19:03:00Z"/>
          <w:rFonts w:cs="Times New Roman"/>
          <w:b/>
          <w:bCs/>
        </w:rPr>
      </w:pPr>
    </w:p>
    <w:p w14:paraId="1A580143" w14:textId="13082625" w:rsidR="00DB0B24" w:rsidRPr="00BD3055" w:rsidRDefault="00DB0B24" w:rsidP="00EE67FE">
      <w:pPr>
        <w:rPr>
          <w:ins w:id="1642" w:author="Steff Guzmán" w:date="2023-03-13T19:03:00Z"/>
          <w:rFonts w:cs="Times New Roman"/>
          <w:b/>
          <w:bCs/>
        </w:rPr>
      </w:pPr>
    </w:p>
    <w:p w14:paraId="3AAC21AC" w14:textId="340D0E1E" w:rsidR="00DB0B24" w:rsidRPr="00BD3055" w:rsidRDefault="00DB0B24" w:rsidP="00EE67FE">
      <w:pPr>
        <w:rPr>
          <w:ins w:id="1643" w:author="Steff Guzmán" w:date="2023-03-13T19:03:00Z"/>
          <w:rFonts w:cs="Times New Roman"/>
          <w:b/>
          <w:bCs/>
        </w:rPr>
      </w:pPr>
    </w:p>
    <w:p w14:paraId="73E36C56" w14:textId="058B5275" w:rsidR="00DB0B24" w:rsidRPr="00BD3055" w:rsidDel="00A83442" w:rsidRDefault="00DB0B24">
      <w:pPr>
        <w:rPr>
          <w:ins w:id="1644" w:author="Steff Guzmán" w:date="2023-03-13T19:03:00Z"/>
          <w:del w:id="1645" w:author="Camilo Andrés Díaz Gómez" w:date="2023-03-14T20:43:00Z"/>
          <w:rFonts w:cs="Times New Roman"/>
          <w:b/>
          <w:bCs/>
        </w:rPr>
      </w:pPr>
    </w:p>
    <w:p w14:paraId="671EF19C" w14:textId="4CE7096D" w:rsidR="00DB0B24" w:rsidRPr="00BD3055" w:rsidDel="00A83442" w:rsidRDefault="00DB0B24">
      <w:pPr>
        <w:rPr>
          <w:ins w:id="1646" w:author="Steff Guzmán" w:date="2023-03-13T19:03:00Z"/>
          <w:del w:id="1647" w:author="Camilo Andrés Díaz Gómez" w:date="2023-03-14T20:43:00Z"/>
          <w:rFonts w:cs="Times New Roman"/>
          <w:b/>
          <w:bCs/>
        </w:rPr>
      </w:pPr>
    </w:p>
    <w:p w14:paraId="7D698ABC" w14:textId="566179E8" w:rsidR="00DB0B24" w:rsidRPr="00BD3055" w:rsidDel="00A83442" w:rsidRDefault="00DB0B24">
      <w:pPr>
        <w:rPr>
          <w:ins w:id="1648" w:author="Steff Guzmán" w:date="2023-03-13T19:03:00Z"/>
          <w:del w:id="1649" w:author="Camilo Andrés Díaz Gómez" w:date="2023-03-14T20:43:00Z"/>
          <w:rFonts w:cs="Times New Roman"/>
          <w:b/>
          <w:bCs/>
        </w:rPr>
      </w:pPr>
    </w:p>
    <w:p w14:paraId="5588A301" w14:textId="748E94EA" w:rsidR="00DB0B24" w:rsidRPr="00BD3055" w:rsidDel="00A83442" w:rsidRDefault="00DB0B24">
      <w:pPr>
        <w:rPr>
          <w:ins w:id="1650" w:author="Steff Guzmán" w:date="2023-03-13T19:03:00Z"/>
          <w:del w:id="1651" w:author="Camilo Andrés Díaz Gómez" w:date="2023-03-14T20:43:00Z"/>
          <w:rFonts w:cs="Times New Roman"/>
          <w:b/>
          <w:bCs/>
        </w:rPr>
      </w:pPr>
    </w:p>
    <w:p w14:paraId="705CE5AD" w14:textId="1CF3DAD5" w:rsidR="00DB0B24" w:rsidRPr="00BD3055" w:rsidDel="00A83442" w:rsidRDefault="00DB0B24">
      <w:pPr>
        <w:rPr>
          <w:ins w:id="1652" w:author="Steff Guzmán" w:date="2023-03-13T19:03:00Z"/>
          <w:del w:id="1653" w:author="Camilo Andrés Díaz Gómez" w:date="2023-03-14T20:43:00Z"/>
          <w:rFonts w:cs="Times New Roman"/>
          <w:b/>
          <w:bCs/>
        </w:rPr>
      </w:pPr>
    </w:p>
    <w:p w14:paraId="7BE98845" w14:textId="085A2CED" w:rsidR="00DB0B24" w:rsidRPr="00BD3055" w:rsidDel="00A83442" w:rsidRDefault="00DB0B24">
      <w:pPr>
        <w:rPr>
          <w:del w:id="1654" w:author="Camilo Andrés Díaz Gómez" w:date="2023-03-14T20:43:00Z"/>
          <w:rFonts w:cs="Times New Roman"/>
          <w:b/>
          <w:bCs/>
        </w:rPr>
      </w:pPr>
    </w:p>
    <w:p w14:paraId="290455D1" w14:textId="4A272000" w:rsidR="00D843F5" w:rsidRPr="00BD3055" w:rsidDel="00C87243" w:rsidRDefault="00D843F5">
      <w:pPr>
        <w:rPr>
          <w:del w:id="1655" w:author="Steff Guzmán" w:date="2023-03-13T18:46:00Z"/>
          <w:rFonts w:cs="Times New Roman"/>
          <w:b/>
          <w:bCs/>
        </w:rPr>
      </w:pPr>
      <w:del w:id="1656" w:author="Steff Guzmán" w:date="2023-03-13T18:46:00Z">
        <w:r w:rsidRPr="00BD3055" w:rsidDel="00C87243">
          <w:rPr>
            <w:rFonts w:cs="Times New Roman"/>
            <w:b/>
            <w:bCs/>
          </w:rPr>
          <w:delText>Figura 4.</w:delText>
        </w:r>
      </w:del>
    </w:p>
    <w:p w14:paraId="5A038886" w14:textId="14B241D3" w:rsidR="00C87243" w:rsidRPr="00A023DA" w:rsidRDefault="00C87243">
      <w:pPr>
        <w:pStyle w:val="Descripcin"/>
        <w:spacing w:line="360" w:lineRule="auto"/>
        <w:rPr>
          <w:ins w:id="1657" w:author="Steff Guzmán" w:date="2023-03-13T18:46:00Z"/>
        </w:rPr>
        <w:pPrChange w:id="1658" w:author="Camilo Andrés Díaz Gómez" w:date="2023-03-17T00:48:00Z">
          <w:pPr/>
        </w:pPrChange>
      </w:pPr>
      <w:bookmarkStart w:id="1659" w:name="_Toc129721774"/>
      <w:ins w:id="1660" w:author="Steff Guzmán" w:date="2023-03-13T18:46:00Z">
        <w:r w:rsidRPr="00BD3055">
          <w:rPr>
            <w:rFonts w:cs="Times New Roman"/>
          </w:rPr>
          <w:t xml:space="preserve">Figura </w:t>
        </w:r>
        <w:r w:rsidRPr="00BD3055">
          <w:rPr>
            <w:rFonts w:cs="Times New Roman"/>
          </w:rPr>
          <w:fldChar w:fldCharType="begin"/>
        </w:r>
        <w:r w:rsidRPr="00BD3055">
          <w:rPr>
            <w:rFonts w:cs="Times New Roman"/>
          </w:rPr>
          <w:instrText xml:space="preserve"> SEQ Figura \* ARABIC </w:instrText>
        </w:r>
      </w:ins>
      <w:r w:rsidRPr="00BD3055">
        <w:rPr>
          <w:rFonts w:cs="Times New Roman"/>
        </w:rPr>
        <w:fldChar w:fldCharType="separate"/>
      </w:r>
      <w:ins w:id="1661" w:author="Steff Guzmán" w:date="2023-03-13T18:48:00Z">
        <w:r w:rsidRPr="00BD3055">
          <w:rPr>
            <w:rFonts w:cs="Times New Roman"/>
            <w:noProof/>
          </w:rPr>
          <w:t>4</w:t>
        </w:r>
      </w:ins>
      <w:ins w:id="1662" w:author="Steff Guzmán" w:date="2023-03-13T18:46:00Z">
        <w:r w:rsidRPr="00BD3055">
          <w:rPr>
            <w:rFonts w:cs="Times New Roman"/>
          </w:rPr>
          <w:fldChar w:fldCharType="end"/>
        </w:r>
      </w:ins>
      <w:ins w:id="1663" w:author="Camilo Andrés Díaz Gómez" w:date="2023-03-14T20:09:00Z">
        <w:r w:rsidR="00A023DA">
          <w:t xml:space="preserve"> </w:t>
        </w:r>
        <w:r w:rsidR="00A023DA" w:rsidRPr="00A023DA">
          <w:rPr>
            <w:rFonts w:cs="Times New Roman"/>
            <w:b w:val="0"/>
            <w:bCs/>
            <w:i/>
            <w:rPrChange w:id="1664" w:author="Camilo Andrés Díaz Gómez" w:date="2023-03-14T20:09:00Z">
              <w:rPr>
                <w:rFonts w:cs="Times New Roman"/>
                <w:i/>
                <w:iCs/>
              </w:rPr>
            </w:rPrChange>
          </w:rPr>
          <w:t>Cadena de valor</w:t>
        </w:r>
      </w:ins>
      <w:bookmarkEnd w:id="1659"/>
    </w:p>
    <w:p w14:paraId="655832DB" w14:textId="7ACAA720" w:rsidR="00D843F5" w:rsidRPr="00BD3055" w:rsidRDefault="00D22914" w:rsidP="00EE67FE">
      <w:pPr>
        <w:rPr>
          <w:rFonts w:cs="Times New Roman"/>
          <w:i/>
          <w:iCs/>
        </w:rPr>
      </w:pPr>
      <w:r w:rsidRPr="00BD3055">
        <w:rPr>
          <w:rFonts w:cs="Times New Roman"/>
          <w:noProof/>
          <w:szCs w:val="24"/>
        </w:rPr>
        <w:drawing>
          <wp:anchor distT="0" distB="0" distL="114300" distR="114300" simplePos="0" relativeHeight="251663872" behindDoc="0" locked="0" layoutInCell="1" allowOverlap="1" wp14:anchorId="56E942F2" wp14:editId="6F4FECA4">
            <wp:simplePos x="0" y="0"/>
            <wp:positionH relativeFrom="margin">
              <wp:align>center</wp:align>
            </wp:positionH>
            <wp:positionV relativeFrom="paragraph">
              <wp:posOffset>262890</wp:posOffset>
            </wp:positionV>
            <wp:extent cx="2970509" cy="2354400"/>
            <wp:effectExtent l="0" t="0" r="1905" b="8255"/>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70509" cy="2354400"/>
                    </a:xfrm>
                    <a:prstGeom prst="rect">
                      <a:avLst/>
                    </a:prstGeom>
                  </pic:spPr>
                </pic:pic>
              </a:graphicData>
            </a:graphic>
          </wp:anchor>
        </w:drawing>
      </w:r>
      <w:del w:id="1665" w:author="Camilo Andrés Díaz Gómez" w:date="2023-03-14T20:09:00Z">
        <w:r w:rsidR="00D843F5" w:rsidRPr="00BD3055" w:rsidDel="00A023DA">
          <w:rPr>
            <w:rFonts w:cs="Times New Roman"/>
            <w:i/>
            <w:iCs/>
          </w:rPr>
          <w:delText>Cadena de valor</w:delText>
        </w:r>
      </w:del>
    </w:p>
    <w:p w14:paraId="4DF668EB" w14:textId="50C6A0D5" w:rsidR="00D843F5" w:rsidRPr="00BD3055" w:rsidRDefault="00D22914">
      <w:pPr>
        <w:jc w:val="left"/>
        <w:rPr>
          <w:rFonts w:cs="Times New Roman"/>
          <w:i/>
          <w:iCs/>
        </w:rPr>
        <w:pPrChange w:id="1666" w:author="Camilo Andrés Díaz Gómez" w:date="2023-03-17T00:48:00Z">
          <w:pPr/>
        </w:pPrChange>
      </w:pPr>
      <w:ins w:id="1667" w:author="JHONATAN MAURICIO VILLARREAL CORREDOR" w:date="2023-03-13T20:47:00Z">
        <w:r w:rsidRPr="00BD3055">
          <w:rPr>
            <w:rFonts w:cs="Times New Roman"/>
            <w:i/>
            <w:iCs/>
          </w:rPr>
          <w:br w:type="textWrapping" w:clear="all"/>
        </w:r>
      </w:ins>
    </w:p>
    <w:p w14:paraId="39375DE8" w14:textId="5A3BA004" w:rsidR="00D843F5" w:rsidRPr="00A023DA" w:rsidRDefault="00DB0B24" w:rsidP="00EE67FE">
      <w:pPr>
        <w:rPr>
          <w:rFonts w:cs="Times New Roman"/>
          <w:b/>
          <w:bCs/>
          <w:i/>
          <w:iCs/>
          <w:rPrChange w:id="1668" w:author="Camilo Andrés Díaz Gómez" w:date="2023-03-14T20:11:00Z">
            <w:rPr>
              <w:rFonts w:cs="Times New Roman"/>
              <w:b/>
              <w:bCs/>
            </w:rPr>
          </w:rPrChange>
        </w:rPr>
      </w:pPr>
      <w:commentRangeStart w:id="1669"/>
      <w:ins w:id="1670" w:author="Steff Guzmán" w:date="2023-03-13T19:03:00Z">
        <w:r w:rsidRPr="00BD3055">
          <w:rPr>
            <w:rFonts w:cs="Times New Roman"/>
            <w:b/>
            <w:bCs/>
            <w:i/>
            <w:iCs/>
            <w:rPrChange w:id="1671" w:author="Camilo Andrés Díaz Gómez" w:date="2023-03-14T19:47:00Z">
              <w:rPr>
                <w:rFonts w:cs="Times New Roman"/>
                <w:b/>
                <w:bCs/>
              </w:rPr>
            </w:rPrChange>
          </w:rPr>
          <w:t>Fuente</w:t>
        </w:r>
      </w:ins>
      <w:commentRangeEnd w:id="1669"/>
      <w:ins w:id="1672" w:author="Steff Guzmán" w:date="2023-03-13T19:04:00Z">
        <w:r w:rsidRPr="00BD3055">
          <w:rPr>
            <w:rStyle w:val="Refdecomentario"/>
            <w:rFonts w:cs="Times New Roman"/>
          </w:rPr>
          <w:commentReference w:id="1669"/>
        </w:r>
      </w:ins>
      <w:customXmlInsRangeStart w:id="1673" w:author="JHONATAN MAURICIO VILLARREAL CORREDOR" w:date="2023-03-13T20:55:00Z"/>
      <w:sdt>
        <w:sdtPr>
          <w:rPr>
            <w:rFonts w:cs="Times New Roman"/>
            <w:b/>
            <w:bCs/>
            <w:i/>
            <w:iCs/>
          </w:rPr>
          <w:id w:val="-1589373561"/>
          <w:citation/>
        </w:sdtPr>
        <w:sdtContent>
          <w:customXmlInsRangeEnd w:id="1673"/>
          <w:ins w:id="1674" w:author="JHONATAN MAURICIO VILLARREAL CORREDOR" w:date="2023-03-13T20:55:00Z">
            <w:r w:rsidR="00472E02" w:rsidRPr="00A023DA">
              <w:rPr>
                <w:rFonts w:cs="Times New Roman"/>
                <w:b/>
                <w:bCs/>
                <w:i/>
                <w:iCs/>
              </w:rPr>
              <w:fldChar w:fldCharType="begin"/>
            </w:r>
            <w:r w:rsidR="00472E02" w:rsidRPr="00A023DA">
              <w:rPr>
                <w:rFonts w:cs="Times New Roman"/>
                <w:b/>
                <w:bCs/>
                <w:i/>
                <w:iCs/>
              </w:rPr>
              <w:instrText xml:space="preserve"> CITATION Muñ19 \l 9226 </w:instrText>
            </w:r>
          </w:ins>
          <w:r w:rsidR="00472E02" w:rsidRPr="00A023DA">
            <w:rPr>
              <w:rFonts w:cs="Times New Roman"/>
              <w:b/>
              <w:bCs/>
              <w:i/>
              <w:iCs/>
            </w:rPr>
            <w:fldChar w:fldCharType="separate"/>
          </w:r>
          <w:ins w:id="1675" w:author="JHONATAN MAURICIO VILLARREAL CORREDOR" w:date="2023-03-13T20:55:00Z">
            <w:r w:rsidR="00472E02" w:rsidRPr="00A023DA">
              <w:rPr>
                <w:rFonts w:cs="Times New Roman"/>
                <w:b/>
                <w:bCs/>
                <w:i/>
                <w:iCs/>
                <w:noProof/>
              </w:rPr>
              <w:t xml:space="preserve"> </w:t>
            </w:r>
            <w:r w:rsidR="00472E02" w:rsidRPr="00A023DA">
              <w:rPr>
                <w:rFonts w:cs="Times New Roman"/>
                <w:i/>
                <w:iCs/>
                <w:noProof/>
                <w:rPrChange w:id="1676" w:author="Camilo Andrés Díaz Gómez" w:date="2023-03-14T20:11:00Z">
                  <w:rPr/>
                </w:rPrChange>
              </w:rPr>
              <w:t>(Muñoz, 2019)</w:t>
            </w:r>
            <w:r w:rsidR="00472E02" w:rsidRPr="00A023DA">
              <w:rPr>
                <w:rFonts w:cs="Times New Roman"/>
                <w:b/>
                <w:bCs/>
                <w:i/>
                <w:iCs/>
              </w:rPr>
              <w:fldChar w:fldCharType="end"/>
            </w:r>
          </w:ins>
          <w:customXmlInsRangeStart w:id="1677" w:author="JHONATAN MAURICIO VILLARREAL CORREDOR" w:date="2023-03-13T20:55:00Z"/>
        </w:sdtContent>
      </w:sdt>
      <w:customXmlInsRangeEnd w:id="1677"/>
      <w:ins w:id="1678" w:author="Camilo Andrés Díaz Gómez" w:date="2023-03-14T20:09:00Z">
        <w:r w:rsidR="00A023DA" w:rsidRPr="00A023DA">
          <w:rPr>
            <w:rFonts w:cs="Times New Roman"/>
            <w:b/>
            <w:bCs/>
            <w:i/>
            <w:iCs/>
          </w:rPr>
          <w:t>.</w:t>
        </w:r>
      </w:ins>
      <w:ins w:id="1679" w:author="JHONATAN MAURICIO VILLARREAL CORREDOR" w:date="2023-03-13T20:45:00Z">
        <w:del w:id="1680" w:author="Camilo Andrés Díaz Gómez" w:date="2023-03-14T20:09:00Z">
          <w:r w:rsidR="00D22914" w:rsidRPr="00A023DA" w:rsidDel="00A023DA">
            <w:rPr>
              <w:rFonts w:cs="Times New Roman"/>
              <w:b/>
              <w:bCs/>
              <w:i/>
              <w:iCs/>
            </w:rPr>
            <w:delText xml:space="preserve"> </w:delText>
          </w:r>
        </w:del>
      </w:ins>
      <w:customXmlInsRangeStart w:id="1681" w:author="JHONATAN MAURICIO VILLARREAL CORREDOR" w:date="2023-03-13T20:47:00Z"/>
      <w:customXmlDelRangeStart w:id="1682" w:author="Camilo Andrés Díaz Gómez" w:date="2023-03-14T20:09:00Z"/>
      <w:sdt>
        <w:sdtPr>
          <w:rPr>
            <w:rFonts w:cs="Times New Roman"/>
            <w:b/>
            <w:bCs/>
            <w:i/>
            <w:iCs/>
          </w:rPr>
          <w:id w:val="-399671665"/>
          <w:citation/>
        </w:sdtPr>
        <w:sdtContent>
          <w:customXmlInsRangeEnd w:id="1681"/>
          <w:customXmlDelRangeEnd w:id="1682"/>
          <w:ins w:id="1683" w:author="JHONATAN MAURICIO VILLARREAL CORREDOR" w:date="2023-03-13T20:47:00Z">
            <w:del w:id="1684" w:author="Camilo Andrés Díaz Gómez" w:date="2023-03-14T20:09:00Z">
              <w:r w:rsidR="00D22914" w:rsidRPr="00A023DA" w:rsidDel="00A023DA">
                <w:rPr>
                  <w:rFonts w:cs="Times New Roman"/>
                  <w:b/>
                  <w:bCs/>
                  <w:i/>
                  <w:iCs/>
                </w:rPr>
                <w:fldChar w:fldCharType="begin"/>
              </w:r>
              <w:r w:rsidR="00D22914" w:rsidRPr="00A023DA" w:rsidDel="00A023DA">
                <w:rPr>
                  <w:rFonts w:cs="Times New Roman"/>
                  <w:b/>
                  <w:bCs/>
                  <w:i/>
                  <w:iCs/>
                </w:rPr>
                <w:delInstrText xml:space="preserve"> CITATION Muñ19 \l 9226 </w:delInstrText>
              </w:r>
            </w:del>
          </w:ins>
          <w:del w:id="1685" w:author="Camilo Andrés Díaz Gómez" w:date="2023-03-14T20:09:00Z">
            <w:r w:rsidR="00D22914" w:rsidRPr="00A023DA" w:rsidDel="00A023DA">
              <w:rPr>
                <w:rFonts w:cs="Times New Roman"/>
                <w:b/>
                <w:bCs/>
                <w:i/>
                <w:iCs/>
              </w:rPr>
              <w:fldChar w:fldCharType="separate"/>
            </w:r>
          </w:del>
          <w:ins w:id="1686" w:author="JHONATAN MAURICIO VILLARREAL CORREDOR" w:date="2023-03-13T20:47:00Z">
            <w:del w:id="1687" w:author="Camilo Andrés Díaz Gómez" w:date="2023-03-14T20:09:00Z">
              <w:r w:rsidR="00D22914" w:rsidRPr="00A023DA" w:rsidDel="00A023DA">
                <w:rPr>
                  <w:rFonts w:cs="Times New Roman"/>
                  <w:i/>
                  <w:iCs/>
                  <w:noProof/>
                  <w:rPrChange w:id="1688" w:author="Camilo Andrés Díaz Gómez" w:date="2023-03-14T20:11:00Z">
                    <w:rPr/>
                  </w:rPrChange>
                </w:rPr>
                <w:delText>(Muñoz, 2019)</w:delText>
              </w:r>
              <w:r w:rsidR="00D22914" w:rsidRPr="00A023DA" w:rsidDel="00A023DA">
                <w:rPr>
                  <w:rFonts w:cs="Times New Roman"/>
                  <w:b/>
                  <w:bCs/>
                  <w:i/>
                  <w:iCs/>
                </w:rPr>
                <w:fldChar w:fldCharType="end"/>
              </w:r>
            </w:del>
          </w:ins>
          <w:customXmlInsRangeStart w:id="1689" w:author="JHONATAN MAURICIO VILLARREAL CORREDOR" w:date="2023-03-13T20:47:00Z"/>
          <w:customXmlDelRangeStart w:id="1690" w:author="Camilo Andrés Díaz Gómez" w:date="2023-03-14T20:09:00Z"/>
        </w:sdtContent>
      </w:sdt>
      <w:customXmlInsRangeEnd w:id="1689"/>
      <w:customXmlDelRangeEnd w:id="1690"/>
    </w:p>
    <w:p w14:paraId="70D8EB73" w14:textId="77777777" w:rsidR="00311749" w:rsidRPr="00BD3055" w:rsidRDefault="00311749" w:rsidP="00EE67FE">
      <w:pPr>
        <w:rPr>
          <w:rFonts w:cs="Times New Roman"/>
          <w:b/>
          <w:bCs/>
        </w:rPr>
      </w:pPr>
    </w:p>
    <w:p w14:paraId="1C3B738F" w14:textId="09C3C982" w:rsidR="00244CE1" w:rsidRPr="00BD3055" w:rsidRDefault="00244CE1">
      <w:pPr>
        <w:pStyle w:val="Descripcin"/>
        <w:spacing w:line="360" w:lineRule="auto"/>
        <w:rPr>
          <w:ins w:id="1691" w:author="Steff Guzmán" w:date="2023-03-13T18:35:00Z"/>
          <w:rFonts w:cs="Times New Roman"/>
          <w:bCs/>
        </w:rPr>
        <w:pPrChange w:id="1692" w:author="Camilo Andrés Díaz Gómez" w:date="2023-03-17T00:48:00Z">
          <w:pPr/>
        </w:pPrChange>
      </w:pPr>
      <w:bookmarkStart w:id="1693" w:name="_Toc129625217"/>
      <w:bookmarkStart w:id="1694" w:name="_Toc130383852"/>
      <w:ins w:id="1695" w:author="Steff Guzmán" w:date="2023-03-13T18:36: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ins>
      <w:r w:rsidRPr="00BD3055">
        <w:rPr>
          <w:rFonts w:cs="Times New Roman"/>
        </w:rPr>
        <w:fldChar w:fldCharType="separate"/>
      </w:r>
      <w:ins w:id="1696" w:author="Camilo Andrés Díaz Gómez" w:date="2023-03-22T16:14:00Z">
        <w:r w:rsidR="00FE36FA">
          <w:rPr>
            <w:rFonts w:cs="Times New Roman"/>
            <w:noProof/>
          </w:rPr>
          <w:t>1</w:t>
        </w:r>
      </w:ins>
      <w:bookmarkEnd w:id="1693"/>
      <w:ins w:id="1697" w:author="Steff Guzmán" w:date="2023-03-13T18:36:00Z">
        <w:r w:rsidRPr="00BD3055">
          <w:rPr>
            <w:rFonts w:cs="Times New Roman"/>
          </w:rPr>
          <w:fldChar w:fldCharType="end"/>
        </w:r>
      </w:ins>
      <w:ins w:id="1698" w:author="Camilo Andrés Díaz Gómez" w:date="2023-03-14T20:12:00Z">
        <w:r w:rsidR="00A023DA">
          <w:rPr>
            <w:rFonts w:cs="Times New Roman"/>
          </w:rPr>
          <w:t xml:space="preserve"> </w:t>
        </w:r>
        <w:r w:rsidR="00A023DA" w:rsidRPr="00A023DA">
          <w:rPr>
            <w:rFonts w:cs="Times New Roman"/>
            <w:b w:val="0"/>
            <w:bCs/>
            <w:i/>
            <w:rPrChange w:id="1699" w:author="Camilo Andrés Díaz Gómez" w:date="2023-03-14T20:12:00Z">
              <w:rPr>
                <w:rFonts w:cs="Times New Roman"/>
                <w:i/>
                <w:iCs/>
              </w:rPr>
            </w:rPrChange>
          </w:rPr>
          <w:t>Etapas para realizar cadena de valor</w:t>
        </w:r>
      </w:ins>
      <w:bookmarkEnd w:id="1694"/>
    </w:p>
    <w:p w14:paraId="6CBEF70A" w14:textId="50D01BD5" w:rsidR="00D843F5" w:rsidRPr="00BD3055" w:rsidDel="00244CE1" w:rsidRDefault="00D5049C">
      <w:pPr>
        <w:rPr>
          <w:del w:id="1700" w:author="Steff Guzmán" w:date="2023-03-13T18:36:00Z"/>
          <w:rFonts w:cs="Times New Roman"/>
          <w:b/>
          <w:bCs/>
        </w:rPr>
      </w:pPr>
      <w:del w:id="1701" w:author="Steff Guzmán" w:date="2023-03-13T18:36:00Z">
        <w:r w:rsidRPr="00BD3055" w:rsidDel="00244CE1">
          <w:rPr>
            <w:rFonts w:cs="Times New Roman"/>
            <w:b/>
            <w:bCs/>
          </w:rPr>
          <w:delText xml:space="preserve">Tabla 1. </w:delText>
        </w:r>
      </w:del>
    </w:p>
    <w:p w14:paraId="34B60D01" w14:textId="66AA034A" w:rsidR="00D5049C" w:rsidRPr="00BD3055" w:rsidRDefault="00D5049C" w:rsidP="00EE67FE">
      <w:pPr>
        <w:rPr>
          <w:rFonts w:cs="Times New Roman"/>
          <w:i/>
          <w:iCs/>
        </w:rPr>
      </w:pPr>
      <w:del w:id="1702" w:author="Camilo Andrés Díaz Gómez" w:date="2023-03-14T20:12:00Z">
        <w:r w:rsidRPr="00BD3055" w:rsidDel="00A023DA">
          <w:rPr>
            <w:rFonts w:cs="Times New Roman"/>
            <w:i/>
            <w:iCs/>
          </w:rPr>
          <w:delText>Etapas para realizar cadena de valor</w:delText>
        </w:r>
      </w:del>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BD3055"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BD3055" w:rsidRDefault="00D5049C" w:rsidP="00EE67FE">
            <w:pPr>
              <w:pStyle w:val="Prrafodelista"/>
              <w:jc w:val="center"/>
              <w:rPr>
                <w:rFonts w:cs="Times New Roman"/>
                <w:color w:val="auto"/>
                <w:szCs w:val="24"/>
              </w:rPr>
            </w:pPr>
            <w:r w:rsidRPr="00BD3055">
              <w:rPr>
                <w:rFonts w:cs="Times New Roman"/>
                <w:color w:val="auto"/>
                <w:szCs w:val="24"/>
              </w:rPr>
              <w:t>Recopilación</w:t>
            </w:r>
          </w:p>
        </w:tc>
        <w:tc>
          <w:tcPr>
            <w:tcW w:w="2046" w:type="dxa"/>
            <w:hideMark/>
          </w:tcPr>
          <w:p w14:paraId="30C5A018" w14:textId="77777777" w:rsidR="00D5049C" w:rsidRPr="00BD3055"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Publicación</w:t>
            </w:r>
          </w:p>
        </w:tc>
        <w:tc>
          <w:tcPr>
            <w:tcW w:w="1984" w:type="dxa"/>
            <w:hideMark/>
          </w:tcPr>
          <w:p w14:paraId="289B91A9" w14:textId="77777777" w:rsidR="00D5049C" w:rsidRPr="00BD3055"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Consumo</w:t>
            </w:r>
          </w:p>
        </w:tc>
        <w:tc>
          <w:tcPr>
            <w:tcW w:w="1983" w:type="dxa"/>
            <w:hideMark/>
          </w:tcPr>
          <w:p w14:paraId="732FCB2C" w14:textId="77777777" w:rsidR="00D5049C" w:rsidRPr="00BD3055" w:rsidRDefault="00D5049C" w:rsidP="00EE67FE">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Impacto</w:t>
            </w:r>
          </w:p>
        </w:tc>
      </w:tr>
      <w:tr w:rsidR="00D5049C" w:rsidRPr="00BD3055"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BD3055" w:rsidRDefault="00D5049C" w:rsidP="00EE67FE">
            <w:pPr>
              <w:pStyle w:val="Prrafodelista"/>
              <w:jc w:val="center"/>
              <w:rPr>
                <w:rFonts w:cs="Times New Roman"/>
                <w:b w:val="0"/>
                <w:bCs w:val="0"/>
                <w:szCs w:val="24"/>
              </w:rPr>
            </w:pPr>
            <w:r w:rsidRPr="00BD3055">
              <w:rPr>
                <w:rFonts w:cs="Times New Roman"/>
                <w:b w:val="0"/>
                <w:bCs w:val="0"/>
                <w:szCs w:val="24"/>
              </w:rPr>
              <w:t>Identificar</w:t>
            </w:r>
          </w:p>
        </w:tc>
        <w:tc>
          <w:tcPr>
            <w:tcW w:w="2046" w:type="dxa"/>
            <w:hideMark/>
          </w:tcPr>
          <w:p w14:paraId="112745E4"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Analizar</w:t>
            </w:r>
          </w:p>
        </w:tc>
        <w:tc>
          <w:tcPr>
            <w:tcW w:w="1984" w:type="dxa"/>
            <w:hideMark/>
          </w:tcPr>
          <w:p w14:paraId="2AB0EE68"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Conectar</w:t>
            </w:r>
          </w:p>
        </w:tc>
        <w:tc>
          <w:tcPr>
            <w:tcW w:w="1983" w:type="dxa"/>
            <w:hideMark/>
          </w:tcPr>
          <w:p w14:paraId="60B6D68F"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Usar</w:t>
            </w:r>
          </w:p>
        </w:tc>
      </w:tr>
      <w:tr w:rsidR="00D5049C" w:rsidRPr="00BD3055"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BD3055" w:rsidRDefault="00D5049C" w:rsidP="00EE67FE">
            <w:pPr>
              <w:pStyle w:val="Prrafodelista"/>
              <w:jc w:val="center"/>
              <w:rPr>
                <w:rFonts w:cs="Times New Roman"/>
                <w:b w:val="0"/>
                <w:bCs w:val="0"/>
                <w:szCs w:val="24"/>
              </w:rPr>
            </w:pPr>
            <w:r w:rsidRPr="00BD3055">
              <w:rPr>
                <w:rFonts w:cs="Times New Roman"/>
                <w:b w:val="0"/>
                <w:bCs w:val="0"/>
                <w:szCs w:val="24"/>
              </w:rPr>
              <w:t xml:space="preserve">Manipular </w:t>
            </w:r>
          </w:p>
        </w:tc>
        <w:tc>
          <w:tcPr>
            <w:tcW w:w="2046" w:type="dxa"/>
            <w:hideMark/>
          </w:tcPr>
          <w:p w14:paraId="3C45F6F3" w14:textId="77777777" w:rsidR="00D5049C" w:rsidRPr="00BD3055"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Liberación</w:t>
            </w:r>
          </w:p>
        </w:tc>
        <w:tc>
          <w:tcPr>
            <w:tcW w:w="1984" w:type="dxa"/>
            <w:hideMark/>
          </w:tcPr>
          <w:p w14:paraId="631FA556" w14:textId="77777777" w:rsidR="00D5049C" w:rsidRPr="00BD3055"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Incentivar</w:t>
            </w:r>
          </w:p>
        </w:tc>
        <w:tc>
          <w:tcPr>
            <w:tcW w:w="1983" w:type="dxa"/>
            <w:hideMark/>
          </w:tcPr>
          <w:p w14:paraId="5016C502" w14:textId="77777777" w:rsidR="00D5049C" w:rsidRPr="00BD3055" w:rsidRDefault="00D5049C" w:rsidP="00EE67FE">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Cambio</w:t>
            </w:r>
          </w:p>
        </w:tc>
      </w:tr>
      <w:tr w:rsidR="00D5049C" w:rsidRPr="00BD3055"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BD3055" w:rsidRDefault="00D5049C" w:rsidP="00EE67FE">
            <w:pPr>
              <w:pStyle w:val="Prrafodelista"/>
              <w:jc w:val="center"/>
              <w:rPr>
                <w:rFonts w:cs="Times New Roman"/>
                <w:b w:val="0"/>
                <w:bCs w:val="0"/>
                <w:szCs w:val="24"/>
              </w:rPr>
            </w:pPr>
            <w:r w:rsidRPr="00BD3055">
              <w:rPr>
                <w:rFonts w:cs="Times New Roman"/>
                <w:b w:val="0"/>
                <w:bCs w:val="0"/>
                <w:szCs w:val="24"/>
              </w:rPr>
              <w:t>Proceso</w:t>
            </w:r>
          </w:p>
        </w:tc>
        <w:tc>
          <w:tcPr>
            <w:tcW w:w="2046" w:type="dxa"/>
            <w:hideMark/>
          </w:tcPr>
          <w:p w14:paraId="0725E810"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Diseminar</w:t>
            </w:r>
          </w:p>
        </w:tc>
        <w:tc>
          <w:tcPr>
            <w:tcW w:w="1984" w:type="dxa"/>
            <w:hideMark/>
          </w:tcPr>
          <w:p w14:paraId="54444FC1" w14:textId="77777777" w:rsidR="00D5049C" w:rsidRPr="00BD3055" w:rsidRDefault="00D5049C" w:rsidP="00EE67FE">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Influencia</w:t>
            </w:r>
          </w:p>
        </w:tc>
        <w:tc>
          <w:tcPr>
            <w:tcW w:w="1983" w:type="dxa"/>
            <w:hideMark/>
          </w:tcPr>
          <w:p w14:paraId="5BB483D1" w14:textId="77777777" w:rsidR="00D5049C" w:rsidRPr="00BD3055" w:rsidRDefault="00D5049C" w:rsidP="00EE67FE">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Reutilizar</w:t>
            </w:r>
          </w:p>
        </w:tc>
      </w:tr>
    </w:tbl>
    <w:p w14:paraId="561B9FEE" w14:textId="77777777" w:rsidR="00A023DA" w:rsidRDefault="00A023DA" w:rsidP="00EE67FE">
      <w:pPr>
        <w:rPr>
          <w:ins w:id="1703" w:author="Camilo Andrés Díaz Gómez" w:date="2023-03-14T20:09:00Z"/>
          <w:rFonts w:cs="Times New Roman"/>
          <w:i/>
          <w:iCs/>
        </w:rPr>
      </w:pPr>
    </w:p>
    <w:p w14:paraId="54F5BA83" w14:textId="616E277C" w:rsidR="00D5049C" w:rsidRPr="00BD3055" w:rsidRDefault="00DB0B24" w:rsidP="00EE67FE">
      <w:pPr>
        <w:rPr>
          <w:rFonts w:cs="Times New Roman"/>
          <w:i/>
          <w:iCs/>
          <w:rPrChange w:id="1704" w:author="Camilo Andrés Díaz Gómez" w:date="2023-03-14T19:47:00Z">
            <w:rPr>
              <w:rFonts w:cs="Times New Roman"/>
              <w:b/>
              <w:bCs/>
              <w:i/>
              <w:iCs/>
            </w:rPr>
          </w:rPrChange>
        </w:rPr>
      </w:pPr>
      <w:ins w:id="1705" w:author="Steff Guzmán" w:date="2023-03-13T19:04:00Z">
        <w:r w:rsidRPr="00BD3055">
          <w:rPr>
            <w:rFonts w:cs="Times New Roman"/>
            <w:i/>
            <w:iCs/>
            <w:rPrChange w:id="1706" w:author="Camilo Andrés Díaz Gómez" w:date="2023-03-14T19:47:00Z">
              <w:rPr>
                <w:rFonts w:cs="Times New Roman"/>
                <w:b/>
                <w:bCs/>
                <w:i/>
                <w:iCs/>
              </w:rPr>
            </w:rPrChange>
          </w:rPr>
          <w:t xml:space="preserve">Fuente: </w:t>
        </w:r>
      </w:ins>
      <w:ins w:id="1707" w:author="Steff Guzmán" w:date="2023-03-13T19:05:00Z">
        <w:r w:rsidRPr="00BD3055">
          <w:rPr>
            <w:rFonts w:cs="Times New Roman"/>
            <w:i/>
            <w:iCs/>
            <w:rPrChange w:id="1708" w:author="Camilo Andrés Díaz Gómez" w:date="2023-03-14T19:47:00Z">
              <w:rPr>
                <w:rFonts w:cs="Times New Roman"/>
                <w:b/>
                <w:bCs/>
                <w:i/>
                <w:iCs/>
              </w:rPr>
            </w:rPrChange>
          </w:rPr>
          <w:t>Elaboración propia</w:t>
        </w:r>
      </w:ins>
      <w:ins w:id="1709" w:author="Camilo Andrés Díaz Gómez" w:date="2023-03-14T20:11:00Z">
        <w:r w:rsidR="00A023DA">
          <w:rPr>
            <w:rFonts w:cs="Times New Roman"/>
            <w:i/>
            <w:iCs/>
          </w:rPr>
          <w:t>.</w:t>
        </w:r>
      </w:ins>
    </w:p>
    <w:p w14:paraId="221528FD" w14:textId="77777777" w:rsidR="00DB0B24" w:rsidRPr="00BD3055" w:rsidRDefault="00DB0B24" w:rsidP="00EE67FE">
      <w:pPr>
        <w:rPr>
          <w:ins w:id="1710" w:author="Steff Guzmán" w:date="2023-03-13T19:05:00Z"/>
          <w:rFonts w:cs="Times New Roman"/>
          <w:b/>
          <w:bCs/>
        </w:rPr>
      </w:pPr>
    </w:p>
    <w:p w14:paraId="6E23B492" w14:textId="4030901B" w:rsidR="00D5049C" w:rsidRPr="00A83442" w:rsidRDefault="007A700C">
      <w:pPr>
        <w:pStyle w:val="Ttulo4"/>
        <w:rPr>
          <w:rFonts w:cs="Times New Roman"/>
          <w:b/>
          <w:bCs/>
          <w:rPrChange w:id="1711" w:author="Camilo Andrés Díaz Gómez" w:date="2023-03-14T20:43:00Z">
            <w:rPr/>
          </w:rPrChange>
        </w:rPr>
        <w:pPrChange w:id="1712" w:author="Camilo Andrés Díaz Gómez" w:date="2023-03-17T00:48:00Z">
          <w:pPr/>
        </w:pPrChange>
      </w:pPr>
      <w:r w:rsidRPr="00A83442">
        <w:rPr>
          <w:rFonts w:ascii="Times New Roman" w:hAnsi="Times New Roman" w:cs="Times New Roman"/>
          <w:b/>
          <w:bCs/>
          <w:i w:val="0"/>
          <w:iCs w:val="0"/>
          <w:color w:val="auto"/>
          <w:rPrChange w:id="1713" w:author="Camilo Andrés Díaz Gómez" w:date="2023-03-14T20:43:00Z">
            <w:rPr/>
          </w:rPrChange>
        </w:rPr>
        <w:t xml:space="preserve">Datos </w:t>
      </w:r>
    </w:p>
    <w:p w14:paraId="5E5C0ACE" w14:textId="1B572E12" w:rsidR="00A83442" w:rsidRPr="00BD3055" w:rsidDel="00482888" w:rsidRDefault="007A700C">
      <w:pPr>
        <w:pStyle w:val="PrrAPA"/>
        <w:ind w:firstLine="720"/>
        <w:rPr>
          <w:del w:id="1714" w:author="JHONATAN MAURICIO VILLARREAL CORREDOR" w:date="2023-03-24T12:59:00Z"/>
        </w:rPr>
        <w:pPrChange w:id="1715" w:author="Camilo Andrés Díaz Gómez" w:date="2023-03-17T00:48:00Z">
          <w:pPr>
            <w:pStyle w:val="PrrAPA"/>
          </w:pPr>
        </w:pPrChange>
      </w:pPr>
      <w:r w:rsidRPr="00BD3055">
        <w:t xml:space="preserve">Representación simbólica de alguna información o </w:t>
      </w:r>
      <w:del w:id="1716" w:author="Camilo Andrés Díaz Gómez" w:date="2023-03-14T20:51:00Z">
        <w:r w:rsidRPr="00BD3055" w:rsidDel="00076F39">
          <w:delText xml:space="preserve">procedimiento </w:delText>
        </w:r>
      </w:del>
      <w:ins w:id="1717" w:author="Camilo Andrés Díaz Gómez" w:date="2023-03-14T20:51:00Z">
        <w:r w:rsidR="00076F39" w:rsidRPr="00BD3055">
          <w:t>procedimiento</w:t>
        </w:r>
        <w:r w:rsidR="00076F39">
          <w:t xml:space="preserve">, </w:t>
        </w:r>
      </w:ins>
      <w:r w:rsidRPr="00BD3055">
        <w:t>en la cual</w:t>
      </w:r>
      <w:ins w:id="1718" w:author="Camilo Andrés Díaz Gómez" w:date="2023-03-14T20:51:00Z">
        <w:r w:rsidR="00076F39">
          <w:t>,</w:t>
        </w:r>
      </w:ins>
      <w:r w:rsidRPr="00BD3055">
        <w:t xml:space="preserve"> puede ser almacenado y analizado para poder realizar ciertas operaciones y así poder generar información adecuada para l</w:t>
      </w:r>
      <w:ins w:id="1719" w:author="Camilo Andrés Díaz Gómez" w:date="2023-03-14T20:52:00Z">
        <w:r w:rsidR="00076F39">
          <w:t xml:space="preserve">a toma de decisiones </w:t>
        </w:r>
      </w:ins>
      <w:del w:id="1720" w:author="Camilo Andrés Díaz Gómez" w:date="2023-03-14T20:52:00Z">
        <w:r w:rsidRPr="00BD3055" w:rsidDel="00076F39">
          <w:delText xml:space="preserve">a implementación en campañas de publicidad para tomar decisiones </w:delText>
        </w:r>
      </w:del>
      <w:r w:rsidRPr="00BD3055">
        <w:t>frente a</w:t>
      </w:r>
      <w:del w:id="1721" w:author="Camilo Andrés Díaz Gómez" w:date="2023-03-14T20:52:00Z">
        <w:r w:rsidRPr="00BD3055" w:rsidDel="00076F39">
          <w:delText xml:space="preserve"> e</w:delText>
        </w:r>
      </w:del>
      <w:r w:rsidRPr="00BD3055">
        <w:t xml:space="preserve">l mejoramiento de procesos en los diferentes campos </w:t>
      </w:r>
      <w:del w:id="1722" w:author="Camilo Andrés Díaz Gómez" w:date="2023-03-14T20:52:00Z">
        <w:r w:rsidRPr="00BD3055" w:rsidDel="00076F39">
          <w:delText xml:space="preserve">o predicciones al futuro </w:delText>
        </w:r>
      </w:del>
      <w:r w:rsidRPr="00BD3055">
        <w:t xml:space="preserve">para el </w:t>
      </w:r>
      <w:ins w:id="1723" w:author="Camilo Andrés Díaz Gómez" w:date="2023-03-14T20:52:00Z">
        <w:r w:rsidR="00076F39">
          <w:t>obte</w:t>
        </w:r>
      </w:ins>
      <w:ins w:id="1724" w:author="Camilo Andrés Díaz Gómez" w:date="2023-03-14T20:53:00Z">
        <w:r w:rsidR="00076F39">
          <w:t>ner mejor desempeño</w:t>
        </w:r>
      </w:ins>
      <w:del w:id="1725" w:author="Camilo Andrés Díaz Gómez" w:date="2023-03-14T20:53:00Z">
        <w:r w:rsidRPr="00BD3055" w:rsidDel="00076F39">
          <w:delText>desempeño</w:delText>
        </w:r>
      </w:del>
      <w:r w:rsidRPr="00BD3055">
        <w:t xml:space="preserve"> de empresas o establecimientos.</w:t>
      </w:r>
    </w:p>
    <w:p w14:paraId="247C9F34" w14:textId="258404C2" w:rsidR="007A700C" w:rsidRPr="00BD3055" w:rsidDel="00482888" w:rsidRDefault="00076F39">
      <w:pPr>
        <w:pStyle w:val="PrrAPA"/>
        <w:ind w:firstLine="0"/>
        <w:rPr>
          <w:del w:id="1726" w:author="JHONATAN MAURICIO VILLARREAL CORREDOR" w:date="2023-03-24T12:59:00Z"/>
        </w:rPr>
        <w:pPrChange w:id="1727" w:author="JHONATAN MAURICIO VILLARREAL CORREDOR" w:date="2023-03-24T12:59:00Z">
          <w:pPr>
            <w:pStyle w:val="PrrAPA"/>
          </w:pPr>
        </w:pPrChange>
      </w:pPr>
      <w:ins w:id="1728" w:author="Camilo Andrés Díaz Gómez" w:date="2023-03-14T20:55:00Z">
        <w:del w:id="1729" w:author="JHONATAN MAURICIO VILLARREAL CORREDOR" w:date="2023-03-24T12:59:00Z">
          <w:r w:rsidRPr="00076F39" w:rsidDel="00482888">
            <w:rPr>
              <w:b/>
              <w:bCs/>
              <w:color w:val="FF0000"/>
              <w:rPrChange w:id="1730" w:author="Camilo Andrés Díaz Gómez" w:date="2023-03-14T20:55:00Z">
                <w:rPr/>
              </w:rPrChange>
            </w:rPr>
            <w:delText>CAMBIAR SENTIDO DE ORACIÖN</w:delText>
          </w:r>
          <w:r w:rsidRPr="00076F39" w:rsidDel="00482888">
            <w:rPr>
              <w:color w:val="FF0000"/>
              <w:rPrChange w:id="1731" w:author="Camilo Andrés Díaz Gómez" w:date="2023-03-14T20:55:00Z">
                <w:rPr/>
              </w:rPrChange>
            </w:rPr>
            <w:delText xml:space="preserve"> </w:delText>
          </w:r>
        </w:del>
      </w:ins>
      <w:del w:id="1732" w:author="JHONATAN MAURICIO VILLARREAL CORREDOR" w:date="2023-03-24T12:59:00Z">
        <w:r w:rsidR="007A700C" w:rsidRPr="00BD3055" w:rsidDel="00482888">
          <w:delText>Toda Información debe estar disponible en todo momento y estos tiene un valor justo</w:delText>
        </w:r>
      </w:del>
      <w:ins w:id="1733" w:author="Camilo Andrés Díaz Gómez" w:date="2023-03-14T20:50:00Z">
        <w:del w:id="1734" w:author="JHONATAN MAURICIO VILLARREAL CORREDOR" w:date="2023-03-24T12:59:00Z">
          <w:r w:rsidDel="00482888">
            <w:delText>,</w:delText>
          </w:r>
        </w:del>
      </w:ins>
      <w:del w:id="1735" w:author="JHONATAN MAURICIO VILLARREAL CORREDOR" w:date="2023-03-24T12:59:00Z">
        <w:r w:rsidR="007A700C" w:rsidRPr="00BD3055" w:rsidDel="00482888">
          <w:delText xml:space="preserve"> en el cual</w:delText>
        </w:r>
      </w:del>
      <w:ins w:id="1736" w:author="Camilo Andrés Díaz Gómez" w:date="2023-03-14T20:50:00Z">
        <w:del w:id="1737" w:author="JHONATAN MAURICIO VILLARREAL CORREDOR" w:date="2023-03-24T12:59:00Z">
          <w:r w:rsidDel="00482888">
            <w:delText>,</w:delText>
          </w:r>
        </w:del>
      </w:ins>
      <w:del w:id="1738" w:author="JHONATAN MAURICIO VILLARREAL CORREDOR" w:date="2023-03-24T12:59:00Z">
        <w:r w:rsidR="007A700C" w:rsidRPr="00BD3055" w:rsidDel="00482888">
          <w:delText xml:space="preserve"> los datos deben tener privilegios para poder distribuirlos y reutilizarlos.</w:delText>
        </w:r>
      </w:del>
      <w:customXmlDelRangeStart w:id="1739" w:author="JHONATAN MAURICIO VILLARREAL CORREDOR" w:date="2023-03-24T12:59:00Z"/>
      <w:sdt>
        <w:sdtPr>
          <w:id w:val="1112558567"/>
          <w:citation/>
        </w:sdtPr>
        <w:sdtContent>
          <w:customXmlDelRangeEnd w:id="1739"/>
          <w:del w:id="1740" w:author="JHONATAN MAURICIO VILLARREAL CORREDOR" w:date="2023-03-24T12:59:00Z">
            <w:r w:rsidR="007A700C" w:rsidRPr="00BD3055" w:rsidDel="00482888">
              <w:fldChar w:fldCharType="begin"/>
            </w:r>
            <w:r w:rsidR="007A700C" w:rsidRPr="00BD3055" w:rsidDel="00482888">
              <w:delInstrText xml:space="preserve"> CITATION Lou11 \l 9226 </w:delInstrText>
            </w:r>
            <w:r w:rsidR="007A700C" w:rsidRPr="00BD3055" w:rsidDel="00482888">
              <w:fldChar w:fldCharType="separate"/>
            </w:r>
            <w:r w:rsidR="007A700C" w:rsidRPr="00BD3055" w:rsidDel="00482888">
              <w:rPr>
                <w:noProof/>
              </w:rPr>
              <w:delText xml:space="preserve"> (Loukides, 2011)</w:delText>
            </w:r>
            <w:r w:rsidR="007A700C" w:rsidRPr="00BD3055" w:rsidDel="00482888">
              <w:fldChar w:fldCharType="end"/>
            </w:r>
          </w:del>
          <w:customXmlDelRangeStart w:id="1741" w:author="JHONATAN MAURICIO VILLARREAL CORREDOR" w:date="2023-03-24T12:59:00Z"/>
        </w:sdtContent>
      </w:sdt>
      <w:customXmlDelRangeEnd w:id="1741"/>
      <w:ins w:id="1742" w:author="Camilo Andrés Díaz Gómez" w:date="2023-03-14T20:19:00Z">
        <w:del w:id="1743" w:author="JHONATAN MAURICIO VILLARREAL CORREDOR" w:date="2023-03-24T12:59:00Z">
          <w:r w:rsidR="00952EC4" w:rsidDel="00482888">
            <w:delText>.</w:delText>
          </w:r>
        </w:del>
      </w:ins>
    </w:p>
    <w:p w14:paraId="18F44239" w14:textId="77777777" w:rsidR="007A700C" w:rsidRPr="00BD3055" w:rsidRDefault="007A700C">
      <w:pPr>
        <w:pStyle w:val="PrrAPA"/>
        <w:ind w:firstLine="720"/>
        <w:pPrChange w:id="1744" w:author="JHONATAN MAURICIO VILLARREAL CORREDOR" w:date="2023-03-24T12:59:00Z">
          <w:pPr>
            <w:pStyle w:val="PrrAPA"/>
            <w:ind w:firstLine="0"/>
          </w:pPr>
        </w:pPrChange>
      </w:pPr>
    </w:p>
    <w:p w14:paraId="4A0DAB0C" w14:textId="330E091C" w:rsidR="007A700C" w:rsidDel="00076F39" w:rsidRDefault="007A700C">
      <w:pPr>
        <w:rPr>
          <w:del w:id="1745" w:author="Camilo Andrés Díaz Gómez" w:date="2023-03-14T20:49:00Z"/>
          <w:rFonts w:cs="Times New Roman"/>
          <w:b/>
          <w:bCs/>
          <w:i/>
          <w:iCs/>
          <w:color w:val="FF0000"/>
        </w:rPr>
      </w:pPr>
      <w:del w:id="1746" w:author="Camilo Andrés Díaz Gómez" w:date="2023-03-14T20:49:00Z">
        <w:r w:rsidRPr="00A83442" w:rsidDel="00076F39">
          <w:rPr>
            <w:rFonts w:cs="Times New Roman"/>
            <w:b/>
            <w:bCs/>
            <w:i/>
            <w:iCs/>
            <w:color w:val="FF0000"/>
            <w:rPrChange w:id="1747" w:author="Camilo Andrés Díaz Gómez" w:date="2023-03-14T20:44:00Z">
              <w:rPr>
                <w:rFonts w:cs="Times New Roman"/>
                <w:b/>
                <w:bCs/>
                <w:i/>
                <w:iCs/>
              </w:rPr>
            </w:rPrChange>
          </w:rPr>
          <w:delText xml:space="preserve">Datos Abiertos </w:delText>
        </w:r>
      </w:del>
    </w:p>
    <w:p w14:paraId="3C804EEA" w14:textId="2DBC158C" w:rsidR="00076F39" w:rsidRDefault="00076F39" w:rsidP="00EE67FE">
      <w:pPr>
        <w:rPr>
          <w:ins w:id="1748" w:author="Camilo Andrés Díaz Gómez" w:date="2023-03-14T20:55:00Z"/>
          <w:rFonts w:cs="Times New Roman"/>
          <w:b/>
          <w:bCs/>
          <w:i/>
          <w:iCs/>
          <w:color w:val="FF0000"/>
        </w:rPr>
      </w:pPr>
      <w:ins w:id="1749" w:author="Camilo Andrés Díaz Gómez" w:date="2023-03-14T20:55:00Z">
        <w:r>
          <w:rPr>
            <w:rFonts w:cs="Times New Roman"/>
            <w:b/>
            <w:bCs/>
            <w:i/>
            <w:iCs/>
            <w:color w:val="FF0000"/>
          </w:rPr>
          <w:tab/>
        </w:r>
      </w:ins>
    </w:p>
    <w:p w14:paraId="4C573196" w14:textId="1B3A0784" w:rsidR="00482888" w:rsidRDefault="00076F39" w:rsidP="00482888">
      <w:pPr>
        <w:pStyle w:val="Ttulo5"/>
        <w:rPr>
          <w:ins w:id="1750" w:author="JHONATAN MAURICIO VILLARREAL CORREDOR" w:date="2023-03-24T12:59:00Z"/>
          <w:b/>
          <w:bCs/>
          <w:i/>
          <w:iCs/>
          <w:color w:val="auto"/>
        </w:rPr>
      </w:pPr>
      <w:ins w:id="1751" w:author="Camilo Andrés Díaz Gómez" w:date="2023-03-14T20:56:00Z">
        <w:r w:rsidRPr="00076F39">
          <w:rPr>
            <w:b/>
            <w:bCs/>
            <w:i/>
            <w:iCs/>
            <w:color w:val="auto"/>
          </w:rPr>
          <w:t>Tipos</w:t>
        </w:r>
      </w:ins>
      <w:ins w:id="1752" w:author="Camilo Andrés Díaz Gómez" w:date="2023-03-14T20:55:00Z">
        <w:r w:rsidRPr="00076F39">
          <w:rPr>
            <w:b/>
            <w:bCs/>
            <w:i/>
            <w:iCs/>
            <w:color w:val="auto"/>
            <w:rPrChange w:id="1753" w:author="Camilo Andrés Díaz Gómez" w:date="2023-03-14T20:55:00Z">
              <w:rPr/>
            </w:rPrChange>
          </w:rPr>
          <w:t xml:space="preserve"> de datos</w:t>
        </w:r>
      </w:ins>
    </w:p>
    <w:p w14:paraId="1C3F05AF" w14:textId="77777777" w:rsidR="00482888" w:rsidRPr="00482888" w:rsidRDefault="00482888">
      <w:pPr>
        <w:rPr>
          <w:ins w:id="1754" w:author="Camilo Andrés Díaz Gómez" w:date="2023-03-14T20:55:00Z"/>
        </w:rPr>
        <w:pPrChange w:id="1755" w:author="JHONATAN MAURICIO VILLARREAL CORREDOR" w:date="2023-03-24T12:59:00Z">
          <w:pPr>
            <w:pStyle w:val="Ttulo4"/>
          </w:pPr>
        </w:pPrChange>
      </w:pPr>
    </w:p>
    <w:p w14:paraId="73899681" w14:textId="4C0B97F4" w:rsidR="007A700C" w:rsidRPr="00DA0116" w:rsidDel="00482888" w:rsidRDefault="00076F39" w:rsidP="00EE67FE">
      <w:pPr>
        <w:rPr>
          <w:del w:id="1756" w:author="Camilo Andrés Díaz Gómez" w:date="2023-03-14T20:49:00Z"/>
          <w:rFonts w:cs="Times New Roman"/>
          <w:color w:val="ED7D31" w:themeColor="accent2"/>
          <w:szCs w:val="24"/>
          <w:rPrChange w:id="1757" w:author="JHONATAN MAURICIO VILLARREAL CORREDOR" w:date="2023-03-24T13:10:00Z">
            <w:rPr>
              <w:del w:id="1758" w:author="Camilo Andrés Díaz Gómez" w:date="2023-03-14T20:49:00Z"/>
              <w:rFonts w:cs="Times New Roman"/>
              <w:szCs w:val="24"/>
            </w:rPr>
          </w:rPrChange>
        </w:rPr>
      </w:pPr>
      <w:ins w:id="1759" w:author="Camilo Andrés Díaz Gómez" w:date="2023-03-14T20:56:00Z">
        <w:del w:id="1760" w:author="JHONATAN MAURICIO VILLARREAL CORREDOR" w:date="2023-03-24T12:59:00Z">
          <w:r w:rsidRPr="00DA0116" w:rsidDel="00482888">
            <w:rPr>
              <w:rFonts w:cs="Times New Roman"/>
              <w:b/>
              <w:bCs/>
              <w:color w:val="ED7D31" w:themeColor="accent2"/>
              <w:szCs w:val="24"/>
              <w:rPrChange w:id="1761" w:author="JHONATAN MAURICIO VILLARREAL CORREDOR" w:date="2023-03-24T13:10:00Z">
                <w:rPr>
                  <w:rFonts w:cs="Times New Roman"/>
                  <w:color w:val="FF0000"/>
                  <w:szCs w:val="24"/>
                </w:rPr>
              </w:rPrChange>
            </w:rPr>
            <w:tab/>
          </w:r>
        </w:del>
      </w:ins>
      <w:ins w:id="1762" w:author="JHONATAN MAURICIO VILLARREAL CORREDOR" w:date="2023-03-24T12:59:00Z">
        <w:r w:rsidR="00482888" w:rsidRPr="00DA0116">
          <w:rPr>
            <w:rFonts w:cs="Times New Roman"/>
            <w:color w:val="ED7D31" w:themeColor="accent2"/>
            <w:szCs w:val="24"/>
            <w:rPrChange w:id="1763" w:author="JHONATAN MAURICIO VILLARREAL CORREDOR" w:date="2023-03-24T13:10:00Z">
              <w:rPr>
                <w:rFonts w:cs="Times New Roman"/>
                <w:szCs w:val="24"/>
              </w:rPr>
            </w:rPrChange>
          </w:rPr>
          <w:t>Los tipos de datos son una forma de clasificar diferentes valores que se pueden almacenar y manipular en un programa de computadora. La mayoría de los lenguajes de programación proporcionan varios tipos de datos predefinidos, como números enteros, decimales, caracteres y valores booleanos. Cada tipo de datos tiene un conjunto específico de valores que puede aceptar y representar de una manera específica en la memoria de la computadora. Elegir el tipo de datos correcto es muy importante para garantizar que las operaciones realizadas en el programa sean precisas y eficientes.</w:t>
        </w:r>
      </w:ins>
      <w:ins w:id="1764" w:author="Camilo Andrés Díaz Gómez" w:date="2023-03-14T20:56:00Z">
        <w:del w:id="1765" w:author="JHONATAN MAURICIO VILLARREAL CORREDOR" w:date="2023-03-24T12:59:00Z">
          <w:r w:rsidRPr="00DA0116" w:rsidDel="00482888">
            <w:rPr>
              <w:rFonts w:cs="Times New Roman"/>
              <w:b/>
              <w:bCs/>
              <w:color w:val="ED7D31" w:themeColor="accent2"/>
              <w:szCs w:val="24"/>
              <w:rPrChange w:id="1766" w:author="JHONATAN MAURICIO VILLARREAL CORREDOR" w:date="2023-03-24T13:10:00Z">
                <w:rPr>
                  <w:rFonts w:cs="Times New Roman"/>
                  <w:color w:val="FF0000"/>
                  <w:szCs w:val="24"/>
                </w:rPr>
              </w:rPrChange>
            </w:rPr>
            <w:delText>HACER INTRODUICCION A TIPOS DE DATOS</w:delText>
          </w:r>
        </w:del>
      </w:ins>
      <w:del w:id="1767" w:author="Camilo Andrés Díaz Gómez" w:date="2023-03-14T20:49:00Z">
        <w:r w:rsidR="007A700C" w:rsidRPr="00DA0116" w:rsidDel="00076F39">
          <w:rPr>
            <w:rFonts w:cs="Times New Roman"/>
            <w:b/>
            <w:bCs/>
            <w:color w:val="ED7D31" w:themeColor="accent2"/>
            <w:szCs w:val="24"/>
            <w:rPrChange w:id="1768" w:author="JHONATAN MAURICIO VILLARREAL CORREDOR" w:date="2023-03-24T13:10:00Z">
              <w:rPr>
                <w:rFonts w:cs="Times New Roman"/>
                <w:szCs w:val="24"/>
              </w:rPr>
            </w:rPrChange>
          </w:rPr>
          <w:delText>Los datos abiertos son datos o información que se pueden utilizar, publicar y reutilizar tantas veces como quiera sin ninguna repercusión, pero los datos no pueden ser modificados</w:delText>
        </w:r>
      </w:del>
      <w:customXmlDelRangeStart w:id="1769" w:author="Camilo Andrés Díaz Gómez" w:date="2023-03-14T20:49:00Z"/>
      <w:sdt>
        <w:sdtPr>
          <w:rPr>
            <w:rFonts w:cs="Times New Roman"/>
            <w:b/>
            <w:bCs/>
            <w:color w:val="ED7D31" w:themeColor="accent2"/>
            <w:szCs w:val="24"/>
            <w:rPrChange w:id="1770" w:author="JHONATAN MAURICIO VILLARREAL CORREDOR" w:date="2023-03-24T13:10:00Z">
              <w:rPr>
                <w:rFonts w:cs="Times New Roman"/>
                <w:b/>
                <w:bCs/>
                <w:color w:val="FF0000"/>
                <w:szCs w:val="24"/>
              </w:rPr>
            </w:rPrChange>
          </w:rPr>
          <w:id w:val="548422296"/>
          <w:citation/>
        </w:sdtPr>
        <w:sdtContent>
          <w:customXmlDelRangeEnd w:id="1769"/>
          <w:del w:id="1771" w:author="Camilo Andrés Díaz Gómez" w:date="2023-03-14T20:49:00Z">
            <w:r w:rsidR="007A700C" w:rsidRPr="00DA0116" w:rsidDel="00076F39">
              <w:rPr>
                <w:rFonts w:cs="Times New Roman"/>
                <w:b/>
                <w:bCs/>
                <w:color w:val="ED7D31" w:themeColor="accent2"/>
                <w:szCs w:val="24"/>
                <w:rPrChange w:id="1772" w:author="JHONATAN MAURICIO VILLARREAL CORREDOR" w:date="2023-03-24T13:10:00Z">
                  <w:rPr>
                    <w:rFonts w:cs="Times New Roman"/>
                    <w:szCs w:val="24"/>
                  </w:rPr>
                </w:rPrChange>
              </w:rPr>
              <w:fldChar w:fldCharType="begin"/>
            </w:r>
            <w:r w:rsidR="007A700C" w:rsidRPr="00DA0116" w:rsidDel="00076F39">
              <w:rPr>
                <w:rFonts w:cs="Times New Roman"/>
                <w:b/>
                <w:bCs/>
                <w:color w:val="ED7D31" w:themeColor="accent2"/>
                <w:szCs w:val="24"/>
                <w:rPrChange w:id="1773" w:author="JHONATAN MAURICIO VILLARREAL CORREDOR" w:date="2023-03-24T13:10:00Z">
                  <w:rPr>
                    <w:rFonts w:cs="Times New Roman"/>
                    <w:szCs w:val="24"/>
                  </w:rPr>
                </w:rPrChange>
              </w:rPr>
              <w:delInstrText xml:space="preserve"> CITATION Her13 \l 9226 </w:delInstrText>
            </w:r>
            <w:r w:rsidR="007A700C" w:rsidRPr="00DA0116" w:rsidDel="00076F39">
              <w:rPr>
                <w:rFonts w:cs="Times New Roman"/>
                <w:b/>
                <w:bCs/>
                <w:color w:val="ED7D31" w:themeColor="accent2"/>
                <w:szCs w:val="24"/>
                <w:rPrChange w:id="1774" w:author="JHONATAN MAURICIO VILLARREAL CORREDOR" w:date="2023-03-24T13:10:00Z">
                  <w:rPr>
                    <w:rFonts w:cs="Times New Roman"/>
                    <w:szCs w:val="24"/>
                  </w:rPr>
                </w:rPrChange>
              </w:rPr>
              <w:fldChar w:fldCharType="separate"/>
            </w:r>
            <w:r w:rsidR="007A700C" w:rsidRPr="00DA0116" w:rsidDel="00076F39">
              <w:rPr>
                <w:rFonts w:cs="Times New Roman"/>
                <w:b/>
                <w:bCs/>
                <w:noProof/>
                <w:color w:val="ED7D31" w:themeColor="accent2"/>
                <w:szCs w:val="24"/>
                <w:rPrChange w:id="1775" w:author="JHONATAN MAURICIO VILLARREAL CORREDOR" w:date="2023-03-24T13:10:00Z">
                  <w:rPr>
                    <w:rFonts w:cs="Times New Roman"/>
                    <w:noProof/>
                    <w:szCs w:val="24"/>
                  </w:rPr>
                </w:rPrChange>
              </w:rPr>
              <w:delText xml:space="preserve"> (Hernandez Perez, 2013)</w:delText>
            </w:r>
            <w:r w:rsidR="007A700C" w:rsidRPr="00DA0116" w:rsidDel="00076F39">
              <w:rPr>
                <w:rFonts w:cs="Times New Roman"/>
                <w:b/>
                <w:bCs/>
                <w:color w:val="ED7D31" w:themeColor="accent2"/>
                <w:szCs w:val="24"/>
                <w:rPrChange w:id="1776" w:author="JHONATAN MAURICIO VILLARREAL CORREDOR" w:date="2023-03-24T13:10:00Z">
                  <w:rPr>
                    <w:rFonts w:cs="Times New Roman"/>
                    <w:szCs w:val="24"/>
                  </w:rPr>
                </w:rPrChange>
              </w:rPr>
              <w:fldChar w:fldCharType="end"/>
            </w:r>
          </w:del>
          <w:customXmlDelRangeStart w:id="1777" w:author="Camilo Andrés Díaz Gómez" w:date="2023-03-14T20:49:00Z"/>
        </w:sdtContent>
      </w:sdt>
      <w:customXmlDelRangeEnd w:id="1777"/>
      <w:del w:id="1778" w:author="Camilo Andrés Díaz Gómez" w:date="2023-03-14T20:49:00Z">
        <w:r w:rsidR="007A700C" w:rsidRPr="00DA0116" w:rsidDel="00076F39">
          <w:rPr>
            <w:rFonts w:cs="Times New Roman"/>
            <w:b/>
            <w:bCs/>
            <w:color w:val="ED7D31" w:themeColor="accent2"/>
            <w:szCs w:val="24"/>
            <w:rPrChange w:id="1779" w:author="JHONATAN MAURICIO VILLARREAL CORREDOR" w:date="2023-03-24T13:10:00Z">
              <w:rPr>
                <w:rFonts w:cs="Times New Roman"/>
                <w:szCs w:val="24"/>
              </w:rPr>
            </w:rPrChange>
          </w:rPr>
          <w:delText>.</w:delText>
        </w:r>
      </w:del>
    </w:p>
    <w:p w14:paraId="73D143AE" w14:textId="77777777" w:rsidR="00482888" w:rsidRPr="00076F39" w:rsidRDefault="00482888">
      <w:pPr>
        <w:pStyle w:val="PrrAPA"/>
        <w:ind w:firstLine="720"/>
        <w:rPr>
          <w:ins w:id="1780" w:author="JHONATAN MAURICIO VILLARREAL CORREDOR" w:date="2023-03-24T12:59:00Z"/>
          <w:b/>
          <w:bCs/>
          <w:color w:val="FF0000"/>
          <w:rPrChange w:id="1781" w:author="Camilo Andrés Díaz Gómez" w:date="2023-03-14T20:56:00Z">
            <w:rPr>
              <w:ins w:id="1782" w:author="JHONATAN MAURICIO VILLARREAL CORREDOR" w:date="2023-03-24T12:59:00Z"/>
            </w:rPr>
          </w:rPrChange>
        </w:rPr>
        <w:pPrChange w:id="1783" w:author="Camilo Andrés Díaz Gómez" w:date="2023-03-17T00:48:00Z">
          <w:pPr>
            <w:pStyle w:val="PrrAPA"/>
          </w:pPr>
        </w:pPrChange>
      </w:pPr>
    </w:p>
    <w:p w14:paraId="437E54E0" w14:textId="4DFF9631" w:rsidR="007A700C" w:rsidRPr="00076F39" w:rsidDel="00076F39" w:rsidRDefault="007A700C">
      <w:pPr>
        <w:rPr>
          <w:del w:id="1784" w:author="Camilo Andrés Díaz Gómez" w:date="2023-03-14T20:49:00Z"/>
          <w:rFonts w:cs="Times New Roman"/>
          <w:b/>
          <w:bCs/>
          <w:i/>
          <w:iCs/>
          <w:color w:val="FF0000"/>
          <w:rPrChange w:id="1785" w:author="Camilo Andrés Díaz Gómez" w:date="2023-03-14T20:56:00Z">
            <w:rPr>
              <w:del w:id="1786" w:author="Camilo Andrés Díaz Gómez" w:date="2023-03-14T20:49:00Z"/>
              <w:rFonts w:cs="Times New Roman"/>
              <w:b/>
              <w:bCs/>
              <w:i/>
              <w:iCs/>
            </w:rPr>
          </w:rPrChange>
        </w:rPr>
      </w:pPr>
    </w:p>
    <w:p w14:paraId="270389D1" w14:textId="107079AE" w:rsidR="007A700C" w:rsidRPr="00076F39" w:rsidDel="00076F39" w:rsidRDefault="007A700C">
      <w:pPr>
        <w:rPr>
          <w:del w:id="1787" w:author="Camilo Andrés Díaz Gómez" w:date="2023-03-14T20:49:00Z"/>
          <w:rFonts w:cs="Times New Roman"/>
          <w:b/>
          <w:bCs/>
          <w:i/>
          <w:iCs/>
          <w:color w:val="FF0000"/>
          <w:rPrChange w:id="1788" w:author="Camilo Andrés Díaz Gómez" w:date="2023-03-14T20:56:00Z">
            <w:rPr>
              <w:del w:id="1789" w:author="Camilo Andrés Díaz Gómez" w:date="2023-03-14T20:49:00Z"/>
              <w:rFonts w:cs="Times New Roman"/>
              <w:b/>
              <w:bCs/>
              <w:i/>
              <w:iCs/>
            </w:rPr>
          </w:rPrChange>
        </w:rPr>
      </w:pPr>
      <w:del w:id="1790" w:author="Camilo Andrés Díaz Gómez" w:date="2023-03-14T20:49:00Z">
        <w:r w:rsidRPr="00076F39" w:rsidDel="00076F39">
          <w:rPr>
            <w:rFonts w:cs="Times New Roman"/>
            <w:b/>
            <w:bCs/>
            <w:i/>
            <w:iCs/>
            <w:color w:val="FF0000"/>
            <w:rPrChange w:id="1791" w:author="Camilo Andrés Díaz Gómez" w:date="2023-03-14T20:56:00Z">
              <w:rPr>
                <w:rFonts w:cs="Times New Roman"/>
                <w:b/>
                <w:bCs/>
                <w:i/>
                <w:iCs/>
              </w:rPr>
            </w:rPrChange>
          </w:rPr>
          <w:delText xml:space="preserve">Fuente </w:delText>
        </w:r>
      </w:del>
      <w:del w:id="1792" w:author="Camilo Andrés Díaz Gómez" w:date="2023-03-14T20:46:00Z">
        <w:r w:rsidRPr="00076F39" w:rsidDel="00A83442">
          <w:rPr>
            <w:rFonts w:cs="Times New Roman"/>
            <w:b/>
            <w:bCs/>
            <w:i/>
            <w:iCs/>
            <w:color w:val="FF0000"/>
            <w:rPrChange w:id="1793" w:author="Camilo Andrés Díaz Gómez" w:date="2023-03-14T20:56:00Z">
              <w:rPr>
                <w:rFonts w:cs="Times New Roman"/>
                <w:b/>
                <w:bCs/>
                <w:i/>
                <w:iCs/>
              </w:rPr>
            </w:rPrChange>
          </w:rPr>
          <w:delText>D</w:delText>
        </w:r>
      </w:del>
      <w:del w:id="1794" w:author="Camilo Andrés Díaz Gómez" w:date="2023-03-14T20:49:00Z">
        <w:r w:rsidRPr="00076F39" w:rsidDel="00076F39">
          <w:rPr>
            <w:rFonts w:cs="Times New Roman"/>
            <w:b/>
            <w:bCs/>
            <w:i/>
            <w:iCs/>
            <w:color w:val="FF0000"/>
            <w:rPrChange w:id="1795" w:author="Camilo Andrés Díaz Gómez" w:date="2023-03-14T20:56:00Z">
              <w:rPr>
                <w:rFonts w:cs="Times New Roman"/>
                <w:b/>
                <w:bCs/>
                <w:i/>
                <w:iCs/>
              </w:rPr>
            </w:rPrChange>
          </w:rPr>
          <w:delText xml:space="preserve">e Datos </w:delText>
        </w:r>
      </w:del>
    </w:p>
    <w:p w14:paraId="27796650" w14:textId="70137C97" w:rsidR="007A700C" w:rsidRPr="00076F39" w:rsidDel="00076F39" w:rsidRDefault="007A700C">
      <w:pPr>
        <w:pStyle w:val="PrrAPA"/>
        <w:ind w:firstLine="720"/>
        <w:rPr>
          <w:del w:id="1796" w:author="Camilo Andrés Díaz Gómez" w:date="2023-03-14T20:49:00Z"/>
          <w:b/>
          <w:bCs/>
          <w:color w:val="FF0000"/>
          <w:rPrChange w:id="1797" w:author="Camilo Andrés Díaz Gómez" w:date="2023-03-14T20:56:00Z">
            <w:rPr>
              <w:del w:id="1798" w:author="Camilo Andrés Díaz Gómez" w:date="2023-03-14T20:49:00Z"/>
            </w:rPr>
          </w:rPrChange>
        </w:rPr>
        <w:pPrChange w:id="1799" w:author="Camilo Andrés Díaz Gómez" w:date="2023-03-17T00:48:00Z">
          <w:pPr>
            <w:pStyle w:val="PrrAPA"/>
          </w:pPr>
        </w:pPrChange>
      </w:pPr>
      <w:del w:id="1800" w:author="Camilo Andrés Díaz Gómez" w:date="2023-03-14T20:49:00Z">
        <w:r w:rsidRPr="00076F39" w:rsidDel="00076F39">
          <w:rPr>
            <w:b/>
            <w:bCs/>
            <w:color w:val="FF0000"/>
            <w:rPrChange w:id="1801" w:author="Camilo Andrés Díaz Gómez" w:date="2023-03-14T20:56:00Z">
              <w:rPr/>
            </w:rPrChange>
          </w:rPr>
          <w:delText>La fuente de datos son conjuntos de información con sus respectivos datos recolectados para su respectivo análisis en la cual son fuentes de información para nivel informático y analítico</w:delText>
        </w:r>
      </w:del>
      <w:customXmlDelRangeStart w:id="1802" w:author="Camilo Andrés Díaz Gómez" w:date="2023-03-14T20:49:00Z"/>
      <w:sdt>
        <w:sdtPr>
          <w:rPr>
            <w:b/>
            <w:bCs/>
            <w:color w:val="FF0000"/>
          </w:rPr>
          <w:id w:val="1966473776"/>
          <w:citation/>
        </w:sdtPr>
        <w:sdtContent>
          <w:customXmlDelRangeEnd w:id="1802"/>
          <w:del w:id="1803" w:author="Camilo Andrés Díaz Gómez" w:date="2023-03-14T20:49:00Z">
            <w:r w:rsidRPr="00076F39" w:rsidDel="00076F39">
              <w:rPr>
                <w:b/>
                <w:bCs/>
                <w:color w:val="FF0000"/>
                <w:rPrChange w:id="1804" w:author="Camilo Andrés Díaz Gómez" w:date="2023-03-14T20:56:00Z">
                  <w:rPr/>
                </w:rPrChange>
              </w:rPr>
              <w:fldChar w:fldCharType="begin"/>
            </w:r>
            <w:r w:rsidRPr="00076F39" w:rsidDel="00076F39">
              <w:rPr>
                <w:b/>
                <w:bCs/>
                <w:color w:val="FF0000"/>
                <w:rPrChange w:id="1805" w:author="Camilo Andrés Díaz Gómez" w:date="2023-03-14T20:56:00Z">
                  <w:rPr/>
                </w:rPrChange>
              </w:rPr>
              <w:delInstrText xml:space="preserve"> CITATION Dia02 \l 9226 </w:delInstrText>
            </w:r>
            <w:r w:rsidRPr="00076F39" w:rsidDel="00076F39">
              <w:rPr>
                <w:b/>
                <w:bCs/>
                <w:color w:val="FF0000"/>
                <w:rPrChange w:id="1806" w:author="Camilo Andrés Díaz Gómez" w:date="2023-03-14T20:56:00Z">
                  <w:rPr/>
                </w:rPrChange>
              </w:rPr>
              <w:fldChar w:fldCharType="separate"/>
            </w:r>
            <w:r w:rsidRPr="00076F39" w:rsidDel="00076F39">
              <w:rPr>
                <w:b/>
                <w:bCs/>
                <w:noProof/>
                <w:color w:val="FF0000"/>
                <w:rPrChange w:id="1807" w:author="Camilo Andrés Díaz Gómez" w:date="2023-03-14T20:56:00Z">
                  <w:rPr>
                    <w:noProof/>
                  </w:rPr>
                </w:rPrChange>
              </w:rPr>
              <w:delText xml:space="preserve"> (Diaz, Escriba, &amp; Murgui, 2002)</w:delText>
            </w:r>
            <w:r w:rsidRPr="00076F39" w:rsidDel="00076F39">
              <w:rPr>
                <w:b/>
                <w:bCs/>
                <w:color w:val="FF0000"/>
                <w:rPrChange w:id="1808" w:author="Camilo Andrés Díaz Gómez" w:date="2023-03-14T20:56:00Z">
                  <w:rPr/>
                </w:rPrChange>
              </w:rPr>
              <w:fldChar w:fldCharType="end"/>
            </w:r>
          </w:del>
          <w:customXmlDelRangeStart w:id="1809" w:author="Camilo Andrés Díaz Gómez" w:date="2023-03-14T20:49:00Z"/>
        </w:sdtContent>
      </w:sdt>
      <w:customXmlDelRangeEnd w:id="1809"/>
      <w:del w:id="1810" w:author="Camilo Andrés Díaz Gómez" w:date="2023-03-14T20:49:00Z">
        <w:r w:rsidRPr="00076F39" w:rsidDel="00076F39">
          <w:rPr>
            <w:b/>
            <w:bCs/>
            <w:color w:val="FF0000"/>
            <w:rPrChange w:id="1811" w:author="Camilo Andrés Díaz Gómez" w:date="2023-03-14T20:56:00Z">
              <w:rPr/>
            </w:rPrChange>
          </w:rPr>
          <w:delText>.</w:delText>
        </w:r>
      </w:del>
    </w:p>
    <w:p w14:paraId="054BC09C" w14:textId="112BD8B0" w:rsidR="007A700C" w:rsidRPr="00076F39" w:rsidRDefault="007A700C" w:rsidP="00EE67FE">
      <w:pPr>
        <w:rPr>
          <w:rFonts w:cs="Times New Roman"/>
          <w:b/>
          <w:bCs/>
          <w:i/>
          <w:iCs/>
          <w:color w:val="FF0000"/>
          <w:rPrChange w:id="1812" w:author="Camilo Andrés Díaz Gómez" w:date="2023-03-14T20:56:00Z">
            <w:rPr>
              <w:rFonts w:cs="Times New Roman"/>
              <w:b/>
              <w:bCs/>
              <w:i/>
              <w:iCs/>
            </w:rPr>
          </w:rPrChange>
        </w:rPr>
      </w:pPr>
    </w:p>
    <w:p w14:paraId="5A248378" w14:textId="5614164D" w:rsidR="007A700C" w:rsidRPr="00076F39" w:rsidRDefault="007A700C">
      <w:pPr>
        <w:pStyle w:val="Ttulo6"/>
        <w:ind w:left="708"/>
        <w:rPr>
          <w:b/>
          <w:bCs/>
          <w:rPrChange w:id="1813" w:author="Camilo Andrés Díaz Gómez" w:date="2023-03-14T20:56:00Z">
            <w:rPr/>
          </w:rPrChange>
        </w:rPr>
        <w:pPrChange w:id="1814" w:author="Camilo Andrés Díaz Gómez" w:date="2023-03-17T00:48:00Z">
          <w:pPr/>
        </w:pPrChange>
      </w:pPr>
      <w:r w:rsidRPr="00076F39">
        <w:rPr>
          <w:b/>
          <w:bCs/>
          <w:color w:val="auto"/>
          <w:rPrChange w:id="1815" w:author="Camilo Andrés Díaz Gómez" w:date="2023-03-14T20:56:00Z">
            <w:rPr/>
          </w:rPrChange>
        </w:rPr>
        <w:t xml:space="preserve">Estructurados </w:t>
      </w:r>
    </w:p>
    <w:p w14:paraId="62AEAF06" w14:textId="6E4D6A62" w:rsidR="007A700C" w:rsidRPr="00076F39" w:rsidRDefault="007A700C">
      <w:pPr>
        <w:pStyle w:val="PrrAPA"/>
        <w:ind w:left="708" w:firstLine="720"/>
        <w:pPrChange w:id="1816" w:author="Camilo Andrés Díaz Gómez" w:date="2023-03-17T00:48:00Z">
          <w:pPr>
            <w:pStyle w:val="PrrAPA"/>
          </w:pPr>
        </w:pPrChange>
      </w:pPr>
      <w:r w:rsidRPr="00076F39">
        <w:t xml:space="preserve">Son la mayoría de los datos que se pueden encontrar almacenados en una base de </w:t>
      </w:r>
      <w:del w:id="1817" w:author="Camilo Andrés Díaz Gómez" w:date="2023-03-14T20:56:00Z">
        <w:r w:rsidRPr="00076F39" w:rsidDel="00076F39">
          <w:delText>datos;  se</w:delText>
        </w:r>
      </w:del>
      <w:ins w:id="1818" w:author="Camilo Andrés Díaz Gómez" w:date="2023-03-14T20:56:00Z">
        <w:r w:rsidR="00076F39" w:rsidRPr="00076F39">
          <w:t>datos; se</w:t>
        </w:r>
      </w:ins>
      <w:r w:rsidRPr="00076F39">
        <w:t xml:space="preserve"> muestran en fila y columnas, tienen definido su longitud en el formato que se encuentran los respectivos datos</w:t>
      </w:r>
      <w:sdt>
        <w:sdtPr>
          <w:id w:val="-1132245922"/>
          <w:citation/>
        </w:sdtPr>
        <w:sdtContent>
          <w:r w:rsidRPr="00076F39">
            <w:fldChar w:fldCharType="begin"/>
          </w:r>
          <w:r w:rsidRPr="00076F39">
            <w:instrText xml:space="preserve"> CITATION Her08 \l 9226 </w:instrText>
          </w:r>
          <w:r w:rsidRPr="00076F39">
            <w:fldChar w:fldCharType="separate"/>
          </w:r>
          <w:r w:rsidRPr="00076F39">
            <w:rPr>
              <w:noProof/>
            </w:rPr>
            <w:t xml:space="preserve"> (Hernandez &amp; Rodriguez, 2008)</w:t>
          </w:r>
          <w:r w:rsidRPr="00076F39">
            <w:fldChar w:fldCharType="end"/>
          </w:r>
        </w:sdtContent>
      </w:sdt>
      <w:r w:rsidRPr="00076F39">
        <w:t>.</w:t>
      </w:r>
    </w:p>
    <w:p w14:paraId="37A68021" w14:textId="098E54F9" w:rsidR="007A700C" w:rsidRPr="00076F39" w:rsidRDefault="007A700C">
      <w:pPr>
        <w:pStyle w:val="PrrAPA"/>
        <w:ind w:left="708" w:firstLine="720"/>
        <w:pPrChange w:id="1819" w:author="Camilo Andrés Díaz Gómez" w:date="2023-03-17T00:48:00Z">
          <w:pPr>
            <w:pStyle w:val="PrrAPA"/>
          </w:pPr>
        </w:pPrChange>
      </w:pPr>
    </w:p>
    <w:p w14:paraId="345E85E9" w14:textId="746A3C9C" w:rsidR="007A700C" w:rsidRPr="00076F39" w:rsidRDefault="007A700C">
      <w:pPr>
        <w:pStyle w:val="Ttulo6"/>
        <w:ind w:left="708"/>
        <w:rPr>
          <w:b/>
          <w:bCs/>
          <w:rPrChange w:id="1820" w:author="Camilo Andrés Díaz Gómez" w:date="2023-03-14T20:56:00Z">
            <w:rPr/>
          </w:rPrChange>
        </w:rPr>
        <w:pPrChange w:id="1821" w:author="Camilo Andrés Díaz Gómez" w:date="2023-03-17T00:48:00Z">
          <w:pPr>
            <w:pStyle w:val="PrrAPA"/>
            <w:ind w:firstLine="0"/>
          </w:pPr>
        </w:pPrChange>
      </w:pPr>
      <w:r w:rsidRPr="00076F39">
        <w:rPr>
          <w:b/>
          <w:bCs/>
          <w:color w:val="auto"/>
          <w:rPrChange w:id="1822" w:author="Camilo Andrés Díaz Gómez" w:date="2023-03-14T20:56:00Z">
            <w:rPr/>
          </w:rPrChange>
        </w:rPr>
        <w:t xml:space="preserve">No Estructurados </w:t>
      </w:r>
    </w:p>
    <w:p w14:paraId="2BD6262A" w14:textId="6AAF849F" w:rsidR="007A700C" w:rsidRPr="00076F39" w:rsidRDefault="007A700C">
      <w:pPr>
        <w:pStyle w:val="PrrAPA"/>
        <w:ind w:left="708" w:firstLine="720"/>
        <w:pPrChange w:id="1823" w:author="Camilo Andrés Díaz Gómez" w:date="2023-03-17T00:48:00Z">
          <w:pPr>
            <w:pStyle w:val="PrrAPA"/>
          </w:pPr>
        </w:pPrChange>
      </w:pPr>
      <w:r w:rsidRPr="00076F39">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del w:id="1824" w:author="Camilo Andrés Díaz Gómez" w:date="2023-03-14T20:19:00Z">
        <w:r w:rsidRPr="00076F39" w:rsidDel="00952EC4">
          <w:delText>.</w:delText>
        </w:r>
      </w:del>
      <w:sdt>
        <w:sdtPr>
          <w:id w:val="2008546141"/>
          <w:citation/>
        </w:sdtPr>
        <w:sdtContent>
          <w:r w:rsidRPr="00076F39">
            <w:fldChar w:fldCharType="begin"/>
          </w:r>
          <w:r w:rsidRPr="00076F39">
            <w:instrText xml:space="preserve"> CITATION Has18 \l 9226 </w:instrText>
          </w:r>
          <w:r w:rsidRPr="00076F39">
            <w:fldChar w:fldCharType="separate"/>
          </w:r>
          <w:r w:rsidRPr="00076F39">
            <w:rPr>
              <w:noProof/>
            </w:rPr>
            <w:t xml:space="preserve"> (Hassan, Domingo-Ferrer, &amp; Soria-comas, 2018)</w:t>
          </w:r>
          <w:r w:rsidRPr="00076F39">
            <w:fldChar w:fldCharType="end"/>
          </w:r>
        </w:sdtContent>
      </w:sdt>
      <w:ins w:id="1825" w:author="Camilo Andrés Díaz Gómez" w:date="2023-03-14T20:19:00Z">
        <w:r w:rsidR="00952EC4" w:rsidRPr="00076F39">
          <w:t>.</w:t>
        </w:r>
      </w:ins>
    </w:p>
    <w:p w14:paraId="2AA42D1A" w14:textId="0FC0B7CE" w:rsidR="007A700C" w:rsidRPr="00076F39" w:rsidDel="00076F39" w:rsidRDefault="007A700C">
      <w:pPr>
        <w:pStyle w:val="PrrAPA"/>
        <w:ind w:left="708" w:firstLine="0"/>
        <w:rPr>
          <w:ins w:id="1826" w:author="Steff Guzmán" w:date="2023-03-13T19:47:00Z"/>
          <w:del w:id="1827" w:author="Camilo Andrés Díaz Gómez" w:date="2023-03-14T20:56:00Z"/>
          <w:b/>
          <w:bCs/>
          <w:i/>
          <w:iCs/>
        </w:rPr>
        <w:pPrChange w:id="1828" w:author="Camilo Andrés Díaz Gómez" w:date="2023-03-17T00:48:00Z">
          <w:pPr>
            <w:pStyle w:val="PrrAPA"/>
            <w:ind w:firstLine="0"/>
          </w:pPr>
        </w:pPrChange>
      </w:pPr>
    </w:p>
    <w:p w14:paraId="6F58195F" w14:textId="529C26C5" w:rsidR="00D00CDF" w:rsidRPr="00076F39" w:rsidRDefault="00D00CDF" w:rsidP="00EE67FE">
      <w:pPr>
        <w:pStyle w:val="PrrAPA"/>
        <w:ind w:firstLine="0"/>
        <w:rPr>
          <w:ins w:id="1829" w:author="Steff Guzmán" w:date="2023-03-13T19:47:00Z"/>
          <w:b/>
          <w:bCs/>
          <w:i/>
          <w:iCs/>
        </w:rPr>
      </w:pPr>
    </w:p>
    <w:p w14:paraId="4B883BB7" w14:textId="4E6A0EF5" w:rsidR="00D00CDF" w:rsidRPr="00076F39" w:rsidDel="00952EC4" w:rsidRDefault="00D00CDF">
      <w:pPr>
        <w:pStyle w:val="Ttulo6"/>
        <w:ind w:left="708"/>
        <w:rPr>
          <w:ins w:id="1830" w:author="Steff Guzmán" w:date="2023-03-13T19:47:00Z"/>
          <w:del w:id="1831" w:author="Camilo Andrés Díaz Gómez" w:date="2023-03-14T20:14:00Z"/>
          <w:b/>
          <w:bCs/>
          <w:rPrChange w:id="1832" w:author="Camilo Andrés Díaz Gómez" w:date="2023-03-14T20:56:00Z">
            <w:rPr>
              <w:ins w:id="1833" w:author="Steff Guzmán" w:date="2023-03-13T19:47:00Z"/>
              <w:del w:id="1834" w:author="Camilo Andrés Díaz Gómez" w:date="2023-03-14T20:14:00Z"/>
            </w:rPr>
          </w:rPrChange>
        </w:rPr>
        <w:pPrChange w:id="1835" w:author="Camilo Andrés Díaz Gómez" w:date="2023-03-17T00:48:00Z">
          <w:pPr>
            <w:pStyle w:val="PrrAPA"/>
            <w:ind w:firstLine="0"/>
          </w:pPr>
        </w:pPrChange>
      </w:pPr>
    </w:p>
    <w:p w14:paraId="4175C462" w14:textId="5BA7F021" w:rsidR="00D00CDF" w:rsidRPr="00076F39" w:rsidDel="00952EC4" w:rsidRDefault="00D00CDF">
      <w:pPr>
        <w:pStyle w:val="Ttulo6"/>
        <w:ind w:left="708"/>
        <w:rPr>
          <w:del w:id="1836" w:author="Camilo Andrés Díaz Gómez" w:date="2023-03-14T20:14:00Z"/>
          <w:b/>
          <w:bCs/>
          <w:rPrChange w:id="1837" w:author="Camilo Andrés Díaz Gómez" w:date="2023-03-14T20:56:00Z">
            <w:rPr>
              <w:del w:id="1838" w:author="Camilo Andrés Díaz Gómez" w:date="2023-03-14T20:14:00Z"/>
            </w:rPr>
          </w:rPrChange>
        </w:rPr>
        <w:pPrChange w:id="1839" w:author="Camilo Andrés Díaz Gómez" w:date="2023-03-17T00:48:00Z">
          <w:pPr>
            <w:pStyle w:val="PrrAPA"/>
            <w:ind w:firstLine="0"/>
          </w:pPr>
        </w:pPrChange>
      </w:pPr>
    </w:p>
    <w:p w14:paraId="2194FC59" w14:textId="346110D1" w:rsidR="007A700C" w:rsidRPr="00076F39" w:rsidRDefault="007A700C">
      <w:pPr>
        <w:pStyle w:val="Ttulo6"/>
        <w:ind w:left="708"/>
        <w:pPrChange w:id="1840" w:author="Camilo Andrés Díaz Gómez" w:date="2023-03-17T00:48:00Z">
          <w:pPr>
            <w:pStyle w:val="PrrAPA"/>
            <w:ind w:firstLine="0"/>
          </w:pPr>
        </w:pPrChange>
      </w:pPr>
      <w:r w:rsidRPr="00076F39">
        <w:rPr>
          <w:b/>
          <w:bCs/>
          <w:color w:val="auto"/>
          <w:rPrChange w:id="1841" w:author="Camilo Andrés Díaz Gómez" w:date="2023-03-14T20:56:00Z">
            <w:rPr/>
          </w:rPrChange>
        </w:rPr>
        <w:t>Semi – estructurados</w:t>
      </w:r>
    </w:p>
    <w:p w14:paraId="6643C6CE" w14:textId="4EC34C0F" w:rsidR="007A700C" w:rsidRPr="00A83442" w:rsidRDefault="007A700C">
      <w:pPr>
        <w:pStyle w:val="PrrAPA"/>
        <w:ind w:left="708"/>
        <w:rPr>
          <w:color w:val="FF0000"/>
          <w:rPrChange w:id="1842" w:author="Camilo Andrés Díaz Gómez" w:date="2023-03-14T20:45:00Z">
            <w:rPr/>
          </w:rPrChange>
        </w:rPr>
        <w:pPrChange w:id="1843" w:author="Camilo Andrés Díaz Gómez" w:date="2023-03-17T00:48:00Z">
          <w:pPr>
            <w:pStyle w:val="PrrAPA"/>
          </w:pPr>
        </w:pPrChange>
      </w:pPr>
      <w:r w:rsidRPr="00076F39">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076F39">
            <w:fldChar w:fldCharType="begin"/>
          </w:r>
          <w:r w:rsidRPr="00076F39">
            <w:instrText xml:space="preserve"> CITATION Rap07 \l 9226 </w:instrText>
          </w:r>
          <w:r w:rsidRPr="00076F39">
            <w:fldChar w:fldCharType="separate"/>
          </w:r>
          <w:r w:rsidRPr="00076F39">
            <w:rPr>
              <w:noProof/>
            </w:rPr>
            <w:t xml:space="preserve"> (Raposo, 2007)</w:t>
          </w:r>
          <w:r w:rsidRPr="00076F39">
            <w:fldChar w:fldCharType="end"/>
          </w:r>
        </w:sdtContent>
      </w:sdt>
      <w:r w:rsidRPr="00076F39">
        <w:t>.</w:t>
      </w:r>
      <w:bookmarkStart w:id="1844" w:name="_Toc56811421"/>
      <w:bookmarkStart w:id="1845" w:name="_Toc114686988"/>
      <w:bookmarkStart w:id="1846" w:name="_Toc115172926"/>
    </w:p>
    <w:p w14:paraId="1A4EE9D0" w14:textId="77777777" w:rsidR="007A700C" w:rsidRPr="00BD3055" w:rsidRDefault="007A700C" w:rsidP="00EE67FE">
      <w:pPr>
        <w:pStyle w:val="PrrAPA"/>
        <w:ind w:firstLine="0"/>
      </w:pPr>
    </w:p>
    <w:p w14:paraId="6B9D4670" w14:textId="4D65EC1E" w:rsidR="007A700C" w:rsidRPr="00A83442" w:rsidDel="00A42751" w:rsidRDefault="007A700C">
      <w:pPr>
        <w:pStyle w:val="Ttulo4"/>
        <w:rPr>
          <w:del w:id="1847" w:author="Camilo Andrés Díaz Gómez" w:date="2023-03-14T20:59:00Z"/>
          <w:b/>
          <w:bCs/>
          <w:rPrChange w:id="1848" w:author="Camilo Andrés Díaz Gómez" w:date="2023-03-14T20:46:00Z">
            <w:rPr>
              <w:del w:id="1849" w:author="Camilo Andrés Díaz Gómez" w:date="2023-03-14T20:59:00Z"/>
            </w:rPr>
          </w:rPrChange>
        </w:rPr>
        <w:pPrChange w:id="1850" w:author="Camilo Andrés Díaz Gómez" w:date="2023-03-17T00:48:00Z">
          <w:pPr>
            <w:pStyle w:val="PrrAPA"/>
            <w:ind w:firstLine="0"/>
          </w:pPr>
        </w:pPrChange>
      </w:pPr>
      <w:del w:id="1851" w:author="Camilo Andrés Díaz Gómez" w:date="2023-03-14T20:59:00Z">
        <w:r w:rsidRPr="00A83442" w:rsidDel="00A42751">
          <w:rPr>
            <w:rFonts w:cs="Times New Roman"/>
            <w:b/>
            <w:bCs/>
            <w:rPrChange w:id="1852" w:author="Camilo Andrés Díaz Gómez" w:date="2023-03-14T20:46:00Z">
              <w:rPr/>
            </w:rPrChange>
          </w:rPr>
          <w:delText>Ciclo de la analítica KDD – Metodologías</w:delText>
        </w:r>
        <w:bookmarkEnd w:id="1844"/>
        <w:bookmarkEnd w:id="1845"/>
        <w:bookmarkEnd w:id="1846"/>
      </w:del>
    </w:p>
    <w:p w14:paraId="41B87B46" w14:textId="77777777" w:rsidR="007A700C" w:rsidRPr="00BD3055" w:rsidRDefault="007A700C" w:rsidP="00EE67FE">
      <w:pPr>
        <w:rPr>
          <w:rFonts w:cs="Times New Roman"/>
          <w:b/>
          <w:bCs/>
          <w:i/>
          <w:iCs/>
        </w:rPr>
      </w:pPr>
    </w:p>
    <w:p w14:paraId="533E4D26" w14:textId="06C36C5F" w:rsidR="007A700C" w:rsidRPr="00A42751" w:rsidRDefault="007A700C">
      <w:pPr>
        <w:pStyle w:val="Ttulo4"/>
        <w:rPr>
          <w:rFonts w:cs="Times New Roman"/>
          <w:b/>
          <w:bCs/>
          <w:i w:val="0"/>
          <w:iCs w:val="0"/>
          <w:rPrChange w:id="1853" w:author="Camilo Andrés Díaz Gómez" w:date="2023-03-14T20:59:00Z">
            <w:rPr>
              <w:i/>
              <w:iCs/>
            </w:rPr>
          </w:rPrChange>
        </w:rPr>
        <w:pPrChange w:id="1854" w:author="Camilo Andrés Díaz Gómez" w:date="2023-03-17T00:48:00Z">
          <w:pPr/>
        </w:pPrChange>
      </w:pPr>
      <w:del w:id="1855" w:author="Camilo Andrés Díaz Gómez" w:date="2023-03-14T20:46:00Z">
        <w:r w:rsidRPr="00A42751" w:rsidDel="00A83442">
          <w:rPr>
            <w:rFonts w:ascii="Times New Roman" w:hAnsi="Times New Roman" w:cs="Times New Roman"/>
            <w:b/>
            <w:bCs/>
            <w:i w:val="0"/>
            <w:iCs w:val="0"/>
            <w:color w:val="auto"/>
            <w:rPrChange w:id="1856" w:author="Camilo Andrés Díaz Gómez" w:date="2023-03-14T20:59:00Z">
              <w:rPr>
                <w:i/>
                <w:iCs/>
              </w:rPr>
            </w:rPrChange>
          </w:rPr>
          <w:delText xml:space="preserve"> </w:delText>
        </w:r>
      </w:del>
      <w:bookmarkStart w:id="1857" w:name="_Toc56811422"/>
      <w:bookmarkStart w:id="1858" w:name="_Toc114686989"/>
      <w:bookmarkStart w:id="1859" w:name="_Toc115172927"/>
      <w:r w:rsidRPr="00A42751">
        <w:rPr>
          <w:rFonts w:ascii="Times New Roman" w:hAnsi="Times New Roman" w:cs="Times New Roman"/>
          <w:b/>
          <w:bCs/>
          <w:i w:val="0"/>
          <w:iCs w:val="0"/>
          <w:color w:val="auto"/>
          <w:rPrChange w:id="1860" w:author="Camilo Andrés Díaz Gómez" w:date="2023-03-14T20:59:00Z">
            <w:rPr>
              <w:i/>
              <w:iCs/>
            </w:rPr>
          </w:rPrChange>
        </w:rPr>
        <w:t>Tipos de analítica</w:t>
      </w:r>
      <w:bookmarkEnd w:id="1857"/>
      <w:bookmarkEnd w:id="1858"/>
      <w:bookmarkEnd w:id="1859"/>
    </w:p>
    <w:p w14:paraId="1822865F" w14:textId="77777777" w:rsidR="007A700C" w:rsidRPr="00BD3055" w:rsidRDefault="007A700C" w:rsidP="00EE67FE">
      <w:pPr>
        <w:ind w:firstLine="720"/>
        <w:rPr>
          <w:rFonts w:cs="Times New Roman"/>
        </w:rPr>
      </w:pPr>
      <w:r w:rsidRPr="00BD3055">
        <w:rPr>
          <w:rFonts w:cs="Times New Roman"/>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BD3055" w:rsidRDefault="007A700C" w:rsidP="00EE67FE">
      <w:pPr>
        <w:ind w:firstLine="720"/>
        <w:rPr>
          <w:rFonts w:cs="Times New Roman"/>
        </w:rPr>
      </w:pPr>
    </w:p>
    <w:p w14:paraId="5D4B06E9" w14:textId="77777777" w:rsidR="007A700C" w:rsidRPr="00BD3055" w:rsidRDefault="007A700C" w:rsidP="00EE67FE">
      <w:pPr>
        <w:ind w:firstLine="720"/>
        <w:rPr>
          <w:rFonts w:cs="Times New Roman"/>
        </w:rPr>
      </w:pPr>
      <w:r w:rsidRPr="00BD3055">
        <w:rPr>
          <w:rFonts w:cs="Times New Roman"/>
        </w:rPr>
        <w:t>“</w:t>
      </w:r>
      <w:r w:rsidRPr="00BD3055">
        <w:rPr>
          <w:rFonts w:cs="Times New Roman"/>
          <w:i/>
          <w:iCs/>
        </w:rPr>
        <w:t>un conjunto de métodos de análisis matemático y estadístico que sirve para identificar patrones de comportamiento, pronósticos, escenarios “que pasaría si”, entre otros</w:t>
      </w:r>
      <w:r w:rsidRPr="00BD3055">
        <w:rPr>
          <w:rFonts w:cs="Times New Roman"/>
        </w:rPr>
        <w:t xml:space="preserve">” (Davenport y </w:t>
      </w:r>
      <w:proofErr w:type="spellStart"/>
      <w:r w:rsidRPr="00BD3055">
        <w:rPr>
          <w:rFonts w:cs="Times New Roman"/>
        </w:rPr>
        <w:t>Harrys</w:t>
      </w:r>
      <w:proofErr w:type="spellEnd"/>
      <w:r w:rsidRPr="00BD3055">
        <w:rPr>
          <w:rFonts w:cs="Times New Roman"/>
        </w:rPr>
        <w:t>, 2017).</w:t>
      </w:r>
    </w:p>
    <w:p w14:paraId="2254EF7D" w14:textId="77777777" w:rsidR="007A700C" w:rsidRPr="00BD3055" w:rsidRDefault="007A700C" w:rsidP="00EE67FE">
      <w:pPr>
        <w:rPr>
          <w:rFonts w:cs="Times New Roman"/>
        </w:rPr>
      </w:pPr>
    </w:p>
    <w:p w14:paraId="2F7455E5" w14:textId="1F0A0F4D" w:rsidR="007A700C" w:rsidRPr="00C91454" w:rsidRDefault="007A700C">
      <w:pPr>
        <w:pStyle w:val="Ttulo5"/>
        <w:ind w:firstLine="708"/>
        <w:rPr>
          <w:rFonts w:cs="Times New Roman"/>
          <w:b/>
          <w:bCs/>
          <w:i/>
          <w:iCs/>
          <w:rPrChange w:id="1861" w:author="Camilo Andrés Díaz Gómez" w:date="2023-03-14T21:17:00Z">
            <w:rPr/>
          </w:rPrChange>
        </w:rPr>
        <w:pPrChange w:id="1862" w:author="Camilo Andrés Díaz Gómez" w:date="2023-03-17T00:48:00Z">
          <w:pPr>
            <w:ind w:firstLine="708"/>
          </w:pPr>
        </w:pPrChange>
      </w:pPr>
      <w:bookmarkStart w:id="1863" w:name="_Toc115172928"/>
      <w:r w:rsidRPr="00C91454">
        <w:rPr>
          <w:rFonts w:ascii="Times New Roman" w:hAnsi="Times New Roman" w:cs="Times New Roman"/>
          <w:b/>
          <w:bCs/>
          <w:i/>
          <w:iCs/>
          <w:color w:val="auto"/>
          <w:rPrChange w:id="1864" w:author="Camilo Andrés Díaz Gómez" w:date="2023-03-14T21:17:00Z">
            <w:rPr/>
          </w:rPrChange>
        </w:rPr>
        <w:t>Descriptiva</w:t>
      </w:r>
      <w:bookmarkEnd w:id="1863"/>
      <w:del w:id="1865" w:author="Camilo Andrés Díaz Gómez" w:date="2023-03-14T20:46:00Z">
        <w:r w:rsidR="004E3955" w:rsidRPr="00C91454" w:rsidDel="00A83442">
          <w:rPr>
            <w:rFonts w:ascii="Times New Roman" w:hAnsi="Times New Roman" w:cs="Times New Roman"/>
            <w:b/>
            <w:bCs/>
            <w:i/>
            <w:iCs/>
            <w:color w:val="auto"/>
            <w:rPrChange w:id="1866" w:author="Camilo Andrés Díaz Gómez" w:date="2023-03-14T21:17:00Z">
              <w:rPr/>
            </w:rPrChange>
          </w:rPr>
          <w:delText>.</w:delText>
        </w:r>
      </w:del>
    </w:p>
    <w:p w14:paraId="1D0FF09C" w14:textId="77777777" w:rsidR="007A700C" w:rsidRPr="00BD3055" w:rsidRDefault="007A700C" w:rsidP="00EE67FE">
      <w:pPr>
        <w:ind w:firstLine="720"/>
        <w:rPr>
          <w:rFonts w:cs="Times New Roman"/>
          <w:shd w:val="clear" w:color="auto" w:fill="FFFFFF"/>
        </w:rPr>
      </w:pPr>
      <w:r w:rsidRPr="00BD3055">
        <w:rPr>
          <w:rFonts w:cs="Times New Roman"/>
        </w:rPr>
        <w:t>Se pueden diferenciar de los otros tipos por medio de la pregunta inicial sea ¿qué sucedió?</w:t>
      </w:r>
      <w:r w:rsidRPr="00BD3055">
        <w:rPr>
          <w:rFonts w:cs="Times New Roman"/>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hd w:val="clear" w:color="auto" w:fill="FFFFFF"/>
          </w:rPr>
          <w:id w:val="412128259"/>
          <w:citation/>
        </w:sdtPr>
        <w:sdtContent>
          <w:r w:rsidRPr="00BD3055">
            <w:rPr>
              <w:rFonts w:cs="Times New Roman"/>
              <w:shd w:val="clear" w:color="auto" w:fill="FFFFFF"/>
            </w:rPr>
            <w:fldChar w:fldCharType="begin"/>
          </w:r>
          <w:r w:rsidRPr="00BD3055">
            <w:rPr>
              <w:rFonts w:cs="Times New Roman"/>
              <w:shd w:val="clear" w:color="auto" w:fill="FFFFFF"/>
            </w:rPr>
            <w:instrText xml:space="preserve">CITATION Ana18 \l 9226 </w:instrText>
          </w:r>
          <w:r w:rsidRPr="00BD3055">
            <w:rPr>
              <w:rFonts w:cs="Times New Roman"/>
              <w:shd w:val="clear" w:color="auto" w:fill="FFFFFF"/>
            </w:rPr>
            <w:fldChar w:fldCharType="separate"/>
          </w:r>
          <w:r w:rsidRPr="00BD3055">
            <w:rPr>
              <w:rFonts w:cs="Times New Roman"/>
              <w:noProof/>
              <w:shd w:val="clear" w:color="auto" w:fill="FFFFFF"/>
            </w:rPr>
            <w:t>(cuatro tipos de analítica de retail que todo comercio necesita en 2018, 2018)</w:t>
          </w:r>
          <w:r w:rsidRPr="00BD3055">
            <w:rPr>
              <w:rFonts w:cs="Times New Roman"/>
              <w:shd w:val="clear" w:color="auto" w:fill="FFFFFF"/>
            </w:rPr>
            <w:fldChar w:fldCharType="end"/>
          </w:r>
        </w:sdtContent>
      </w:sdt>
      <w:r w:rsidRPr="00BD3055">
        <w:rPr>
          <w:rFonts w:cs="Times New Roman"/>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BD3055" w:rsidRDefault="007A700C">
      <w:pPr>
        <w:ind w:firstLine="720"/>
        <w:rPr>
          <w:rFonts w:cs="Times New Roman"/>
        </w:rPr>
        <w:pPrChange w:id="1867" w:author="Camilo Andrés Díaz Gómez" w:date="2023-03-17T00:48:00Z">
          <w:pPr/>
        </w:pPrChange>
      </w:pPr>
    </w:p>
    <w:p w14:paraId="799C832B" w14:textId="0DECF6CA" w:rsidR="007A700C" w:rsidRPr="00C91454" w:rsidRDefault="007A700C">
      <w:pPr>
        <w:pStyle w:val="Ttulo5"/>
        <w:ind w:firstLine="708"/>
        <w:rPr>
          <w:rFonts w:cs="Times New Roman"/>
          <w:b/>
          <w:bCs/>
          <w:i/>
          <w:iCs/>
          <w:rPrChange w:id="1868" w:author="Camilo Andrés Díaz Gómez" w:date="2023-03-14T21:17:00Z">
            <w:rPr/>
          </w:rPrChange>
        </w:rPr>
        <w:pPrChange w:id="1869" w:author="Camilo Andrés Díaz Gómez" w:date="2023-03-17T00:48:00Z">
          <w:pPr>
            <w:ind w:firstLine="708"/>
          </w:pPr>
        </w:pPrChange>
      </w:pPr>
      <w:bookmarkStart w:id="1870" w:name="_Toc115172929"/>
      <w:r w:rsidRPr="00C91454">
        <w:rPr>
          <w:rFonts w:ascii="Times New Roman" w:hAnsi="Times New Roman" w:cs="Times New Roman"/>
          <w:b/>
          <w:bCs/>
          <w:i/>
          <w:iCs/>
          <w:color w:val="auto"/>
          <w:rPrChange w:id="1871" w:author="Camilo Andrés Díaz Gómez" w:date="2023-03-14T21:17:00Z">
            <w:rPr/>
          </w:rPrChange>
        </w:rPr>
        <w:t>Diagnostica</w:t>
      </w:r>
      <w:bookmarkEnd w:id="1870"/>
      <w:del w:id="1872" w:author="Camilo Andrés Díaz Gómez" w:date="2023-03-14T20:46:00Z">
        <w:r w:rsidR="004E3955" w:rsidRPr="00C91454" w:rsidDel="00A83442">
          <w:rPr>
            <w:rFonts w:ascii="Times New Roman" w:hAnsi="Times New Roman" w:cs="Times New Roman"/>
            <w:b/>
            <w:bCs/>
            <w:i/>
            <w:iCs/>
            <w:color w:val="auto"/>
            <w:rPrChange w:id="1873" w:author="Camilo Andrés Díaz Gómez" w:date="2023-03-14T21:17:00Z">
              <w:rPr/>
            </w:rPrChange>
          </w:rPr>
          <w:delText>.</w:delText>
        </w:r>
      </w:del>
    </w:p>
    <w:p w14:paraId="04610D8C" w14:textId="77777777" w:rsidR="007A700C" w:rsidRPr="00BD3055" w:rsidRDefault="007A700C" w:rsidP="00EE67FE">
      <w:pPr>
        <w:ind w:firstLine="720"/>
        <w:rPr>
          <w:rFonts w:cs="Times New Roman"/>
        </w:rPr>
      </w:pPr>
      <w:r w:rsidRPr="00BD3055">
        <w:rPr>
          <w:rFonts w:cs="Times New Roman"/>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w:t>
      </w:r>
      <w:r w:rsidRPr="00BD3055">
        <w:rPr>
          <w:rFonts w:cs="Times New Roman"/>
        </w:rPr>
        <w:lastRenderedPageBreak/>
        <w:t xml:space="preserve">la causa de los problemas </w:t>
      </w:r>
      <w:sdt>
        <w:sdtPr>
          <w:rPr>
            <w:rFonts w:cs="Times New Roman"/>
          </w:rPr>
          <w:id w:val="18904528"/>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(cuatro tipos de analítica de retail que todo comercio necesita en 2018, 2018)</w:t>
          </w:r>
          <w:r w:rsidRPr="00BD3055">
            <w:rPr>
              <w:rFonts w:cs="Times New Roman"/>
            </w:rPr>
            <w:fldChar w:fldCharType="end"/>
          </w:r>
        </w:sdtContent>
      </w:sdt>
      <w:r w:rsidRPr="00BD3055">
        <w:rPr>
          <w:rFonts w:cs="Times New Roman"/>
        </w:rPr>
        <w:t>.</w:t>
      </w:r>
    </w:p>
    <w:p w14:paraId="1A517054" w14:textId="77777777" w:rsidR="007A700C" w:rsidRPr="00BD3055" w:rsidRDefault="007A700C">
      <w:pPr>
        <w:ind w:firstLine="720"/>
        <w:rPr>
          <w:rFonts w:cs="Times New Roman"/>
        </w:rPr>
        <w:pPrChange w:id="1874" w:author="Camilo Andrés Díaz Gómez" w:date="2023-03-17T00:48:00Z">
          <w:pPr/>
        </w:pPrChange>
      </w:pPr>
    </w:p>
    <w:p w14:paraId="414F1065" w14:textId="4408D5D2" w:rsidR="007A700C" w:rsidRPr="00C91454" w:rsidRDefault="007A700C">
      <w:pPr>
        <w:pStyle w:val="Ttulo5"/>
        <w:ind w:firstLine="708"/>
        <w:rPr>
          <w:rFonts w:cs="Times New Roman"/>
          <w:b/>
          <w:bCs/>
          <w:i/>
          <w:iCs/>
          <w:rPrChange w:id="1875" w:author="Camilo Andrés Díaz Gómez" w:date="2023-03-14T21:17:00Z">
            <w:rPr/>
          </w:rPrChange>
        </w:rPr>
        <w:pPrChange w:id="1876" w:author="Camilo Andrés Díaz Gómez" w:date="2023-03-17T00:48:00Z">
          <w:pPr>
            <w:ind w:firstLine="708"/>
          </w:pPr>
        </w:pPrChange>
      </w:pPr>
      <w:bookmarkStart w:id="1877" w:name="_Toc115172930"/>
      <w:r w:rsidRPr="00C91454">
        <w:rPr>
          <w:rFonts w:ascii="Times New Roman" w:hAnsi="Times New Roman" w:cs="Times New Roman"/>
          <w:b/>
          <w:bCs/>
          <w:i/>
          <w:iCs/>
          <w:color w:val="auto"/>
          <w:rPrChange w:id="1878" w:author="Camilo Andrés Díaz Gómez" w:date="2023-03-14T21:17:00Z">
            <w:rPr/>
          </w:rPrChange>
        </w:rPr>
        <w:t>Predictiva</w:t>
      </w:r>
      <w:bookmarkEnd w:id="1877"/>
      <w:del w:id="1879" w:author="Camilo Andrés Díaz Gómez" w:date="2023-03-14T20:46:00Z">
        <w:r w:rsidR="004E3955" w:rsidRPr="00C91454" w:rsidDel="00A83442">
          <w:rPr>
            <w:rFonts w:ascii="Times New Roman" w:hAnsi="Times New Roman" w:cs="Times New Roman"/>
            <w:b/>
            <w:bCs/>
            <w:i/>
            <w:iCs/>
            <w:color w:val="auto"/>
            <w:rPrChange w:id="1880" w:author="Camilo Andrés Díaz Gómez" w:date="2023-03-14T21:17:00Z">
              <w:rPr/>
            </w:rPrChange>
          </w:rPr>
          <w:delText>.</w:delText>
        </w:r>
      </w:del>
    </w:p>
    <w:p w14:paraId="1134D048" w14:textId="77777777" w:rsidR="007A700C" w:rsidRPr="00BD3055" w:rsidRDefault="007A700C" w:rsidP="00EE67FE">
      <w:pPr>
        <w:ind w:firstLine="720"/>
        <w:rPr>
          <w:rFonts w:cs="Times New Roman"/>
        </w:rPr>
      </w:pPr>
      <w:r w:rsidRPr="00BD3055">
        <w:rPr>
          <w:rStyle w:val="PrrAPACar"/>
        </w:rPr>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BD3055">
            <w:rPr>
              <w:rStyle w:val="PrrAPACar"/>
            </w:rPr>
            <w:fldChar w:fldCharType="begin"/>
          </w:r>
          <w:r w:rsidRPr="00BD3055">
            <w:rPr>
              <w:rStyle w:val="PrrAPACar"/>
            </w:rPr>
            <w:instrText xml:space="preserve">CITATION Ana18 \l 9226 </w:instrText>
          </w:r>
          <w:r w:rsidRPr="00BD3055">
            <w:rPr>
              <w:rStyle w:val="PrrAPACar"/>
            </w:rPr>
            <w:fldChar w:fldCharType="separate"/>
          </w:r>
          <w:r w:rsidRPr="00BD3055">
            <w:rPr>
              <w:rStyle w:val="PrrAPACar"/>
              <w:noProof/>
            </w:rPr>
            <w:t xml:space="preserve"> </w:t>
          </w:r>
          <w:r w:rsidRPr="00BD3055">
            <w:rPr>
              <w:rFonts w:cs="Times New Roman"/>
              <w:noProof/>
            </w:rPr>
            <w:t>(cuatro tipos de analítica de retail que todo comercio necesita en 2018, 2018)</w:t>
          </w:r>
          <w:r w:rsidRPr="00BD3055">
            <w:rPr>
              <w:rStyle w:val="PrrAPACar"/>
            </w:rPr>
            <w:fldChar w:fldCharType="end"/>
          </w:r>
        </w:sdtContent>
      </w:sdt>
      <w:r w:rsidRPr="00BD3055">
        <w:rPr>
          <w:rFonts w:cs="Times New Roman"/>
        </w:rPr>
        <w:t>.</w:t>
      </w:r>
    </w:p>
    <w:p w14:paraId="3227089D" w14:textId="77777777" w:rsidR="007A700C" w:rsidRPr="00BD3055" w:rsidRDefault="007A700C">
      <w:pPr>
        <w:ind w:firstLine="720"/>
        <w:rPr>
          <w:rFonts w:cs="Times New Roman"/>
        </w:rPr>
        <w:pPrChange w:id="1881" w:author="Camilo Andrés Díaz Gómez" w:date="2023-03-17T00:48:00Z">
          <w:pPr/>
        </w:pPrChange>
      </w:pPr>
    </w:p>
    <w:p w14:paraId="1E823A31" w14:textId="21FFABA3" w:rsidR="007A700C" w:rsidRPr="00C91454" w:rsidRDefault="007A700C">
      <w:pPr>
        <w:pStyle w:val="Ttulo5"/>
        <w:ind w:firstLine="708"/>
        <w:rPr>
          <w:rFonts w:cs="Times New Roman"/>
          <w:b/>
          <w:bCs/>
          <w:i/>
          <w:iCs/>
          <w:rPrChange w:id="1882" w:author="Camilo Andrés Díaz Gómez" w:date="2023-03-14T21:17:00Z">
            <w:rPr/>
          </w:rPrChange>
        </w:rPr>
        <w:pPrChange w:id="1883" w:author="Camilo Andrés Díaz Gómez" w:date="2023-03-17T00:48:00Z">
          <w:pPr>
            <w:ind w:firstLine="708"/>
          </w:pPr>
        </w:pPrChange>
      </w:pPr>
      <w:bookmarkStart w:id="1884" w:name="_Toc115172931"/>
      <w:r w:rsidRPr="00C91454">
        <w:rPr>
          <w:rFonts w:ascii="Times New Roman" w:hAnsi="Times New Roman" w:cs="Times New Roman"/>
          <w:b/>
          <w:bCs/>
          <w:i/>
          <w:iCs/>
          <w:color w:val="auto"/>
          <w:rPrChange w:id="1885" w:author="Camilo Andrés Díaz Gómez" w:date="2023-03-14T21:17:00Z">
            <w:rPr/>
          </w:rPrChange>
        </w:rPr>
        <w:t>Prescriptiva</w:t>
      </w:r>
      <w:bookmarkEnd w:id="1884"/>
      <w:del w:id="1886" w:author="Camilo Andrés Díaz Gómez" w:date="2023-03-14T20:46:00Z">
        <w:r w:rsidR="004E3955" w:rsidRPr="00C91454" w:rsidDel="00A83442">
          <w:rPr>
            <w:rFonts w:ascii="Times New Roman" w:hAnsi="Times New Roman" w:cs="Times New Roman"/>
            <w:b/>
            <w:bCs/>
            <w:i/>
            <w:iCs/>
            <w:color w:val="auto"/>
            <w:rPrChange w:id="1887" w:author="Camilo Andrés Díaz Gómez" w:date="2023-03-14T21:17:00Z">
              <w:rPr/>
            </w:rPrChange>
          </w:rPr>
          <w:delText>.</w:delText>
        </w:r>
      </w:del>
    </w:p>
    <w:p w14:paraId="04FF2466" w14:textId="77777777" w:rsidR="007A700C" w:rsidRPr="00BD3055" w:rsidRDefault="007A700C">
      <w:pPr>
        <w:ind w:firstLine="720"/>
        <w:rPr>
          <w:rFonts w:cs="Times New Roman"/>
        </w:rPr>
        <w:pPrChange w:id="1888" w:author="Camilo Andrés Díaz Gómez" w:date="2023-03-17T00:48:00Z">
          <w:pPr>
            <w:ind w:firstLine="708"/>
          </w:pPr>
        </w:pPrChange>
      </w:pPr>
      <w:r w:rsidRPr="00BD3055">
        <w:rPr>
          <w:rFonts w:cs="Times New Roman"/>
        </w:rPr>
        <w:t xml:space="preserve">Se pueden diferenciar de los otros tipos por medio de la pregunta inicial sea ¿qué deberíamos hacer? o </w:t>
      </w:r>
      <w:r w:rsidRPr="00BD3055">
        <w:rPr>
          <w:rFonts w:cs="Times New Roman"/>
          <w:shd w:val="clear" w:color="auto" w:fill="FFFFFF"/>
        </w:rPr>
        <w:t>¿Qué necesito hacer?</w:t>
      </w:r>
      <w:r w:rsidRPr="00BD3055">
        <w:rPr>
          <w:rFonts w:cs="Times New Roman"/>
        </w:rPr>
        <w:t>, entendimiento de lo que ha sucedido, por qué ha sucedido y un procedimiento en el cual podría suceder con el paso del tiempo, ayudar al usuario a determinar el mejor curso de acción a tomar</w:t>
      </w:r>
      <w:sdt>
        <w:sdtPr>
          <w:rPr>
            <w:rFonts w:cs="Times New Roman"/>
          </w:rPr>
          <w:id w:val="-444918931"/>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 xml:space="preserve"> (cuatro tipos de analítica de retail que todo comercio necesita en 2018, 2018)</w:t>
          </w:r>
          <w:r w:rsidRPr="00BD3055">
            <w:rPr>
              <w:rFonts w:cs="Times New Roman"/>
            </w:rPr>
            <w:fldChar w:fldCharType="end"/>
          </w:r>
        </w:sdtContent>
      </w:sdt>
      <w:r w:rsidRPr="00BD3055">
        <w:rPr>
          <w:rFonts w:cs="Times New Roman"/>
        </w:rPr>
        <w:t xml:space="preserve">. </w:t>
      </w:r>
    </w:p>
    <w:p w14:paraId="4B24122E" w14:textId="77777777" w:rsidR="007A700C" w:rsidRPr="00BD3055" w:rsidRDefault="007A700C">
      <w:pPr>
        <w:ind w:firstLine="720"/>
        <w:rPr>
          <w:rFonts w:cs="Times New Roman"/>
        </w:rPr>
        <w:pPrChange w:id="1889" w:author="Camilo Andrés Díaz Gómez" w:date="2023-03-17T00:48:00Z">
          <w:pPr/>
        </w:pPrChange>
      </w:pPr>
    </w:p>
    <w:p w14:paraId="41DA403C" w14:textId="78D2AF03" w:rsidR="007A700C" w:rsidRPr="00A42751" w:rsidRDefault="007A700C">
      <w:pPr>
        <w:pStyle w:val="Ttulo4"/>
        <w:rPr>
          <w:b/>
          <w:bCs/>
          <w:rPrChange w:id="1890" w:author="Camilo Andrés Díaz Gómez" w:date="2023-03-14T20:59:00Z">
            <w:rPr/>
          </w:rPrChange>
        </w:rPr>
        <w:pPrChange w:id="1891" w:author="Camilo Andrés Díaz Gómez" w:date="2023-03-17T00:48:00Z">
          <w:pPr/>
        </w:pPrChange>
      </w:pPr>
      <w:bookmarkStart w:id="1892" w:name="_Toc56811423"/>
      <w:bookmarkStart w:id="1893" w:name="_Toc114686990"/>
      <w:bookmarkStart w:id="1894" w:name="_Toc115172932"/>
      <w:r w:rsidRPr="00A42751">
        <w:rPr>
          <w:b/>
          <w:bCs/>
          <w:i w:val="0"/>
          <w:iCs w:val="0"/>
          <w:color w:val="auto"/>
          <w:rPrChange w:id="1895" w:author="Camilo Andrés Díaz Gómez" w:date="2023-03-14T20:59:00Z">
            <w:rPr/>
          </w:rPrChange>
        </w:rPr>
        <w:t xml:space="preserve">Técnicas </w:t>
      </w:r>
      <w:del w:id="1896" w:author="Camilo Andrés Díaz Gómez" w:date="2023-03-14T21:02:00Z">
        <w:r w:rsidRPr="00A42751" w:rsidDel="00A42751">
          <w:rPr>
            <w:b/>
            <w:bCs/>
            <w:i w:val="0"/>
            <w:iCs w:val="0"/>
            <w:color w:val="auto"/>
            <w:rPrChange w:id="1897" w:author="Camilo Andrés Díaz Gómez" w:date="2023-03-14T20:59:00Z">
              <w:rPr/>
            </w:rPrChange>
          </w:rPr>
          <w:delText xml:space="preserve">De </w:delText>
        </w:r>
      </w:del>
      <w:ins w:id="1898" w:author="Camilo Andrés Díaz Gómez" w:date="2023-03-14T21:02:00Z">
        <w:r w:rsidR="00A42751">
          <w:rPr>
            <w:b/>
            <w:bCs/>
            <w:i w:val="0"/>
            <w:iCs w:val="0"/>
            <w:color w:val="auto"/>
          </w:rPr>
          <w:t>d</w:t>
        </w:r>
        <w:r w:rsidR="00A42751" w:rsidRPr="00A42751">
          <w:rPr>
            <w:b/>
            <w:bCs/>
            <w:i w:val="0"/>
            <w:iCs w:val="0"/>
            <w:color w:val="auto"/>
            <w:rPrChange w:id="1899" w:author="Camilo Andrés Díaz Gómez" w:date="2023-03-14T20:59:00Z">
              <w:rPr/>
            </w:rPrChange>
          </w:rPr>
          <w:t xml:space="preserve">e </w:t>
        </w:r>
      </w:ins>
      <w:r w:rsidRPr="00A42751">
        <w:rPr>
          <w:b/>
          <w:bCs/>
          <w:i w:val="0"/>
          <w:iCs w:val="0"/>
          <w:color w:val="auto"/>
          <w:rPrChange w:id="1900" w:author="Camilo Andrés Díaz Gómez" w:date="2023-03-14T20:59:00Z">
            <w:rPr/>
          </w:rPrChange>
        </w:rPr>
        <w:t>Analítica</w:t>
      </w:r>
      <w:bookmarkEnd w:id="1892"/>
      <w:bookmarkEnd w:id="1893"/>
      <w:bookmarkEnd w:id="1894"/>
    </w:p>
    <w:p w14:paraId="6CDF093F" w14:textId="641DDF74" w:rsidR="007A700C" w:rsidRPr="00BD3055" w:rsidDel="00482888" w:rsidRDefault="007A700C">
      <w:pPr>
        <w:ind w:firstLine="720"/>
        <w:rPr>
          <w:del w:id="1901" w:author="JHONATAN MAURICIO VILLARREAL CORREDOR" w:date="2023-03-24T13:00:00Z"/>
          <w:rFonts w:cs="Times New Roman"/>
        </w:rPr>
        <w:pPrChange w:id="1902" w:author="Camilo Andrés Díaz Gómez" w:date="2023-03-17T00:48:00Z">
          <w:pPr>
            <w:ind w:firstLine="708"/>
          </w:pPr>
        </w:pPrChange>
      </w:pPr>
      <w:del w:id="1903" w:author="JHONATAN MAURICIO VILLARREAL CORREDOR" w:date="2023-03-24T13:00:00Z">
        <w:r w:rsidRPr="00BD3055" w:rsidDel="00482888">
          <w:rPr>
            <w:rFonts w:cs="Times New Roman"/>
          </w:rPr>
          <w:delTex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delText>
        </w:r>
      </w:del>
      <w:customXmlDelRangeStart w:id="1904" w:author="JHONATAN MAURICIO VILLARREAL CORREDOR" w:date="2023-03-24T13:00:00Z"/>
      <w:sdt>
        <w:sdtPr>
          <w:rPr>
            <w:rFonts w:cs="Times New Roman"/>
          </w:rPr>
          <w:id w:val="1215243219"/>
          <w:citation/>
        </w:sdtPr>
        <w:sdtContent>
          <w:customXmlDelRangeEnd w:id="1904"/>
          <w:del w:id="1905" w:author="JHONATAN MAURICIO VILLARREAL CORREDOR" w:date="2023-03-24T13:00:00Z">
            <w:r w:rsidRPr="00BD3055" w:rsidDel="00482888">
              <w:rPr>
                <w:rFonts w:cs="Times New Roman"/>
              </w:rPr>
              <w:fldChar w:fldCharType="begin"/>
            </w:r>
            <w:r w:rsidRPr="00BD3055" w:rsidDel="00482888">
              <w:rPr>
                <w:rFonts w:cs="Times New Roman"/>
              </w:rPr>
              <w:delInstrText xml:space="preserve"> CITATION Gar \l 9226 </w:delInstrText>
            </w:r>
            <w:r w:rsidRPr="00BD3055" w:rsidDel="00482888">
              <w:rPr>
                <w:rFonts w:cs="Times New Roman"/>
              </w:rPr>
              <w:fldChar w:fldCharType="separate"/>
            </w:r>
            <w:r w:rsidRPr="00BD3055" w:rsidDel="00482888">
              <w:rPr>
                <w:rFonts w:cs="Times New Roman"/>
                <w:noProof/>
              </w:rPr>
              <w:delText xml:space="preserve"> (Garcia, 2006)</w:delText>
            </w:r>
            <w:r w:rsidRPr="00BD3055" w:rsidDel="00482888">
              <w:rPr>
                <w:rFonts w:cs="Times New Roman"/>
              </w:rPr>
              <w:fldChar w:fldCharType="end"/>
            </w:r>
          </w:del>
          <w:customXmlDelRangeStart w:id="1906" w:author="JHONATAN MAURICIO VILLARREAL CORREDOR" w:date="2023-03-24T13:00:00Z"/>
        </w:sdtContent>
      </w:sdt>
      <w:customXmlDelRangeEnd w:id="1906"/>
      <w:del w:id="1907" w:author="JHONATAN MAURICIO VILLARREAL CORREDOR" w:date="2023-03-24T13:00:00Z">
        <w:r w:rsidRPr="00BD3055" w:rsidDel="00482888">
          <w:rPr>
            <w:rFonts w:cs="Times New Roman"/>
          </w:rPr>
          <w:delText>.</w:delText>
        </w:r>
      </w:del>
    </w:p>
    <w:p w14:paraId="223F0800" w14:textId="11593F3D" w:rsidR="007A700C" w:rsidRDefault="007A700C" w:rsidP="00EE67FE">
      <w:pPr>
        <w:rPr>
          <w:ins w:id="1908" w:author="Camilo Andrés Díaz Gómez" w:date="2023-03-14T21:05:00Z"/>
          <w:rFonts w:cs="Times New Roman"/>
          <w:szCs w:val="24"/>
        </w:rPr>
      </w:pPr>
    </w:p>
    <w:p w14:paraId="557841BB" w14:textId="77777777" w:rsidR="00482888" w:rsidRPr="00DA0116" w:rsidRDefault="00482888" w:rsidP="00482888">
      <w:pPr>
        <w:ind w:firstLine="720"/>
        <w:rPr>
          <w:ins w:id="1909" w:author="JHONATAN MAURICIO VILLARREAL CORREDOR" w:date="2023-03-24T12:59:00Z"/>
          <w:rFonts w:cs="Times New Roman"/>
          <w:color w:val="ED7D31" w:themeColor="accent2"/>
          <w:rPrChange w:id="1910" w:author="JHONATAN MAURICIO VILLARREAL CORREDOR" w:date="2023-03-24T13:10:00Z">
            <w:rPr>
              <w:ins w:id="1911" w:author="JHONATAN MAURICIO VILLARREAL CORREDOR" w:date="2023-03-24T12:59:00Z"/>
              <w:rFonts w:cs="Times New Roman"/>
            </w:rPr>
          </w:rPrChange>
        </w:rPr>
      </w:pPr>
      <w:ins w:id="1912" w:author="JHONATAN MAURICIO VILLARREAL CORREDOR" w:date="2023-03-24T12:59:00Z">
        <w:r w:rsidRPr="00DA0116">
          <w:rPr>
            <w:rFonts w:cs="Times New Roman"/>
            <w:color w:val="ED7D31" w:themeColor="accent2"/>
            <w:rPrChange w:id="1913" w:author="JHONATAN MAURICIO VILLARREAL CORREDOR" w:date="2023-03-24T13:10:00Z">
              <w:rPr>
                <w:rFonts w:cs="Times New Roman"/>
              </w:rPr>
            </w:rPrChange>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ins>
      <w:customXmlInsRangeStart w:id="1914" w:author="JHONATAN MAURICIO VILLARREAL CORREDOR" w:date="2023-03-24T12:59:00Z"/>
      <w:sdt>
        <w:sdtPr>
          <w:rPr>
            <w:rFonts w:cs="Times New Roman"/>
            <w:color w:val="ED7D31" w:themeColor="accent2"/>
            <w:rPrChange w:id="1915" w:author="JHONATAN MAURICIO VILLARREAL CORREDOR" w:date="2023-03-24T13:10:00Z">
              <w:rPr>
                <w:rFonts w:cs="Times New Roman"/>
              </w:rPr>
            </w:rPrChange>
          </w:rPr>
          <w:id w:val="772210435"/>
          <w:citation/>
        </w:sdtPr>
        <w:sdtContent>
          <w:customXmlInsRangeEnd w:id="1914"/>
          <w:ins w:id="1916" w:author="JHONATAN MAURICIO VILLARREAL CORREDOR" w:date="2023-03-24T12:59:00Z">
            <w:r w:rsidRPr="00DA0116">
              <w:rPr>
                <w:rFonts w:cs="Times New Roman"/>
                <w:color w:val="ED7D31" w:themeColor="accent2"/>
                <w:rPrChange w:id="1917" w:author="JHONATAN MAURICIO VILLARREAL CORREDOR" w:date="2023-03-24T13:10:00Z">
                  <w:rPr>
                    <w:rFonts w:cs="Times New Roman"/>
                  </w:rPr>
                </w:rPrChange>
              </w:rPr>
              <w:fldChar w:fldCharType="begin"/>
            </w:r>
            <w:r w:rsidRPr="00DA0116">
              <w:rPr>
                <w:rFonts w:cs="Times New Roman"/>
                <w:color w:val="ED7D31" w:themeColor="accent2"/>
                <w:rPrChange w:id="1918" w:author="JHONATAN MAURICIO VILLARREAL CORREDOR" w:date="2023-03-24T13:10:00Z">
                  <w:rPr>
                    <w:rFonts w:cs="Times New Roman"/>
                  </w:rPr>
                </w:rPrChange>
              </w:rPr>
              <w:instrText xml:space="preserve"> CITATION Gar \l 9226 </w:instrText>
            </w:r>
            <w:r w:rsidRPr="00DA0116">
              <w:rPr>
                <w:rFonts w:cs="Times New Roman"/>
                <w:color w:val="ED7D31" w:themeColor="accent2"/>
                <w:rPrChange w:id="1919" w:author="JHONATAN MAURICIO VILLARREAL CORREDOR" w:date="2023-03-24T13:10:00Z">
                  <w:rPr>
                    <w:rFonts w:cs="Times New Roman"/>
                  </w:rPr>
                </w:rPrChange>
              </w:rPr>
              <w:fldChar w:fldCharType="separate"/>
            </w:r>
            <w:r w:rsidRPr="00DA0116">
              <w:rPr>
                <w:rFonts w:cs="Times New Roman"/>
                <w:noProof/>
                <w:color w:val="ED7D31" w:themeColor="accent2"/>
                <w:rPrChange w:id="1920" w:author="JHONATAN MAURICIO VILLARREAL CORREDOR" w:date="2023-03-24T13:10:00Z">
                  <w:rPr>
                    <w:rFonts w:cs="Times New Roman"/>
                    <w:noProof/>
                  </w:rPr>
                </w:rPrChange>
              </w:rPr>
              <w:t xml:space="preserve"> (Garcia, 2006)</w:t>
            </w:r>
            <w:r w:rsidRPr="00DA0116">
              <w:rPr>
                <w:rFonts w:cs="Times New Roman"/>
                <w:color w:val="ED7D31" w:themeColor="accent2"/>
                <w:rPrChange w:id="1921" w:author="JHONATAN MAURICIO VILLARREAL CORREDOR" w:date="2023-03-24T13:10:00Z">
                  <w:rPr>
                    <w:rFonts w:cs="Times New Roman"/>
                  </w:rPr>
                </w:rPrChange>
              </w:rPr>
              <w:fldChar w:fldCharType="end"/>
            </w:r>
          </w:ins>
          <w:customXmlInsRangeStart w:id="1922" w:author="JHONATAN MAURICIO VILLARREAL CORREDOR" w:date="2023-03-24T12:59:00Z"/>
        </w:sdtContent>
      </w:sdt>
      <w:customXmlInsRangeEnd w:id="1922"/>
      <w:ins w:id="1923" w:author="JHONATAN MAURICIO VILLARREAL CORREDOR" w:date="2023-03-24T12:59:00Z">
        <w:r w:rsidRPr="00DA0116">
          <w:rPr>
            <w:rFonts w:cs="Times New Roman"/>
            <w:color w:val="ED7D31" w:themeColor="accent2"/>
            <w:rPrChange w:id="1924" w:author="JHONATAN MAURICIO VILLARREAL CORREDOR" w:date="2023-03-24T13:10:00Z">
              <w:rPr>
                <w:rFonts w:cs="Times New Roman"/>
              </w:rPr>
            </w:rPrChange>
          </w:rPr>
          <w:t>.</w:t>
        </w:r>
      </w:ins>
    </w:p>
    <w:p w14:paraId="017E8565" w14:textId="77777777" w:rsidR="00482888" w:rsidRPr="00DA0116" w:rsidRDefault="00482888" w:rsidP="00482888">
      <w:pPr>
        <w:rPr>
          <w:ins w:id="1925" w:author="JHONATAN MAURICIO VILLARREAL CORREDOR" w:date="2023-03-24T12:59:00Z"/>
          <w:rFonts w:cs="Times New Roman"/>
          <w:color w:val="ED7D31" w:themeColor="accent2"/>
          <w:szCs w:val="24"/>
          <w:rPrChange w:id="1926" w:author="JHONATAN MAURICIO VILLARREAL CORREDOR" w:date="2023-03-24T13:10:00Z">
            <w:rPr>
              <w:ins w:id="1927" w:author="JHONATAN MAURICIO VILLARREAL CORREDOR" w:date="2023-03-24T12:59:00Z"/>
              <w:rFonts w:cs="Times New Roman"/>
              <w:szCs w:val="24"/>
            </w:rPr>
          </w:rPrChange>
        </w:rPr>
      </w:pPr>
    </w:p>
    <w:p w14:paraId="6DD01ABA" w14:textId="77777777" w:rsidR="00482888" w:rsidRPr="00DA0116" w:rsidRDefault="00482888" w:rsidP="00482888">
      <w:pPr>
        <w:rPr>
          <w:ins w:id="1928" w:author="JHONATAN MAURICIO VILLARREAL CORREDOR" w:date="2023-03-24T12:59:00Z"/>
          <w:rFonts w:cs="Times New Roman"/>
          <w:color w:val="ED7D31" w:themeColor="accent2"/>
          <w:shd w:val="clear" w:color="auto" w:fill="FFFFFF"/>
          <w:rPrChange w:id="1929" w:author="JHONATAN MAURICIO VILLARREAL CORREDOR" w:date="2023-03-24T13:10:00Z">
            <w:rPr>
              <w:ins w:id="1930" w:author="JHONATAN MAURICIO VILLARREAL CORREDOR" w:date="2023-03-24T12:59:00Z"/>
              <w:rFonts w:cs="Times New Roman"/>
              <w:shd w:val="clear" w:color="auto" w:fill="FFFFFF"/>
            </w:rPr>
          </w:rPrChange>
        </w:rPr>
      </w:pPr>
      <w:ins w:id="1931" w:author="JHONATAN MAURICIO VILLARREAL CORREDOR" w:date="2023-03-24T12:59:00Z">
        <w:r w:rsidRPr="00DA0116">
          <w:rPr>
            <w:rFonts w:cs="Times New Roman"/>
            <w:b/>
            <w:bCs/>
            <w:color w:val="ED7D31" w:themeColor="accent2"/>
            <w:szCs w:val="24"/>
            <w:rPrChange w:id="1932" w:author="JHONATAN MAURICIO VILLARREAL CORREDOR" w:date="2023-03-24T13:10:00Z">
              <w:rPr>
                <w:rFonts w:cs="Times New Roman"/>
                <w:b/>
                <w:bCs/>
                <w:color w:val="FF0000"/>
                <w:szCs w:val="24"/>
              </w:rPr>
            </w:rPrChange>
          </w:rPr>
          <w:tab/>
        </w:r>
        <w:r w:rsidRPr="00DA0116">
          <w:rPr>
            <w:rFonts w:cs="Times New Roman"/>
            <w:color w:val="ED7D31" w:themeColor="accent2"/>
            <w:shd w:val="clear" w:color="auto" w:fill="FFFFFF"/>
            <w:rPrChange w:id="1933" w:author="JHONATAN MAURICIO VILLARREAL CORREDOR" w:date="2023-03-24T13:10:00Z">
              <w:rPr>
                <w:rFonts w:cs="Times New Roman"/>
                <w:shd w:val="clear" w:color="auto" w:fill="FFFFFF"/>
              </w:rPr>
            </w:rPrChange>
          </w:rPr>
          <w:t>Análisis exploratorio de datos (EDA): Este es un método para analizar y resumir datos utilizando técnicas gráficas y estadísticas, ayuda a descubrir patrones, relaciones y tendencias en los datos e identificar valores atípicos o datos faltantes</w:t>
        </w:r>
      </w:ins>
      <w:customXmlInsRangeStart w:id="1934" w:author="JHONATAN MAURICIO VILLARREAL CORREDOR" w:date="2023-03-24T12:59:00Z"/>
      <w:sdt>
        <w:sdtPr>
          <w:rPr>
            <w:rFonts w:eastAsiaTheme="majorEastAsia" w:cs="Times New Roman"/>
            <w:color w:val="ED7D31" w:themeColor="accent2"/>
            <w:shd w:val="clear" w:color="auto" w:fill="FFFFFF"/>
            <w:rPrChange w:id="1935" w:author="JHONATAN MAURICIO VILLARREAL CORREDOR" w:date="2023-03-24T13:10:00Z">
              <w:rPr>
                <w:rFonts w:eastAsiaTheme="majorEastAsia" w:cs="Times New Roman"/>
                <w:shd w:val="clear" w:color="auto" w:fill="FFFFFF"/>
              </w:rPr>
            </w:rPrChange>
          </w:rPr>
          <w:id w:val="-178040963"/>
          <w:citation/>
        </w:sdtPr>
        <w:sdtContent>
          <w:customXmlInsRangeEnd w:id="1934"/>
          <w:ins w:id="1936" w:author="JHONATAN MAURICIO VILLARREAL CORREDOR" w:date="2023-03-24T12:59:00Z">
            <w:r w:rsidRPr="00DA0116">
              <w:rPr>
                <w:rFonts w:eastAsiaTheme="majorEastAsia" w:cs="Times New Roman"/>
                <w:color w:val="ED7D31" w:themeColor="accent2"/>
                <w:shd w:val="clear" w:color="auto" w:fill="FFFFFF"/>
                <w:rPrChange w:id="1937" w:author="JHONATAN MAURICIO VILLARREAL CORREDOR" w:date="2023-03-24T13:10:00Z">
                  <w:rPr>
                    <w:rFonts w:eastAsiaTheme="majorEastAsia" w:cs="Times New Roman"/>
                    <w:shd w:val="clear" w:color="auto" w:fill="FFFFFF"/>
                  </w:rPr>
                </w:rPrChange>
              </w:rPr>
              <w:fldChar w:fldCharType="begin"/>
            </w:r>
            <w:r w:rsidRPr="00DA0116">
              <w:rPr>
                <w:rFonts w:cs="Times New Roman"/>
                <w:color w:val="ED7D31" w:themeColor="accent2"/>
                <w:shd w:val="clear" w:color="auto" w:fill="FFFFFF"/>
                <w:rPrChange w:id="1938" w:author="JHONATAN MAURICIO VILLARREAL CORREDOR" w:date="2023-03-24T13:10:00Z">
                  <w:rPr>
                    <w:rFonts w:cs="Times New Roman"/>
                    <w:shd w:val="clear" w:color="auto" w:fill="FFFFFF"/>
                  </w:rPr>
                </w:rPrChange>
              </w:rPr>
              <w:instrText xml:space="preserve"> CITATION EOI07 \l 9226 </w:instrText>
            </w:r>
            <w:r w:rsidRPr="00DA0116">
              <w:rPr>
                <w:rFonts w:eastAsiaTheme="majorEastAsia" w:cs="Times New Roman"/>
                <w:color w:val="ED7D31" w:themeColor="accent2"/>
                <w:shd w:val="clear" w:color="auto" w:fill="FFFFFF"/>
                <w:rPrChange w:id="1939" w:author="JHONATAN MAURICIO VILLARREAL CORREDOR" w:date="2023-03-24T13:10:00Z">
                  <w:rPr>
                    <w:rFonts w:eastAsiaTheme="majorEastAsia" w:cs="Times New Roman"/>
                    <w:shd w:val="clear" w:color="auto" w:fill="FFFFFF"/>
                  </w:rPr>
                </w:rPrChange>
              </w:rPr>
              <w:fldChar w:fldCharType="separate"/>
            </w:r>
            <w:r w:rsidRPr="00DA0116">
              <w:rPr>
                <w:rFonts w:cs="Times New Roman"/>
                <w:noProof/>
                <w:color w:val="ED7D31" w:themeColor="accent2"/>
                <w:shd w:val="clear" w:color="auto" w:fill="FFFFFF"/>
                <w:rPrChange w:id="1940" w:author="JHONATAN MAURICIO VILLARREAL CORREDOR" w:date="2023-03-24T13:10:00Z">
                  <w:rPr>
                    <w:rFonts w:cs="Times New Roman"/>
                    <w:noProof/>
                    <w:shd w:val="clear" w:color="auto" w:fill="FFFFFF"/>
                  </w:rPr>
                </w:rPrChange>
              </w:rPr>
              <w:t xml:space="preserve"> </w:t>
            </w:r>
            <w:r w:rsidRPr="00DA0116">
              <w:rPr>
                <w:rFonts w:eastAsiaTheme="majorEastAsia" w:cs="Times New Roman"/>
                <w:noProof/>
                <w:color w:val="ED7D31" w:themeColor="accent2"/>
                <w:shd w:val="clear" w:color="auto" w:fill="FFFFFF"/>
                <w:rPrChange w:id="1941" w:author="JHONATAN MAURICIO VILLARREAL CORREDOR" w:date="2023-03-24T13:10:00Z">
                  <w:rPr>
                    <w:rFonts w:eastAsiaTheme="majorEastAsia" w:cs="Times New Roman"/>
                    <w:noProof/>
                    <w:shd w:val="clear" w:color="auto" w:fill="FFFFFF"/>
                  </w:rPr>
                </w:rPrChange>
              </w:rPr>
              <w:t>(EOI, 2007)</w:t>
            </w:r>
            <w:r w:rsidRPr="00DA0116">
              <w:rPr>
                <w:rFonts w:eastAsiaTheme="majorEastAsia" w:cs="Times New Roman"/>
                <w:color w:val="ED7D31" w:themeColor="accent2"/>
                <w:shd w:val="clear" w:color="auto" w:fill="FFFFFF"/>
                <w:rPrChange w:id="1942" w:author="JHONATAN MAURICIO VILLARREAL CORREDOR" w:date="2023-03-24T13:10:00Z">
                  <w:rPr>
                    <w:rFonts w:eastAsiaTheme="majorEastAsia" w:cs="Times New Roman"/>
                    <w:shd w:val="clear" w:color="auto" w:fill="FFFFFF"/>
                  </w:rPr>
                </w:rPrChange>
              </w:rPr>
              <w:fldChar w:fldCharType="end"/>
            </w:r>
          </w:ins>
          <w:customXmlInsRangeStart w:id="1943" w:author="JHONATAN MAURICIO VILLARREAL CORREDOR" w:date="2023-03-24T12:59:00Z"/>
        </w:sdtContent>
      </w:sdt>
      <w:customXmlInsRangeEnd w:id="1943"/>
      <w:ins w:id="1944" w:author="JHONATAN MAURICIO VILLARREAL CORREDOR" w:date="2023-03-24T12:59:00Z">
        <w:r w:rsidRPr="00DA0116">
          <w:rPr>
            <w:rFonts w:cs="Times New Roman"/>
            <w:color w:val="ED7D31" w:themeColor="accent2"/>
            <w:shd w:val="clear" w:color="auto" w:fill="FFFFFF"/>
            <w:rPrChange w:id="1945" w:author="JHONATAN MAURICIO VILLARREAL CORREDOR" w:date="2023-03-24T13:10:00Z">
              <w:rPr>
                <w:rFonts w:cs="Times New Roman"/>
                <w:shd w:val="clear" w:color="auto" w:fill="FFFFFF"/>
              </w:rPr>
            </w:rPrChange>
          </w:rPr>
          <w:t>.</w:t>
        </w:r>
      </w:ins>
    </w:p>
    <w:p w14:paraId="448741DD" w14:textId="77777777" w:rsidR="00482888" w:rsidRPr="00DA0116" w:rsidRDefault="00482888" w:rsidP="00482888">
      <w:pPr>
        <w:tabs>
          <w:tab w:val="left" w:pos="2220"/>
        </w:tabs>
        <w:rPr>
          <w:ins w:id="1946" w:author="JHONATAN MAURICIO VILLARREAL CORREDOR" w:date="2023-03-24T12:59:00Z"/>
          <w:color w:val="ED7D31" w:themeColor="accent2"/>
          <w:rPrChange w:id="1947" w:author="JHONATAN MAURICIO VILLARREAL CORREDOR" w:date="2023-03-24T13:10:00Z">
            <w:rPr>
              <w:ins w:id="1948" w:author="JHONATAN MAURICIO VILLARREAL CORREDOR" w:date="2023-03-24T12:59:00Z"/>
            </w:rPr>
          </w:rPrChange>
        </w:rPr>
      </w:pPr>
    </w:p>
    <w:p w14:paraId="13F6A1B7" w14:textId="77777777" w:rsidR="00482888" w:rsidRPr="00DA0116" w:rsidRDefault="00482888" w:rsidP="00482888">
      <w:pPr>
        <w:pStyle w:val="Ttulo5"/>
        <w:rPr>
          <w:ins w:id="1949" w:author="JHONATAN MAURICIO VILLARREAL CORREDOR" w:date="2023-03-24T12:59:00Z"/>
          <w:rFonts w:ascii="Times New Roman" w:hAnsi="Times New Roman" w:cs="Times New Roman"/>
          <w:color w:val="ED7D31" w:themeColor="accent2"/>
          <w:shd w:val="clear" w:color="auto" w:fill="FFFFFF"/>
          <w:rPrChange w:id="1950" w:author="JHONATAN MAURICIO VILLARREAL CORREDOR" w:date="2023-03-24T13:10:00Z">
            <w:rPr>
              <w:ins w:id="1951" w:author="JHONATAN MAURICIO VILLARREAL CORREDOR" w:date="2023-03-24T12:59:00Z"/>
              <w:rFonts w:ascii="Times New Roman" w:hAnsi="Times New Roman" w:cs="Times New Roman"/>
              <w:color w:val="auto"/>
              <w:shd w:val="clear" w:color="auto" w:fill="FFFFFF"/>
            </w:rPr>
          </w:rPrChange>
        </w:rPr>
      </w:pPr>
      <w:ins w:id="1952" w:author="JHONATAN MAURICIO VILLARREAL CORREDOR" w:date="2023-03-24T12:59:00Z">
        <w:r w:rsidRPr="00DA0116">
          <w:rPr>
            <w:color w:val="ED7D31" w:themeColor="accent2"/>
            <w:rPrChange w:id="1953" w:author="JHONATAN MAURICIO VILLARREAL CORREDOR" w:date="2023-03-24T13:10:00Z">
              <w:rPr/>
            </w:rPrChange>
          </w:rPr>
          <w:lastRenderedPageBreak/>
          <w:tab/>
        </w:r>
        <w:r w:rsidRPr="00DA0116">
          <w:rPr>
            <w:rFonts w:ascii="Times New Roman" w:hAnsi="Times New Roman" w:cs="Times New Roman"/>
            <w:color w:val="ED7D31" w:themeColor="accent2"/>
            <w:shd w:val="clear" w:color="auto" w:fill="FFFFFF"/>
            <w:rPrChange w:id="1954" w:author="JHONATAN MAURICIO VILLARREAL CORREDOR" w:date="2023-03-24T13:10:00Z">
              <w:rPr>
                <w:rFonts w:ascii="Times New Roman" w:hAnsi="Times New Roman" w:cs="Times New Roman"/>
                <w:color w:val="auto"/>
                <w:shd w:val="clear" w:color="auto" w:fill="FFFFFF"/>
              </w:rPr>
            </w:rPrChange>
          </w:rPr>
          <w:t>Análisis de regresión:</w:t>
        </w:r>
        <w:r w:rsidRPr="00DA0116">
          <w:rPr>
            <w:color w:val="ED7D31" w:themeColor="accent2"/>
            <w:rPrChange w:id="1955" w:author="JHONATAN MAURICIO VILLARREAL CORREDOR" w:date="2023-03-24T13:10:00Z">
              <w:rPr/>
            </w:rPrChange>
          </w:rPr>
          <w:t xml:space="preserve"> </w:t>
        </w:r>
        <w:r w:rsidRPr="00DA0116">
          <w:rPr>
            <w:rFonts w:ascii="Times New Roman" w:hAnsi="Times New Roman" w:cs="Times New Roman"/>
            <w:color w:val="ED7D31" w:themeColor="accent2"/>
            <w:shd w:val="clear" w:color="auto" w:fill="FFFFFF"/>
            <w:rPrChange w:id="1956" w:author="JHONATAN MAURICIO VILLARREAL CORREDOR" w:date="2023-03-24T13:10:00Z">
              <w:rPr>
                <w:rFonts w:ascii="Times New Roman" w:hAnsi="Times New Roman" w:cs="Times New Roman"/>
                <w:color w:val="auto"/>
                <w:shd w:val="clear" w:color="auto" w:fill="FFFFFF"/>
              </w:rPr>
            </w:rPrChange>
          </w:rPr>
          <w:t>Esta técnica se utiliza para determinar la relación entre una variable dependiente y una o más variables independientes, ayuda a determinar la fuerza y ​​la dirección de las relaciones entre las variables</w:t>
        </w:r>
        <w:r w:rsidRPr="00DA0116">
          <w:rPr>
            <w:rFonts w:cs="Times New Roman"/>
            <w:color w:val="ED7D31" w:themeColor="accent2"/>
            <w:shd w:val="clear" w:color="auto" w:fill="FFFFFF"/>
            <w:rPrChange w:id="1957" w:author="JHONATAN MAURICIO VILLARREAL CORREDOR" w:date="2023-03-24T13:10:00Z">
              <w:rPr>
                <w:rFonts w:cs="Times New Roman"/>
                <w:shd w:val="clear" w:color="auto" w:fill="FFFFFF"/>
              </w:rPr>
            </w:rPrChange>
          </w:rPr>
          <w:t xml:space="preserve"> </w:t>
        </w:r>
      </w:ins>
      <w:customXmlInsRangeStart w:id="1958" w:author="JHONATAN MAURICIO VILLARREAL CORREDOR" w:date="2023-03-24T12:59:00Z"/>
      <w:sdt>
        <w:sdtPr>
          <w:rPr>
            <w:rFonts w:ascii="Times New Roman" w:hAnsi="Times New Roman" w:cs="Times New Roman"/>
            <w:color w:val="ED7D31" w:themeColor="accent2"/>
            <w:shd w:val="clear" w:color="auto" w:fill="FFFFFF"/>
            <w:rPrChange w:id="1959" w:author="JHONATAN MAURICIO VILLARREAL CORREDOR" w:date="2023-03-24T13:10:00Z">
              <w:rPr>
                <w:rFonts w:ascii="Times New Roman" w:hAnsi="Times New Roman" w:cs="Times New Roman"/>
                <w:color w:val="auto"/>
                <w:shd w:val="clear" w:color="auto" w:fill="FFFFFF"/>
              </w:rPr>
            </w:rPrChange>
          </w:rPr>
          <w:id w:val="-1196223953"/>
          <w:citation/>
        </w:sdtPr>
        <w:sdtContent>
          <w:customXmlInsRangeEnd w:id="1958"/>
          <w:ins w:id="1960" w:author="JHONATAN MAURICIO VILLARREAL CORREDOR" w:date="2023-03-24T12:59:00Z">
            <w:r w:rsidRPr="00DA0116">
              <w:rPr>
                <w:rFonts w:ascii="Times New Roman" w:hAnsi="Times New Roman" w:cs="Times New Roman"/>
                <w:color w:val="ED7D31" w:themeColor="accent2"/>
                <w:shd w:val="clear" w:color="auto" w:fill="FFFFFF"/>
                <w:rPrChange w:id="1961" w:author="JHONATAN MAURICIO VILLARREAL CORREDOR" w:date="2023-03-24T13:10:00Z">
                  <w:rPr>
                    <w:rFonts w:ascii="Times New Roman" w:hAnsi="Times New Roman" w:cs="Times New Roman"/>
                    <w:color w:val="auto"/>
                    <w:shd w:val="clear" w:color="auto" w:fill="FFFFFF"/>
                  </w:rPr>
                </w:rPrChange>
              </w:rPr>
              <w:fldChar w:fldCharType="begin"/>
            </w:r>
            <w:r w:rsidRPr="00DA0116">
              <w:rPr>
                <w:rFonts w:ascii="Times New Roman" w:hAnsi="Times New Roman" w:cs="Times New Roman"/>
                <w:color w:val="ED7D31" w:themeColor="accent2"/>
                <w:shd w:val="clear" w:color="auto" w:fill="FFFFFF"/>
                <w:rPrChange w:id="1962" w:author="JHONATAN MAURICIO VILLARREAL CORREDOR" w:date="2023-03-24T13:10:00Z">
                  <w:rPr>
                    <w:rFonts w:ascii="Times New Roman" w:hAnsi="Times New Roman" w:cs="Times New Roman"/>
                    <w:color w:val="auto"/>
                    <w:shd w:val="clear" w:color="auto" w:fill="FFFFFF"/>
                  </w:rPr>
                </w:rPrChange>
              </w:rPr>
              <w:instrText xml:space="preserve"> CITATION EOI07 \l 9226 </w:instrText>
            </w:r>
            <w:r w:rsidRPr="00DA0116">
              <w:rPr>
                <w:rFonts w:ascii="Times New Roman" w:hAnsi="Times New Roman" w:cs="Times New Roman"/>
                <w:color w:val="ED7D31" w:themeColor="accent2"/>
                <w:shd w:val="clear" w:color="auto" w:fill="FFFFFF"/>
                <w:rPrChange w:id="1963" w:author="JHONATAN MAURICIO VILLARREAL CORREDOR" w:date="2023-03-24T13:10:00Z">
                  <w:rPr>
                    <w:rFonts w:ascii="Times New Roman" w:hAnsi="Times New Roman" w:cs="Times New Roman"/>
                    <w:color w:val="auto"/>
                    <w:shd w:val="clear" w:color="auto" w:fill="FFFFFF"/>
                  </w:rPr>
                </w:rPrChange>
              </w:rPr>
              <w:fldChar w:fldCharType="separate"/>
            </w:r>
            <w:r w:rsidRPr="00DA0116">
              <w:rPr>
                <w:rFonts w:ascii="Times New Roman" w:hAnsi="Times New Roman" w:cs="Times New Roman"/>
                <w:noProof/>
                <w:color w:val="ED7D31" w:themeColor="accent2"/>
                <w:shd w:val="clear" w:color="auto" w:fill="FFFFFF"/>
                <w:rPrChange w:id="1964" w:author="JHONATAN MAURICIO VILLARREAL CORREDOR" w:date="2023-03-24T13:10:00Z">
                  <w:rPr>
                    <w:rFonts w:ascii="Times New Roman" w:hAnsi="Times New Roman" w:cs="Times New Roman"/>
                    <w:noProof/>
                    <w:color w:val="auto"/>
                    <w:shd w:val="clear" w:color="auto" w:fill="FFFFFF"/>
                  </w:rPr>
                </w:rPrChange>
              </w:rPr>
              <w:t xml:space="preserve"> (EOI, 2007)</w:t>
            </w:r>
            <w:r w:rsidRPr="00DA0116">
              <w:rPr>
                <w:rFonts w:ascii="Times New Roman" w:hAnsi="Times New Roman" w:cs="Times New Roman"/>
                <w:color w:val="ED7D31" w:themeColor="accent2"/>
                <w:shd w:val="clear" w:color="auto" w:fill="FFFFFF"/>
                <w:rPrChange w:id="1965" w:author="JHONATAN MAURICIO VILLARREAL CORREDOR" w:date="2023-03-24T13:10:00Z">
                  <w:rPr>
                    <w:rFonts w:ascii="Times New Roman" w:hAnsi="Times New Roman" w:cs="Times New Roman"/>
                    <w:color w:val="auto"/>
                    <w:shd w:val="clear" w:color="auto" w:fill="FFFFFF"/>
                  </w:rPr>
                </w:rPrChange>
              </w:rPr>
              <w:fldChar w:fldCharType="end"/>
            </w:r>
          </w:ins>
          <w:customXmlInsRangeStart w:id="1966" w:author="JHONATAN MAURICIO VILLARREAL CORREDOR" w:date="2023-03-24T12:59:00Z"/>
        </w:sdtContent>
      </w:sdt>
      <w:customXmlInsRangeEnd w:id="1966"/>
      <w:ins w:id="1967" w:author="JHONATAN MAURICIO VILLARREAL CORREDOR" w:date="2023-03-24T12:59:00Z">
        <w:r w:rsidRPr="00DA0116">
          <w:rPr>
            <w:rFonts w:ascii="Times New Roman" w:hAnsi="Times New Roman" w:cs="Times New Roman"/>
            <w:color w:val="ED7D31" w:themeColor="accent2"/>
            <w:shd w:val="clear" w:color="auto" w:fill="FFFFFF"/>
            <w:rPrChange w:id="1968" w:author="JHONATAN MAURICIO VILLARREAL CORREDOR" w:date="2023-03-24T13:10:00Z">
              <w:rPr>
                <w:rFonts w:ascii="Times New Roman" w:hAnsi="Times New Roman" w:cs="Times New Roman"/>
                <w:color w:val="auto"/>
                <w:shd w:val="clear" w:color="auto" w:fill="FFFFFF"/>
              </w:rPr>
            </w:rPrChange>
          </w:rPr>
          <w:t>.</w:t>
        </w:r>
      </w:ins>
    </w:p>
    <w:p w14:paraId="77A6A891" w14:textId="77777777" w:rsidR="00482888" w:rsidRPr="00DA0116" w:rsidRDefault="00482888" w:rsidP="00482888">
      <w:pPr>
        <w:pStyle w:val="Ttulo5"/>
        <w:rPr>
          <w:ins w:id="1969" w:author="JHONATAN MAURICIO VILLARREAL CORREDOR" w:date="2023-03-24T12:59:00Z"/>
          <w:rFonts w:ascii="Times New Roman" w:hAnsi="Times New Roman" w:cs="Times New Roman"/>
          <w:color w:val="ED7D31" w:themeColor="accent2"/>
          <w:shd w:val="clear" w:color="auto" w:fill="FFFFFF"/>
          <w:rPrChange w:id="1970" w:author="JHONATAN MAURICIO VILLARREAL CORREDOR" w:date="2023-03-24T13:10:00Z">
            <w:rPr>
              <w:ins w:id="1971" w:author="JHONATAN MAURICIO VILLARREAL CORREDOR" w:date="2023-03-24T12:59:00Z"/>
              <w:rFonts w:ascii="Times New Roman" w:hAnsi="Times New Roman" w:cs="Times New Roman"/>
              <w:color w:val="auto"/>
              <w:shd w:val="clear" w:color="auto" w:fill="FFFFFF"/>
            </w:rPr>
          </w:rPrChange>
        </w:rPr>
      </w:pPr>
      <w:ins w:id="1972" w:author="JHONATAN MAURICIO VILLARREAL CORREDOR" w:date="2023-03-24T12:59:00Z">
        <w:r w:rsidRPr="00DA0116">
          <w:rPr>
            <w:color w:val="ED7D31" w:themeColor="accent2"/>
            <w:rPrChange w:id="1973" w:author="JHONATAN MAURICIO VILLARREAL CORREDOR" w:date="2023-03-24T13:10:00Z">
              <w:rPr/>
            </w:rPrChange>
          </w:rPr>
          <w:tab/>
        </w:r>
        <w:r w:rsidRPr="00DA0116">
          <w:rPr>
            <w:rFonts w:ascii="Times New Roman" w:hAnsi="Times New Roman" w:cs="Times New Roman"/>
            <w:color w:val="ED7D31" w:themeColor="accent2"/>
            <w:shd w:val="clear" w:color="auto" w:fill="FFFFFF"/>
            <w:rPrChange w:id="1974" w:author="JHONATAN MAURICIO VILLARREAL CORREDOR" w:date="2023-03-24T13:10:00Z">
              <w:rPr>
                <w:rFonts w:ascii="Times New Roman" w:hAnsi="Times New Roman" w:cs="Times New Roman"/>
                <w:color w:val="auto"/>
                <w:shd w:val="clear" w:color="auto" w:fill="FFFFFF"/>
              </w:rPr>
            </w:rPrChange>
          </w:rPr>
          <w:t>Análisis de series temporales: Este método se utiliza para analizar datos que cambian con el tiempo y predecir tendencias futuras, ayuda a identificar tendencias y tendencias a lo largo del tiempo y predecir la demanda futura</w:t>
        </w:r>
        <w:r w:rsidRPr="00DA0116">
          <w:rPr>
            <w:rFonts w:cs="Times New Roman"/>
            <w:color w:val="ED7D31" w:themeColor="accent2"/>
            <w:shd w:val="clear" w:color="auto" w:fill="FFFFFF"/>
            <w:rPrChange w:id="1975" w:author="JHONATAN MAURICIO VILLARREAL CORREDOR" w:date="2023-03-24T13:10:00Z">
              <w:rPr>
                <w:rFonts w:cs="Times New Roman"/>
                <w:shd w:val="clear" w:color="auto" w:fill="FFFFFF"/>
              </w:rPr>
            </w:rPrChange>
          </w:rPr>
          <w:t xml:space="preserve"> </w:t>
        </w:r>
      </w:ins>
      <w:customXmlInsRangeStart w:id="1976" w:author="JHONATAN MAURICIO VILLARREAL CORREDOR" w:date="2023-03-24T12:59:00Z"/>
      <w:sdt>
        <w:sdtPr>
          <w:rPr>
            <w:rFonts w:ascii="Times New Roman" w:hAnsi="Times New Roman" w:cs="Times New Roman"/>
            <w:color w:val="ED7D31" w:themeColor="accent2"/>
            <w:shd w:val="clear" w:color="auto" w:fill="FFFFFF"/>
            <w:rPrChange w:id="1977" w:author="JHONATAN MAURICIO VILLARREAL CORREDOR" w:date="2023-03-24T13:10:00Z">
              <w:rPr>
                <w:rFonts w:ascii="Times New Roman" w:hAnsi="Times New Roman" w:cs="Times New Roman"/>
                <w:color w:val="auto"/>
                <w:shd w:val="clear" w:color="auto" w:fill="FFFFFF"/>
              </w:rPr>
            </w:rPrChange>
          </w:rPr>
          <w:id w:val="446904693"/>
          <w:citation/>
        </w:sdtPr>
        <w:sdtContent>
          <w:customXmlInsRangeEnd w:id="1976"/>
          <w:ins w:id="1978" w:author="JHONATAN MAURICIO VILLARREAL CORREDOR" w:date="2023-03-24T12:59:00Z">
            <w:r w:rsidRPr="00DA0116">
              <w:rPr>
                <w:rFonts w:ascii="Times New Roman" w:hAnsi="Times New Roman" w:cs="Times New Roman"/>
                <w:color w:val="ED7D31" w:themeColor="accent2"/>
                <w:shd w:val="clear" w:color="auto" w:fill="FFFFFF"/>
                <w:rPrChange w:id="1979" w:author="JHONATAN MAURICIO VILLARREAL CORREDOR" w:date="2023-03-24T13:10:00Z">
                  <w:rPr>
                    <w:rFonts w:ascii="Times New Roman" w:hAnsi="Times New Roman" w:cs="Times New Roman"/>
                    <w:color w:val="auto"/>
                    <w:shd w:val="clear" w:color="auto" w:fill="FFFFFF"/>
                  </w:rPr>
                </w:rPrChange>
              </w:rPr>
              <w:fldChar w:fldCharType="begin"/>
            </w:r>
            <w:r w:rsidRPr="00DA0116">
              <w:rPr>
                <w:rFonts w:ascii="Times New Roman" w:hAnsi="Times New Roman" w:cs="Times New Roman"/>
                <w:color w:val="ED7D31" w:themeColor="accent2"/>
                <w:shd w:val="clear" w:color="auto" w:fill="FFFFFF"/>
                <w:rPrChange w:id="1980" w:author="JHONATAN MAURICIO VILLARREAL CORREDOR" w:date="2023-03-24T13:10:00Z">
                  <w:rPr>
                    <w:rFonts w:ascii="Times New Roman" w:hAnsi="Times New Roman" w:cs="Times New Roman"/>
                    <w:color w:val="auto"/>
                    <w:shd w:val="clear" w:color="auto" w:fill="FFFFFF"/>
                  </w:rPr>
                </w:rPrChange>
              </w:rPr>
              <w:instrText xml:space="preserve"> CITATION EOI07 \l 9226 </w:instrText>
            </w:r>
            <w:r w:rsidRPr="00DA0116">
              <w:rPr>
                <w:rFonts w:ascii="Times New Roman" w:hAnsi="Times New Roman" w:cs="Times New Roman"/>
                <w:color w:val="ED7D31" w:themeColor="accent2"/>
                <w:shd w:val="clear" w:color="auto" w:fill="FFFFFF"/>
                <w:rPrChange w:id="1981" w:author="JHONATAN MAURICIO VILLARREAL CORREDOR" w:date="2023-03-24T13:10:00Z">
                  <w:rPr>
                    <w:rFonts w:ascii="Times New Roman" w:hAnsi="Times New Roman" w:cs="Times New Roman"/>
                    <w:color w:val="auto"/>
                    <w:shd w:val="clear" w:color="auto" w:fill="FFFFFF"/>
                  </w:rPr>
                </w:rPrChange>
              </w:rPr>
              <w:fldChar w:fldCharType="separate"/>
            </w:r>
            <w:r w:rsidRPr="00DA0116">
              <w:rPr>
                <w:rFonts w:ascii="Times New Roman" w:hAnsi="Times New Roman" w:cs="Times New Roman"/>
                <w:noProof/>
                <w:color w:val="ED7D31" w:themeColor="accent2"/>
                <w:shd w:val="clear" w:color="auto" w:fill="FFFFFF"/>
                <w:rPrChange w:id="1982" w:author="JHONATAN MAURICIO VILLARREAL CORREDOR" w:date="2023-03-24T13:10:00Z">
                  <w:rPr>
                    <w:rFonts w:ascii="Times New Roman" w:hAnsi="Times New Roman" w:cs="Times New Roman"/>
                    <w:noProof/>
                    <w:color w:val="auto"/>
                    <w:shd w:val="clear" w:color="auto" w:fill="FFFFFF"/>
                  </w:rPr>
                </w:rPrChange>
              </w:rPr>
              <w:t xml:space="preserve"> (EOI, 2007)</w:t>
            </w:r>
            <w:r w:rsidRPr="00DA0116">
              <w:rPr>
                <w:rFonts w:ascii="Times New Roman" w:hAnsi="Times New Roman" w:cs="Times New Roman"/>
                <w:color w:val="ED7D31" w:themeColor="accent2"/>
                <w:shd w:val="clear" w:color="auto" w:fill="FFFFFF"/>
                <w:rPrChange w:id="1983" w:author="JHONATAN MAURICIO VILLARREAL CORREDOR" w:date="2023-03-24T13:10:00Z">
                  <w:rPr>
                    <w:rFonts w:ascii="Times New Roman" w:hAnsi="Times New Roman" w:cs="Times New Roman"/>
                    <w:color w:val="auto"/>
                    <w:shd w:val="clear" w:color="auto" w:fill="FFFFFF"/>
                  </w:rPr>
                </w:rPrChange>
              </w:rPr>
              <w:fldChar w:fldCharType="end"/>
            </w:r>
          </w:ins>
          <w:customXmlInsRangeStart w:id="1984" w:author="JHONATAN MAURICIO VILLARREAL CORREDOR" w:date="2023-03-24T12:59:00Z"/>
        </w:sdtContent>
      </w:sdt>
      <w:customXmlInsRangeEnd w:id="1984"/>
      <w:ins w:id="1985" w:author="JHONATAN MAURICIO VILLARREAL CORREDOR" w:date="2023-03-24T12:59:00Z">
        <w:r w:rsidRPr="00DA0116">
          <w:rPr>
            <w:rFonts w:ascii="Times New Roman" w:hAnsi="Times New Roman" w:cs="Times New Roman"/>
            <w:color w:val="ED7D31" w:themeColor="accent2"/>
            <w:shd w:val="clear" w:color="auto" w:fill="FFFFFF"/>
            <w:rPrChange w:id="1986" w:author="JHONATAN MAURICIO VILLARREAL CORREDOR" w:date="2023-03-24T13:10:00Z">
              <w:rPr>
                <w:rFonts w:ascii="Times New Roman" w:hAnsi="Times New Roman" w:cs="Times New Roman"/>
                <w:color w:val="auto"/>
                <w:shd w:val="clear" w:color="auto" w:fill="FFFFFF"/>
              </w:rPr>
            </w:rPrChange>
          </w:rPr>
          <w:t>.</w:t>
        </w:r>
      </w:ins>
    </w:p>
    <w:p w14:paraId="4F9DC0A1" w14:textId="77777777" w:rsidR="00482888" w:rsidRPr="00DA0116" w:rsidRDefault="00482888" w:rsidP="00482888">
      <w:pPr>
        <w:pStyle w:val="Ttulo5"/>
        <w:rPr>
          <w:ins w:id="1987" w:author="JHONATAN MAURICIO VILLARREAL CORREDOR" w:date="2023-03-24T12:59:00Z"/>
          <w:rFonts w:ascii="Times New Roman" w:hAnsi="Times New Roman" w:cs="Times New Roman"/>
          <w:color w:val="ED7D31" w:themeColor="accent2"/>
          <w:rPrChange w:id="1988" w:author="JHONATAN MAURICIO VILLARREAL CORREDOR" w:date="2023-03-24T13:10:00Z">
            <w:rPr>
              <w:ins w:id="1989" w:author="JHONATAN MAURICIO VILLARREAL CORREDOR" w:date="2023-03-24T12:59:00Z"/>
              <w:rFonts w:ascii="Times New Roman" w:hAnsi="Times New Roman" w:cs="Times New Roman"/>
              <w:color w:val="auto"/>
            </w:rPr>
          </w:rPrChange>
        </w:rPr>
      </w:pPr>
      <w:ins w:id="1990" w:author="JHONATAN MAURICIO VILLARREAL CORREDOR" w:date="2023-03-24T12:59:00Z">
        <w:r w:rsidRPr="00DA0116">
          <w:rPr>
            <w:color w:val="ED7D31" w:themeColor="accent2"/>
            <w:rPrChange w:id="1991" w:author="JHONATAN MAURICIO VILLARREAL CORREDOR" w:date="2023-03-24T13:10:00Z">
              <w:rPr/>
            </w:rPrChange>
          </w:rPr>
          <w:tab/>
        </w:r>
        <w:r w:rsidRPr="00DA0116">
          <w:rPr>
            <w:rFonts w:ascii="Times New Roman" w:hAnsi="Times New Roman" w:cs="Times New Roman"/>
            <w:color w:val="ED7D31" w:themeColor="accent2"/>
            <w:rPrChange w:id="1992" w:author="JHONATAN MAURICIO VILLARREAL CORREDOR" w:date="2023-03-24T13:10:00Z">
              <w:rPr>
                <w:rFonts w:ascii="Times New Roman" w:hAnsi="Times New Roman" w:cs="Times New Roman"/>
                <w:color w:val="auto"/>
              </w:rPr>
            </w:rPrChange>
          </w:rPr>
          <w:t xml:space="preserve">Análisis de </w:t>
        </w:r>
        <w:proofErr w:type="spellStart"/>
        <w:r w:rsidRPr="00DA0116">
          <w:rPr>
            <w:rFonts w:ascii="Times New Roman" w:hAnsi="Times New Roman" w:cs="Times New Roman"/>
            <w:color w:val="ED7D31" w:themeColor="accent2"/>
            <w:rPrChange w:id="1993" w:author="JHONATAN MAURICIO VILLARREAL CORREDOR" w:date="2023-03-24T13:10:00Z">
              <w:rPr>
                <w:rFonts w:ascii="Times New Roman" w:hAnsi="Times New Roman" w:cs="Times New Roman"/>
                <w:color w:val="auto"/>
              </w:rPr>
            </w:rPrChange>
          </w:rPr>
          <w:t>clustering</w:t>
        </w:r>
        <w:proofErr w:type="spellEnd"/>
        <w:r w:rsidRPr="00DA0116">
          <w:rPr>
            <w:rFonts w:ascii="Times New Roman" w:hAnsi="Times New Roman" w:cs="Times New Roman"/>
            <w:color w:val="ED7D31" w:themeColor="accent2"/>
            <w:rPrChange w:id="1994" w:author="JHONATAN MAURICIO VILLARREAL CORREDOR" w:date="2023-03-24T13:10:00Z">
              <w:rPr>
                <w:rFonts w:ascii="Times New Roman" w:hAnsi="Times New Roman" w:cs="Times New Roman"/>
                <w:color w:val="auto"/>
              </w:rPr>
            </w:rPrChange>
          </w:rPr>
          <w:t>: Este método se utiliza para organizar datos similares en grupos o grupos. Ayuda a identificar tendencias y piezas de datos que se pueden utilizar para tomar decisiones comerciales</w:t>
        </w:r>
        <w:r w:rsidRPr="00DA0116">
          <w:rPr>
            <w:rFonts w:cs="Times New Roman"/>
            <w:color w:val="ED7D31" w:themeColor="accent2"/>
            <w:shd w:val="clear" w:color="auto" w:fill="FFFFFF"/>
            <w:rPrChange w:id="1995" w:author="JHONATAN MAURICIO VILLARREAL CORREDOR" w:date="2023-03-24T13:10:00Z">
              <w:rPr>
                <w:rFonts w:cs="Times New Roman"/>
                <w:shd w:val="clear" w:color="auto" w:fill="FFFFFF"/>
              </w:rPr>
            </w:rPrChange>
          </w:rPr>
          <w:t xml:space="preserve"> </w:t>
        </w:r>
      </w:ins>
      <w:customXmlInsRangeStart w:id="1996" w:author="JHONATAN MAURICIO VILLARREAL CORREDOR" w:date="2023-03-24T12:59:00Z"/>
      <w:sdt>
        <w:sdtPr>
          <w:rPr>
            <w:rFonts w:ascii="Times New Roman" w:hAnsi="Times New Roman" w:cs="Times New Roman"/>
            <w:color w:val="ED7D31" w:themeColor="accent2"/>
            <w:shd w:val="clear" w:color="auto" w:fill="FFFFFF"/>
            <w:rPrChange w:id="1997" w:author="JHONATAN MAURICIO VILLARREAL CORREDOR" w:date="2023-03-24T13:10:00Z">
              <w:rPr>
                <w:rFonts w:ascii="Times New Roman" w:hAnsi="Times New Roman" w:cs="Times New Roman"/>
                <w:color w:val="auto"/>
                <w:shd w:val="clear" w:color="auto" w:fill="FFFFFF"/>
              </w:rPr>
            </w:rPrChange>
          </w:rPr>
          <w:id w:val="2082399002"/>
          <w:citation/>
        </w:sdtPr>
        <w:sdtContent>
          <w:customXmlInsRangeEnd w:id="1996"/>
          <w:ins w:id="1998" w:author="JHONATAN MAURICIO VILLARREAL CORREDOR" w:date="2023-03-24T12:59:00Z">
            <w:r w:rsidRPr="00DA0116">
              <w:rPr>
                <w:rFonts w:ascii="Times New Roman" w:hAnsi="Times New Roman" w:cs="Times New Roman"/>
                <w:color w:val="ED7D31" w:themeColor="accent2"/>
                <w:shd w:val="clear" w:color="auto" w:fill="FFFFFF"/>
                <w:rPrChange w:id="1999" w:author="JHONATAN MAURICIO VILLARREAL CORREDOR" w:date="2023-03-24T13:10:00Z">
                  <w:rPr>
                    <w:rFonts w:ascii="Times New Roman" w:hAnsi="Times New Roman" w:cs="Times New Roman"/>
                    <w:color w:val="auto"/>
                    <w:shd w:val="clear" w:color="auto" w:fill="FFFFFF"/>
                  </w:rPr>
                </w:rPrChange>
              </w:rPr>
              <w:fldChar w:fldCharType="begin"/>
            </w:r>
            <w:r w:rsidRPr="00DA0116">
              <w:rPr>
                <w:rFonts w:ascii="Times New Roman" w:hAnsi="Times New Roman" w:cs="Times New Roman"/>
                <w:color w:val="ED7D31" w:themeColor="accent2"/>
                <w:shd w:val="clear" w:color="auto" w:fill="FFFFFF"/>
                <w:rPrChange w:id="2000" w:author="JHONATAN MAURICIO VILLARREAL CORREDOR" w:date="2023-03-24T13:10:00Z">
                  <w:rPr>
                    <w:rFonts w:ascii="Times New Roman" w:hAnsi="Times New Roman" w:cs="Times New Roman"/>
                    <w:color w:val="auto"/>
                    <w:shd w:val="clear" w:color="auto" w:fill="FFFFFF"/>
                  </w:rPr>
                </w:rPrChange>
              </w:rPr>
              <w:instrText xml:space="preserve"> CITATION EOI07 \l 9226 </w:instrText>
            </w:r>
            <w:r w:rsidRPr="00DA0116">
              <w:rPr>
                <w:rFonts w:ascii="Times New Roman" w:hAnsi="Times New Roman" w:cs="Times New Roman"/>
                <w:color w:val="ED7D31" w:themeColor="accent2"/>
                <w:shd w:val="clear" w:color="auto" w:fill="FFFFFF"/>
                <w:rPrChange w:id="2001" w:author="JHONATAN MAURICIO VILLARREAL CORREDOR" w:date="2023-03-24T13:10:00Z">
                  <w:rPr>
                    <w:rFonts w:ascii="Times New Roman" w:hAnsi="Times New Roman" w:cs="Times New Roman"/>
                    <w:color w:val="auto"/>
                    <w:shd w:val="clear" w:color="auto" w:fill="FFFFFF"/>
                  </w:rPr>
                </w:rPrChange>
              </w:rPr>
              <w:fldChar w:fldCharType="separate"/>
            </w:r>
            <w:r w:rsidRPr="00DA0116">
              <w:rPr>
                <w:rFonts w:ascii="Times New Roman" w:hAnsi="Times New Roman" w:cs="Times New Roman"/>
                <w:noProof/>
                <w:color w:val="ED7D31" w:themeColor="accent2"/>
                <w:shd w:val="clear" w:color="auto" w:fill="FFFFFF"/>
                <w:rPrChange w:id="2002" w:author="JHONATAN MAURICIO VILLARREAL CORREDOR" w:date="2023-03-24T13:10:00Z">
                  <w:rPr>
                    <w:rFonts w:ascii="Times New Roman" w:hAnsi="Times New Roman" w:cs="Times New Roman"/>
                    <w:noProof/>
                    <w:color w:val="auto"/>
                    <w:shd w:val="clear" w:color="auto" w:fill="FFFFFF"/>
                  </w:rPr>
                </w:rPrChange>
              </w:rPr>
              <w:t xml:space="preserve"> (EOI, 2007)</w:t>
            </w:r>
            <w:r w:rsidRPr="00DA0116">
              <w:rPr>
                <w:rFonts w:ascii="Times New Roman" w:hAnsi="Times New Roman" w:cs="Times New Roman"/>
                <w:color w:val="ED7D31" w:themeColor="accent2"/>
                <w:shd w:val="clear" w:color="auto" w:fill="FFFFFF"/>
                <w:rPrChange w:id="2003" w:author="JHONATAN MAURICIO VILLARREAL CORREDOR" w:date="2023-03-24T13:10:00Z">
                  <w:rPr>
                    <w:rFonts w:ascii="Times New Roman" w:hAnsi="Times New Roman" w:cs="Times New Roman"/>
                    <w:color w:val="auto"/>
                    <w:shd w:val="clear" w:color="auto" w:fill="FFFFFF"/>
                  </w:rPr>
                </w:rPrChange>
              </w:rPr>
              <w:fldChar w:fldCharType="end"/>
            </w:r>
          </w:ins>
          <w:customXmlInsRangeStart w:id="2004" w:author="JHONATAN MAURICIO VILLARREAL CORREDOR" w:date="2023-03-24T12:59:00Z"/>
        </w:sdtContent>
      </w:sdt>
      <w:customXmlInsRangeEnd w:id="2004"/>
      <w:ins w:id="2005" w:author="JHONATAN MAURICIO VILLARREAL CORREDOR" w:date="2023-03-24T12:59:00Z">
        <w:r w:rsidRPr="00DA0116">
          <w:rPr>
            <w:rFonts w:ascii="Times New Roman" w:hAnsi="Times New Roman" w:cs="Times New Roman"/>
            <w:color w:val="ED7D31" w:themeColor="accent2"/>
            <w:shd w:val="clear" w:color="auto" w:fill="FFFFFF"/>
            <w:rPrChange w:id="2006" w:author="JHONATAN MAURICIO VILLARREAL CORREDOR" w:date="2023-03-24T13:10:00Z">
              <w:rPr>
                <w:rFonts w:ascii="Times New Roman" w:hAnsi="Times New Roman" w:cs="Times New Roman"/>
                <w:color w:val="auto"/>
                <w:shd w:val="clear" w:color="auto" w:fill="FFFFFF"/>
              </w:rPr>
            </w:rPrChange>
          </w:rPr>
          <w:t>.</w:t>
        </w:r>
      </w:ins>
    </w:p>
    <w:p w14:paraId="71F3C75D" w14:textId="77777777" w:rsidR="00482888" w:rsidRPr="00DA0116" w:rsidRDefault="00482888" w:rsidP="00482888">
      <w:pPr>
        <w:pStyle w:val="Ttulo5"/>
        <w:rPr>
          <w:ins w:id="2007" w:author="JHONATAN MAURICIO VILLARREAL CORREDOR" w:date="2023-03-24T12:59:00Z"/>
          <w:rFonts w:cs="Times New Roman"/>
          <w:color w:val="ED7D31" w:themeColor="accent2"/>
          <w:rPrChange w:id="2008" w:author="JHONATAN MAURICIO VILLARREAL CORREDOR" w:date="2023-03-24T13:10:00Z">
            <w:rPr>
              <w:ins w:id="2009" w:author="JHONATAN MAURICIO VILLARREAL CORREDOR" w:date="2023-03-24T12:59:00Z"/>
              <w:rFonts w:cs="Times New Roman"/>
            </w:rPr>
          </w:rPrChange>
        </w:rPr>
      </w:pPr>
      <w:ins w:id="2010" w:author="JHONATAN MAURICIO VILLARREAL CORREDOR" w:date="2023-03-24T12:59:00Z">
        <w:r w:rsidRPr="00DA0116">
          <w:rPr>
            <w:color w:val="ED7D31" w:themeColor="accent2"/>
            <w:rPrChange w:id="2011" w:author="JHONATAN MAURICIO VILLARREAL CORREDOR" w:date="2023-03-24T13:10:00Z">
              <w:rPr/>
            </w:rPrChange>
          </w:rPr>
          <w:tab/>
        </w:r>
        <w:r w:rsidRPr="00DA0116">
          <w:rPr>
            <w:rFonts w:ascii="Times New Roman" w:hAnsi="Times New Roman" w:cs="Times New Roman"/>
            <w:color w:val="ED7D31" w:themeColor="accent2"/>
            <w:shd w:val="clear" w:color="auto" w:fill="FFFFFF"/>
            <w:rPrChange w:id="2012" w:author="JHONATAN MAURICIO VILLARREAL CORREDOR" w:date="2023-03-24T13:10:00Z">
              <w:rPr>
                <w:rFonts w:ascii="Times New Roman" w:hAnsi="Times New Roman" w:cs="Times New Roman"/>
                <w:color w:val="auto"/>
                <w:shd w:val="clear" w:color="auto" w:fill="FFFFFF"/>
              </w:rPr>
            </w:rPrChange>
          </w:rPr>
          <w:t>Análisis de texto: Este método se utiliza para analizar y extraer información de grandes cantidades de datos no estructurados, como correos electrónicos, tweets y comentarios en redes sociales, ayudar a identificar temas, ideas y puntos en común</w:t>
        </w:r>
        <w:r w:rsidRPr="00DA0116">
          <w:rPr>
            <w:rFonts w:cs="Times New Roman"/>
            <w:color w:val="ED7D31" w:themeColor="accent2"/>
            <w:shd w:val="clear" w:color="auto" w:fill="FFFFFF"/>
            <w:rPrChange w:id="2013" w:author="JHONATAN MAURICIO VILLARREAL CORREDOR" w:date="2023-03-24T13:10:00Z">
              <w:rPr>
                <w:rFonts w:cs="Times New Roman"/>
                <w:shd w:val="clear" w:color="auto" w:fill="FFFFFF"/>
              </w:rPr>
            </w:rPrChange>
          </w:rPr>
          <w:t xml:space="preserve"> </w:t>
        </w:r>
      </w:ins>
      <w:customXmlInsRangeStart w:id="2014" w:author="JHONATAN MAURICIO VILLARREAL CORREDOR" w:date="2023-03-24T12:59:00Z"/>
      <w:sdt>
        <w:sdtPr>
          <w:rPr>
            <w:rFonts w:ascii="Times New Roman" w:hAnsi="Times New Roman" w:cs="Times New Roman"/>
            <w:color w:val="ED7D31" w:themeColor="accent2"/>
            <w:shd w:val="clear" w:color="auto" w:fill="FFFFFF"/>
            <w:rPrChange w:id="2015" w:author="JHONATAN MAURICIO VILLARREAL CORREDOR" w:date="2023-03-24T13:10:00Z">
              <w:rPr>
                <w:rFonts w:ascii="Times New Roman" w:hAnsi="Times New Roman" w:cs="Times New Roman"/>
                <w:color w:val="auto"/>
                <w:shd w:val="clear" w:color="auto" w:fill="FFFFFF"/>
              </w:rPr>
            </w:rPrChange>
          </w:rPr>
          <w:id w:val="-1713645229"/>
          <w:citation/>
        </w:sdtPr>
        <w:sdtContent>
          <w:customXmlInsRangeEnd w:id="2014"/>
          <w:ins w:id="2016" w:author="JHONATAN MAURICIO VILLARREAL CORREDOR" w:date="2023-03-24T12:59:00Z">
            <w:r w:rsidRPr="00DA0116">
              <w:rPr>
                <w:rFonts w:ascii="Times New Roman" w:hAnsi="Times New Roman" w:cs="Times New Roman"/>
                <w:color w:val="ED7D31" w:themeColor="accent2"/>
                <w:shd w:val="clear" w:color="auto" w:fill="FFFFFF"/>
                <w:rPrChange w:id="2017" w:author="JHONATAN MAURICIO VILLARREAL CORREDOR" w:date="2023-03-24T13:10:00Z">
                  <w:rPr>
                    <w:rFonts w:ascii="Times New Roman" w:hAnsi="Times New Roman" w:cs="Times New Roman"/>
                    <w:color w:val="auto"/>
                    <w:shd w:val="clear" w:color="auto" w:fill="FFFFFF"/>
                  </w:rPr>
                </w:rPrChange>
              </w:rPr>
              <w:fldChar w:fldCharType="begin"/>
            </w:r>
            <w:r w:rsidRPr="00DA0116">
              <w:rPr>
                <w:rFonts w:ascii="Times New Roman" w:hAnsi="Times New Roman" w:cs="Times New Roman"/>
                <w:color w:val="ED7D31" w:themeColor="accent2"/>
                <w:shd w:val="clear" w:color="auto" w:fill="FFFFFF"/>
                <w:rPrChange w:id="2018" w:author="JHONATAN MAURICIO VILLARREAL CORREDOR" w:date="2023-03-24T13:10:00Z">
                  <w:rPr>
                    <w:rFonts w:ascii="Times New Roman" w:hAnsi="Times New Roman" w:cs="Times New Roman"/>
                    <w:color w:val="auto"/>
                    <w:shd w:val="clear" w:color="auto" w:fill="FFFFFF"/>
                  </w:rPr>
                </w:rPrChange>
              </w:rPr>
              <w:instrText xml:space="preserve"> CITATION EOI07 \l 9226 </w:instrText>
            </w:r>
            <w:r w:rsidRPr="00DA0116">
              <w:rPr>
                <w:rFonts w:ascii="Times New Roman" w:hAnsi="Times New Roman" w:cs="Times New Roman"/>
                <w:color w:val="ED7D31" w:themeColor="accent2"/>
                <w:shd w:val="clear" w:color="auto" w:fill="FFFFFF"/>
                <w:rPrChange w:id="2019" w:author="JHONATAN MAURICIO VILLARREAL CORREDOR" w:date="2023-03-24T13:10:00Z">
                  <w:rPr>
                    <w:rFonts w:ascii="Times New Roman" w:hAnsi="Times New Roman" w:cs="Times New Roman"/>
                    <w:color w:val="auto"/>
                    <w:shd w:val="clear" w:color="auto" w:fill="FFFFFF"/>
                  </w:rPr>
                </w:rPrChange>
              </w:rPr>
              <w:fldChar w:fldCharType="separate"/>
            </w:r>
            <w:r w:rsidRPr="00DA0116">
              <w:rPr>
                <w:rFonts w:ascii="Times New Roman" w:hAnsi="Times New Roman" w:cs="Times New Roman"/>
                <w:noProof/>
                <w:color w:val="ED7D31" w:themeColor="accent2"/>
                <w:shd w:val="clear" w:color="auto" w:fill="FFFFFF"/>
                <w:rPrChange w:id="2020" w:author="JHONATAN MAURICIO VILLARREAL CORREDOR" w:date="2023-03-24T13:10:00Z">
                  <w:rPr>
                    <w:rFonts w:ascii="Times New Roman" w:hAnsi="Times New Roman" w:cs="Times New Roman"/>
                    <w:noProof/>
                    <w:color w:val="auto"/>
                    <w:shd w:val="clear" w:color="auto" w:fill="FFFFFF"/>
                  </w:rPr>
                </w:rPrChange>
              </w:rPr>
              <w:t xml:space="preserve"> (EOI, 2007)</w:t>
            </w:r>
            <w:r w:rsidRPr="00DA0116">
              <w:rPr>
                <w:rFonts w:ascii="Times New Roman" w:hAnsi="Times New Roman" w:cs="Times New Roman"/>
                <w:color w:val="ED7D31" w:themeColor="accent2"/>
                <w:shd w:val="clear" w:color="auto" w:fill="FFFFFF"/>
                <w:rPrChange w:id="2021" w:author="JHONATAN MAURICIO VILLARREAL CORREDOR" w:date="2023-03-24T13:10:00Z">
                  <w:rPr>
                    <w:rFonts w:ascii="Times New Roman" w:hAnsi="Times New Roman" w:cs="Times New Roman"/>
                    <w:color w:val="auto"/>
                    <w:shd w:val="clear" w:color="auto" w:fill="FFFFFF"/>
                  </w:rPr>
                </w:rPrChange>
              </w:rPr>
              <w:fldChar w:fldCharType="end"/>
            </w:r>
          </w:ins>
          <w:customXmlInsRangeStart w:id="2022" w:author="JHONATAN MAURICIO VILLARREAL CORREDOR" w:date="2023-03-24T12:59:00Z"/>
        </w:sdtContent>
      </w:sdt>
      <w:customXmlInsRangeEnd w:id="2022"/>
      <w:ins w:id="2023" w:author="JHONATAN MAURICIO VILLARREAL CORREDOR" w:date="2023-03-24T12:59:00Z">
        <w:r w:rsidRPr="00DA0116">
          <w:rPr>
            <w:rFonts w:ascii="Times New Roman" w:hAnsi="Times New Roman" w:cs="Times New Roman"/>
            <w:color w:val="ED7D31" w:themeColor="accent2"/>
            <w:shd w:val="clear" w:color="auto" w:fill="FFFFFF"/>
            <w:rPrChange w:id="2024" w:author="JHONATAN MAURICIO VILLARREAL CORREDOR" w:date="2023-03-24T13:10:00Z">
              <w:rPr>
                <w:rFonts w:ascii="Times New Roman" w:hAnsi="Times New Roman" w:cs="Times New Roman"/>
                <w:color w:val="auto"/>
                <w:shd w:val="clear" w:color="auto" w:fill="FFFFFF"/>
              </w:rPr>
            </w:rPrChange>
          </w:rPr>
          <w:t>.</w:t>
        </w:r>
      </w:ins>
    </w:p>
    <w:p w14:paraId="27DBC354" w14:textId="20A263D9" w:rsidR="00A42751" w:rsidDel="00482888" w:rsidRDefault="00A42751" w:rsidP="00EE67FE">
      <w:pPr>
        <w:rPr>
          <w:ins w:id="2025" w:author="Camilo Andrés Díaz Gómez" w:date="2023-03-14T21:05:00Z"/>
          <w:del w:id="2026" w:author="JHONATAN MAURICIO VILLARREAL CORREDOR" w:date="2023-03-24T12:59:00Z"/>
          <w:rFonts w:cs="Times New Roman"/>
          <w:b/>
          <w:bCs/>
          <w:color w:val="FF0000"/>
          <w:szCs w:val="24"/>
        </w:rPr>
      </w:pPr>
      <w:ins w:id="2027" w:author="Camilo Andrés Díaz Gómez" w:date="2023-03-14T21:05:00Z">
        <w:del w:id="2028" w:author="JHONATAN MAURICIO VILLARREAL CORREDOR" w:date="2023-03-24T12:59:00Z">
          <w:r w:rsidRPr="00A42751" w:rsidDel="00482888">
            <w:rPr>
              <w:rFonts w:cs="Times New Roman"/>
              <w:b/>
              <w:bCs/>
              <w:color w:val="FF0000"/>
              <w:szCs w:val="24"/>
              <w:rPrChange w:id="2029" w:author="Camilo Andrés Díaz Gómez" w:date="2023-03-14T21:05:00Z">
                <w:rPr>
                  <w:rFonts w:cs="Times New Roman"/>
                  <w:szCs w:val="24"/>
                </w:rPr>
              </w:rPrChange>
            </w:rPr>
            <w:delText>FALTA COMPLETAR TECNICAS DE ANALITICA</w:delText>
          </w:r>
        </w:del>
      </w:ins>
    </w:p>
    <w:p w14:paraId="299C15CB" w14:textId="77777777" w:rsidR="00A42751" w:rsidRPr="00A42751" w:rsidRDefault="00A42751" w:rsidP="00EE67FE">
      <w:pPr>
        <w:rPr>
          <w:rFonts w:cs="Times New Roman"/>
          <w:b/>
          <w:bCs/>
          <w:color w:val="FF0000"/>
          <w:szCs w:val="24"/>
          <w:rPrChange w:id="2030" w:author="Camilo Andrés Díaz Gómez" w:date="2023-03-14T21:05:00Z">
            <w:rPr>
              <w:rFonts w:cs="Times New Roman"/>
              <w:szCs w:val="24"/>
            </w:rPr>
          </w:rPrChange>
        </w:rPr>
      </w:pPr>
    </w:p>
    <w:p w14:paraId="6722A298" w14:textId="05F531B9" w:rsidR="007A700C" w:rsidRPr="000717E0" w:rsidRDefault="007A700C">
      <w:pPr>
        <w:pStyle w:val="Ttulo3"/>
        <w:rPr>
          <w:rFonts w:cs="Times New Roman"/>
          <w:b/>
          <w:bCs/>
          <w:rPrChange w:id="2031" w:author="Camilo Andrés Díaz Gómez" w:date="2023-03-21T19:42:00Z">
            <w:rPr>
              <w:i/>
              <w:iCs/>
            </w:rPr>
          </w:rPrChange>
        </w:rPr>
        <w:pPrChange w:id="2032" w:author="Camilo Andrés Díaz Gómez" w:date="2023-03-17T00:48:00Z">
          <w:pPr>
            <w:ind w:firstLine="708"/>
          </w:pPr>
        </w:pPrChange>
      </w:pPr>
      <w:bookmarkStart w:id="2033" w:name="_Toc56811425"/>
      <w:bookmarkStart w:id="2034" w:name="_Toc101718654"/>
      <w:bookmarkStart w:id="2035" w:name="_Toc115172937"/>
      <w:bookmarkStart w:id="2036" w:name="_Toc130385268"/>
      <w:r w:rsidRPr="000717E0">
        <w:rPr>
          <w:rFonts w:ascii="Times New Roman" w:hAnsi="Times New Roman" w:cs="Times New Roman"/>
          <w:b/>
          <w:bCs/>
          <w:color w:val="auto"/>
          <w:rPrChange w:id="2037" w:author="Camilo Andrés Díaz Gómez" w:date="2023-03-21T19:42:00Z">
            <w:rPr>
              <w:i/>
              <w:iCs/>
            </w:rPr>
          </w:rPrChange>
        </w:rPr>
        <w:t>Simulación</w:t>
      </w:r>
      <w:bookmarkEnd w:id="2033"/>
      <w:bookmarkEnd w:id="2034"/>
      <w:bookmarkEnd w:id="2035"/>
      <w:bookmarkEnd w:id="2036"/>
      <w:del w:id="2038" w:author="Camilo Andrés Díaz Gómez" w:date="2023-03-14T20:59:00Z">
        <w:r w:rsidR="004E3955" w:rsidRPr="000717E0" w:rsidDel="00A42751">
          <w:rPr>
            <w:rFonts w:ascii="Times New Roman" w:hAnsi="Times New Roman" w:cs="Times New Roman"/>
            <w:b/>
            <w:bCs/>
            <w:rPrChange w:id="2039" w:author="Camilo Andrés Díaz Gómez" w:date="2023-03-21T19:42:00Z">
              <w:rPr>
                <w:i/>
                <w:iCs/>
              </w:rPr>
            </w:rPrChange>
          </w:rPr>
          <w:delText xml:space="preserve">. </w:delText>
        </w:r>
      </w:del>
    </w:p>
    <w:p w14:paraId="36C47CB5" w14:textId="77777777" w:rsidR="007A700C" w:rsidRPr="00BD3055" w:rsidRDefault="007A700C">
      <w:pPr>
        <w:ind w:firstLine="720"/>
        <w:rPr>
          <w:rFonts w:cs="Times New Roman"/>
          <w:lang w:eastAsia="es-CO"/>
        </w:rPr>
        <w:pPrChange w:id="2040" w:author="Camilo Andrés Díaz Gómez" w:date="2023-03-17T00:48:00Z">
          <w:pPr>
            <w:ind w:firstLine="708"/>
          </w:pPr>
        </w:pPrChange>
      </w:pPr>
      <w:r w:rsidRPr="00BD3055">
        <w:rPr>
          <w:rFonts w:cs="Times New Roman"/>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lang w:eastAsia="es-CO"/>
          </w:rPr>
          <w:id w:val="135928606"/>
          <w:citation/>
        </w:sdtPr>
        <w:sdtContent>
          <w:r w:rsidRPr="00BD3055">
            <w:rPr>
              <w:rFonts w:cs="Times New Roman"/>
              <w:lang w:eastAsia="es-CO"/>
            </w:rPr>
            <w:fldChar w:fldCharType="begin"/>
          </w:r>
          <w:r w:rsidRPr="00BD3055">
            <w:rPr>
              <w:rFonts w:cs="Times New Roman"/>
              <w:lang w:eastAsia="es-CO"/>
            </w:rPr>
            <w:instrText xml:space="preserve"> CITATION Cas06 \l 9226 </w:instrText>
          </w:r>
          <w:r w:rsidRPr="00BD3055">
            <w:rPr>
              <w:rFonts w:cs="Times New Roman"/>
              <w:lang w:eastAsia="es-CO"/>
            </w:rPr>
            <w:fldChar w:fldCharType="separate"/>
          </w:r>
          <w:r w:rsidRPr="00BD3055">
            <w:rPr>
              <w:rFonts w:cs="Times New Roman"/>
              <w:noProof/>
              <w:lang w:eastAsia="es-CO"/>
            </w:rPr>
            <w:t xml:space="preserve"> (Castellanos Hernández &amp; Chacon Osorio, 2006)</w:t>
          </w:r>
          <w:r w:rsidRPr="00BD3055">
            <w:rPr>
              <w:rFonts w:cs="Times New Roman"/>
              <w:lang w:eastAsia="es-CO"/>
            </w:rPr>
            <w:fldChar w:fldCharType="end"/>
          </w:r>
        </w:sdtContent>
      </w:sdt>
      <w:r w:rsidRPr="00BD3055">
        <w:rPr>
          <w:rFonts w:cs="Times New Roman"/>
          <w:lang w:eastAsia="es-CO"/>
        </w:rPr>
        <w:t xml:space="preserve">. </w:t>
      </w:r>
    </w:p>
    <w:p w14:paraId="2AF0FD47" w14:textId="77777777" w:rsidR="007A700C" w:rsidRPr="00BD3055" w:rsidRDefault="007A700C">
      <w:pPr>
        <w:ind w:firstLine="720"/>
        <w:rPr>
          <w:rFonts w:cs="Times New Roman"/>
        </w:rPr>
        <w:pPrChange w:id="2041" w:author="Camilo Andrés Díaz Gómez" w:date="2023-03-17T00:48:00Z">
          <w:pPr/>
        </w:pPrChange>
      </w:pPr>
    </w:p>
    <w:p w14:paraId="358DA872" w14:textId="10518DA7" w:rsidR="007A700C" w:rsidRDefault="007A700C">
      <w:pPr>
        <w:pStyle w:val="Ttulo4"/>
        <w:rPr>
          <w:ins w:id="2042" w:author="JUAN ESTEBAN CONTRERAS DIAZ" w:date="2023-03-24T12:18:00Z"/>
          <w:rFonts w:ascii="Times New Roman" w:hAnsi="Times New Roman" w:cs="Times New Roman"/>
          <w:b/>
          <w:bCs/>
          <w:i w:val="0"/>
          <w:iCs w:val="0"/>
          <w:color w:val="auto"/>
        </w:rPr>
      </w:pPr>
      <w:bookmarkStart w:id="2043" w:name="_Toc56811426"/>
      <w:bookmarkStart w:id="2044" w:name="_Toc115172938"/>
      <w:r w:rsidRPr="00C91454">
        <w:rPr>
          <w:rFonts w:ascii="Times New Roman" w:hAnsi="Times New Roman" w:cs="Times New Roman"/>
          <w:b/>
          <w:bCs/>
          <w:i w:val="0"/>
          <w:iCs w:val="0"/>
          <w:color w:val="auto"/>
          <w:rPrChange w:id="2045" w:author="Camilo Andrés Díaz Gómez" w:date="2023-03-14T21:18:00Z">
            <w:rPr>
              <w:rFonts w:ascii="Times New Roman" w:eastAsiaTheme="minorHAnsi" w:hAnsi="Times New Roman" w:cstheme="minorBidi"/>
              <w:color w:val="auto"/>
            </w:rPr>
          </w:rPrChange>
        </w:rPr>
        <w:t xml:space="preserve">Tipos </w:t>
      </w:r>
      <w:del w:id="2046" w:author="Camilo Andrés Díaz Gómez" w:date="2023-03-14T21:26:00Z">
        <w:r w:rsidRPr="00C91454" w:rsidDel="005C4C59">
          <w:rPr>
            <w:rFonts w:ascii="Times New Roman" w:hAnsi="Times New Roman" w:cs="Times New Roman"/>
            <w:b/>
            <w:bCs/>
            <w:i w:val="0"/>
            <w:iCs w:val="0"/>
            <w:color w:val="auto"/>
            <w:rPrChange w:id="2047" w:author="Camilo Andrés Díaz Gómez" w:date="2023-03-14T21:18:00Z">
              <w:rPr>
                <w:rFonts w:ascii="Times New Roman" w:eastAsiaTheme="minorHAnsi" w:hAnsi="Times New Roman" w:cstheme="minorBidi"/>
                <w:color w:val="auto"/>
              </w:rPr>
            </w:rPrChange>
          </w:rPr>
          <w:delText>De</w:delText>
        </w:r>
      </w:del>
      <w:ins w:id="2048"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2049" w:author="Camilo Andrés Díaz Gómez" w:date="2023-03-14T21:18:00Z">
            <w:rPr>
              <w:rFonts w:ascii="Times New Roman" w:eastAsiaTheme="minorHAnsi" w:hAnsi="Times New Roman" w:cstheme="minorBidi"/>
              <w:color w:val="auto"/>
            </w:rPr>
          </w:rPrChange>
        </w:rPr>
        <w:t xml:space="preserve"> Simulación</w:t>
      </w:r>
      <w:bookmarkStart w:id="2050" w:name="_Toc115172939"/>
      <w:bookmarkEnd w:id="2043"/>
      <w:bookmarkEnd w:id="2044"/>
      <w:del w:id="2051" w:author="Camilo Andrés Díaz Gómez" w:date="2023-03-14T20:59:00Z">
        <w:r w:rsidRPr="00C91454" w:rsidDel="00A42751">
          <w:rPr>
            <w:rFonts w:ascii="Times New Roman" w:hAnsi="Times New Roman" w:cs="Times New Roman"/>
            <w:b/>
            <w:bCs/>
            <w:i w:val="0"/>
            <w:iCs w:val="0"/>
            <w:color w:val="auto"/>
            <w:rPrChange w:id="2052" w:author="Camilo Andrés Díaz Gómez" w:date="2023-03-14T21:18:00Z">
              <w:rPr>
                <w:rFonts w:ascii="Times New Roman" w:eastAsiaTheme="minorHAnsi" w:hAnsi="Times New Roman" w:cstheme="minorBidi"/>
                <w:color w:val="auto"/>
              </w:rPr>
            </w:rPrChange>
          </w:rPr>
          <w:delText>.</w:delText>
        </w:r>
      </w:del>
    </w:p>
    <w:p w14:paraId="23B3F086" w14:textId="76CFA713" w:rsidR="00C136C9" w:rsidRPr="00C136C9" w:rsidRDefault="00C136C9">
      <w:pPr>
        <w:ind w:firstLine="720"/>
        <w:rPr>
          <w:rFonts w:cs="Times New Roman"/>
          <w:lang w:eastAsia="es-CO"/>
          <w:rPrChange w:id="2053" w:author="JUAN ESTEBAN CONTRERAS DIAZ" w:date="2023-03-24T12:18:00Z">
            <w:rPr/>
          </w:rPrChange>
        </w:rPr>
        <w:pPrChange w:id="2054" w:author="JUAN ESTEBAN CONTRERAS DIAZ" w:date="2023-03-24T12:18:00Z">
          <w:pPr>
            <w:ind w:firstLine="708"/>
          </w:pPr>
        </w:pPrChange>
      </w:pPr>
      <w:ins w:id="2055" w:author="JUAN ESTEBAN CONTRERAS DIAZ" w:date="2023-03-24T12:18:00Z">
        <w:r w:rsidRPr="00C136C9">
          <w:rPr>
            <w:rFonts w:cs="Times New Roman"/>
            <w:lang w:eastAsia="es-CO"/>
            <w:rPrChange w:id="2056" w:author="JUAN ESTEBAN CONTRERAS DIAZ" w:date="2023-03-24T12:18:00Z">
              <w:rPr/>
            </w:rPrChange>
          </w:rPr>
          <w:t>La simulación puede ser dividida y clasificada según la naturaleza del sistema que será representado en el modelo de simulación, por ejemplo:</w:t>
        </w:r>
      </w:ins>
    </w:p>
    <w:p w14:paraId="107D856E" w14:textId="7C9DD177" w:rsidR="00A42751" w:rsidRPr="00C91454" w:rsidRDefault="007A700C">
      <w:pPr>
        <w:pStyle w:val="Ttulo5"/>
        <w:ind w:firstLine="708"/>
        <w:rPr>
          <w:ins w:id="2057" w:author="Camilo Andrés Díaz Gómez" w:date="2023-03-14T21:01:00Z"/>
          <w:rStyle w:val="Ttulo4Car"/>
          <w:rFonts w:ascii="Times New Roman" w:hAnsi="Times New Roman" w:cs="Times New Roman"/>
          <w:b/>
          <w:bCs/>
          <w:color w:val="auto"/>
          <w:rPrChange w:id="2058" w:author="Camilo Andrés Díaz Gómez" w:date="2023-03-14T21:18:00Z">
            <w:rPr>
              <w:ins w:id="2059" w:author="Camilo Andrés Díaz Gómez" w:date="2023-03-14T21:01:00Z"/>
              <w:rStyle w:val="Ttulo4Car"/>
              <w:rFonts w:ascii="Times New Roman" w:eastAsiaTheme="minorEastAsia" w:hAnsi="Times New Roman" w:cs="Times New Roman"/>
              <w:i w:val="0"/>
              <w:iCs w:val="0"/>
              <w:szCs w:val="24"/>
            </w:rPr>
          </w:rPrChange>
        </w:rPr>
        <w:pPrChange w:id="2060" w:author="Camilo Andrés Díaz Gómez" w:date="2023-03-17T00:48:00Z">
          <w:pPr>
            <w:ind w:firstLine="720"/>
          </w:pPr>
        </w:pPrChange>
      </w:pPr>
      <w:r w:rsidRPr="00C91454">
        <w:rPr>
          <w:rStyle w:val="Ttulo4Car"/>
          <w:rFonts w:ascii="Times New Roman" w:hAnsi="Times New Roman" w:cs="Times New Roman"/>
          <w:b/>
          <w:bCs/>
          <w:color w:val="auto"/>
          <w:rPrChange w:id="2061" w:author="Camilo Andrés Díaz Gómez" w:date="2023-03-14T21:18:00Z">
            <w:rPr>
              <w:rStyle w:val="Ttulo4Car"/>
              <w:rFonts w:ascii="Times New Roman" w:eastAsiaTheme="minorEastAsia" w:hAnsi="Times New Roman" w:cs="Times New Roman"/>
              <w:b/>
              <w:bCs/>
              <w:color w:val="000000" w:themeColor="text1"/>
              <w:szCs w:val="24"/>
            </w:rPr>
          </w:rPrChange>
        </w:rPr>
        <w:t>Simulación de situaciones</w:t>
      </w:r>
      <w:bookmarkEnd w:id="2050"/>
    </w:p>
    <w:p w14:paraId="5202D783" w14:textId="77777777" w:rsidR="00C136C9" w:rsidRPr="00C136C9" w:rsidRDefault="007A700C">
      <w:pPr>
        <w:ind w:firstLine="720"/>
        <w:rPr>
          <w:ins w:id="2062" w:author="JUAN ESTEBAN CONTRERAS DIAZ" w:date="2023-03-24T12:19:00Z"/>
          <w:rFonts w:cs="Times New Roman"/>
          <w:lang w:eastAsia="es-CO"/>
          <w:rPrChange w:id="2063" w:author="JUAN ESTEBAN CONTRERAS DIAZ" w:date="2023-03-24T12:19:00Z">
            <w:rPr>
              <w:ins w:id="2064" w:author="JUAN ESTEBAN CONTRERAS DIAZ" w:date="2023-03-24T12:19:00Z"/>
            </w:rPr>
          </w:rPrChange>
        </w:rPr>
        <w:pPrChange w:id="2065" w:author="JUAN ESTEBAN CONTRERAS DIAZ" w:date="2023-03-24T12:19:00Z">
          <w:pPr>
            <w:ind w:firstLine="708"/>
          </w:pPr>
        </w:pPrChange>
      </w:pPr>
      <w:del w:id="2066" w:author="Camilo Andrés Díaz Gómez" w:date="2023-03-14T21:01:00Z">
        <w:r w:rsidRPr="00C136C9" w:rsidDel="00A42751">
          <w:rPr>
            <w:lang w:eastAsia="es-CO"/>
            <w:rPrChange w:id="2067" w:author="JUAN ESTEBAN CONTRERAS DIAZ" w:date="2023-03-24T12:19:00Z">
              <w:rPr>
                <w:rStyle w:val="Ttulo4Car"/>
                <w:rFonts w:ascii="Times New Roman" w:eastAsiaTheme="minorEastAsia" w:hAnsi="Times New Roman" w:cs="Times New Roman"/>
                <w:szCs w:val="24"/>
              </w:rPr>
            </w:rPrChange>
          </w:rPr>
          <w:delText>.</w:delText>
        </w:r>
      </w:del>
      <w:r w:rsidR="004E3955" w:rsidRPr="00C136C9">
        <w:rPr>
          <w:lang w:eastAsia="es-CO"/>
          <w:rPrChange w:id="2068" w:author="JUAN ESTEBAN CONTRERAS DIAZ" w:date="2023-03-24T12:19:00Z">
            <w:rPr>
              <w:rStyle w:val="Ttulo4Car"/>
              <w:rFonts w:ascii="Times New Roman" w:eastAsiaTheme="minorEastAsia" w:hAnsi="Times New Roman" w:cs="Times New Roman"/>
              <w:szCs w:val="24"/>
            </w:rPr>
          </w:rPrChange>
        </w:rPr>
        <w:t xml:space="preserve"> </w:t>
      </w:r>
      <w:ins w:id="2069" w:author="JUAN ESTEBAN CONTRERAS DIAZ" w:date="2023-03-24T12:19:00Z">
        <w:del w:id="2070" w:author="Camilo Andrés Díaz Gómez" w:date="2023-03-14T21:01:00Z">
          <w:r w:rsidR="00C136C9" w:rsidRPr="00C136C9" w:rsidDel="00A42751">
            <w:rPr>
              <w:lang w:eastAsia="es-CO"/>
              <w:rPrChange w:id="2071" w:author="JUAN ESTEBAN CONTRERAS DIAZ" w:date="2023-03-24T12:19:00Z">
                <w:rPr>
                  <w:rStyle w:val="Ttulo4Car"/>
                  <w:rFonts w:ascii="Times New Roman" w:eastAsiaTheme="minorEastAsia" w:hAnsi="Times New Roman" w:cs="Times New Roman"/>
                  <w:szCs w:val="24"/>
                </w:rPr>
              </w:rPrChange>
            </w:rPr>
            <w:delText>.</w:delText>
          </w:r>
        </w:del>
        <w:r w:rsidR="00C136C9" w:rsidRPr="00C136C9">
          <w:rPr>
            <w:lang w:eastAsia="es-CO"/>
            <w:rPrChange w:id="2072" w:author="JUAN ESTEBAN CONTRERAS DIAZ" w:date="2023-03-24T12:19:00Z">
              <w:rPr>
                <w:rStyle w:val="Ttulo4Car"/>
                <w:rFonts w:ascii="Times New Roman" w:eastAsiaTheme="minorEastAsia" w:hAnsi="Times New Roman" w:cs="Times New Roman"/>
                <w:szCs w:val="24"/>
              </w:rPr>
            </w:rPrChange>
          </w:rPr>
          <w:t xml:space="preserve"> </w:t>
        </w:r>
        <w:r w:rsidR="00C136C9" w:rsidRPr="00C136C9">
          <w:rPr>
            <w:rFonts w:cs="Times New Roman"/>
            <w:lang w:eastAsia="es-CO"/>
            <w:rPrChange w:id="2073" w:author="JUAN ESTEBAN CONTRERAS DIAZ" w:date="2023-03-24T12:19:00Z">
              <w:rPr/>
            </w:rPrChange>
          </w:rPr>
          <w:t>Permite simular una situación física o real y observar su comportamiento, con el fin de extraer información de hechos existentes</w:t>
        </w:r>
      </w:ins>
      <w:customXmlInsRangeStart w:id="2074" w:author="JUAN ESTEBAN CONTRERAS DIAZ" w:date="2023-03-24T12:19:00Z"/>
      <w:sdt>
        <w:sdtPr>
          <w:rPr>
            <w:rFonts w:cs="Times New Roman"/>
            <w:lang w:eastAsia="es-CO"/>
          </w:rPr>
          <w:id w:val="-678033225"/>
          <w:citation/>
        </w:sdtPr>
        <w:sdtContent>
          <w:customXmlInsRangeEnd w:id="2074"/>
          <w:ins w:id="2075" w:author="JUAN ESTEBAN CONTRERAS DIAZ" w:date="2023-03-24T12:19:00Z">
            <w:r w:rsidR="00C136C9" w:rsidRPr="00C136C9">
              <w:rPr>
                <w:rFonts w:cs="Times New Roman"/>
                <w:lang w:eastAsia="es-CO"/>
                <w:rPrChange w:id="2076" w:author="JUAN ESTEBAN CONTRERAS DIAZ" w:date="2023-03-24T12:19:00Z">
                  <w:rPr/>
                </w:rPrChange>
              </w:rPr>
              <w:fldChar w:fldCharType="begin"/>
            </w:r>
            <w:r w:rsidR="00C136C9" w:rsidRPr="00C136C9">
              <w:rPr>
                <w:rFonts w:cs="Times New Roman"/>
                <w:lang w:eastAsia="es-CO"/>
                <w:rPrChange w:id="2077" w:author="JUAN ESTEBAN CONTRERAS DIAZ" w:date="2023-03-24T12:19:00Z">
                  <w:rPr/>
                </w:rPrChange>
              </w:rPr>
              <w:instrText xml:space="preserve"> CITATION Cas06 \l 9226 </w:instrText>
            </w:r>
            <w:r w:rsidR="00C136C9" w:rsidRPr="00C136C9">
              <w:rPr>
                <w:rFonts w:cs="Times New Roman"/>
                <w:lang w:eastAsia="es-CO"/>
                <w:rPrChange w:id="2078" w:author="JUAN ESTEBAN CONTRERAS DIAZ" w:date="2023-03-24T12:19:00Z">
                  <w:rPr/>
                </w:rPrChange>
              </w:rPr>
              <w:fldChar w:fldCharType="separate"/>
            </w:r>
            <w:r w:rsidR="00C136C9" w:rsidRPr="00C136C9">
              <w:rPr>
                <w:rFonts w:cs="Times New Roman"/>
                <w:lang w:eastAsia="es-CO"/>
                <w:rPrChange w:id="2079" w:author="JUAN ESTEBAN CONTRERAS DIAZ" w:date="2023-03-24T12:19:00Z">
                  <w:rPr>
                    <w:noProof/>
                  </w:rPr>
                </w:rPrChange>
              </w:rPr>
              <w:t xml:space="preserve"> (Castellanos Hernández &amp; Chacon Osorio, 2006)</w:t>
            </w:r>
            <w:r w:rsidR="00C136C9" w:rsidRPr="00C136C9">
              <w:rPr>
                <w:rFonts w:cs="Times New Roman"/>
                <w:lang w:eastAsia="es-CO"/>
                <w:rPrChange w:id="2080" w:author="JUAN ESTEBAN CONTRERAS DIAZ" w:date="2023-03-24T12:19:00Z">
                  <w:rPr/>
                </w:rPrChange>
              </w:rPr>
              <w:fldChar w:fldCharType="end"/>
            </w:r>
          </w:ins>
          <w:customXmlInsRangeStart w:id="2081" w:author="JUAN ESTEBAN CONTRERAS DIAZ" w:date="2023-03-24T12:19:00Z"/>
        </w:sdtContent>
      </w:sdt>
      <w:customXmlInsRangeEnd w:id="2081"/>
      <w:ins w:id="2082" w:author="JUAN ESTEBAN CONTRERAS DIAZ" w:date="2023-03-24T12:19:00Z">
        <w:r w:rsidR="00C136C9" w:rsidRPr="00C136C9">
          <w:rPr>
            <w:rFonts w:cs="Times New Roman"/>
            <w:lang w:eastAsia="es-CO"/>
            <w:rPrChange w:id="2083" w:author="JUAN ESTEBAN CONTRERAS DIAZ" w:date="2023-03-24T12:19:00Z">
              <w:rPr/>
            </w:rPrChange>
          </w:rPr>
          <w:t>.</w:t>
        </w:r>
      </w:ins>
    </w:p>
    <w:p w14:paraId="36E854D8" w14:textId="5212AEA1" w:rsidR="007A700C" w:rsidRPr="00BD3055" w:rsidDel="00C136C9" w:rsidRDefault="007A700C">
      <w:pPr>
        <w:rPr>
          <w:del w:id="2084" w:author="JUAN ESTEBAN CONTRERAS DIAZ" w:date="2023-03-24T12:19:00Z"/>
        </w:rPr>
        <w:pPrChange w:id="2085" w:author="JUAN ESTEBAN CONTRERAS DIAZ" w:date="2023-03-24T12:19:00Z">
          <w:pPr>
            <w:ind w:firstLine="708"/>
          </w:pPr>
        </w:pPrChange>
      </w:pPr>
      <w:del w:id="2086" w:author="JUAN ESTEBAN CONTRERAS DIAZ" w:date="2023-03-24T12:19:00Z">
        <w:r w:rsidRPr="00BD3055" w:rsidDel="00C136C9">
          <w:delText>Permite simular una situación física o real y observar su comportamiento</w:delText>
        </w:r>
      </w:del>
      <w:customXmlDelRangeStart w:id="2087" w:author="JUAN ESTEBAN CONTRERAS DIAZ" w:date="2023-03-24T12:19:00Z"/>
      <w:sdt>
        <w:sdtPr>
          <w:id w:val="852775565"/>
          <w:citation/>
        </w:sdtPr>
        <w:sdtContent>
          <w:customXmlDelRangeEnd w:id="2087"/>
          <w:del w:id="2088" w:author="JUAN ESTEBAN CONTRERAS DIAZ" w:date="2023-03-24T12:19:00Z">
            <w:r w:rsidRPr="00BD3055" w:rsidDel="00C136C9">
              <w:fldChar w:fldCharType="begin"/>
            </w:r>
            <w:r w:rsidRPr="00BD3055" w:rsidDel="00C136C9">
              <w:delInstrText xml:space="preserve"> CITATION Cas06 \l 9226 </w:delInstrText>
            </w:r>
            <w:r w:rsidRPr="00BD3055" w:rsidDel="00C136C9">
              <w:fldChar w:fldCharType="separate"/>
            </w:r>
            <w:r w:rsidRPr="00BD3055" w:rsidDel="00C136C9">
              <w:rPr>
                <w:noProof/>
              </w:rPr>
              <w:delText xml:space="preserve"> (Castellanos Hernández &amp; Chacon Osorio, 2006)</w:delText>
            </w:r>
            <w:r w:rsidRPr="00BD3055" w:rsidDel="00C136C9">
              <w:fldChar w:fldCharType="end"/>
            </w:r>
          </w:del>
          <w:customXmlDelRangeStart w:id="2089" w:author="JUAN ESTEBAN CONTRERAS DIAZ" w:date="2023-03-24T12:19:00Z"/>
        </w:sdtContent>
      </w:sdt>
      <w:customXmlDelRangeEnd w:id="2089"/>
      <w:del w:id="2090" w:author="JUAN ESTEBAN CONTRERAS DIAZ" w:date="2023-03-24T12:19:00Z">
        <w:r w:rsidRPr="00BD3055" w:rsidDel="00C136C9">
          <w:delText>.</w:delText>
        </w:r>
        <w:bookmarkStart w:id="2091" w:name="_Toc115172940"/>
      </w:del>
    </w:p>
    <w:p w14:paraId="0AE26A8D" w14:textId="77777777" w:rsidR="007A700C" w:rsidRPr="00BD3055" w:rsidRDefault="007A700C">
      <w:pPr>
        <w:pPrChange w:id="2092" w:author="JUAN ESTEBAN CONTRERAS DIAZ" w:date="2023-03-24T12:19:00Z">
          <w:pPr>
            <w:ind w:firstLine="708"/>
          </w:pPr>
        </w:pPrChange>
      </w:pPr>
    </w:p>
    <w:p w14:paraId="5A5A3116" w14:textId="00ADA6A9" w:rsidR="00A42751" w:rsidRPr="00C91454" w:rsidRDefault="007A700C">
      <w:pPr>
        <w:pStyle w:val="Ttulo5"/>
        <w:ind w:firstLine="708"/>
        <w:rPr>
          <w:ins w:id="2093" w:author="Camilo Andrés Díaz Gómez" w:date="2023-03-14T21:01:00Z"/>
          <w:rStyle w:val="Ttulo4Car"/>
          <w:rFonts w:ascii="Times New Roman" w:hAnsi="Times New Roman" w:cs="Times New Roman"/>
          <w:b/>
          <w:bCs/>
          <w:color w:val="auto"/>
          <w:rPrChange w:id="2094" w:author="Camilo Andrés Díaz Gómez" w:date="2023-03-14T21:18:00Z">
            <w:rPr>
              <w:ins w:id="2095" w:author="Camilo Andrés Díaz Gómez" w:date="2023-03-14T21:01:00Z"/>
              <w:rStyle w:val="Ttulo4Car"/>
              <w:rFonts w:ascii="Times New Roman" w:eastAsiaTheme="minorEastAsia" w:hAnsi="Times New Roman" w:cs="Times New Roman"/>
              <w:b/>
              <w:bCs/>
              <w:color w:val="000000" w:themeColor="text1"/>
              <w:szCs w:val="24"/>
            </w:rPr>
          </w:rPrChange>
        </w:rPr>
        <w:pPrChange w:id="2096" w:author="Camilo Andrés Díaz Gómez" w:date="2023-03-17T00:48:00Z">
          <w:pPr>
            <w:ind w:firstLine="720"/>
          </w:pPr>
        </w:pPrChange>
      </w:pPr>
      <w:r w:rsidRPr="00C91454">
        <w:rPr>
          <w:rStyle w:val="Ttulo4Car"/>
          <w:rFonts w:ascii="Times New Roman" w:hAnsi="Times New Roman" w:cs="Times New Roman"/>
          <w:b/>
          <w:bCs/>
          <w:color w:val="auto"/>
          <w:rPrChange w:id="2097" w:author="Camilo Andrés Díaz Gómez" w:date="2023-03-14T21:18:00Z">
            <w:rPr>
              <w:rStyle w:val="Ttulo4Car"/>
              <w:rFonts w:ascii="Times New Roman" w:eastAsiaTheme="minorEastAsia" w:hAnsi="Times New Roman" w:cs="Times New Roman"/>
              <w:b/>
              <w:bCs/>
              <w:color w:val="000000" w:themeColor="text1"/>
              <w:szCs w:val="24"/>
            </w:rPr>
          </w:rPrChange>
        </w:rPr>
        <w:lastRenderedPageBreak/>
        <w:t xml:space="preserve">Simulación </w:t>
      </w:r>
      <w:del w:id="2098" w:author="Camilo Andrés Díaz Gómez" w:date="2023-03-14T21:26:00Z">
        <w:r w:rsidRPr="00C91454" w:rsidDel="005C4C59">
          <w:rPr>
            <w:rStyle w:val="Ttulo4Car"/>
            <w:rFonts w:ascii="Times New Roman" w:hAnsi="Times New Roman" w:cs="Times New Roman"/>
            <w:b/>
            <w:bCs/>
            <w:color w:val="auto"/>
            <w:rPrChange w:id="2099" w:author="Camilo Andrés Díaz Gómez" w:date="2023-03-14T21:18:00Z">
              <w:rPr>
                <w:rStyle w:val="Ttulo4Car"/>
                <w:rFonts w:ascii="Times New Roman" w:eastAsiaTheme="minorEastAsia" w:hAnsi="Times New Roman" w:cs="Times New Roman"/>
                <w:b/>
                <w:bCs/>
                <w:color w:val="000000" w:themeColor="text1"/>
                <w:szCs w:val="24"/>
              </w:rPr>
            </w:rPrChange>
          </w:rPr>
          <w:delText>De</w:delText>
        </w:r>
      </w:del>
      <w:ins w:id="2100" w:author="Camilo Andrés Díaz Gómez" w:date="2023-03-14T21:26:00Z">
        <w:r w:rsidR="005C4C59">
          <w:rPr>
            <w:rStyle w:val="Ttulo4Car"/>
            <w:rFonts w:ascii="Times New Roman" w:hAnsi="Times New Roman" w:cs="Times New Roman"/>
            <w:b/>
            <w:bCs/>
            <w:color w:val="auto"/>
          </w:rPr>
          <w:t>de</w:t>
        </w:r>
      </w:ins>
      <w:r w:rsidRPr="00C91454">
        <w:rPr>
          <w:rStyle w:val="Ttulo4Car"/>
          <w:rFonts w:ascii="Times New Roman" w:hAnsi="Times New Roman" w:cs="Times New Roman"/>
          <w:b/>
          <w:bCs/>
          <w:color w:val="auto"/>
          <w:rPrChange w:id="2101" w:author="Camilo Andrés Díaz Gómez" w:date="2023-03-14T21:18:00Z">
            <w:rPr>
              <w:rStyle w:val="Ttulo4Car"/>
              <w:rFonts w:ascii="Times New Roman" w:eastAsiaTheme="minorEastAsia" w:hAnsi="Times New Roman" w:cs="Times New Roman"/>
              <w:b/>
              <w:bCs/>
              <w:color w:val="000000" w:themeColor="text1"/>
              <w:szCs w:val="24"/>
            </w:rPr>
          </w:rPrChange>
        </w:rPr>
        <w:t xml:space="preserve"> Realizar Alguna Situación</w:t>
      </w:r>
      <w:bookmarkEnd w:id="2091"/>
    </w:p>
    <w:p w14:paraId="47725136" w14:textId="39505859" w:rsidR="007A700C" w:rsidRPr="00BD3055" w:rsidRDefault="004E3955">
      <w:pPr>
        <w:ind w:firstLine="720"/>
        <w:rPr>
          <w:rFonts w:cs="Times New Roman"/>
          <w:szCs w:val="24"/>
        </w:rPr>
        <w:pPrChange w:id="2102" w:author="Camilo Andrés Díaz Gómez" w:date="2023-03-17T00:48:00Z">
          <w:pPr>
            <w:ind w:firstLine="708"/>
          </w:pPr>
        </w:pPrChange>
      </w:pPr>
      <w:del w:id="2103" w:author="Camilo Andrés Díaz Gómez" w:date="2023-03-14T21:01:00Z">
        <w:r w:rsidRPr="00BD3055" w:rsidDel="00A42751">
          <w:rPr>
            <w:rStyle w:val="Ttulo4Car"/>
            <w:rFonts w:ascii="Times New Roman" w:eastAsiaTheme="minorEastAsia" w:hAnsi="Times New Roman" w:cs="Times New Roman"/>
            <w:b/>
            <w:bCs/>
            <w:color w:val="000000" w:themeColor="text1"/>
            <w:szCs w:val="24"/>
          </w:rPr>
          <w:delText>.</w:delText>
        </w:r>
      </w:del>
      <w:r w:rsidR="007A700C" w:rsidRPr="00BD3055">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007A700C" w:rsidRPr="00BD3055">
            <w:rPr>
              <w:rFonts w:cs="Times New Roman"/>
              <w:szCs w:val="24"/>
            </w:rPr>
            <w:fldChar w:fldCharType="begin"/>
          </w:r>
          <w:r w:rsidR="007A700C" w:rsidRPr="00BD3055">
            <w:rPr>
              <w:rFonts w:cs="Times New Roman"/>
              <w:szCs w:val="24"/>
            </w:rPr>
            <w:instrText xml:space="preserve"> CITATION Cas06 \l 9226 </w:instrText>
          </w:r>
          <w:r w:rsidR="007A700C" w:rsidRPr="00BD3055">
            <w:rPr>
              <w:rFonts w:cs="Times New Roman"/>
              <w:szCs w:val="24"/>
            </w:rPr>
            <w:fldChar w:fldCharType="separate"/>
          </w:r>
          <w:r w:rsidR="007A700C" w:rsidRPr="00BD3055">
            <w:rPr>
              <w:rFonts w:cs="Times New Roman"/>
              <w:noProof/>
              <w:szCs w:val="24"/>
            </w:rPr>
            <w:t xml:space="preserve"> (Castellanos Hernández &amp; Chacon Osorio, 2006)</w:t>
          </w:r>
          <w:r w:rsidR="007A700C" w:rsidRPr="00BD3055">
            <w:rPr>
              <w:rFonts w:cs="Times New Roman"/>
              <w:szCs w:val="24"/>
            </w:rPr>
            <w:fldChar w:fldCharType="end"/>
          </w:r>
        </w:sdtContent>
      </w:sdt>
      <w:r w:rsidR="007A700C" w:rsidRPr="00BD3055">
        <w:rPr>
          <w:rFonts w:cs="Times New Roman"/>
          <w:szCs w:val="24"/>
        </w:rPr>
        <w:t>.</w:t>
      </w:r>
    </w:p>
    <w:p w14:paraId="07A26594" w14:textId="77777777" w:rsidR="007A700C" w:rsidRPr="00BD3055" w:rsidRDefault="007A700C">
      <w:pPr>
        <w:ind w:firstLine="720"/>
        <w:rPr>
          <w:rFonts w:cs="Times New Roman"/>
          <w:szCs w:val="24"/>
        </w:rPr>
        <w:pPrChange w:id="2104" w:author="Camilo Andrés Díaz Gómez" w:date="2023-03-17T00:48:00Z">
          <w:pPr/>
        </w:pPrChange>
      </w:pPr>
    </w:p>
    <w:p w14:paraId="3D10AD7E" w14:textId="60A679A9" w:rsidR="003128E3" w:rsidRDefault="007A700C">
      <w:pPr>
        <w:pStyle w:val="Ttulo4"/>
        <w:rPr>
          <w:ins w:id="2105" w:author="JUAN ESTEBAN CONTRERAS DIAZ" w:date="2023-03-24T12:19:00Z"/>
          <w:rFonts w:ascii="Times New Roman" w:hAnsi="Times New Roman" w:cs="Times New Roman"/>
          <w:b/>
          <w:bCs/>
          <w:i w:val="0"/>
          <w:iCs w:val="0"/>
          <w:color w:val="auto"/>
        </w:rPr>
      </w:pPr>
      <w:bookmarkStart w:id="2106" w:name="_Toc56811427"/>
      <w:bookmarkStart w:id="2107" w:name="_Toc115172941"/>
      <w:r w:rsidRPr="00C91454">
        <w:rPr>
          <w:rFonts w:ascii="Times New Roman" w:hAnsi="Times New Roman" w:cs="Times New Roman"/>
          <w:b/>
          <w:bCs/>
          <w:i w:val="0"/>
          <w:iCs w:val="0"/>
          <w:color w:val="auto"/>
          <w:rPrChange w:id="2108" w:author="Camilo Andrés Díaz Gómez" w:date="2023-03-14T21:18:00Z">
            <w:rPr>
              <w:rFonts w:ascii="Times New Roman" w:eastAsiaTheme="minorHAnsi" w:hAnsi="Times New Roman" w:cstheme="minorBidi"/>
              <w:color w:val="auto"/>
            </w:rPr>
          </w:rPrChange>
        </w:rPr>
        <w:t xml:space="preserve">Fases </w:t>
      </w:r>
      <w:del w:id="2109" w:author="Camilo Andrés Díaz Gómez" w:date="2023-03-14T21:26:00Z">
        <w:r w:rsidRPr="00C91454" w:rsidDel="005C4C59">
          <w:rPr>
            <w:rFonts w:ascii="Times New Roman" w:hAnsi="Times New Roman" w:cs="Times New Roman"/>
            <w:b/>
            <w:bCs/>
            <w:i w:val="0"/>
            <w:iCs w:val="0"/>
            <w:color w:val="auto"/>
            <w:rPrChange w:id="2110" w:author="Camilo Andrés Díaz Gómez" w:date="2023-03-14T21:18:00Z">
              <w:rPr>
                <w:rFonts w:ascii="Times New Roman" w:eastAsiaTheme="minorHAnsi" w:hAnsi="Times New Roman" w:cstheme="minorBidi"/>
                <w:color w:val="auto"/>
              </w:rPr>
            </w:rPrChange>
          </w:rPr>
          <w:delText>De</w:delText>
        </w:r>
      </w:del>
      <w:ins w:id="2111"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2112" w:author="Camilo Andrés Díaz Gómez" w:date="2023-03-14T21:18:00Z">
            <w:rPr>
              <w:rFonts w:ascii="Times New Roman" w:eastAsiaTheme="minorHAnsi" w:hAnsi="Times New Roman" w:cstheme="minorBidi"/>
              <w:color w:val="auto"/>
            </w:rPr>
          </w:rPrChange>
        </w:rPr>
        <w:t xml:space="preserve"> Estudio </w:t>
      </w:r>
      <w:del w:id="2113" w:author="Camilo Andrés Díaz Gómez" w:date="2023-03-14T21:26:00Z">
        <w:r w:rsidRPr="00C91454" w:rsidDel="005C4C59">
          <w:rPr>
            <w:rFonts w:ascii="Times New Roman" w:hAnsi="Times New Roman" w:cs="Times New Roman"/>
            <w:b/>
            <w:bCs/>
            <w:i w:val="0"/>
            <w:iCs w:val="0"/>
            <w:color w:val="auto"/>
            <w:rPrChange w:id="2114" w:author="Camilo Andrés Díaz Gómez" w:date="2023-03-14T21:18:00Z">
              <w:rPr>
                <w:rFonts w:ascii="Times New Roman" w:eastAsiaTheme="minorHAnsi" w:hAnsi="Times New Roman" w:cstheme="minorBidi"/>
                <w:color w:val="auto"/>
              </w:rPr>
            </w:rPrChange>
          </w:rPr>
          <w:delText>De</w:delText>
        </w:r>
      </w:del>
      <w:ins w:id="2115"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2116" w:author="Camilo Andrés Díaz Gómez" w:date="2023-03-14T21:18:00Z">
            <w:rPr>
              <w:rFonts w:ascii="Times New Roman" w:eastAsiaTheme="minorHAnsi" w:hAnsi="Times New Roman" w:cstheme="minorBidi"/>
              <w:color w:val="auto"/>
            </w:rPr>
          </w:rPrChange>
        </w:rPr>
        <w:t xml:space="preserve"> Simulación</w:t>
      </w:r>
      <w:bookmarkEnd w:id="2106"/>
      <w:bookmarkEnd w:id="2107"/>
      <w:del w:id="2117" w:author="Camilo Andrés Díaz Gómez" w:date="2023-03-14T21:06:00Z">
        <w:r w:rsidR="003128E3" w:rsidRPr="00C91454" w:rsidDel="00A42751">
          <w:rPr>
            <w:rFonts w:ascii="Times New Roman" w:hAnsi="Times New Roman" w:cs="Times New Roman"/>
            <w:b/>
            <w:bCs/>
            <w:i w:val="0"/>
            <w:iCs w:val="0"/>
            <w:color w:val="auto"/>
            <w:rPrChange w:id="2118" w:author="Camilo Andrés Díaz Gómez" w:date="2023-03-14T21:18:00Z">
              <w:rPr>
                <w:rFonts w:ascii="Times New Roman" w:eastAsiaTheme="minorHAnsi" w:hAnsi="Times New Roman" w:cstheme="minorBidi"/>
                <w:color w:val="auto"/>
              </w:rPr>
            </w:rPrChange>
          </w:rPr>
          <w:delText>.</w:delText>
        </w:r>
      </w:del>
    </w:p>
    <w:p w14:paraId="6D963B68" w14:textId="51767B14" w:rsidR="00C136C9" w:rsidRPr="00C136C9" w:rsidRDefault="00C136C9">
      <w:pPr>
        <w:ind w:firstLine="720"/>
        <w:rPr>
          <w:rFonts w:cs="Times New Roman"/>
          <w:szCs w:val="24"/>
        </w:rPr>
        <w:pPrChange w:id="2119" w:author="JUAN ESTEBAN CONTRERAS DIAZ" w:date="2023-03-24T12:19:00Z">
          <w:pPr>
            <w:ind w:firstLine="708"/>
          </w:pPr>
        </w:pPrChange>
      </w:pPr>
      <w:ins w:id="2120" w:author="JUAN ESTEBAN CONTRERAS DIAZ" w:date="2023-03-24T12:19:00Z">
        <w:r w:rsidRPr="00C136C9">
          <w:rPr>
            <w:rFonts w:cs="Times New Roman"/>
            <w:szCs w:val="24"/>
          </w:rPr>
          <w:t>Para hacer un modelo de simulación efectivo, es necesario tener en cuenta distintas fases que permitirán la construcción de un modelo eficiente.</w:t>
        </w:r>
      </w:ins>
    </w:p>
    <w:p w14:paraId="069AA1E3" w14:textId="77777777" w:rsidR="00A42751" w:rsidRPr="00C91454" w:rsidRDefault="007A700C">
      <w:pPr>
        <w:pStyle w:val="Ttulo5"/>
        <w:ind w:left="708"/>
        <w:rPr>
          <w:ins w:id="2121" w:author="Camilo Andrés Díaz Gómez" w:date="2023-03-14T21:07:00Z"/>
          <w:rFonts w:cs="Times New Roman"/>
          <w:b/>
          <w:bCs/>
          <w:i/>
          <w:iCs/>
          <w:rPrChange w:id="2122" w:author="Camilo Andrés Díaz Gómez" w:date="2023-03-14T21:18:00Z">
            <w:rPr>
              <w:ins w:id="2123" w:author="Camilo Andrés Díaz Gómez" w:date="2023-03-14T21:07:00Z"/>
            </w:rPr>
          </w:rPrChange>
        </w:rPr>
        <w:pPrChange w:id="2124" w:author="Camilo Andrés Díaz Gómez" w:date="2023-03-17T00:48:00Z">
          <w:pPr>
            <w:ind w:firstLine="720"/>
          </w:pPr>
        </w:pPrChange>
      </w:pPr>
      <w:r w:rsidRPr="00C91454">
        <w:rPr>
          <w:rFonts w:ascii="Times New Roman" w:hAnsi="Times New Roman" w:cs="Times New Roman"/>
          <w:b/>
          <w:bCs/>
          <w:i/>
          <w:iCs/>
          <w:color w:val="auto"/>
          <w:rPrChange w:id="2125" w:author="Camilo Andrés Díaz Gómez" w:date="2023-03-14T21:18:00Z">
            <w:rPr/>
          </w:rPrChange>
        </w:rPr>
        <w:t>Definición de objetivos</w:t>
      </w:r>
      <w:del w:id="2126" w:author="Camilo Andrés Díaz Gómez" w:date="2023-03-14T21:07:00Z">
        <w:r w:rsidR="003128E3" w:rsidRPr="00C91454" w:rsidDel="00A42751">
          <w:rPr>
            <w:rFonts w:ascii="Times New Roman" w:hAnsi="Times New Roman" w:cs="Times New Roman"/>
            <w:b/>
            <w:bCs/>
            <w:i/>
            <w:iCs/>
            <w:color w:val="auto"/>
            <w:rPrChange w:id="2127" w:author="Camilo Andrés Díaz Gómez" w:date="2023-03-14T21:18:00Z">
              <w:rPr/>
            </w:rPrChange>
          </w:rPr>
          <w:delText xml:space="preserve">. </w:delText>
        </w:r>
      </w:del>
    </w:p>
    <w:p w14:paraId="4DCA653D" w14:textId="1ED25885" w:rsidR="003128E3" w:rsidRPr="00A42751" w:rsidRDefault="007A700C">
      <w:pPr>
        <w:ind w:firstLine="720"/>
        <w:rPr>
          <w:rFonts w:cs="Times New Roman"/>
          <w:szCs w:val="24"/>
        </w:rPr>
        <w:pPrChange w:id="2128" w:author="Camilo Andrés Díaz Gómez" w:date="2023-03-17T00:48:00Z">
          <w:pPr>
            <w:ind w:firstLine="708"/>
          </w:pPr>
        </w:pPrChange>
      </w:pPr>
      <w:r w:rsidRPr="00A42751">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3CC6621C" w14:textId="77777777" w:rsidR="004E3955" w:rsidRPr="00A42751" w:rsidRDefault="004E3955">
      <w:pPr>
        <w:ind w:firstLine="720"/>
        <w:rPr>
          <w:rFonts w:cs="Times New Roman"/>
          <w:szCs w:val="24"/>
        </w:rPr>
        <w:pPrChange w:id="2129" w:author="Camilo Andrés Díaz Gómez" w:date="2023-03-17T00:48:00Z">
          <w:pPr>
            <w:ind w:firstLine="708"/>
          </w:pPr>
        </w:pPrChange>
      </w:pPr>
    </w:p>
    <w:p w14:paraId="48317202" w14:textId="77777777" w:rsidR="00A42751" w:rsidRPr="00C91454" w:rsidRDefault="007A700C">
      <w:pPr>
        <w:pStyle w:val="Ttulo5"/>
        <w:ind w:left="708"/>
        <w:rPr>
          <w:ins w:id="2130" w:author="Camilo Andrés Díaz Gómez" w:date="2023-03-14T21:07:00Z"/>
          <w:rFonts w:cs="Times New Roman"/>
          <w:b/>
          <w:bCs/>
          <w:i/>
          <w:iCs/>
          <w:rPrChange w:id="2131" w:author="Camilo Andrés Díaz Gómez" w:date="2023-03-14T21:18:00Z">
            <w:rPr>
              <w:ins w:id="2132" w:author="Camilo Andrés Díaz Gómez" w:date="2023-03-14T21:07:00Z"/>
            </w:rPr>
          </w:rPrChange>
        </w:rPr>
        <w:pPrChange w:id="2133" w:author="Camilo Andrés Díaz Gómez" w:date="2023-03-17T00:48:00Z">
          <w:pPr>
            <w:ind w:firstLine="720"/>
          </w:pPr>
        </w:pPrChange>
      </w:pPr>
      <w:r w:rsidRPr="00C91454">
        <w:rPr>
          <w:rFonts w:ascii="Times New Roman" w:hAnsi="Times New Roman" w:cs="Times New Roman"/>
          <w:b/>
          <w:bCs/>
          <w:i/>
          <w:iCs/>
          <w:color w:val="auto"/>
          <w:rPrChange w:id="2134" w:author="Camilo Andrés Díaz Gómez" w:date="2023-03-14T21:18:00Z">
            <w:rPr/>
          </w:rPrChange>
        </w:rPr>
        <w:t>Definición del sistema</w:t>
      </w:r>
    </w:p>
    <w:p w14:paraId="08FD4E9D" w14:textId="2464C049" w:rsidR="003128E3" w:rsidRPr="00A42751" w:rsidRDefault="003128E3">
      <w:pPr>
        <w:ind w:firstLine="720"/>
        <w:rPr>
          <w:rFonts w:cs="Times New Roman"/>
          <w:szCs w:val="24"/>
        </w:rPr>
        <w:pPrChange w:id="2135" w:author="Camilo Andrés Díaz Gómez" w:date="2023-03-17T00:48:00Z">
          <w:pPr>
            <w:ind w:firstLine="708"/>
          </w:pPr>
        </w:pPrChange>
      </w:pPr>
      <w:del w:id="2136"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007A700C" w:rsidRPr="00A42751">
            <w:rPr>
              <w:rFonts w:cs="Times New Roman"/>
              <w:szCs w:val="24"/>
            </w:rPr>
            <w:fldChar w:fldCharType="begin"/>
          </w:r>
          <w:r w:rsidR="007A700C" w:rsidRPr="00A42751">
            <w:rPr>
              <w:rFonts w:cs="Times New Roman"/>
              <w:szCs w:val="24"/>
            </w:rPr>
            <w:instrText xml:space="preserve"> CITATION Gar06 \l 9226 </w:instrText>
          </w:r>
          <w:r w:rsidR="007A700C" w:rsidRPr="00A42751">
            <w:rPr>
              <w:rFonts w:cs="Times New Roman"/>
              <w:szCs w:val="24"/>
            </w:rPr>
            <w:fldChar w:fldCharType="separate"/>
          </w:r>
          <w:r w:rsidR="007A700C" w:rsidRPr="00A42751">
            <w:rPr>
              <w:rFonts w:cs="Times New Roman"/>
              <w:noProof/>
              <w:szCs w:val="24"/>
            </w:rPr>
            <w:t>(García Sánchez &amp; Ortega Mier, 2006)</w:t>
          </w:r>
          <w:r w:rsidR="007A700C" w:rsidRPr="00A42751">
            <w:rPr>
              <w:rFonts w:cs="Times New Roman"/>
              <w:szCs w:val="24"/>
            </w:rPr>
            <w:fldChar w:fldCharType="end"/>
          </w:r>
        </w:sdtContent>
      </w:sdt>
      <w:r w:rsidR="007A700C" w:rsidRPr="00A42751">
        <w:rPr>
          <w:rFonts w:cs="Times New Roman"/>
          <w:szCs w:val="24"/>
        </w:rPr>
        <w:t>.</w:t>
      </w:r>
    </w:p>
    <w:p w14:paraId="459C21D2" w14:textId="77777777" w:rsidR="004E3955" w:rsidRPr="00A42751" w:rsidRDefault="004E3955">
      <w:pPr>
        <w:ind w:firstLine="720"/>
        <w:rPr>
          <w:rFonts w:cs="Times New Roman"/>
          <w:szCs w:val="24"/>
        </w:rPr>
        <w:pPrChange w:id="2137" w:author="Camilo Andrés Díaz Gómez" w:date="2023-03-17T00:48:00Z">
          <w:pPr>
            <w:ind w:firstLine="708"/>
          </w:pPr>
        </w:pPrChange>
      </w:pPr>
    </w:p>
    <w:p w14:paraId="38517A28" w14:textId="77777777" w:rsidR="00A42751" w:rsidRPr="00C91454" w:rsidRDefault="007A700C">
      <w:pPr>
        <w:pStyle w:val="Ttulo5"/>
        <w:ind w:left="708"/>
        <w:rPr>
          <w:ins w:id="2138" w:author="Camilo Andrés Díaz Gómez" w:date="2023-03-14T21:07:00Z"/>
          <w:rFonts w:cs="Times New Roman"/>
          <w:b/>
          <w:bCs/>
          <w:i/>
          <w:iCs/>
          <w:rPrChange w:id="2139" w:author="Camilo Andrés Díaz Gómez" w:date="2023-03-14T21:18:00Z">
            <w:rPr>
              <w:ins w:id="2140" w:author="Camilo Andrés Díaz Gómez" w:date="2023-03-14T21:07:00Z"/>
            </w:rPr>
          </w:rPrChange>
        </w:rPr>
        <w:pPrChange w:id="2141" w:author="Camilo Andrés Díaz Gómez" w:date="2023-03-17T00:48:00Z">
          <w:pPr>
            <w:ind w:firstLine="720"/>
          </w:pPr>
        </w:pPrChange>
      </w:pPr>
      <w:r w:rsidRPr="00C91454">
        <w:rPr>
          <w:rFonts w:ascii="Times New Roman" w:hAnsi="Times New Roman" w:cs="Times New Roman"/>
          <w:b/>
          <w:bCs/>
          <w:i/>
          <w:iCs/>
          <w:color w:val="auto"/>
          <w:rPrChange w:id="2142" w:author="Camilo Andrés Díaz Gómez" w:date="2023-03-14T21:18:00Z">
            <w:rPr/>
          </w:rPrChange>
        </w:rPr>
        <w:t>Elaboración del modelo conceptual</w:t>
      </w:r>
      <w:del w:id="2143" w:author="Camilo Andrés Díaz Gómez" w:date="2023-03-14T21:07:00Z">
        <w:r w:rsidR="003128E3" w:rsidRPr="00C91454" w:rsidDel="00A42751">
          <w:rPr>
            <w:rFonts w:ascii="Times New Roman" w:hAnsi="Times New Roman" w:cs="Times New Roman"/>
            <w:b/>
            <w:bCs/>
            <w:i/>
            <w:iCs/>
            <w:color w:val="auto"/>
            <w:rPrChange w:id="2144" w:author="Camilo Andrés Díaz Gómez" w:date="2023-03-14T21:18:00Z">
              <w:rPr/>
            </w:rPrChange>
          </w:rPr>
          <w:delText>.</w:delText>
        </w:r>
        <w:r w:rsidR="004E3955" w:rsidRPr="00C91454" w:rsidDel="00A42751">
          <w:rPr>
            <w:rFonts w:ascii="Times New Roman" w:hAnsi="Times New Roman" w:cs="Times New Roman"/>
            <w:b/>
            <w:bCs/>
            <w:i/>
            <w:iCs/>
            <w:color w:val="auto"/>
            <w:rPrChange w:id="2145" w:author="Camilo Andrés Díaz Gómez" w:date="2023-03-14T21:18:00Z">
              <w:rPr/>
            </w:rPrChange>
          </w:rPr>
          <w:delText xml:space="preserve"> </w:delText>
        </w:r>
      </w:del>
    </w:p>
    <w:p w14:paraId="5BF653BF" w14:textId="0D2AA6E6" w:rsidR="003128E3" w:rsidRPr="00A42751" w:rsidRDefault="007A700C">
      <w:pPr>
        <w:ind w:firstLine="720"/>
        <w:rPr>
          <w:rFonts w:cs="Times New Roman"/>
          <w:szCs w:val="24"/>
        </w:rPr>
        <w:pPrChange w:id="2146" w:author="Camilo Andrés Díaz Gómez" w:date="2023-03-17T00:48:00Z">
          <w:pPr>
            <w:ind w:firstLine="708"/>
          </w:pPr>
        </w:pPrChange>
      </w:pPr>
      <w:r w:rsidRPr="00A42751">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1F79CF58" w14:textId="77777777" w:rsidR="003128E3" w:rsidRPr="00A42751" w:rsidRDefault="003128E3">
      <w:pPr>
        <w:ind w:firstLine="720"/>
        <w:rPr>
          <w:rFonts w:cs="Times New Roman"/>
          <w:szCs w:val="24"/>
        </w:rPr>
        <w:pPrChange w:id="2147" w:author="Camilo Andrés Díaz Gómez" w:date="2023-03-17T00:48:00Z">
          <w:pPr>
            <w:ind w:firstLine="708"/>
          </w:pPr>
        </w:pPrChange>
      </w:pPr>
    </w:p>
    <w:p w14:paraId="6FF1D04E" w14:textId="0C6F5C29" w:rsidR="003128E3" w:rsidRPr="00A42751" w:rsidRDefault="007A700C" w:rsidP="00EE67FE">
      <w:pPr>
        <w:ind w:firstLine="720"/>
        <w:rPr>
          <w:ins w:id="2148" w:author="Camilo Andrés Díaz Gómez" w:date="2023-03-14T20:16:00Z"/>
          <w:rFonts w:cs="Times New Roman"/>
          <w:szCs w:val="24"/>
        </w:rPr>
      </w:pPr>
      <w:r w:rsidRPr="00A42751">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A42751">
            <w:rPr>
              <w:rFonts w:cs="Times New Roman"/>
              <w:szCs w:val="24"/>
            </w:rPr>
            <w:fldChar w:fldCharType="begin"/>
          </w:r>
          <w:r w:rsidRPr="00A42751">
            <w:rPr>
              <w:rFonts w:cs="Times New Roman"/>
              <w:szCs w:val="24"/>
            </w:rPr>
            <w:instrText xml:space="preserve"> CITATION Cos03 \l 9226 </w:instrText>
          </w:r>
          <w:r w:rsidRPr="00A42751">
            <w:rPr>
              <w:rFonts w:cs="Times New Roman"/>
              <w:szCs w:val="24"/>
            </w:rPr>
            <w:fldChar w:fldCharType="separate"/>
          </w:r>
          <w:r w:rsidRPr="00A42751">
            <w:rPr>
              <w:rFonts w:cs="Times New Roman"/>
              <w:noProof/>
              <w:szCs w:val="24"/>
            </w:rPr>
            <w:t xml:space="preserve"> (Coss Bu, 2003)</w:t>
          </w:r>
          <w:r w:rsidRPr="00A42751">
            <w:rPr>
              <w:rFonts w:cs="Times New Roman"/>
              <w:szCs w:val="24"/>
            </w:rPr>
            <w:fldChar w:fldCharType="end"/>
          </w:r>
        </w:sdtContent>
      </w:sdt>
      <w:r w:rsidRPr="00A42751">
        <w:rPr>
          <w:rFonts w:cs="Times New Roman"/>
          <w:szCs w:val="24"/>
        </w:rPr>
        <w:t>.</w:t>
      </w:r>
    </w:p>
    <w:p w14:paraId="272F4E6A" w14:textId="77777777" w:rsidR="00952EC4" w:rsidRPr="00A42751" w:rsidRDefault="00952EC4">
      <w:pPr>
        <w:ind w:firstLine="720"/>
        <w:rPr>
          <w:rFonts w:cs="Times New Roman"/>
          <w:szCs w:val="24"/>
        </w:rPr>
        <w:pPrChange w:id="2149" w:author="Camilo Andrés Díaz Gómez" w:date="2023-03-17T00:48:00Z">
          <w:pPr>
            <w:ind w:firstLine="708"/>
          </w:pPr>
        </w:pPrChange>
      </w:pPr>
    </w:p>
    <w:p w14:paraId="35D49C8F" w14:textId="77777777" w:rsidR="00A42751" w:rsidRPr="00C91454" w:rsidRDefault="007A700C">
      <w:pPr>
        <w:pStyle w:val="Ttulo5"/>
        <w:ind w:left="708"/>
        <w:rPr>
          <w:ins w:id="2150" w:author="Camilo Andrés Díaz Gómez" w:date="2023-03-14T21:07:00Z"/>
          <w:rFonts w:cs="Times New Roman"/>
          <w:b/>
          <w:bCs/>
          <w:i/>
          <w:iCs/>
          <w:rPrChange w:id="2151" w:author="Camilo Andrés Díaz Gómez" w:date="2023-03-14T21:18:00Z">
            <w:rPr>
              <w:ins w:id="2152" w:author="Camilo Andrés Díaz Gómez" w:date="2023-03-14T21:07:00Z"/>
            </w:rPr>
          </w:rPrChange>
        </w:rPr>
        <w:pPrChange w:id="2153" w:author="Camilo Andrés Díaz Gómez" w:date="2023-03-17T00:48:00Z">
          <w:pPr>
            <w:ind w:firstLine="720"/>
          </w:pPr>
        </w:pPrChange>
      </w:pPr>
      <w:r w:rsidRPr="00C91454">
        <w:rPr>
          <w:rFonts w:ascii="Times New Roman" w:hAnsi="Times New Roman" w:cs="Times New Roman"/>
          <w:b/>
          <w:bCs/>
          <w:i/>
          <w:iCs/>
          <w:color w:val="auto"/>
          <w:rPrChange w:id="2154" w:author="Camilo Andrés Díaz Gómez" w:date="2023-03-14T21:18:00Z">
            <w:rPr/>
          </w:rPrChange>
        </w:rPr>
        <w:t>Elaboración del sistema comunicativo</w:t>
      </w:r>
    </w:p>
    <w:p w14:paraId="7657BEE9" w14:textId="30E78DD8" w:rsidR="003128E3" w:rsidRPr="00BD3055" w:rsidRDefault="003128E3">
      <w:pPr>
        <w:ind w:firstLine="720"/>
        <w:rPr>
          <w:rFonts w:cs="Times New Roman"/>
          <w:szCs w:val="24"/>
        </w:rPr>
        <w:pPrChange w:id="2155" w:author="Camilo Andrés Díaz Gómez" w:date="2023-03-17T00:48:00Z">
          <w:pPr>
            <w:ind w:firstLine="708"/>
          </w:pPr>
        </w:pPrChange>
      </w:pPr>
      <w:del w:id="2156"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Los diseñadores del modelo conceptual </w:t>
      </w:r>
      <w:r w:rsidR="007A700C" w:rsidRPr="00BD3055">
        <w:rPr>
          <w:rFonts w:cs="Times New Roman"/>
          <w:szCs w:val="24"/>
        </w:rPr>
        <w:t xml:space="preserve">son distintos muchas veces a los programadores del simulador. Para su comunicación entre si debe ser eficaz, por esta razón los diagramas de flujo son una opción útil para representar los eventos en el simulador como </w:t>
      </w:r>
      <w:r w:rsidR="007A700C" w:rsidRPr="00BD3055">
        <w:rPr>
          <w:rFonts w:cs="Times New Roman"/>
          <w:szCs w:val="24"/>
        </w:rPr>
        <w:lastRenderedPageBreak/>
        <w:t xml:space="preserve">lo son los datos, el proceso, una decisión un avance en la simulación </w:t>
      </w:r>
      <w:proofErr w:type="spellStart"/>
      <w:r w:rsidR="007A700C" w:rsidRPr="00BD3055">
        <w:rPr>
          <w:rFonts w:cs="Times New Roman"/>
          <w:szCs w:val="24"/>
        </w:rPr>
        <w:t>etc</w:t>
      </w:r>
      <w:proofErr w:type="spellEnd"/>
      <w:del w:id="2157"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2047867792"/>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19D613F" w14:textId="77777777" w:rsidR="003128E3" w:rsidRPr="00BD3055" w:rsidRDefault="003128E3">
      <w:pPr>
        <w:ind w:firstLine="720"/>
        <w:rPr>
          <w:rFonts w:cs="Times New Roman"/>
          <w:szCs w:val="24"/>
        </w:rPr>
        <w:pPrChange w:id="2158" w:author="Camilo Andrés Díaz Gómez" w:date="2023-03-17T00:48:00Z">
          <w:pPr>
            <w:ind w:firstLine="708"/>
          </w:pPr>
        </w:pPrChange>
      </w:pPr>
    </w:p>
    <w:p w14:paraId="1E09CCF6" w14:textId="77777777" w:rsidR="00A42751" w:rsidRPr="00C91454" w:rsidRDefault="007A700C">
      <w:pPr>
        <w:pStyle w:val="Ttulo5"/>
        <w:ind w:left="708"/>
        <w:rPr>
          <w:ins w:id="2159" w:author="Camilo Andrés Díaz Gómez" w:date="2023-03-14T21:07:00Z"/>
          <w:rFonts w:cs="Times New Roman"/>
          <w:b/>
          <w:bCs/>
          <w:i/>
          <w:iCs/>
          <w:rPrChange w:id="2160" w:author="Camilo Andrés Díaz Gómez" w:date="2023-03-14T21:18:00Z">
            <w:rPr>
              <w:ins w:id="2161" w:author="Camilo Andrés Díaz Gómez" w:date="2023-03-14T21:07:00Z"/>
            </w:rPr>
          </w:rPrChange>
        </w:rPr>
        <w:pPrChange w:id="2162" w:author="Camilo Andrés Díaz Gómez" w:date="2023-03-17T00:48:00Z">
          <w:pPr>
            <w:ind w:firstLine="720"/>
          </w:pPr>
        </w:pPrChange>
      </w:pPr>
      <w:r w:rsidRPr="00C91454">
        <w:rPr>
          <w:rFonts w:ascii="Times New Roman" w:hAnsi="Times New Roman" w:cs="Times New Roman"/>
          <w:b/>
          <w:bCs/>
          <w:i/>
          <w:iCs/>
          <w:color w:val="auto"/>
          <w:rPrChange w:id="2163" w:author="Camilo Andrés Díaz Gómez" w:date="2023-03-14T21:18:00Z">
            <w:rPr/>
          </w:rPrChange>
        </w:rPr>
        <w:t>Construcción y verificación de modelo informático</w:t>
      </w:r>
    </w:p>
    <w:p w14:paraId="42A0C667" w14:textId="346D8CC4" w:rsidR="007A700C" w:rsidRPr="00BD3055" w:rsidRDefault="003128E3">
      <w:pPr>
        <w:ind w:firstLine="720"/>
        <w:rPr>
          <w:rFonts w:cs="Times New Roman"/>
          <w:szCs w:val="24"/>
        </w:rPr>
        <w:pPrChange w:id="2164" w:author="Camilo Andrés Díaz Gómez" w:date="2023-03-17T00:48:00Z">
          <w:pPr>
            <w:ind w:firstLine="708"/>
          </w:pPr>
        </w:pPrChange>
      </w:pPr>
      <w:del w:id="2165" w:author="Camilo Andrés Díaz Gómez" w:date="2023-03-14T21:07:00Z">
        <w:r w:rsidRPr="00BD3055" w:rsidDel="00A42751">
          <w:rPr>
            <w:rFonts w:cs="Times New Roman"/>
            <w:b/>
            <w:bCs/>
            <w:i/>
            <w:iCs/>
            <w:szCs w:val="24"/>
          </w:rPr>
          <w:delText>.</w:delText>
        </w:r>
        <w:r w:rsidR="004E3955" w:rsidRPr="00BD3055" w:rsidDel="00A42751">
          <w:rPr>
            <w:rFonts w:cs="Times New Roman"/>
            <w:b/>
            <w:bCs/>
            <w:i/>
            <w:iCs/>
            <w:szCs w:val="24"/>
          </w:rPr>
          <w:delText xml:space="preserve"> </w:delText>
        </w:r>
      </w:del>
      <w:r w:rsidR="007A700C" w:rsidRPr="00BD3055">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CE82D4B" w14:textId="77777777" w:rsidR="007A700C" w:rsidRPr="00BD3055" w:rsidRDefault="007A700C">
      <w:pPr>
        <w:ind w:firstLine="720"/>
        <w:rPr>
          <w:rFonts w:cs="Times New Roman"/>
          <w:szCs w:val="24"/>
        </w:rPr>
        <w:pPrChange w:id="2166" w:author="Camilo Andrés Díaz Gómez" w:date="2023-03-17T00:48:00Z">
          <w:pPr/>
        </w:pPrChange>
      </w:pPr>
    </w:p>
    <w:p w14:paraId="44022BEF" w14:textId="4150D47D" w:rsidR="00A42751" w:rsidRPr="00C91454" w:rsidRDefault="007A700C">
      <w:pPr>
        <w:pStyle w:val="Ttulo5"/>
        <w:ind w:left="708"/>
        <w:rPr>
          <w:ins w:id="2167" w:author="Camilo Andrés Díaz Gómez" w:date="2023-03-14T21:07:00Z"/>
          <w:rFonts w:cs="Times New Roman"/>
          <w:b/>
          <w:bCs/>
          <w:i/>
          <w:iCs/>
          <w:rPrChange w:id="2168" w:author="Camilo Andrés Díaz Gómez" w:date="2023-03-14T21:18:00Z">
            <w:rPr>
              <w:ins w:id="2169" w:author="Camilo Andrés Díaz Gómez" w:date="2023-03-14T21:07:00Z"/>
            </w:rPr>
          </w:rPrChange>
        </w:rPr>
        <w:pPrChange w:id="2170" w:author="Camilo Andrés Díaz Gómez" w:date="2023-03-17T00:48:00Z">
          <w:pPr>
            <w:ind w:firstLine="720"/>
          </w:pPr>
        </w:pPrChange>
      </w:pPr>
      <w:r w:rsidRPr="00C91454">
        <w:rPr>
          <w:rFonts w:ascii="Times New Roman" w:hAnsi="Times New Roman" w:cs="Times New Roman"/>
          <w:b/>
          <w:bCs/>
          <w:i/>
          <w:iCs/>
          <w:color w:val="auto"/>
          <w:rPrChange w:id="2171" w:author="Camilo Andrés Díaz Gómez" w:date="2023-03-14T21:18:00Z">
            <w:rPr/>
          </w:rPrChange>
        </w:rPr>
        <w:t>Validación fina</w:t>
      </w:r>
      <w:ins w:id="2172" w:author="Camilo Andrés Díaz Gómez" w:date="2023-03-14T21:07:00Z">
        <w:r w:rsidR="00A42751" w:rsidRPr="00C91454">
          <w:rPr>
            <w:rFonts w:ascii="Times New Roman" w:hAnsi="Times New Roman" w:cs="Times New Roman"/>
            <w:b/>
            <w:bCs/>
            <w:i/>
            <w:iCs/>
            <w:color w:val="auto"/>
            <w:rPrChange w:id="2173" w:author="Camilo Andrés Díaz Gómez" w:date="2023-03-14T21:18:00Z">
              <w:rPr/>
            </w:rPrChange>
          </w:rPr>
          <w:t>l</w:t>
        </w:r>
      </w:ins>
    </w:p>
    <w:p w14:paraId="621E61D9" w14:textId="66F5DDB7" w:rsidR="007A700C" w:rsidRPr="00BD3055" w:rsidRDefault="007A700C">
      <w:pPr>
        <w:ind w:firstLine="720"/>
        <w:rPr>
          <w:rFonts w:cs="Times New Roman"/>
          <w:szCs w:val="24"/>
        </w:rPr>
        <w:pPrChange w:id="2174" w:author="Camilo Andrés Díaz Gómez" w:date="2023-03-17T00:48:00Z">
          <w:pPr>
            <w:ind w:firstLine="708"/>
          </w:pPr>
        </w:pPrChange>
      </w:pPr>
      <w:del w:id="2175" w:author="Camilo Andrés Díaz Gómez" w:date="2023-03-14T21:07:00Z">
        <w:r w:rsidRPr="00BD3055" w:rsidDel="00A42751">
          <w:rPr>
            <w:rFonts w:cs="Times New Roman"/>
            <w:b/>
            <w:bCs/>
            <w:i/>
            <w:iCs/>
            <w:szCs w:val="24"/>
          </w:rPr>
          <w:delText>l</w:delText>
        </w:r>
        <w:r w:rsidR="003128E3" w:rsidRPr="00BD3055" w:rsidDel="00A42751">
          <w:rPr>
            <w:rFonts w:cs="Times New Roman"/>
            <w:szCs w:val="24"/>
          </w:rPr>
          <w:delText xml:space="preserve">. </w:delText>
        </w:r>
      </w:del>
      <w:r w:rsidRPr="00BD3055">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D3055">
            <w:rPr>
              <w:rFonts w:cs="Times New Roman"/>
              <w:szCs w:val="24"/>
            </w:rPr>
            <w:fldChar w:fldCharType="begin"/>
          </w:r>
          <w:r w:rsidRPr="00BD3055">
            <w:rPr>
              <w:rFonts w:cs="Times New Roman"/>
              <w:szCs w:val="24"/>
            </w:rPr>
            <w:instrText xml:space="preserve"> CITATION Cos03 \l 9226 </w:instrText>
          </w:r>
          <w:r w:rsidRPr="00BD3055">
            <w:rPr>
              <w:rFonts w:cs="Times New Roman"/>
              <w:szCs w:val="24"/>
            </w:rPr>
            <w:fldChar w:fldCharType="separate"/>
          </w:r>
          <w:r w:rsidRPr="00BD3055">
            <w:rPr>
              <w:rFonts w:cs="Times New Roman"/>
              <w:noProof/>
              <w:szCs w:val="24"/>
            </w:rPr>
            <w:t>(Coss Bu, 2003)</w:t>
          </w:r>
          <w:r w:rsidRPr="00BD3055">
            <w:rPr>
              <w:rFonts w:cs="Times New Roman"/>
              <w:szCs w:val="24"/>
            </w:rPr>
            <w:fldChar w:fldCharType="end"/>
          </w:r>
        </w:sdtContent>
      </w:sdt>
      <w:r w:rsidRPr="00BD3055">
        <w:rPr>
          <w:rFonts w:cs="Times New Roman"/>
          <w:szCs w:val="24"/>
        </w:rPr>
        <w:t>.</w:t>
      </w:r>
    </w:p>
    <w:p w14:paraId="429CA63C" w14:textId="77777777" w:rsidR="007A700C" w:rsidRPr="00BD3055" w:rsidRDefault="007A700C">
      <w:pPr>
        <w:ind w:firstLine="720"/>
        <w:rPr>
          <w:rFonts w:cs="Times New Roman"/>
          <w:b/>
          <w:bCs/>
          <w:szCs w:val="24"/>
        </w:rPr>
        <w:pPrChange w:id="2176" w:author="Camilo Andrés Díaz Gómez" w:date="2023-03-17T00:48:00Z">
          <w:pPr/>
        </w:pPrChange>
      </w:pPr>
    </w:p>
    <w:p w14:paraId="22C5F592" w14:textId="65DF60E1" w:rsidR="00704945" w:rsidRPr="00C91454" w:rsidRDefault="007A700C">
      <w:pPr>
        <w:pStyle w:val="Ttulo4"/>
        <w:rPr>
          <w:rFonts w:cs="Times New Roman"/>
          <w:b/>
          <w:bCs/>
          <w:rPrChange w:id="2177" w:author="Camilo Andrés Díaz Gómez" w:date="2023-03-14T21:19:00Z">
            <w:rPr/>
          </w:rPrChange>
        </w:rPr>
        <w:pPrChange w:id="2178" w:author="Camilo Andrés Díaz Gómez" w:date="2023-03-17T00:48:00Z">
          <w:pPr>
            <w:ind w:firstLine="708"/>
          </w:pPr>
        </w:pPrChange>
      </w:pPr>
      <w:bookmarkStart w:id="2179" w:name="_Toc56811428"/>
      <w:bookmarkStart w:id="2180" w:name="_Toc115172942"/>
      <w:r w:rsidRPr="00C91454">
        <w:rPr>
          <w:rFonts w:ascii="Times New Roman" w:hAnsi="Times New Roman" w:cs="Times New Roman"/>
          <w:b/>
          <w:bCs/>
          <w:i w:val="0"/>
          <w:iCs w:val="0"/>
          <w:color w:val="auto"/>
          <w:rPrChange w:id="2181" w:author="Camilo Andrés Díaz Gómez" w:date="2023-03-14T21:19:00Z">
            <w:rPr/>
          </w:rPrChange>
        </w:rPr>
        <w:t>Modelos de simulación</w:t>
      </w:r>
      <w:bookmarkEnd w:id="2179"/>
      <w:bookmarkEnd w:id="2180"/>
      <w:del w:id="2182" w:author="Camilo Andrés Díaz Gómez" w:date="2023-03-14T21:08:00Z">
        <w:r w:rsidR="00E07D42" w:rsidRPr="00C91454" w:rsidDel="00A42751">
          <w:rPr>
            <w:rFonts w:ascii="Times New Roman" w:hAnsi="Times New Roman" w:cs="Times New Roman"/>
            <w:b/>
            <w:bCs/>
            <w:i w:val="0"/>
            <w:iCs w:val="0"/>
            <w:color w:val="auto"/>
            <w:rPrChange w:id="2183" w:author="Camilo Andrés Díaz Gómez" w:date="2023-03-14T21:19:00Z">
              <w:rPr/>
            </w:rPrChange>
          </w:rPr>
          <w:delText>.</w:delText>
        </w:r>
      </w:del>
    </w:p>
    <w:p w14:paraId="7FD51580" w14:textId="7C4CA0E9" w:rsidR="007A700C" w:rsidRPr="00BD3055" w:rsidRDefault="007A700C">
      <w:pPr>
        <w:ind w:firstLine="720"/>
        <w:rPr>
          <w:rFonts w:cs="Times New Roman"/>
          <w:b/>
          <w:bCs/>
          <w:i/>
          <w:iCs/>
          <w:szCs w:val="24"/>
        </w:rPr>
        <w:pPrChange w:id="2184" w:author="Camilo Andrés Díaz Gómez" w:date="2023-03-17T00:48:00Z">
          <w:pPr>
            <w:ind w:firstLine="708"/>
          </w:pPr>
        </w:pPrChange>
      </w:pPr>
      <w:r w:rsidRPr="00BD3055">
        <w:rPr>
          <w:rFonts w:cs="Times New Roman"/>
          <w:szCs w:val="24"/>
        </w:rPr>
        <w:t>Hay diversos modelos de simulación los cuales serán mencionados a continuación, pero nos centraremos más en el modelo Estocástico:</w:t>
      </w:r>
    </w:p>
    <w:p w14:paraId="2CA6D28D" w14:textId="77777777" w:rsidR="007A700C" w:rsidRPr="00BD3055" w:rsidRDefault="007A700C">
      <w:pPr>
        <w:ind w:firstLine="720"/>
        <w:rPr>
          <w:rFonts w:cs="Times New Roman"/>
          <w:szCs w:val="24"/>
        </w:rPr>
        <w:pPrChange w:id="2185" w:author="Camilo Andrés Díaz Gómez" w:date="2023-03-17T00:48:00Z">
          <w:pPr/>
        </w:pPrChange>
      </w:pPr>
    </w:p>
    <w:p w14:paraId="194C2F38" w14:textId="77777777" w:rsidR="00A42751" w:rsidRDefault="007A700C">
      <w:pPr>
        <w:pStyle w:val="Ttulo5"/>
        <w:ind w:left="708"/>
        <w:rPr>
          <w:ins w:id="2186" w:author="Camilo Andrés Díaz Gómez" w:date="2023-03-14T21:08:00Z"/>
          <w:rStyle w:val="Ttulo4Car"/>
          <w:rFonts w:ascii="Times New Roman" w:eastAsiaTheme="minorEastAsia" w:hAnsi="Times New Roman" w:cs="Times New Roman"/>
          <w:b/>
          <w:bCs/>
          <w:color w:val="000000" w:themeColor="text1"/>
          <w:szCs w:val="24"/>
        </w:rPr>
        <w:pPrChange w:id="2187" w:author="Camilo Andrés Díaz Gómez" w:date="2023-03-17T00:48:00Z">
          <w:pPr>
            <w:ind w:firstLine="720"/>
          </w:pPr>
        </w:pPrChange>
      </w:pPr>
      <w:bookmarkStart w:id="2188" w:name="_Toc115172943"/>
      <w:r w:rsidRPr="00BD3055">
        <w:rPr>
          <w:rStyle w:val="Ttulo4Car"/>
          <w:rFonts w:ascii="Times New Roman" w:eastAsiaTheme="minorEastAsia" w:hAnsi="Times New Roman" w:cs="Times New Roman"/>
          <w:b/>
          <w:bCs/>
          <w:color w:val="000000" w:themeColor="text1"/>
          <w:szCs w:val="24"/>
        </w:rPr>
        <w:t>Estático</w:t>
      </w:r>
      <w:bookmarkEnd w:id="2188"/>
      <w:del w:id="2189"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6E8393A" w14:textId="390BEB3C" w:rsidR="007A700C" w:rsidRPr="00BD3055" w:rsidRDefault="00E07D42">
      <w:pPr>
        <w:ind w:firstLine="720"/>
        <w:rPr>
          <w:rFonts w:cs="Times New Roman"/>
          <w:szCs w:val="24"/>
        </w:rPr>
        <w:pPrChange w:id="2190" w:author="Camilo Andrés Díaz Gómez" w:date="2023-03-17T00:48:00Z">
          <w:pPr>
            <w:ind w:firstLine="708"/>
          </w:pPr>
        </w:pPrChange>
      </w:pPr>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La simulación no depende del tiempo, por ejemplo, un sistema que se encuentra en un estado de equilibrio o reposo</w:t>
      </w:r>
      <w:del w:id="2191" w:author="Camilo Andrés Díaz Gómez" w:date="2023-03-14T20:19:00Z">
        <w:r w:rsidR="007A700C" w:rsidRPr="00BD3055" w:rsidDel="00952EC4">
          <w:rPr>
            <w:rStyle w:val="normaltextrun"/>
            <w:rFonts w:cs="Times New Roman"/>
            <w:color w:val="000000"/>
            <w:szCs w:val="24"/>
          </w:rPr>
          <w:delText>.</w:delText>
        </w:r>
      </w:del>
      <w:sdt>
        <w:sdtPr>
          <w:rPr>
            <w:rFonts w:cs="Times New Roman"/>
            <w:szCs w:val="24"/>
          </w:rPr>
          <w:id w:val="1036770193"/>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 xml:space="preserve"> (García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65E81CEA" w14:textId="77777777" w:rsidR="007A700C" w:rsidRPr="00BD3055" w:rsidRDefault="007A700C">
      <w:pPr>
        <w:ind w:firstLine="720"/>
        <w:rPr>
          <w:rFonts w:cs="Times New Roman"/>
          <w:szCs w:val="24"/>
        </w:rPr>
        <w:pPrChange w:id="2192" w:author="Camilo Andrés Díaz Gómez" w:date="2023-03-17T00:48:00Z">
          <w:pPr/>
        </w:pPrChange>
      </w:pPr>
    </w:p>
    <w:p w14:paraId="6B3FD267" w14:textId="77777777" w:rsidR="00A42751" w:rsidRDefault="007A700C">
      <w:pPr>
        <w:pStyle w:val="Ttulo5"/>
        <w:ind w:left="708"/>
        <w:rPr>
          <w:ins w:id="2193" w:author="Camilo Andrés Díaz Gómez" w:date="2023-03-14T21:08:00Z"/>
          <w:rStyle w:val="Ttulo4Car"/>
          <w:rFonts w:ascii="Times New Roman" w:eastAsiaTheme="minorEastAsia" w:hAnsi="Times New Roman" w:cs="Times New Roman"/>
          <w:b/>
          <w:bCs/>
          <w:color w:val="000000" w:themeColor="text1"/>
          <w:szCs w:val="24"/>
        </w:rPr>
        <w:pPrChange w:id="2194" w:author="Camilo Andrés Díaz Gómez" w:date="2023-03-17T00:48:00Z">
          <w:pPr>
            <w:ind w:firstLine="720"/>
          </w:pPr>
        </w:pPrChange>
      </w:pPr>
      <w:bookmarkStart w:id="2195" w:name="_Toc115172944"/>
      <w:r w:rsidRPr="00BD3055">
        <w:rPr>
          <w:rStyle w:val="Ttulo4Car"/>
          <w:rFonts w:ascii="Times New Roman" w:eastAsiaTheme="minorEastAsia" w:hAnsi="Times New Roman" w:cs="Times New Roman"/>
          <w:b/>
          <w:bCs/>
          <w:color w:val="000000" w:themeColor="text1"/>
          <w:szCs w:val="24"/>
        </w:rPr>
        <w:t>Dinámico</w:t>
      </w:r>
      <w:bookmarkEnd w:id="2195"/>
      <w:del w:id="2196"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4AA3BB7" w14:textId="146469E9" w:rsidR="007A700C" w:rsidRDefault="00E07D42" w:rsidP="00EE67FE">
      <w:pPr>
        <w:ind w:firstLine="720"/>
        <w:rPr>
          <w:ins w:id="2197" w:author="Camilo Andrés Díaz Gómez" w:date="2023-03-14T20:16:00Z"/>
          <w:rFonts w:cs="Times New Roman"/>
          <w:szCs w:val="24"/>
        </w:rPr>
      </w:pPr>
      <w:del w:id="2198"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Style w:val="normaltextrun"/>
          <w:rFonts w:cs="Times New Roman"/>
          <w:color w:val="000000"/>
          <w:szCs w:val="24"/>
          <w:bdr w:val="none" w:sz="0" w:space="0" w:color="auto" w:frame="1"/>
        </w:rPr>
        <w:t>En contraparte a la simulación estática, el modelo dinámico depende del tiempo, sus procesos pueden variar respecto al tiempo que va transcurriendo, por ejemplo, un modelo que represente el incremento poblacional al cabo de n años</w:t>
      </w:r>
      <w:del w:id="2199" w:author="Camilo Andrés Díaz Gómez" w:date="2023-03-14T20:19:00Z">
        <w:r w:rsidR="007A700C" w:rsidRPr="00BD3055" w:rsidDel="00952EC4">
          <w:rPr>
            <w:rStyle w:val="normaltextrun"/>
            <w:rFonts w:cs="Times New Roman"/>
            <w:color w:val="000000"/>
            <w:szCs w:val="24"/>
            <w:bdr w:val="none" w:sz="0" w:space="0" w:color="auto" w:frame="1"/>
          </w:rPr>
          <w:delText>.</w:delText>
        </w:r>
      </w:del>
      <w:r w:rsidR="007A700C" w:rsidRPr="00BD3055">
        <w:rPr>
          <w:rStyle w:val="normaltextrun"/>
          <w:rFonts w:cs="Times New Roman"/>
          <w:color w:val="000000"/>
          <w:szCs w:val="24"/>
          <w:bdr w:val="none" w:sz="0" w:space="0" w:color="auto" w:frame="1"/>
        </w:rPr>
        <w:t xml:space="preserve"> </w:t>
      </w:r>
      <w:sdt>
        <w:sdtPr>
          <w:rPr>
            <w:rFonts w:cs="Times New Roman"/>
            <w:szCs w:val="24"/>
          </w:rPr>
          <w:id w:val="1777825786"/>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70276DB0" w14:textId="77777777" w:rsidR="00952EC4" w:rsidRPr="00BD3055" w:rsidRDefault="00952EC4">
      <w:pPr>
        <w:ind w:firstLine="720"/>
        <w:rPr>
          <w:rFonts w:cs="Times New Roman"/>
          <w:szCs w:val="24"/>
        </w:rPr>
        <w:pPrChange w:id="2200" w:author="Camilo Andrés Díaz Gómez" w:date="2023-03-17T00:48:00Z">
          <w:pPr>
            <w:ind w:firstLine="708"/>
          </w:pPr>
        </w:pPrChange>
      </w:pPr>
    </w:p>
    <w:p w14:paraId="59609774" w14:textId="0986E32E" w:rsidR="00A42751" w:rsidRDefault="007A700C">
      <w:pPr>
        <w:pStyle w:val="Ttulo5"/>
        <w:ind w:left="708"/>
        <w:rPr>
          <w:ins w:id="2201" w:author="Camilo Andrés Díaz Gómez" w:date="2023-03-14T21:08:00Z"/>
          <w:rStyle w:val="Ttulo4Car"/>
          <w:rFonts w:ascii="Times New Roman" w:eastAsiaTheme="minorEastAsia" w:hAnsi="Times New Roman" w:cs="Times New Roman"/>
          <w:b/>
          <w:bCs/>
          <w:color w:val="000000" w:themeColor="text1"/>
          <w:szCs w:val="24"/>
        </w:rPr>
        <w:pPrChange w:id="2202" w:author="Camilo Andrés Díaz Gómez" w:date="2023-03-17T00:48:00Z">
          <w:pPr>
            <w:ind w:firstLine="720"/>
          </w:pPr>
        </w:pPrChange>
      </w:pPr>
      <w:bookmarkStart w:id="2203" w:name="_Toc115172945"/>
      <w:r w:rsidRPr="00BD3055">
        <w:rPr>
          <w:rStyle w:val="Ttulo4Car"/>
          <w:rFonts w:ascii="Times New Roman" w:eastAsiaTheme="minorEastAsia" w:hAnsi="Times New Roman" w:cs="Times New Roman"/>
          <w:b/>
          <w:bCs/>
          <w:color w:val="000000" w:themeColor="text1"/>
          <w:szCs w:val="24"/>
        </w:rPr>
        <w:lastRenderedPageBreak/>
        <w:t>Determinístico</w:t>
      </w:r>
      <w:bookmarkEnd w:id="2203"/>
    </w:p>
    <w:p w14:paraId="61C194E0" w14:textId="58BFC517" w:rsidR="007A700C" w:rsidRPr="00BD3055" w:rsidRDefault="00E07D42">
      <w:pPr>
        <w:ind w:firstLine="720"/>
        <w:rPr>
          <w:rFonts w:cs="Times New Roman"/>
          <w:szCs w:val="24"/>
        </w:rPr>
        <w:pPrChange w:id="2204" w:author="Camilo Andrés Díaz Gómez" w:date="2023-03-17T00:48:00Z">
          <w:pPr>
            <w:ind w:firstLine="708"/>
          </w:pPr>
        </w:pPrChange>
      </w:pPr>
      <w:del w:id="2205"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w:delText>
        </w:r>
      </w:del>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del w:id="2206" w:author="Camilo Andrés Díaz Gómez" w:date="2023-03-14T20:19:00Z">
        <w:r w:rsidR="007A700C" w:rsidRPr="00BD3055" w:rsidDel="00952EC4">
          <w:rPr>
            <w:rStyle w:val="normaltextrun"/>
            <w:rFonts w:cs="Times New Roman"/>
            <w:color w:val="000000"/>
            <w:szCs w:val="24"/>
          </w:rPr>
          <w:delText>.</w:delText>
        </w:r>
      </w:del>
      <w:r w:rsidR="007A700C" w:rsidRPr="00BD3055">
        <w:rPr>
          <w:rFonts w:cs="Times New Roman"/>
          <w:szCs w:val="24"/>
        </w:rPr>
        <w:t xml:space="preserve"> </w:t>
      </w:r>
      <w:sdt>
        <w:sdtPr>
          <w:rPr>
            <w:rFonts w:cs="Times New Roman"/>
            <w:szCs w:val="24"/>
          </w:rPr>
          <w:id w:val="706451098"/>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5A793475" w14:textId="77777777" w:rsidR="007A700C" w:rsidRPr="00BD3055" w:rsidRDefault="007A700C">
      <w:pPr>
        <w:ind w:firstLine="720"/>
        <w:rPr>
          <w:rFonts w:cs="Times New Roman"/>
          <w:szCs w:val="24"/>
        </w:rPr>
        <w:pPrChange w:id="2207" w:author="Camilo Andrés Díaz Gómez" w:date="2023-03-17T00:48:00Z">
          <w:pPr/>
        </w:pPrChange>
      </w:pPr>
    </w:p>
    <w:p w14:paraId="693C6B2B" w14:textId="77777777" w:rsidR="00A42751" w:rsidRDefault="007A700C">
      <w:pPr>
        <w:pStyle w:val="Ttulo5"/>
        <w:ind w:left="708"/>
        <w:rPr>
          <w:ins w:id="2208" w:author="Camilo Andrés Díaz Gómez" w:date="2023-03-14T21:08:00Z"/>
          <w:rStyle w:val="Ttulo4Car"/>
          <w:rFonts w:ascii="Times New Roman" w:eastAsiaTheme="minorEastAsia" w:hAnsi="Times New Roman" w:cs="Times New Roman"/>
          <w:b/>
          <w:bCs/>
          <w:color w:val="000000" w:themeColor="text1"/>
          <w:szCs w:val="24"/>
        </w:rPr>
        <w:pPrChange w:id="2209" w:author="Camilo Andrés Díaz Gómez" w:date="2023-03-17T00:48:00Z">
          <w:pPr>
            <w:ind w:firstLine="720"/>
          </w:pPr>
        </w:pPrChange>
      </w:pPr>
      <w:bookmarkStart w:id="2210" w:name="_Toc115172946"/>
      <w:r w:rsidRPr="00BD3055">
        <w:rPr>
          <w:rStyle w:val="Ttulo4Car"/>
          <w:rFonts w:ascii="Times New Roman" w:eastAsiaTheme="minorEastAsia" w:hAnsi="Times New Roman" w:cs="Times New Roman"/>
          <w:b/>
          <w:bCs/>
          <w:color w:val="000000" w:themeColor="text1"/>
          <w:szCs w:val="24"/>
        </w:rPr>
        <w:t>Estocástico</w:t>
      </w:r>
      <w:bookmarkEnd w:id="2210"/>
    </w:p>
    <w:p w14:paraId="76DE5999" w14:textId="2E730EE3" w:rsidR="007A700C" w:rsidRPr="00BD3055" w:rsidRDefault="00E07D42">
      <w:pPr>
        <w:ind w:firstLine="720"/>
        <w:rPr>
          <w:rFonts w:cs="Times New Roman"/>
          <w:szCs w:val="24"/>
        </w:rPr>
        <w:pPrChange w:id="2211" w:author="Camilo Andrés Díaz Gómez" w:date="2023-03-17T00:48:00Z">
          <w:pPr>
            <w:ind w:firstLine="708"/>
          </w:pPr>
        </w:pPrChange>
      </w:pPr>
      <w:del w:id="2212"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del w:id="2213"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653667051"/>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4B202E67" w14:textId="77777777" w:rsidR="007A700C" w:rsidRPr="00BD3055" w:rsidRDefault="007A700C">
      <w:pPr>
        <w:ind w:firstLine="720"/>
        <w:rPr>
          <w:rFonts w:cs="Times New Roman"/>
          <w:szCs w:val="24"/>
        </w:rPr>
        <w:pPrChange w:id="2214" w:author="Camilo Andrés Díaz Gómez" w:date="2023-03-17T00:48:00Z">
          <w:pPr/>
        </w:pPrChange>
      </w:pPr>
    </w:p>
    <w:p w14:paraId="7B247DE8" w14:textId="77777777" w:rsidR="00A42751" w:rsidRDefault="007A700C">
      <w:pPr>
        <w:pStyle w:val="Ttulo5"/>
        <w:ind w:left="708"/>
        <w:rPr>
          <w:ins w:id="2215" w:author="Camilo Andrés Díaz Gómez" w:date="2023-03-14T21:08:00Z"/>
          <w:rStyle w:val="Ttulo4Car"/>
          <w:rFonts w:ascii="Times New Roman" w:eastAsiaTheme="minorEastAsia" w:hAnsi="Times New Roman" w:cs="Times New Roman"/>
          <w:b/>
          <w:bCs/>
          <w:color w:val="000000" w:themeColor="text1"/>
          <w:szCs w:val="24"/>
        </w:rPr>
        <w:pPrChange w:id="2216" w:author="Camilo Andrés Díaz Gómez" w:date="2023-03-17T00:48:00Z">
          <w:pPr>
            <w:ind w:firstLine="720"/>
          </w:pPr>
        </w:pPrChange>
      </w:pPr>
      <w:bookmarkStart w:id="2217" w:name="_Toc115172947"/>
      <w:r w:rsidRPr="00BD3055">
        <w:rPr>
          <w:rStyle w:val="Ttulo4Car"/>
          <w:rFonts w:ascii="Times New Roman" w:eastAsiaTheme="minorEastAsia" w:hAnsi="Times New Roman" w:cs="Times New Roman"/>
          <w:b/>
          <w:bCs/>
          <w:color w:val="000000" w:themeColor="text1"/>
          <w:szCs w:val="24"/>
        </w:rPr>
        <w:t>Discreto</w:t>
      </w:r>
      <w:bookmarkEnd w:id="2217"/>
    </w:p>
    <w:p w14:paraId="2CA10DF2" w14:textId="5C4033A9" w:rsidR="007A700C" w:rsidRPr="00BD3055" w:rsidRDefault="00E07D42">
      <w:pPr>
        <w:ind w:firstLine="720"/>
        <w:rPr>
          <w:rFonts w:cs="Times New Roman"/>
          <w:szCs w:val="24"/>
        </w:rPr>
        <w:pPrChange w:id="2218" w:author="Camilo Andrés Díaz Gómez" w:date="2023-03-17T00:48:00Z">
          <w:pPr>
            <w:ind w:firstLine="708"/>
          </w:pPr>
        </w:pPrChange>
      </w:pPr>
      <w:del w:id="2219"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Varía dependiendo de sucesos que ocurran en la simulación del modelo 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w:t>
      </w:r>
      <w:del w:id="2220"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75120535"/>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9A0BF4D" w14:textId="77777777" w:rsidR="007A700C" w:rsidRPr="00BD3055" w:rsidRDefault="007A700C">
      <w:pPr>
        <w:ind w:firstLine="720"/>
        <w:rPr>
          <w:rFonts w:cs="Times New Roman"/>
          <w:szCs w:val="24"/>
        </w:rPr>
        <w:pPrChange w:id="2221" w:author="Camilo Andrés Díaz Gómez" w:date="2023-03-17T00:48:00Z">
          <w:pPr/>
        </w:pPrChange>
      </w:pPr>
    </w:p>
    <w:p w14:paraId="42832A1C" w14:textId="77777777" w:rsidR="00A42751" w:rsidRDefault="007A700C">
      <w:pPr>
        <w:pStyle w:val="Ttulo5"/>
        <w:ind w:left="708"/>
        <w:rPr>
          <w:ins w:id="2222" w:author="Camilo Andrés Díaz Gómez" w:date="2023-03-14T21:08:00Z"/>
          <w:rStyle w:val="Ttulo4Car"/>
          <w:rFonts w:ascii="Times New Roman" w:eastAsiaTheme="minorEastAsia" w:hAnsi="Times New Roman" w:cs="Times New Roman"/>
          <w:b/>
          <w:bCs/>
          <w:color w:val="000000" w:themeColor="text1"/>
          <w:szCs w:val="24"/>
        </w:rPr>
        <w:pPrChange w:id="2223" w:author="Camilo Andrés Díaz Gómez" w:date="2023-03-17T00:48:00Z">
          <w:pPr>
            <w:ind w:firstLine="720"/>
          </w:pPr>
        </w:pPrChange>
      </w:pPr>
      <w:bookmarkStart w:id="2224" w:name="_Toc115172948"/>
      <w:r w:rsidRPr="00BD3055">
        <w:rPr>
          <w:rStyle w:val="Ttulo4Car"/>
          <w:rFonts w:ascii="Times New Roman" w:eastAsiaTheme="minorEastAsia" w:hAnsi="Times New Roman" w:cs="Times New Roman"/>
          <w:b/>
          <w:bCs/>
          <w:color w:val="000000" w:themeColor="text1"/>
          <w:szCs w:val="24"/>
        </w:rPr>
        <w:t>Continuo</w:t>
      </w:r>
      <w:bookmarkEnd w:id="2224"/>
    </w:p>
    <w:p w14:paraId="66D7C443" w14:textId="6A7A0009" w:rsidR="007A700C" w:rsidRPr="00BD3055" w:rsidRDefault="00E07D42">
      <w:pPr>
        <w:ind w:firstLine="720"/>
        <w:rPr>
          <w:rFonts w:cs="Times New Roman"/>
          <w:szCs w:val="24"/>
        </w:rPr>
        <w:pPrChange w:id="2225" w:author="Camilo Andrés Díaz Gómez" w:date="2023-03-17T00:48:00Z">
          <w:pPr>
            <w:ind w:firstLine="708"/>
          </w:pPr>
        </w:pPrChange>
      </w:pPr>
      <w:del w:id="2226"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BD3055" w:rsidRDefault="003128E3">
      <w:pPr>
        <w:ind w:firstLine="720"/>
        <w:rPr>
          <w:rFonts w:cs="Times New Roman"/>
          <w:szCs w:val="24"/>
        </w:rPr>
        <w:pPrChange w:id="2227" w:author="Camilo Andrés Díaz Gómez" w:date="2023-03-17T00:48:00Z">
          <w:pPr>
            <w:ind w:firstLine="708"/>
          </w:pPr>
        </w:pPrChange>
      </w:pPr>
    </w:p>
    <w:p w14:paraId="05A92C33" w14:textId="77777777" w:rsidR="00A42751" w:rsidRDefault="007A700C">
      <w:pPr>
        <w:pStyle w:val="Ttulo5"/>
        <w:ind w:left="708"/>
        <w:rPr>
          <w:ins w:id="2228" w:author="Camilo Andrés Díaz Gómez" w:date="2023-03-14T21:09:00Z"/>
          <w:rStyle w:val="Ttulo4Car"/>
          <w:rFonts w:ascii="Times New Roman" w:eastAsiaTheme="minorEastAsia" w:hAnsi="Times New Roman" w:cs="Times New Roman"/>
          <w:b/>
          <w:bCs/>
          <w:color w:val="000000" w:themeColor="text1"/>
          <w:szCs w:val="24"/>
        </w:rPr>
        <w:pPrChange w:id="2229" w:author="Camilo Andrés Díaz Gómez" w:date="2023-03-17T00:48:00Z">
          <w:pPr>
            <w:ind w:firstLine="720"/>
          </w:pPr>
        </w:pPrChange>
      </w:pPr>
      <w:bookmarkStart w:id="2230" w:name="_Toc115172949"/>
      <w:r w:rsidRPr="00BD3055">
        <w:rPr>
          <w:rStyle w:val="Ttulo4Car"/>
          <w:rFonts w:ascii="Times New Roman" w:eastAsiaTheme="minorEastAsia" w:hAnsi="Times New Roman" w:cs="Times New Roman"/>
          <w:b/>
          <w:bCs/>
          <w:color w:val="000000" w:themeColor="text1"/>
          <w:szCs w:val="24"/>
        </w:rPr>
        <w:lastRenderedPageBreak/>
        <w:t>Físicos</w:t>
      </w:r>
      <w:bookmarkEnd w:id="2230"/>
    </w:p>
    <w:p w14:paraId="7E912FA1" w14:textId="3F42A302" w:rsidR="007A700C" w:rsidRPr="00BD3055" w:rsidRDefault="00E07D42">
      <w:pPr>
        <w:ind w:firstLine="720"/>
        <w:rPr>
          <w:rFonts w:cs="Times New Roman"/>
          <w:szCs w:val="24"/>
        </w:rPr>
        <w:pPrChange w:id="2231" w:author="Camilo Andrés Díaz Gómez" w:date="2023-03-17T00:48:00Z">
          <w:pPr>
            <w:ind w:firstLine="708"/>
          </w:pPr>
        </w:pPrChange>
      </w:pPr>
      <w:del w:id="2232" w:author="Camilo Andrés Díaz Gómez" w:date="2023-03-14T21:09: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2DD25E8" w14:textId="77777777" w:rsidR="007A700C" w:rsidRPr="00BD3055" w:rsidRDefault="007A700C" w:rsidP="00EE67FE">
      <w:pPr>
        <w:rPr>
          <w:rFonts w:cs="Times New Roman"/>
          <w:szCs w:val="24"/>
        </w:rPr>
      </w:pPr>
    </w:p>
    <w:p w14:paraId="1903F6D9" w14:textId="77777777" w:rsidR="007A700C" w:rsidRPr="00C91454" w:rsidRDefault="007A700C">
      <w:pPr>
        <w:pStyle w:val="Ttulo4"/>
        <w:rPr>
          <w:rStyle w:val="Hipervnculo"/>
          <w:rFonts w:cs="Times New Roman"/>
          <w:b/>
          <w:bCs/>
          <w:i w:val="0"/>
          <w:iCs w:val="0"/>
          <w:color w:val="auto"/>
          <w:szCs w:val="24"/>
          <w:rPrChange w:id="2233" w:author="Camilo Andrés Díaz Gómez" w:date="2023-03-14T21:19:00Z">
            <w:rPr>
              <w:rStyle w:val="Hipervnculo"/>
              <w:rFonts w:cs="Times New Roman"/>
              <w:b/>
              <w:bCs/>
              <w:i/>
              <w:iCs/>
              <w:szCs w:val="24"/>
            </w:rPr>
          </w:rPrChange>
        </w:rPr>
        <w:pPrChange w:id="2234" w:author="Camilo Andrés Díaz Gómez" w:date="2023-03-17T00:48:00Z">
          <w:pPr/>
        </w:pPrChange>
      </w:pPr>
      <w:bookmarkStart w:id="2235" w:name="_Toc56811429"/>
      <w:bookmarkStart w:id="2236" w:name="_Toc115172950"/>
      <w:r w:rsidRPr="00C91454">
        <w:rPr>
          <w:rFonts w:ascii="Times New Roman" w:hAnsi="Times New Roman" w:cs="Times New Roman"/>
          <w:b/>
          <w:bCs/>
          <w:i w:val="0"/>
          <w:iCs w:val="0"/>
          <w:color w:val="auto"/>
          <w:rPrChange w:id="2237" w:author="Camilo Andrés Díaz Gómez" w:date="2023-03-14T21:19:00Z">
            <w:rPr>
              <w:color w:val="0563C1" w:themeColor="hyperlink"/>
              <w:u w:val="single"/>
            </w:rPr>
          </w:rPrChange>
        </w:rPr>
        <w:t>Procesos estocásticos</w:t>
      </w:r>
      <w:bookmarkEnd w:id="2235"/>
      <w:bookmarkEnd w:id="2236"/>
      <w:r w:rsidRPr="00C91454">
        <w:rPr>
          <w:rFonts w:ascii="Times New Roman" w:hAnsi="Times New Roman" w:cs="Times New Roman"/>
          <w:b/>
          <w:bCs/>
          <w:i w:val="0"/>
          <w:iCs w:val="0"/>
          <w:color w:val="auto"/>
          <w:rPrChange w:id="2238" w:author="Camilo Andrés Díaz Gómez" w:date="2023-03-14T21:19:00Z">
            <w:rPr/>
          </w:rPrChange>
        </w:rPr>
        <w:t xml:space="preserve"> </w:t>
      </w:r>
    </w:p>
    <w:p w14:paraId="482193D6" w14:textId="77777777" w:rsidR="007A700C" w:rsidRPr="00BD3055" w:rsidRDefault="007A700C">
      <w:pPr>
        <w:ind w:firstLine="720"/>
        <w:rPr>
          <w:rStyle w:val="Hipervnculo"/>
          <w:rFonts w:asciiTheme="majorHAnsi" w:eastAsiaTheme="majorEastAsia" w:hAnsiTheme="majorHAnsi" w:cs="Times New Roman"/>
          <w:i/>
          <w:iCs/>
        </w:rPr>
        <w:pPrChange w:id="2239" w:author="Camilo Andrés Díaz Gómez" w:date="2023-03-17T00:48:00Z">
          <w:pPr>
            <w:ind w:firstLine="708"/>
          </w:pPr>
        </w:pPrChange>
      </w:pPr>
      <w:r w:rsidRPr="00BD3055">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BD3055">
            <w:rPr>
              <w:rStyle w:val="PrrAPACar"/>
            </w:rPr>
            <w:fldChar w:fldCharType="begin"/>
          </w:r>
          <w:r w:rsidRPr="00BD3055">
            <w:rPr>
              <w:rStyle w:val="PrrAPACar"/>
            </w:rPr>
            <w:instrText xml:space="preserve"> CITATION Myr91 \l 9226 </w:instrText>
          </w:r>
          <w:r w:rsidRPr="00BD3055">
            <w:rPr>
              <w:rStyle w:val="PrrAPACar"/>
            </w:rPr>
            <w:fldChar w:fldCharType="separate"/>
          </w:r>
          <w:r w:rsidRPr="00BD3055">
            <w:rPr>
              <w:rStyle w:val="PrrAPACar"/>
              <w:noProof/>
            </w:rPr>
            <w:t xml:space="preserve"> </w:t>
          </w:r>
          <w:r w:rsidRPr="00BD3055">
            <w:rPr>
              <w:rFonts w:cs="Times New Roman"/>
              <w:noProof/>
            </w:rPr>
            <w:t>(Myriam Muñoz de ózak, 1991)</w:t>
          </w:r>
          <w:r w:rsidRPr="00BD3055">
            <w:rPr>
              <w:rStyle w:val="PrrAPACar"/>
            </w:rPr>
            <w:fldChar w:fldCharType="end"/>
          </w:r>
        </w:sdtContent>
      </w:sdt>
      <w:r w:rsidRPr="00BD3055">
        <w:rPr>
          <w:rStyle w:val="Hipervnculo"/>
          <w:rFonts w:cs="Times New Roman"/>
        </w:rPr>
        <w:t>.</w:t>
      </w:r>
    </w:p>
    <w:p w14:paraId="4B314AA3" w14:textId="77777777" w:rsidR="007A700C" w:rsidRPr="00BD3055" w:rsidRDefault="007A700C">
      <w:pPr>
        <w:ind w:firstLine="720"/>
        <w:rPr>
          <w:rStyle w:val="Hipervnculo"/>
          <w:rFonts w:cs="Times New Roman"/>
        </w:rPr>
        <w:pPrChange w:id="2240" w:author="Camilo Andrés Díaz Gómez" w:date="2023-03-17T00:48:00Z">
          <w:pPr/>
        </w:pPrChange>
      </w:pPr>
    </w:p>
    <w:p w14:paraId="3D093D83" w14:textId="77777777" w:rsidR="007A700C" w:rsidRPr="00BD3055" w:rsidRDefault="007A700C">
      <w:pPr>
        <w:ind w:firstLine="720"/>
        <w:rPr>
          <w:rStyle w:val="Hipervnculo"/>
          <w:rFonts w:cs="Times New Roman"/>
          <w:color w:val="auto"/>
          <w:u w:val="none"/>
        </w:rPr>
        <w:pPrChange w:id="2241" w:author="Camilo Andrés Díaz Gómez" w:date="2023-03-17T00:48:00Z">
          <w:pPr>
            <w:ind w:firstLine="708"/>
          </w:pPr>
        </w:pPrChange>
      </w:pPr>
      <w:r w:rsidRPr="00BD3055">
        <w:rPr>
          <w:rStyle w:val="Hipervnculo"/>
          <w:rFonts w:cs="Times New Roman"/>
          <w:color w:val="auto"/>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u w:val="none"/>
          </w:rPr>
          <w:id w:val="2095741451"/>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w:t>
      </w:r>
    </w:p>
    <w:p w14:paraId="26898C74" w14:textId="77777777" w:rsidR="007A700C" w:rsidRPr="00BD3055" w:rsidRDefault="007A700C">
      <w:pPr>
        <w:ind w:firstLine="720"/>
        <w:rPr>
          <w:rStyle w:val="Hipervnculo"/>
          <w:rFonts w:cs="Times New Roman"/>
        </w:rPr>
        <w:pPrChange w:id="2242" w:author="Camilo Andrés Díaz Gómez" w:date="2023-03-17T00:48:00Z">
          <w:pPr/>
        </w:pPrChange>
      </w:pPr>
    </w:p>
    <w:p w14:paraId="05DE0B05" w14:textId="77777777" w:rsidR="007A700C" w:rsidRPr="00BD3055" w:rsidRDefault="007A700C">
      <w:pPr>
        <w:ind w:firstLine="720"/>
        <w:rPr>
          <w:rStyle w:val="Hipervnculo"/>
          <w:rFonts w:cs="Times New Roman"/>
          <w:color w:val="auto"/>
          <w:u w:val="none"/>
        </w:rPr>
        <w:pPrChange w:id="2243" w:author="Camilo Andrés Díaz Gómez" w:date="2023-03-17T00:48:00Z">
          <w:pPr>
            <w:ind w:firstLine="708"/>
          </w:pPr>
        </w:pPrChange>
      </w:pPr>
      <w:r w:rsidRPr="00BD3055">
        <w:rPr>
          <w:rStyle w:val="Hipervnculo"/>
          <w:rFonts w:cs="Times New Roman"/>
          <w:color w:val="auto"/>
          <w:u w:val="none"/>
        </w:rPr>
        <w:t>El conjunto de variables que dependen de otra variable son aquellos que su evolución no dependen del tiempo sino de otro fenómeno</w:t>
      </w:r>
      <w:sdt>
        <w:sdtPr>
          <w:rPr>
            <w:rStyle w:val="Hipervnculo"/>
            <w:rFonts w:cs="Times New Roman"/>
            <w:color w:val="auto"/>
            <w:u w:val="none"/>
          </w:rPr>
          <w:id w:val="1192269474"/>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BD3055" w:rsidRDefault="007A700C" w:rsidP="00EE67FE">
      <w:pPr>
        <w:rPr>
          <w:rStyle w:val="Hipervnculo"/>
          <w:rFonts w:cs="Times New Roman"/>
        </w:rPr>
      </w:pPr>
    </w:p>
    <w:p w14:paraId="2E9920DD" w14:textId="77777777" w:rsidR="007A700C" w:rsidRPr="00C91454" w:rsidRDefault="007A700C">
      <w:pPr>
        <w:pStyle w:val="Ttulo4"/>
        <w:rPr>
          <w:rFonts w:cs="Times New Roman"/>
          <w:b/>
          <w:bCs/>
          <w:rPrChange w:id="2244" w:author="Camilo Andrés Díaz Gómez" w:date="2023-03-14T21:20:00Z">
            <w:rPr/>
          </w:rPrChange>
        </w:rPr>
        <w:pPrChange w:id="2245" w:author="Camilo Andrés Díaz Gómez" w:date="2023-03-17T00:48:00Z">
          <w:pPr/>
        </w:pPrChange>
      </w:pPr>
      <w:bookmarkStart w:id="2246" w:name="_Toc56811430"/>
      <w:bookmarkStart w:id="2247" w:name="_Toc115172951"/>
      <w:r w:rsidRPr="00C91454">
        <w:rPr>
          <w:rFonts w:ascii="Times New Roman" w:hAnsi="Times New Roman" w:cs="Times New Roman"/>
          <w:b/>
          <w:bCs/>
          <w:i w:val="0"/>
          <w:iCs w:val="0"/>
          <w:color w:val="auto"/>
          <w:rPrChange w:id="2248" w:author="Camilo Andrés Díaz Gómez" w:date="2023-03-14T21:20:00Z">
            <w:rPr/>
          </w:rPrChange>
        </w:rPr>
        <w:t>Variables aleatorias</w:t>
      </w:r>
      <w:bookmarkEnd w:id="2246"/>
      <w:bookmarkEnd w:id="2247"/>
    </w:p>
    <w:p w14:paraId="438E986D" w14:textId="77777777" w:rsidR="007A700C" w:rsidRPr="00BD3055" w:rsidRDefault="007A700C">
      <w:pPr>
        <w:ind w:firstLine="720"/>
        <w:rPr>
          <w:rFonts w:cs="Times New Roman"/>
        </w:rPr>
        <w:pPrChange w:id="2249" w:author="Camilo Andrés Díaz Gómez" w:date="2023-03-17T00:48:00Z">
          <w:pPr>
            <w:ind w:firstLine="708"/>
          </w:pPr>
        </w:pPrChange>
      </w:pPr>
      <w:r w:rsidRPr="00BD3055">
        <w:rPr>
          <w:rFonts w:cs="Times New Roman"/>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rPr>
          <w:id w:val="611943378"/>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07A54C7" w14:textId="77777777" w:rsidR="007A700C" w:rsidRPr="00BD3055" w:rsidRDefault="007A700C">
      <w:pPr>
        <w:ind w:firstLine="720"/>
        <w:rPr>
          <w:rFonts w:cs="Times New Roman"/>
        </w:rPr>
        <w:pPrChange w:id="2250" w:author="Camilo Andrés Díaz Gómez" w:date="2023-03-17T00:48:00Z">
          <w:pPr/>
        </w:pPrChange>
      </w:pPr>
    </w:p>
    <w:p w14:paraId="00134591" w14:textId="77777777" w:rsidR="007A700C" w:rsidRPr="00BD3055" w:rsidRDefault="007A700C">
      <w:pPr>
        <w:ind w:firstLine="720"/>
        <w:rPr>
          <w:rFonts w:cs="Times New Roman"/>
        </w:rPr>
        <w:pPrChange w:id="2251" w:author="Camilo Andrés Díaz Gómez" w:date="2023-03-17T00:48:00Z">
          <w:pPr>
            <w:ind w:firstLine="708"/>
          </w:pPr>
        </w:pPrChange>
      </w:pPr>
      <w:r w:rsidRPr="00BD3055">
        <w:rPr>
          <w:rFonts w:cs="Times New Roman"/>
        </w:rPr>
        <w:t>El modelo que se quiere construir debe estar compuesto de variables aleatorias que interactúen entre sí, para asemejarlo a la realidad</w:t>
      </w:r>
      <w:sdt>
        <w:sdtPr>
          <w:rPr>
            <w:rFonts w:cs="Times New Roman"/>
          </w:rPr>
          <w:id w:val="-1758281362"/>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rPr>
          <w:id w:val="20930978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7E607508" w14:textId="77777777" w:rsidR="007A700C" w:rsidRPr="00BD3055" w:rsidRDefault="007A700C">
      <w:pPr>
        <w:ind w:firstLine="720"/>
        <w:rPr>
          <w:rFonts w:cs="Times New Roman"/>
        </w:rPr>
        <w:pPrChange w:id="2252" w:author="Camilo Andrés Díaz Gómez" w:date="2023-03-17T00:48:00Z">
          <w:pPr/>
        </w:pPrChange>
      </w:pPr>
    </w:p>
    <w:p w14:paraId="5576BE4D" w14:textId="77777777" w:rsidR="007A700C" w:rsidRPr="00BD3055" w:rsidRDefault="007A700C">
      <w:pPr>
        <w:ind w:firstLine="720"/>
        <w:rPr>
          <w:rFonts w:cs="Times New Roman"/>
        </w:rPr>
        <w:pPrChange w:id="2253" w:author="Camilo Andrés Díaz Gómez" w:date="2023-03-17T00:48:00Z">
          <w:pPr>
            <w:ind w:firstLine="708"/>
          </w:pPr>
        </w:pPrChange>
      </w:pPr>
      <w:r w:rsidRPr="00BD3055">
        <w:rPr>
          <w:rFonts w:cs="Times New Roman"/>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rPr>
          <w:id w:val="-81526997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rPr>
          <w:id w:val="121238743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xml:space="preserve">. </w:t>
      </w:r>
    </w:p>
    <w:p w14:paraId="476F63F8" w14:textId="163E3643" w:rsidR="007A700C" w:rsidRPr="00BD3055" w:rsidRDefault="007A700C" w:rsidP="00EE67FE">
      <w:pPr>
        <w:rPr>
          <w:rFonts w:cs="Times New Roman"/>
        </w:rPr>
      </w:pPr>
    </w:p>
    <w:p w14:paraId="175AEC53" w14:textId="1BB218B7" w:rsidR="007A700C" w:rsidRPr="00C91454" w:rsidRDefault="007A700C">
      <w:pPr>
        <w:pStyle w:val="Ttulo4"/>
        <w:rPr>
          <w:rFonts w:cs="Times New Roman"/>
          <w:b/>
          <w:bCs/>
          <w:rPrChange w:id="2254" w:author="Camilo Andrés Díaz Gómez" w:date="2023-03-14T21:20:00Z">
            <w:rPr/>
          </w:rPrChange>
        </w:rPr>
        <w:pPrChange w:id="2255" w:author="Camilo Andrés Díaz Gómez" w:date="2023-03-17T00:48:00Z">
          <w:pPr/>
        </w:pPrChange>
      </w:pPr>
      <w:bookmarkStart w:id="2256" w:name="_Toc56811431"/>
      <w:bookmarkStart w:id="2257" w:name="_Toc115172952"/>
      <w:r w:rsidRPr="00C91454">
        <w:rPr>
          <w:rFonts w:ascii="Times New Roman" w:hAnsi="Times New Roman" w:cs="Times New Roman"/>
          <w:b/>
          <w:bCs/>
          <w:i w:val="0"/>
          <w:iCs w:val="0"/>
          <w:color w:val="auto"/>
          <w:rPrChange w:id="2258" w:author="Camilo Andrés Díaz Gómez" w:date="2023-03-14T21:20:00Z">
            <w:rPr/>
          </w:rPrChange>
        </w:rPr>
        <w:t>Modelos probabilísticos</w:t>
      </w:r>
      <w:bookmarkEnd w:id="2256"/>
      <w:bookmarkEnd w:id="2257"/>
    </w:p>
    <w:p w14:paraId="63BD9640" w14:textId="77777777" w:rsidR="003128E3" w:rsidRPr="00BD3055" w:rsidRDefault="003128E3" w:rsidP="00EE67FE">
      <w:pPr>
        <w:rPr>
          <w:rFonts w:cs="Times New Roman"/>
          <w:b/>
          <w:bCs/>
          <w:i/>
          <w:iCs/>
          <w:szCs w:val="24"/>
        </w:rPr>
      </w:pPr>
    </w:p>
    <w:p w14:paraId="1628EDB8" w14:textId="77777777" w:rsidR="007A700C" w:rsidRPr="00BD3055" w:rsidRDefault="007A700C">
      <w:pPr>
        <w:ind w:firstLine="720"/>
        <w:rPr>
          <w:rFonts w:cs="Times New Roman"/>
        </w:rPr>
        <w:pPrChange w:id="2259" w:author="Camilo Andrés Díaz Gómez" w:date="2023-03-17T00:48:00Z">
          <w:pPr>
            <w:ind w:firstLine="708"/>
          </w:pPr>
        </w:pPrChange>
      </w:pPr>
      <w:r w:rsidRPr="00BD3055">
        <w:rPr>
          <w:rFonts w:cs="Times New Roman"/>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rPr>
          <w:id w:val="-1732922552"/>
          <w:citation/>
        </w:sdtPr>
        <w:sdtContent>
          <w:r w:rsidRPr="00BD3055">
            <w:rPr>
              <w:rFonts w:cs="Times New Roman"/>
            </w:rPr>
            <w:fldChar w:fldCharType="begin"/>
          </w:r>
          <w:r w:rsidRPr="00BD3055">
            <w:rPr>
              <w:rFonts w:cs="Times New Roman"/>
            </w:rPr>
            <w:instrText xml:space="preserve">CITATION Leó00 \l 9226 </w:instrText>
          </w:r>
          <w:r w:rsidRPr="00BD3055">
            <w:rPr>
              <w:rFonts w:cs="Times New Roman"/>
            </w:rPr>
            <w:fldChar w:fldCharType="separate"/>
          </w:r>
          <w:r w:rsidRPr="00BD3055">
            <w:rPr>
              <w:rFonts w:cs="Times New Roman"/>
              <w:noProof/>
            </w:rPr>
            <w:t xml:space="preserve"> (Leónardo Darío Bello Parias, 2000)</w:t>
          </w:r>
          <w:r w:rsidRPr="00BD3055">
            <w:rPr>
              <w:rFonts w:cs="Times New Roman"/>
            </w:rPr>
            <w:fldChar w:fldCharType="end"/>
          </w:r>
        </w:sdtContent>
      </w:sdt>
      <w:r w:rsidRPr="00BD3055">
        <w:rPr>
          <w:rFonts w:cs="Times New Roman"/>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BD3055" w:rsidRDefault="007A700C">
      <w:pPr>
        <w:ind w:firstLine="720"/>
        <w:rPr>
          <w:rFonts w:cs="Times New Roman"/>
        </w:rPr>
        <w:pPrChange w:id="2260" w:author="Camilo Andrés Díaz Gómez" w:date="2023-03-17T00:48:00Z">
          <w:pPr/>
        </w:pPrChange>
      </w:pPr>
    </w:p>
    <w:p w14:paraId="62DAC2BA" w14:textId="77777777" w:rsidR="007A700C" w:rsidRPr="00BD3055" w:rsidRDefault="007A700C">
      <w:pPr>
        <w:ind w:firstLine="720"/>
        <w:rPr>
          <w:rFonts w:cs="Times New Roman"/>
        </w:rPr>
        <w:pPrChange w:id="2261" w:author="Camilo Andrés Díaz Gómez" w:date="2023-03-17T00:48:00Z">
          <w:pPr/>
        </w:pPrChange>
      </w:pPr>
      <w:r w:rsidRPr="00BD3055">
        <w:rPr>
          <w:rFonts w:cs="Times New Roman"/>
        </w:rPr>
        <w:t>Existen varios modelos probabilísticos para variables aleatorias:</w:t>
      </w:r>
    </w:p>
    <w:p w14:paraId="7D6D47DD" w14:textId="77777777" w:rsidR="007A700C" w:rsidRPr="00C91454" w:rsidRDefault="007A700C">
      <w:pPr>
        <w:pStyle w:val="Prrafodelista"/>
        <w:numPr>
          <w:ilvl w:val="0"/>
          <w:numId w:val="19"/>
        </w:numPr>
        <w:rPr>
          <w:rFonts w:cs="Times New Roman"/>
          <w:szCs w:val="24"/>
        </w:rPr>
        <w:pPrChange w:id="2262" w:author="Camilo Andrés Díaz Gómez" w:date="2023-03-17T00:48:00Z">
          <w:pPr>
            <w:ind w:firstLine="720"/>
          </w:pPr>
        </w:pPrChange>
      </w:pPr>
      <w:r w:rsidRPr="00C91454">
        <w:rPr>
          <w:rFonts w:cs="Times New Roman"/>
          <w:szCs w:val="24"/>
        </w:rPr>
        <w:t>Distribución Uniforme</w:t>
      </w:r>
    </w:p>
    <w:p w14:paraId="646AD182" w14:textId="77777777" w:rsidR="007A700C" w:rsidRPr="00C91454" w:rsidRDefault="007A700C">
      <w:pPr>
        <w:pStyle w:val="Prrafodelista"/>
        <w:numPr>
          <w:ilvl w:val="0"/>
          <w:numId w:val="19"/>
        </w:numPr>
        <w:rPr>
          <w:rFonts w:cs="Times New Roman"/>
          <w:szCs w:val="24"/>
        </w:rPr>
        <w:pPrChange w:id="2263" w:author="Camilo Andrés Díaz Gómez" w:date="2023-03-17T00:48:00Z">
          <w:pPr>
            <w:ind w:firstLine="720"/>
          </w:pPr>
        </w:pPrChange>
      </w:pPr>
      <w:r w:rsidRPr="00C91454">
        <w:rPr>
          <w:rFonts w:cs="Times New Roman"/>
          <w:szCs w:val="24"/>
        </w:rPr>
        <w:t>Distribución Gamma</w:t>
      </w:r>
    </w:p>
    <w:p w14:paraId="70F45B8A" w14:textId="77777777" w:rsidR="007A700C" w:rsidRPr="00C91454" w:rsidRDefault="007A700C">
      <w:pPr>
        <w:pStyle w:val="Prrafodelista"/>
        <w:numPr>
          <w:ilvl w:val="0"/>
          <w:numId w:val="19"/>
        </w:numPr>
        <w:rPr>
          <w:rFonts w:cs="Times New Roman"/>
          <w:szCs w:val="24"/>
        </w:rPr>
        <w:pPrChange w:id="2264" w:author="Camilo Andrés Díaz Gómez" w:date="2023-03-17T00:48:00Z">
          <w:pPr>
            <w:ind w:firstLine="720"/>
          </w:pPr>
        </w:pPrChange>
      </w:pPr>
      <w:r w:rsidRPr="00C91454">
        <w:rPr>
          <w:rFonts w:cs="Times New Roman"/>
          <w:szCs w:val="24"/>
        </w:rPr>
        <w:lastRenderedPageBreak/>
        <w:t>Distribución Exponencial</w:t>
      </w:r>
    </w:p>
    <w:p w14:paraId="6968ABE0" w14:textId="77777777" w:rsidR="007A700C" w:rsidRPr="00C91454" w:rsidRDefault="007A700C">
      <w:pPr>
        <w:pStyle w:val="Prrafodelista"/>
        <w:numPr>
          <w:ilvl w:val="0"/>
          <w:numId w:val="19"/>
        </w:numPr>
        <w:rPr>
          <w:rFonts w:cs="Times New Roman"/>
          <w:szCs w:val="24"/>
        </w:rPr>
        <w:pPrChange w:id="2265" w:author="Camilo Andrés Díaz Gómez" w:date="2023-03-17T00:48:00Z">
          <w:pPr>
            <w:ind w:firstLine="720"/>
          </w:pPr>
        </w:pPrChange>
      </w:pPr>
      <w:r w:rsidRPr="00C91454">
        <w:rPr>
          <w:rFonts w:cs="Times New Roman"/>
          <w:szCs w:val="24"/>
        </w:rPr>
        <w:t>Distribución Ji-dos</w:t>
      </w:r>
    </w:p>
    <w:p w14:paraId="6F969C32" w14:textId="77777777" w:rsidR="007A700C" w:rsidRPr="00C91454" w:rsidRDefault="007A700C">
      <w:pPr>
        <w:pStyle w:val="Prrafodelista"/>
        <w:numPr>
          <w:ilvl w:val="0"/>
          <w:numId w:val="19"/>
        </w:numPr>
        <w:rPr>
          <w:rFonts w:cs="Times New Roman"/>
          <w:szCs w:val="24"/>
        </w:rPr>
        <w:pPrChange w:id="2266" w:author="Camilo Andrés Díaz Gómez" w:date="2023-03-17T00:48:00Z">
          <w:pPr>
            <w:ind w:firstLine="720"/>
          </w:pPr>
        </w:pPrChange>
      </w:pPr>
      <w:r w:rsidRPr="00C91454">
        <w:rPr>
          <w:rFonts w:cs="Times New Roman"/>
          <w:szCs w:val="24"/>
        </w:rPr>
        <w:t>Distribución Normal</w:t>
      </w:r>
    </w:p>
    <w:p w14:paraId="7FF3129C" w14:textId="77777777" w:rsidR="007A700C" w:rsidRPr="00C91454" w:rsidRDefault="007A700C">
      <w:pPr>
        <w:pStyle w:val="Prrafodelista"/>
        <w:numPr>
          <w:ilvl w:val="0"/>
          <w:numId w:val="19"/>
        </w:numPr>
        <w:rPr>
          <w:rFonts w:cs="Times New Roman"/>
          <w:szCs w:val="24"/>
        </w:rPr>
        <w:pPrChange w:id="2267" w:author="Camilo Andrés Díaz Gómez" w:date="2023-03-17T00:48:00Z">
          <w:pPr>
            <w:ind w:firstLine="720"/>
          </w:pPr>
        </w:pPrChange>
      </w:pPr>
      <w:r w:rsidRPr="00C91454">
        <w:rPr>
          <w:rFonts w:cs="Times New Roman"/>
          <w:szCs w:val="24"/>
        </w:rPr>
        <w:t xml:space="preserve">Distribución t </w:t>
      </w:r>
      <w:proofErr w:type="spellStart"/>
      <w:r w:rsidRPr="00C91454">
        <w:rPr>
          <w:rFonts w:cs="Times New Roman"/>
          <w:szCs w:val="24"/>
        </w:rPr>
        <w:t>Student</w:t>
      </w:r>
      <w:proofErr w:type="spellEnd"/>
    </w:p>
    <w:p w14:paraId="2B1DF2F8" w14:textId="77777777" w:rsidR="007A700C" w:rsidRPr="00C91454" w:rsidRDefault="007A700C">
      <w:pPr>
        <w:pStyle w:val="Prrafodelista"/>
        <w:numPr>
          <w:ilvl w:val="0"/>
          <w:numId w:val="19"/>
        </w:numPr>
        <w:rPr>
          <w:rFonts w:cs="Times New Roman"/>
          <w:szCs w:val="24"/>
        </w:rPr>
        <w:pPrChange w:id="2268" w:author="Camilo Andrés Díaz Gómez" w:date="2023-03-17T00:48:00Z">
          <w:pPr>
            <w:ind w:firstLine="720"/>
          </w:pPr>
        </w:pPrChange>
      </w:pPr>
      <w:r w:rsidRPr="00C91454">
        <w:rPr>
          <w:rFonts w:cs="Times New Roman"/>
          <w:szCs w:val="24"/>
        </w:rPr>
        <w:t xml:space="preserve">Distribución F de </w:t>
      </w:r>
      <w:proofErr w:type="spellStart"/>
      <w:r w:rsidRPr="00C91454">
        <w:rPr>
          <w:rFonts w:cs="Times New Roman"/>
          <w:szCs w:val="24"/>
        </w:rPr>
        <w:t>Sendecos</w:t>
      </w:r>
      <w:proofErr w:type="spellEnd"/>
    </w:p>
    <w:p w14:paraId="36FED728" w14:textId="77777777" w:rsidR="007A700C" w:rsidRPr="00C91454" w:rsidRDefault="007A700C">
      <w:pPr>
        <w:pStyle w:val="Prrafodelista"/>
        <w:numPr>
          <w:ilvl w:val="0"/>
          <w:numId w:val="19"/>
        </w:numPr>
        <w:rPr>
          <w:rFonts w:cs="Times New Roman"/>
          <w:szCs w:val="24"/>
        </w:rPr>
        <w:pPrChange w:id="2269" w:author="Camilo Andrés Díaz Gómez" w:date="2023-03-17T00:48:00Z">
          <w:pPr>
            <w:ind w:firstLine="720"/>
          </w:pPr>
        </w:pPrChange>
      </w:pPr>
      <w:r w:rsidRPr="00C91454">
        <w:rPr>
          <w:rFonts w:cs="Times New Roman"/>
          <w:szCs w:val="24"/>
        </w:rPr>
        <w:t>Distribución normal bivariante</w:t>
      </w:r>
    </w:p>
    <w:p w14:paraId="6990E2CF" w14:textId="77777777" w:rsidR="007A700C" w:rsidRPr="00BD3055" w:rsidRDefault="007A700C" w:rsidP="00EE67FE">
      <w:pPr>
        <w:rPr>
          <w:rFonts w:cs="Times New Roman"/>
          <w:szCs w:val="24"/>
        </w:rPr>
      </w:pPr>
    </w:p>
    <w:p w14:paraId="765A11C3" w14:textId="77777777" w:rsidR="007A700C" w:rsidRPr="00BD3055" w:rsidRDefault="007A700C">
      <w:pPr>
        <w:ind w:firstLine="720"/>
        <w:rPr>
          <w:rFonts w:cs="Times New Roman"/>
        </w:rPr>
        <w:pPrChange w:id="2270" w:author="Camilo Andrés Díaz Gómez" w:date="2023-03-17T00:48:00Z">
          <w:pPr>
            <w:ind w:firstLine="708"/>
          </w:pPr>
        </w:pPrChange>
      </w:pPr>
      <w:r w:rsidRPr="00BD3055">
        <w:rPr>
          <w:rFonts w:cs="Times New Roman"/>
        </w:rPr>
        <w:t>Los modelos probabilísticos son basados en hipótesis y se compone por ecuaciones las cuales relacionan las diversas variables aleatorias</w:t>
      </w:r>
      <w:sdt>
        <w:sdtPr>
          <w:rPr>
            <w:rFonts w:cs="Times New Roman"/>
          </w:rPr>
          <w:id w:val="-799303720"/>
          <w:citation/>
        </w:sdtPr>
        <w:sdtContent>
          <w:r w:rsidRPr="00BD3055">
            <w:rPr>
              <w:rFonts w:cs="Times New Roman"/>
            </w:rPr>
            <w:fldChar w:fldCharType="begin"/>
          </w:r>
          <w:r w:rsidRPr="00BD3055">
            <w:rPr>
              <w:rFonts w:cs="Times New Roman"/>
            </w:rPr>
            <w:instrText xml:space="preserve"> CITATION Car15 \l 9226 </w:instrText>
          </w:r>
          <w:r w:rsidRPr="00BD3055">
            <w:rPr>
              <w:rFonts w:cs="Times New Roman"/>
            </w:rPr>
            <w:fldChar w:fldCharType="separate"/>
          </w:r>
          <w:r w:rsidRPr="00BD3055">
            <w:rPr>
              <w:rFonts w:cs="Times New Roman"/>
              <w:noProof/>
            </w:rPr>
            <w:t xml:space="preserve"> (Carlos Gamero Burón, 2015)</w:t>
          </w:r>
          <w:r w:rsidRPr="00BD3055">
            <w:rPr>
              <w:rFonts w:cs="Times New Roman"/>
            </w:rPr>
            <w:fldChar w:fldCharType="end"/>
          </w:r>
        </w:sdtContent>
      </w:sdt>
      <w:r w:rsidRPr="00BD3055">
        <w:rPr>
          <w:rFonts w:cs="Times New Roman"/>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BD3055" w:rsidRDefault="007A700C">
      <w:pPr>
        <w:ind w:firstLine="720"/>
        <w:rPr>
          <w:rFonts w:cs="Times New Roman"/>
        </w:rPr>
        <w:pPrChange w:id="2271" w:author="Camilo Andrés Díaz Gómez" w:date="2023-03-17T00:48:00Z">
          <w:pPr/>
        </w:pPrChange>
      </w:pPr>
    </w:p>
    <w:p w14:paraId="568FF7A5" w14:textId="46AF2958" w:rsidR="007A700C" w:rsidRPr="00C91454" w:rsidRDefault="007A700C">
      <w:pPr>
        <w:pStyle w:val="Ttulo4"/>
        <w:rPr>
          <w:rFonts w:cs="Times New Roman"/>
          <w:b/>
          <w:bCs/>
          <w:i w:val="0"/>
          <w:iCs w:val="0"/>
          <w:rPrChange w:id="2272" w:author="Camilo Andrés Díaz Gómez" w:date="2023-03-14T21:20:00Z">
            <w:rPr>
              <w:i/>
              <w:iCs/>
            </w:rPr>
          </w:rPrChange>
        </w:rPr>
        <w:pPrChange w:id="2273" w:author="Camilo Andrés Díaz Gómez" w:date="2023-03-17T00:48:00Z">
          <w:pPr>
            <w:ind w:firstLine="708"/>
          </w:pPr>
        </w:pPrChange>
      </w:pPr>
      <w:bookmarkStart w:id="2274" w:name="_Toc56811432"/>
      <w:bookmarkStart w:id="2275" w:name="_Toc115172953"/>
      <w:r w:rsidRPr="00C91454">
        <w:rPr>
          <w:rFonts w:ascii="Times New Roman" w:hAnsi="Times New Roman" w:cs="Times New Roman"/>
          <w:b/>
          <w:bCs/>
          <w:i w:val="0"/>
          <w:iCs w:val="0"/>
          <w:color w:val="auto"/>
          <w:rPrChange w:id="2276" w:author="Camilo Andrés Díaz Gómez" w:date="2023-03-14T21:20:00Z">
            <w:rPr>
              <w:i/>
              <w:iCs/>
            </w:rPr>
          </w:rPrChange>
        </w:rPr>
        <w:t>Números pseudoaleatorios</w:t>
      </w:r>
      <w:bookmarkEnd w:id="2274"/>
      <w:bookmarkEnd w:id="2275"/>
      <w:del w:id="2277" w:author="Camilo Andrés Díaz Gómez" w:date="2023-03-14T21:11:00Z">
        <w:r w:rsidR="00E07D42" w:rsidRPr="00C91454" w:rsidDel="00C91454">
          <w:rPr>
            <w:rFonts w:ascii="Times New Roman" w:hAnsi="Times New Roman" w:cs="Times New Roman"/>
            <w:b/>
            <w:bCs/>
            <w:i w:val="0"/>
            <w:iCs w:val="0"/>
            <w:color w:val="auto"/>
            <w:rPrChange w:id="2278" w:author="Camilo Andrés Díaz Gómez" w:date="2023-03-14T21:20:00Z">
              <w:rPr>
                <w:i/>
                <w:iCs/>
              </w:rPr>
            </w:rPrChange>
          </w:rPr>
          <w:delText>.</w:delText>
        </w:r>
      </w:del>
    </w:p>
    <w:p w14:paraId="21E9883B" w14:textId="77777777" w:rsidR="003128E3" w:rsidRPr="00BD3055" w:rsidRDefault="003128E3">
      <w:pPr>
        <w:ind w:firstLine="720"/>
        <w:rPr>
          <w:rFonts w:cs="Times New Roman"/>
        </w:rPr>
        <w:pPrChange w:id="2279" w:author="Camilo Andrés Díaz Gómez" w:date="2023-03-17T00:48:00Z">
          <w:pPr>
            <w:ind w:firstLine="708"/>
          </w:pPr>
        </w:pPrChange>
      </w:pPr>
    </w:p>
    <w:p w14:paraId="6C1C4BC8" w14:textId="20095AB5" w:rsidR="007A700C" w:rsidRPr="00BD3055" w:rsidRDefault="007A700C">
      <w:pPr>
        <w:ind w:firstLine="720"/>
        <w:rPr>
          <w:rFonts w:cs="Times New Roman"/>
        </w:rPr>
        <w:pPrChange w:id="2280" w:author="Camilo Andrés Díaz Gómez" w:date="2023-03-17T00:48:00Z">
          <w:pPr>
            <w:ind w:firstLine="708"/>
          </w:pPr>
        </w:pPrChange>
      </w:pPr>
      <w:r w:rsidRPr="00BD3055">
        <w:rPr>
          <w:rFonts w:cs="Times New Roman"/>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rPr>
          <w:id w:val="15295152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4942581" w14:textId="77777777" w:rsidR="007A700C" w:rsidRPr="00BD3055" w:rsidRDefault="007A700C">
      <w:pPr>
        <w:ind w:firstLine="720"/>
        <w:rPr>
          <w:rFonts w:cs="Times New Roman"/>
        </w:rPr>
        <w:pPrChange w:id="2281" w:author="Camilo Andrés Díaz Gómez" w:date="2023-03-17T00:48:00Z">
          <w:pPr/>
        </w:pPrChange>
      </w:pPr>
    </w:p>
    <w:p w14:paraId="126F846E" w14:textId="10FC95CE" w:rsidR="007A700C" w:rsidRPr="00C91454" w:rsidRDefault="007A700C">
      <w:pPr>
        <w:pStyle w:val="Ttulo5"/>
        <w:ind w:firstLine="708"/>
        <w:rPr>
          <w:rFonts w:cs="Times New Roman"/>
          <w:b/>
          <w:bCs/>
          <w:i/>
          <w:iCs/>
          <w:rPrChange w:id="2282" w:author="Camilo Andrés Díaz Gómez" w:date="2023-03-14T21:20:00Z">
            <w:rPr/>
          </w:rPrChange>
        </w:rPr>
        <w:pPrChange w:id="2283" w:author="Camilo Andrés Díaz Gómez" w:date="2023-03-17T00:48:00Z">
          <w:pPr>
            <w:ind w:firstLine="708"/>
          </w:pPr>
        </w:pPrChange>
      </w:pPr>
      <w:bookmarkStart w:id="2284" w:name="_Toc56811433"/>
      <w:bookmarkStart w:id="2285" w:name="_Toc115172954"/>
      <w:r w:rsidRPr="00C91454">
        <w:rPr>
          <w:rFonts w:ascii="Times New Roman" w:hAnsi="Times New Roman" w:cs="Times New Roman"/>
          <w:b/>
          <w:bCs/>
          <w:i/>
          <w:iCs/>
          <w:color w:val="auto"/>
          <w:rPrChange w:id="2286" w:author="Camilo Andrés Díaz Gómez" w:date="2023-03-14T21:20:00Z">
            <w:rPr/>
          </w:rPrChange>
        </w:rPr>
        <w:t>Generación de números de pseudoaleatorios</w:t>
      </w:r>
      <w:bookmarkEnd w:id="2284"/>
      <w:bookmarkEnd w:id="2285"/>
      <w:del w:id="2287" w:author="Camilo Andrés Díaz Gómez" w:date="2023-03-14T21:20:00Z">
        <w:r w:rsidR="00E07D42" w:rsidRPr="00C91454" w:rsidDel="00C91454">
          <w:rPr>
            <w:rFonts w:ascii="Times New Roman" w:hAnsi="Times New Roman" w:cs="Times New Roman"/>
            <w:b/>
            <w:bCs/>
            <w:i/>
            <w:iCs/>
            <w:color w:val="auto"/>
            <w:rPrChange w:id="2288" w:author="Camilo Andrés Díaz Gómez" w:date="2023-03-14T21:20:00Z">
              <w:rPr/>
            </w:rPrChange>
          </w:rPr>
          <w:delText>.</w:delText>
        </w:r>
      </w:del>
    </w:p>
    <w:p w14:paraId="269042D4" w14:textId="77777777" w:rsidR="003128E3" w:rsidRPr="00BD3055" w:rsidRDefault="003128E3">
      <w:pPr>
        <w:ind w:firstLine="720"/>
        <w:rPr>
          <w:rFonts w:cs="Times New Roman"/>
        </w:rPr>
        <w:pPrChange w:id="2289" w:author="Camilo Andrés Díaz Gómez" w:date="2023-03-17T00:48:00Z">
          <w:pPr>
            <w:ind w:firstLine="708"/>
          </w:pPr>
        </w:pPrChange>
      </w:pPr>
    </w:p>
    <w:p w14:paraId="5B383D23" w14:textId="171BF4EF" w:rsidR="007A700C" w:rsidRPr="00BD3055" w:rsidRDefault="007A700C">
      <w:pPr>
        <w:ind w:firstLine="720"/>
        <w:rPr>
          <w:rFonts w:cs="Times New Roman"/>
        </w:rPr>
        <w:pPrChange w:id="2290" w:author="Camilo Andrés Díaz Gómez" w:date="2023-03-17T00:48:00Z">
          <w:pPr>
            <w:ind w:firstLine="708"/>
          </w:pPr>
        </w:pPrChange>
      </w:pPr>
      <w:r w:rsidRPr="00BD3055">
        <w:rPr>
          <w:rFonts w:cs="Times New Roman"/>
        </w:rPr>
        <w:t xml:space="preserve">Para hacer la generación de los números Pseudoaleatorios se debe tomar un espacio o rango lo suficientemente grande para ello, es decir cuente con demasiados números en </w:t>
      </w:r>
      <w:r w:rsidRPr="00BD3055">
        <w:rPr>
          <w:rFonts w:cs="Times New Roman"/>
        </w:rPr>
        <w:lastRenderedPageBreak/>
        <w:t>secuencia para una vida útil prolongada</w:t>
      </w:r>
      <w:sdt>
        <w:sdtPr>
          <w:rPr>
            <w:rFonts w:cs="Times New Roman"/>
          </w:rPr>
          <w:id w:val="-22622474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rPr>
          <w:id w:val="-182202372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78E4501" w14:textId="77777777" w:rsidR="007A700C" w:rsidRPr="00BD3055" w:rsidRDefault="007A700C">
      <w:pPr>
        <w:ind w:firstLine="720"/>
        <w:rPr>
          <w:rFonts w:cs="Times New Roman"/>
        </w:rPr>
        <w:pPrChange w:id="2291" w:author="Camilo Andrés Díaz Gómez" w:date="2023-03-17T00:48:00Z">
          <w:pPr/>
        </w:pPrChange>
      </w:pPr>
    </w:p>
    <w:p w14:paraId="47F9F04F" w14:textId="77777777" w:rsidR="007A700C" w:rsidRPr="00BD3055" w:rsidRDefault="007A700C">
      <w:pPr>
        <w:ind w:firstLine="720"/>
        <w:rPr>
          <w:rFonts w:cs="Times New Roman"/>
        </w:rPr>
        <w:pPrChange w:id="2292" w:author="Camilo Andrés Díaz Gómez" w:date="2023-03-17T00:48:00Z">
          <w:pPr>
            <w:ind w:firstLine="708"/>
          </w:pPr>
        </w:pPrChange>
      </w:pPr>
      <w:r w:rsidRPr="00BD3055">
        <w:rPr>
          <w:rFonts w:cs="Times New Roman"/>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rPr>
          <w:id w:val="22673420"/>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A84E256" w14:textId="77777777" w:rsidR="007A700C" w:rsidRPr="00BD3055" w:rsidRDefault="007A700C" w:rsidP="00EE67FE">
      <w:pPr>
        <w:rPr>
          <w:rFonts w:cs="Times New Roman"/>
        </w:rPr>
      </w:pPr>
    </w:p>
    <w:p w14:paraId="36EBDCB4" w14:textId="3EBA9E75" w:rsidR="007A700C" w:rsidRPr="00C91454" w:rsidRDefault="007A700C">
      <w:pPr>
        <w:pStyle w:val="Ttulo4"/>
        <w:rPr>
          <w:rFonts w:cs="Times New Roman"/>
          <w:b/>
          <w:bCs/>
          <w:rPrChange w:id="2293" w:author="Camilo Andrés Díaz Gómez" w:date="2023-03-14T21:20:00Z">
            <w:rPr/>
          </w:rPrChange>
        </w:rPr>
        <w:pPrChange w:id="2294" w:author="Camilo Andrés Díaz Gómez" w:date="2023-03-17T00:48:00Z">
          <w:pPr/>
        </w:pPrChange>
      </w:pPr>
      <w:bookmarkStart w:id="2295" w:name="_Toc115172955"/>
      <w:r w:rsidRPr="00C91454">
        <w:rPr>
          <w:rFonts w:ascii="Times New Roman" w:hAnsi="Times New Roman" w:cs="Times New Roman"/>
          <w:b/>
          <w:bCs/>
          <w:i w:val="0"/>
          <w:iCs w:val="0"/>
          <w:color w:val="auto"/>
          <w:rPrChange w:id="2296" w:author="Camilo Andrés Díaz Gómez" w:date="2023-03-14T21:20:00Z">
            <w:rPr/>
          </w:rPrChange>
        </w:rPr>
        <w:t>Ventajas de la simulación</w:t>
      </w:r>
      <w:bookmarkEnd w:id="2295"/>
    </w:p>
    <w:p w14:paraId="1A9677A1" w14:textId="77777777" w:rsidR="003128E3" w:rsidRPr="00BD3055" w:rsidRDefault="003128E3" w:rsidP="00EE67FE">
      <w:pPr>
        <w:rPr>
          <w:rFonts w:cs="Times New Roman"/>
          <w:szCs w:val="24"/>
        </w:rPr>
      </w:pPr>
    </w:p>
    <w:p w14:paraId="78392623" w14:textId="77777777" w:rsidR="00E07D42" w:rsidRPr="00BD3055" w:rsidRDefault="007A700C">
      <w:pPr>
        <w:ind w:firstLine="720"/>
        <w:rPr>
          <w:rFonts w:cs="Times New Roman"/>
          <w:szCs w:val="24"/>
        </w:rPr>
        <w:pPrChange w:id="2297" w:author="Camilo Andrés Díaz Gómez" w:date="2023-03-17T00:48:00Z">
          <w:pPr>
            <w:ind w:firstLine="708"/>
          </w:pPr>
        </w:pPrChange>
      </w:pPr>
      <w:r w:rsidRPr="00BD3055">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16F329" w14:textId="6B996EB6" w:rsidR="007A700C" w:rsidRPr="00BD3055" w:rsidRDefault="007A700C">
      <w:pPr>
        <w:ind w:firstLine="720"/>
        <w:rPr>
          <w:rFonts w:cs="Times New Roman"/>
          <w:szCs w:val="24"/>
        </w:rPr>
        <w:pPrChange w:id="2298" w:author="Camilo Andrés Díaz Gómez" w:date="2023-03-17T00:48:00Z">
          <w:pPr>
            <w:ind w:firstLine="708"/>
          </w:pPr>
        </w:pPrChange>
      </w:pPr>
      <w:r w:rsidRPr="00BD3055">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627B5637" w14:textId="77777777" w:rsidR="007A700C" w:rsidRPr="00BD3055" w:rsidRDefault="007A700C">
      <w:pPr>
        <w:ind w:firstLine="720"/>
        <w:rPr>
          <w:rFonts w:cs="Times New Roman"/>
          <w:szCs w:val="24"/>
        </w:rPr>
        <w:pPrChange w:id="2299" w:author="Camilo Andrés Díaz Gómez" w:date="2023-03-17T00:48:00Z">
          <w:pPr>
            <w:ind w:firstLine="708"/>
          </w:pPr>
        </w:pPrChange>
      </w:pPr>
      <w:r w:rsidRPr="00BD3055">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A77285" w14:textId="77777777" w:rsidR="007A700C" w:rsidRPr="00BD3055" w:rsidRDefault="007A700C">
      <w:pPr>
        <w:ind w:firstLine="720"/>
        <w:rPr>
          <w:rFonts w:cs="Times New Roman"/>
          <w:szCs w:val="24"/>
        </w:rPr>
        <w:pPrChange w:id="2300" w:author="Camilo Andrés Díaz Gómez" w:date="2023-03-17T00:48:00Z">
          <w:pPr>
            <w:ind w:firstLine="708"/>
          </w:pPr>
        </w:pPrChange>
      </w:pPr>
      <w:r w:rsidRPr="00BD3055">
        <w:rPr>
          <w:rFonts w:cs="Times New Roman"/>
          <w:szCs w:val="24"/>
        </w:rPr>
        <w:t>La simulación puede permitir una mejor comprensión del evento que está simulando</w:t>
      </w:r>
      <w:sdt>
        <w:sdtPr>
          <w:rPr>
            <w:rFonts w:cs="Times New Roman"/>
            <w:szCs w:val="24"/>
          </w:rPr>
          <w:id w:val="-1928255647"/>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22E1196E" w14:textId="77777777" w:rsidR="007A700C" w:rsidRPr="00BD3055" w:rsidRDefault="007A700C">
      <w:pPr>
        <w:ind w:firstLine="720"/>
        <w:rPr>
          <w:rFonts w:cs="Times New Roman"/>
          <w:szCs w:val="24"/>
        </w:rPr>
        <w:pPrChange w:id="2301" w:author="Camilo Andrés Díaz Gómez" w:date="2023-03-17T00:48:00Z">
          <w:pPr>
            <w:ind w:firstLine="708"/>
          </w:pPr>
        </w:pPrChange>
      </w:pPr>
      <w:r w:rsidRPr="00BD3055">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9964E2" w14:textId="77777777" w:rsidR="007A700C" w:rsidRPr="00BD3055" w:rsidRDefault="007A700C" w:rsidP="00EE67FE">
      <w:pPr>
        <w:rPr>
          <w:rFonts w:cs="Times New Roman"/>
          <w:szCs w:val="24"/>
        </w:rPr>
      </w:pPr>
    </w:p>
    <w:p w14:paraId="51DB7580" w14:textId="77777777" w:rsidR="003064BF" w:rsidRPr="00BD3055" w:rsidRDefault="003064BF" w:rsidP="00EE67FE">
      <w:pPr>
        <w:rPr>
          <w:rFonts w:cs="Times New Roman"/>
          <w:b/>
          <w:bCs/>
          <w:szCs w:val="24"/>
        </w:rPr>
      </w:pPr>
      <w:bookmarkStart w:id="2302" w:name="_Toc115172956"/>
    </w:p>
    <w:p w14:paraId="07BFF65D" w14:textId="5D20D507" w:rsidR="007A700C" w:rsidRPr="00C91454" w:rsidRDefault="007A700C">
      <w:pPr>
        <w:pStyle w:val="Ttulo4"/>
        <w:rPr>
          <w:rFonts w:cs="Times New Roman"/>
          <w:b/>
          <w:bCs/>
          <w:rPrChange w:id="2303" w:author="Camilo Andrés Díaz Gómez" w:date="2023-03-14T21:21:00Z">
            <w:rPr/>
          </w:rPrChange>
        </w:rPr>
        <w:pPrChange w:id="2304" w:author="Camilo Andrés Díaz Gómez" w:date="2023-03-17T00:48:00Z">
          <w:pPr/>
        </w:pPrChange>
      </w:pPr>
      <w:r w:rsidRPr="00C91454">
        <w:rPr>
          <w:rFonts w:ascii="Times New Roman" w:hAnsi="Times New Roman" w:cs="Times New Roman"/>
          <w:b/>
          <w:bCs/>
          <w:i w:val="0"/>
          <w:iCs w:val="0"/>
          <w:color w:val="auto"/>
          <w:rPrChange w:id="2305" w:author="Camilo Andrés Díaz Gómez" w:date="2023-03-14T21:21:00Z">
            <w:rPr/>
          </w:rPrChange>
        </w:rPr>
        <w:lastRenderedPageBreak/>
        <w:t>Desventajas de la simulación</w:t>
      </w:r>
      <w:bookmarkEnd w:id="2302"/>
      <w:r w:rsidRPr="00C91454">
        <w:rPr>
          <w:rFonts w:ascii="Times New Roman" w:hAnsi="Times New Roman" w:cs="Times New Roman"/>
          <w:b/>
          <w:bCs/>
          <w:i w:val="0"/>
          <w:iCs w:val="0"/>
          <w:color w:val="auto"/>
          <w:rPrChange w:id="2306" w:author="Camilo Andrés Díaz Gómez" w:date="2023-03-14T21:21:00Z">
            <w:rPr/>
          </w:rPrChange>
        </w:rPr>
        <w:t xml:space="preserve"> </w:t>
      </w:r>
    </w:p>
    <w:p w14:paraId="6A5B1377" w14:textId="6B379BEB" w:rsidR="007A700C" w:rsidRPr="00BD3055" w:rsidRDefault="007A700C">
      <w:pPr>
        <w:ind w:firstLine="720"/>
        <w:rPr>
          <w:rFonts w:cs="Times New Roman"/>
          <w:szCs w:val="24"/>
        </w:rPr>
        <w:pPrChange w:id="2307" w:author="Camilo Andrés Díaz Gómez" w:date="2023-03-17T00:48:00Z">
          <w:pPr>
            <w:ind w:firstLine="708"/>
          </w:pPr>
        </w:pPrChange>
      </w:pPr>
      <w:r w:rsidRPr="00BD3055">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06B996" w14:textId="77777777" w:rsidR="007A700C" w:rsidRPr="00BD3055" w:rsidRDefault="007A700C">
      <w:pPr>
        <w:ind w:firstLine="720"/>
        <w:rPr>
          <w:rFonts w:cs="Times New Roman"/>
          <w:szCs w:val="24"/>
        </w:rPr>
        <w:pPrChange w:id="2308" w:author="Camilo Andrés Díaz Gómez" w:date="2023-03-17T00:48:00Z">
          <w:pPr>
            <w:ind w:firstLine="708"/>
          </w:pPr>
        </w:pPrChange>
      </w:pPr>
      <w:r w:rsidRPr="00BD3055">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740A84E8" w14:textId="77777777" w:rsidR="007A700C" w:rsidRPr="00BD3055" w:rsidRDefault="007A700C" w:rsidP="00EE67FE">
      <w:pPr>
        <w:rPr>
          <w:rFonts w:cs="Times New Roman"/>
          <w:szCs w:val="24"/>
        </w:rPr>
      </w:pPr>
    </w:p>
    <w:p w14:paraId="5299BB2E" w14:textId="45F3776C" w:rsidR="007A700C" w:rsidRDefault="007A700C" w:rsidP="00EE67FE">
      <w:pPr>
        <w:pStyle w:val="Ttulo3"/>
        <w:rPr>
          <w:ins w:id="2309" w:author="Camilo Andrés Díaz Gómez" w:date="2023-03-17T00:45:00Z"/>
          <w:rFonts w:ascii="Times New Roman" w:hAnsi="Times New Roman" w:cs="Times New Roman"/>
          <w:b/>
          <w:bCs/>
          <w:color w:val="auto"/>
        </w:rPr>
      </w:pPr>
      <w:bookmarkStart w:id="2310" w:name="_Toc130385269"/>
      <w:r w:rsidRPr="00C91454">
        <w:rPr>
          <w:rFonts w:ascii="Times New Roman" w:hAnsi="Times New Roman" w:cs="Times New Roman"/>
          <w:b/>
          <w:bCs/>
          <w:color w:val="auto"/>
          <w:rPrChange w:id="2311" w:author="Camilo Andrés Díaz Gómez" w:date="2023-03-14T21:21:00Z">
            <w:rPr>
              <w:rFonts w:ascii="Times New Roman" w:eastAsiaTheme="minorHAnsi" w:hAnsi="Times New Roman" w:cstheme="minorBidi"/>
              <w:color w:val="auto"/>
              <w:szCs w:val="22"/>
            </w:rPr>
          </w:rPrChange>
        </w:rPr>
        <w:t>Machine Learning</w:t>
      </w:r>
      <w:bookmarkEnd w:id="2310"/>
    </w:p>
    <w:p w14:paraId="283952E9" w14:textId="77777777" w:rsidR="00EE67FE" w:rsidRPr="00EE67FE" w:rsidRDefault="00EE67FE" w:rsidP="00EE67FE"/>
    <w:p w14:paraId="6EAEBA23" w14:textId="2F33C12A" w:rsidR="007A700C" w:rsidRPr="00BD3055" w:rsidRDefault="007A700C">
      <w:pPr>
        <w:ind w:firstLine="720"/>
        <w:rPr>
          <w:rFonts w:cs="Times New Roman"/>
          <w:color w:val="000000" w:themeColor="text1"/>
        </w:rPr>
        <w:pPrChange w:id="2312" w:author="Camilo Andrés Díaz Gómez" w:date="2023-03-17T00:48:00Z">
          <w:pPr>
            <w:ind w:firstLine="708"/>
          </w:pPr>
        </w:pPrChange>
      </w:pPr>
      <w:r w:rsidRPr="00BD3055">
        <w:rPr>
          <w:rFonts w:cs="Times New Roman"/>
          <w:color w:val="000000" w:themeColor="text1"/>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pensar por sí mismos y tomar decisiones en los diferentes procesos y tareas que ejecutan. Sin embargo, el hombre ha logrado hacer que las maquinas imiten la inteligencia humana, a esto se le conoce como inteligencia artificial (IA) </w:t>
      </w:r>
      <w:sdt>
        <w:sdtPr>
          <w:rPr>
            <w:rFonts w:cs="Times New Roman"/>
            <w:color w:val="000000" w:themeColor="text1"/>
          </w:rPr>
          <w:id w:val="-1614513551"/>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Ora22 \l 9226 </w:instrText>
          </w:r>
          <w:r w:rsidRPr="00BD3055">
            <w:rPr>
              <w:rFonts w:cs="Times New Roman"/>
              <w:color w:val="000000" w:themeColor="text1"/>
            </w:rPr>
            <w:fldChar w:fldCharType="separate"/>
          </w:r>
          <w:r w:rsidRPr="00BD3055">
            <w:rPr>
              <w:rFonts w:cs="Times New Roman"/>
              <w:noProof/>
              <w:color w:val="000000" w:themeColor="text1"/>
            </w:rPr>
            <w:t>(Oracle, 2022)</w:t>
          </w:r>
          <w:r w:rsidRPr="00BD3055">
            <w:rPr>
              <w:rFonts w:cs="Times New Roman"/>
              <w:color w:val="000000" w:themeColor="text1"/>
            </w:rPr>
            <w:fldChar w:fldCharType="end"/>
          </w:r>
        </w:sdtContent>
      </w:sdt>
      <w:r w:rsidRPr="00BD3055">
        <w:rPr>
          <w:rFonts w:cs="Times New Roman"/>
          <w:color w:val="000000" w:themeColor="text1"/>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BD3055" w:rsidRDefault="00CE074B">
      <w:pPr>
        <w:ind w:firstLine="720"/>
        <w:rPr>
          <w:rFonts w:cs="Times New Roman"/>
          <w:color w:val="000000" w:themeColor="text1"/>
        </w:rPr>
        <w:pPrChange w:id="2313" w:author="Camilo Andrés Díaz Gómez" w:date="2023-03-17T00:48:00Z">
          <w:pPr>
            <w:ind w:firstLine="708"/>
          </w:pPr>
        </w:pPrChange>
      </w:pPr>
    </w:p>
    <w:p w14:paraId="77315FE3" w14:textId="4F2288C1" w:rsidR="007A700C" w:rsidRPr="00BD3055" w:rsidRDefault="007A700C">
      <w:pPr>
        <w:ind w:firstLine="720"/>
        <w:rPr>
          <w:rFonts w:cs="Times New Roman"/>
          <w:color w:val="000000" w:themeColor="text1"/>
        </w:rPr>
        <w:pPrChange w:id="2314" w:author="Camilo Andrés Díaz Gómez" w:date="2023-03-17T00:48:00Z">
          <w:pPr>
            <w:ind w:firstLine="708"/>
          </w:pPr>
        </w:pPrChange>
      </w:pPr>
      <w:r w:rsidRPr="00BD3055">
        <w:rPr>
          <w:rFonts w:cs="Times New Roman"/>
          <w:color w:val="000000" w:themeColor="text1"/>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color w:val="000000" w:themeColor="text1"/>
          </w:rPr>
          <w:id w:val="1177153940"/>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Uni22 \l 9226 </w:instrText>
          </w:r>
          <w:r w:rsidRPr="00BD3055">
            <w:rPr>
              <w:rFonts w:cs="Times New Roman"/>
              <w:color w:val="000000" w:themeColor="text1"/>
            </w:rPr>
            <w:fldChar w:fldCharType="separate"/>
          </w:r>
          <w:r w:rsidRPr="00BD3055">
            <w:rPr>
              <w:rFonts w:cs="Times New Roman"/>
              <w:noProof/>
              <w:color w:val="000000" w:themeColor="text1"/>
            </w:rPr>
            <w:t>(Carlemany, 2022)</w:t>
          </w:r>
          <w:r w:rsidRPr="00BD3055">
            <w:rPr>
              <w:rFonts w:cs="Times New Roman"/>
              <w:color w:val="000000" w:themeColor="text1"/>
            </w:rPr>
            <w:fldChar w:fldCharType="end"/>
          </w:r>
        </w:sdtContent>
      </w:sdt>
      <w:r w:rsidRPr="00BD3055">
        <w:rPr>
          <w:rFonts w:cs="Times New Roman"/>
          <w:color w:val="000000" w:themeColor="text1"/>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2315" w:name="_Toc115172935"/>
      <w:r w:rsidR="000D40F7" w:rsidRPr="00BD3055">
        <w:rPr>
          <w:rFonts w:cs="Times New Roman"/>
          <w:color w:val="000000" w:themeColor="text1"/>
        </w:rPr>
        <w:t xml:space="preserve">Para lograr el entrenamiento de los algoritmos de </w:t>
      </w:r>
      <w:r w:rsidR="000D40F7" w:rsidRPr="00BD3055">
        <w:rPr>
          <w:rFonts w:cs="Times New Roman"/>
          <w:color w:val="000000" w:themeColor="text1"/>
        </w:rPr>
        <w:lastRenderedPageBreak/>
        <w:t xml:space="preserve">Machine Learning, se pueden utilizar </w:t>
      </w:r>
      <w:r w:rsidR="00811FFA" w:rsidRPr="00BD3055">
        <w:rPr>
          <w:rFonts w:cs="Times New Roman"/>
          <w:color w:val="000000" w:themeColor="text1"/>
        </w:rPr>
        <w:t>tres</w:t>
      </w:r>
      <w:r w:rsidR="000D40F7" w:rsidRPr="00BD3055">
        <w:rPr>
          <w:rFonts w:cs="Times New Roman"/>
          <w:color w:val="000000" w:themeColor="text1"/>
        </w:rPr>
        <w:t xml:space="preserve"> métodos de aprendizaje: supervisado</w:t>
      </w:r>
      <w:r w:rsidR="00811FFA" w:rsidRPr="00BD3055">
        <w:rPr>
          <w:rFonts w:cs="Times New Roman"/>
          <w:color w:val="000000" w:themeColor="text1"/>
        </w:rPr>
        <w:t>,</w:t>
      </w:r>
      <w:r w:rsidR="000D40F7" w:rsidRPr="00BD3055">
        <w:rPr>
          <w:rFonts w:cs="Times New Roman"/>
          <w:color w:val="000000" w:themeColor="text1"/>
        </w:rPr>
        <w:t xml:space="preserve"> no supervisado</w:t>
      </w:r>
      <w:r w:rsidR="004D7820" w:rsidRPr="00BD3055">
        <w:rPr>
          <w:rFonts w:cs="Times New Roman"/>
          <w:color w:val="000000" w:themeColor="text1"/>
        </w:rPr>
        <w:t xml:space="preserve"> y por esfuerzo</w:t>
      </w:r>
      <w:r w:rsidR="000D40F7" w:rsidRPr="00BD3055">
        <w:rPr>
          <w:rFonts w:cs="Times New Roman"/>
          <w:color w:val="000000" w:themeColor="text1"/>
        </w:rPr>
        <w:t>.</w:t>
      </w:r>
    </w:p>
    <w:p w14:paraId="32A51DDF" w14:textId="77777777" w:rsidR="00E07D42" w:rsidRPr="00BD3055" w:rsidRDefault="00E07D42" w:rsidP="00EE67FE">
      <w:pPr>
        <w:ind w:firstLine="708"/>
        <w:rPr>
          <w:rFonts w:cs="Times New Roman"/>
          <w:color w:val="000000" w:themeColor="text1"/>
        </w:rPr>
      </w:pPr>
    </w:p>
    <w:p w14:paraId="4E84675D" w14:textId="5225C3BF" w:rsidR="007A700C" w:rsidRDefault="007A700C" w:rsidP="00EE67FE">
      <w:pPr>
        <w:pStyle w:val="Ttulo4"/>
        <w:ind w:left="708"/>
        <w:rPr>
          <w:ins w:id="2316" w:author="Camilo Andrés Díaz Gómez" w:date="2023-03-17T00:45:00Z"/>
          <w:rFonts w:ascii="Times New Roman" w:hAnsi="Times New Roman" w:cs="Times New Roman"/>
          <w:b/>
          <w:bCs/>
          <w:color w:val="auto"/>
        </w:rPr>
      </w:pPr>
      <w:r w:rsidRPr="00C91454">
        <w:rPr>
          <w:rFonts w:ascii="Times New Roman" w:hAnsi="Times New Roman" w:cs="Times New Roman"/>
          <w:b/>
          <w:bCs/>
          <w:color w:val="auto"/>
          <w:rPrChange w:id="2317" w:author="Camilo Andrés Díaz Gómez" w:date="2023-03-14T21:21:00Z">
            <w:rPr>
              <w:rFonts w:ascii="Times New Roman" w:eastAsiaTheme="minorHAnsi" w:hAnsi="Times New Roman" w:cstheme="minorBidi"/>
              <w:color w:val="auto"/>
            </w:rPr>
          </w:rPrChange>
        </w:rPr>
        <w:t>Supervisados</w:t>
      </w:r>
      <w:bookmarkEnd w:id="2315"/>
    </w:p>
    <w:p w14:paraId="0DD365A9" w14:textId="77777777" w:rsidR="00EE67FE" w:rsidRPr="00EE67FE" w:rsidRDefault="00EE67FE" w:rsidP="00EE67FE">
      <w:pPr>
        <w:rPr>
          <w:rPrChange w:id="2318" w:author="Camilo Andrés Díaz Gómez" w:date="2023-03-17T00:45:00Z">
            <w:rPr>
              <w:i/>
              <w:iCs/>
            </w:rPr>
          </w:rPrChange>
        </w:rPr>
      </w:pPr>
    </w:p>
    <w:p w14:paraId="4DB98806" w14:textId="35178344" w:rsidR="000D40F7" w:rsidRPr="00BD3055" w:rsidRDefault="000D40F7">
      <w:pPr>
        <w:ind w:firstLine="720"/>
        <w:rPr>
          <w:rFonts w:cs="Times New Roman"/>
          <w:color w:val="000000" w:themeColor="text1"/>
          <w:shd w:val="clear" w:color="auto" w:fill="FFFFFF"/>
        </w:rPr>
        <w:pPrChange w:id="2319" w:author="Camilo Andrés Díaz Gómez" w:date="2023-03-17T00:48:00Z">
          <w:pPr>
            <w:ind w:firstLine="708"/>
          </w:pPr>
        </w:pPrChange>
      </w:pPr>
      <w:r w:rsidRPr="00BD3055">
        <w:rPr>
          <w:rFonts w:cs="Times New Roman"/>
          <w:color w:val="000000" w:themeColor="text1"/>
          <w:shd w:val="clear" w:color="auto" w:fill="FFFFFF"/>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color w:val="000000" w:themeColor="text1"/>
            <w:shd w:val="clear" w:color="auto" w:fill="FFFFFF"/>
          </w:rPr>
          <w:id w:val="2057589531"/>
          <w:citation/>
        </w:sdtPr>
        <w:sdtContent>
          <w:r w:rsidRPr="00BD3055">
            <w:rPr>
              <w:rFonts w:cs="Times New Roman"/>
              <w:color w:val="000000" w:themeColor="text1"/>
              <w:shd w:val="clear" w:color="auto" w:fill="FFFFFF"/>
            </w:rPr>
            <w:fldChar w:fldCharType="begin"/>
          </w:r>
          <w:r w:rsidRPr="00BD3055">
            <w:rPr>
              <w:rFonts w:cs="Times New Roman"/>
              <w:color w:val="000000" w:themeColor="text1"/>
              <w:shd w:val="clear" w:color="auto" w:fill="FFFFFF"/>
            </w:rPr>
            <w:instrText xml:space="preserve"> CITATION Lil18 \l 9226 </w:instrText>
          </w:r>
          <w:r w:rsidRPr="00BD3055">
            <w:rPr>
              <w:rFonts w:cs="Times New Roman"/>
              <w:color w:val="000000" w:themeColor="text1"/>
              <w:shd w:val="clear" w:color="auto" w:fill="FFFFFF"/>
            </w:rPr>
            <w:fldChar w:fldCharType="separate"/>
          </w:r>
          <w:r w:rsidRPr="00BD3055">
            <w:rPr>
              <w:rFonts w:cs="Times New Roman"/>
              <w:noProof/>
              <w:color w:val="000000" w:themeColor="text1"/>
              <w:shd w:val="clear" w:color="auto" w:fill="FFFFFF"/>
            </w:rPr>
            <w:t>(Sandoval, 2018)</w:t>
          </w:r>
          <w:r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De esta 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Pr="00BD3055" w:rsidRDefault="000D40F7">
      <w:pPr>
        <w:ind w:firstLine="720"/>
        <w:rPr>
          <w:rFonts w:cs="Times New Roman"/>
          <w:color w:val="000000" w:themeColor="text1"/>
          <w:shd w:val="clear" w:color="auto" w:fill="FFFFFF"/>
        </w:rPr>
        <w:pPrChange w:id="2320" w:author="Camilo Andrés Díaz Gómez" w:date="2023-03-17T00:48:00Z">
          <w:pPr/>
        </w:pPrChange>
      </w:pPr>
    </w:p>
    <w:p w14:paraId="2AFDE396" w14:textId="0E0363B7" w:rsidR="007A700C" w:rsidRPr="00BD3055" w:rsidRDefault="007A700C">
      <w:pPr>
        <w:ind w:firstLine="720"/>
        <w:rPr>
          <w:rFonts w:cs="Times New Roman"/>
          <w:color w:val="000000" w:themeColor="text1"/>
          <w:shd w:val="clear" w:color="auto" w:fill="FFFFFF"/>
        </w:rPr>
        <w:pPrChange w:id="2321" w:author="Camilo Andrés Díaz Gómez" w:date="2023-03-17T00:48:00Z">
          <w:pPr>
            <w:ind w:firstLine="708"/>
          </w:pPr>
        </w:pPrChange>
      </w:pPr>
      <w:r w:rsidRPr="00BD3055">
        <w:rPr>
          <w:rFonts w:cs="Times New Roman"/>
          <w:color w:val="000000" w:themeColor="text1"/>
          <w:shd w:val="clear" w:color="auto" w:fill="FFFFFF"/>
        </w:rPr>
        <w:t>Este tipo de aprendizaje está dividido en dos tipos de algoritmos que son:</w:t>
      </w:r>
    </w:p>
    <w:p w14:paraId="3315238C" w14:textId="77777777" w:rsidR="00E07D42" w:rsidRPr="00BD3055" w:rsidRDefault="00E07D42">
      <w:pPr>
        <w:ind w:firstLine="720"/>
        <w:rPr>
          <w:rFonts w:cs="Times New Roman"/>
          <w:color w:val="000000" w:themeColor="text1"/>
          <w:shd w:val="clear" w:color="auto" w:fill="FFFFFF"/>
        </w:rPr>
        <w:pPrChange w:id="2322" w:author="Camilo Andrés Díaz Gómez" w:date="2023-03-17T00:48:00Z">
          <w:pPr>
            <w:ind w:firstLine="708"/>
          </w:pPr>
        </w:pPrChange>
      </w:pPr>
    </w:p>
    <w:p w14:paraId="180F78D0" w14:textId="180DEA3E" w:rsidR="00E07D42" w:rsidRDefault="007A700C" w:rsidP="00EE67FE">
      <w:pPr>
        <w:pStyle w:val="Ttulo5"/>
        <w:ind w:left="1416"/>
        <w:rPr>
          <w:ins w:id="2323" w:author="Camilo Andrés Díaz Gómez" w:date="2023-03-17T00:45:00Z"/>
          <w:rFonts w:ascii="Times New Roman" w:hAnsi="Times New Roman" w:cs="Times New Roman"/>
          <w:b/>
          <w:bCs/>
          <w:i/>
          <w:iCs/>
          <w:color w:val="auto"/>
        </w:rPr>
      </w:pPr>
      <w:bookmarkStart w:id="2324" w:name="_Hlk117295958"/>
      <w:r w:rsidRPr="00C91454">
        <w:rPr>
          <w:rFonts w:ascii="Times New Roman" w:hAnsi="Times New Roman" w:cs="Times New Roman"/>
          <w:b/>
          <w:bCs/>
          <w:i/>
          <w:iCs/>
          <w:color w:val="auto"/>
          <w:rPrChange w:id="2325" w:author="Camilo Andrés Díaz Gómez" w:date="2023-03-14T21:21:00Z">
            <w:rPr>
              <w:rFonts w:ascii="Times New Roman" w:eastAsiaTheme="minorHAnsi" w:hAnsi="Times New Roman" w:cstheme="minorBidi"/>
              <w:color w:val="auto"/>
            </w:rPr>
          </w:rPrChange>
        </w:rPr>
        <w:t xml:space="preserve">Algoritmo </w:t>
      </w:r>
      <w:del w:id="2326" w:author="Camilo Andrés Díaz Gómez" w:date="2023-03-14T21:26:00Z">
        <w:r w:rsidR="00E07D42" w:rsidRPr="00C91454" w:rsidDel="005C4C59">
          <w:rPr>
            <w:rFonts w:ascii="Times New Roman" w:hAnsi="Times New Roman" w:cs="Times New Roman"/>
            <w:b/>
            <w:bCs/>
            <w:i/>
            <w:iCs/>
            <w:color w:val="auto"/>
            <w:rPrChange w:id="2327" w:author="Camilo Andrés Díaz Gómez" w:date="2023-03-14T21:21:00Z">
              <w:rPr>
                <w:rFonts w:ascii="Times New Roman" w:eastAsiaTheme="minorHAnsi" w:hAnsi="Times New Roman" w:cstheme="minorBidi"/>
                <w:color w:val="auto"/>
              </w:rPr>
            </w:rPrChange>
          </w:rPr>
          <w:delText>De</w:delText>
        </w:r>
      </w:del>
      <w:ins w:id="2328"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2329" w:author="Camilo Andrés Díaz Gómez" w:date="2023-03-14T21:21:00Z">
            <w:rPr>
              <w:rFonts w:ascii="Times New Roman" w:eastAsiaTheme="minorHAnsi" w:hAnsi="Times New Roman" w:cstheme="minorBidi"/>
              <w:color w:val="auto"/>
            </w:rPr>
          </w:rPrChange>
        </w:rPr>
        <w:t xml:space="preserve"> Clasificación</w:t>
      </w:r>
      <w:bookmarkEnd w:id="2324"/>
      <w:del w:id="2330" w:author="Camilo Andrés Díaz Gómez" w:date="2023-03-14T21:13:00Z">
        <w:r w:rsidR="00E07D42" w:rsidRPr="00C91454" w:rsidDel="00C91454">
          <w:rPr>
            <w:rFonts w:ascii="Times New Roman" w:hAnsi="Times New Roman" w:cs="Times New Roman"/>
            <w:b/>
            <w:bCs/>
            <w:i/>
            <w:iCs/>
            <w:color w:val="auto"/>
            <w:rPrChange w:id="2331" w:author="Camilo Andrés Díaz Gómez" w:date="2023-03-14T21:21:00Z">
              <w:rPr>
                <w:rFonts w:ascii="Times New Roman" w:eastAsiaTheme="minorHAnsi" w:hAnsi="Times New Roman" w:cstheme="minorBidi"/>
                <w:color w:val="auto"/>
              </w:rPr>
            </w:rPrChange>
          </w:rPr>
          <w:delText>.</w:delText>
        </w:r>
      </w:del>
    </w:p>
    <w:p w14:paraId="68E017D3" w14:textId="77777777" w:rsidR="00EE67FE" w:rsidRPr="00EE67FE" w:rsidRDefault="00EE67FE">
      <w:pPr>
        <w:pPrChange w:id="2332" w:author="Camilo Andrés Díaz Gómez" w:date="2023-03-17T00:48:00Z">
          <w:pPr>
            <w:ind w:firstLine="708"/>
          </w:pPr>
        </w:pPrChange>
      </w:pPr>
    </w:p>
    <w:p w14:paraId="669EB8CB" w14:textId="20B08599" w:rsidR="000D40F7" w:rsidRPr="00BD3055" w:rsidDel="00952EC4" w:rsidRDefault="000D40F7">
      <w:pPr>
        <w:ind w:left="708" w:firstLine="708"/>
        <w:rPr>
          <w:del w:id="2333" w:author="Camilo Andrés Díaz Gómez" w:date="2023-03-14T20:17:00Z"/>
          <w:rFonts w:cs="Times New Roman"/>
          <w:color w:val="000000" w:themeColor="text1"/>
        </w:rPr>
        <w:pPrChange w:id="2334" w:author="Camilo Andrés Díaz Gómez" w:date="2023-03-17T00:48:00Z">
          <w:pPr>
            <w:ind w:firstLine="708"/>
          </w:pPr>
        </w:pPrChange>
      </w:pPr>
      <w:r w:rsidRPr="00BD3055">
        <w:rPr>
          <w:rFonts w:cs="Times New Roman"/>
          <w:color w:val="000000" w:themeColor="text1"/>
        </w:rPr>
        <w:t>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w:t>
      </w:r>
      <w:del w:id="2335"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091513929"/>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p>
    <w:p w14:paraId="4B56F1DE" w14:textId="77777777" w:rsidR="00E07D42" w:rsidRPr="00BD3055" w:rsidRDefault="00E07D42">
      <w:pPr>
        <w:ind w:left="708" w:firstLine="708"/>
        <w:rPr>
          <w:rFonts w:cs="Times New Roman"/>
          <w:color w:val="000000" w:themeColor="text1"/>
        </w:rPr>
        <w:pPrChange w:id="2336" w:author="Camilo Andrés Díaz Gómez" w:date="2023-03-17T00:48:00Z">
          <w:pPr>
            <w:ind w:firstLine="708"/>
          </w:pPr>
        </w:pPrChange>
      </w:pPr>
    </w:p>
    <w:p w14:paraId="0468EDDF" w14:textId="2BAC9983" w:rsidR="007A700C" w:rsidRDefault="007A700C" w:rsidP="00EE67FE">
      <w:pPr>
        <w:pStyle w:val="Ttulo5"/>
        <w:ind w:left="1428"/>
        <w:rPr>
          <w:ins w:id="2337" w:author="Camilo Andrés Díaz Gómez" w:date="2023-03-17T00:45:00Z"/>
          <w:rFonts w:ascii="Times New Roman" w:hAnsi="Times New Roman" w:cs="Times New Roman"/>
          <w:b/>
          <w:bCs/>
          <w:i/>
          <w:iCs/>
          <w:color w:val="auto"/>
        </w:rPr>
      </w:pPr>
      <w:r w:rsidRPr="00C91454">
        <w:rPr>
          <w:rFonts w:ascii="Times New Roman" w:hAnsi="Times New Roman" w:cs="Times New Roman"/>
          <w:b/>
          <w:bCs/>
          <w:i/>
          <w:iCs/>
          <w:color w:val="auto"/>
          <w:rPrChange w:id="2338" w:author="Camilo Andrés Díaz Gómez" w:date="2023-03-14T21:21:00Z">
            <w:rPr>
              <w:rFonts w:ascii="Times New Roman" w:eastAsiaTheme="minorHAnsi" w:hAnsi="Times New Roman" w:cstheme="minorBidi"/>
              <w:color w:val="auto"/>
            </w:rPr>
          </w:rPrChange>
        </w:rPr>
        <w:t xml:space="preserve">Algoritmo </w:t>
      </w:r>
      <w:del w:id="2339" w:author="Camilo Andrés Díaz Gómez" w:date="2023-03-14T21:26:00Z">
        <w:r w:rsidR="00E07D42" w:rsidRPr="00C91454" w:rsidDel="005C4C59">
          <w:rPr>
            <w:rFonts w:ascii="Times New Roman" w:hAnsi="Times New Roman" w:cs="Times New Roman"/>
            <w:b/>
            <w:bCs/>
            <w:i/>
            <w:iCs/>
            <w:color w:val="auto"/>
            <w:rPrChange w:id="2340" w:author="Camilo Andrés Díaz Gómez" w:date="2023-03-14T21:21:00Z">
              <w:rPr>
                <w:rFonts w:ascii="Times New Roman" w:eastAsiaTheme="minorHAnsi" w:hAnsi="Times New Roman" w:cstheme="minorBidi"/>
                <w:color w:val="auto"/>
              </w:rPr>
            </w:rPrChange>
          </w:rPr>
          <w:delText>De</w:delText>
        </w:r>
      </w:del>
      <w:ins w:id="2341"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2342" w:author="Camilo Andrés Díaz Gómez" w:date="2023-03-14T21:21:00Z">
            <w:rPr>
              <w:rFonts w:ascii="Times New Roman" w:eastAsiaTheme="minorHAnsi" w:hAnsi="Times New Roman" w:cstheme="minorBidi"/>
              <w:color w:val="auto"/>
            </w:rPr>
          </w:rPrChange>
        </w:rPr>
        <w:t xml:space="preserve"> Regresión</w:t>
      </w:r>
      <w:del w:id="2343" w:author="Camilo Andrés Díaz Gómez" w:date="2023-03-14T21:13:00Z">
        <w:r w:rsidR="00E07D42" w:rsidRPr="00C91454" w:rsidDel="00C91454">
          <w:rPr>
            <w:rFonts w:ascii="Times New Roman" w:hAnsi="Times New Roman" w:cs="Times New Roman"/>
            <w:b/>
            <w:bCs/>
            <w:i/>
            <w:iCs/>
            <w:color w:val="auto"/>
            <w:rPrChange w:id="2344" w:author="Camilo Andrés Díaz Gómez" w:date="2023-03-14T21:21:00Z">
              <w:rPr>
                <w:rFonts w:ascii="Times New Roman" w:eastAsiaTheme="minorHAnsi" w:hAnsi="Times New Roman" w:cstheme="minorBidi"/>
                <w:color w:val="auto"/>
              </w:rPr>
            </w:rPrChange>
          </w:rPr>
          <w:delText>.</w:delText>
        </w:r>
      </w:del>
    </w:p>
    <w:p w14:paraId="178A12C1" w14:textId="77777777" w:rsidR="00EE67FE" w:rsidRPr="00EE67FE" w:rsidRDefault="00EE67FE">
      <w:pPr>
        <w:pPrChange w:id="2345" w:author="Camilo Andrés Díaz Gómez" w:date="2023-03-17T00:48:00Z">
          <w:pPr>
            <w:ind w:firstLine="708"/>
          </w:pPr>
        </w:pPrChange>
      </w:pPr>
    </w:p>
    <w:p w14:paraId="20193B5E" w14:textId="063661FE" w:rsidR="000D40F7" w:rsidRDefault="000D40F7">
      <w:pPr>
        <w:ind w:left="708" w:firstLine="720"/>
        <w:rPr>
          <w:ins w:id="2346" w:author="Camilo Andrés Díaz Gómez" w:date="2023-03-14T20:18:00Z"/>
          <w:rFonts w:cs="Times New Roman"/>
          <w:color w:val="000000" w:themeColor="text1"/>
        </w:rPr>
        <w:pPrChange w:id="2347" w:author="Camilo Andrés Díaz Gómez" w:date="2023-03-17T00:48:00Z">
          <w:pPr>
            <w:ind w:firstLine="720"/>
          </w:pPr>
        </w:pPrChange>
      </w:pPr>
      <w:r w:rsidRPr="00BD3055">
        <w:rPr>
          <w:rFonts w:cs="Times New Roman"/>
          <w:color w:val="000000" w:themeColor="text1"/>
        </w:rPr>
        <w:t>El algoritmo de regresión, por otro lado, se utiliza para predecir una característica de un elemento, generalmente un número, en función de las demás características que lo componen</w:t>
      </w:r>
      <w:del w:id="2348"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429723473"/>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bookmarkStart w:id="2349" w:name="_Toc115172936"/>
      <w:ins w:id="2350" w:author="Camilo Andrés Díaz Gómez" w:date="2023-03-14T20:18:00Z">
        <w:r w:rsidR="00952EC4">
          <w:rPr>
            <w:rFonts w:cs="Times New Roman"/>
            <w:color w:val="000000" w:themeColor="text1"/>
          </w:rPr>
          <w:t>.</w:t>
        </w:r>
      </w:ins>
    </w:p>
    <w:p w14:paraId="2F0A1F85" w14:textId="77777777" w:rsidR="00952EC4" w:rsidRPr="00BD3055" w:rsidRDefault="00952EC4">
      <w:pPr>
        <w:ind w:firstLine="720"/>
        <w:rPr>
          <w:rFonts w:cs="Times New Roman"/>
          <w:color w:val="000000" w:themeColor="text1"/>
        </w:rPr>
        <w:pPrChange w:id="2351" w:author="Camilo Andrés Díaz Gómez" w:date="2023-03-17T00:48:00Z">
          <w:pPr>
            <w:ind w:firstLine="708"/>
          </w:pPr>
        </w:pPrChange>
      </w:pPr>
    </w:p>
    <w:p w14:paraId="12A1543E" w14:textId="33D384B3" w:rsidR="007A700C" w:rsidRDefault="007A700C" w:rsidP="00EE67FE">
      <w:pPr>
        <w:pStyle w:val="Ttulo4"/>
        <w:ind w:left="708"/>
        <w:rPr>
          <w:ins w:id="2352" w:author="Camilo Andrés Díaz Gómez" w:date="2023-03-17T00:45:00Z"/>
          <w:rFonts w:ascii="Times New Roman" w:hAnsi="Times New Roman" w:cs="Times New Roman"/>
          <w:b/>
          <w:bCs/>
          <w:color w:val="auto"/>
        </w:rPr>
      </w:pPr>
      <w:r w:rsidRPr="00C91454">
        <w:rPr>
          <w:rFonts w:ascii="Times New Roman" w:hAnsi="Times New Roman" w:cs="Times New Roman"/>
          <w:b/>
          <w:bCs/>
          <w:color w:val="auto"/>
          <w:rPrChange w:id="2353" w:author="Camilo Andrés Díaz Gómez" w:date="2023-03-14T21:21:00Z">
            <w:rPr>
              <w:rFonts w:ascii="Times New Roman" w:eastAsiaTheme="minorHAnsi" w:hAnsi="Times New Roman" w:cstheme="minorBidi"/>
              <w:i w:val="0"/>
              <w:iCs w:val="0"/>
              <w:color w:val="auto"/>
            </w:rPr>
          </w:rPrChange>
        </w:rPr>
        <w:t xml:space="preserve">No </w:t>
      </w:r>
      <w:r w:rsidR="00E07D42" w:rsidRPr="00C91454">
        <w:rPr>
          <w:rFonts w:ascii="Times New Roman" w:hAnsi="Times New Roman" w:cs="Times New Roman"/>
          <w:b/>
          <w:bCs/>
          <w:color w:val="auto"/>
          <w:rPrChange w:id="2354" w:author="Camilo Andrés Díaz Gómez" w:date="2023-03-14T21:21:00Z">
            <w:rPr>
              <w:rFonts w:ascii="Times New Roman" w:eastAsiaTheme="minorHAnsi" w:hAnsi="Times New Roman" w:cstheme="minorBidi"/>
              <w:i w:val="0"/>
              <w:iCs w:val="0"/>
              <w:color w:val="auto"/>
            </w:rPr>
          </w:rPrChange>
        </w:rPr>
        <w:t>Supervisados</w:t>
      </w:r>
      <w:bookmarkEnd w:id="2349"/>
    </w:p>
    <w:p w14:paraId="5496916E" w14:textId="77777777" w:rsidR="00EE67FE" w:rsidRPr="00EE67FE" w:rsidRDefault="00EE67FE" w:rsidP="00EE67FE"/>
    <w:p w14:paraId="11346836" w14:textId="61FCA6C0" w:rsidR="000D40F7" w:rsidRPr="00BD3055" w:rsidRDefault="000D40F7">
      <w:pPr>
        <w:ind w:firstLine="720"/>
        <w:rPr>
          <w:rFonts w:cs="Times New Roman"/>
          <w:color w:val="000000" w:themeColor="text1"/>
          <w:shd w:val="clear" w:color="auto" w:fill="FFFFFF"/>
        </w:rPr>
        <w:pPrChange w:id="2355" w:author="Camilo Andrés Díaz Gómez" w:date="2023-03-17T00:48:00Z">
          <w:pPr>
            <w:ind w:firstLine="708"/>
          </w:pPr>
        </w:pPrChange>
      </w:pPr>
      <w:r w:rsidRPr="00BD3055">
        <w:rPr>
          <w:rFonts w:cs="Times New Roman"/>
          <w:color w:val="000000" w:themeColor="text1"/>
          <w:shd w:val="clear" w:color="auto" w:fill="FFFFFF"/>
        </w:rPr>
        <w:t xml:space="preserve">Por otro lado, el aprendizaje no supervisado no se basa en la experiencia proporcionada por datos etiquetados, sino que se lleva a cabo a partir de elementos no </w:t>
      </w:r>
      <w:r w:rsidRPr="00BD3055">
        <w:rPr>
          <w:rFonts w:cs="Times New Roman"/>
          <w:color w:val="000000" w:themeColor="text1"/>
          <w:shd w:val="clear" w:color="auto" w:fill="FFFFFF"/>
        </w:rPr>
        <w:lastRenderedPageBreak/>
        <w:t>etiquetados. En este tipo de aprendizaje, se intenta agrupar los datos no estructurados en función de las características que los componen</w:t>
      </w:r>
      <w:r w:rsidR="00CE074B" w:rsidRPr="00BD3055">
        <w:rPr>
          <w:rFonts w:cs="Times New Roman"/>
          <w:color w:val="000000" w:themeColor="text1"/>
          <w:shd w:val="clear" w:color="auto" w:fill="FFFFFF"/>
        </w:rPr>
        <w:t xml:space="preserve"> </w:t>
      </w:r>
      <w:sdt>
        <w:sdtPr>
          <w:rPr>
            <w:rFonts w:cs="Times New Roman"/>
            <w:color w:val="000000" w:themeColor="text1"/>
            <w:shd w:val="clear" w:color="auto" w:fill="FFFFFF"/>
          </w:rPr>
          <w:id w:val="-2050669129"/>
          <w:citation/>
        </w:sdtPr>
        <w:sdtContent>
          <w:r w:rsidR="00CE074B" w:rsidRPr="00BD3055">
            <w:rPr>
              <w:rFonts w:cs="Times New Roman"/>
              <w:color w:val="000000" w:themeColor="text1"/>
              <w:shd w:val="clear" w:color="auto" w:fill="FFFFFF"/>
            </w:rPr>
            <w:fldChar w:fldCharType="begin"/>
          </w:r>
          <w:r w:rsidR="00CE074B" w:rsidRPr="00BD3055">
            <w:rPr>
              <w:rFonts w:cs="Times New Roman"/>
              <w:color w:val="000000" w:themeColor="text1"/>
              <w:shd w:val="clear" w:color="auto" w:fill="FFFFFF"/>
            </w:rPr>
            <w:instrText xml:space="preserve"> CITATION Dra20 \l 9226 </w:instrText>
          </w:r>
          <w:r w:rsidR="00CE074B" w:rsidRPr="00BD3055">
            <w:rPr>
              <w:rFonts w:cs="Times New Roman"/>
              <w:color w:val="000000" w:themeColor="text1"/>
              <w:shd w:val="clear" w:color="auto" w:fill="FFFFFF"/>
            </w:rPr>
            <w:fldChar w:fldCharType="separate"/>
          </w:r>
          <w:r w:rsidR="00CE074B" w:rsidRPr="00BD3055">
            <w:rPr>
              <w:rFonts w:cs="Times New Roman"/>
              <w:noProof/>
              <w:color w:val="000000" w:themeColor="text1"/>
              <w:shd w:val="clear" w:color="auto" w:fill="FFFFFF"/>
            </w:rPr>
            <w:t xml:space="preserve"> (Dra. Marianella Álvarez Vega, 2020)</w:t>
          </w:r>
          <w:r w:rsidR="00CE074B"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El aprendizaje no supervisado se divide en dos métodos: agrupamiento y reducción de la dimensionalidad.</w:t>
      </w:r>
    </w:p>
    <w:p w14:paraId="5229854C" w14:textId="753FC03B" w:rsidR="007A700C" w:rsidRPr="00BD3055" w:rsidRDefault="007A700C">
      <w:pPr>
        <w:ind w:firstLine="720"/>
        <w:rPr>
          <w:rFonts w:cs="Times New Roman"/>
          <w:i/>
          <w:iCs/>
          <w:color w:val="000000" w:themeColor="text1"/>
          <w:shd w:val="clear" w:color="auto" w:fill="FFFFFF"/>
        </w:rPr>
        <w:pPrChange w:id="2356" w:author="Camilo Andrés Díaz Gómez" w:date="2023-03-17T00:48:00Z">
          <w:pPr/>
        </w:pPrChange>
      </w:pPr>
    </w:p>
    <w:p w14:paraId="1D671728" w14:textId="16E09621" w:rsidR="00E07D42" w:rsidRDefault="007A700C" w:rsidP="00EE67FE">
      <w:pPr>
        <w:pStyle w:val="Ttulo5"/>
        <w:ind w:left="1416"/>
        <w:rPr>
          <w:ins w:id="2357" w:author="Camilo Andrés Díaz Gómez" w:date="2023-03-17T00:45:00Z"/>
          <w:rFonts w:ascii="Times New Roman" w:hAnsi="Times New Roman" w:cs="Times New Roman"/>
          <w:b/>
          <w:bCs/>
          <w:i/>
          <w:iCs/>
          <w:color w:val="auto"/>
        </w:rPr>
      </w:pPr>
      <w:r w:rsidRPr="00C91454">
        <w:rPr>
          <w:rFonts w:ascii="Times New Roman" w:hAnsi="Times New Roman" w:cs="Times New Roman"/>
          <w:b/>
          <w:bCs/>
          <w:i/>
          <w:iCs/>
          <w:color w:val="auto"/>
          <w:rPrChange w:id="2358" w:author="Camilo Andrés Díaz Gómez" w:date="2023-03-14T21:21:00Z">
            <w:rPr>
              <w:rFonts w:ascii="Times New Roman" w:eastAsiaTheme="minorHAnsi" w:hAnsi="Times New Roman" w:cstheme="minorBidi"/>
              <w:color w:val="auto"/>
            </w:rPr>
          </w:rPrChange>
        </w:rPr>
        <w:t>Agrupamiento</w:t>
      </w:r>
      <w:del w:id="2359" w:author="Camilo Andrés Díaz Gómez" w:date="2023-03-14T21:13:00Z">
        <w:r w:rsidR="00E07D42" w:rsidRPr="00C91454" w:rsidDel="00C91454">
          <w:rPr>
            <w:rFonts w:ascii="Times New Roman" w:hAnsi="Times New Roman" w:cs="Times New Roman"/>
            <w:b/>
            <w:bCs/>
            <w:i/>
            <w:iCs/>
            <w:color w:val="auto"/>
            <w:rPrChange w:id="2360" w:author="Camilo Andrés Díaz Gómez" w:date="2023-03-14T21:21:00Z">
              <w:rPr>
                <w:rFonts w:ascii="Times New Roman" w:eastAsiaTheme="minorHAnsi" w:hAnsi="Times New Roman" w:cstheme="minorBidi"/>
                <w:color w:val="auto"/>
              </w:rPr>
            </w:rPrChange>
          </w:rPr>
          <w:delText>.</w:delText>
        </w:r>
      </w:del>
    </w:p>
    <w:p w14:paraId="40EC30A7" w14:textId="77777777" w:rsidR="00EE67FE" w:rsidRPr="00EE67FE" w:rsidRDefault="00EE67FE">
      <w:pPr>
        <w:pPrChange w:id="2361" w:author="Camilo Andrés Díaz Gómez" w:date="2023-03-17T00:48:00Z">
          <w:pPr>
            <w:ind w:firstLine="708"/>
          </w:pPr>
        </w:pPrChange>
      </w:pPr>
    </w:p>
    <w:p w14:paraId="6F7FD20F" w14:textId="0809777C" w:rsidR="007A700C" w:rsidRPr="00BD3055" w:rsidRDefault="00CE074B">
      <w:pPr>
        <w:ind w:left="708" w:firstLine="720"/>
        <w:rPr>
          <w:rFonts w:cs="Times New Roman"/>
          <w:color w:val="000000" w:themeColor="text1"/>
          <w:shd w:val="clear" w:color="auto" w:fill="FFFFFF"/>
        </w:rPr>
        <w:pPrChange w:id="2362" w:author="Camilo Andrés Díaz Gómez" w:date="2023-03-17T00:48:00Z">
          <w:pPr>
            <w:ind w:firstLine="708"/>
          </w:pPr>
        </w:pPrChange>
      </w:pPr>
      <w:r w:rsidRPr="00BD3055">
        <w:rPr>
          <w:rFonts w:cs="Times New Roman"/>
          <w:color w:val="000000" w:themeColor="text1"/>
        </w:rPr>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del w:id="2363" w:author="Camilo Andrés Díaz Gómez" w:date="2023-03-14T20:18:00Z">
        <w:r w:rsidRPr="00BD3055" w:rsidDel="00952EC4">
          <w:rPr>
            <w:rFonts w:cs="Times New Roman"/>
            <w:color w:val="000000" w:themeColor="text1"/>
          </w:rPr>
          <w:delText>.</w:delText>
        </w:r>
      </w:del>
      <w:sdt>
        <w:sdtPr>
          <w:rPr>
            <w:rFonts w:cs="Times New Roman"/>
            <w:color w:val="000000" w:themeColor="text1"/>
            <w:shd w:val="clear" w:color="auto" w:fill="FFFFFF"/>
          </w:rPr>
          <w:id w:val="2055278411"/>
          <w:citation/>
        </w:sdtPr>
        <w:sdtContent>
          <w:r w:rsidR="007A700C" w:rsidRPr="00BD3055">
            <w:rPr>
              <w:rFonts w:cs="Times New Roman"/>
              <w:color w:val="000000" w:themeColor="text1"/>
              <w:shd w:val="clear" w:color="auto" w:fill="FFFFFF"/>
            </w:rPr>
            <w:fldChar w:fldCharType="begin"/>
          </w:r>
          <w:r w:rsidR="007A700C" w:rsidRPr="00BD3055">
            <w:rPr>
              <w:rFonts w:cs="Times New Roman"/>
              <w:color w:val="000000" w:themeColor="text1"/>
              <w:shd w:val="clear" w:color="auto" w:fill="FFFFFF"/>
            </w:rPr>
            <w:instrText xml:space="preserve"> CITATION Gon15 \l 9226 </w:instrText>
          </w:r>
          <w:r w:rsidR="007A700C" w:rsidRPr="00BD3055">
            <w:rPr>
              <w:rFonts w:cs="Times New Roman"/>
              <w:color w:val="000000" w:themeColor="text1"/>
              <w:shd w:val="clear" w:color="auto" w:fill="FFFFFF"/>
            </w:rPr>
            <w:fldChar w:fldCharType="separate"/>
          </w:r>
          <w:r w:rsidR="007A700C" w:rsidRPr="00BD3055">
            <w:rPr>
              <w:rFonts w:cs="Times New Roman"/>
              <w:noProof/>
              <w:color w:val="000000" w:themeColor="text1"/>
              <w:shd w:val="clear" w:color="auto" w:fill="FFFFFF"/>
            </w:rPr>
            <w:t xml:space="preserve"> (González, 2015)</w:t>
          </w:r>
          <w:r w:rsidR="007A700C" w:rsidRPr="00BD3055">
            <w:rPr>
              <w:rFonts w:cs="Times New Roman"/>
              <w:color w:val="000000" w:themeColor="text1"/>
              <w:shd w:val="clear" w:color="auto" w:fill="FFFFFF"/>
            </w:rPr>
            <w:fldChar w:fldCharType="end"/>
          </w:r>
        </w:sdtContent>
      </w:sdt>
      <w:ins w:id="2364" w:author="Camilo Andrés Díaz Gómez" w:date="2023-03-14T20:18:00Z">
        <w:r w:rsidR="00952EC4">
          <w:rPr>
            <w:rFonts w:cs="Times New Roman"/>
            <w:color w:val="000000" w:themeColor="text1"/>
            <w:shd w:val="clear" w:color="auto" w:fill="FFFFFF"/>
          </w:rPr>
          <w:t>.</w:t>
        </w:r>
      </w:ins>
    </w:p>
    <w:p w14:paraId="0BE5CA59" w14:textId="77777777" w:rsidR="00E07D42" w:rsidRPr="00C91454" w:rsidRDefault="00E07D42">
      <w:pPr>
        <w:ind w:left="708" w:firstLine="720"/>
        <w:rPr>
          <w:rFonts w:cs="Times New Roman"/>
          <w:rPrChange w:id="2365" w:author="Camilo Andrés Díaz Gómez" w:date="2023-03-14T21:14:00Z">
            <w:rPr>
              <w:rFonts w:cs="Times New Roman"/>
              <w:color w:val="000000" w:themeColor="text1"/>
            </w:rPr>
          </w:rPrChange>
        </w:rPr>
        <w:pPrChange w:id="2366" w:author="Camilo Andrés Díaz Gómez" w:date="2023-03-17T00:48:00Z">
          <w:pPr>
            <w:ind w:firstLine="708"/>
          </w:pPr>
        </w:pPrChange>
      </w:pPr>
    </w:p>
    <w:p w14:paraId="4175D5CD" w14:textId="5632C28E" w:rsidR="00E07D42" w:rsidRDefault="007A700C" w:rsidP="00EE67FE">
      <w:pPr>
        <w:pStyle w:val="Ttulo5"/>
        <w:ind w:left="1428"/>
        <w:rPr>
          <w:ins w:id="2367" w:author="Camilo Andrés Díaz Gómez" w:date="2023-03-17T00:46:00Z"/>
          <w:rFonts w:ascii="Times New Roman" w:hAnsi="Times New Roman" w:cs="Times New Roman"/>
          <w:b/>
          <w:bCs/>
          <w:i/>
          <w:iCs/>
          <w:color w:val="auto"/>
        </w:rPr>
      </w:pPr>
      <w:r w:rsidRPr="00C91454">
        <w:rPr>
          <w:rFonts w:ascii="Times New Roman" w:hAnsi="Times New Roman" w:cs="Times New Roman"/>
          <w:b/>
          <w:bCs/>
          <w:i/>
          <w:iCs/>
          <w:color w:val="auto"/>
          <w:rPrChange w:id="2368" w:author="Camilo Andrés Díaz Gómez" w:date="2023-03-14T21:21:00Z">
            <w:rPr>
              <w:rFonts w:ascii="Times New Roman" w:eastAsiaTheme="minorHAnsi" w:hAnsi="Times New Roman" w:cstheme="minorBidi"/>
              <w:color w:val="auto"/>
            </w:rPr>
          </w:rPrChange>
        </w:rPr>
        <w:t>Reducción de la dimensionalidad</w:t>
      </w:r>
      <w:del w:id="2369" w:author="Camilo Andrés Díaz Gómez" w:date="2023-03-14T21:14:00Z">
        <w:r w:rsidR="00E07D42" w:rsidRPr="00C91454" w:rsidDel="00C91454">
          <w:rPr>
            <w:rFonts w:ascii="Times New Roman" w:hAnsi="Times New Roman" w:cs="Times New Roman"/>
            <w:b/>
            <w:bCs/>
            <w:i/>
            <w:iCs/>
            <w:color w:val="auto"/>
            <w:rPrChange w:id="2370" w:author="Camilo Andrés Díaz Gómez" w:date="2023-03-14T21:21:00Z">
              <w:rPr>
                <w:rFonts w:ascii="Times New Roman" w:eastAsiaTheme="minorHAnsi" w:hAnsi="Times New Roman" w:cstheme="minorBidi"/>
                <w:color w:val="auto"/>
              </w:rPr>
            </w:rPrChange>
          </w:rPr>
          <w:delText>.</w:delText>
        </w:r>
      </w:del>
    </w:p>
    <w:p w14:paraId="745EB0C7" w14:textId="77777777" w:rsidR="00EE67FE" w:rsidRPr="00EE67FE" w:rsidRDefault="00EE67FE">
      <w:pPr>
        <w:pPrChange w:id="2371" w:author="Camilo Andrés Díaz Gómez" w:date="2023-03-17T00:48:00Z">
          <w:pPr>
            <w:ind w:firstLine="708"/>
          </w:pPr>
        </w:pPrChange>
      </w:pPr>
    </w:p>
    <w:p w14:paraId="4B2A74EF" w14:textId="6593EE54" w:rsidR="007A700C" w:rsidRPr="00BD3055" w:rsidRDefault="00CE074B">
      <w:pPr>
        <w:ind w:left="708" w:firstLine="720"/>
        <w:rPr>
          <w:rFonts w:cs="Times New Roman"/>
          <w:color w:val="000000" w:themeColor="text1"/>
        </w:rPr>
        <w:pPrChange w:id="2372" w:author="Camilo Andrés Díaz Gómez" w:date="2023-03-17T00:48:00Z">
          <w:pPr>
            <w:ind w:firstLine="708"/>
          </w:pPr>
        </w:pPrChange>
      </w:pPr>
      <w:r w:rsidRPr="00BD3055">
        <w:rPr>
          <w:rFonts w:cs="Times New Roman"/>
          <w:color w:val="000000" w:themeColor="text1"/>
        </w:rPr>
        <w:t>La reducción de la dimensionalidad se utiliza para seleccionar las características más relevantes o representativas para la clasificación objetivo de los diferentes conjuntos de datos. Al mismo tiempo, se descartan las características menos importantes, lo que permite una mayor eficiencia en el modelo de aprendizaje</w:t>
      </w:r>
      <w:del w:id="2373" w:author="Camilo Andrés Díaz Gómez" w:date="2023-03-14T20:19:00Z">
        <w:r w:rsidRPr="00BD3055" w:rsidDel="00952EC4">
          <w:rPr>
            <w:rFonts w:cs="Times New Roman"/>
            <w:color w:val="000000" w:themeColor="text1"/>
          </w:rPr>
          <w:delText>.</w:delText>
        </w:r>
      </w:del>
      <w:r w:rsidR="007A700C" w:rsidRPr="00BD3055">
        <w:rPr>
          <w:rFonts w:cs="Times New Roman"/>
          <w:color w:val="000000" w:themeColor="text1"/>
        </w:rPr>
        <w:t xml:space="preserve"> </w:t>
      </w:r>
      <w:sdt>
        <w:sdtPr>
          <w:rPr>
            <w:rFonts w:cs="Times New Roman"/>
            <w:color w:val="000000" w:themeColor="text1"/>
          </w:rPr>
          <w:id w:val="-110367966"/>
          <w:citation/>
        </w:sdtPr>
        <w:sdtContent>
          <w:r w:rsidR="007A700C" w:rsidRPr="00BD3055">
            <w:rPr>
              <w:rFonts w:cs="Times New Roman"/>
              <w:color w:val="000000" w:themeColor="text1"/>
            </w:rPr>
            <w:fldChar w:fldCharType="begin"/>
          </w:r>
          <w:r w:rsidR="007A700C" w:rsidRPr="00BD3055">
            <w:rPr>
              <w:rFonts w:cs="Times New Roman"/>
              <w:color w:val="000000" w:themeColor="text1"/>
            </w:rPr>
            <w:instrText xml:space="preserve"> CITATION Sof21 \l 9226 </w:instrText>
          </w:r>
          <w:r w:rsidR="007A700C" w:rsidRPr="00BD3055">
            <w:rPr>
              <w:rFonts w:cs="Times New Roman"/>
              <w:color w:val="000000" w:themeColor="text1"/>
            </w:rPr>
            <w:fldChar w:fldCharType="separate"/>
          </w:r>
          <w:r w:rsidR="007A700C" w:rsidRPr="00BD3055">
            <w:rPr>
              <w:rFonts w:cs="Times New Roman"/>
              <w:noProof/>
              <w:color w:val="000000" w:themeColor="text1"/>
            </w:rPr>
            <w:t>(Softtek, 2021)</w:t>
          </w:r>
          <w:r w:rsidR="007A700C" w:rsidRPr="00BD3055">
            <w:rPr>
              <w:rFonts w:cs="Times New Roman"/>
              <w:color w:val="000000" w:themeColor="text1"/>
            </w:rPr>
            <w:fldChar w:fldCharType="end"/>
          </w:r>
        </w:sdtContent>
      </w:sdt>
      <w:ins w:id="2374" w:author="Camilo Andrés Díaz Gómez" w:date="2023-03-14T20:18:00Z">
        <w:r w:rsidR="00952EC4">
          <w:rPr>
            <w:rFonts w:cs="Times New Roman"/>
            <w:color w:val="000000" w:themeColor="text1"/>
          </w:rPr>
          <w:t>.</w:t>
        </w:r>
      </w:ins>
    </w:p>
    <w:p w14:paraId="43C77715" w14:textId="36D4CEE4" w:rsidR="007A700C" w:rsidRPr="00BD3055" w:rsidDel="00EE67FE" w:rsidRDefault="007A700C">
      <w:pPr>
        <w:pStyle w:val="PrrAPA"/>
        <w:ind w:firstLine="720"/>
        <w:rPr>
          <w:del w:id="2375" w:author="Camilo Andrés Díaz Gómez" w:date="2023-03-17T00:46:00Z"/>
          <w:b/>
          <w:bCs/>
          <w:i/>
          <w:iCs/>
          <w:color w:val="000000" w:themeColor="text1"/>
        </w:rPr>
        <w:pPrChange w:id="2376" w:author="Camilo Andrés Díaz Gómez" w:date="2023-03-17T00:48:00Z">
          <w:pPr>
            <w:pStyle w:val="PrrAPA"/>
            <w:ind w:firstLine="0"/>
          </w:pPr>
        </w:pPrChange>
      </w:pPr>
    </w:p>
    <w:p w14:paraId="5BA85B11" w14:textId="77777777" w:rsidR="007A700C" w:rsidRPr="00BD3055" w:rsidRDefault="007A700C" w:rsidP="00EE67FE">
      <w:pPr>
        <w:rPr>
          <w:rFonts w:cs="Times New Roman"/>
          <w:b/>
          <w:bCs/>
          <w:i/>
          <w:iCs/>
        </w:rPr>
      </w:pPr>
    </w:p>
    <w:p w14:paraId="55A08EB0" w14:textId="5869F08B" w:rsidR="004D7820" w:rsidRDefault="004D7820" w:rsidP="00EE67FE">
      <w:pPr>
        <w:pStyle w:val="Ttulo4"/>
        <w:ind w:left="708"/>
        <w:rPr>
          <w:ins w:id="2377" w:author="Camilo Andrés Díaz Gómez" w:date="2023-03-17T00:46:00Z"/>
          <w:rFonts w:ascii="Times New Roman" w:hAnsi="Times New Roman" w:cs="Times New Roman"/>
          <w:b/>
          <w:bCs/>
          <w:color w:val="auto"/>
        </w:rPr>
      </w:pPr>
      <w:r w:rsidRPr="00C91454">
        <w:rPr>
          <w:rFonts w:ascii="Times New Roman" w:hAnsi="Times New Roman" w:cs="Times New Roman"/>
          <w:b/>
          <w:bCs/>
          <w:color w:val="auto"/>
          <w:rPrChange w:id="2378" w:author="Camilo Andrés Díaz Gómez" w:date="2023-03-14T21:21:00Z">
            <w:rPr>
              <w:rFonts w:ascii="Times New Roman" w:eastAsiaTheme="minorHAnsi" w:hAnsi="Times New Roman" w:cstheme="minorBidi"/>
              <w:color w:val="auto"/>
            </w:rPr>
          </w:rPrChange>
        </w:rPr>
        <w:t>Por esfuerzo</w:t>
      </w:r>
    </w:p>
    <w:p w14:paraId="733DF1AA" w14:textId="77777777" w:rsidR="00EE67FE" w:rsidRPr="00EE67FE" w:rsidRDefault="00EE67FE" w:rsidP="00EE67FE">
      <w:pPr>
        <w:rPr>
          <w:rPrChange w:id="2379" w:author="Camilo Andrés Díaz Gómez" w:date="2023-03-17T00:46:00Z">
            <w:rPr>
              <w:i/>
              <w:iCs/>
            </w:rPr>
          </w:rPrChange>
        </w:rPr>
      </w:pPr>
    </w:p>
    <w:p w14:paraId="0CF21236" w14:textId="4185E786" w:rsidR="007A700C" w:rsidRPr="00BD3055" w:rsidRDefault="00A77CC0">
      <w:pPr>
        <w:ind w:firstLine="720"/>
        <w:rPr>
          <w:rFonts w:cs="Times New Roman"/>
          <w:b/>
          <w:bCs/>
        </w:rPr>
        <w:pPrChange w:id="2380" w:author="Camilo Andrés Díaz Gómez" w:date="2023-03-17T00:48:00Z">
          <w:pPr>
            <w:ind w:firstLine="708"/>
          </w:pPr>
        </w:pPrChange>
      </w:pPr>
      <w:r w:rsidRPr="00BD3055">
        <w:rPr>
          <w:rFonts w:cs="Times New Roman"/>
          <w:color w:val="000000" w:themeColor="text1"/>
          <w:shd w:val="clear" w:color="auto" w:fill="FFFFFF"/>
        </w:rPr>
        <w:t xml:space="preserve">El aprendizaje por esfuerzo (también conocido como aprendizaje activo o aprendizaje </w:t>
      </w:r>
      <w:proofErr w:type="spellStart"/>
      <w:r w:rsidRPr="00BD3055">
        <w:rPr>
          <w:rFonts w:cs="Times New Roman"/>
          <w:color w:val="000000" w:themeColor="text1"/>
          <w:shd w:val="clear" w:color="auto" w:fill="FFFFFF"/>
        </w:rPr>
        <w:t>semisupervisado</w:t>
      </w:r>
      <w:proofErr w:type="spellEnd"/>
      <w:r w:rsidRPr="00BD3055">
        <w:rPr>
          <w:rFonts w:cs="Times New Roman"/>
          <w:color w:val="000000" w:themeColor="text1"/>
          <w:shd w:val="clear" w:color="auto" w:fill="FFFFFF"/>
        </w:rPr>
        <w:t>)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53077BA3" w:rsidR="00E07D42" w:rsidRPr="00BD3055" w:rsidRDefault="00E07D42">
      <w:pPr>
        <w:ind w:firstLine="720"/>
        <w:rPr>
          <w:rFonts w:cs="Times New Roman"/>
          <w:b/>
          <w:bCs/>
        </w:rPr>
        <w:pPrChange w:id="2381" w:author="Camilo Andrés Díaz Gómez" w:date="2023-03-17T00:48:00Z">
          <w:pPr/>
        </w:pPrChange>
      </w:pPr>
    </w:p>
    <w:p w14:paraId="611F06B0" w14:textId="7E506C0B" w:rsidR="00E07D42" w:rsidRPr="00BD3055" w:rsidRDefault="00E07D42" w:rsidP="00EE67FE">
      <w:pPr>
        <w:jc w:val="center"/>
        <w:rPr>
          <w:rFonts w:cs="Times New Roman"/>
          <w:b/>
          <w:bCs/>
        </w:rPr>
      </w:pPr>
    </w:p>
    <w:p w14:paraId="6E4DE797" w14:textId="5BC1BCE7" w:rsidR="00952EC4" w:rsidRDefault="00952EC4">
      <w:pPr>
        <w:spacing w:after="160"/>
        <w:jc w:val="left"/>
        <w:rPr>
          <w:ins w:id="2382" w:author="Camilo Andrés Díaz Gómez" w:date="2023-03-14T20:22:00Z"/>
          <w:rFonts w:cs="Times New Roman"/>
          <w:b/>
          <w:bCs/>
        </w:rPr>
        <w:pPrChange w:id="2383" w:author="Camilo Andrés Díaz Gómez" w:date="2023-03-17T00:48:00Z">
          <w:pPr>
            <w:spacing w:after="160" w:line="259" w:lineRule="auto"/>
            <w:jc w:val="left"/>
          </w:pPr>
        </w:pPrChange>
      </w:pPr>
      <w:ins w:id="2384" w:author="Camilo Andrés Díaz Gómez" w:date="2023-03-14T20:22:00Z">
        <w:r>
          <w:rPr>
            <w:rFonts w:cs="Times New Roman"/>
            <w:b/>
            <w:bCs/>
          </w:rPr>
          <w:br w:type="page"/>
        </w:r>
      </w:ins>
    </w:p>
    <w:p w14:paraId="3278D79D" w14:textId="77777777" w:rsidR="00E07D42" w:rsidRPr="00BD3055" w:rsidDel="00DB0B24" w:rsidRDefault="00E07D42">
      <w:pPr>
        <w:jc w:val="center"/>
        <w:rPr>
          <w:del w:id="2385" w:author="Steff Guzmán" w:date="2023-03-13T19:05:00Z"/>
          <w:rFonts w:cs="Times New Roman"/>
          <w:b/>
          <w:bCs/>
        </w:rPr>
      </w:pPr>
    </w:p>
    <w:p w14:paraId="37D875FE" w14:textId="4C98A737" w:rsidR="00E07D42" w:rsidRPr="00BD3055" w:rsidDel="00DB0B24" w:rsidRDefault="00E07D42">
      <w:pPr>
        <w:jc w:val="center"/>
        <w:rPr>
          <w:del w:id="2386" w:author="Steff Guzmán" w:date="2023-03-13T19:05:00Z"/>
          <w:rFonts w:cs="Times New Roman"/>
          <w:b/>
          <w:bCs/>
        </w:rPr>
      </w:pPr>
    </w:p>
    <w:p w14:paraId="7A9BCBFE" w14:textId="05E8469B" w:rsidR="00E07D42" w:rsidRPr="00BD3055" w:rsidDel="00DB0B24" w:rsidRDefault="00E07D42">
      <w:pPr>
        <w:jc w:val="center"/>
        <w:rPr>
          <w:del w:id="2387" w:author="Steff Guzmán" w:date="2023-03-13T19:05:00Z"/>
          <w:rFonts w:cs="Times New Roman"/>
          <w:b/>
          <w:bCs/>
        </w:rPr>
      </w:pPr>
    </w:p>
    <w:p w14:paraId="664ABC42" w14:textId="7EADDDBD" w:rsidR="00CE074B" w:rsidRPr="00BD3055" w:rsidDel="00952EC4" w:rsidRDefault="00CE074B">
      <w:pPr>
        <w:spacing w:after="160"/>
        <w:jc w:val="left"/>
        <w:rPr>
          <w:del w:id="2388" w:author="Camilo Andrés Díaz Gómez" w:date="2023-03-14T20:22:00Z"/>
          <w:rFonts w:cs="Times New Roman"/>
          <w:b/>
          <w:bCs/>
        </w:rPr>
        <w:pPrChange w:id="2389" w:author="Camilo Andrés Díaz Gómez" w:date="2023-03-17T00:48:00Z">
          <w:pPr>
            <w:spacing w:after="160" w:line="259" w:lineRule="auto"/>
            <w:jc w:val="left"/>
          </w:pPr>
        </w:pPrChange>
      </w:pPr>
      <w:del w:id="2390" w:author="Camilo Andrés Díaz Gómez" w:date="2023-03-14T20:22:00Z">
        <w:r w:rsidRPr="00BD3055" w:rsidDel="00952EC4">
          <w:rPr>
            <w:rFonts w:cs="Times New Roman"/>
            <w:b/>
            <w:bCs/>
          </w:rPr>
          <w:br w:type="page"/>
        </w:r>
      </w:del>
    </w:p>
    <w:p w14:paraId="6F7B1299" w14:textId="697A50BA" w:rsidR="00996369" w:rsidRDefault="00996369" w:rsidP="00EE67FE">
      <w:pPr>
        <w:pStyle w:val="Ttulo2"/>
        <w:jc w:val="center"/>
        <w:rPr>
          <w:ins w:id="2391" w:author="Camilo Andrés Díaz Gómez" w:date="2023-03-17T00:46:00Z"/>
          <w:rFonts w:cs="Times New Roman"/>
        </w:rPr>
      </w:pPr>
      <w:bookmarkStart w:id="2392" w:name="_Toc129623653"/>
      <w:bookmarkStart w:id="2393" w:name="_Toc130385270"/>
      <w:r w:rsidRPr="00BD3055">
        <w:rPr>
          <w:rFonts w:cs="Times New Roman"/>
        </w:rPr>
        <w:t>Metodolog</w:t>
      </w:r>
      <w:r w:rsidR="00AA1CC1" w:rsidRPr="00BD3055">
        <w:rPr>
          <w:rFonts w:cs="Times New Roman"/>
        </w:rPr>
        <w:t>í</w:t>
      </w:r>
      <w:r w:rsidRPr="00BD3055">
        <w:rPr>
          <w:rFonts w:cs="Times New Roman"/>
        </w:rPr>
        <w:t>a</w:t>
      </w:r>
      <w:bookmarkEnd w:id="2392"/>
      <w:bookmarkEnd w:id="2393"/>
    </w:p>
    <w:p w14:paraId="1477E297" w14:textId="77777777" w:rsidR="00EE67FE" w:rsidRPr="00EE67FE" w:rsidRDefault="00EE67FE">
      <w:pPr>
        <w:pStyle w:val="PrrAPA"/>
        <w:pPrChange w:id="2394" w:author="Camilo Andrés Díaz Gómez" w:date="2023-03-22T16:32:00Z">
          <w:pPr>
            <w:jc w:val="center"/>
          </w:pPr>
        </w:pPrChange>
      </w:pPr>
    </w:p>
    <w:p w14:paraId="40FC0827" w14:textId="77777777" w:rsidR="00616790" w:rsidRPr="00BD3055" w:rsidRDefault="00616790" w:rsidP="00E30F2C">
      <w:pPr>
        <w:pStyle w:val="PrrAPA"/>
      </w:pPr>
      <w:del w:id="2395" w:author="DIANA CAROLINA CANDIA HERRERA" w:date="2023-03-07T10:11:00Z">
        <w:r w:rsidRPr="00BD3055" w:rsidDel="00987997">
          <w:delText>"</w:delText>
        </w:r>
      </w:del>
      <w:r w:rsidRPr="00BD3055">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para la minería de datos.</w:t>
      </w:r>
    </w:p>
    <w:p w14:paraId="1FD19AD5" w14:textId="77777777" w:rsidR="00616790" w:rsidRPr="00BD3055" w:rsidRDefault="00616790" w:rsidP="00E30F2C">
      <w:pPr>
        <w:pStyle w:val="PrrAPA"/>
      </w:pPr>
    </w:p>
    <w:p w14:paraId="472DAEFA" w14:textId="77777777" w:rsidR="00616790" w:rsidRPr="00BD3055" w:rsidRDefault="00616790" w:rsidP="00E30F2C">
      <w:pPr>
        <w:pStyle w:val="PrrAPA"/>
      </w:pPr>
      <w:r w:rsidRPr="00BD3055">
        <w:t xml:space="preserve">Las técnicas de ciencia de datos y análisis de datos se originaron en la década de 1990 con el concepto de </w:t>
      </w:r>
      <w:proofErr w:type="spellStart"/>
      <w:r w:rsidRPr="00BD3055">
        <w:t>Knowledge</w:t>
      </w:r>
      <w:proofErr w:type="spellEnd"/>
      <w:r w:rsidRPr="00BD3055">
        <w:t xml:space="preserve"> Discovery in </w:t>
      </w:r>
      <w:proofErr w:type="spellStart"/>
      <w:r w:rsidRPr="00BD3055">
        <w:t>Databases</w:t>
      </w:r>
      <w:proofErr w:type="spellEnd"/>
      <w:r w:rsidRPr="00BD3055">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BD3055" w:rsidRDefault="00616790" w:rsidP="00E30F2C">
      <w:pPr>
        <w:pStyle w:val="PrrAPA"/>
      </w:pPr>
    </w:p>
    <w:p w14:paraId="50DF72F5" w14:textId="2749F23A" w:rsidR="004C4EDB" w:rsidRPr="00BD3055" w:rsidRDefault="00616790" w:rsidP="00E30F2C">
      <w:pPr>
        <w:pStyle w:val="PrrAPA"/>
      </w:pPr>
      <w:r w:rsidRPr="00BD3055">
        <w:t>CRISP-DM (Cross-</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es una metodología ampliamente utilizada en proyectos de ciencia de datos y minería de datos que proporciona un enfoque estructurado para guiar el desarrollo de un modelo predictivo. La metodología consta de seis fases</w:t>
      </w:r>
    </w:p>
    <w:p w14:paraId="5ADE7103" w14:textId="77777777" w:rsidR="004C4EDB" w:rsidRPr="00BD3055" w:rsidRDefault="004C4EDB" w:rsidP="00EE67FE">
      <w:pPr>
        <w:pStyle w:val="PrrAPA"/>
        <w:rPr>
          <w:b/>
          <w:bCs/>
        </w:rPr>
      </w:pPr>
    </w:p>
    <w:p w14:paraId="335FBAF8" w14:textId="308F75B4" w:rsidR="004C4EDB" w:rsidRDefault="00616790" w:rsidP="00EE67FE">
      <w:pPr>
        <w:pStyle w:val="Ttulo3"/>
        <w:rPr>
          <w:ins w:id="2396" w:author="Camilo Andrés Díaz Gómez" w:date="2023-03-17T00:46:00Z"/>
          <w:rFonts w:ascii="Times New Roman" w:hAnsi="Times New Roman" w:cs="Times New Roman"/>
          <w:b/>
          <w:bCs/>
          <w:color w:val="auto"/>
        </w:rPr>
      </w:pPr>
      <w:bookmarkStart w:id="2397" w:name="_Toc130385271"/>
      <w:r w:rsidRPr="00C91454">
        <w:rPr>
          <w:rFonts w:ascii="Times New Roman" w:hAnsi="Times New Roman" w:cs="Times New Roman"/>
          <w:b/>
          <w:bCs/>
          <w:color w:val="auto"/>
          <w:rPrChange w:id="2398" w:author="Camilo Andrés Díaz Gómez" w:date="2023-03-14T21:22:00Z">
            <w:rPr>
              <w:rFonts w:ascii="Times New Roman" w:eastAsiaTheme="minorHAnsi" w:hAnsi="Times New Roman" w:cs="Times New Roman"/>
              <w:color w:val="auto"/>
            </w:rPr>
          </w:rPrChange>
        </w:rPr>
        <w:t>Comprensión del negocio</w:t>
      </w:r>
      <w:bookmarkEnd w:id="2397"/>
    </w:p>
    <w:p w14:paraId="0AA35090" w14:textId="77777777" w:rsidR="00EE67FE" w:rsidRPr="00EE67FE" w:rsidRDefault="00EE67FE">
      <w:pPr>
        <w:pStyle w:val="PrrAPA"/>
        <w:pPrChange w:id="2399" w:author="Camilo Andrés Díaz Gómez" w:date="2023-03-22T16:32:00Z">
          <w:pPr>
            <w:pStyle w:val="PrrAPA"/>
            <w:ind w:firstLine="0"/>
          </w:pPr>
        </w:pPrChange>
      </w:pPr>
    </w:p>
    <w:p w14:paraId="0B41E0D5" w14:textId="2FB93579" w:rsidR="00616790" w:rsidRPr="00BD3055" w:rsidRDefault="004C4EDB">
      <w:pPr>
        <w:pStyle w:val="PrrAPA"/>
        <w:pPrChange w:id="2400" w:author="Camilo Andrés Díaz Gómez" w:date="2023-03-22T16:32:00Z">
          <w:pPr>
            <w:pStyle w:val="PrrAPA"/>
            <w:ind w:firstLine="708"/>
          </w:pPr>
        </w:pPrChange>
      </w:pPr>
      <w:r w:rsidRPr="00BD3055">
        <w:rPr>
          <w:color w:val="000000" w:themeColor="text1"/>
        </w:rPr>
        <w:t>C</w:t>
      </w:r>
      <w:r w:rsidR="00616790" w:rsidRPr="00BD3055">
        <w:rPr>
          <w:color w:val="000000" w:themeColor="text1"/>
        </w:rPr>
        <w:t>omprender los objetivos y requisitos del proyecto, identificar el problema a resolver y definir los objetivos de la minería de datos.</w:t>
      </w:r>
    </w:p>
    <w:p w14:paraId="795AF423" w14:textId="77777777" w:rsidR="00616790" w:rsidRPr="00BD3055" w:rsidRDefault="00616790" w:rsidP="00E30F2C">
      <w:pPr>
        <w:pStyle w:val="PrrAPA"/>
        <w:rPr>
          <w:b/>
          <w:bCs/>
          <w:color w:val="000000" w:themeColor="text1"/>
        </w:rPr>
      </w:pPr>
    </w:p>
    <w:p w14:paraId="6E475991" w14:textId="02D1DBC3" w:rsidR="004C4EDB" w:rsidRDefault="00616790" w:rsidP="00EE67FE">
      <w:pPr>
        <w:pStyle w:val="Ttulo3"/>
        <w:rPr>
          <w:ins w:id="2401" w:author="Camilo Andrés Díaz Gómez" w:date="2023-03-17T00:46:00Z"/>
          <w:rFonts w:ascii="Times New Roman" w:hAnsi="Times New Roman" w:cs="Times New Roman"/>
          <w:b/>
          <w:bCs/>
          <w:color w:val="auto"/>
        </w:rPr>
      </w:pPr>
      <w:bookmarkStart w:id="2402" w:name="_Toc130385272"/>
      <w:r w:rsidRPr="00C91454">
        <w:rPr>
          <w:rFonts w:ascii="Times New Roman" w:hAnsi="Times New Roman" w:cs="Times New Roman"/>
          <w:b/>
          <w:bCs/>
          <w:color w:val="auto"/>
          <w:rPrChange w:id="2403" w:author="Camilo Andrés Díaz Gómez" w:date="2023-03-14T21:22:00Z">
            <w:rPr>
              <w:rFonts w:ascii="Times New Roman" w:eastAsiaTheme="minorHAnsi" w:hAnsi="Times New Roman" w:cs="Times New Roman"/>
              <w:color w:val="auto"/>
            </w:rPr>
          </w:rPrChange>
        </w:rPr>
        <w:t>Comprensión de datos</w:t>
      </w:r>
      <w:bookmarkEnd w:id="2402"/>
    </w:p>
    <w:p w14:paraId="47E87240" w14:textId="77777777" w:rsidR="00EE67FE" w:rsidRPr="00EE67FE" w:rsidRDefault="00EE67FE">
      <w:pPr>
        <w:pPrChange w:id="2404" w:author="Camilo Andrés Díaz Gómez" w:date="2023-03-17T00:48:00Z">
          <w:pPr>
            <w:pStyle w:val="PrrAPA"/>
            <w:ind w:firstLine="0"/>
          </w:pPr>
        </w:pPrChange>
      </w:pPr>
    </w:p>
    <w:p w14:paraId="3154DBBA" w14:textId="42440337" w:rsidR="00616790" w:rsidRPr="00BD3055" w:rsidRDefault="004C4EDB">
      <w:pPr>
        <w:pStyle w:val="PrrAPA"/>
        <w:ind w:firstLine="720"/>
        <w:rPr>
          <w:color w:val="000000" w:themeColor="text1"/>
        </w:rPr>
        <w:pPrChange w:id="2405" w:author="Camilo Andrés Díaz Gómez" w:date="2023-03-17T00:48:00Z">
          <w:pPr>
            <w:pStyle w:val="PrrAPA"/>
          </w:pPr>
        </w:pPrChange>
      </w:pPr>
      <w:r w:rsidRPr="00BD3055">
        <w:rPr>
          <w:color w:val="000000" w:themeColor="text1"/>
        </w:rPr>
        <w:t>R</w:t>
      </w:r>
      <w:r w:rsidR="00616790" w:rsidRPr="00BD3055">
        <w:rPr>
          <w:color w:val="000000" w:themeColor="text1"/>
        </w:rPr>
        <w:t>ecopilación y exploración de datos, identificación de problemas de calidad de datos y verificación de la idoneidad de los datos para el modelado.</w:t>
      </w:r>
    </w:p>
    <w:p w14:paraId="1F7E2F89" w14:textId="77777777" w:rsidR="00616790" w:rsidRPr="00BD3055" w:rsidRDefault="00616790" w:rsidP="00EE67FE">
      <w:pPr>
        <w:pStyle w:val="PrrAPA"/>
        <w:rPr>
          <w:color w:val="000000" w:themeColor="text1"/>
        </w:rPr>
      </w:pPr>
    </w:p>
    <w:p w14:paraId="4D5E10ED" w14:textId="011C0670" w:rsidR="004C4EDB" w:rsidRDefault="00616790" w:rsidP="00EE67FE">
      <w:pPr>
        <w:pStyle w:val="Ttulo3"/>
        <w:rPr>
          <w:ins w:id="2406" w:author="Camilo Andrés Díaz Gómez" w:date="2023-03-17T00:46:00Z"/>
          <w:rFonts w:ascii="Times New Roman" w:hAnsi="Times New Roman" w:cs="Times New Roman"/>
          <w:b/>
          <w:bCs/>
          <w:color w:val="auto"/>
        </w:rPr>
      </w:pPr>
      <w:bookmarkStart w:id="2407" w:name="_Toc130385273"/>
      <w:r w:rsidRPr="00C91454">
        <w:rPr>
          <w:rFonts w:ascii="Times New Roman" w:hAnsi="Times New Roman" w:cs="Times New Roman"/>
          <w:b/>
          <w:bCs/>
          <w:color w:val="auto"/>
          <w:rPrChange w:id="2408" w:author="Camilo Andrés Díaz Gómez" w:date="2023-03-14T21:22:00Z">
            <w:rPr>
              <w:rFonts w:ascii="Times New Roman" w:eastAsiaTheme="minorHAnsi" w:hAnsi="Times New Roman" w:cs="Times New Roman"/>
              <w:color w:val="auto"/>
            </w:rPr>
          </w:rPrChange>
        </w:rPr>
        <w:lastRenderedPageBreak/>
        <w:t>Preparación de datos</w:t>
      </w:r>
      <w:bookmarkEnd w:id="2407"/>
    </w:p>
    <w:p w14:paraId="2B2FB4E1" w14:textId="77777777" w:rsidR="00EE67FE" w:rsidRPr="00EE67FE" w:rsidRDefault="00EE67FE">
      <w:pPr>
        <w:pPrChange w:id="2409" w:author="Camilo Andrés Díaz Gómez" w:date="2023-03-17T00:48:00Z">
          <w:pPr>
            <w:pStyle w:val="PrrAPA"/>
            <w:ind w:firstLine="0"/>
          </w:pPr>
        </w:pPrChange>
      </w:pPr>
    </w:p>
    <w:p w14:paraId="46F260C1" w14:textId="4D433EF1" w:rsidR="00616790" w:rsidRPr="00BD3055" w:rsidRDefault="004C4EDB">
      <w:pPr>
        <w:pStyle w:val="PrrAPA"/>
        <w:ind w:firstLine="720"/>
        <w:rPr>
          <w:color w:val="000000" w:themeColor="text1"/>
        </w:rPr>
        <w:pPrChange w:id="2410" w:author="Camilo Andrés Díaz Gómez" w:date="2023-03-17T00:48:00Z">
          <w:pPr>
            <w:pStyle w:val="PrrAPA"/>
            <w:ind w:firstLine="708"/>
          </w:pPr>
        </w:pPrChange>
      </w:pPr>
      <w:r w:rsidRPr="00BD3055">
        <w:rPr>
          <w:color w:val="000000" w:themeColor="text1"/>
        </w:rPr>
        <w:t>L</w:t>
      </w:r>
      <w:r w:rsidR="00616790" w:rsidRPr="00BD3055">
        <w:rPr>
          <w:color w:val="000000" w:themeColor="text1"/>
        </w:rPr>
        <w:t>impieza, transformación y selección de los datos más apropiados para ser utilizados en el modelado.</w:t>
      </w:r>
    </w:p>
    <w:p w14:paraId="5B76989D" w14:textId="77777777" w:rsidR="00616790" w:rsidRPr="00BD3055" w:rsidRDefault="00616790" w:rsidP="00EE67FE">
      <w:pPr>
        <w:pStyle w:val="PrrAPA"/>
        <w:rPr>
          <w:color w:val="000000" w:themeColor="text1"/>
        </w:rPr>
      </w:pPr>
    </w:p>
    <w:p w14:paraId="5D192E63" w14:textId="6F286388" w:rsidR="004C4EDB" w:rsidRDefault="00616790" w:rsidP="00EE67FE">
      <w:pPr>
        <w:pStyle w:val="Ttulo3"/>
        <w:rPr>
          <w:ins w:id="2411" w:author="Camilo Andrés Díaz Gómez" w:date="2023-03-17T00:46:00Z"/>
          <w:rFonts w:ascii="Times New Roman" w:hAnsi="Times New Roman" w:cs="Times New Roman"/>
          <w:b/>
          <w:bCs/>
          <w:color w:val="auto"/>
        </w:rPr>
      </w:pPr>
      <w:bookmarkStart w:id="2412" w:name="_Toc130385274"/>
      <w:r w:rsidRPr="00C91454">
        <w:rPr>
          <w:rFonts w:ascii="Times New Roman" w:hAnsi="Times New Roman" w:cs="Times New Roman"/>
          <w:b/>
          <w:bCs/>
          <w:color w:val="auto"/>
          <w:rPrChange w:id="2413" w:author="Camilo Andrés Díaz Gómez" w:date="2023-03-14T21:22:00Z">
            <w:rPr>
              <w:rFonts w:ascii="Times New Roman" w:eastAsiaTheme="minorHAnsi" w:hAnsi="Times New Roman" w:cs="Times New Roman"/>
              <w:color w:val="auto"/>
            </w:rPr>
          </w:rPrChange>
        </w:rPr>
        <w:t>Modelado</w:t>
      </w:r>
      <w:bookmarkEnd w:id="2412"/>
    </w:p>
    <w:p w14:paraId="7B7F40B4" w14:textId="77777777" w:rsidR="00EE67FE" w:rsidRPr="00EE67FE" w:rsidRDefault="00EE67FE">
      <w:pPr>
        <w:pPrChange w:id="2414" w:author="Camilo Andrés Díaz Gómez" w:date="2023-03-17T00:48:00Z">
          <w:pPr>
            <w:pStyle w:val="PrrAPA"/>
            <w:ind w:firstLine="0"/>
          </w:pPr>
        </w:pPrChange>
      </w:pPr>
    </w:p>
    <w:p w14:paraId="6FC9AA54" w14:textId="2A156368" w:rsidR="00616790" w:rsidRPr="00BD3055" w:rsidRDefault="004C4EDB">
      <w:pPr>
        <w:pStyle w:val="PrrAPA"/>
        <w:ind w:firstLine="720"/>
        <w:rPr>
          <w:color w:val="000000" w:themeColor="text1"/>
        </w:rPr>
        <w:pPrChange w:id="2415" w:author="Camilo Andrés Díaz Gómez" w:date="2023-03-17T00:48:00Z">
          <w:pPr>
            <w:pStyle w:val="PrrAPA"/>
          </w:pPr>
        </w:pPrChange>
      </w:pPr>
      <w:r w:rsidRPr="00BD3055">
        <w:rPr>
          <w:color w:val="000000" w:themeColor="text1"/>
        </w:rPr>
        <w:t>S</w:t>
      </w:r>
      <w:r w:rsidR="00616790" w:rsidRPr="00BD3055">
        <w:rPr>
          <w:color w:val="000000" w:themeColor="text1"/>
        </w:rPr>
        <w:t>eleccionar las técnicas de modelado a utilizar, construir y evaluar el modelo, y seleccionar el mejor.</w:t>
      </w:r>
    </w:p>
    <w:p w14:paraId="26985CEA" w14:textId="77777777" w:rsidR="00616790" w:rsidRPr="00BD3055" w:rsidRDefault="00616790" w:rsidP="00EE67FE">
      <w:pPr>
        <w:pStyle w:val="PrrAPA"/>
        <w:rPr>
          <w:color w:val="000000" w:themeColor="text1"/>
        </w:rPr>
      </w:pPr>
    </w:p>
    <w:p w14:paraId="7D2A1FB5" w14:textId="1BDF9888" w:rsidR="004C4EDB" w:rsidRDefault="00616790" w:rsidP="00EE67FE">
      <w:pPr>
        <w:pStyle w:val="Ttulo3"/>
        <w:rPr>
          <w:ins w:id="2416" w:author="Camilo Andrés Díaz Gómez" w:date="2023-03-17T00:46:00Z"/>
          <w:rFonts w:ascii="Times New Roman" w:hAnsi="Times New Roman" w:cs="Times New Roman"/>
          <w:b/>
          <w:bCs/>
          <w:color w:val="auto"/>
        </w:rPr>
      </w:pPr>
      <w:bookmarkStart w:id="2417" w:name="_Toc130385275"/>
      <w:r w:rsidRPr="00C91454">
        <w:rPr>
          <w:rFonts w:ascii="Times New Roman" w:hAnsi="Times New Roman" w:cs="Times New Roman"/>
          <w:b/>
          <w:bCs/>
          <w:color w:val="auto"/>
          <w:rPrChange w:id="2418" w:author="Camilo Andrés Díaz Gómez" w:date="2023-03-14T21:22:00Z">
            <w:rPr>
              <w:rFonts w:ascii="Times New Roman" w:eastAsiaTheme="minorHAnsi" w:hAnsi="Times New Roman" w:cs="Times New Roman"/>
              <w:color w:val="auto"/>
            </w:rPr>
          </w:rPrChange>
        </w:rPr>
        <w:t>Evaluación</w:t>
      </w:r>
      <w:bookmarkEnd w:id="2417"/>
    </w:p>
    <w:p w14:paraId="6BEB56FF" w14:textId="77777777" w:rsidR="00EE67FE" w:rsidRPr="00EE67FE" w:rsidRDefault="00EE67FE">
      <w:pPr>
        <w:pPrChange w:id="2419" w:author="Camilo Andrés Díaz Gómez" w:date="2023-03-17T00:48:00Z">
          <w:pPr>
            <w:pStyle w:val="PrrAPA"/>
            <w:ind w:firstLine="0"/>
          </w:pPr>
        </w:pPrChange>
      </w:pPr>
    </w:p>
    <w:p w14:paraId="3E315559" w14:textId="540F546B" w:rsidR="00616790" w:rsidRPr="00BD3055" w:rsidRDefault="004C4EDB">
      <w:pPr>
        <w:pStyle w:val="PrrAPA"/>
        <w:ind w:firstLine="720"/>
        <w:rPr>
          <w:color w:val="000000" w:themeColor="text1"/>
        </w:rPr>
        <w:pPrChange w:id="2420" w:author="Camilo Andrés Díaz Gómez" w:date="2023-03-17T00:48:00Z">
          <w:pPr>
            <w:pStyle w:val="PrrAPA"/>
            <w:ind w:firstLine="708"/>
          </w:pPr>
        </w:pPrChange>
      </w:pPr>
      <w:r w:rsidRPr="00BD3055">
        <w:rPr>
          <w:color w:val="000000" w:themeColor="text1"/>
        </w:rPr>
        <w:t>E</w:t>
      </w:r>
      <w:r w:rsidR="00616790" w:rsidRPr="00BD3055">
        <w:rPr>
          <w:color w:val="000000" w:themeColor="text1"/>
        </w:rPr>
        <w:t>valuar la efectividad del modelo, probar su generalización y asegurarse de que cumpla con los objetivos comerciales.</w:t>
      </w:r>
    </w:p>
    <w:p w14:paraId="05A41718" w14:textId="77777777" w:rsidR="00616790" w:rsidRPr="00BD3055" w:rsidRDefault="00616790" w:rsidP="00EE67FE">
      <w:pPr>
        <w:pStyle w:val="PrrAPA"/>
        <w:rPr>
          <w:color w:val="000000" w:themeColor="text1"/>
        </w:rPr>
      </w:pPr>
    </w:p>
    <w:p w14:paraId="16513413" w14:textId="7B086641" w:rsidR="004C4EDB" w:rsidRDefault="00616790" w:rsidP="00EE67FE">
      <w:pPr>
        <w:pStyle w:val="Ttulo3"/>
        <w:rPr>
          <w:ins w:id="2421" w:author="Camilo Andrés Díaz Gómez" w:date="2023-03-17T00:46:00Z"/>
          <w:rFonts w:ascii="Times New Roman" w:hAnsi="Times New Roman" w:cs="Times New Roman"/>
          <w:b/>
          <w:bCs/>
          <w:color w:val="auto"/>
        </w:rPr>
      </w:pPr>
      <w:bookmarkStart w:id="2422" w:name="_Toc130385276"/>
      <w:r w:rsidRPr="00C91454">
        <w:rPr>
          <w:rFonts w:ascii="Times New Roman" w:hAnsi="Times New Roman" w:cs="Times New Roman"/>
          <w:b/>
          <w:bCs/>
          <w:color w:val="auto"/>
          <w:rPrChange w:id="2423" w:author="Camilo Andrés Díaz Gómez" w:date="2023-03-14T21:22:00Z">
            <w:rPr>
              <w:rFonts w:ascii="Times New Roman" w:eastAsiaTheme="minorHAnsi" w:hAnsi="Times New Roman" w:cs="Times New Roman"/>
              <w:color w:val="auto"/>
            </w:rPr>
          </w:rPrChange>
        </w:rPr>
        <w:t>Despliegue</w:t>
      </w:r>
      <w:bookmarkEnd w:id="2422"/>
      <w:del w:id="2424" w:author="Camilo Andrés Díaz Gómez" w:date="2023-03-17T00:46:00Z">
        <w:r w:rsidR="004C4EDB" w:rsidRPr="00C91454" w:rsidDel="00EE67FE">
          <w:rPr>
            <w:rFonts w:ascii="Times New Roman" w:hAnsi="Times New Roman" w:cs="Times New Roman"/>
            <w:b/>
            <w:bCs/>
            <w:color w:val="auto"/>
            <w:rPrChange w:id="2425" w:author="Camilo Andrés Díaz Gómez" w:date="2023-03-14T21:22:00Z">
              <w:rPr>
                <w:rFonts w:ascii="Times New Roman" w:eastAsiaTheme="minorHAnsi" w:hAnsi="Times New Roman" w:cs="Times New Roman"/>
                <w:color w:val="auto"/>
              </w:rPr>
            </w:rPrChange>
          </w:rPr>
          <w:delText>.</w:delText>
        </w:r>
      </w:del>
    </w:p>
    <w:p w14:paraId="0C47CBAB" w14:textId="77777777" w:rsidR="00EE67FE" w:rsidRPr="00EE67FE" w:rsidRDefault="00EE67FE">
      <w:pPr>
        <w:pPrChange w:id="2426" w:author="Camilo Andrés Díaz Gómez" w:date="2023-03-17T00:48:00Z">
          <w:pPr>
            <w:pStyle w:val="PrrAPA"/>
            <w:ind w:firstLine="0"/>
          </w:pPr>
        </w:pPrChange>
      </w:pPr>
    </w:p>
    <w:p w14:paraId="0316AC72" w14:textId="3EAD382F" w:rsidR="00616790" w:rsidRPr="00BD3055" w:rsidRDefault="004C4EDB">
      <w:pPr>
        <w:pStyle w:val="PrrAPA"/>
        <w:ind w:firstLine="0"/>
        <w:rPr>
          <w:color w:val="000000" w:themeColor="text1"/>
        </w:rPr>
        <w:pPrChange w:id="2427" w:author="Camilo Andrés Díaz Gómez" w:date="2023-03-17T00:48:00Z">
          <w:pPr>
            <w:pStyle w:val="PrrAPA"/>
            <w:ind w:firstLine="708"/>
          </w:pPr>
        </w:pPrChange>
      </w:pPr>
      <w:r w:rsidRPr="00BD3055">
        <w:rPr>
          <w:color w:val="000000" w:themeColor="text1"/>
        </w:rPr>
        <w:t>I</w:t>
      </w:r>
      <w:r w:rsidR="00616790" w:rsidRPr="00BD3055">
        <w:rPr>
          <w:color w:val="000000" w:themeColor="text1"/>
        </w:rPr>
        <w:t>ntegración del modelo en el proceso de negocio y seguimiento de su rendimiento.</w:t>
      </w:r>
    </w:p>
    <w:p w14:paraId="17E231C9" w14:textId="77777777" w:rsidR="00616790" w:rsidRPr="00BD3055" w:rsidRDefault="00616790" w:rsidP="00EE67FE">
      <w:pPr>
        <w:pStyle w:val="PrrAPA"/>
        <w:rPr>
          <w:color w:val="5B9BD5" w:themeColor="accent5"/>
        </w:rPr>
      </w:pPr>
    </w:p>
    <w:p w14:paraId="5B9CB17B" w14:textId="77777777" w:rsidR="00616790" w:rsidRPr="00BD3055" w:rsidDel="00952EC4" w:rsidRDefault="00616790">
      <w:pPr>
        <w:pStyle w:val="PrrAPA"/>
        <w:ind w:firstLine="720"/>
        <w:rPr>
          <w:del w:id="2428" w:author="Camilo Andrés Díaz Gómez" w:date="2023-03-14T20:22:00Z"/>
        </w:rPr>
        <w:pPrChange w:id="2429" w:author="Camilo Andrés Díaz Gómez" w:date="2023-03-17T00:48:00Z">
          <w:pPr>
            <w:pStyle w:val="PrrAPA"/>
          </w:pPr>
        </w:pPrChange>
      </w:pPr>
      <w:r w:rsidRPr="00BD3055">
        <w:t xml:space="preserve">Para el presente proyecto de simulación de datos ambientales, la metodología CRISP-DM será utilizado para guiar el desarrollo del modelo de simulación. En la fase de Business </w:t>
      </w:r>
      <w:proofErr w:type="spellStart"/>
      <w:r w:rsidRPr="00BD3055">
        <w:t>Understanding</w:t>
      </w:r>
      <w:proofErr w:type="spellEnd"/>
      <w:r w:rsidRPr="00BD3055">
        <w:t>,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255194C6" w14:textId="1BB023B8" w:rsidR="00616790" w:rsidRPr="00BD3055" w:rsidDel="00952EC4" w:rsidRDefault="00616790">
      <w:pPr>
        <w:pStyle w:val="PrrAPA"/>
        <w:rPr>
          <w:del w:id="2430" w:author="Camilo Andrés Díaz Gómez" w:date="2023-03-14T20:22:00Z"/>
        </w:rPr>
      </w:pPr>
    </w:p>
    <w:p w14:paraId="4F571838" w14:textId="0B84526F" w:rsidR="001023B2" w:rsidRPr="00BD3055" w:rsidDel="00952EC4" w:rsidRDefault="001023B2">
      <w:pPr>
        <w:pStyle w:val="PrrAPA"/>
        <w:ind w:firstLine="0"/>
        <w:rPr>
          <w:del w:id="2431" w:author="Camilo Andrés Díaz Gómez" w:date="2023-03-14T20:22:00Z"/>
        </w:rPr>
        <w:pPrChange w:id="2432" w:author="Camilo Andrés Díaz Gómez" w:date="2023-03-17T00:48:00Z">
          <w:pPr>
            <w:pStyle w:val="PrrAPA"/>
          </w:pPr>
        </w:pPrChange>
      </w:pPr>
    </w:p>
    <w:p w14:paraId="19137B02" w14:textId="6E5B208C" w:rsidR="001023B2" w:rsidRPr="00BD3055" w:rsidDel="00952EC4" w:rsidRDefault="001023B2">
      <w:pPr>
        <w:pStyle w:val="PrrAPA"/>
        <w:ind w:firstLine="0"/>
        <w:rPr>
          <w:del w:id="2433" w:author="Camilo Andrés Díaz Gómez" w:date="2023-03-14T20:22:00Z"/>
        </w:rPr>
        <w:pPrChange w:id="2434" w:author="Camilo Andrés Díaz Gómez" w:date="2023-03-17T00:48:00Z">
          <w:pPr>
            <w:pStyle w:val="PrrAPA"/>
          </w:pPr>
        </w:pPrChange>
      </w:pPr>
    </w:p>
    <w:p w14:paraId="3513221D" w14:textId="38FC8BDA" w:rsidR="001023B2" w:rsidRPr="00BD3055" w:rsidDel="00952EC4" w:rsidRDefault="001023B2">
      <w:pPr>
        <w:pStyle w:val="PrrAPA"/>
        <w:ind w:firstLine="0"/>
        <w:rPr>
          <w:del w:id="2435" w:author="Camilo Andrés Díaz Gómez" w:date="2023-03-14T20:22:00Z"/>
        </w:rPr>
        <w:pPrChange w:id="2436" w:author="Camilo Andrés Díaz Gómez" w:date="2023-03-17T00:48:00Z">
          <w:pPr>
            <w:pStyle w:val="PrrAPA"/>
          </w:pPr>
        </w:pPrChange>
      </w:pPr>
    </w:p>
    <w:p w14:paraId="26D7DCB5" w14:textId="423AC287" w:rsidR="001023B2" w:rsidRPr="00BD3055" w:rsidRDefault="001023B2">
      <w:pPr>
        <w:pStyle w:val="PrrAPA"/>
        <w:ind w:firstLine="720"/>
        <w:pPrChange w:id="2437" w:author="Camilo Andrés Díaz Gómez" w:date="2023-03-17T00:48:00Z">
          <w:pPr>
            <w:pStyle w:val="PrrAPA"/>
          </w:pPr>
        </w:pPrChange>
      </w:pPr>
    </w:p>
    <w:p w14:paraId="6345866A" w14:textId="7D427462" w:rsidR="001023B2" w:rsidRPr="00BD3055" w:rsidRDefault="001023B2" w:rsidP="00EE67FE">
      <w:pPr>
        <w:pStyle w:val="PrrAPA"/>
      </w:pPr>
    </w:p>
    <w:p w14:paraId="2FB2F9F6" w14:textId="37DCD39E" w:rsidR="00952EC4" w:rsidRPr="00BD3055" w:rsidRDefault="00C87243" w:rsidP="00EE67FE">
      <w:pPr>
        <w:jc w:val="left"/>
        <w:rPr>
          <w:ins w:id="2438" w:author="Camilo Andrés Díaz Gómez" w:date="2023-03-14T20:22:00Z"/>
          <w:rFonts w:cs="Times New Roman"/>
          <w:i/>
          <w:iCs/>
          <w:color w:val="000000" w:themeColor="text1"/>
        </w:rPr>
      </w:pPr>
      <w:bookmarkStart w:id="2439" w:name="_Toc129721775"/>
      <w:ins w:id="2440" w:author="Steff Guzmán" w:date="2023-03-13T18:47:00Z">
        <w:r w:rsidRPr="00952EC4">
          <w:rPr>
            <w:rFonts w:cs="Times New Roman"/>
            <w:b/>
            <w:bCs/>
            <w:rPrChange w:id="2441" w:author="Camilo Andrés Díaz Gómez" w:date="2023-03-14T20:22:00Z">
              <w:rPr>
                <w:rFonts w:cs="Times New Roman"/>
              </w:rPr>
            </w:rPrChange>
          </w:rPr>
          <w:t xml:space="preserve">Figura </w:t>
        </w:r>
        <w:r w:rsidRPr="00952EC4">
          <w:rPr>
            <w:rFonts w:cs="Times New Roman"/>
            <w:b/>
            <w:bCs/>
            <w:rPrChange w:id="2442" w:author="Camilo Andrés Díaz Gómez" w:date="2023-03-14T20:22:00Z">
              <w:rPr>
                <w:rFonts w:cs="Times New Roman"/>
              </w:rPr>
            </w:rPrChange>
          </w:rPr>
          <w:fldChar w:fldCharType="begin"/>
        </w:r>
        <w:r w:rsidRPr="00952EC4">
          <w:rPr>
            <w:rFonts w:cs="Times New Roman"/>
            <w:b/>
            <w:bCs/>
            <w:rPrChange w:id="2443" w:author="Camilo Andrés Díaz Gómez" w:date="2023-03-14T20:22:00Z">
              <w:rPr>
                <w:rFonts w:cs="Times New Roman"/>
              </w:rPr>
            </w:rPrChange>
          </w:rPr>
          <w:instrText xml:space="preserve"> SEQ Figura \* ARABIC </w:instrText>
        </w:r>
      </w:ins>
      <w:r w:rsidRPr="00952EC4">
        <w:rPr>
          <w:rFonts w:cs="Times New Roman"/>
          <w:b/>
          <w:bCs/>
          <w:rPrChange w:id="2444" w:author="Camilo Andrés Díaz Gómez" w:date="2023-03-14T20:22:00Z">
            <w:rPr>
              <w:rFonts w:cs="Times New Roman"/>
            </w:rPr>
          </w:rPrChange>
        </w:rPr>
        <w:fldChar w:fldCharType="separate"/>
      </w:r>
      <w:ins w:id="2445" w:author="Steff Guzmán" w:date="2023-03-13T18:48:00Z">
        <w:r w:rsidRPr="00952EC4">
          <w:rPr>
            <w:rFonts w:cs="Times New Roman"/>
            <w:b/>
            <w:bCs/>
            <w:noProof/>
            <w:rPrChange w:id="2446" w:author="Camilo Andrés Díaz Gómez" w:date="2023-03-14T20:22:00Z">
              <w:rPr>
                <w:rFonts w:cs="Times New Roman"/>
                <w:noProof/>
              </w:rPr>
            </w:rPrChange>
          </w:rPr>
          <w:t>5</w:t>
        </w:r>
      </w:ins>
      <w:ins w:id="2447" w:author="Steff Guzmán" w:date="2023-03-13T18:47:00Z">
        <w:r w:rsidRPr="00952EC4">
          <w:rPr>
            <w:rFonts w:cs="Times New Roman"/>
            <w:b/>
            <w:bCs/>
            <w:rPrChange w:id="2448" w:author="Camilo Andrés Díaz Gómez" w:date="2023-03-14T20:22:00Z">
              <w:rPr>
                <w:rFonts w:cs="Times New Roman"/>
              </w:rPr>
            </w:rPrChange>
          </w:rPr>
          <w:fldChar w:fldCharType="end"/>
        </w:r>
      </w:ins>
      <w:ins w:id="2449" w:author="Camilo Andrés Díaz Gómez" w:date="2023-03-14T20:22:00Z">
        <w:r w:rsidR="00952EC4" w:rsidRPr="00952EC4">
          <w:rPr>
            <w:rFonts w:cs="Times New Roman"/>
            <w:i/>
            <w:iCs/>
            <w:color w:val="000000" w:themeColor="text1"/>
          </w:rPr>
          <w:t xml:space="preserve"> </w:t>
        </w:r>
        <w:r w:rsidR="00952EC4" w:rsidRPr="00BD3055">
          <w:rPr>
            <w:rFonts w:cs="Times New Roman"/>
            <w:i/>
            <w:iCs/>
            <w:color w:val="000000" w:themeColor="text1"/>
          </w:rPr>
          <w:t>Estructura de la metodología CRISP-DM</w:t>
        </w:r>
        <w:bookmarkEnd w:id="2439"/>
      </w:ins>
    </w:p>
    <w:p w14:paraId="7977D8AC" w14:textId="002C2039" w:rsidR="001023B2" w:rsidRPr="00BD3055" w:rsidRDefault="001023B2">
      <w:pPr>
        <w:pStyle w:val="Descripcin"/>
        <w:spacing w:line="360" w:lineRule="auto"/>
        <w:pPrChange w:id="2450" w:author="Camilo Andrés Díaz Gómez" w:date="2023-03-17T00:48:00Z">
          <w:pPr>
            <w:pStyle w:val="PrrAPA"/>
          </w:pPr>
        </w:pPrChange>
      </w:pPr>
    </w:p>
    <w:p w14:paraId="5A6F27D1" w14:textId="04F609A0" w:rsidR="00DC078A" w:rsidRPr="00BD3055" w:rsidDel="00C87243" w:rsidRDefault="0027258A">
      <w:pPr>
        <w:jc w:val="left"/>
        <w:rPr>
          <w:del w:id="2451" w:author="Steff Guzmán" w:date="2023-03-13T18:47:00Z"/>
          <w:rFonts w:cs="Times New Roman"/>
          <w:b/>
          <w:bCs/>
        </w:rPr>
      </w:pPr>
      <w:del w:id="2452" w:author="Steff Guzmán" w:date="2023-03-13T18:47:00Z">
        <w:r w:rsidRPr="00BD3055" w:rsidDel="00C87243">
          <w:rPr>
            <w:rFonts w:cs="Times New Roman"/>
            <w:b/>
            <w:bCs/>
          </w:rPr>
          <w:delText>Figura 5.</w:delText>
        </w:r>
      </w:del>
    </w:p>
    <w:p w14:paraId="41EEEB57" w14:textId="70596EC1" w:rsidR="0027258A" w:rsidRPr="00BD3055" w:rsidDel="00952EC4" w:rsidRDefault="003E2519">
      <w:pPr>
        <w:jc w:val="left"/>
        <w:rPr>
          <w:del w:id="2453" w:author="Camilo Andrés Díaz Gómez" w:date="2023-03-14T20:22:00Z"/>
          <w:rFonts w:cs="Times New Roman"/>
          <w:i/>
          <w:iCs/>
          <w:color w:val="000000" w:themeColor="text1"/>
        </w:rPr>
      </w:pPr>
      <w:del w:id="2454" w:author="Camilo Andrés Díaz Gómez" w:date="2023-03-14T20:22:00Z">
        <w:r w:rsidRPr="00BD3055" w:rsidDel="00952EC4">
          <w:rPr>
            <w:rFonts w:cs="Times New Roman"/>
            <w:i/>
            <w:iCs/>
            <w:color w:val="000000" w:themeColor="text1"/>
          </w:rPr>
          <w:delText>Estructura de la metodología CRISP-DM</w:delText>
        </w:r>
      </w:del>
    </w:p>
    <w:p w14:paraId="3AD90002" w14:textId="5445F04F" w:rsidR="0027258A" w:rsidRDefault="0027258A" w:rsidP="00EE67FE">
      <w:pPr>
        <w:jc w:val="center"/>
        <w:rPr>
          <w:ins w:id="2455" w:author="Camilo Andrés Díaz Gómez" w:date="2023-03-14T20:22:00Z"/>
          <w:rFonts w:cs="Times New Roman"/>
          <w:b/>
          <w:bCs/>
        </w:rPr>
      </w:pPr>
      <w:r w:rsidRPr="00BD3055">
        <w:rPr>
          <w:rFonts w:cs="Times New Roman"/>
          <w:noProof/>
          <w:color w:val="00B050"/>
        </w:rPr>
        <w:drawing>
          <wp:inline distT="0" distB="0" distL="0" distR="0" wp14:anchorId="4CA09254" wp14:editId="6E187599">
            <wp:extent cx="4107180" cy="2736454"/>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4112961" cy="2740305"/>
                    </a:xfrm>
                    <a:prstGeom prst="rect">
                      <a:avLst/>
                    </a:prstGeom>
                    <a:ln>
                      <a:noFill/>
                    </a:ln>
                    <a:extLst>
                      <a:ext uri="{53640926-AAD7-44D8-BBD7-CCE9431645EC}">
                        <a14:shadowObscured xmlns:a14="http://schemas.microsoft.com/office/drawing/2010/main"/>
                      </a:ext>
                    </a:extLst>
                  </pic:spPr>
                </pic:pic>
              </a:graphicData>
            </a:graphic>
          </wp:inline>
        </w:drawing>
      </w:r>
    </w:p>
    <w:p w14:paraId="1A20E569" w14:textId="77777777" w:rsidR="00952EC4" w:rsidRPr="00BD3055" w:rsidRDefault="00952EC4" w:rsidP="00EE67FE">
      <w:pPr>
        <w:jc w:val="center"/>
        <w:rPr>
          <w:ins w:id="2456" w:author="Camilo Andrés Díaz Gómez" w:date="2023-03-12T18:24:00Z"/>
          <w:rFonts w:cs="Times New Roman"/>
          <w:b/>
          <w:bCs/>
        </w:rPr>
      </w:pPr>
    </w:p>
    <w:p w14:paraId="3C3D15D0" w14:textId="796E3443" w:rsidR="00EF7707" w:rsidRPr="00BD3055" w:rsidRDefault="00DB0B24" w:rsidP="00EE67FE">
      <w:pPr>
        <w:jc w:val="left"/>
        <w:rPr>
          <w:ins w:id="2457" w:author="Camilo Andrés Díaz Gómez" w:date="2023-03-12T18:24:00Z"/>
          <w:rFonts w:cs="Times New Roman"/>
          <w:i/>
          <w:iCs/>
          <w:color w:val="000000" w:themeColor="text1"/>
        </w:rPr>
      </w:pPr>
      <w:ins w:id="2458" w:author="Steff Guzmán" w:date="2023-03-13T19:06:00Z">
        <w:r w:rsidRPr="00BD3055">
          <w:rPr>
            <w:rFonts w:cs="Times New Roman"/>
            <w:i/>
            <w:iCs/>
            <w:color w:val="000000" w:themeColor="text1"/>
          </w:rPr>
          <w:t xml:space="preserve">Fuente: </w:t>
        </w:r>
      </w:ins>
      <w:ins w:id="2459" w:author="Camilo Andrés Díaz Gómez" w:date="2023-03-12T18:24:00Z">
        <w:r w:rsidR="00EF7707" w:rsidRPr="00BD3055">
          <w:rPr>
            <w:rFonts w:cs="Times New Roman"/>
            <w:i/>
            <w:iCs/>
            <w:color w:val="000000" w:themeColor="text1"/>
          </w:rPr>
          <w:t>Elaboración propia</w:t>
        </w:r>
      </w:ins>
    </w:p>
    <w:p w14:paraId="02CA491D" w14:textId="77777777" w:rsidR="00EF7707" w:rsidRPr="00BD3055" w:rsidRDefault="00EF7707">
      <w:pPr>
        <w:jc w:val="left"/>
        <w:rPr>
          <w:rFonts w:cs="Times New Roman"/>
          <w:b/>
          <w:bCs/>
        </w:rPr>
        <w:pPrChange w:id="2460" w:author="Camilo Andrés Díaz Gómez" w:date="2023-03-17T00:48:00Z">
          <w:pPr>
            <w:jc w:val="center"/>
          </w:pPr>
        </w:pPrChange>
      </w:pPr>
    </w:p>
    <w:p w14:paraId="2F9C9297" w14:textId="481F43B4" w:rsidR="0027258A" w:rsidRDefault="0027258A" w:rsidP="00EE67FE">
      <w:pPr>
        <w:pStyle w:val="PrrAPA"/>
        <w:ind w:firstLine="0"/>
        <w:rPr>
          <w:ins w:id="2461" w:author="Camilo Andrés Díaz Gómez" w:date="2023-03-17T00:46:00Z"/>
          <w:b/>
          <w:bCs/>
          <w:color w:val="000000" w:themeColor="text1"/>
        </w:rPr>
      </w:pPr>
      <w:del w:id="2462" w:author="Camilo Andrés Díaz Gómez" w:date="2023-03-14T21:22:00Z">
        <w:r w:rsidRPr="00BD3055" w:rsidDel="00C91454">
          <w:rPr>
            <w:b/>
            <w:bCs/>
            <w:color w:val="000000" w:themeColor="text1"/>
          </w:rPr>
          <w:delText xml:space="preserve">Entendimiento </w:delText>
        </w:r>
      </w:del>
      <w:ins w:id="2463" w:author="Camilo Andrés Díaz Gómez" w:date="2023-03-15T18:38:00Z">
        <w:r w:rsidR="004D6B6A">
          <w:rPr>
            <w:b/>
            <w:bCs/>
            <w:color w:val="000000" w:themeColor="text1"/>
          </w:rPr>
          <w:t>Compresión</w:t>
        </w:r>
      </w:ins>
      <w:ins w:id="2464" w:author="Camilo Andrés Díaz Gómez" w:date="2023-03-14T21:22:00Z">
        <w:r w:rsidR="00C91454" w:rsidRPr="00BD3055">
          <w:rPr>
            <w:b/>
            <w:bCs/>
            <w:color w:val="000000" w:themeColor="text1"/>
          </w:rPr>
          <w:t xml:space="preserve"> </w:t>
        </w:r>
      </w:ins>
      <w:r w:rsidRPr="00BD3055">
        <w:rPr>
          <w:b/>
          <w:bCs/>
          <w:color w:val="000000" w:themeColor="text1"/>
        </w:rPr>
        <w:t>del negocio</w:t>
      </w:r>
    </w:p>
    <w:p w14:paraId="727523EF" w14:textId="77777777" w:rsidR="00EE67FE" w:rsidRPr="00BD3055" w:rsidRDefault="00EE67FE" w:rsidP="00EE67FE">
      <w:pPr>
        <w:pStyle w:val="PrrAPA"/>
        <w:ind w:firstLine="0"/>
        <w:rPr>
          <w:b/>
          <w:bCs/>
          <w:color w:val="000000" w:themeColor="text1"/>
        </w:rPr>
      </w:pPr>
    </w:p>
    <w:p w14:paraId="24B07F74" w14:textId="5FB4BA69" w:rsidR="0027258A" w:rsidRDefault="0027258A" w:rsidP="00EE67FE">
      <w:pPr>
        <w:pStyle w:val="PrrAPA"/>
        <w:ind w:firstLine="720"/>
        <w:rPr>
          <w:ins w:id="2465" w:author="Camilo Andrés Díaz Gómez" w:date="2023-03-17T00:46:00Z"/>
          <w:color w:val="000000" w:themeColor="text1"/>
        </w:rPr>
      </w:pPr>
      <w:r w:rsidRPr="00BD3055">
        <w:rPr>
          <w:color w:val="000000" w:themeColor="text1"/>
        </w:rPr>
        <w:t>En esta fase se entenderá el propósito del modelo, contexto del ámbito ambiental y climatológico, terminología, objetivos y búsqueda de la información.</w:t>
      </w:r>
    </w:p>
    <w:p w14:paraId="33603792" w14:textId="77777777" w:rsidR="00EE67FE" w:rsidRPr="00BD3055" w:rsidRDefault="00EE67FE">
      <w:pPr>
        <w:pStyle w:val="PrrAPA"/>
        <w:ind w:firstLine="720"/>
        <w:rPr>
          <w:color w:val="000000" w:themeColor="text1"/>
        </w:rPr>
        <w:pPrChange w:id="2466" w:author="Camilo Andrés Díaz Gómez" w:date="2023-03-17T00:48:00Z">
          <w:pPr>
            <w:pStyle w:val="PrrAPA"/>
          </w:pPr>
        </w:pPrChange>
      </w:pPr>
    </w:p>
    <w:p w14:paraId="22163B64" w14:textId="18A99B19" w:rsidR="0027258A" w:rsidRDefault="0027258A" w:rsidP="00EE67FE">
      <w:pPr>
        <w:pStyle w:val="PrrAPA"/>
        <w:ind w:firstLine="720"/>
        <w:rPr>
          <w:ins w:id="2467" w:author="Camilo Andrés Díaz Gómez" w:date="2023-03-15T19:01:00Z"/>
          <w:color w:val="000000" w:themeColor="text1"/>
        </w:rPr>
      </w:pPr>
      <w:r w:rsidRPr="00BD3055">
        <w:rPr>
          <w:color w:val="000000" w:themeColor="text1"/>
        </w:rPr>
        <w:t xml:space="preserve">Para esta fase se tuvo previsto una </w:t>
      </w:r>
      <w:del w:id="2468" w:author="Camilo Andrés Díaz Gómez" w:date="2023-03-15T18:38:00Z">
        <w:r w:rsidRPr="00BD3055" w:rsidDel="004D6B6A">
          <w:rPr>
            <w:color w:val="000000" w:themeColor="text1"/>
          </w:rPr>
          <w:delText xml:space="preserve">X </w:delText>
        </w:r>
      </w:del>
      <w:ins w:id="2469" w:author="Camilo Andrés Díaz Gómez" w:date="2023-03-15T18:38:00Z">
        <w:r w:rsidR="004D6B6A">
          <w:rPr>
            <w:color w:val="000000" w:themeColor="text1"/>
          </w:rPr>
          <w:t>5</w:t>
        </w:r>
        <w:r w:rsidR="004D6B6A" w:rsidRPr="00BD3055">
          <w:rPr>
            <w:color w:val="000000" w:themeColor="text1"/>
          </w:rPr>
          <w:t xml:space="preserve"> </w:t>
        </w:r>
      </w:ins>
      <w:r w:rsidRPr="00BD3055">
        <w:rPr>
          <w:color w:val="000000" w:themeColor="text1"/>
        </w:rPr>
        <w:t>semanas de investigación, entendimiento de los diferentes temas y búsqueda de los datos.</w:t>
      </w:r>
    </w:p>
    <w:p w14:paraId="3DAFC468" w14:textId="77777777" w:rsidR="00475EDD" w:rsidRPr="00BD3055" w:rsidRDefault="00475EDD">
      <w:pPr>
        <w:pStyle w:val="PrrAPA"/>
        <w:ind w:firstLine="720"/>
        <w:rPr>
          <w:color w:val="000000" w:themeColor="text1"/>
        </w:rPr>
        <w:pPrChange w:id="2470" w:author="Camilo Andrés Díaz Gómez" w:date="2023-03-17T00:48:00Z">
          <w:pPr>
            <w:pStyle w:val="PrrAPA"/>
          </w:pPr>
        </w:pPrChange>
      </w:pPr>
    </w:p>
    <w:p w14:paraId="49F13249" w14:textId="1F9CB111" w:rsidR="0027258A" w:rsidRDefault="0027258A" w:rsidP="00EE67FE">
      <w:pPr>
        <w:pStyle w:val="PrrAPA"/>
        <w:ind w:firstLine="0"/>
        <w:rPr>
          <w:ins w:id="2471" w:author="Camilo Andrés Díaz Gómez" w:date="2023-03-17T00:46:00Z"/>
          <w:b/>
          <w:bCs/>
          <w:i/>
          <w:iCs/>
          <w:color w:val="000000" w:themeColor="text1"/>
        </w:rPr>
      </w:pPr>
      <w:r w:rsidRPr="00BD3055">
        <w:rPr>
          <w:b/>
          <w:bCs/>
          <w:i/>
          <w:iCs/>
          <w:color w:val="000000" w:themeColor="text1"/>
        </w:rPr>
        <w:t>Tareas</w:t>
      </w:r>
    </w:p>
    <w:p w14:paraId="5941A65A" w14:textId="77777777" w:rsidR="00EE67FE" w:rsidRPr="00BD3055" w:rsidRDefault="00EE67FE" w:rsidP="00EE67FE">
      <w:pPr>
        <w:pStyle w:val="PrrAPA"/>
        <w:ind w:firstLine="0"/>
        <w:rPr>
          <w:b/>
          <w:bCs/>
          <w:i/>
          <w:iCs/>
          <w:color w:val="000000" w:themeColor="text1"/>
        </w:rPr>
      </w:pPr>
    </w:p>
    <w:p w14:paraId="2D31F5B5" w14:textId="77777777" w:rsidR="0027258A" w:rsidRPr="00BD3055" w:rsidRDefault="0027258A">
      <w:pPr>
        <w:spacing w:after="160"/>
        <w:ind w:firstLine="720"/>
        <w:rPr>
          <w:rFonts w:cs="Times New Roman"/>
          <w:b/>
          <w:bCs/>
          <w:iCs/>
          <w:color w:val="000000" w:themeColor="text1"/>
          <w:szCs w:val="24"/>
        </w:rPr>
        <w:pPrChange w:id="2472" w:author="Camilo Andrés Díaz Gómez" w:date="2023-03-17T00:48:00Z">
          <w:pPr>
            <w:spacing w:after="160"/>
            <w:ind w:firstLine="720"/>
            <w:jc w:val="left"/>
          </w:pPr>
        </w:pPrChange>
      </w:pPr>
      <w:r w:rsidRPr="00BD3055">
        <w:rPr>
          <w:rFonts w:cs="Times New Roman"/>
          <w:b/>
          <w:bCs/>
          <w:iCs/>
          <w:color w:val="000000" w:themeColor="text1"/>
          <w:szCs w:val="24"/>
        </w:rPr>
        <w:t>Actividad 1.</w:t>
      </w:r>
    </w:p>
    <w:p w14:paraId="4522F4E2" w14:textId="00AB478B" w:rsidR="0027258A" w:rsidDel="00A0414F" w:rsidRDefault="0027258A">
      <w:pPr>
        <w:pStyle w:val="PrrAPA"/>
        <w:rPr>
          <w:del w:id="2473" w:author="Camilo Andrés Díaz Gómez" w:date="2023-03-15T18:43:00Z"/>
        </w:rPr>
        <w:pPrChange w:id="2474" w:author="Camilo Andrés Díaz Gómez" w:date="2023-03-22T16:32:00Z">
          <w:pPr>
            <w:spacing w:after="160"/>
            <w:ind w:firstLine="720"/>
            <w:jc w:val="left"/>
          </w:pPr>
        </w:pPrChange>
      </w:pPr>
      <w:r w:rsidRPr="00BD3055">
        <w:lastRenderedPageBreak/>
        <w:t xml:space="preserve"> </w:t>
      </w:r>
      <w:ins w:id="2475" w:author="Camilo Andrés Díaz Gómez" w:date="2023-03-15T18:43:00Z">
        <w:r w:rsidR="004D6B6A" w:rsidRPr="004D6B6A">
          <w:t xml:space="preserve">Análisis de objetivos: En esta tarea se </w:t>
        </w:r>
      </w:ins>
      <w:ins w:id="2476" w:author="Camilo Andrés Díaz Gómez" w:date="2023-03-15T18:45:00Z">
        <w:r w:rsidR="004D6B6A" w:rsidRPr="004D6B6A">
          <w:t>realiza</w:t>
        </w:r>
        <w:r w:rsidR="004D6B6A">
          <w:t>rá</w:t>
        </w:r>
      </w:ins>
      <w:ins w:id="2477" w:author="Camilo Andrés Díaz Gómez" w:date="2023-03-15T18:43:00Z">
        <w:r w:rsidR="004D6B6A" w:rsidRPr="004D6B6A">
          <w:t xml:space="preserve"> un análisis detallado de los objetivos del proyecto</w:t>
        </w:r>
      </w:ins>
      <w:ins w:id="2478" w:author="Camilo Andrés Díaz Gómez" w:date="2023-03-21T10:56:00Z">
        <w:r w:rsidR="00DB7D3C">
          <w:t xml:space="preserve"> </w:t>
        </w:r>
      </w:ins>
      <w:ins w:id="2479" w:author="Camilo Andrés Díaz Gómez" w:date="2023-03-15T18:43:00Z">
        <w:r w:rsidR="004D6B6A" w:rsidRPr="004D6B6A">
          <w:t>que se va</w:t>
        </w:r>
      </w:ins>
      <w:ins w:id="2480" w:author="Camilo Andrés Díaz Gómez" w:date="2023-03-15T18:44:00Z">
        <w:r w:rsidR="004D6B6A">
          <w:t>n</w:t>
        </w:r>
      </w:ins>
      <w:ins w:id="2481" w:author="Camilo Andrés Díaz Gómez" w:date="2023-03-15T18:43:00Z">
        <w:r w:rsidR="004D6B6A" w:rsidRPr="004D6B6A">
          <w:t xml:space="preserve"> a llevar a cabo. Se </w:t>
        </w:r>
      </w:ins>
      <w:ins w:id="2482" w:author="Camilo Andrés Díaz Gómez" w:date="2023-03-15T18:47:00Z">
        <w:r w:rsidR="00A0414F" w:rsidRPr="004D6B6A">
          <w:t>defin</w:t>
        </w:r>
        <w:r w:rsidR="00A0414F">
          <w:t>irán</w:t>
        </w:r>
      </w:ins>
      <w:ins w:id="2483" w:author="Camilo Andrés Díaz Gómez" w:date="2023-03-15T18:43:00Z">
        <w:r w:rsidR="004D6B6A" w:rsidRPr="004D6B6A">
          <w:t xml:space="preserve"> los resultados esperados y se </w:t>
        </w:r>
      </w:ins>
      <w:ins w:id="2484" w:author="Camilo Andrés Díaz Gómez" w:date="2023-03-15T18:47:00Z">
        <w:r w:rsidR="00A0414F" w:rsidRPr="004D6B6A">
          <w:t>establec</w:t>
        </w:r>
        <w:r w:rsidR="00A0414F">
          <w:t>erán</w:t>
        </w:r>
      </w:ins>
      <w:ins w:id="2485" w:author="Camilo Andrés Díaz Gómez" w:date="2023-03-15T18:43:00Z">
        <w:r w:rsidR="004D6B6A" w:rsidRPr="004D6B6A">
          <w:t xml:space="preserve"> los criterios para medir el éxito del proyecto. </w:t>
        </w:r>
      </w:ins>
      <w:del w:id="2486" w:author="Camilo Andrés Díaz Gómez" w:date="2023-03-15T18:43:00Z">
        <w:r w:rsidRPr="00BD3055" w:rsidDel="004D6B6A">
          <w:delText>Análisis de objetivos.</w:delText>
        </w:r>
      </w:del>
    </w:p>
    <w:p w14:paraId="3457A239" w14:textId="77777777" w:rsidR="00A0414F" w:rsidRDefault="00A0414F">
      <w:pPr>
        <w:pStyle w:val="PrrAPA"/>
        <w:rPr>
          <w:ins w:id="2487" w:author="Camilo Andrés Díaz Gómez" w:date="2023-03-15T18:49:00Z"/>
        </w:rPr>
        <w:pPrChange w:id="2488" w:author="Camilo Andrés Díaz Gómez" w:date="2023-03-22T16:32:00Z">
          <w:pPr>
            <w:spacing w:after="160"/>
            <w:ind w:firstLine="720"/>
            <w:jc w:val="left"/>
          </w:pPr>
        </w:pPrChange>
      </w:pPr>
    </w:p>
    <w:p w14:paraId="066A6BD7" w14:textId="77777777" w:rsidR="004D6B6A" w:rsidRPr="00BD3055" w:rsidRDefault="004D6B6A">
      <w:pPr>
        <w:pStyle w:val="PrrAPA"/>
        <w:rPr>
          <w:ins w:id="2489" w:author="Camilo Andrés Díaz Gómez" w:date="2023-03-15T18:43:00Z"/>
        </w:rPr>
        <w:pPrChange w:id="2490" w:author="Camilo Andrés Díaz Gómez" w:date="2023-03-22T16:32:00Z">
          <w:pPr>
            <w:spacing w:after="160"/>
            <w:ind w:firstLine="720"/>
            <w:jc w:val="left"/>
          </w:pPr>
        </w:pPrChange>
      </w:pPr>
    </w:p>
    <w:p w14:paraId="0C12F88F" w14:textId="79EB6F79" w:rsidR="0027258A" w:rsidRDefault="0027258A" w:rsidP="00EE67FE">
      <w:pPr>
        <w:spacing w:after="160"/>
        <w:ind w:firstLine="720"/>
        <w:rPr>
          <w:ins w:id="2491"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2.</w:t>
      </w:r>
    </w:p>
    <w:p w14:paraId="58206BCB" w14:textId="77777777" w:rsidR="00EE67FE" w:rsidRPr="00BD3055" w:rsidRDefault="00EE67FE">
      <w:pPr>
        <w:pStyle w:val="PrrAPA"/>
        <w:pPrChange w:id="2492" w:author="Camilo Andrés Díaz Gómez" w:date="2023-03-22T16:32:00Z">
          <w:pPr>
            <w:spacing w:after="160"/>
            <w:ind w:firstLine="720"/>
            <w:jc w:val="left"/>
          </w:pPr>
        </w:pPrChange>
      </w:pPr>
    </w:p>
    <w:p w14:paraId="69195E30" w14:textId="593491E0" w:rsidR="0027258A" w:rsidDel="00A0414F" w:rsidRDefault="004D6B6A">
      <w:pPr>
        <w:pStyle w:val="PrrAPA"/>
        <w:rPr>
          <w:del w:id="2493" w:author="Camilo Andrés Díaz Gómez" w:date="2023-03-15T18:45:00Z"/>
          <w:iCs/>
          <w:color w:val="000000" w:themeColor="text1"/>
        </w:rPr>
        <w:pPrChange w:id="2494" w:author="Camilo Andrés Díaz Gómez" w:date="2023-03-22T16:32:00Z">
          <w:pPr>
            <w:spacing w:after="160"/>
            <w:ind w:firstLine="720"/>
            <w:jc w:val="left"/>
          </w:pPr>
        </w:pPrChange>
      </w:pPr>
      <w:ins w:id="2495" w:author="Camilo Andrés Díaz Gómez" w:date="2023-03-15T18:45:00Z">
        <w:r w:rsidRPr="004D6B6A">
          <w:rPr>
            <w:iCs/>
            <w:color w:val="000000" w:themeColor="text1"/>
          </w:rPr>
          <w:t xml:space="preserve">Diseño de justificación y pregunta problema: En esta actividad se </w:t>
        </w:r>
      </w:ins>
      <w:ins w:id="2496" w:author="Camilo Andrés Díaz Gómez" w:date="2023-03-15T18:47:00Z">
        <w:r w:rsidR="00A0414F" w:rsidRPr="004D6B6A">
          <w:rPr>
            <w:iCs/>
            <w:color w:val="000000" w:themeColor="text1"/>
          </w:rPr>
          <w:t>realiza</w:t>
        </w:r>
        <w:r w:rsidR="00A0414F">
          <w:rPr>
            <w:iCs/>
            <w:color w:val="000000" w:themeColor="text1"/>
          </w:rPr>
          <w:t>rá</w:t>
        </w:r>
      </w:ins>
      <w:ins w:id="2497" w:author="Camilo Andrés Díaz Gómez" w:date="2023-03-15T18:45:00Z">
        <w:r>
          <w:rPr>
            <w:iCs/>
            <w:color w:val="000000" w:themeColor="text1"/>
          </w:rPr>
          <w:t xml:space="preserve"> </w:t>
        </w:r>
        <w:r w:rsidRPr="004D6B6A">
          <w:rPr>
            <w:iCs/>
            <w:color w:val="000000" w:themeColor="text1"/>
          </w:rPr>
          <w:t xml:space="preserve">una justificación del proyecto o investigación, es decir, se </w:t>
        </w:r>
      </w:ins>
      <w:ins w:id="2498" w:author="Camilo Andrés Díaz Gómez" w:date="2023-03-15T18:48:00Z">
        <w:r w:rsidR="00A0414F" w:rsidRPr="004D6B6A">
          <w:rPr>
            <w:iCs/>
            <w:color w:val="000000" w:themeColor="text1"/>
          </w:rPr>
          <w:t>explica</w:t>
        </w:r>
        <w:r w:rsidR="00A0414F">
          <w:rPr>
            <w:iCs/>
            <w:color w:val="000000" w:themeColor="text1"/>
          </w:rPr>
          <w:t>rán</w:t>
        </w:r>
      </w:ins>
      <w:ins w:id="2499" w:author="Camilo Andrés Díaz Gómez" w:date="2023-03-15T18:45:00Z">
        <w:r w:rsidRPr="004D6B6A">
          <w:rPr>
            <w:iCs/>
            <w:color w:val="000000" w:themeColor="text1"/>
          </w:rPr>
          <w:t xml:space="preserve"> las razones por las cuales es importante llevar a cabo esta actividad. También se </w:t>
        </w:r>
      </w:ins>
      <w:ins w:id="2500" w:author="Camilo Andrés Díaz Gómez" w:date="2023-03-15T18:48:00Z">
        <w:r w:rsidR="00A0414F" w:rsidRPr="004D6B6A">
          <w:rPr>
            <w:iCs/>
            <w:color w:val="000000" w:themeColor="text1"/>
          </w:rPr>
          <w:t>plantea</w:t>
        </w:r>
        <w:r w:rsidR="00A0414F">
          <w:rPr>
            <w:iCs/>
            <w:color w:val="000000" w:themeColor="text1"/>
          </w:rPr>
          <w:t>rá</w:t>
        </w:r>
      </w:ins>
      <w:ins w:id="2501" w:author="Camilo Andrés Díaz Gómez" w:date="2023-03-15T18:45:00Z">
        <w:r w:rsidRPr="004D6B6A">
          <w:rPr>
            <w:iCs/>
            <w:color w:val="000000" w:themeColor="text1"/>
          </w:rPr>
          <w:t xml:space="preserve"> la pregunta problema, que es la cuestión que se busca</w:t>
        </w:r>
      </w:ins>
      <w:ins w:id="2502" w:author="Camilo Andrés Díaz Gómez" w:date="2023-03-15T18:48:00Z">
        <w:r w:rsidR="00A0414F">
          <w:rPr>
            <w:iCs/>
            <w:color w:val="000000" w:themeColor="text1"/>
          </w:rPr>
          <w:t>rá</w:t>
        </w:r>
      </w:ins>
      <w:ins w:id="2503" w:author="Camilo Andrés Díaz Gómez" w:date="2023-03-15T18:45:00Z">
        <w:r w:rsidRPr="004D6B6A">
          <w:rPr>
            <w:iCs/>
            <w:color w:val="000000" w:themeColor="text1"/>
          </w:rPr>
          <w:t xml:space="preserve"> responder con el proyecto o investigación.</w:t>
        </w:r>
      </w:ins>
      <w:del w:id="2504" w:author="Camilo Andrés Díaz Gómez" w:date="2023-03-15T18:45:00Z">
        <w:r w:rsidR="0027258A" w:rsidRPr="00BD3055" w:rsidDel="004D6B6A">
          <w:rPr>
            <w:iCs/>
            <w:color w:val="000000" w:themeColor="text1"/>
          </w:rPr>
          <w:delText>Diseño de justificación y pregunta problema.</w:delText>
        </w:r>
      </w:del>
    </w:p>
    <w:p w14:paraId="50CD15AA" w14:textId="77777777" w:rsidR="00A0414F" w:rsidRDefault="00A0414F">
      <w:pPr>
        <w:pStyle w:val="PrrAPA"/>
        <w:rPr>
          <w:ins w:id="2505" w:author="Camilo Andrés Díaz Gómez" w:date="2023-03-15T18:49:00Z"/>
          <w:iCs/>
          <w:color w:val="000000" w:themeColor="text1"/>
        </w:rPr>
        <w:pPrChange w:id="2506" w:author="Camilo Andrés Díaz Gómez" w:date="2023-03-22T16:32:00Z">
          <w:pPr>
            <w:spacing w:after="160"/>
            <w:ind w:firstLine="720"/>
            <w:jc w:val="left"/>
          </w:pPr>
        </w:pPrChange>
      </w:pPr>
    </w:p>
    <w:p w14:paraId="30CD856F" w14:textId="77777777" w:rsidR="004D6B6A" w:rsidRPr="00BD3055" w:rsidRDefault="004D6B6A">
      <w:pPr>
        <w:pStyle w:val="PrrAPA"/>
        <w:rPr>
          <w:ins w:id="2507" w:author="Camilo Andrés Díaz Gómez" w:date="2023-03-15T18:45:00Z"/>
        </w:rPr>
        <w:pPrChange w:id="2508" w:author="Camilo Andrés Díaz Gómez" w:date="2023-03-22T16:32:00Z">
          <w:pPr>
            <w:spacing w:after="160"/>
            <w:ind w:firstLine="720"/>
            <w:jc w:val="left"/>
          </w:pPr>
        </w:pPrChange>
      </w:pPr>
    </w:p>
    <w:p w14:paraId="6A45DE53" w14:textId="4DAC6F10" w:rsidR="0027258A" w:rsidRDefault="0027258A" w:rsidP="00EE67FE">
      <w:pPr>
        <w:spacing w:after="160"/>
        <w:ind w:firstLine="720"/>
        <w:rPr>
          <w:ins w:id="2509"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3.</w:t>
      </w:r>
    </w:p>
    <w:p w14:paraId="6B2D9C17" w14:textId="77777777" w:rsidR="00EE67FE" w:rsidRPr="00BD3055" w:rsidRDefault="00EE67FE">
      <w:pPr>
        <w:pStyle w:val="PrrAPA"/>
        <w:pPrChange w:id="2510" w:author="Camilo Andrés Díaz Gómez" w:date="2023-03-22T16:32:00Z">
          <w:pPr>
            <w:spacing w:after="160"/>
            <w:ind w:firstLine="720"/>
            <w:jc w:val="left"/>
          </w:pPr>
        </w:pPrChange>
      </w:pPr>
    </w:p>
    <w:p w14:paraId="0D3F3A59" w14:textId="2BE152CE" w:rsidR="0027258A" w:rsidDel="00A0414F" w:rsidRDefault="004D6B6A">
      <w:pPr>
        <w:pStyle w:val="PrrAPA"/>
        <w:rPr>
          <w:del w:id="2511" w:author="Camilo Andrés Díaz Gómez" w:date="2023-03-15T18:46:00Z"/>
        </w:rPr>
        <w:pPrChange w:id="2512" w:author="Camilo Andrés Díaz Gómez" w:date="2023-03-22T16:32:00Z">
          <w:pPr>
            <w:spacing w:after="160"/>
            <w:ind w:firstLine="720"/>
            <w:jc w:val="left"/>
          </w:pPr>
        </w:pPrChange>
      </w:pPr>
      <w:ins w:id="2513" w:author="Camilo Andrés Díaz Gómez" w:date="2023-03-15T18:46:00Z">
        <w:r w:rsidRPr="004D6B6A">
          <w:t xml:space="preserve">Generación de alcances y limitaciones: En esta tarea se </w:t>
        </w:r>
      </w:ins>
      <w:ins w:id="2514" w:author="Camilo Andrés Díaz Gómez" w:date="2023-03-15T18:48:00Z">
        <w:r w:rsidR="00A0414F" w:rsidRPr="004D6B6A">
          <w:t>establece</w:t>
        </w:r>
        <w:r w:rsidR="00A0414F">
          <w:t>rán</w:t>
        </w:r>
      </w:ins>
      <w:ins w:id="2515" w:author="Camilo Andrés Díaz Gómez" w:date="2023-03-15T18:46:00Z">
        <w:r w:rsidRPr="004D6B6A">
          <w:t xml:space="preserve"> los límites del proyecto o investigación, es decir, se </w:t>
        </w:r>
      </w:ins>
      <w:ins w:id="2516" w:author="Camilo Andrés Díaz Gómez" w:date="2023-03-15T18:48:00Z">
        <w:r w:rsidR="00A0414F" w:rsidRPr="004D6B6A">
          <w:t>defin</w:t>
        </w:r>
        <w:r w:rsidR="00A0414F">
          <w:t>irán</w:t>
        </w:r>
      </w:ins>
      <w:ins w:id="2517" w:author="Camilo Andrés Díaz Gómez" w:date="2023-03-15T18:46:00Z">
        <w:r w:rsidRPr="004D6B6A">
          <w:t xml:space="preserve"> las áreas que serán abarcadas y las que no. También se </w:t>
        </w:r>
      </w:ins>
      <w:ins w:id="2518" w:author="Camilo Andrés Díaz Gómez" w:date="2023-03-15T18:49:00Z">
        <w:r w:rsidR="00A0414F" w:rsidRPr="004D6B6A">
          <w:t>establece</w:t>
        </w:r>
        <w:r w:rsidR="00A0414F">
          <w:t xml:space="preserve">rán </w:t>
        </w:r>
      </w:ins>
      <w:ins w:id="2519" w:author="Camilo Andrés Díaz Gómez" w:date="2023-03-15T18:46:00Z">
        <w:r w:rsidRPr="004D6B6A">
          <w:t>los criterios para incluir o excluir información relevante para el proyecto.</w:t>
        </w:r>
      </w:ins>
      <w:del w:id="2520" w:author="Camilo Andrés Díaz Gómez" w:date="2023-03-15T18:46:00Z">
        <w:r w:rsidR="0027258A" w:rsidRPr="00BD3055" w:rsidDel="004D6B6A">
          <w:delText>Generación de alcances y limitaciones.</w:delText>
        </w:r>
      </w:del>
    </w:p>
    <w:p w14:paraId="7E327064" w14:textId="77777777" w:rsidR="00A0414F" w:rsidRDefault="00A0414F">
      <w:pPr>
        <w:pStyle w:val="PrrAPA"/>
        <w:rPr>
          <w:ins w:id="2521" w:author="Camilo Andrés Díaz Gómez" w:date="2023-03-15T18:49:00Z"/>
        </w:rPr>
        <w:pPrChange w:id="2522" w:author="Camilo Andrés Díaz Gómez" w:date="2023-03-22T16:32:00Z">
          <w:pPr>
            <w:spacing w:after="160"/>
            <w:ind w:firstLine="720"/>
            <w:jc w:val="left"/>
          </w:pPr>
        </w:pPrChange>
      </w:pPr>
    </w:p>
    <w:p w14:paraId="7EC8F594" w14:textId="77777777" w:rsidR="004D6B6A" w:rsidRPr="00BD3055" w:rsidRDefault="004D6B6A">
      <w:pPr>
        <w:pStyle w:val="PrrAPA"/>
        <w:rPr>
          <w:ins w:id="2523" w:author="Camilo Andrés Díaz Gómez" w:date="2023-03-15T18:46:00Z"/>
        </w:rPr>
        <w:pPrChange w:id="2524" w:author="Camilo Andrés Díaz Gómez" w:date="2023-03-22T16:32:00Z">
          <w:pPr>
            <w:spacing w:after="160"/>
            <w:ind w:firstLine="720"/>
            <w:jc w:val="left"/>
          </w:pPr>
        </w:pPrChange>
      </w:pPr>
    </w:p>
    <w:p w14:paraId="3FDF6F6A" w14:textId="240C4F39" w:rsidR="0027258A" w:rsidRDefault="0027258A" w:rsidP="00EE67FE">
      <w:pPr>
        <w:spacing w:after="160"/>
        <w:ind w:firstLine="720"/>
        <w:rPr>
          <w:ins w:id="2525"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4.</w:t>
      </w:r>
    </w:p>
    <w:p w14:paraId="0747F83B" w14:textId="77777777" w:rsidR="00EE67FE" w:rsidRPr="00BD3055" w:rsidRDefault="00EE67FE">
      <w:pPr>
        <w:pStyle w:val="PrrAPA"/>
        <w:pPrChange w:id="2526" w:author="Camilo Andrés Díaz Gómez" w:date="2023-03-22T16:32:00Z">
          <w:pPr>
            <w:spacing w:after="160"/>
            <w:ind w:firstLine="720"/>
            <w:jc w:val="left"/>
          </w:pPr>
        </w:pPrChange>
      </w:pPr>
    </w:p>
    <w:p w14:paraId="4DAE12D1" w14:textId="49755EAF" w:rsidR="0027258A" w:rsidDel="00A0414F" w:rsidRDefault="004D6B6A">
      <w:pPr>
        <w:pStyle w:val="PrrAPA"/>
        <w:rPr>
          <w:del w:id="2527" w:author="Camilo Andrés Díaz Gómez" w:date="2023-03-15T18:46:00Z"/>
        </w:rPr>
        <w:pPrChange w:id="2528" w:author="Camilo Andrés Díaz Gómez" w:date="2023-03-22T16:32:00Z">
          <w:pPr>
            <w:spacing w:after="160"/>
            <w:ind w:firstLine="720"/>
            <w:jc w:val="left"/>
          </w:pPr>
        </w:pPrChange>
      </w:pPr>
      <w:ins w:id="2529" w:author="Camilo Andrés Díaz Gómez" w:date="2023-03-15T18:46:00Z">
        <w:r w:rsidRPr="004D6B6A">
          <w:t xml:space="preserve">Marco conceptual: En esta actividad se </w:t>
        </w:r>
      </w:ins>
      <w:ins w:id="2530" w:author="Camilo Andrés Díaz Gómez" w:date="2023-03-15T18:49:00Z">
        <w:r w:rsidR="00A0414F" w:rsidRPr="004D6B6A">
          <w:t>realiza</w:t>
        </w:r>
        <w:r w:rsidR="00A0414F">
          <w:t>rá</w:t>
        </w:r>
      </w:ins>
      <w:ins w:id="2531" w:author="Camilo Andrés Díaz Gómez" w:date="2023-03-15T18:46:00Z">
        <w:r w:rsidRPr="004D6B6A">
          <w:t xml:space="preserve"> un análisis detallado de los conceptos teóricos y/o prácticos que se relaciona</w:t>
        </w:r>
      </w:ins>
      <w:ins w:id="2532" w:author="Camilo Andrés Díaz Gómez" w:date="2023-03-15T18:49:00Z">
        <w:r w:rsidR="00A0414F">
          <w:t>ran</w:t>
        </w:r>
      </w:ins>
      <w:ins w:id="2533" w:author="Camilo Andrés Díaz Gómez" w:date="2023-03-15T18:46:00Z">
        <w:r w:rsidRPr="004D6B6A">
          <w:t xml:space="preserve"> con el proyecto o investigación. Se </w:t>
        </w:r>
      </w:ins>
      <w:ins w:id="2534" w:author="Camilo Andrés Díaz Gómez" w:date="2023-03-15T18:49:00Z">
        <w:r w:rsidR="00A0414F" w:rsidRPr="004D6B6A">
          <w:t>busca</w:t>
        </w:r>
        <w:r w:rsidR="00A0414F">
          <w:t>rá</w:t>
        </w:r>
      </w:ins>
      <w:ins w:id="2535" w:author="Camilo Andrés Díaz Gómez" w:date="2023-03-15T18:46:00Z">
        <w:r w:rsidRPr="004D6B6A">
          <w:t xml:space="preserve"> establecer una base teórica sólida que permita entender los conceptos y principios detrás del proyecto.</w:t>
        </w:r>
      </w:ins>
      <w:del w:id="2536" w:author="Camilo Andrés Díaz Gómez" w:date="2023-03-15T18:46:00Z">
        <w:r w:rsidR="0027258A" w:rsidRPr="00BD3055" w:rsidDel="004D6B6A">
          <w:delText>Marco conceptual.</w:delText>
        </w:r>
      </w:del>
    </w:p>
    <w:p w14:paraId="36BE4122" w14:textId="77777777" w:rsidR="00A0414F" w:rsidRDefault="00A0414F">
      <w:pPr>
        <w:pStyle w:val="PrrAPA"/>
        <w:rPr>
          <w:ins w:id="2537" w:author="Camilo Andrés Díaz Gómez" w:date="2023-03-15T18:49:00Z"/>
        </w:rPr>
        <w:pPrChange w:id="2538" w:author="Camilo Andrés Díaz Gómez" w:date="2023-03-22T16:32:00Z">
          <w:pPr>
            <w:spacing w:after="160"/>
            <w:ind w:firstLine="720"/>
            <w:jc w:val="left"/>
          </w:pPr>
        </w:pPrChange>
      </w:pPr>
    </w:p>
    <w:p w14:paraId="4BBBBAE4" w14:textId="77777777" w:rsidR="004D6B6A" w:rsidRPr="00BD3055" w:rsidRDefault="004D6B6A">
      <w:pPr>
        <w:pStyle w:val="PrrAPA"/>
        <w:rPr>
          <w:ins w:id="2539" w:author="Camilo Andrés Díaz Gómez" w:date="2023-03-15T18:46:00Z"/>
        </w:rPr>
        <w:pPrChange w:id="2540" w:author="Camilo Andrés Díaz Gómez" w:date="2023-03-22T16:32:00Z">
          <w:pPr>
            <w:spacing w:after="160"/>
            <w:ind w:firstLine="720"/>
            <w:jc w:val="left"/>
          </w:pPr>
        </w:pPrChange>
      </w:pPr>
    </w:p>
    <w:p w14:paraId="601B77DA" w14:textId="20390FB4" w:rsidR="0027258A" w:rsidRDefault="0027258A" w:rsidP="00EE67FE">
      <w:pPr>
        <w:spacing w:after="160"/>
        <w:ind w:firstLine="720"/>
        <w:rPr>
          <w:ins w:id="2541"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5.</w:t>
      </w:r>
    </w:p>
    <w:p w14:paraId="481C2C74" w14:textId="77777777" w:rsidR="00EE67FE" w:rsidRPr="00BD3055" w:rsidRDefault="00EE67FE">
      <w:pPr>
        <w:pStyle w:val="PrrAPA"/>
        <w:pPrChange w:id="2542" w:author="Camilo Andrés Díaz Gómez" w:date="2023-03-22T16:33:00Z">
          <w:pPr>
            <w:spacing w:after="160"/>
            <w:ind w:firstLine="720"/>
            <w:jc w:val="left"/>
          </w:pPr>
        </w:pPrChange>
      </w:pPr>
    </w:p>
    <w:p w14:paraId="2A14B564" w14:textId="4050D1A3" w:rsidR="0027258A" w:rsidRDefault="00A0414F">
      <w:pPr>
        <w:pStyle w:val="PrrAPA"/>
        <w:rPr>
          <w:ins w:id="2543" w:author="Camilo Andrés Díaz Gómez" w:date="2023-03-15T18:49:00Z"/>
          <w:iCs/>
          <w:color w:val="000000" w:themeColor="text1"/>
        </w:rPr>
        <w:pPrChange w:id="2544" w:author="Camilo Andrés Díaz Gómez" w:date="2023-03-22T16:33:00Z">
          <w:pPr>
            <w:spacing w:after="160"/>
            <w:ind w:firstLine="720"/>
            <w:jc w:val="left"/>
          </w:pPr>
        </w:pPrChange>
      </w:pPr>
      <w:ins w:id="2545" w:author="Camilo Andrés Díaz Gómez" w:date="2023-03-15T18:49:00Z">
        <w:r w:rsidRPr="00A0414F">
          <w:rPr>
            <w:iCs/>
            <w:color w:val="000000" w:themeColor="text1"/>
          </w:rPr>
          <w:t>Búsqueda de antecedentes: En esta tarea se busca</w:t>
        </w:r>
        <w:r>
          <w:rPr>
            <w:iCs/>
            <w:color w:val="000000" w:themeColor="text1"/>
          </w:rPr>
          <w:t>rá</w:t>
        </w:r>
        <w:r w:rsidRPr="00A0414F">
          <w:rPr>
            <w:iCs/>
            <w:color w:val="000000" w:themeColor="text1"/>
          </w:rPr>
          <w:t xml:space="preserve"> información relevante previa que se haya llevado a cabo sobre el tema del proyecto o investigación. Se </w:t>
        </w:r>
      </w:ins>
      <w:ins w:id="2546" w:author="Camilo Andrés Díaz Gómez" w:date="2023-03-15T18:50:00Z">
        <w:r w:rsidRPr="00A0414F">
          <w:rPr>
            <w:iCs/>
            <w:color w:val="000000" w:themeColor="text1"/>
          </w:rPr>
          <w:t>busca</w:t>
        </w:r>
        <w:r>
          <w:rPr>
            <w:iCs/>
            <w:color w:val="000000" w:themeColor="text1"/>
          </w:rPr>
          <w:t>rá</w:t>
        </w:r>
      </w:ins>
      <w:ins w:id="2547" w:author="Camilo Andrés Díaz Gómez" w:date="2023-03-15T18:49:00Z">
        <w:r w:rsidRPr="00A0414F">
          <w:rPr>
            <w:iCs/>
            <w:color w:val="000000" w:themeColor="text1"/>
          </w:rPr>
          <w:t xml:space="preserve"> identificar los resultados de investigaciones previas y los enfoques que se han utilizado.</w:t>
        </w:r>
      </w:ins>
      <w:del w:id="2548" w:author="Camilo Andrés Díaz Gómez" w:date="2023-03-15T18:49:00Z">
        <w:r w:rsidR="0027258A" w:rsidRPr="00BD3055" w:rsidDel="00A0414F">
          <w:rPr>
            <w:iCs/>
            <w:color w:val="000000" w:themeColor="text1"/>
          </w:rPr>
          <w:delText>Búsqueda de antecedentes.</w:delText>
        </w:r>
      </w:del>
    </w:p>
    <w:p w14:paraId="431E2B9D" w14:textId="77777777" w:rsidR="00A0414F" w:rsidRPr="00BD3055" w:rsidRDefault="00A0414F">
      <w:pPr>
        <w:spacing w:after="160"/>
        <w:ind w:firstLine="720"/>
        <w:rPr>
          <w:rFonts w:cs="Times New Roman"/>
          <w:iCs/>
          <w:color w:val="000000" w:themeColor="text1"/>
          <w:szCs w:val="24"/>
        </w:rPr>
        <w:pPrChange w:id="2549" w:author="Camilo Andrés Díaz Gómez" w:date="2023-03-17T00:48:00Z">
          <w:pPr>
            <w:spacing w:after="160"/>
            <w:ind w:firstLine="720"/>
            <w:jc w:val="left"/>
          </w:pPr>
        </w:pPrChange>
      </w:pPr>
    </w:p>
    <w:p w14:paraId="54E12473" w14:textId="4B1076FB" w:rsidR="0027258A" w:rsidRDefault="0027258A" w:rsidP="00EE67FE">
      <w:pPr>
        <w:spacing w:after="160"/>
        <w:ind w:firstLine="720"/>
        <w:rPr>
          <w:ins w:id="2550" w:author="Camilo Andrés Díaz Gómez" w:date="2023-03-17T00:46:00Z"/>
          <w:rFonts w:cs="Times New Roman"/>
          <w:b/>
          <w:bCs/>
          <w:iCs/>
          <w:color w:val="000000" w:themeColor="text1"/>
          <w:szCs w:val="24"/>
        </w:rPr>
      </w:pPr>
      <w:r w:rsidRPr="00BD3055">
        <w:rPr>
          <w:rFonts w:cs="Times New Roman"/>
          <w:b/>
          <w:bCs/>
          <w:iCs/>
          <w:color w:val="000000" w:themeColor="text1"/>
          <w:szCs w:val="24"/>
        </w:rPr>
        <w:t>Actividad 6.</w:t>
      </w:r>
    </w:p>
    <w:p w14:paraId="51B16B80" w14:textId="77777777" w:rsidR="00EE67FE" w:rsidRPr="00BD3055" w:rsidRDefault="00EE67FE">
      <w:pPr>
        <w:pStyle w:val="PrrAPA"/>
        <w:pPrChange w:id="2551" w:author="Camilo Andrés Díaz Gómez" w:date="2023-03-22T16:33:00Z">
          <w:pPr>
            <w:spacing w:after="160"/>
            <w:ind w:firstLine="720"/>
            <w:jc w:val="left"/>
          </w:pPr>
        </w:pPrChange>
      </w:pPr>
    </w:p>
    <w:p w14:paraId="777F9285" w14:textId="62602442" w:rsidR="0027258A" w:rsidRDefault="00A0414F">
      <w:pPr>
        <w:pStyle w:val="PrrAPA"/>
        <w:rPr>
          <w:ins w:id="2552" w:author="Camilo Andrés Díaz Gómez" w:date="2023-03-15T18:50:00Z"/>
        </w:rPr>
        <w:pPrChange w:id="2553" w:author="Camilo Andrés Díaz Gómez" w:date="2023-03-22T16:33:00Z">
          <w:pPr>
            <w:spacing w:after="160"/>
            <w:ind w:firstLine="720"/>
            <w:jc w:val="left"/>
          </w:pPr>
        </w:pPrChange>
      </w:pPr>
      <w:ins w:id="2554" w:author="Camilo Andrés Díaz Gómez" w:date="2023-03-15T18:50:00Z">
        <w:r w:rsidRPr="00A0414F">
          <w:t xml:space="preserve">Socialización y aprobación del documento: En esta tarea se </w:t>
        </w:r>
      </w:ins>
      <w:ins w:id="2555" w:author="Camilo Andrés Díaz Gómez" w:date="2023-03-17T00:47:00Z">
        <w:r w:rsidR="00EE67FE" w:rsidRPr="00A0414F">
          <w:t>socializa</w:t>
        </w:r>
        <w:r w:rsidR="00EE67FE">
          <w:t>rá</w:t>
        </w:r>
      </w:ins>
      <w:ins w:id="2556" w:author="Camilo Andrés Díaz Gómez" w:date="2023-03-15T18:50:00Z">
        <w:r w:rsidRPr="00A0414F">
          <w:t xml:space="preserve"> el documento que se ha generado hasta el momento con las partes interesadas y se busca</w:t>
        </w:r>
      </w:ins>
      <w:ins w:id="2557" w:author="Camilo Andrés Díaz Gómez" w:date="2023-03-15T18:51:00Z">
        <w:r>
          <w:t xml:space="preserve">ra </w:t>
        </w:r>
      </w:ins>
      <w:ins w:id="2558" w:author="Camilo Andrés Díaz Gómez" w:date="2023-03-15T18:50:00Z">
        <w:r w:rsidRPr="00A0414F">
          <w:t>obtener su aprobación. Se pueden realizar ajustes en función de los comentarios y sugerencias que se reciban.</w:t>
        </w:r>
      </w:ins>
      <w:del w:id="2559" w:author="Camilo Andrés Díaz Gómez" w:date="2023-03-15T18:50:00Z">
        <w:r w:rsidR="0027258A" w:rsidRPr="00BD3055" w:rsidDel="00A0414F">
          <w:delText>Socialización y aprobación del documento.</w:delText>
        </w:r>
      </w:del>
    </w:p>
    <w:p w14:paraId="0ADE76BE" w14:textId="77777777" w:rsidR="00A0414F" w:rsidRPr="00BD3055" w:rsidRDefault="00A0414F">
      <w:pPr>
        <w:pStyle w:val="Normal1"/>
        <w:pPrChange w:id="2560" w:author="Camilo Andrés Díaz Gómez" w:date="2023-03-22T16:33:00Z">
          <w:pPr>
            <w:spacing w:after="160"/>
            <w:ind w:firstLine="720"/>
            <w:jc w:val="left"/>
          </w:pPr>
        </w:pPrChange>
      </w:pPr>
    </w:p>
    <w:p w14:paraId="283B55D2" w14:textId="15C883A2" w:rsidR="0027258A" w:rsidRDefault="0027258A" w:rsidP="00EE67FE">
      <w:pPr>
        <w:spacing w:after="160"/>
        <w:ind w:firstLine="720"/>
        <w:rPr>
          <w:ins w:id="2561"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7.</w:t>
      </w:r>
    </w:p>
    <w:p w14:paraId="486E91A0" w14:textId="77777777" w:rsidR="00EE67FE" w:rsidRPr="00E30F2C" w:rsidRDefault="00EE67FE">
      <w:pPr>
        <w:pStyle w:val="PrrAPA"/>
        <w:pPrChange w:id="2562" w:author="Camilo Andrés Díaz Gómez" w:date="2023-03-22T16:33:00Z">
          <w:pPr>
            <w:spacing w:after="160"/>
            <w:ind w:firstLine="720"/>
            <w:jc w:val="left"/>
          </w:pPr>
        </w:pPrChange>
      </w:pPr>
    </w:p>
    <w:p w14:paraId="7424E64F" w14:textId="156F3864" w:rsidR="0027258A" w:rsidDel="00800E27" w:rsidRDefault="00A0414F">
      <w:pPr>
        <w:pStyle w:val="PrrAPA"/>
        <w:rPr>
          <w:del w:id="2563" w:author="Camilo Andrés Díaz Gómez" w:date="2023-03-15T18:51:00Z"/>
        </w:rPr>
        <w:pPrChange w:id="2564" w:author="Camilo Andrés Díaz Gómez" w:date="2023-03-22T16:33:00Z">
          <w:pPr>
            <w:spacing w:after="160"/>
            <w:ind w:firstLine="720"/>
          </w:pPr>
        </w:pPrChange>
      </w:pPr>
      <w:ins w:id="2565" w:author="Camilo Andrés Díaz Gómez" w:date="2023-03-15T18:51:00Z">
        <w:r w:rsidRPr="00A0414F">
          <w:t>Correcciones del documento: En esta tarea se realiza</w:t>
        </w:r>
        <w:r>
          <w:t>rán</w:t>
        </w:r>
        <w:r w:rsidRPr="00A0414F">
          <w:t xml:space="preserve"> las correcciones necesarias en el documento en función de los comentarios y sugerencias recibidos durante la socialización y aprobación del documento.</w:t>
        </w:r>
      </w:ins>
      <w:del w:id="2566" w:author="Camilo Andrés Díaz Gómez" w:date="2023-03-15T18:51:00Z">
        <w:r w:rsidR="0027258A" w:rsidRPr="00BD3055" w:rsidDel="00A0414F">
          <w:delText>Correcciones del documento.</w:delText>
        </w:r>
      </w:del>
    </w:p>
    <w:p w14:paraId="66D3198F" w14:textId="77777777" w:rsidR="00800E27" w:rsidRDefault="00800E27">
      <w:pPr>
        <w:pStyle w:val="PrrAPA"/>
        <w:rPr>
          <w:ins w:id="2567" w:author="Camilo Andrés Díaz Gómez" w:date="2023-03-15T20:14:00Z"/>
        </w:rPr>
        <w:pPrChange w:id="2568" w:author="Camilo Andrés Díaz Gómez" w:date="2023-03-22T16:33:00Z">
          <w:pPr>
            <w:spacing w:after="160"/>
            <w:ind w:firstLine="720"/>
            <w:jc w:val="left"/>
          </w:pPr>
        </w:pPrChange>
      </w:pPr>
    </w:p>
    <w:p w14:paraId="5E379AD9" w14:textId="77777777" w:rsidR="00A0414F" w:rsidRPr="00BD3055" w:rsidRDefault="00A0414F">
      <w:pPr>
        <w:pStyle w:val="PrrAPA"/>
        <w:rPr>
          <w:ins w:id="2569" w:author="Camilo Andrés Díaz Gómez" w:date="2023-03-15T18:51:00Z"/>
        </w:rPr>
        <w:pPrChange w:id="2570" w:author="Camilo Andrés Díaz Gómez" w:date="2023-03-22T16:33:00Z">
          <w:pPr>
            <w:spacing w:after="160"/>
            <w:ind w:firstLine="720"/>
            <w:jc w:val="left"/>
          </w:pPr>
        </w:pPrChange>
      </w:pPr>
    </w:p>
    <w:p w14:paraId="3AF48286" w14:textId="659141D8" w:rsidR="0027258A" w:rsidRDefault="0027258A" w:rsidP="00EE67FE">
      <w:pPr>
        <w:spacing w:after="160"/>
        <w:ind w:firstLine="720"/>
        <w:rPr>
          <w:ins w:id="2571"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8.</w:t>
      </w:r>
    </w:p>
    <w:p w14:paraId="1097F23C" w14:textId="77777777" w:rsidR="00EE67FE" w:rsidRPr="00BD3055" w:rsidRDefault="00EE67FE">
      <w:pPr>
        <w:pStyle w:val="PrrAPA"/>
        <w:pPrChange w:id="2572" w:author="Camilo Andrés Díaz Gómez" w:date="2023-03-22T16:33:00Z">
          <w:pPr>
            <w:spacing w:after="160"/>
            <w:ind w:firstLine="720"/>
            <w:jc w:val="left"/>
          </w:pPr>
        </w:pPrChange>
      </w:pPr>
    </w:p>
    <w:p w14:paraId="5D6C3A7B" w14:textId="77777777" w:rsidR="00475EDD" w:rsidRPr="00475EDD" w:rsidRDefault="00A0414F" w:rsidP="00E30F2C">
      <w:pPr>
        <w:pStyle w:val="PrrAPA"/>
        <w:rPr>
          <w:ins w:id="2573" w:author="Camilo Andrés Díaz Gómez" w:date="2023-03-15T18:59:00Z"/>
          <w:iCs/>
          <w:color w:val="000000" w:themeColor="text1"/>
        </w:rPr>
      </w:pPr>
      <w:ins w:id="2574" w:author="Camilo Andrés Díaz Gómez" w:date="2023-03-15T18:51:00Z">
        <w:r w:rsidRPr="00A0414F">
          <w:rPr>
            <w:iCs/>
            <w:color w:val="000000" w:themeColor="text1"/>
          </w:rPr>
          <w:t xml:space="preserve">Base de conocimiento: </w:t>
        </w:r>
      </w:ins>
      <w:ins w:id="2575" w:author="Camilo Andrés Díaz Gómez" w:date="2023-03-15T18:59:00Z">
        <w:r w:rsidR="00475EDD" w:rsidRPr="00475EDD">
          <w:rPr>
            <w:iCs/>
            <w:color w:val="000000" w:themeColor="text1"/>
          </w:rPr>
          <w:t>En esta tarea se establecerá una base de conocimiento sólida y completa que incluya todos los aspectos relevantes para el desarrollo del proyecto. Esto puede incluir información tanto práctica como teórica. Por ejemplo, es necesario comprender los modelos de Machine Learning que se utilizarán en el proyecto, así como los aspectos prácticos relacionados con la programación, el entrenamiento y la evaluación de estos modelos.</w:t>
        </w:r>
      </w:ins>
    </w:p>
    <w:p w14:paraId="1C0C7B0B" w14:textId="77777777" w:rsidR="00475EDD" w:rsidRPr="00475EDD" w:rsidRDefault="00475EDD" w:rsidP="00E30F2C">
      <w:pPr>
        <w:pStyle w:val="PrrAPA"/>
        <w:rPr>
          <w:ins w:id="2576" w:author="Camilo Andrés Díaz Gómez" w:date="2023-03-15T18:59:00Z"/>
          <w:iCs/>
          <w:color w:val="000000" w:themeColor="text1"/>
        </w:rPr>
      </w:pPr>
    </w:p>
    <w:p w14:paraId="25D9203A" w14:textId="3CAF8414" w:rsidR="00475EDD" w:rsidRPr="00475EDD" w:rsidRDefault="00475EDD" w:rsidP="00E30F2C">
      <w:pPr>
        <w:pStyle w:val="PrrAPA"/>
        <w:rPr>
          <w:ins w:id="2577" w:author="Camilo Andrés Díaz Gómez" w:date="2023-03-15T18:59:00Z"/>
          <w:iCs/>
          <w:color w:val="000000" w:themeColor="text1"/>
        </w:rPr>
      </w:pPr>
      <w:ins w:id="2578" w:author="Camilo Andrés Díaz Gómez" w:date="2023-03-15T18:59:00Z">
        <w:r w:rsidRPr="00475EDD">
          <w:rPr>
            <w:iCs/>
            <w:color w:val="000000" w:themeColor="text1"/>
          </w:rPr>
          <w:t>Además, se investigar</w:t>
        </w:r>
      </w:ins>
      <w:ins w:id="2579" w:author="Camilo Andrés Díaz Gómez" w:date="2023-03-15T19:00:00Z">
        <w:r>
          <w:rPr>
            <w:iCs/>
            <w:color w:val="000000" w:themeColor="text1"/>
          </w:rPr>
          <w:t xml:space="preserve">á </w:t>
        </w:r>
      </w:ins>
      <w:ins w:id="2580" w:author="Camilo Andrés Díaz Gómez" w:date="2023-03-15T18:59:00Z">
        <w:r w:rsidRPr="00475EDD">
          <w:rPr>
            <w:iCs/>
            <w:color w:val="000000" w:themeColor="text1"/>
          </w:rPr>
          <w:t xml:space="preserve">y </w:t>
        </w:r>
      </w:ins>
      <w:ins w:id="2581" w:author="Camilo Andrés Díaz Gómez" w:date="2023-03-15T19:00:00Z">
        <w:r w:rsidRPr="00475EDD">
          <w:rPr>
            <w:iCs/>
            <w:color w:val="000000" w:themeColor="text1"/>
          </w:rPr>
          <w:t>analizar</w:t>
        </w:r>
        <w:r>
          <w:rPr>
            <w:iCs/>
            <w:color w:val="000000" w:themeColor="text1"/>
          </w:rPr>
          <w:t>á</w:t>
        </w:r>
      </w:ins>
      <w:ins w:id="2582" w:author="Camilo Andrés Díaz Gómez" w:date="2023-03-15T18:59:00Z">
        <w:r w:rsidRPr="00475EDD">
          <w:rPr>
            <w:iCs/>
            <w:color w:val="000000" w:themeColor="text1"/>
          </w:rPr>
          <w:t xml:space="preserve"> la literatura existente para comprender mejor el estado del arte en el área </w:t>
        </w:r>
        <w:r>
          <w:rPr>
            <w:iCs/>
            <w:color w:val="000000" w:themeColor="text1"/>
          </w:rPr>
          <w:t xml:space="preserve">específica del proyecto </w:t>
        </w:r>
        <w:r w:rsidRPr="00475EDD">
          <w:rPr>
            <w:iCs/>
            <w:color w:val="000000" w:themeColor="text1"/>
          </w:rPr>
          <w:t xml:space="preserve">y estar al tanto de los últimos avances y técnicas. </w:t>
        </w:r>
      </w:ins>
    </w:p>
    <w:p w14:paraId="15B612A3" w14:textId="77777777" w:rsidR="00475EDD" w:rsidRPr="00475EDD" w:rsidRDefault="00475EDD" w:rsidP="00E30F2C">
      <w:pPr>
        <w:pStyle w:val="PrrAPA"/>
        <w:rPr>
          <w:ins w:id="2583" w:author="Camilo Andrés Díaz Gómez" w:date="2023-03-15T18:59:00Z"/>
          <w:iCs/>
          <w:color w:val="000000" w:themeColor="text1"/>
        </w:rPr>
      </w:pPr>
    </w:p>
    <w:p w14:paraId="46A4576A" w14:textId="2E94F636" w:rsidR="0027258A" w:rsidDel="00475EDD" w:rsidRDefault="00475EDD">
      <w:pPr>
        <w:pStyle w:val="PrrAPA"/>
        <w:rPr>
          <w:del w:id="2584" w:author="Camilo Andrés Díaz Gómez" w:date="2023-03-15T18:51:00Z"/>
          <w:iCs/>
          <w:color w:val="000000" w:themeColor="text1"/>
        </w:rPr>
        <w:pPrChange w:id="2585" w:author="Camilo Andrés Díaz Gómez" w:date="2023-03-22T16:33:00Z">
          <w:pPr>
            <w:pStyle w:val="PrrAPA"/>
            <w:ind w:firstLine="0"/>
          </w:pPr>
        </w:pPrChange>
      </w:pPr>
      <w:ins w:id="2586" w:author="Camilo Andrés Díaz Gómez" w:date="2023-03-15T18:59:00Z">
        <w:r w:rsidRPr="00475EDD">
          <w:rPr>
            <w:iCs/>
            <w:color w:val="000000" w:themeColor="text1"/>
          </w:rPr>
          <w:t>También se considerar</w:t>
        </w:r>
      </w:ins>
      <w:ins w:id="2587" w:author="Camilo Andrés Díaz Gómez" w:date="2023-03-15T19:00:00Z">
        <w:r>
          <w:rPr>
            <w:iCs/>
            <w:color w:val="000000" w:themeColor="text1"/>
          </w:rPr>
          <w:t xml:space="preserve">á </w:t>
        </w:r>
      </w:ins>
      <w:ins w:id="2588" w:author="Camilo Andrés Díaz Gómez" w:date="2023-03-15T18:59:00Z">
        <w:r w:rsidRPr="00475EDD">
          <w:rPr>
            <w:iCs/>
            <w:color w:val="000000" w:themeColor="text1"/>
          </w:rPr>
          <w:t xml:space="preserve">las mejores prácticas en cuanto a metodologías de trabajo y herramientas, con el fin de asegurar una implementación adecuada y eficiente. </w:t>
        </w:r>
      </w:ins>
      <w:ins w:id="2589" w:author="Camilo Andrés Díaz Gómez" w:date="2023-03-15T19:00:00Z">
        <w:r>
          <w:rPr>
            <w:iCs/>
            <w:color w:val="000000" w:themeColor="text1"/>
          </w:rPr>
          <w:t>Sera</w:t>
        </w:r>
      </w:ins>
      <w:ins w:id="2590" w:author="Camilo Andrés Díaz Gómez" w:date="2023-03-15T18:59:00Z">
        <w:r w:rsidRPr="00475EDD">
          <w:rPr>
            <w:iCs/>
            <w:color w:val="000000" w:themeColor="text1"/>
          </w:rPr>
          <w:t xml:space="preserve"> necesario </w:t>
        </w:r>
        <w:r w:rsidRPr="00475EDD">
          <w:rPr>
            <w:iCs/>
            <w:color w:val="000000" w:themeColor="text1"/>
          </w:rPr>
          <w:lastRenderedPageBreak/>
          <w:t>evaluar y seleccionar las herramientas y recursos más apropiados para el proyecto, ya sea en términos de software, hardware o servicios en la nube.</w:t>
        </w:r>
      </w:ins>
      <w:del w:id="2591" w:author="Camilo Andrés Díaz Gómez" w:date="2023-03-15T18:51:00Z">
        <w:r w:rsidR="0027258A" w:rsidRPr="00BD3055" w:rsidDel="00A0414F">
          <w:rPr>
            <w:iCs/>
            <w:color w:val="000000" w:themeColor="text1"/>
          </w:rPr>
          <w:delText>Base de conocimiento.</w:delText>
        </w:r>
      </w:del>
    </w:p>
    <w:p w14:paraId="4E13F289" w14:textId="77777777" w:rsidR="00475EDD" w:rsidRPr="00BD3055" w:rsidRDefault="00475EDD">
      <w:pPr>
        <w:pStyle w:val="PrrAPA"/>
        <w:rPr>
          <w:ins w:id="2592" w:author="Camilo Andrés Díaz Gómez" w:date="2023-03-15T18:59:00Z"/>
          <w:iCs/>
          <w:color w:val="000000" w:themeColor="text1"/>
        </w:rPr>
        <w:pPrChange w:id="2593" w:author="Camilo Andrés Díaz Gómez" w:date="2023-03-22T16:33:00Z">
          <w:pPr>
            <w:spacing w:after="160"/>
            <w:ind w:firstLine="720"/>
            <w:jc w:val="left"/>
          </w:pPr>
        </w:pPrChange>
      </w:pPr>
    </w:p>
    <w:p w14:paraId="1F7A8C9C" w14:textId="0DCF1BDA" w:rsidR="003064BF" w:rsidRPr="00BD3055" w:rsidDel="00475EDD" w:rsidRDefault="003064BF">
      <w:pPr>
        <w:pStyle w:val="PrrAPA"/>
        <w:ind w:firstLine="708"/>
        <w:rPr>
          <w:del w:id="2594" w:author="Camilo Andrés Díaz Gómez" w:date="2023-03-15T18:59:00Z"/>
          <w:b/>
          <w:bCs/>
          <w:color w:val="000000" w:themeColor="text1"/>
        </w:rPr>
        <w:pPrChange w:id="2595" w:author="Camilo Andrés Díaz Gómez" w:date="2023-03-17T00:48:00Z">
          <w:pPr>
            <w:pStyle w:val="PrrAPA"/>
            <w:ind w:firstLine="0"/>
          </w:pPr>
        </w:pPrChange>
      </w:pPr>
    </w:p>
    <w:p w14:paraId="77776AF0" w14:textId="77777777" w:rsidR="003064BF" w:rsidRPr="00BD3055" w:rsidRDefault="003064BF" w:rsidP="00EE67FE">
      <w:pPr>
        <w:pStyle w:val="PrrAPA"/>
        <w:ind w:firstLine="0"/>
        <w:rPr>
          <w:b/>
          <w:bCs/>
          <w:color w:val="000000" w:themeColor="text1"/>
        </w:rPr>
      </w:pPr>
    </w:p>
    <w:p w14:paraId="413AB181" w14:textId="3DC2932F" w:rsidR="0027258A" w:rsidRDefault="0027258A" w:rsidP="00EE67FE">
      <w:pPr>
        <w:pStyle w:val="PrrAPA"/>
        <w:ind w:firstLine="0"/>
        <w:rPr>
          <w:ins w:id="2596" w:author="Camilo Andrés Díaz Gómez" w:date="2023-03-17T00:47:00Z"/>
          <w:b/>
          <w:bCs/>
          <w:color w:val="000000" w:themeColor="text1"/>
        </w:rPr>
      </w:pPr>
      <w:r w:rsidRPr="00BD3055">
        <w:rPr>
          <w:b/>
          <w:bCs/>
          <w:color w:val="000000" w:themeColor="text1"/>
        </w:rPr>
        <w:t>Entendimiento de los datos</w:t>
      </w:r>
    </w:p>
    <w:p w14:paraId="6C955726" w14:textId="77777777" w:rsidR="00EE67FE" w:rsidRPr="00E30F2C" w:rsidRDefault="00EE67FE">
      <w:pPr>
        <w:pStyle w:val="PrrAPA"/>
        <w:rPr>
          <w:rPrChange w:id="2597" w:author="Camilo Andrés Díaz Gómez" w:date="2023-03-22T16:33:00Z">
            <w:rPr>
              <w:b/>
              <w:bCs/>
              <w:color w:val="000000" w:themeColor="text1"/>
            </w:rPr>
          </w:rPrChange>
        </w:rPr>
        <w:pPrChange w:id="2598" w:author="Camilo Andrés Díaz Gómez" w:date="2023-03-22T16:33:00Z">
          <w:pPr>
            <w:pStyle w:val="PrrAPA"/>
            <w:ind w:firstLine="0"/>
          </w:pPr>
        </w:pPrChange>
      </w:pPr>
    </w:p>
    <w:p w14:paraId="03B88226" w14:textId="6F43A2C3" w:rsidR="0027258A" w:rsidRPr="00E30F2C" w:rsidRDefault="0027258A">
      <w:pPr>
        <w:pStyle w:val="PrrAPA"/>
        <w:rPr>
          <w:ins w:id="2599" w:author="Camilo Andrés Díaz Gómez" w:date="2023-03-15T19:01:00Z"/>
          <w:rPrChange w:id="2600" w:author="Camilo Andrés Díaz Gómez" w:date="2023-03-22T16:33:00Z">
            <w:rPr>
              <w:ins w:id="2601" w:author="Camilo Andrés Díaz Gómez" w:date="2023-03-15T19:01:00Z"/>
              <w:color w:val="000000" w:themeColor="text1"/>
            </w:rPr>
          </w:rPrChange>
        </w:rPr>
        <w:pPrChange w:id="2602" w:author="Camilo Andrés Díaz Gómez" w:date="2023-03-22T16:33:00Z">
          <w:pPr>
            <w:pStyle w:val="PrrAPA"/>
            <w:ind w:firstLine="720"/>
          </w:pPr>
        </w:pPrChange>
      </w:pPr>
      <w:r w:rsidRPr="00E30F2C">
        <w:rPr>
          <w:rPrChange w:id="2603" w:author="Camilo Andrés Díaz Gómez" w:date="2023-03-22T16:33:00Z">
            <w:rPr>
              <w:color w:val="000000" w:themeColor="text1"/>
            </w:rPr>
          </w:rPrChange>
        </w:rPr>
        <w:t>En esta fase se entenderán los datos obtenidos después de haberlos obtenido en las fuentes correspondientes, en el caso del proyecto y la fuente más confiable es Datos Abiertos</w:t>
      </w:r>
      <w:ins w:id="2604" w:author="Camilo Andrés Díaz Gómez" w:date="2023-03-21T20:19:00Z">
        <w:r w:rsidR="00A715B1" w:rsidRPr="00E30F2C">
          <w:rPr>
            <w:rPrChange w:id="2605" w:author="Camilo Andrés Díaz Gómez" w:date="2023-03-22T16:33:00Z">
              <w:rPr>
                <w:color w:val="000000" w:themeColor="text1"/>
              </w:rPr>
            </w:rPrChange>
          </w:rPr>
          <w:t>, los cuales, son registros oficiales de estaciones climatologías del IDEAM a nivel nacional para cada variable a usar en los entrenamientos</w:t>
        </w:r>
      </w:ins>
      <w:del w:id="2606" w:author="Camilo Andrés Díaz Gómez" w:date="2023-03-21T20:19:00Z">
        <w:r w:rsidRPr="00E30F2C" w:rsidDel="00A715B1">
          <w:rPr>
            <w:rPrChange w:id="2607" w:author="Camilo Andrés Díaz Gómez" w:date="2023-03-22T16:33:00Z">
              <w:rPr>
                <w:color w:val="000000" w:themeColor="text1"/>
              </w:rPr>
            </w:rPrChange>
          </w:rPr>
          <w:delText xml:space="preserve"> </w:delText>
        </w:r>
      </w:del>
      <w:ins w:id="2608" w:author="Camilo Andrés Díaz Gómez" w:date="2023-03-21T20:18:00Z">
        <w:r w:rsidR="00A715B1" w:rsidRPr="00E30F2C">
          <w:rPr>
            <w:rPrChange w:id="2609" w:author="Camilo Andrés Díaz Gómez" w:date="2023-03-22T16:33:00Z">
              <w:rPr>
                <w:color w:val="000000" w:themeColor="text1"/>
              </w:rPr>
            </w:rPrChange>
          </w:rPr>
          <w:t xml:space="preserve">, de igual manera, </w:t>
        </w:r>
      </w:ins>
      <w:del w:id="2610" w:author="Camilo Andrés Díaz Gómez" w:date="2023-03-21T20:18:00Z">
        <w:r w:rsidRPr="00E30F2C" w:rsidDel="00A715B1">
          <w:rPr>
            <w:rPrChange w:id="2611" w:author="Camilo Andrés Díaz Gómez" w:date="2023-03-22T16:33:00Z">
              <w:rPr>
                <w:color w:val="000000" w:themeColor="text1"/>
              </w:rPr>
            </w:rPrChange>
          </w:rPr>
          <w:delText xml:space="preserve">del modelo, </w:delText>
        </w:r>
      </w:del>
      <w:r w:rsidRPr="00E30F2C">
        <w:rPr>
          <w:rPrChange w:id="2612" w:author="Camilo Andrés Díaz Gómez" w:date="2023-03-22T16:33:00Z">
            <w:rPr>
              <w:color w:val="000000" w:themeColor="text1"/>
            </w:rPr>
          </w:rPrChange>
        </w:rPr>
        <w:t>contexto del ámbito ambiental y climatológico, terminología, objetivos y búsqueda de la información.</w:t>
      </w:r>
    </w:p>
    <w:p w14:paraId="4058B89B" w14:textId="77777777" w:rsidR="00475EDD" w:rsidRPr="00E30F2C" w:rsidRDefault="00475EDD" w:rsidP="00E30F2C">
      <w:pPr>
        <w:pStyle w:val="PrrAPA"/>
        <w:rPr>
          <w:rPrChange w:id="2613" w:author="Camilo Andrés Díaz Gómez" w:date="2023-03-22T16:33:00Z">
            <w:rPr>
              <w:color w:val="000000" w:themeColor="text1"/>
            </w:rPr>
          </w:rPrChange>
        </w:rPr>
      </w:pPr>
    </w:p>
    <w:p w14:paraId="5865AEF0" w14:textId="77777777" w:rsidR="0027258A" w:rsidRPr="00E30F2C" w:rsidRDefault="0027258A" w:rsidP="00E30F2C">
      <w:pPr>
        <w:pStyle w:val="PrrAPA"/>
        <w:rPr>
          <w:rPrChange w:id="2614" w:author="Camilo Andrés Díaz Gómez" w:date="2023-03-22T16:33:00Z">
            <w:rPr>
              <w:color w:val="000000" w:themeColor="text1"/>
            </w:rPr>
          </w:rPrChange>
        </w:rPr>
      </w:pPr>
      <w:r w:rsidRPr="00E30F2C">
        <w:rPr>
          <w:rPrChange w:id="2615" w:author="Camilo Andrés Díaz Gómez" w:date="2023-03-22T16:33:00Z">
            <w:rPr>
              <w:color w:val="000000" w:themeColor="text1"/>
            </w:rPr>
          </w:rPrChange>
        </w:rPr>
        <w:t>Para esta fase se tuvo previsto unas 4 semanas de investigación, entendimiento de los diferentes temas y búsqueda de los datos.</w:t>
      </w:r>
    </w:p>
    <w:p w14:paraId="4BFE49CD" w14:textId="77777777" w:rsidR="003064BF" w:rsidRPr="00BD3055" w:rsidRDefault="003064BF" w:rsidP="00EE67FE">
      <w:pPr>
        <w:pStyle w:val="PrrAPA"/>
        <w:ind w:firstLine="0"/>
        <w:rPr>
          <w:b/>
          <w:bCs/>
          <w:i/>
          <w:iCs/>
          <w:color w:val="000000" w:themeColor="text1"/>
        </w:rPr>
      </w:pPr>
    </w:p>
    <w:p w14:paraId="4FF523CC" w14:textId="1EE69759" w:rsidR="0027258A" w:rsidRDefault="0027258A" w:rsidP="00EE67FE">
      <w:pPr>
        <w:pStyle w:val="PrrAPA"/>
        <w:ind w:firstLine="0"/>
        <w:rPr>
          <w:ins w:id="2616" w:author="Camilo Andrés Díaz Gómez" w:date="2023-03-17T00:47:00Z"/>
          <w:b/>
          <w:bCs/>
          <w:i/>
          <w:iCs/>
          <w:color w:val="000000" w:themeColor="text1"/>
        </w:rPr>
      </w:pPr>
      <w:r w:rsidRPr="00BD3055">
        <w:rPr>
          <w:b/>
          <w:bCs/>
          <w:i/>
          <w:iCs/>
          <w:color w:val="000000" w:themeColor="text1"/>
        </w:rPr>
        <w:t>Tareas</w:t>
      </w:r>
    </w:p>
    <w:p w14:paraId="0F48F3A6" w14:textId="77777777" w:rsidR="00EE67FE" w:rsidRPr="00BD3055" w:rsidRDefault="00EE67FE" w:rsidP="00EE67FE">
      <w:pPr>
        <w:pStyle w:val="PrrAPA"/>
        <w:ind w:firstLine="0"/>
        <w:rPr>
          <w:b/>
          <w:bCs/>
          <w:i/>
          <w:iCs/>
          <w:color w:val="000000" w:themeColor="text1"/>
        </w:rPr>
      </w:pPr>
    </w:p>
    <w:p w14:paraId="7FEAB11E" w14:textId="3044097F" w:rsidR="0027258A" w:rsidRDefault="0027258A" w:rsidP="00EE67FE">
      <w:pPr>
        <w:spacing w:after="160"/>
        <w:ind w:firstLine="720"/>
        <w:jc w:val="left"/>
        <w:rPr>
          <w:ins w:id="2617"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9.</w:t>
      </w:r>
    </w:p>
    <w:p w14:paraId="3D2D1285" w14:textId="77777777" w:rsidR="00EE67FE" w:rsidRPr="00BD3055" w:rsidRDefault="00EE67FE">
      <w:pPr>
        <w:pStyle w:val="PrrAPA"/>
        <w:pPrChange w:id="2618" w:author="Camilo Andrés Díaz Gómez" w:date="2023-03-22T16:33:00Z">
          <w:pPr>
            <w:spacing w:after="160"/>
            <w:ind w:firstLine="720"/>
            <w:jc w:val="left"/>
          </w:pPr>
        </w:pPrChange>
      </w:pPr>
    </w:p>
    <w:p w14:paraId="0A6B378F" w14:textId="0E24C65B" w:rsidR="0027258A" w:rsidRDefault="0027258A">
      <w:pPr>
        <w:pStyle w:val="PrrAPA"/>
        <w:rPr>
          <w:ins w:id="2619" w:author="Camilo Andrés Díaz Gómez" w:date="2023-03-15T19:04:00Z"/>
        </w:rPr>
        <w:pPrChange w:id="2620" w:author="Camilo Andrés Díaz Gómez" w:date="2023-03-22T16:33:00Z">
          <w:pPr>
            <w:spacing w:after="160"/>
            <w:ind w:firstLine="720"/>
            <w:jc w:val="left"/>
          </w:pPr>
        </w:pPrChange>
      </w:pPr>
      <w:del w:id="2621" w:author="Camilo Andrés Díaz Gómez" w:date="2023-03-15T19:03:00Z">
        <w:r w:rsidRPr="00BD3055" w:rsidDel="00475EDD">
          <w:delText>Web Scrapping</w:delText>
        </w:r>
      </w:del>
      <w:ins w:id="2622" w:author="Camilo Andrés Díaz Gómez" w:date="2023-03-15T19:03:00Z">
        <w:r w:rsidR="00475EDD">
          <w:t>Obtención</w:t>
        </w:r>
      </w:ins>
      <w:r w:rsidRPr="00BD3055">
        <w:t xml:space="preserve"> de los datos</w:t>
      </w:r>
      <w:ins w:id="2623" w:author="Camilo Andrés Díaz Gómez" w:date="2023-03-15T19:03:00Z">
        <w:r w:rsidR="00475EDD">
          <w:t xml:space="preserve">: </w:t>
        </w:r>
        <w:r w:rsidR="00475EDD" w:rsidRPr="00475EDD">
          <w:t xml:space="preserve">En esta actividad se llevará a cabo el proceso de obtención de los datos desde las fuentes correspondientes. </w:t>
        </w:r>
      </w:ins>
      <w:ins w:id="2624" w:author="Camilo Andrés Díaz Gómez" w:date="2023-03-21T20:16:00Z">
        <w:r w:rsidR="00A715B1" w:rsidRPr="00475EDD">
          <w:t>Se</w:t>
        </w:r>
      </w:ins>
      <w:ins w:id="2625" w:author="Camilo Andrés Díaz Gómez" w:date="2023-03-15T19:03:00Z">
        <w:r w:rsidR="00475EDD">
          <w:t xml:space="preserve"> analizar</w:t>
        </w:r>
      </w:ins>
      <w:ins w:id="2626" w:author="Camilo Andrés Díaz Gómez" w:date="2023-03-22T16:33:00Z">
        <w:r w:rsidR="00E30F2C">
          <w:t>á</w:t>
        </w:r>
      </w:ins>
      <w:ins w:id="2627" w:author="Camilo Andrés Díaz Gómez" w:date="2023-03-15T19:03:00Z">
        <w:r w:rsidR="00475EDD">
          <w:t xml:space="preserve"> la mejor técnica para extraer los datos </w:t>
        </w:r>
        <w:r w:rsidR="00475EDD" w:rsidRPr="00475EDD">
          <w:t xml:space="preserve">de los sitios web o bases de datos pertinentes. </w:t>
        </w:r>
      </w:ins>
      <w:del w:id="2628" w:author="Camilo Andrés Díaz Gómez" w:date="2023-03-15T19:03:00Z">
        <w:r w:rsidRPr="00BD3055" w:rsidDel="00475EDD">
          <w:delText>.</w:delText>
        </w:r>
      </w:del>
    </w:p>
    <w:p w14:paraId="46A20C3E" w14:textId="77777777" w:rsidR="00475EDD" w:rsidRPr="00BD3055" w:rsidRDefault="00475EDD">
      <w:pPr>
        <w:pStyle w:val="PrrAPA"/>
        <w:pPrChange w:id="2629" w:author="Camilo Andrés Díaz Gómez" w:date="2023-03-22T16:33:00Z">
          <w:pPr>
            <w:spacing w:after="160"/>
            <w:ind w:firstLine="720"/>
            <w:jc w:val="left"/>
          </w:pPr>
        </w:pPrChange>
      </w:pPr>
    </w:p>
    <w:p w14:paraId="17081B17" w14:textId="1FC22BEA" w:rsidR="0027258A" w:rsidRDefault="0027258A" w:rsidP="00EE67FE">
      <w:pPr>
        <w:spacing w:after="160"/>
        <w:ind w:firstLine="720"/>
        <w:rPr>
          <w:ins w:id="2630"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10.</w:t>
      </w:r>
    </w:p>
    <w:p w14:paraId="771B6F65" w14:textId="77777777" w:rsidR="00EE67FE" w:rsidRPr="00E30F2C" w:rsidRDefault="00EE67FE">
      <w:pPr>
        <w:pStyle w:val="PrrAPA"/>
        <w:pPrChange w:id="2631" w:author="Camilo Andrés Díaz Gómez" w:date="2023-03-22T16:33:00Z">
          <w:pPr>
            <w:spacing w:after="160"/>
            <w:ind w:firstLine="720"/>
            <w:jc w:val="left"/>
          </w:pPr>
        </w:pPrChange>
      </w:pPr>
    </w:p>
    <w:p w14:paraId="4E3F1262" w14:textId="0AE66939" w:rsidR="0027258A" w:rsidRPr="00BD3055" w:rsidRDefault="0027258A">
      <w:pPr>
        <w:pStyle w:val="PrrAPA"/>
        <w:pPrChange w:id="2632" w:author="Camilo Andrés Díaz Gómez" w:date="2023-03-22T16:33:00Z">
          <w:pPr>
            <w:spacing w:after="160"/>
            <w:ind w:firstLine="720"/>
            <w:jc w:val="left"/>
          </w:pPr>
        </w:pPrChange>
      </w:pPr>
      <w:r w:rsidRPr="00BD3055">
        <w:t>Analítica descriptiva de los datos</w:t>
      </w:r>
      <w:ins w:id="2633" w:author="Camilo Andrés Díaz Gómez" w:date="2023-03-15T19:04:00Z">
        <w:r w:rsidR="00475EDD">
          <w:t xml:space="preserve">: </w:t>
        </w:r>
        <w:r w:rsidR="00475EDD" w:rsidRPr="00475EDD">
          <w:t>En esta tarea se analizarán los datos obtenidos y se buscará entender su estructura y contenido. Se aplicarán técnicas de estadística descriptiva para identificar patrones, tendencias y distribuciones de los datos.</w:t>
        </w:r>
      </w:ins>
      <w:del w:id="2634" w:author="Camilo Andrés Díaz Gómez" w:date="2023-03-15T19:04:00Z">
        <w:r w:rsidRPr="00BD3055" w:rsidDel="00475EDD">
          <w:delText>.</w:delText>
        </w:r>
      </w:del>
    </w:p>
    <w:p w14:paraId="028082D0" w14:textId="77777777" w:rsidR="0027258A" w:rsidRPr="00BD3055" w:rsidRDefault="0027258A">
      <w:pPr>
        <w:pStyle w:val="PrrAPA"/>
        <w:pPrChange w:id="2635" w:author="Camilo Andrés Díaz Gómez" w:date="2023-03-22T16:33:00Z">
          <w:pPr>
            <w:spacing w:after="160"/>
            <w:ind w:firstLine="720"/>
            <w:jc w:val="left"/>
          </w:pPr>
        </w:pPrChange>
      </w:pPr>
    </w:p>
    <w:p w14:paraId="7AD5EA1B" w14:textId="05F33121" w:rsidR="0027258A" w:rsidRDefault="0027258A" w:rsidP="00EE67FE">
      <w:pPr>
        <w:pStyle w:val="PrrAPA"/>
        <w:ind w:firstLine="0"/>
        <w:rPr>
          <w:ins w:id="2636" w:author="Camilo Andrés Díaz Gómez" w:date="2023-03-17T00:47:00Z"/>
          <w:b/>
          <w:bCs/>
          <w:color w:val="000000" w:themeColor="text1"/>
        </w:rPr>
      </w:pPr>
      <w:r w:rsidRPr="00BD3055">
        <w:rPr>
          <w:b/>
          <w:bCs/>
          <w:color w:val="000000" w:themeColor="text1"/>
        </w:rPr>
        <w:t>Preparación de los datos</w:t>
      </w:r>
    </w:p>
    <w:p w14:paraId="5DB06DE4" w14:textId="77777777" w:rsidR="00EE67FE" w:rsidRPr="00BD3055" w:rsidRDefault="00EE67FE" w:rsidP="00EE67FE">
      <w:pPr>
        <w:pStyle w:val="PrrAPA"/>
        <w:ind w:firstLine="0"/>
        <w:rPr>
          <w:b/>
          <w:bCs/>
          <w:color w:val="000000" w:themeColor="text1"/>
        </w:rPr>
      </w:pPr>
    </w:p>
    <w:p w14:paraId="000C5E18" w14:textId="77777777" w:rsidR="004C4EDB" w:rsidRPr="00E30F2C" w:rsidRDefault="004C4EDB" w:rsidP="00E30F2C">
      <w:pPr>
        <w:pStyle w:val="PrrAPA"/>
        <w:rPr>
          <w:rPrChange w:id="2637" w:author="Camilo Andrés Díaz Gómez" w:date="2023-03-22T16:33:00Z">
            <w:rPr>
              <w:color w:val="000000" w:themeColor="text1"/>
            </w:rPr>
          </w:rPrChange>
        </w:rPr>
      </w:pPr>
      <w:r w:rsidRPr="00E30F2C">
        <w:rPr>
          <w:rPrChange w:id="2638" w:author="Camilo Andrés Díaz Gómez" w:date="2023-03-22T16:33:00Z">
            <w:rPr>
              <w:color w:val="000000" w:themeColor="text1"/>
            </w:rPr>
          </w:rPrChange>
        </w:rPr>
        <w:lastRenderedPageBreak/>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734D4B16" w14:textId="77777777" w:rsidR="003E2519" w:rsidRPr="00E30F2C" w:rsidRDefault="003E2519" w:rsidP="00E30F2C">
      <w:pPr>
        <w:pStyle w:val="PrrAPA"/>
        <w:rPr>
          <w:rPrChange w:id="2639" w:author="Camilo Andrés Díaz Gómez" w:date="2023-03-22T16:33:00Z">
            <w:rPr>
              <w:color w:val="000000" w:themeColor="text1"/>
            </w:rPr>
          </w:rPrChange>
        </w:rPr>
      </w:pPr>
    </w:p>
    <w:p w14:paraId="6A39A363" w14:textId="22624489" w:rsidR="0027258A" w:rsidRDefault="0027258A" w:rsidP="00EE67FE">
      <w:pPr>
        <w:pStyle w:val="PrrAPA"/>
        <w:ind w:firstLine="0"/>
        <w:rPr>
          <w:ins w:id="2640" w:author="Camilo Andrés Díaz Gómez" w:date="2023-03-17T00:47:00Z"/>
          <w:b/>
          <w:bCs/>
          <w:i/>
          <w:iCs/>
          <w:color w:val="000000" w:themeColor="text1"/>
        </w:rPr>
      </w:pPr>
      <w:r w:rsidRPr="00BD3055">
        <w:rPr>
          <w:b/>
          <w:bCs/>
          <w:i/>
          <w:iCs/>
          <w:color w:val="000000" w:themeColor="text1"/>
        </w:rPr>
        <w:t>Tareas</w:t>
      </w:r>
    </w:p>
    <w:p w14:paraId="2EEBF1CB" w14:textId="77777777" w:rsidR="00EE67FE" w:rsidRPr="00E30F2C" w:rsidRDefault="00EE67FE">
      <w:pPr>
        <w:pStyle w:val="PrrAPA"/>
        <w:rPr>
          <w:rPrChange w:id="2641" w:author="Camilo Andrés Díaz Gómez" w:date="2023-03-22T16:33:00Z">
            <w:rPr>
              <w:b/>
              <w:bCs/>
              <w:i/>
              <w:iCs/>
              <w:color w:val="000000" w:themeColor="text1"/>
            </w:rPr>
          </w:rPrChange>
        </w:rPr>
        <w:pPrChange w:id="2642" w:author="Camilo Andrés Díaz Gómez" w:date="2023-03-22T16:33:00Z">
          <w:pPr>
            <w:pStyle w:val="PrrAPA"/>
            <w:ind w:firstLine="0"/>
          </w:pPr>
        </w:pPrChange>
      </w:pPr>
    </w:p>
    <w:p w14:paraId="08B69B4C" w14:textId="0CE2C939" w:rsidR="003E2519" w:rsidRDefault="0027258A" w:rsidP="00EE67FE">
      <w:pPr>
        <w:spacing w:after="160"/>
        <w:ind w:firstLine="720"/>
        <w:jc w:val="left"/>
        <w:rPr>
          <w:ins w:id="2643"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11</w:t>
      </w:r>
      <w:r w:rsidR="003E2519" w:rsidRPr="00BD3055">
        <w:rPr>
          <w:rFonts w:cs="Times New Roman"/>
          <w:b/>
          <w:bCs/>
          <w:iCs/>
          <w:color w:val="000000" w:themeColor="text1"/>
          <w:szCs w:val="24"/>
        </w:rPr>
        <w:t>.</w:t>
      </w:r>
    </w:p>
    <w:p w14:paraId="734E4068" w14:textId="77777777" w:rsidR="00EE67FE" w:rsidRPr="00BD3055" w:rsidRDefault="00EE67FE">
      <w:pPr>
        <w:pStyle w:val="PrrAPA"/>
        <w:pPrChange w:id="2644" w:author="Camilo Andrés Díaz Gómez" w:date="2023-03-22T16:33:00Z">
          <w:pPr>
            <w:spacing w:after="160"/>
            <w:ind w:firstLine="720"/>
            <w:jc w:val="left"/>
          </w:pPr>
        </w:pPrChange>
      </w:pPr>
    </w:p>
    <w:p w14:paraId="403E0C45" w14:textId="7DB643C3" w:rsidR="0027258A" w:rsidRDefault="0027258A">
      <w:pPr>
        <w:pStyle w:val="PrrAPA"/>
        <w:rPr>
          <w:ins w:id="2645" w:author="Camilo Andrés Díaz Gómez" w:date="2023-03-15T19:10:00Z"/>
        </w:rPr>
        <w:pPrChange w:id="2646" w:author="Camilo Andrés Díaz Gómez" w:date="2023-03-22T16:33:00Z">
          <w:pPr>
            <w:spacing w:after="160"/>
            <w:ind w:firstLine="720"/>
            <w:jc w:val="left"/>
          </w:pPr>
        </w:pPrChange>
      </w:pPr>
      <w:r w:rsidRPr="00BD3055">
        <w:t>Estandarización de datos</w:t>
      </w:r>
      <w:ins w:id="2647" w:author="Camilo Andrés Díaz Gómez" w:date="2023-03-15T19:09:00Z">
        <w:r w:rsidR="00510C2D">
          <w:t xml:space="preserve">: </w:t>
        </w:r>
        <w:r w:rsidR="00510C2D" w:rsidRPr="00510C2D">
          <w:t>En esta actividad se llevará a cabo la estandarización de los datos para que puedan ser utilizados de manera uniforme. Esto puede incluir la conversión de unidades, el tratamiento de valores faltantes y la normalización de los datos.</w:t>
        </w:r>
      </w:ins>
      <w:del w:id="2648" w:author="Camilo Andrés Díaz Gómez" w:date="2023-03-15T19:09:00Z">
        <w:r w:rsidRPr="00BD3055" w:rsidDel="00510C2D">
          <w:delText>.</w:delText>
        </w:r>
      </w:del>
    </w:p>
    <w:p w14:paraId="65FEE41F" w14:textId="77777777" w:rsidR="00510C2D" w:rsidRPr="00BD3055" w:rsidRDefault="00510C2D" w:rsidP="00EE67FE">
      <w:pPr>
        <w:spacing w:after="160"/>
        <w:ind w:firstLine="720"/>
        <w:jc w:val="left"/>
        <w:rPr>
          <w:rFonts w:cs="Times New Roman"/>
          <w:iCs/>
          <w:color w:val="000000" w:themeColor="text1"/>
          <w:szCs w:val="24"/>
        </w:rPr>
      </w:pPr>
    </w:p>
    <w:p w14:paraId="24B2CA70" w14:textId="61FE6BBA" w:rsidR="003E2519" w:rsidRDefault="0027258A" w:rsidP="00EE67FE">
      <w:pPr>
        <w:spacing w:after="160"/>
        <w:ind w:firstLine="720"/>
        <w:jc w:val="left"/>
        <w:rPr>
          <w:ins w:id="2649"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12</w:t>
      </w:r>
      <w:r w:rsidR="003E2519" w:rsidRPr="00BD3055">
        <w:rPr>
          <w:rFonts w:cs="Times New Roman"/>
          <w:b/>
          <w:bCs/>
          <w:iCs/>
          <w:color w:val="000000" w:themeColor="text1"/>
          <w:szCs w:val="24"/>
        </w:rPr>
        <w:t>.</w:t>
      </w:r>
    </w:p>
    <w:p w14:paraId="7877994E" w14:textId="77777777" w:rsidR="00EE67FE" w:rsidRPr="00E30F2C" w:rsidRDefault="00EE67FE">
      <w:pPr>
        <w:pStyle w:val="PrrAPA"/>
        <w:pPrChange w:id="2650" w:author="Camilo Andrés Díaz Gómez" w:date="2023-03-22T16:34:00Z">
          <w:pPr>
            <w:spacing w:after="160"/>
            <w:ind w:firstLine="720"/>
            <w:jc w:val="left"/>
          </w:pPr>
        </w:pPrChange>
      </w:pPr>
    </w:p>
    <w:p w14:paraId="27697DD9" w14:textId="600E9921" w:rsidR="0027258A" w:rsidRPr="00E30F2C" w:rsidRDefault="0027258A">
      <w:pPr>
        <w:pStyle w:val="PrrAPA"/>
        <w:rPr>
          <w:ins w:id="2651" w:author="Camilo Andrés Díaz Gómez" w:date="2023-03-15T19:10:00Z"/>
        </w:rPr>
        <w:pPrChange w:id="2652" w:author="Camilo Andrés Díaz Gómez" w:date="2023-03-22T16:34:00Z">
          <w:pPr>
            <w:spacing w:after="160"/>
            <w:ind w:firstLine="720"/>
            <w:jc w:val="left"/>
          </w:pPr>
        </w:pPrChange>
      </w:pPr>
      <w:r w:rsidRPr="00E30F2C">
        <w:t>Obtención de datos extras con respecto a la fecha (año, mes, día y hora)</w:t>
      </w:r>
      <w:ins w:id="2653" w:author="Camilo Andrés Díaz Gómez" w:date="2023-03-15T19:10:00Z">
        <w:r w:rsidR="00510C2D" w:rsidRPr="00E30F2C">
          <w:t>: En esta tarea se obtendrán datos adicionales de la fecha y hora para complementar la información ya existente mediante Excel. Esto puede incluir la separación de la fecha y hora en variables separadas, así como la adición de información adicional como el año, mes y día.</w:t>
        </w:r>
      </w:ins>
      <w:del w:id="2654" w:author="Camilo Andrés Díaz Gómez" w:date="2023-03-15T19:10:00Z">
        <w:r w:rsidRPr="00E30F2C" w:rsidDel="00510C2D">
          <w:delText>.</w:delText>
        </w:r>
      </w:del>
    </w:p>
    <w:p w14:paraId="0700AD72" w14:textId="77777777" w:rsidR="00510C2D" w:rsidRPr="00E30F2C" w:rsidRDefault="00510C2D">
      <w:pPr>
        <w:pStyle w:val="PrrAPA"/>
        <w:pPrChange w:id="2655" w:author="Camilo Andrés Díaz Gómez" w:date="2023-03-22T16:34:00Z">
          <w:pPr>
            <w:spacing w:after="160"/>
            <w:ind w:firstLine="720"/>
            <w:jc w:val="left"/>
          </w:pPr>
        </w:pPrChange>
      </w:pPr>
    </w:p>
    <w:p w14:paraId="3B35F85C" w14:textId="264B5AD4" w:rsidR="003E2519" w:rsidRDefault="0027258A" w:rsidP="00EE67FE">
      <w:pPr>
        <w:spacing w:after="160"/>
        <w:ind w:firstLine="720"/>
        <w:jc w:val="left"/>
        <w:rPr>
          <w:ins w:id="2656"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13</w:t>
      </w:r>
      <w:r w:rsidR="003E2519" w:rsidRPr="00BD3055">
        <w:rPr>
          <w:rFonts w:cs="Times New Roman"/>
          <w:b/>
          <w:bCs/>
          <w:iCs/>
          <w:color w:val="000000" w:themeColor="text1"/>
          <w:szCs w:val="24"/>
        </w:rPr>
        <w:t>.</w:t>
      </w:r>
    </w:p>
    <w:p w14:paraId="33E837FB" w14:textId="77777777" w:rsidR="00EE67FE" w:rsidRPr="00BD3055" w:rsidRDefault="00EE67FE">
      <w:pPr>
        <w:pStyle w:val="PrrAPA"/>
        <w:pPrChange w:id="2657" w:author="Camilo Andrés Díaz Gómez" w:date="2023-03-22T16:34:00Z">
          <w:pPr>
            <w:spacing w:after="160"/>
            <w:ind w:firstLine="720"/>
            <w:jc w:val="left"/>
          </w:pPr>
        </w:pPrChange>
      </w:pPr>
    </w:p>
    <w:p w14:paraId="150DABF3" w14:textId="284DD272" w:rsidR="0027258A" w:rsidRDefault="0027258A">
      <w:pPr>
        <w:pStyle w:val="PrrAPA"/>
        <w:rPr>
          <w:ins w:id="2658" w:author="Camilo Andrés Díaz Gómez" w:date="2023-03-15T19:14:00Z"/>
        </w:rPr>
        <w:pPrChange w:id="2659" w:author="Camilo Andrés Díaz Gómez" w:date="2023-03-22T16:34:00Z">
          <w:pPr>
            <w:spacing w:after="160"/>
            <w:ind w:firstLine="720"/>
            <w:jc w:val="left"/>
          </w:pPr>
        </w:pPrChange>
      </w:pPr>
      <w:r w:rsidRPr="00BD3055">
        <w:t xml:space="preserve"> Carga de datos al sistema de gestión de bases de datos relacional llamado MySQL</w:t>
      </w:r>
      <w:del w:id="2660" w:author="Camilo Andrés Díaz Gómez" w:date="2023-03-15T19:13:00Z">
        <w:r w:rsidRPr="00BD3055" w:rsidDel="00510C2D">
          <w:delText>.</w:delText>
        </w:r>
      </w:del>
      <w:ins w:id="2661" w:author="Camilo Andrés Díaz Gómez" w:date="2023-03-15T19:13:00Z">
        <w:r w:rsidR="00510C2D">
          <w:t xml:space="preserve">: </w:t>
        </w:r>
        <w:r w:rsidR="00510C2D" w:rsidRPr="00510C2D">
          <w:t xml:space="preserve">En esta tarea se cargarán los datos preparados en una base de datos relacional para facilitar su acceso y manipulación posterior. Se utilizará el sistema de gestión de bases de datos MySQL para esto. </w:t>
        </w:r>
      </w:ins>
    </w:p>
    <w:p w14:paraId="4C8F3462" w14:textId="77777777" w:rsidR="00510C2D" w:rsidRPr="00BD3055" w:rsidRDefault="00510C2D">
      <w:pPr>
        <w:pStyle w:val="PrrAPA"/>
        <w:pPrChange w:id="2662" w:author="Camilo Andrés Díaz Gómez" w:date="2023-03-22T16:34:00Z">
          <w:pPr>
            <w:spacing w:after="160"/>
            <w:ind w:firstLine="720"/>
            <w:jc w:val="left"/>
          </w:pPr>
        </w:pPrChange>
      </w:pPr>
    </w:p>
    <w:p w14:paraId="22777BBE" w14:textId="387F3EF0" w:rsidR="003E2519" w:rsidRDefault="0027258A" w:rsidP="00EE67FE">
      <w:pPr>
        <w:spacing w:after="160"/>
        <w:ind w:firstLine="720"/>
        <w:jc w:val="left"/>
        <w:rPr>
          <w:ins w:id="2663"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14</w:t>
      </w:r>
      <w:r w:rsidR="003E2519" w:rsidRPr="00BD3055">
        <w:rPr>
          <w:rFonts w:cs="Times New Roman"/>
          <w:b/>
          <w:bCs/>
          <w:iCs/>
          <w:color w:val="000000" w:themeColor="text1"/>
          <w:szCs w:val="24"/>
        </w:rPr>
        <w:t>.</w:t>
      </w:r>
    </w:p>
    <w:p w14:paraId="049E4D97" w14:textId="77777777" w:rsidR="00EE67FE" w:rsidRPr="00BD3055" w:rsidRDefault="00EE67FE">
      <w:pPr>
        <w:pStyle w:val="PrrAPA"/>
        <w:pPrChange w:id="2664" w:author="Camilo Andrés Díaz Gómez" w:date="2023-03-22T16:34:00Z">
          <w:pPr>
            <w:spacing w:after="160"/>
            <w:ind w:firstLine="720"/>
            <w:jc w:val="left"/>
          </w:pPr>
        </w:pPrChange>
      </w:pPr>
    </w:p>
    <w:p w14:paraId="488A5302" w14:textId="435B4519" w:rsidR="0027258A" w:rsidRDefault="0027258A">
      <w:pPr>
        <w:pStyle w:val="PrrAPA"/>
        <w:rPr>
          <w:ins w:id="2665" w:author="Camilo Andrés Díaz Gómez" w:date="2023-03-15T19:14:00Z"/>
        </w:rPr>
        <w:pPrChange w:id="2666" w:author="Camilo Andrés Díaz Gómez" w:date="2023-03-22T16:34:00Z">
          <w:pPr>
            <w:spacing w:after="160"/>
            <w:ind w:firstLine="720"/>
            <w:jc w:val="left"/>
          </w:pPr>
        </w:pPrChange>
      </w:pPr>
      <w:r w:rsidRPr="00BD3055">
        <w:lastRenderedPageBreak/>
        <w:t>Obtención de promedios horarios por variable</w:t>
      </w:r>
      <w:ins w:id="2667" w:author="Camilo Andrés Díaz Gómez" w:date="2023-03-15T19:14:00Z">
        <w:r w:rsidR="00510C2D">
          <w:t xml:space="preserve">: </w:t>
        </w:r>
        <w:r w:rsidR="00510C2D" w:rsidRPr="00510C2D">
          <w:t>En esta tarea se calcularán los promedios horarios para cada variable. Esto permitirá una mejor comprensión de los datos y facilitará su uso en modelos posteriores.</w:t>
        </w:r>
      </w:ins>
      <w:del w:id="2668" w:author="Camilo Andrés Díaz Gómez" w:date="2023-03-15T19:14:00Z">
        <w:r w:rsidRPr="00BD3055" w:rsidDel="00510C2D">
          <w:delText>.</w:delText>
        </w:r>
      </w:del>
    </w:p>
    <w:p w14:paraId="1F76A9EC" w14:textId="77777777" w:rsidR="00510C2D" w:rsidRPr="00BD3055" w:rsidRDefault="00510C2D">
      <w:pPr>
        <w:pStyle w:val="PrrAPA"/>
        <w:pPrChange w:id="2669" w:author="Camilo Andrés Díaz Gómez" w:date="2023-03-22T16:34:00Z">
          <w:pPr>
            <w:spacing w:after="160"/>
            <w:ind w:firstLine="720"/>
            <w:jc w:val="left"/>
          </w:pPr>
        </w:pPrChange>
      </w:pPr>
    </w:p>
    <w:p w14:paraId="7F8EB480" w14:textId="1AABD8CF" w:rsidR="003E2519" w:rsidRDefault="0027258A" w:rsidP="00EE67FE">
      <w:pPr>
        <w:spacing w:after="160"/>
        <w:ind w:firstLine="720"/>
        <w:jc w:val="left"/>
        <w:rPr>
          <w:ins w:id="2670"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15</w:t>
      </w:r>
      <w:r w:rsidR="003E2519" w:rsidRPr="00BD3055">
        <w:rPr>
          <w:rFonts w:cs="Times New Roman"/>
          <w:b/>
          <w:bCs/>
          <w:iCs/>
          <w:color w:val="000000" w:themeColor="text1"/>
          <w:szCs w:val="24"/>
        </w:rPr>
        <w:t>.</w:t>
      </w:r>
    </w:p>
    <w:p w14:paraId="4DA92CEE" w14:textId="77777777" w:rsidR="00EE67FE" w:rsidRPr="00BD3055" w:rsidRDefault="00EE67FE">
      <w:pPr>
        <w:pStyle w:val="PrrAPA"/>
        <w:pPrChange w:id="2671" w:author="Camilo Andrés Díaz Gómez" w:date="2023-03-22T16:34:00Z">
          <w:pPr>
            <w:spacing w:after="160"/>
            <w:ind w:firstLine="720"/>
            <w:jc w:val="left"/>
          </w:pPr>
        </w:pPrChange>
      </w:pPr>
    </w:p>
    <w:p w14:paraId="7D9F435F" w14:textId="54899803" w:rsidR="0027258A" w:rsidRDefault="0027258A">
      <w:pPr>
        <w:pStyle w:val="PrrAPA"/>
        <w:rPr>
          <w:ins w:id="2672" w:author="Camilo Andrés Díaz Gómez" w:date="2023-03-17T00:47:00Z"/>
        </w:rPr>
        <w:pPrChange w:id="2673" w:author="Camilo Andrés Díaz Gómez" w:date="2023-03-22T16:34:00Z">
          <w:pPr>
            <w:spacing w:after="160"/>
            <w:ind w:firstLine="720"/>
            <w:jc w:val="left"/>
          </w:pPr>
        </w:pPrChange>
      </w:pPr>
      <w:r w:rsidRPr="00BD3055">
        <w:t>Unión de variables para la construcción del conjunto de datos final</w:t>
      </w:r>
      <w:ins w:id="2674" w:author="Camilo Andrés Díaz Gómez" w:date="2023-03-15T19:15:00Z">
        <w:r w:rsidR="00510C2D">
          <w:t xml:space="preserve">: </w:t>
        </w:r>
        <w:r w:rsidR="00510C2D" w:rsidRPr="00510C2D">
          <w:t>En esta tarea se unirán todas las variables preparadas y estandarizadas en un conjunto de datos final que se utilizará en los modelos posteriores. Se puede requerir la eliminación de variables redundantes y la selección de variables relevantes.</w:t>
        </w:r>
      </w:ins>
      <w:del w:id="2675" w:author="Camilo Andrés Díaz Gómez" w:date="2023-03-15T19:15:00Z">
        <w:r w:rsidRPr="00BD3055" w:rsidDel="00510C2D">
          <w:delText>.</w:delText>
        </w:r>
      </w:del>
    </w:p>
    <w:p w14:paraId="3D998E12" w14:textId="77777777" w:rsidR="00EE67FE" w:rsidRPr="00BD3055" w:rsidRDefault="00EE67FE">
      <w:pPr>
        <w:pStyle w:val="PrrAPA"/>
        <w:pPrChange w:id="2676" w:author="Camilo Andrés Díaz Gómez" w:date="2023-03-22T16:34:00Z">
          <w:pPr>
            <w:spacing w:after="160"/>
            <w:ind w:firstLine="720"/>
            <w:jc w:val="left"/>
          </w:pPr>
        </w:pPrChange>
      </w:pPr>
    </w:p>
    <w:p w14:paraId="244A1D92" w14:textId="1D7F7F83" w:rsidR="003E2519" w:rsidRDefault="0027258A" w:rsidP="00EE67FE">
      <w:pPr>
        <w:spacing w:after="160"/>
        <w:ind w:firstLine="720"/>
        <w:jc w:val="left"/>
        <w:rPr>
          <w:ins w:id="2677"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16</w:t>
      </w:r>
      <w:r w:rsidR="003E2519" w:rsidRPr="00BD3055">
        <w:rPr>
          <w:rFonts w:cs="Times New Roman"/>
          <w:b/>
          <w:bCs/>
          <w:iCs/>
          <w:color w:val="000000" w:themeColor="text1"/>
          <w:szCs w:val="24"/>
        </w:rPr>
        <w:t>.</w:t>
      </w:r>
    </w:p>
    <w:p w14:paraId="3F4B9344" w14:textId="77777777" w:rsidR="00EE67FE" w:rsidRPr="00BD3055" w:rsidRDefault="00EE67FE">
      <w:pPr>
        <w:pStyle w:val="PrrAPA"/>
        <w:pPrChange w:id="2678" w:author="Camilo Andrés Díaz Gómez" w:date="2023-03-22T16:34:00Z">
          <w:pPr>
            <w:spacing w:after="160"/>
            <w:ind w:firstLine="720"/>
            <w:jc w:val="left"/>
          </w:pPr>
        </w:pPrChange>
      </w:pPr>
    </w:p>
    <w:p w14:paraId="61E896EF" w14:textId="311FDD9E" w:rsidR="0027258A" w:rsidRPr="00BD3055" w:rsidRDefault="0027258A">
      <w:pPr>
        <w:pStyle w:val="PrrAPA"/>
        <w:pPrChange w:id="2679" w:author="Camilo Andrés Díaz Gómez" w:date="2023-03-22T16:34:00Z">
          <w:pPr>
            <w:spacing w:after="160"/>
            <w:ind w:firstLine="720"/>
            <w:jc w:val="left"/>
          </w:pPr>
        </w:pPrChange>
      </w:pPr>
      <w:r w:rsidRPr="00BD3055">
        <w:t>Verificación y carga de datos a Google Collab</w:t>
      </w:r>
      <w:ins w:id="2680" w:author="Camilo Andrés Díaz Gómez" w:date="2023-03-15T19:16:00Z">
        <w:r w:rsidR="00510C2D">
          <w:t xml:space="preserve">: </w:t>
        </w:r>
        <w:r w:rsidR="00510C2D" w:rsidRPr="00510C2D">
          <w:t xml:space="preserve">En esta tarea se verificará la integridad de los datos y se cargarán en una plataforma de colaboración como Google Collab para facilitar el trabajo colaborativo en </w:t>
        </w:r>
      </w:ins>
      <w:ins w:id="2681" w:author="Camilo Andrés Díaz Gómez" w:date="2023-03-22T14:15:00Z">
        <w:r w:rsidR="008C19D9">
          <w:t>el desarrollo de los modelos</w:t>
        </w:r>
      </w:ins>
      <w:ins w:id="2682" w:author="Camilo Andrés Díaz Gómez" w:date="2023-03-15T19:16:00Z">
        <w:r w:rsidR="00510C2D" w:rsidRPr="00510C2D">
          <w:t>.</w:t>
        </w:r>
      </w:ins>
      <w:del w:id="2683" w:author="Camilo Andrés Díaz Gómez" w:date="2023-03-15T19:16:00Z">
        <w:r w:rsidRPr="00BD3055" w:rsidDel="00510C2D">
          <w:delText>.</w:delText>
        </w:r>
      </w:del>
    </w:p>
    <w:p w14:paraId="38E12B99" w14:textId="77777777" w:rsidR="0027258A" w:rsidRPr="00BD3055" w:rsidRDefault="0027258A" w:rsidP="00E30F2C">
      <w:pPr>
        <w:pStyle w:val="PrrAPA"/>
      </w:pPr>
    </w:p>
    <w:p w14:paraId="315262AD" w14:textId="08681C89" w:rsidR="0027258A" w:rsidRDefault="0027258A" w:rsidP="00EE67FE">
      <w:pPr>
        <w:pStyle w:val="PrrAPA"/>
        <w:ind w:firstLine="0"/>
        <w:rPr>
          <w:ins w:id="2684" w:author="Camilo Andrés Díaz Gómez" w:date="2023-03-17T00:47:00Z"/>
          <w:b/>
          <w:bCs/>
          <w:color w:val="000000" w:themeColor="text1"/>
        </w:rPr>
      </w:pPr>
      <w:r w:rsidRPr="00BD3055">
        <w:rPr>
          <w:b/>
          <w:bCs/>
          <w:color w:val="000000" w:themeColor="text1"/>
        </w:rPr>
        <w:t>Modelado</w:t>
      </w:r>
    </w:p>
    <w:p w14:paraId="1D1B59B0" w14:textId="77777777" w:rsidR="00EE67FE" w:rsidRPr="00E30F2C" w:rsidRDefault="00EE67FE">
      <w:pPr>
        <w:pStyle w:val="PrrAPA"/>
        <w:rPr>
          <w:rPrChange w:id="2685" w:author="Camilo Andrés Díaz Gómez" w:date="2023-03-22T16:34:00Z">
            <w:rPr>
              <w:b/>
              <w:bCs/>
              <w:color w:val="000000" w:themeColor="text1"/>
            </w:rPr>
          </w:rPrChange>
        </w:rPr>
        <w:pPrChange w:id="2686" w:author="Camilo Andrés Díaz Gómez" w:date="2023-03-22T16:34:00Z">
          <w:pPr>
            <w:pStyle w:val="PrrAPA"/>
            <w:ind w:firstLine="0"/>
          </w:pPr>
        </w:pPrChange>
      </w:pPr>
    </w:p>
    <w:p w14:paraId="30AB057F" w14:textId="77777777" w:rsidR="004C4EDB" w:rsidRPr="00E30F2C" w:rsidRDefault="004C4EDB" w:rsidP="00E30F2C">
      <w:pPr>
        <w:pStyle w:val="PrrAPA"/>
      </w:pPr>
      <w:r w:rsidRPr="00E30F2C">
        <w:t>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selección del modelo y lenguaje de programación más adecuados que se alinean con los objetivos del proyecto.</w:t>
      </w:r>
    </w:p>
    <w:p w14:paraId="46E1460B" w14:textId="77777777" w:rsidR="003E2519" w:rsidRPr="00E30F2C" w:rsidRDefault="003E2519">
      <w:pPr>
        <w:pStyle w:val="PrrAPA"/>
        <w:rPr>
          <w:rPrChange w:id="2687" w:author="Camilo Andrés Díaz Gómez" w:date="2023-03-22T16:34:00Z">
            <w:rPr>
              <w:b/>
              <w:bCs/>
              <w:color w:val="000000" w:themeColor="text1"/>
            </w:rPr>
          </w:rPrChange>
        </w:rPr>
        <w:pPrChange w:id="2688" w:author="Camilo Andrés Díaz Gómez" w:date="2023-03-22T16:34:00Z">
          <w:pPr>
            <w:pStyle w:val="PrrAPA"/>
            <w:ind w:firstLine="0"/>
          </w:pPr>
        </w:pPrChange>
      </w:pPr>
    </w:p>
    <w:p w14:paraId="61F80523" w14:textId="047C84D1" w:rsidR="0027258A" w:rsidRDefault="0027258A" w:rsidP="00EE67FE">
      <w:pPr>
        <w:pStyle w:val="PrrAPA"/>
        <w:ind w:firstLine="0"/>
        <w:rPr>
          <w:ins w:id="2689" w:author="Camilo Andrés Díaz Gómez" w:date="2023-03-17T00:47:00Z"/>
          <w:b/>
          <w:bCs/>
          <w:i/>
          <w:iCs/>
          <w:color w:val="000000" w:themeColor="text1"/>
        </w:rPr>
      </w:pPr>
      <w:r w:rsidRPr="00BD3055">
        <w:rPr>
          <w:b/>
          <w:bCs/>
          <w:i/>
          <w:iCs/>
          <w:color w:val="000000" w:themeColor="text1"/>
        </w:rPr>
        <w:t>Tareas</w:t>
      </w:r>
    </w:p>
    <w:p w14:paraId="37FFF090" w14:textId="77777777" w:rsidR="00EE67FE" w:rsidRPr="00BD3055" w:rsidRDefault="00EE67FE" w:rsidP="00EE67FE">
      <w:pPr>
        <w:pStyle w:val="PrrAPA"/>
        <w:ind w:firstLine="0"/>
        <w:rPr>
          <w:b/>
          <w:bCs/>
          <w:i/>
          <w:iCs/>
          <w:color w:val="000000" w:themeColor="text1"/>
        </w:rPr>
      </w:pPr>
    </w:p>
    <w:p w14:paraId="62EEA18F" w14:textId="2399ADD5" w:rsidR="003E2519" w:rsidRDefault="0027258A" w:rsidP="00EE67FE">
      <w:pPr>
        <w:spacing w:after="160"/>
        <w:ind w:firstLine="720"/>
        <w:jc w:val="left"/>
        <w:rPr>
          <w:ins w:id="2690"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17</w:t>
      </w:r>
      <w:r w:rsidR="003E2519" w:rsidRPr="00BD3055">
        <w:rPr>
          <w:rFonts w:cs="Times New Roman"/>
          <w:b/>
          <w:bCs/>
          <w:iCs/>
          <w:color w:val="000000" w:themeColor="text1"/>
          <w:szCs w:val="24"/>
        </w:rPr>
        <w:t>.</w:t>
      </w:r>
    </w:p>
    <w:p w14:paraId="59AE8843" w14:textId="77777777" w:rsidR="00EE67FE" w:rsidRPr="00BD3055" w:rsidRDefault="00EE67FE" w:rsidP="00EE67FE">
      <w:pPr>
        <w:spacing w:after="160"/>
        <w:ind w:firstLine="720"/>
        <w:jc w:val="left"/>
        <w:rPr>
          <w:rFonts w:cs="Times New Roman"/>
          <w:b/>
          <w:bCs/>
          <w:iCs/>
          <w:color w:val="000000" w:themeColor="text1"/>
          <w:szCs w:val="24"/>
        </w:rPr>
      </w:pPr>
    </w:p>
    <w:p w14:paraId="02E9F193" w14:textId="615BA7E8" w:rsidR="0027258A" w:rsidRDefault="0027258A">
      <w:pPr>
        <w:pStyle w:val="PrrAPA"/>
        <w:rPr>
          <w:ins w:id="2691" w:author="Camilo Andrés Díaz Gómez" w:date="2023-03-15T19:18:00Z"/>
        </w:rPr>
        <w:pPrChange w:id="2692" w:author="Camilo Andrés Díaz Gómez" w:date="2023-03-22T16:34:00Z">
          <w:pPr>
            <w:spacing w:after="160"/>
            <w:ind w:firstLine="720"/>
            <w:jc w:val="left"/>
          </w:pPr>
        </w:pPrChange>
      </w:pPr>
      <w:r w:rsidRPr="00BD3055">
        <w:lastRenderedPageBreak/>
        <w:t>Entendimiento del conjunto de datos</w:t>
      </w:r>
      <w:ins w:id="2693" w:author="Camilo Andrés Díaz Gómez" w:date="2023-03-15T19:18:00Z">
        <w:r w:rsidR="00510C2D">
          <w:t>:</w:t>
        </w:r>
        <w:r w:rsidR="00876DB9">
          <w:t xml:space="preserve"> </w:t>
        </w:r>
        <w:r w:rsidR="00876DB9" w:rsidRPr="00876DB9">
          <w:t xml:space="preserve">En esta tarea se utilizará el lenguaje de programación Python para comprender el conjunto de datos preparado en la fase anterior. Se pueden realizar diferentes análisis exploratorios de datos para comprender mejor las variables y la relación entre ellas. </w:t>
        </w:r>
      </w:ins>
      <w:del w:id="2694" w:author="Camilo Andrés Díaz Gómez" w:date="2023-03-15T19:17:00Z">
        <w:r w:rsidRPr="00BD3055" w:rsidDel="00510C2D">
          <w:delText xml:space="preserve"> por medio del lenguaje de programación Python</w:delText>
        </w:r>
      </w:del>
      <w:del w:id="2695" w:author="Camilo Andrés Díaz Gómez" w:date="2023-03-15T19:18:00Z">
        <w:r w:rsidRPr="00BD3055" w:rsidDel="00510C2D">
          <w:delText>.</w:delText>
        </w:r>
      </w:del>
    </w:p>
    <w:p w14:paraId="6745749B" w14:textId="77777777" w:rsidR="00510C2D" w:rsidRPr="00BD3055" w:rsidRDefault="00510C2D">
      <w:pPr>
        <w:pStyle w:val="PrrAPA"/>
        <w:pPrChange w:id="2696" w:author="Camilo Andrés Díaz Gómez" w:date="2023-03-22T16:34:00Z">
          <w:pPr>
            <w:spacing w:after="160"/>
            <w:ind w:firstLine="720"/>
            <w:jc w:val="left"/>
          </w:pPr>
        </w:pPrChange>
      </w:pPr>
    </w:p>
    <w:p w14:paraId="126A5F11" w14:textId="2E5380C5" w:rsidR="003E2519" w:rsidRDefault="0027258A" w:rsidP="00EE67FE">
      <w:pPr>
        <w:spacing w:after="160"/>
        <w:ind w:firstLine="720"/>
        <w:jc w:val="left"/>
        <w:rPr>
          <w:ins w:id="2697"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18</w:t>
      </w:r>
      <w:r w:rsidR="003E2519" w:rsidRPr="00BD3055">
        <w:rPr>
          <w:rFonts w:cs="Times New Roman"/>
          <w:b/>
          <w:bCs/>
          <w:iCs/>
          <w:color w:val="000000" w:themeColor="text1"/>
          <w:szCs w:val="24"/>
        </w:rPr>
        <w:t>.</w:t>
      </w:r>
    </w:p>
    <w:p w14:paraId="547FCF85" w14:textId="77777777" w:rsidR="00EE67FE" w:rsidRPr="00BD3055" w:rsidRDefault="00EE67FE">
      <w:pPr>
        <w:pStyle w:val="PrrAPA"/>
        <w:pPrChange w:id="2698" w:author="Camilo Andrés Díaz Gómez" w:date="2023-03-22T16:34:00Z">
          <w:pPr>
            <w:spacing w:after="160"/>
            <w:ind w:firstLine="720"/>
            <w:jc w:val="left"/>
          </w:pPr>
        </w:pPrChange>
      </w:pPr>
    </w:p>
    <w:p w14:paraId="63E5506B" w14:textId="70D4FF10" w:rsidR="0027258A" w:rsidDel="00876DB9" w:rsidRDefault="0027258A">
      <w:pPr>
        <w:pStyle w:val="PrrAPA"/>
        <w:rPr>
          <w:del w:id="2699" w:author="Camilo Andrés Díaz Gómez" w:date="2023-03-15T19:18:00Z"/>
        </w:rPr>
        <w:pPrChange w:id="2700" w:author="Camilo Andrés Díaz Gómez" w:date="2023-03-22T16:34:00Z">
          <w:pPr>
            <w:spacing w:after="160"/>
            <w:ind w:firstLine="720"/>
          </w:pPr>
        </w:pPrChange>
      </w:pPr>
      <w:r w:rsidRPr="00BD3055">
        <w:t>Realización de analítica descriptiva a los datos</w:t>
      </w:r>
      <w:ins w:id="2701" w:author="Camilo Andrés Díaz Gómez" w:date="2023-03-15T19:18:00Z">
        <w:r w:rsidR="00876DB9">
          <w:t>:</w:t>
        </w:r>
      </w:ins>
      <w:ins w:id="2702" w:author="Camilo Andrés Díaz Gómez" w:date="2023-03-15T19:19:00Z">
        <w:r w:rsidR="00876DB9">
          <w:t xml:space="preserve"> </w:t>
        </w:r>
        <w:r w:rsidR="00876DB9" w:rsidRPr="00876DB9">
          <w:t xml:space="preserve">En esta actividad se llevará a cabo la analítica descriptiva a los datos utilizando Python. Se pueden realizar diferentes estadísticas descriptivas para entender mejor el comportamiento de los datos, como histogramas, </w:t>
        </w:r>
        <w:proofErr w:type="spellStart"/>
        <w:r w:rsidR="00876DB9" w:rsidRPr="00876DB9">
          <w:t>boxplots</w:t>
        </w:r>
        <w:proofErr w:type="spellEnd"/>
        <w:r w:rsidR="00876DB9" w:rsidRPr="00876DB9">
          <w:t xml:space="preserve">, diagramas de dispersión, </w:t>
        </w:r>
        <w:r w:rsidR="00876DB9">
          <w:t>diagramas y cuadros de correlación,</w:t>
        </w:r>
        <w:r w:rsidR="00876DB9" w:rsidRPr="00876DB9">
          <w:t xml:space="preserve"> entre otros</w:t>
        </w:r>
        <w:r w:rsidR="00876DB9">
          <w:t>.</w:t>
        </w:r>
      </w:ins>
      <w:del w:id="2703" w:author="Camilo Andrés Díaz Gómez" w:date="2023-03-15T19:18:00Z">
        <w:r w:rsidRPr="00BD3055" w:rsidDel="00876DB9">
          <w:delText xml:space="preserve"> por medio del lenguaje de programación Python.</w:delText>
        </w:r>
      </w:del>
    </w:p>
    <w:p w14:paraId="364A08DE" w14:textId="77777777" w:rsidR="00876DB9" w:rsidRPr="00BD3055" w:rsidRDefault="00876DB9">
      <w:pPr>
        <w:pStyle w:val="PrrAPA"/>
        <w:rPr>
          <w:ins w:id="2704" w:author="Camilo Andrés Díaz Gómez" w:date="2023-03-15T19:19:00Z"/>
        </w:rPr>
        <w:pPrChange w:id="2705" w:author="Camilo Andrés Díaz Gómez" w:date="2023-03-22T16:34:00Z">
          <w:pPr>
            <w:spacing w:after="160"/>
            <w:ind w:firstLine="720"/>
            <w:jc w:val="left"/>
          </w:pPr>
        </w:pPrChange>
      </w:pPr>
    </w:p>
    <w:p w14:paraId="4B11A515" w14:textId="77777777" w:rsidR="00876DB9" w:rsidRDefault="00876DB9">
      <w:pPr>
        <w:pStyle w:val="PrrAPA"/>
        <w:rPr>
          <w:ins w:id="2706" w:author="Camilo Andrés Díaz Gómez" w:date="2023-03-15T19:19:00Z"/>
        </w:rPr>
        <w:pPrChange w:id="2707" w:author="Camilo Andrés Díaz Gómez" w:date="2023-03-22T16:34:00Z">
          <w:pPr>
            <w:spacing w:after="160"/>
            <w:ind w:firstLine="720"/>
            <w:jc w:val="left"/>
          </w:pPr>
        </w:pPrChange>
      </w:pPr>
    </w:p>
    <w:p w14:paraId="39F82113" w14:textId="751D11BB" w:rsidR="003E2519" w:rsidRDefault="0027258A" w:rsidP="00EE67FE">
      <w:pPr>
        <w:spacing w:after="160"/>
        <w:ind w:firstLine="720"/>
        <w:jc w:val="left"/>
        <w:rPr>
          <w:ins w:id="2708"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19</w:t>
      </w:r>
      <w:r w:rsidR="003E2519" w:rsidRPr="00BD3055">
        <w:rPr>
          <w:rFonts w:cs="Times New Roman"/>
          <w:b/>
          <w:bCs/>
          <w:iCs/>
          <w:color w:val="000000" w:themeColor="text1"/>
          <w:szCs w:val="24"/>
        </w:rPr>
        <w:t>.</w:t>
      </w:r>
    </w:p>
    <w:p w14:paraId="773E366E" w14:textId="77777777" w:rsidR="00EE67FE" w:rsidRPr="00BD3055" w:rsidRDefault="00EE67FE">
      <w:pPr>
        <w:pStyle w:val="PrrAPA"/>
        <w:pPrChange w:id="2709" w:author="Camilo Andrés Díaz Gómez" w:date="2023-03-22T16:34:00Z">
          <w:pPr>
            <w:spacing w:after="160"/>
            <w:ind w:firstLine="720"/>
            <w:jc w:val="left"/>
          </w:pPr>
        </w:pPrChange>
      </w:pPr>
    </w:p>
    <w:p w14:paraId="6F4B05AB" w14:textId="2BB7E929" w:rsidR="0027258A" w:rsidRPr="00BD3055" w:rsidRDefault="0027258A">
      <w:pPr>
        <w:pStyle w:val="PrrAPA"/>
        <w:pPrChange w:id="2710" w:author="Camilo Andrés Díaz Gómez" w:date="2023-03-22T16:34:00Z">
          <w:pPr>
            <w:spacing w:after="160"/>
            <w:ind w:firstLine="720"/>
            <w:jc w:val="left"/>
          </w:pPr>
        </w:pPrChange>
      </w:pPr>
      <w:r w:rsidRPr="00BD3055">
        <w:t>Realización de los diferentes modelos de Machine Learning</w:t>
      </w:r>
      <w:ins w:id="2711" w:author="Camilo Andrés Díaz Gómez" w:date="2023-03-15T19:19:00Z">
        <w:r w:rsidR="00876DB9">
          <w:t xml:space="preserve">: </w:t>
        </w:r>
        <w:r w:rsidR="00876DB9" w:rsidRPr="00876DB9">
          <w:t xml:space="preserve">En esta tarea se llevará a cabo la construcción de los modelos de Machine Learning utilizando Python. Se pueden utilizar diferentes algoritmos de Machine Learning como Regresión Lineal, </w:t>
        </w:r>
      </w:ins>
      <w:ins w:id="2712" w:author="Camilo Andrés Díaz Gómez" w:date="2023-03-15T19:20:00Z">
        <w:r w:rsidR="00876DB9">
          <w:t xml:space="preserve">KNN, </w:t>
        </w:r>
      </w:ins>
      <w:ins w:id="2713" w:author="Camilo Andrés Díaz Gómez" w:date="2023-03-15T19:19:00Z">
        <w:r w:rsidR="00876DB9" w:rsidRPr="00876DB9">
          <w:t>Redes Neuronales, entre otros, para alcanzar los objetivos del proyecto. Esta tarea puede llevar varias semanas dependiendo de la cantidad de modelos que se deseen construir y la complejidad de los algoritmos utilizados. Es importante tener en cuenta que la evaluación de los modelos también es una tarea crítica en esta fase y debe ser realizada cuidadosamente para garantizar un modelado preciso y eficaz.</w:t>
        </w:r>
      </w:ins>
      <w:del w:id="2714" w:author="Camilo Andrés Díaz Gómez" w:date="2023-03-15T19:19:00Z">
        <w:r w:rsidRPr="00BD3055" w:rsidDel="00876DB9">
          <w:delText>.</w:delText>
        </w:r>
      </w:del>
    </w:p>
    <w:p w14:paraId="6407EEF7" w14:textId="77777777" w:rsidR="003064BF" w:rsidRPr="00BD3055" w:rsidRDefault="003064BF">
      <w:pPr>
        <w:pStyle w:val="PrrAPA"/>
        <w:pPrChange w:id="2715" w:author="Camilo Andrés Díaz Gómez" w:date="2023-03-22T16:34:00Z">
          <w:pPr>
            <w:pStyle w:val="PrrAPA"/>
            <w:ind w:firstLine="0"/>
          </w:pPr>
        </w:pPrChange>
      </w:pPr>
    </w:p>
    <w:p w14:paraId="2FB09A8F" w14:textId="04565389" w:rsidR="0027258A" w:rsidRDefault="0027258A" w:rsidP="00EE67FE">
      <w:pPr>
        <w:pStyle w:val="PrrAPA"/>
        <w:ind w:firstLine="0"/>
        <w:rPr>
          <w:ins w:id="2716" w:author="Camilo Andrés Díaz Gómez" w:date="2023-03-17T00:47:00Z"/>
          <w:b/>
          <w:bCs/>
          <w:color w:val="000000" w:themeColor="text1"/>
        </w:rPr>
      </w:pPr>
      <w:r w:rsidRPr="00BD3055">
        <w:rPr>
          <w:b/>
          <w:bCs/>
          <w:color w:val="000000" w:themeColor="text1"/>
        </w:rPr>
        <w:t>Evaluación</w:t>
      </w:r>
    </w:p>
    <w:p w14:paraId="7ECF5FEB" w14:textId="77777777" w:rsidR="00EE67FE" w:rsidRPr="00E30F2C" w:rsidRDefault="00EE67FE">
      <w:pPr>
        <w:pStyle w:val="PrrAPA"/>
        <w:rPr>
          <w:rPrChange w:id="2717" w:author="Camilo Andrés Díaz Gómez" w:date="2023-03-22T16:34:00Z">
            <w:rPr>
              <w:b/>
              <w:bCs/>
              <w:color w:val="000000" w:themeColor="text1"/>
            </w:rPr>
          </w:rPrChange>
        </w:rPr>
        <w:pPrChange w:id="2718" w:author="Camilo Andrés Díaz Gómez" w:date="2023-03-22T16:34:00Z">
          <w:pPr>
            <w:pStyle w:val="PrrAPA"/>
            <w:ind w:firstLine="0"/>
          </w:pPr>
        </w:pPrChange>
      </w:pPr>
    </w:p>
    <w:p w14:paraId="3D1C1260" w14:textId="23E2ED38" w:rsidR="004C4EDB" w:rsidRPr="00E30F2C" w:rsidRDefault="004C4EDB">
      <w:pPr>
        <w:pStyle w:val="PrrAPA"/>
        <w:rPr>
          <w:ins w:id="2719" w:author="Camilo Andrés Díaz Gómez" w:date="2023-03-17T00:47:00Z"/>
          <w:rPrChange w:id="2720" w:author="Camilo Andrés Díaz Gómez" w:date="2023-03-22T16:34:00Z">
            <w:rPr>
              <w:ins w:id="2721" w:author="Camilo Andrés Díaz Gómez" w:date="2023-03-17T00:47:00Z"/>
              <w:color w:val="000000" w:themeColor="text1"/>
            </w:rPr>
          </w:rPrChange>
        </w:rPr>
        <w:pPrChange w:id="2722" w:author="Camilo Andrés Díaz Gómez" w:date="2023-03-22T16:34:00Z">
          <w:pPr>
            <w:pStyle w:val="PrrAPA"/>
            <w:ind w:firstLine="720"/>
          </w:pPr>
        </w:pPrChange>
      </w:pPr>
      <w:r w:rsidRPr="00E30F2C">
        <w:rPr>
          <w:rPrChange w:id="2723" w:author="Camilo Andrés Díaz Gómez" w:date="2023-03-22T16:34:00Z">
            <w:rPr>
              <w:color w:val="000000" w:themeColor="text1"/>
            </w:rPr>
          </w:rPrChange>
        </w:rPr>
        <w:t>Si los pasos anteriores se llevaron a cabo correctamente, la evaluación debería arrojar resultados satisfactorios. Dado que esta es una tarea meticulosa, se necesitaron 3 semanas para realizar las pruebas funcionales y las pruebas en tiempo real.</w:t>
      </w:r>
    </w:p>
    <w:p w14:paraId="53B34161" w14:textId="77777777" w:rsidR="00EE67FE" w:rsidRPr="00E30F2C" w:rsidRDefault="00EE67FE">
      <w:pPr>
        <w:pStyle w:val="PrrAPA"/>
        <w:rPr>
          <w:rPrChange w:id="2724" w:author="Camilo Andrés Díaz Gómez" w:date="2023-03-22T16:34:00Z">
            <w:rPr>
              <w:color w:val="000000" w:themeColor="text1"/>
            </w:rPr>
          </w:rPrChange>
        </w:rPr>
        <w:pPrChange w:id="2725" w:author="Camilo Andrés Díaz Gómez" w:date="2023-03-22T16:34:00Z">
          <w:pPr>
            <w:pStyle w:val="PrrAPA"/>
            <w:ind w:firstLine="708"/>
          </w:pPr>
        </w:pPrChange>
      </w:pPr>
    </w:p>
    <w:p w14:paraId="43F189AC" w14:textId="1459F868" w:rsidR="0027258A" w:rsidRDefault="0027258A" w:rsidP="00EE67FE">
      <w:pPr>
        <w:pStyle w:val="PrrAPA"/>
        <w:ind w:firstLine="0"/>
        <w:rPr>
          <w:ins w:id="2726" w:author="Camilo Andrés Díaz Gómez" w:date="2023-03-17T00:47:00Z"/>
          <w:b/>
          <w:bCs/>
          <w:i/>
          <w:iCs/>
          <w:color w:val="000000" w:themeColor="text1"/>
        </w:rPr>
      </w:pPr>
      <w:r w:rsidRPr="00BD3055">
        <w:rPr>
          <w:b/>
          <w:bCs/>
          <w:i/>
          <w:iCs/>
          <w:color w:val="000000" w:themeColor="text1"/>
        </w:rPr>
        <w:t xml:space="preserve">Tareas </w:t>
      </w:r>
    </w:p>
    <w:p w14:paraId="5A9B5ABD" w14:textId="77777777" w:rsidR="00EE67FE" w:rsidRPr="00BD3055" w:rsidRDefault="00EE67FE" w:rsidP="00EE67FE">
      <w:pPr>
        <w:pStyle w:val="PrrAPA"/>
        <w:ind w:firstLine="0"/>
        <w:rPr>
          <w:b/>
          <w:bCs/>
          <w:i/>
          <w:iCs/>
          <w:color w:val="000000" w:themeColor="text1"/>
        </w:rPr>
      </w:pPr>
    </w:p>
    <w:p w14:paraId="53CEC7E1" w14:textId="24A1AC11" w:rsidR="00876DB9" w:rsidRDefault="0027258A" w:rsidP="00EE67FE">
      <w:pPr>
        <w:spacing w:after="160"/>
        <w:ind w:firstLine="720"/>
        <w:jc w:val="left"/>
        <w:rPr>
          <w:ins w:id="2727"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20</w:t>
      </w:r>
      <w:ins w:id="2728" w:author="Camilo Andrés Díaz Gómez" w:date="2023-03-15T19:23:00Z">
        <w:r w:rsidR="00876DB9">
          <w:rPr>
            <w:rFonts w:cs="Times New Roman"/>
            <w:b/>
            <w:bCs/>
            <w:iCs/>
            <w:color w:val="000000" w:themeColor="text1"/>
            <w:szCs w:val="24"/>
          </w:rPr>
          <w:t>.</w:t>
        </w:r>
      </w:ins>
    </w:p>
    <w:p w14:paraId="6952D593" w14:textId="77777777" w:rsidR="00EE67FE" w:rsidRDefault="00EE67FE">
      <w:pPr>
        <w:pStyle w:val="PrrAPA"/>
        <w:rPr>
          <w:ins w:id="2729" w:author="Camilo Andrés Díaz Gómez" w:date="2023-03-15T19:23:00Z"/>
        </w:rPr>
        <w:pPrChange w:id="2730" w:author="Camilo Andrés Díaz Gómez" w:date="2023-03-22T16:34:00Z">
          <w:pPr>
            <w:spacing w:after="160"/>
            <w:ind w:firstLine="720"/>
            <w:jc w:val="left"/>
          </w:pPr>
        </w:pPrChange>
      </w:pPr>
    </w:p>
    <w:p w14:paraId="243B5584" w14:textId="735AF19F" w:rsidR="0027258A" w:rsidRDefault="0027258A">
      <w:pPr>
        <w:pStyle w:val="PrrAPA"/>
        <w:rPr>
          <w:ins w:id="2731" w:author="Camilo Andrés Díaz Gómez" w:date="2023-03-15T19:23:00Z"/>
        </w:rPr>
        <w:pPrChange w:id="2732" w:author="Camilo Andrés Díaz Gómez" w:date="2023-03-22T16:34:00Z">
          <w:pPr>
            <w:spacing w:after="160"/>
            <w:ind w:firstLine="720"/>
            <w:jc w:val="left"/>
          </w:pPr>
        </w:pPrChange>
      </w:pPr>
      <w:del w:id="2733" w:author="Camilo Andrés Díaz Gómez" w:date="2023-03-15T19:23:00Z">
        <w:r w:rsidRPr="00BD3055" w:rsidDel="00876DB9">
          <w:delText xml:space="preserve">: </w:delText>
        </w:r>
      </w:del>
      <w:r w:rsidRPr="00BD3055">
        <w:t>Pruebas funcionales al código</w:t>
      </w:r>
      <w:ins w:id="2734" w:author="Camilo Andrés Díaz Gómez" w:date="2023-03-15T19:22:00Z">
        <w:r w:rsidR="00876DB9">
          <w:t xml:space="preserve">: </w:t>
        </w:r>
        <w:r w:rsidR="00876DB9" w:rsidRPr="00876DB9">
          <w:t>En esta actividad se realizarán pruebas funcionales al código implementado para garantizar que funcione correctamente. Estas pruebas se realizan para asegurarse de que no hay errores en el código y que el modelo funciona de acuerdo a lo previsto.</w:t>
        </w:r>
      </w:ins>
      <w:del w:id="2735" w:author="Camilo Andrés Díaz Gómez" w:date="2023-03-15T19:22:00Z">
        <w:r w:rsidRPr="00BD3055" w:rsidDel="00876DB9">
          <w:delText>.</w:delText>
        </w:r>
      </w:del>
    </w:p>
    <w:p w14:paraId="019586E3" w14:textId="77777777" w:rsidR="00876DB9" w:rsidRPr="00BD3055" w:rsidRDefault="00876DB9">
      <w:pPr>
        <w:pStyle w:val="PrrAPA"/>
        <w:pPrChange w:id="2736" w:author="Camilo Andrés Díaz Gómez" w:date="2023-03-22T16:34:00Z">
          <w:pPr>
            <w:spacing w:after="160"/>
            <w:ind w:firstLine="720"/>
            <w:jc w:val="left"/>
          </w:pPr>
        </w:pPrChange>
      </w:pPr>
    </w:p>
    <w:p w14:paraId="52DD8885" w14:textId="166E4CE8" w:rsidR="00876DB9" w:rsidRDefault="0027258A" w:rsidP="00EE67FE">
      <w:pPr>
        <w:spacing w:after="160"/>
        <w:ind w:firstLine="720"/>
        <w:jc w:val="left"/>
        <w:rPr>
          <w:ins w:id="2737"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21</w:t>
      </w:r>
      <w:ins w:id="2738" w:author="Camilo Andrés Díaz Gómez" w:date="2023-03-15T19:23:00Z">
        <w:r w:rsidR="00876DB9">
          <w:rPr>
            <w:rFonts w:cs="Times New Roman"/>
            <w:b/>
            <w:bCs/>
            <w:iCs/>
            <w:color w:val="000000" w:themeColor="text1"/>
            <w:szCs w:val="24"/>
          </w:rPr>
          <w:t>.</w:t>
        </w:r>
      </w:ins>
    </w:p>
    <w:p w14:paraId="208914F5" w14:textId="77777777" w:rsidR="00EE67FE" w:rsidRDefault="00EE67FE">
      <w:pPr>
        <w:pStyle w:val="PrrAPA"/>
        <w:rPr>
          <w:ins w:id="2739" w:author="Camilo Andrés Díaz Gómez" w:date="2023-03-15T19:23:00Z"/>
        </w:rPr>
        <w:pPrChange w:id="2740" w:author="Camilo Andrés Díaz Gómez" w:date="2023-03-22T16:34:00Z">
          <w:pPr>
            <w:spacing w:after="160"/>
            <w:ind w:firstLine="720"/>
            <w:jc w:val="left"/>
          </w:pPr>
        </w:pPrChange>
      </w:pPr>
    </w:p>
    <w:p w14:paraId="134C6E1D" w14:textId="07133BE8" w:rsidR="0027258A" w:rsidRDefault="0027258A">
      <w:pPr>
        <w:pStyle w:val="PrrAPA"/>
        <w:rPr>
          <w:ins w:id="2741" w:author="Camilo Andrés Díaz Gómez" w:date="2023-03-15T19:27:00Z"/>
        </w:rPr>
        <w:pPrChange w:id="2742" w:author="Camilo Andrés Díaz Gómez" w:date="2023-03-22T16:34:00Z">
          <w:pPr>
            <w:spacing w:after="160"/>
            <w:ind w:firstLine="720"/>
            <w:jc w:val="left"/>
          </w:pPr>
        </w:pPrChange>
      </w:pPr>
      <w:del w:id="2743" w:author="Camilo Andrés Díaz Gómez" w:date="2023-03-15T19:23:00Z">
        <w:r w:rsidRPr="00BD3055" w:rsidDel="00876DB9">
          <w:delText>:</w:delText>
        </w:r>
      </w:del>
      <w:del w:id="2744" w:author="Camilo Andrés Díaz Gómez" w:date="2023-03-15T19:24:00Z">
        <w:r w:rsidRPr="00BD3055" w:rsidDel="00876DB9">
          <w:delText xml:space="preserve"> </w:delText>
        </w:r>
      </w:del>
      <w:r w:rsidRPr="00BD3055">
        <w:t>Comparación de datos reales con los datos obtenidos mediante el modelo realizado</w:t>
      </w:r>
      <w:ins w:id="2745" w:author="Camilo Andrés Díaz Gómez" w:date="2023-03-15T19:23:00Z">
        <w:r w:rsidR="00876DB9">
          <w:t>:</w:t>
        </w:r>
      </w:ins>
      <w:ins w:id="2746" w:author="Camilo Andrés Díaz Gómez" w:date="2023-03-15T19:25:00Z">
        <w:r w:rsidR="00876DB9">
          <w:t xml:space="preserve"> </w:t>
        </w:r>
        <w:r w:rsidR="00876DB9" w:rsidRPr="00876DB9">
          <w:t>En esta actividad se compararán los datos reales con los datos obtenidos a través de</w:t>
        </w:r>
      </w:ins>
      <w:ins w:id="2747" w:author="Camilo Andrés Díaz Gómez" w:date="2023-03-15T19:26:00Z">
        <w:r w:rsidR="00876DB9">
          <w:t xml:space="preserve"> los </w:t>
        </w:r>
      </w:ins>
      <w:ins w:id="2748" w:author="Camilo Andrés Díaz Gómez" w:date="2023-03-15T19:25:00Z">
        <w:r w:rsidR="00876DB9" w:rsidRPr="00876DB9">
          <w:t>modelo</w:t>
        </w:r>
      </w:ins>
      <w:ins w:id="2749" w:author="Camilo Andrés Díaz Gómez" w:date="2023-03-15T19:26:00Z">
        <w:r w:rsidR="00876DB9">
          <w:t>s</w:t>
        </w:r>
      </w:ins>
      <w:ins w:id="2750" w:author="Camilo Andrés Díaz Gómez" w:date="2023-03-15T19:25:00Z">
        <w:r w:rsidR="00876DB9" w:rsidRPr="00876DB9">
          <w:t xml:space="preserve"> construido</w:t>
        </w:r>
      </w:ins>
      <w:ins w:id="2751" w:author="Camilo Andrés Díaz Gómez" w:date="2023-03-15T19:26:00Z">
        <w:r w:rsidR="00876DB9">
          <w:t>s</w:t>
        </w:r>
      </w:ins>
      <w:ins w:id="2752" w:author="Camilo Andrés Díaz Gómez" w:date="2023-03-15T19:25:00Z">
        <w:r w:rsidR="00876DB9" w:rsidRPr="00876DB9">
          <w:t xml:space="preserve"> en la fase anterior. Se pueden utilizar diferentes técnicas de evaluación para comparar los datos, como el error cuadrático medio, la correlación, entre otros. Esta tarea es importante para evaluar la precisión del modelo y puede llevar algunos días dependiendo de la cantidad de datos a comparar y la complejidad de las técnicas utilizadas.</w:t>
        </w:r>
      </w:ins>
      <w:del w:id="2753" w:author="Camilo Andrés Díaz Gómez" w:date="2023-03-15T19:23:00Z">
        <w:r w:rsidRPr="00BD3055" w:rsidDel="00876DB9">
          <w:delText>.</w:delText>
        </w:r>
      </w:del>
    </w:p>
    <w:p w14:paraId="3E9A2DED" w14:textId="77777777" w:rsidR="00876DB9" w:rsidRDefault="00876DB9">
      <w:pPr>
        <w:pStyle w:val="PrrAPA"/>
        <w:rPr>
          <w:ins w:id="2754" w:author="Camilo Andrés Díaz Gómez" w:date="2023-03-15T19:27:00Z"/>
        </w:rPr>
        <w:pPrChange w:id="2755" w:author="Camilo Andrés Díaz Gómez" w:date="2023-03-22T16:34:00Z">
          <w:pPr>
            <w:spacing w:after="160"/>
            <w:ind w:firstLine="720"/>
            <w:jc w:val="left"/>
          </w:pPr>
        </w:pPrChange>
      </w:pPr>
    </w:p>
    <w:p w14:paraId="07EDE663" w14:textId="57F24532" w:rsidR="00876DB9" w:rsidRPr="00BD3055" w:rsidRDefault="00876DB9">
      <w:pPr>
        <w:pStyle w:val="PrrAPA"/>
        <w:pPrChange w:id="2756" w:author="Camilo Andrés Díaz Gómez" w:date="2023-03-22T16:34:00Z">
          <w:pPr>
            <w:spacing w:after="160"/>
            <w:ind w:firstLine="720"/>
            <w:jc w:val="left"/>
          </w:pPr>
        </w:pPrChange>
      </w:pPr>
      <w:ins w:id="2757" w:author="Camilo Andrés Díaz Gómez" w:date="2023-03-15T19:27:00Z">
        <w:r w:rsidRPr="00876DB9">
          <w:t>Es importante mencionar que en esta fase también se pueden realizar ajustes y mejoras a</w:t>
        </w:r>
        <w:r>
          <w:t xml:space="preserve"> </w:t>
        </w:r>
        <w:r w:rsidRPr="00876DB9">
          <w:t>l</w:t>
        </w:r>
      </w:ins>
      <w:ins w:id="2758" w:author="Camilo Andrés Díaz Gómez" w:date="2023-03-15T19:28:00Z">
        <w:r>
          <w:t>os</w:t>
        </w:r>
      </w:ins>
      <w:ins w:id="2759" w:author="Camilo Andrés Díaz Gómez" w:date="2023-03-15T19:27:00Z">
        <w:r w:rsidRPr="00876DB9">
          <w:t xml:space="preserve"> modelo</w:t>
        </w:r>
      </w:ins>
      <w:ins w:id="2760" w:author="Camilo Andrés Díaz Gómez" w:date="2023-03-15T19:28:00Z">
        <w:r>
          <w:t>s</w:t>
        </w:r>
      </w:ins>
      <w:ins w:id="2761" w:author="Camilo Andrés Díaz Gómez" w:date="2023-03-15T19:27:00Z">
        <w:r w:rsidRPr="00876DB9">
          <w:t xml:space="preserve"> en caso de ser necesario para garantizar una mayor precisión en los resultados.</w:t>
        </w:r>
      </w:ins>
    </w:p>
    <w:p w14:paraId="76291B1C" w14:textId="2FF4FD45" w:rsidR="0027258A" w:rsidRPr="00BD3055" w:rsidDel="00876DB9" w:rsidRDefault="0027258A">
      <w:pPr>
        <w:pStyle w:val="PrrAPA"/>
        <w:rPr>
          <w:del w:id="2762" w:author="Camilo Andrés Díaz Gómez" w:date="2023-03-15T19:26:00Z"/>
        </w:rPr>
      </w:pPr>
    </w:p>
    <w:p w14:paraId="2EB55AF1" w14:textId="77777777" w:rsidR="00876DB9" w:rsidRDefault="00876DB9">
      <w:pPr>
        <w:pStyle w:val="PrrAPA"/>
        <w:rPr>
          <w:ins w:id="2763" w:author="Camilo Andrés Díaz Gómez" w:date="2023-03-15T19:26:00Z"/>
        </w:rPr>
        <w:pPrChange w:id="2764" w:author="Camilo Andrés Díaz Gómez" w:date="2023-03-22T16:34:00Z">
          <w:pPr>
            <w:pStyle w:val="PrrAPA"/>
            <w:ind w:firstLine="0"/>
          </w:pPr>
        </w:pPrChange>
      </w:pPr>
    </w:p>
    <w:p w14:paraId="2201F371" w14:textId="0F2CC8C1" w:rsidR="0027258A" w:rsidRDefault="0027258A" w:rsidP="00EE67FE">
      <w:pPr>
        <w:pStyle w:val="PrrAPA"/>
        <w:ind w:firstLine="0"/>
        <w:rPr>
          <w:ins w:id="2765" w:author="Camilo Andrés Díaz Gómez" w:date="2023-03-17T00:47:00Z"/>
          <w:b/>
          <w:bCs/>
          <w:color w:val="000000" w:themeColor="text1"/>
        </w:rPr>
      </w:pPr>
      <w:r w:rsidRPr="00BD3055">
        <w:rPr>
          <w:b/>
          <w:bCs/>
          <w:color w:val="000000" w:themeColor="text1"/>
        </w:rPr>
        <w:t>Despliegue</w:t>
      </w:r>
    </w:p>
    <w:p w14:paraId="441E4C29" w14:textId="77777777" w:rsidR="00EE67FE" w:rsidRPr="00E30F2C" w:rsidRDefault="00EE67FE">
      <w:pPr>
        <w:pStyle w:val="PrrAPA"/>
        <w:rPr>
          <w:rPrChange w:id="2766" w:author="Camilo Andrés Díaz Gómez" w:date="2023-03-22T16:34:00Z">
            <w:rPr>
              <w:b/>
              <w:bCs/>
              <w:color w:val="000000" w:themeColor="text1"/>
            </w:rPr>
          </w:rPrChange>
        </w:rPr>
        <w:pPrChange w:id="2767" w:author="Camilo Andrés Díaz Gómez" w:date="2023-03-22T16:34:00Z">
          <w:pPr>
            <w:pStyle w:val="PrrAPA"/>
            <w:ind w:firstLine="0"/>
          </w:pPr>
        </w:pPrChange>
      </w:pPr>
    </w:p>
    <w:p w14:paraId="727DC312" w14:textId="77777777" w:rsidR="004C4EDB" w:rsidRPr="00E30F2C" w:rsidRDefault="004C4EDB" w:rsidP="00E30F2C">
      <w:pPr>
        <w:pStyle w:val="PrrAPA"/>
      </w:pPr>
      <w:r w:rsidRPr="00E30F2C">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Pr="00E30F2C" w:rsidRDefault="004C4EDB">
      <w:pPr>
        <w:pStyle w:val="PrrAPA"/>
        <w:rPr>
          <w:rPrChange w:id="2768" w:author="Camilo Andrés Díaz Gómez" w:date="2023-03-22T16:34:00Z">
            <w:rPr>
              <w:b/>
              <w:bCs/>
              <w:i/>
              <w:iCs/>
              <w:color w:val="000000" w:themeColor="text1"/>
            </w:rPr>
          </w:rPrChange>
        </w:rPr>
        <w:pPrChange w:id="2769" w:author="Camilo Andrés Díaz Gómez" w:date="2023-03-22T16:34:00Z">
          <w:pPr>
            <w:pStyle w:val="PrrAPA"/>
            <w:ind w:firstLine="0"/>
          </w:pPr>
        </w:pPrChange>
      </w:pPr>
    </w:p>
    <w:p w14:paraId="4BE57175" w14:textId="6A0A4585" w:rsidR="0027258A" w:rsidRDefault="0027258A" w:rsidP="00EE67FE">
      <w:pPr>
        <w:pStyle w:val="PrrAPA"/>
        <w:ind w:firstLine="0"/>
        <w:rPr>
          <w:ins w:id="2770" w:author="Camilo Andrés Díaz Gómez" w:date="2023-03-17T00:47:00Z"/>
          <w:b/>
          <w:bCs/>
          <w:i/>
          <w:iCs/>
          <w:color w:val="000000" w:themeColor="text1"/>
        </w:rPr>
      </w:pPr>
      <w:r w:rsidRPr="00BD3055">
        <w:rPr>
          <w:b/>
          <w:bCs/>
          <w:i/>
          <w:iCs/>
          <w:color w:val="000000" w:themeColor="text1"/>
        </w:rPr>
        <w:t>Tareas</w:t>
      </w:r>
    </w:p>
    <w:p w14:paraId="2719F51B" w14:textId="77777777" w:rsidR="00EE67FE" w:rsidRPr="00E30F2C" w:rsidRDefault="00EE67FE">
      <w:pPr>
        <w:pStyle w:val="PrrAPA"/>
        <w:rPr>
          <w:rPrChange w:id="2771" w:author="Camilo Andrés Díaz Gómez" w:date="2023-03-22T16:34:00Z">
            <w:rPr>
              <w:b/>
              <w:bCs/>
              <w:i/>
              <w:iCs/>
              <w:color w:val="000000" w:themeColor="text1"/>
            </w:rPr>
          </w:rPrChange>
        </w:rPr>
        <w:pPrChange w:id="2772" w:author="Camilo Andrés Díaz Gómez" w:date="2023-03-22T16:34:00Z">
          <w:pPr>
            <w:pStyle w:val="PrrAPA"/>
            <w:ind w:firstLine="0"/>
          </w:pPr>
        </w:pPrChange>
      </w:pPr>
    </w:p>
    <w:p w14:paraId="7C45A5AA" w14:textId="50C1AF91" w:rsidR="004C4EDB" w:rsidRPr="00BD3055" w:rsidDel="00AC7859" w:rsidRDefault="004C4EDB">
      <w:pPr>
        <w:spacing w:after="160"/>
        <w:ind w:firstLine="720"/>
        <w:jc w:val="left"/>
        <w:rPr>
          <w:del w:id="2773" w:author="Steff Guzmán" w:date="2023-03-13T19:55:00Z"/>
          <w:rFonts w:cs="Times New Roman"/>
          <w:b/>
          <w:bCs/>
          <w:iCs/>
          <w:color w:val="000000" w:themeColor="text1"/>
          <w:szCs w:val="24"/>
        </w:rPr>
      </w:pPr>
    </w:p>
    <w:p w14:paraId="58CDEF01" w14:textId="5348AB67" w:rsidR="00127098" w:rsidRDefault="0027258A" w:rsidP="00EE67FE">
      <w:pPr>
        <w:spacing w:after="160"/>
        <w:ind w:firstLine="720"/>
        <w:jc w:val="left"/>
        <w:rPr>
          <w:ins w:id="2774" w:author="Camilo Andrés Díaz Gómez" w:date="2023-03-17T00:47:00Z"/>
          <w:rFonts w:cs="Times New Roman"/>
          <w:b/>
          <w:bCs/>
          <w:iCs/>
          <w:color w:val="000000" w:themeColor="text1"/>
          <w:szCs w:val="24"/>
        </w:rPr>
      </w:pPr>
      <w:r w:rsidRPr="00BD3055">
        <w:rPr>
          <w:rFonts w:cs="Times New Roman"/>
          <w:b/>
          <w:bCs/>
          <w:iCs/>
          <w:color w:val="000000" w:themeColor="text1"/>
          <w:szCs w:val="24"/>
        </w:rPr>
        <w:t>Actividad 22</w:t>
      </w:r>
      <w:r w:rsidR="003E2519" w:rsidRPr="00BD3055">
        <w:rPr>
          <w:rFonts w:cs="Times New Roman"/>
          <w:b/>
          <w:bCs/>
          <w:iCs/>
          <w:color w:val="000000" w:themeColor="text1"/>
          <w:szCs w:val="24"/>
        </w:rPr>
        <w:t>.</w:t>
      </w:r>
    </w:p>
    <w:p w14:paraId="25E47B84" w14:textId="77777777" w:rsidR="00EE67FE" w:rsidRDefault="00EE67FE" w:rsidP="00EE67FE">
      <w:pPr>
        <w:spacing w:after="160"/>
        <w:ind w:firstLine="720"/>
        <w:jc w:val="left"/>
        <w:rPr>
          <w:ins w:id="2775" w:author="Camilo Andrés Díaz Gómez" w:date="2023-03-15T19:28:00Z"/>
          <w:rFonts w:cs="Times New Roman"/>
          <w:b/>
          <w:bCs/>
          <w:iCs/>
          <w:color w:val="000000" w:themeColor="text1"/>
          <w:szCs w:val="24"/>
        </w:rPr>
      </w:pPr>
    </w:p>
    <w:p w14:paraId="178A64B0" w14:textId="2ED0C145" w:rsidR="00127098" w:rsidRDefault="003E2519">
      <w:pPr>
        <w:pStyle w:val="PrrAPA"/>
        <w:rPr>
          <w:ins w:id="2776" w:author="Camilo Andrés Díaz Gómez" w:date="2023-03-15T19:29:00Z"/>
        </w:rPr>
        <w:pPrChange w:id="2777" w:author="Camilo Andrés Díaz Gómez" w:date="2023-03-22T16:34:00Z">
          <w:pPr>
            <w:spacing w:after="160"/>
            <w:ind w:firstLine="720"/>
            <w:jc w:val="left"/>
          </w:pPr>
        </w:pPrChange>
      </w:pPr>
      <w:del w:id="2778" w:author="Camilo Andrés Díaz Gómez" w:date="2023-03-15T19:28:00Z">
        <w:r w:rsidRPr="00BD3055" w:rsidDel="00127098">
          <w:rPr>
            <w:b/>
            <w:bCs/>
          </w:rPr>
          <w:delText xml:space="preserve"> </w:delText>
        </w:r>
      </w:del>
      <w:ins w:id="2779" w:author="Camilo Andrés Díaz Gómez" w:date="2023-03-15T19:30:00Z">
        <w:r w:rsidR="00127098" w:rsidRPr="00127098">
          <w:t>Desarrollo de la estructura de la base de datos:</w:t>
        </w:r>
      </w:ins>
      <w:del w:id="2780" w:author="Camilo Andrés Díaz Gómez" w:date="2023-03-15T19:30:00Z">
        <w:r w:rsidR="0027258A" w:rsidRPr="00BD3055" w:rsidDel="00127098">
          <w:delText>Desarrollo de la estructura de la base de datos, también conocido como DDL</w:delText>
        </w:r>
      </w:del>
      <w:del w:id="2781" w:author="Camilo Andrés Díaz Gómez" w:date="2023-03-15T19:29:00Z">
        <w:r w:rsidR="0027258A" w:rsidRPr="00BD3055" w:rsidDel="00127098">
          <w:delText>,</w:delText>
        </w:r>
      </w:del>
      <w:del w:id="2782" w:author="Camilo Andrés Díaz Gómez" w:date="2023-03-15T19:30:00Z">
        <w:r w:rsidR="0027258A" w:rsidRPr="00BD3055" w:rsidDel="00127098">
          <w:delText xml:space="preserve"> la cual, contendrá los datos previamente obtenidos con el modelo</w:delText>
        </w:r>
      </w:del>
      <w:ins w:id="2783" w:author="Camilo Andrés Díaz Gómez" w:date="2023-03-15T19:29:00Z">
        <w:r w:rsidR="00127098">
          <w:t xml:space="preserve"> </w:t>
        </w:r>
      </w:ins>
      <w:del w:id="2784" w:author="Camilo Andrés Díaz Gómez" w:date="2023-03-15T19:28:00Z">
        <w:r w:rsidR="0027258A" w:rsidRPr="00BD3055" w:rsidDel="00127098">
          <w:delText>.</w:delText>
        </w:r>
      </w:del>
      <w:ins w:id="2785" w:author="Camilo Andrés Díaz Gómez" w:date="2023-03-15T19:29:00Z">
        <w:r w:rsidR="00127098" w:rsidRPr="00127098">
          <w:t xml:space="preserve">En esta actividad se desarrollará la estructura de la base de datos que contendrá los datos obtenidos a través del modelo. Esto incluye definir las tablas y campos necesarios para almacenar los datos de manera eficiente y estructurada. </w:t>
        </w:r>
      </w:ins>
    </w:p>
    <w:p w14:paraId="4514E377" w14:textId="77777777" w:rsidR="00127098" w:rsidRPr="00127098" w:rsidRDefault="00127098">
      <w:pPr>
        <w:pStyle w:val="PrrAPA"/>
        <w:rPr>
          <w:ins w:id="2786" w:author="Camilo Andrés Díaz Gómez" w:date="2023-03-15T19:29:00Z"/>
        </w:rPr>
        <w:pPrChange w:id="2787" w:author="Camilo Andrés Díaz Gómez" w:date="2023-03-22T16:34:00Z">
          <w:pPr>
            <w:spacing w:after="160"/>
            <w:ind w:firstLine="720"/>
            <w:jc w:val="left"/>
          </w:pPr>
        </w:pPrChange>
      </w:pPr>
    </w:p>
    <w:p w14:paraId="37EC34BF" w14:textId="5BC7608E" w:rsidR="00127098" w:rsidRDefault="00127098">
      <w:pPr>
        <w:pStyle w:val="PrrAPA"/>
        <w:rPr>
          <w:ins w:id="2788" w:author="Camilo Andrés Díaz Gómez" w:date="2023-03-15T19:29:00Z"/>
        </w:rPr>
        <w:pPrChange w:id="2789" w:author="Camilo Andrés Díaz Gómez" w:date="2023-03-22T16:34:00Z">
          <w:pPr>
            <w:spacing w:after="160"/>
            <w:ind w:firstLine="720"/>
            <w:jc w:val="left"/>
          </w:pPr>
        </w:pPrChange>
      </w:pPr>
      <w:ins w:id="2790" w:author="Camilo Andrés Díaz Gómez" w:date="2023-03-15T19:29:00Z">
        <w:r w:rsidRPr="00127098">
          <w:t>Después de completar esta actividad, se procedería con la carga de los datos previamente obtenidos con el modelo a la base de datos construida.</w:t>
        </w:r>
      </w:ins>
    </w:p>
    <w:p w14:paraId="106ED201" w14:textId="77777777" w:rsidR="00127098" w:rsidRPr="00BD3055" w:rsidRDefault="00127098">
      <w:pPr>
        <w:pStyle w:val="PrrAPA"/>
        <w:pPrChange w:id="2791" w:author="Camilo Andrés Díaz Gómez" w:date="2023-03-22T16:34:00Z">
          <w:pPr>
            <w:spacing w:after="160"/>
            <w:ind w:firstLine="720"/>
            <w:jc w:val="left"/>
          </w:pPr>
        </w:pPrChange>
      </w:pPr>
    </w:p>
    <w:p w14:paraId="451D4CDF" w14:textId="5DDCEC45" w:rsidR="00AE3134" w:rsidRPr="00BD3055" w:rsidRDefault="00A17136" w:rsidP="00E30F2C">
      <w:pPr>
        <w:pStyle w:val="PrrAPA"/>
        <w:rPr>
          <w:ins w:id="2792" w:author="Steff Guzmán" w:date="2023-03-13T19:17:00Z"/>
        </w:rPr>
      </w:pPr>
      <w:r w:rsidRPr="00BD3055">
        <w:t>Teniendo en cuenta lo anteriormente mencionado, se definieron las siguientes tareas y cronograma realizadas durante todo el proceso.</w:t>
      </w:r>
    </w:p>
    <w:p w14:paraId="1107B898" w14:textId="7F895D23" w:rsidR="00323D57" w:rsidRPr="00BD3055" w:rsidRDefault="00323D57" w:rsidP="00E30F2C">
      <w:pPr>
        <w:pStyle w:val="PrrAPA"/>
        <w:rPr>
          <w:ins w:id="2793" w:author="Steff Guzmán" w:date="2023-03-13T19:23:00Z"/>
        </w:rPr>
      </w:pPr>
    </w:p>
    <w:p w14:paraId="28335807" w14:textId="05034A90" w:rsidR="00AE3134" w:rsidRPr="00F504C8" w:rsidDel="00F504C8" w:rsidRDefault="00AE3134">
      <w:pPr>
        <w:pStyle w:val="Descripcin"/>
        <w:spacing w:line="360" w:lineRule="auto"/>
        <w:ind w:left="3540" w:hanging="3540"/>
        <w:rPr>
          <w:del w:id="2794" w:author="Camilo Andrés Díaz Gómez" w:date="2023-03-22T13:23:00Z"/>
          <w:moveTo w:id="2795" w:author="Camilo Andrés Díaz Gómez" w:date="2023-03-14T21:33:00Z"/>
          <w:rFonts w:cs="Times New Roman"/>
          <w:b w:val="0"/>
          <w:bCs/>
          <w:color w:val="000000" w:themeColor="text1"/>
          <w:rPrChange w:id="2796" w:author="Camilo Andrés Díaz Gómez" w:date="2023-03-22T13:23:00Z">
            <w:rPr>
              <w:del w:id="2797" w:author="Camilo Andrés Díaz Gómez" w:date="2023-03-22T13:23:00Z"/>
              <w:moveTo w:id="2798" w:author="Camilo Andrés Díaz Gómez" w:date="2023-03-14T21:33:00Z"/>
              <w:rFonts w:cs="Times New Roman"/>
              <w:color w:val="000000" w:themeColor="text1"/>
            </w:rPr>
          </w:rPrChange>
        </w:rPr>
        <w:pPrChange w:id="2799" w:author="Camilo Andrés Díaz Gómez" w:date="2023-03-17T00:48:00Z">
          <w:pPr>
            <w:pStyle w:val="Descripcin"/>
            <w:ind w:left="3540" w:hanging="3540"/>
          </w:pPr>
        </w:pPrChange>
      </w:pPr>
      <w:moveToRangeStart w:id="2800" w:author="Camilo Andrés Díaz Gómez" w:date="2023-03-14T21:33:00Z" w:name="move129722007"/>
      <w:moveTo w:id="2801" w:author="Camilo Andrés Díaz Gómez" w:date="2023-03-14T21:33:00Z">
        <w:del w:id="2802" w:author="Camilo Andrés Díaz Gómez" w:date="2023-03-22T13:23:00Z">
          <w:r w:rsidRPr="00BD3055" w:rsidDel="00F504C8">
            <w:rPr>
              <w:rFonts w:cs="Times New Roman"/>
            </w:rPr>
            <w:delText xml:space="preserve">Tabla </w:delText>
          </w:r>
          <w:r w:rsidRPr="00BD3055" w:rsidDel="00F504C8">
            <w:rPr>
              <w:rFonts w:cs="Times New Roman"/>
            </w:rPr>
            <w:fldChar w:fldCharType="begin"/>
          </w:r>
          <w:r w:rsidRPr="00BD3055" w:rsidDel="00F504C8">
            <w:rPr>
              <w:rFonts w:cs="Times New Roman"/>
            </w:rPr>
            <w:delInstrText xml:space="preserve"> SEQ Tabla \* ARABIC </w:delInstrText>
          </w:r>
          <w:r w:rsidR="00000000">
            <w:rPr>
              <w:rFonts w:cs="Times New Roman"/>
            </w:rPr>
            <w:fldChar w:fldCharType="separate"/>
          </w:r>
          <w:r w:rsidRPr="00BD3055" w:rsidDel="00F504C8">
            <w:rPr>
              <w:rFonts w:cs="Times New Roman"/>
            </w:rPr>
            <w:fldChar w:fldCharType="end"/>
          </w:r>
        </w:del>
      </w:moveTo>
    </w:p>
    <w:p w14:paraId="53C7096A" w14:textId="693C9631" w:rsidR="005A4444" w:rsidRPr="00BD3055" w:rsidDel="00F504C8" w:rsidRDefault="00AE3134">
      <w:pPr>
        <w:pStyle w:val="Descripcin"/>
        <w:spacing w:line="360" w:lineRule="auto"/>
        <w:ind w:left="3540" w:hanging="3540"/>
        <w:rPr>
          <w:ins w:id="2803" w:author="Steff Guzmán" w:date="2023-03-13T19:23:00Z"/>
          <w:del w:id="2804" w:author="Camilo Andrés Díaz Gómez" w:date="2023-03-22T13:23:00Z"/>
          <w:color w:val="000000" w:themeColor="text1"/>
        </w:rPr>
        <w:pPrChange w:id="2805" w:author="Camilo Andrés Díaz Gómez" w:date="2023-03-22T13:23:00Z">
          <w:pPr>
            <w:pStyle w:val="PrrAPA"/>
          </w:pPr>
        </w:pPrChange>
      </w:pPr>
      <w:moveTo w:id="2806" w:author="Camilo Andrés Díaz Gómez" w:date="2023-03-14T21:33:00Z">
        <w:del w:id="2807" w:author="Camilo Andrés Díaz Gómez" w:date="2023-03-22T13:23:00Z">
          <w:r w:rsidRPr="00B372B4" w:rsidDel="00F504C8">
            <w:rPr>
              <w:bCs/>
            </w:rPr>
            <w:delText xml:space="preserve"> </w:delText>
          </w:r>
          <w:r w:rsidRPr="00B372B4" w:rsidDel="00F504C8">
            <w:rPr>
              <w:bCs/>
              <w:iCs w:val="0"/>
            </w:rPr>
            <w:delText>Cronograma de actividades generales</w:delText>
          </w:r>
          <w:r w:rsidRPr="00BD3055" w:rsidDel="00F504C8">
            <w:delText>.</w:delText>
          </w:r>
        </w:del>
      </w:moveTo>
      <w:moveToRangeEnd w:id="2800"/>
    </w:p>
    <w:p w14:paraId="598D9BDB" w14:textId="25FBAC6C" w:rsidR="005A4444" w:rsidRPr="00BD3055" w:rsidDel="00AE3134" w:rsidRDefault="005A4444">
      <w:pPr>
        <w:pStyle w:val="PrrAPA"/>
        <w:rPr>
          <w:ins w:id="2808" w:author="Steff Guzmán" w:date="2023-03-13T19:23:00Z"/>
          <w:del w:id="2809" w:author="Camilo Andrés Díaz Gómez" w:date="2023-03-14T21:32:00Z"/>
          <w:color w:val="000000" w:themeColor="text1"/>
        </w:rPr>
      </w:pPr>
    </w:p>
    <w:p w14:paraId="2EB2C2CE" w14:textId="43126202" w:rsidR="005A4444" w:rsidRPr="00BD3055" w:rsidDel="00AE3134" w:rsidRDefault="005A4444">
      <w:pPr>
        <w:pStyle w:val="PrrAPA"/>
        <w:rPr>
          <w:ins w:id="2810" w:author="Steff Guzmán" w:date="2023-03-13T19:23:00Z"/>
          <w:del w:id="2811" w:author="Camilo Andrés Díaz Gómez" w:date="2023-03-14T21:32:00Z"/>
          <w:color w:val="000000" w:themeColor="text1"/>
        </w:rPr>
      </w:pPr>
    </w:p>
    <w:p w14:paraId="4847F868" w14:textId="3346B81A" w:rsidR="005A4444" w:rsidRPr="00BD3055" w:rsidDel="00AE3134" w:rsidRDefault="005A4444">
      <w:pPr>
        <w:pStyle w:val="PrrAPA"/>
        <w:rPr>
          <w:ins w:id="2812" w:author="Steff Guzmán" w:date="2023-03-13T19:23:00Z"/>
          <w:del w:id="2813" w:author="Camilo Andrés Díaz Gómez" w:date="2023-03-14T21:32:00Z"/>
          <w:color w:val="000000" w:themeColor="text1"/>
        </w:rPr>
      </w:pPr>
    </w:p>
    <w:p w14:paraId="72858D4C" w14:textId="3B117AF6" w:rsidR="005A4444" w:rsidRPr="00BD3055" w:rsidDel="00AE3134" w:rsidRDefault="005A4444">
      <w:pPr>
        <w:pStyle w:val="PrrAPA"/>
        <w:rPr>
          <w:ins w:id="2814" w:author="Steff Guzmán" w:date="2023-03-13T19:23:00Z"/>
          <w:del w:id="2815" w:author="Camilo Andrés Díaz Gómez" w:date="2023-03-14T21:32:00Z"/>
          <w:color w:val="000000" w:themeColor="text1"/>
        </w:rPr>
      </w:pPr>
    </w:p>
    <w:p w14:paraId="08292E54" w14:textId="28A70E14" w:rsidR="005A4444" w:rsidRPr="00BD3055" w:rsidDel="00AE3134" w:rsidRDefault="005A4444">
      <w:pPr>
        <w:pStyle w:val="PrrAPA"/>
        <w:rPr>
          <w:ins w:id="2816" w:author="Steff Guzmán" w:date="2023-03-13T19:23:00Z"/>
          <w:del w:id="2817" w:author="Camilo Andrés Díaz Gómez" w:date="2023-03-14T21:32:00Z"/>
          <w:color w:val="000000" w:themeColor="text1"/>
        </w:rPr>
      </w:pPr>
    </w:p>
    <w:p w14:paraId="799E64D3" w14:textId="2BD3DF85" w:rsidR="005A4444" w:rsidRPr="00BD3055" w:rsidDel="00AE3134" w:rsidRDefault="005A4444">
      <w:pPr>
        <w:pStyle w:val="PrrAPA"/>
        <w:rPr>
          <w:ins w:id="2818" w:author="Steff Guzmán" w:date="2023-03-13T19:23:00Z"/>
          <w:del w:id="2819" w:author="Camilo Andrés Díaz Gómez" w:date="2023-03-14T21:32:00Z"/>
          <w:color w:val="000000" w:themeColor="text1"/>
        </w:rPr>
      </w:pPr>
    </w:p>
    <w:p w14:paraId="4CA8F969" w14:textId="7A32CB61" w:rsidR="005A4444" w:rsidRPr="00BD3055" w:rsidDel="00AE3134" w:rsidRDefault="005A4444">
      <w:pPr>
        <w:pStyle w:val="PrrAPA"/>
        <w:rPr>
          <w:ins w:id="2820" w:author="Steff Guzmán" w:date="2023-03-13T19:23:00Z"/>
          <w:del w:id="2821" w:author="Camilo Andrés Díaz Gómez" w:date="2023-03-14T21:32:00Z"/>
          <w:color w:val="000000" w:themeColor="text1"/>
        </w:rPr>
      </w:pPr>
    </w:p>
    <w:p w14:paraId="11B85D38" w14:textId="09B12ED2" w:rsidR="005A4444" w:rsidRPr="00BD3055" w:rsidDel="00AE3134" w:rsidRDefault="005A4444">
      <w:pPr>
        <w:pStyle w:val="PrrAPA"/>
        <w:rPr>
          <w:ins w:id="2822" w:author="Steff Guzmán" w:date="2023-03-13T19:23:00Z"/>
          <w:del w:id="2823" w:author="Camilo Andrés Díaz Gómez" w:date="2023-03-14T21:32:00Z"/>
          <w:color w:val="000000" w:themeColor="text1"/>
        </w:rPr>
      </w:pPr>
    </w:p>
    <w:p w14:paraId="7DA3799E" w14:textId="02F053F4" w:rsidR="005A4444" w:rsidRPr="00BD3055" w:rsidDel="00AE3134" w:rsidRDefault="005A4444">
      <w:pPr>
        <w:pStyle w:val="PrrAPA"/>
        <w:rPr>
          <w:ins w:id="2824" w:author="Steff Guzmán" w:date="2023-03-13T19:23:00Z"/>
          <w:del w:id="2825" w:author="Camilo Andrés Díaz Gómez" w:date="2023-03-14T21:32:00Z"/>
          <w:color w:val="000000" w:themeColor="text1"/>
        </w:rPr>
      </w:pPr>
    </w:p>
    <w:p w14:paraId="097AC0B0" w14:textId="41627E73" w:rsidR="005A4444" w:rsidRPr="00BD3055" w:rsidDel="00AE3134" w:rsidRDefault="005A4444">
      <w:pPr>
        <w:pStyle w:val="PrrAPA"/>
        <w:rPr>
          <w:ins w:id="2826" w:author="Steff Guzmán" w:date="2023-03-13T19:23:00Z"/>
          <w:del w:id="2827" w:author="Camilo Andrés Díaz Gómez" w:date="2023-03-14T21:32:00Z"/>
          <w:color w:val="000000" w:themeColor="text1"/>
        </w:rPr>
      </w:pPr>
    </w:p>
    <w:p w14:paraId="1C3ADC81" w14:textId="35E4BCC9" w:rsidR="00F504C8" w:rsidRDefault="00F504C8">
      <w:pPr>
        <w:pStyle w:val="Descripcin"/>
        <w:keepNext/>
        <w:rPr>
          <w:ins w:id="2828" w:author="Camilo Andrés Díaz Gómez" w:date="2023-03-22T13:23:00Z"/>
        </w:rPr>
        <w:pPrChange w:id="2829" w:author="Camilo Andrés Díaz Gómez" w:date="2023-03-22T13:23:00Z">
          <w:pPr/>
        </w:pPrChange>
      </w:pPr>
      <w:bookmarkStart w:id="2830" w:name="_Toc130383853"/>
      <w:ins w:id="2831" w:author="Camilo Andrés Díaz Gómez" w:date="2023-03-22T13:23:00Z">
        <w:r>
          <w:t xml:space="preserve">Tabla </w:t>
        </w:r>
        <w:r>
          <w:fldChar w:fldCharType="begin"/>
        </w:r>
        <w:r>
          <w:instrText xml:space="preserve"> SEQ Tabla \* ARABIC </w:instrText>
        </w:r>
      </w:ins>
      <w:r>
        <w:fldChar w:fldCharType="separate"/>
      </w:r>
      <w:ins w:id="2832" w:author="Camilo Andrés Díaz Gómez" w:date="2023-03-22T13:23:00Z">
        <w:r>
          <w:rPr>
            <w:noProof/>
          </w:rPr>
          <w:t>2</w:t>
        </w:r>
        <w:r>
          <w:fldChar w:fldCharType="end"/>
        </w:r>
        <w:r>
          <w:t xml:space="preserve"> </w:t>
        </w:r>
        <w:r w:rsidRPr="00F504C8">
          <w:rPr>
            <w:b w:val="0"/>
            <w:bCs/>
            <w:i/>
            <w:iCs w:val="0"/>
            <w:rPrChange w:id="2833" w:author="Camilo Andrés Díaz Gómez" w:date="2023-03-22T13:23:00Z">
              <w:rPr/>
            </w:rPrChange>
          </w:rPr>
          <w:t>Cronograma de actividades</w:t>
        </w:r>
        <w:bookmarkEnd w:id="2830"/>
      </w:ins>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AE3134" w:rsidRPr="00BB53D7" w14:paraId="0BAB60C3" w14:textId="77777777" w:rsidTr="001A2974">
        <w:trPr>
          <w:cnfStyle w:val="100000000000" w:firstRow="1" w:lastRow="0" w:firstColumn="0" w:lastColumn="0" w:oddVBand="0" w:evenVBand="0" w:oddHBand="0" w:evenHBand="0" w:firstRowFirstColumn="0" w:firstRowLastColumn="0" w:lastRowFirstColumn="0" w:lastRowLastColumn="0"/>
          <w:ins w:id="283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9BC280" w14:textId="77777777" w:rsidR="00AE3134" w:rsidRPr="00BB53D7" w:rsidRDefault="00AE3134" w:rsidP="00EE67FE">
            <w:pPr>
              <w:jc w:val="center"/>
              <w:rPr>
                <w:ins w:id="2835" w:author="Camilo Andrés Díaz Gómez" w:date="2023-03-14T21:33:00Z"/>
                <w:rFonts w:cs="Times New Roman"/>
                <w:szCs w:val="24"/>
              </w:rPr>
            </w:pPr>
          </w:p>
        </w:tc>
        <w:tc>
          <w:tcPr>
            <w:tcW w:w="3828" w:type="dxa"/>
            <w:gridSpan w:val="5"/>
          </w:tcPr>
          <w:p w14:paraId="4E814FFD" w14:textId="77777777" w:rsidR="00AE3134" w:rsidRPr="00BB53D7" w:rsidRDefault="00AE3134" w:rsidP="00EE67FE">
            <w:pPr>
              <w:jc w:val="center"/>
              <w:cnfStyle w:val="100000000000" w:firstRow="1" w:lastRow="0" w:firstColumn="0" w:lastColumn="0" w:oddVBand="0" w:evenVBand="0" w:oddHBand="0" w:evenHBand="0" w:firstRowFirstColumn="0" w:firstRowLastColumn="0" w:lastRowFirstColumn="0" w:lastRowLastColumn="0"/>
              <w:rPr>
                <w:ins w:id="2836" w:author="Camilo Andrés Díaz Gómez" w:date="2023-03-14T21:33:00Z"/>
                <w:rFonts w:cs="Times New Roman"/>
                <w:szCs w:val="24"/>
              </w:rPr>
            </w:pPr>
            <w:ins w:id="2837" w:author="Camilo Andrés Díaz Gómez" w:date="2023-03-14T21:33:00Z">
              <w:r w:rsidRPr="00BB53D7">
                <w:rPr>
                  <w:rFonts w:cs="Times New Roman"/>
                  <w:szCs w:val="24"/>
                </w:rPr>
                <w:t>Ago.</w:t>
              </w:r>
            </w:ins>
          </w:p>
        </w:tc>
        <w:tc>
          <w:tcPr>
            <w:tcW w:w="2766" w:type="dxa"/>
            <w:gridSpan w:val="4"/>
          </w:tcPr>
          <w:p w14:paraId="51E66C2F" w14:textId="77777777" w:rsidR="00AE3134" w:rsidRPr="00BB53D7" w:rsidRDefault="00AE3134" w:rsidP="00EE67FE">
            <w:pPr>
              <w:cnfStyle w:val="100000000000" w:firstRow="1" w:lastRow="0" w:firstColumn="0" w:lastColumn="0" w:oddVBand="0" w:evenVBand="0" w:oddHBand="0" w:evenHBand="0" w:firstRowFirstColumn="0" w:firstRowLastColumn="0" w:lastRowFirstColumn="0" w:lastRowLastColumn="0"/>
              <w:rPr>
                <w:ins w:id="2838" w:author="Camilo Andrés Díaz Gómez" w:date="2023-03-14T21:33:00Z"/>
                <w:rFonts w:cs="Times New Roman"/>
                <w:szCs w:val="24"/>
              </w:rPr>
            </w:pPr>
            <w:ins w:id="2839" w:author="Camilo Andrés Díaz Gómez" w:date="2023-03-14T21:33:00Z">
              <w:r w:rsidRPr="00BB53D7">
                <w:rPr>
                  <w:rFonts w:cs="Times New Roman"/>
                  <w:szCs w:val="24"/>
                </w:rPr>
                <w:t>Sept</w:t>
              </w:r>
            </w:ins>
          </w:p>
        </w:tc>
        <w:tc>
          <w:tcPr>
            <w:tcW w:w="2611" w:type="dxa"/>
            <w:gridSpan w:val="4"/>
          </w:tcPr>
          <w:p w14:paraId="0FD127A9" w14:textId="77777777" w:rsidR="00AE3134" w:rsidRPr="00BB53D7" w:rsidRDefault="00AE3134" w:rsidP="00EE67FE">
            <w:pPr>
              <w:cnfStyle w:val="100000000000" w:firstRow="1" w:lastRow="0" w:firstColumn="0" w:lastColumn="0" w:oddVBand="0" w:evenVBand="0" w:oddHBand="0" w:evenHBand="0" w:firstRowFirstColumn="0" w:firstRowLastColumn="0" w:lastRowFirstColumn="0" w:lastRowLastColumn="0"/>
              <w:rPr>
                <w:ins w:id="2840" w:author="Camilo Andrés Díaz Gómez" w:date="2023-03-14T21:33:00Z"/>
                <w:rFonts w:cs="Times New Roman"/>
                <w:szCs w:val="24"/>
              </w:rPr>
            </w:pPr>
            <w:ins w:id="2841" w:author="Camilo Andrés Díaz Gómez" w:date="2023-03-14T21:33:00Z">
              <w:r w:rsidRPr="00BB53D7">
                <w:rPr>
                  <w:rFonts w:cs="Times New Roman"/>
                  <w:szCs w:val="24"/>
                </w:rPr>
                <w:t>Oct</w:t>
              </w:r>
            </w:ins>
          </w:p>
        </w:tc>
        <w:tc>
          <w:tcPr>
            <w:tcW w:w="1852" w:type="dxa"/>
            <w:gridSpan w:val="3"/>
          </w:tcPr>
          <w:p w14:paraId="65EB370A" w14:textId="77777777" w:rsidR="00AE3134" w:rsidRPr="00BB53D7" w:rsidRDefault="00AE3134" w:rsidP="00EE67FE">
            <w:pPr>
              <w:cnfStyle w:val="100000000000" w:firstRow="1" w:lastRow="0" w:firstColumn="0" w:lastColumn="0" w:oddVBand="0" w:evenVBand="0" w:oddHBand="0" w:evenHBand="0" w:firstRowFirstColumn="0" w:firstRowLastColumn="0" w:lastRowFirstColumn="0" w:lastRowLastColumn="0"/>
              <w:rPr>
                <w:ins w:id="2842" w:author="Camilo Andrés Díaz Gómez" w:date="2023-03-14T21:33:00Z"/>
                <w:rFonts w:cs="Times New Roman"/>
                <w:szCs w:val="24"/>
              </w:rPr>
            </w:pPr>
            <w:ins w:id="2843" w:author="Camilo Andrés Díaz Gómez" w:date="2023-03-14T21:33:00Z">
              <w:r w:rsidRPr="00BB53D7">
                <w:rPr>
                  <w:rFonts w:cs="Times New Roman"/>
                  <w:szCs w:val="24"/>
                </w:rPr>
                <w:t>Nov</w:t>
              </w:r>
            </w:ins>
          </w:p>
        </w:tc>
      </w:tr>
      <w:tr w:rsidR="00AE3134" w:rsidRPr="00BB53D7" w14:paraId="73F80A0D" w14:textId="77777777" w:rsidTr="001A2974">
        <w:trPr>
          <w:cnfStyle w:val="000000100000" w:firstRow="0" w:lastRow="0" w:firstColumn="0" w:lastColumn="0" w:oddVBand="0" w:evenVBand="0" w:oddHBand="1" w:evenHBand="0" w:firstRowFirstColumn="0" w:firstRowLastColumn="0" w:lastRowFirstColumn="0" w:lastRowLastColumn="0"/>
          <w:ins w:id="284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ABE26B" w14:textId="77777777" w:rsidR="00AE3134" w:rsidRPr="00BB53D7" w:rsidRDefault="00AE3134" w:rsidP="00EE67FE">
            <w:pPr>
              <w:jc w:val="center"/>
              <w:rPr>
                <w:ins w:id="2845" w:author="Camilo Andrés Díaz Gómez" w:date="2023-03-14T21:33:00Z"/>
                <w:rFonts w:cs="Times New Roman"/>
                <w:szCs w:val="24"/>
              </w:rPr>
            </w:pPr>
            <w:ins w:id="2846" w:author="Camilo Andrés Díaz Gómez" w:date="2023-03-14T21:33:00Z">
              <w:r w:rsidRPr="00BB53D7">
                <w:rPr>
                  <w:rFonts w:cs="Times New Roman"/>
                  <w:szCs w:val="24"/>
                </w:rPr>
                <w:t>Actividades</w:t>
              </w:r>
            </w:ins>
          </w:p>
        </w:tc>
        <w:tc>
          <w:tcPr>
            <w:tcW w:w="993" w:type="dxa"/>
          </w:tcPr>
          <w:p w14:paraId="051A0AF3"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47" w:author="Camilo Andrés Díaz Gómez" w:date="2023-03-14T21:33:00Z"/>
                <w:rFonts w:cs="Times New Roman"/>
              </w:rPr>
            </w:pPr>
            <w:ins w:id="2848" w:author="Camilo Andrés Díaz Gómez" w:date="2023-03-14T21:33:00Z">
              <w:r w:rsidRPr="00BB53D7">
                <w:rPr>
                  <w:rFonts w:cs="Times New Roman"/>
                </w:rPr>
                <w:t>S. 1</w:t>
              </w:r>
            </w:ins>
          </w:p>
        </w:tc>
        <w:tc>
          <w:tcPr>
            <w:tcW w:w="708" w:type="dxa"/>
          </w:tcPr>
          <w:p w14:paraId="5322CB37"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49" w:author="Camilo Andrés Díaz Gómez" w:date="2023-03-14T21:33:00Z"/>
                <w:rFonts w:cs="Times New Roman"/>
              </w:rPr>
            </w:pPr>
            <w:ins w:id="2850" w:author="Camilo Andrés Díaz Gómez" w:date="2023-03-14T21:33:00Z">
              <w:r w:rsidRPr="00BB53D7">
                <w:rPr>
                  <w:rFonts w:cs="Times New Roman"/>
                </w:rPr>
                <w:t>S. 2</w:t>
              </w:r>
            </w:ins>
          </w:p>
        </w:tc>
        <w:tc>
          <w:tcPr>
            <w:tcW w:w="709" w:type="dxa"/>
          </w:tcPr>
          <w:p w14:paraId="78DAECF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51" w:author="Camilo Andrés Díaz Gómez" w:date="2023-03-14T21:33:00Z"/>
                <w:rFonts w:cs="Times New Roman"/>
              </w:rPr>
            </w:pPr>
            <w:ins w:id="2852" w:author="Camilo Andrés Díaz Gómez" w:date="2023-03-14T21:33:00Z">
              <w:r w:rsidRPr="00BB53D7">
                <w:rPr>
                  <w:rFonts w:cs="Times New Roman"/>
                </w:rPr>
                <w:t>S. 3</w:t>
              </w:r>
            </w:ins>
          </w:p>
        </w:tc>
        <w:tc>
          <w:tcPr>
            <w:tcW w:w="709" w:type="dxa"/>
          </w:tcPr>
          <w:p w14:paraId="01C2E1A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53" w:author="Camilo Andrés Díaz Gómez" w:date="2023-03-14T21:33:00Z"/>
                <w:rFonts w:cs="Times New Roman"/>
              </w:rPr>
            </w:pPr>
            <w:ins w:id="2854" w:author="Camilo Andrés Díaz Gómez" w:date="2023-03-14T21:33:00Z">
              <w:r w:rsidRPr="00BB53D7">
                <w:rPr>
                  <w:rFonts w:cs="Times New Roman"/>
                </w:rPr>
                <w:t>S. 4</w:t>
              </w:r>
            </w:ins>
          </w:p>
        </w:tc>
        <w:tc>
          <w:tcPr>
            <w:tcW w:w="709" w:type="dxa"/>
          </w:tcPr>
          <w:p w14:paraId="2C58B18B"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55" w:author="Camilo Andrés Díaz Gómez" w:date="2023-03-14T21:33:00Z"/>
                <w:rFonts w:cs="Times New Roman"/>
              </w:rPr>
            </w:pPr>
            <w:ins w:id="2856" w:author="Camilo Andrés Díaz Gómez" w:date="2023-03-14T21:33:00Z">
              <w:r w:rsidRPr="00BB53D7">
                <w:rPr>
                  <w:rFonts w:cs="Times New Roman"/>
                </w:rPr>
                <w:t>S. 5</w:t>
              </w:r>
            </w:ins>
          </w:p>
        </w:tc>
        <w:tc>
          <w:tcPr>
            <w:tcW w:w="708" w:type="dxa"/>
          </w:tcPr>
          <w:p w14:paraId="619FF97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57" w:author="Camilo Andrés Díaz Gómez" w:date="2023-03-14T21:33:00Z"/>
                <w:rFonts w:cs="Times New Roman"/>
              </w:rPr>
            </w:pPr>
            <w:ins w:id="2858" w:author="Camilo Andrés Díaz Gómez" w:date="2023-03-14T21:33:00Z">
              <w:r w:rsidRPr="00BB53D7">
                <w:rPr>
                  <w:rFonts w:cs="Times New Roman"/>
                </w:rPr>
                <w:t>S. 6</w:t>
              </w:r>
            </w:ins>
          </w:p>
        </w:tc>
        <w:tc>
          <w:tcPr>
            <w:tcW w:w="754" w:type="dxa"/>
          </w:tcPr>
          <w:p w14:paraId="51321E2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59" w:author="Camilo Andrés Díaz Gómez" w:date="2023-03-14T21:33:00Z"/>
                <w:rFonts w:cs="Times New Roman"/>
              </w:rPr>
            </w:pPr>
            <w:ins w:id="2860" w:author="Camilo Andrés Díaz Gómez" w:date="2023-03-14T21:33:00Z">
              <w:r w:rsidRPr="00BB53D7">
                <w:rPr>
                  <w:rFonts w:cs="Times New Roman"/>
                </w:rPr>
                <w:t>S. 7</w:t>
              </w:r>
            </w:ins>
          </w:p>
        </w:tc>
        <w:tc>
          <w:tcPr>
            <w:tcW w:w="652" w:type="dxa"/>
          </w:tcPr>
          <w:p w14:paraId="0ABB826E"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61" w:author="Camilo Andrés Díaz Gómez" w:date="2023-03-14T21:33:00Z"/>
                <w:rFonts w:cs="Times New Roman"/>
              </w:rPr>
            </w:pPr>
            <w:ins w:id="2862" w:author="Camilo Andrés Díaz Gómez" w:date="2023-03-14T21:33:00Z">
              <w:r w:rsidRPr="00BB53D7">
                <w:rPr>
                  <w:rFonts w:cs="Times New Roman"/>
                </w:rPr>
                <w:t>S. 8</w:t>
              </w:r>
            </w:ins>
          </w:p>
        </w:tc>
        <w:tc>
          <w:tcPr>
            <w:tcW w:w="652" w:type="dxa"/>
          </w:tcPr>
          <w:p w14:paraId="56877BA5"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63" w:author="Camilo Andrés Díaz Gómez" w:date="2023-03-14T21:33:00Z"/>
                <w:rFonts w:cs="Times New Roman"/>
              </w:rPr>
            </w:pPr>
            <w:ins w:id="2864" w:author="Camilo Andrés Díaz Gómez" w:date="2023-03-14T21:33:00Z">
              <w:r w:rsidRPr="00BB53D7">
                <w:rPr>
                  <w:rFonts w:cs="Times New Roman"/>
                </w:rPr>
                <w:t>S. 9</w:t>
              </w:r>
            </w:ins>
          </w:p>
        </w:tc>
        <w:tc>
          <w:tcPr>
            <w:tcW w:w="655" w:type="dxa"/>
          </w:tcPr>
          <w:p w14:paraId="269F3FE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65" w:author="Camilo Andrés Díaz Gómez" w:date="2023-03-14T21:33:00Z"/>
                <w:rFonts w:cs="Times New Roman"/>
              </w:rPr>
            </w:pPr>
            <w:ins w:id="2866" w:author="Camilo Andrés Díaz Gómez" w:date="2023-03-14T21:33:00Z">
              <w:r w:rsidRPr="00BB53D7">
                <w:rPr>
                  <w:rFonts w:cs="Times New Roman"/>
                </w:rPr>
                <w:t>S. 10</w:t>
              </w:r>
            </w:ins>
          </w:p>
        </w:tc>
        <w:tc>
          <w:tcPr>
            <w:tcW w:w="652" w:type="dxa"/>
          </w:tcPr>
          <w:p w14:paraId="4664893E"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67" w:author="Camilo Andrés Díaz Gómez" w:date="2023-03-14T21:33:00Z"/>
                <w:rFonts w:cs="Times New Roman"/>
              </w:rPr>
            </w:pPr>
            <w:ins w:id="2868" w:author="Camilo Andrés Díaz Gómez" w:date="2023-03-14T21:33:00Z">
              <w:r w:rsidRPr="00BB53D7">
                <w:rPr>
                  <w:rFonts w:cs="Times New Roman"/>
                </w:rPr>
                <w:t>S. 11</w:t>
              </w:r>
            </w:ins>
          </w:p>
        </w:tc>
        <w:tc>
          <w:tcPr>
            <w:tcW w:w="652" w:type="dxa"/>
          </w:tcPr>
          <w:p w14:paraId="19F1EC10"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69" w:author="Camilo Andrés Díaz Gómez" w:date="2023-03-14T21:33:00Z"/>
                <w:rFonts w:cs="Times New Roman"/>
              </w:rPr>
            </w:pPr>
            <w:ins w:id="2870" w:author="Camilo Andrés Díaz Gómez" w:date="2023-03-14T21:33:00Z">
              <w:r w:rsidRPr="00BB53D7">
                <w:rPr>
                  <w:rFonts w:cs="Times New Roman"/>
                </w:rPr>
                <w:t>S. 12</w:t>
              </w:r>
            </w:ins>
          </w:p>
        </w:tc>
        <w:tc>
          <w:tcPr>
            <w:tcW w:w="652" w:type="dxa"/>
          </w:tcPr>
          <w:p w14:paraId="70F9E1C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71" w:author="Camilo Andrés Díaz Gómez" w:date="2023-03-14T21:33:00Z"/>
                <w:rFonts w:cs="Times New Roman"/>
              </w:rPr>
            </w:pPr>
            <w:ins w:id="2872" w:author="Camilo Andrés Díaz Gómez" w:date="2023-03-14T21:33:00Z">
              <w:r w:rsidRPr="00BB53D7">
                <w:rPr>
                  <w:rFonts w:cs="Times New Roman"/>
                </w:rPr>
                <w:t>S. 13</w:t>
              </w:r>
            </w:ins>
          </w:p>
        </w:tc>
        <w:tc>
          <w:tcPr>
            <w:tcW w:w="652" w:type="dxa"/>
          </w:tcPr>
          <w:p w14:paraId="3D5853F5"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73" w:author="Camilo Andrés Díaz Gómez" w:date="2023-03-14T21:33:00Z"/>
                <w:rFonts w:cs="Times New Roman"/>
              </w:rPr>
            </w:pPr>
            <w:ins w:id="2874" w:author="Camilo Andrés Díaz Gómez" w:date="2023-03-14T21:33:00Z">
              <w:r w:rsidRPr="00BB53D7">
                <w:rPr>
                  <w:rFonts w:cs="Times New Roman"/>
                </w:rPr>
                <w:t>S. 14</w:t>
              </w:r>
            </w:ins>
          </w:p>
        </w:tc>
        <w:tc>
          <w:tcPr>
            <w:tcW w:w="652" w:type="dxa"/>
          </w:tcPr>
          <w:p w14:paraId="0099B9C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75" w:author="Camilo Andrés Díaz Gómez" w:date="2023-03-14T21:33:00Z"/>
                <w:rFonts w:cs="Times New Roman"/>
              </w:rPr>
            </w:pPr>
            <w:ins w:id="2876" w:author="Camilo Andrés Díaz Gómez" w:date="2023-03-14T21:33:00Z">
              <w:r w:rsidRPr="00BB53D7">
                <w:rPr>
                  <w:rFonts w:cs="Times New Roman"/>
                </w:rPr>
                <w:t>S. 15</w:t>
              </w:r>
            </w:ins>
          </w:p>
        </w:tc>
        <w:tc>
          <w:tcPr>
            <w:tcW w:w="548" w:type="dxa"/>
          </w:tcPr>
          <w:p w14:paraId="247967C8"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2877" w:author="Camilo Andrés Díaz Gómez" w:date="2023-03-14T21:33:00Z"/>
                <w:rFonts w:cs="Times New Roman"/>
              </w:rPr>
            </w:pPr>
            <w:ins w:id="2878" w:author="Camilo Andrés Díaz Gómez" w:date="2023-03-14T21:33:00Z">
              <w:r w:rsidRPr="00BB53D7">
                <w:rPr>
                  <w:rFonts w:cs="Times New Roman"/>
                </w:rPr>
                <w:t>S. 16</w:t>
              </w:r>
            </w:ins>
          </w:p>
        </w:tc>
      </w:tr>
      <w:tr w:rsidR="00AE3134" w:rsidRPr="00BB53D7" w14:paraId="6DE86558" w14:textId="77777777" w:rsidTr="001A2974">
        <w:trPr>
          <w:ins w:id="287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D96C397" w14:textId="77777777" w:rsidR="00AE3134" w:rsidRPr="00BB53D7" w:rsidRDefault="00AE3134" w:rsidP="00EE67FE">
            <w:pPr>
              <w:jc w:val="center"/>
              <w:rPr>
                <w:ins w:id="2880" w:author="Camilo Andrés Díaz Gómez" w:date="2023-03-14T21:33:00Z"/>
                <w:rFonts w:cs="Times New Roman"/>
                <w:szCs w:val="24"/>
              </w:rPr>
            </w:pPr>
            <w:proofErr w:type="spellStart"/>
            <w:ins w:id="2881"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4BDA69B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82" w:author="Camilo Andrés Díaz Gómez" w:date="2023-03-14T21:33:00Z"/>
                <w:rFonts w:cs="Times New Roman"/>
              </w:rPr>
            </w:pPr>
            <w:ins w:id="2883" w:author="Camilo Andrés Díaz Gómez" w:date="2023-03-14T21:33:00Z">
              <w:r w:rsidRPr="00BB53D7">
                <w:rPr>
                  <w:rFonts w:cs="Times New Roman"/>
                </w:rPr>
                <w:t>X</w:t>
              </w:r>
            </w:ins>
          </w:p>
        </w:tc>
        <w:tc>
          <w:tcPr>
            <w:tcW w:w="708" w:type="dxa"/>
            <w:shd w:val="clear" w:color="auto" w:fill="D9E2F3" w:themeFill="accent1" w:themeFillTint="33"/>
          </w:tcPr>
          <w:p w14:paraId="1517A1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84" w:author="Camilo Andrés Díaz Gómez" w:date="2023-03-14T21:33:00Z"/>
                <w:rFonts w:cs="Times New Roman"/>
              </w:rPr>
            </w:pPr>
            <w:ins w:id="2885" w:author="Camilo Andrés Díaz Gómez" w:date="2023-03-14T21:33:00Z">
              <w:r w:rsidRPr="00BB53D7">
                <w:rPr>
                  <w:rFonts w:cs="Times New Roman"/>
                </w:rPr>
                <w:t>X</w:t>
              </w:r>
            </w:ins>
          </w:p>
        </w:tc>
        <w:tc>
          <w:tcPr>
            <w:tcW w:w="709" w:type="dxa"/>
          </w:tcPr>
          <w:p w14:paraId="46A7E28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86" w:author="Camilo Andrés Díaz Gómez" w:date="2023-03-14T21:33:00Z"/>
                <w:rFonts w:cs="Times New Roman"/>
              </w:rPr>
            </w:pPr>
          </w:p>
        </w:tc>
        <w:tc>
          <w:tcPr>
            <w:tcW w:w="709" w:type="dxa"/>
          </w:tcPr>
          <w:p w14:paraId="31AA752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87" w:author="Camilo Andrés Díaz Gómez" w:date="2023-03-14T21:33:00Z"/>
                <w:rFonts w:cs="Times New Roman"/>
              </w:rPr>
            </w:pPr>
          </w:p>
        </w:tc>
        <w:tc>
          <w:tcPr>
            <w:tcW w:w="709" w:type="dxa"/>
          </w:tcPr>
          <w:p w14:paraId="735DAC7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88" w:author="Camilo Andrés Díaz Gómez" w:date="2023-03-14T21:33:00Z"/>
                <w:rFonts w:cs="Times New Roman"/>
              </w:rPr>
            </w:pPr>
          </w:p>
        </w:tc>
        <w:tc>
          <w:tcPr>
            <w:tcW w:w="708" w:type="dxa"/>
          </w:tcPr>
          <w:p w14:paraId="6BAE33C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89" w:author="Camilo Andrés Díaz Gómez" w:date="2023-03-14T21:33:00Z"/>
                <w:rFonts w:cs="Times New Roman"/>
              </w:rPr>
            </w:pPr>
          </w:p>
        </w:tc>
        <w:tc>
          <w:tcPr>
            <w:tcW w:w="754" w:type="dxa"/>
          </w:tcPr>
          <w:p w14:paraId="150494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0" w:author="Camilo Andrés Díaz Gómez" w:date="2023-03-14T21:33:00Z"/>
                <w:rFonts w:cs="Times New Roman"/>
              </w:rPr>
            </w:pPr>
          </w:p>
        </w:tc>
        <w:tc>
          <w:tcPr>
            <w:tcW w:w="652" w:type="dxa"/>
          </w:tcPr>
          <w:p w14:paraId="6BB983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1" w:author="Camilo Andrés Díaz Gómez" w:date="2023-03-14T21:33:00Z"/>
                <w:rFonts w:cs="Times New Roman"/>
              </w:rPr>
            </w:pPr>
          </w:p>
        </w:tc>
        <w:tc>
          <w:tcPr>
            <w:tcW w:w="652" w:type="dxa"/>
          </w:tcPr>
          <w:p w14:paraId="46EDC43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2" w:author="Camilo Andrés Díaz Gómez" w:date="2023-03-14T21:33:00Z"/>
                <w:rFonts w:cs="Times New Roman"/>
              </w:rPr>
            </w:pPr>
          </w:p>
        </w:tc>
        <w:tc>
          <w:tcPr>
            <w:tcW w:w="655" w:type="dxa"/>
          </w:tcPr>
          <w:p w14:paraId="2A8E077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3" w:author="Camilo Andrés Díaz Gómez" w:date="2023-03-14T21:33:00Z"/>
                <w:rFonts w:cs="Times New Roman"/>
              </w:rPr>
            </w:pPr>
          </w:p>
        </w:tc>
        <w:tc>
          <w:tcPr>
            <w:tcW w:w="652" w:type="dxa"/>
          </w:tcPr>
          <w:p w14:paraId="25C0452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4" w:author="Camilo Andrés Díaz Gómez" w:date="2023-03-14T21:33:00Z"/>
                <w:rFonts w:cs="Times New Roman"/>
              </w:rPr>
            </w:pPr>
          </w:p>
        </w:tc>
        <w:tc>
          <w:tcPr>
            <w:tcW w:w="652" w:type="dxa"/>
          </w:tcPr>
          <w:p w14:paraId="5C28DCF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5" w:author="Camilo Andrés Díaz Gómez" w:date="2023-03-14T21:33:00Z"/>
                <w:rFonts w:cs="Times New Roman"/>
              </w:rPr>
            </w:pPr>
          </w:p>
        </w:tc>
        <w:tc>
          <w:tcPr>
            <w:tcW w:w="652" w:type="dxa"/>
          </w:tcPr>
          <w:p w14:paraId="26B2426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6" w:author="Camilo Andrés Díaz Gómez" w:date="2023-03-14T21:33:00Z"/>
                <w:rFonts w:cs="Times New Roman"/>
              </w:rPr>
            </w:pPr>
          </w:p>
        </w:tc>
        <w:tc>
          <w:tcPr>
            <w:tcW w:w="652" w:type="dxa"/>
          </w:tcPr>
          <w:p w14:paraId="1FAB471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7" w:author="Camilo Andrés Díaz Gómez" w:date="2023-03-14T21:33:00Z"/>
                <w:rFonts w:cs="Times New Roman"/>
              </w:rPr>
            </w:pPr>
          </w:p>
        </w:tc>
        <w:tc>
          <w:tcPr>
            <w:tcW w:w="652" w:type="dxa"/>
          </w:tcPr>
          <w:p w14:paraId="08D3CC2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8" w:author="Camilo Andrés Díaz Gómez" w:date="2023-03-14T21:33:00Z"/>
                <w:rFonts w:cs="Times New Roman"/>
              </w:rPr>
            </w:pPr>
          </w:p>
        </w:tc>
        <w:tc>
          <w:tcPr>
            <w:tcW w:w="548" w:type="dxa"/>
          </w:tcPr>
          <w:p w14:paraId="404B92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899" w:author="Camilo Andrés Díaz Gómez" w:date="2023-03-14T21:33:00Z"/>
                <w:rFonts w:cs="Times New Roman"/>
              </w:rPr>
            </w:pPr>
          </w:p>
        </w:tc>
      </w:tr>
      <w:tr w:rsidR="00AE3134" w:rsidRPr="00BB53D7" w14:paraId="56E0900F" w14:textId="77777777" w:rsidTr="001A2974">
        <w:trPr>
          <w:cnfStyle w:val="000000100000" w:firstRow="0" w:lastRow="0" w:firstColumn="0" w:lastColumn="0" w:oddVBand="0" w:evenVBand="0" w:oddHBand="1" w:evenHBand="0" w:firstRowFirstColumn="0" w:firstRowLastColumn="0" w:lastRowFirstColumn="0" w:lastRowLastColumn="0"/>
          <w:ins w:id="290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8A5941" w14:textId="77777777" w:rsidR="00AE3134" w:rsidRPr="00BB53D7" w:rsidRDefault="00AE3134" w:rsidP="00EE67FE">
            <w:pPr>
              <w:jc w:val="center"/>
              <w:rPr>
                <w:ins w:id="2901" w:author="Camilo Andrés Díaz Gómez" w:date="2023-03-14T21:33:00Z"/>
                <w:rFonts w:cs="Times New Roman"/>
                <w:szCs w:val="24"/>
              </w:rPr>
            </w:pPr>
            <w:proofErr w:type="spellStart"/>
            <w:ins w:id="2902" w:author="Camilo Andrés Díaz Gómez" w:date="2023-03-14T21:33:00Z">
              <w:r w:rsidRPr="00BB53D7">
                <w:rPr>
                  <w:rFonts w:cs="Times New Roman"/>
                  <w:szCs w:val="24"/>
                </w:rPr>
                <w:t>Act</w:t>
              </w:r>
              <w:proofErr w:type="spellEnd"/>
              <w:r w:rsidRPr="00BB53D7">
                <w:rPr>
                  <w:rFonts w:cs="Times New Roman"/>
                  <w:szCs w:val="24"/>
                </w:rPr>
                <w:t>. #2</w:t>
              </w:r>
            </w:ins>
          </w:p>
        </w:tc>
        <w:tc>
          <w:tcPr>
            <w:tcW w:w="993" w:type="dxa"/>
            <w:shd w:val="clear" w:color="auto" w:fill="D9E2F3" w:themeFill="accent1" w:themeFillTint="33"/>
          </w:tcPr>
          <w:p w14:paraId="798F10A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03" w:author="Camilo Andrés Díaz Gómez" w:date="2023-03-14T21:33:00Z"/>
                <w:rFonts w:cs="Times New Roman"/>
              </w:rPr>
            </w:pPr>
            <w:ins w:id="2904" w:author="Camilo Andrés Díaz Gómez" w:date="2023-03-14T21:33:00Z">
              <w:r w:rsidRPr="00BB53D7">
                <w:rPr>
                  <w:rFonts w:cs="Times New Roman"/>
                </w:rPr>
                <w:t>X</w:t>
              </w:r>
            </w:ins>
          </w:p>
        </w:tc>
        <w:tc>
          <w:tcPr>
            <w:tcW w:w="708" w:type="dxa"/>
            <w:shd w:val="clear" w:color="auto" w:fill="D9E2F3" w:themeFill="accent1" w:themeFillTint="33"/>
          </w:tcPr>
          <w:p w14:paraId="007E518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05" w:author="Camilo Andrés Díaz Gómez" w:date="2023-03-14T21:33:00Z"/>
                <w:rFonts w:cs="Times New Roman"/>
              </w:rPr>
            </w:pPr>
            <w:ins w:id="2906" w:author="Camilo Andrés Díaz Gómez" w:date="2023-03-14T21:33:00Z">
              <w:r w:rsidRPr="00BB53D7">
                <w:rPr>
                  <w:rFonts w:cs="Times New Roman"/>
                </w:rPr>
                <w:t>X</w:t>
              </w:r>
            </w:ins>
          </w:p>
        </w:tc>
        <w:tc>
          <w:tcPr>
            <w:tcW w:w="709" w:type="dxa"/>
          </w:tcPr>
          <w:p w14:paraId="090960F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07" w:author="Camilo Andrés Díaz Gómez" w:date="2023-03-14T21:33:00Z"/>
                <w:rFonts w:cs="Times New Roman"/>
              </w:rPr>
            </w:pPr>
          </w:p>
        </w:tc>
        <w:tc>
          <w:tcPr>
            <w:tcW w:w="709" w:type="dxa"/>
          </w:tcPr>
          <w:p w14:paraId="47D97F7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08" w:author="Camilo Andrés Díaz Gómez" w:date="2023-03-14T21:33:00Z"/>
                <w:rFonts w:cs="Times New Roman"/>
              </w:rPr>
            </w:pPr>
          </w:p>
        </w:tc>
        <w:tc>
          <w:tcPr>
            <w:tcW w:w="709" w:type="dxa"/>
          </w:tcPr>
          <w:p w14:paraId="7DFB726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09" w:author="Camilo Andrés Díaz Gómez" w:date="2023-03-14T21:33:00Z"/>
                <w:rFonts w:cs="Times New Roman"/>
              </w:rPr>
            </w:pPr>
          </w:p>
        </w:tc>
        <w:tc>
          <w:tcPr>
            <w:tcW w:w="708" w:type="dxa"/>
          </w:tcPr>
          <w:p w14:paraId="326183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0" w:author="Camilo Andrés Díaz Gómez" w:date="2023-03-14T21:33:00Z"/>
                <w:rFonts w:cs="Times New Roman"/>
              </w:rPr>
            </w:pPr>
          </w:p>
        </w:tc>
        <w:tc>
          <w:tcPr>
            <w:tcW w:w="754" w:type="dxa"/>
          </w:tcPr>
          <w:p w14:paraId="61F835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1" w:author="Camilo Andrés Díaz Gómez" w:date="2023-03-14T21:33:00Z"/>
                <w:rFonts w:cs="Times New Roman"/>
              </w:rPr>
            </w:pPr>
          </w:p>
        </w:tc>
        <w:tc>
          <w:tcPr>
            <w:tcW w:w="652" w:type="dxa"/>
          </w:tcPr>
          <w:p w14:paraId="0A29B01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2" w:author="Camilo Andrés Díaz Gómez" w:date="2023-03-14T21:33:00Z"/>
                <w:rFonts w:cs="Times New Roman"/>
              </w:rPr>
            </w:pPr>
          </w:p>
        </w:tc>
        <w:tc>
          <w:tcPr>
            <w:tcW w:w="652" w:type="dxa"/>
          </w:tcPr>
          <w:p w14:paraId="7C544EF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3" w:author="Camilo Andrés Díaz Gómez" w:date="2023-03-14T21:33:00Z"/>
                <w:rFonts w:cs="Times New Roman"/>
              </w:rPr>
            </w:pPr>
          </w:p>
        </w:tc>
        <w:tc>
          <w:tcPr>
            <w:tcW w:w="655" w:type="dxa"/>
          </w:tcPr>
          <w:p w14:paraId="4966754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4" w:author="Camilo Andrés Díaz Gómez" w:date="2023-03-14T21:33:00Z"/>
                <w:rFonts w:cs="Times New Roman"/>
              </w:rPr>
            </w:pPr>
          </w:p>
        </w:tc>
        <w:tc>
          <w:tcPr>
            <w:tcW w:w="652" w:type="dxa"/>
          </w:tcPr>
          <w:p w14:paraId="7AAE284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5" w:author="Camilo Andrés Díaz Gómez" w:date="2023-03-14T21:33:00Z"/>
                <w:rFonts w:cs="Times New Roman"/>
              </w:rPr>
            </w:pPr>
          </w:p>
        </w:tc>
        <w:tc>
          <w:tcPr>
            <w:tcW w:w="652" w:type="dxa"/>
          </w:tcPr>
          <w:p w14:paraId="064C969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6" w:author="Camilo Andrés Díaz Gómez" w:date="2023-03-14T21:33:00Z"/>
                <w:rFonts w:cs="Times New Roman"/>
              </w:rPr>
            </w:pPr>
          </w:p>
        </w:tc>
        <w:tc>
          <w:tcPr>
            <w:tcW w:w="652" w:type="dxa"/>
          </w:tcPr>
          <w:p w14:paraId="433B0F6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7" w:author="Camilo Andrés Díaz Gómez" w:date="2023-03-14T21:33:00Z"/>
                <w:rFonts w:cs="Times New Roman"/>
              </w:rPr>
            </w:pPr>
          </w:p>
        </w:tc>
        <w:tc>
          <w:tcPr>
            <w:tcW w:w="652" w:type="dxa"/>
          </w:tcPr>
          <w:p w14:paraId="4BCBB53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8" w:author="Camilo Andrés Díaz Gómez" w:date="2023-03-14T21:33:00Z"/>
                <w:rFonts w:cs="Times New Roman"/>
              </w:rPr>
            </w:pPr>
          </w:p>
        </w:tc>
        <w:tc>
          <w:tcPr>
            <w:tcW w:w="652" w:type="dxa"/>
          </w:tcPr>
          <w:p w14:paraId="60F4F3E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19" w:author="Camilo Andrés Díaz Gómez" w:date="2023-03-14T21:33:00Z"/>
                <w:rFonts w:cs="Times New Roman"/>
              </w:rPr>
            </w:pPr>
          </w:p>
        </w:tc>
        <w:tc>
          <w:tcPr>
            <w:tcW w:w="548" w:type="dxa"/>
          </w:tcPr>
          <w:p w14:paraId="303D995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20" w:author="Camilo Andrés Díaz Gómez" w:date="2023-03-14T21:33:00Z"/>
                <w:rFonts w:cs="Times New Roman"/>
              </w:rPr>
            </w:pPr>
          </w:p>
        </w:tc>
      </w:tr>
      <w:tr w:rsidR="00AE3134" w:rsidRPr="00BB53D7" w14:paraId="7D3E2025" w14:textId="77777777" w:rsidTr="001A2974">
        <w:trPr>
          <w:ins w:id="292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5A225C0" w14:textId="77777777" w:rsidR="00AE3134" w:rsidRPr="00BB53D7" w:rsidRDefault="00AE3134" w:rsidP="00EE67FE">
            <w:pPr>
              <w:jc w:val="center"/>
              <w:rPr>
                <w:ins w:id="2922" w:author="Camilo Andrés Díaz Gómez" w:date="2023-03-14T21:33:00Z"/>
                <w:rFonts w:cs="Times New Roman"/>
                <w:szCs w:val="24"/>
              </w:rPr>
            </w:pPr>
            <w:proofErr w:type="spellStart"/>
            <w:ins w:id="2923"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688F303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24" w:author="Camilo Andrés Díaz Gómez" w:date="2023-03-14T21:33:00Z"/>
                <w:rFonts w:cs="Times New Roman"/>
              </w:rPr>
            </w:pPr>
          </w:p>
        </w:tc>
        <w:tc>
          <w:tcPr>
            <w:tcW w:w="708" w:type="dxa"/>
            <w:shd w:val="clear" w:color="auto" w:fill="D9E2F3" w:themeFill="accent1" w:themeFillTint="33"/>
          </w:tcPr>
          <w:p w14:paraId="58394C0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25" w:author="Camilo Andrés Díaz Gómez" w:date="2023-03-14T21:33:00Z"/>
                <w:rFonts w:cs="Times New Roman"/>
              </w:rPr>
            </w:pPr>
            <w:ins w:id="2926" w:author="Camilo Andrés Díaz Gómez" w:date="2023-03-14T21:33:00Z">
              <w:r w:rsidRPr="00BB53D7">
                <w:rPr>
                  <w:rFonts w:cs="Times New Roman"/>
                </w:rPr>
                <w:t>X</w:t>
              </w:r>
            </w:ins>
          </w:p>
        </w:tc>
        <w:tc>
          <w:tcPr>
            <w:tcW w:w="709" w:type="dxa"/>
          </w:tcPr>
          <w:p w14:paraId="29267C2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27" w:author="Camilo Andrés Díaz Gómez" w:date="2023-03-14T21:33:00Z"/>
                <w:rFonts w:cs="Times New Roman"/>
              </w:rPr>
            </w:pPr>
          </w:p>
        </w:tc>
        <w:tc>
          <w:tcPr>
            <w:tcW w:w="709" w:type="dxa"/>
          </w:tcPr>
          <w:p w14:paraId="4476260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28" w:author="Camilo Andrés Díaz Gómez" w:date="2023-03-14T21:33:00Z"/>
                <w:rFonts w:cs="Times New Roman"/>
              </w:rPr>
            </w:pPr>
          </w:p>
        </w:tc>
        <w:tc>
          <w:tcPr>
            <w:tcW w:w="709" w:type="dxa"/>
          </w:tcPr>
          <w:p w14:paraId="039CF0E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29" w:author="Camilo Andrés Díaz Gómez" w:date="2023-03-14T21:33:00Z"/>
                <w:rFonts w:cs="Times New Roman"/>
              </w:rPr>
            </w:pPr>
          </w:p>
        </w:tc>
        <w:tc>
          <w:tcPr>
            <w:tcW w:w="708" w:type="dxa"/>
          </w:tcPr>
          <w:p w14:paraId="36D256A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0" w:author="Camilo Andrés Díaz Gómez" w:date="2023-03-14T21:33:00Z"/>
                <w:rFonts w:cs="Times New Roman"/>
              </w:rPr>
            </w:pPr>
          </w:p>
        </w:tc>
        <w:tc>
          <w:tcPr>
            <w:tcW w:w="754" w:type="dxa"/>
          </w:tcPr>
          <w:p w14:paraId="3E545B1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1" w:author="Camilo Andrés Díaz Gómez" w:date="2023-03-14T21:33:00Z"/>
                <w:rFonts w:cs="Times New Roman"/>
              </w:rPr>
            </w:pPr>
          </w:p>
        </w:tc>
        <w:tc>
          <w:tcPr>
            <w:tcW w:w="652" w:type="dxa"/>
          </w:tcPr>
          <w:p w14:paraId="4536F0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2" w:author="Camilo Andrés Díaz Gómez" w:date="2023-03-14T21:33:00Z"/>
                <w:rFonts w:cs="Times New Roman"/>
              </w:rPr>
            </w:pPr>
          </w:p>
        </w:tc>
        <w:tc>
          <w:tcPr>
            <w:tcW w:w="652" w:type="dxa"/>
          </w:tcPr>
          <w:p w14:paraId="67B516F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3" w:author="Camilo Andrés Díaz Gómez" w:date="2023-03-14T21:33:00Z"/>
                <w:rFonts w:cs="Times New Roman"/>
              </w:rPr>
            </w:pPr>
          </w:p>
        </w:tc>
        <w:tc>
          <w:tcPr>
            <w:tcW w:w="655" w:type="dxa"/>
          </w:tcPr>
          <w:p w14:paraId="29400CD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4" w:author="Camilo Andrés Díaz Gómez" w:date="2023-03-14T21:33:00Z"/>
                <w:rFonts w:cs="Times New Roman"/>
              </w:rPr>
            </w:pPr>
          </w:p>
        </w:tc>
        <w:tc>
          <w:tcPr>
            <w:tcW w:w="652" w:type="dxa"/>
          </w:tcPr>
          <w:p w14:paraId="1938F2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5" w:author="Camilo Andrés Díaz Gómez" w:date="2023-03-14T21:33:00Z"/>
                <w:rFonts w:cs="Times New Roman"/>
              </w:rPr>
            </w:pPr>
          </w:p>
        </w:tc>
        <w:tc>
          <w:tcPr>
            <w:tcW w:w="652" w:type="dxa"/>
          </w:tcPr>
          <w:p w14:paraId="38C8E3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6" w:author="Camilo Andrés Díaz Gómez" w:date="2023-03-14T21:33:00Z"/>
                <w:rFonts w:cs="Times New Roman"/>
              </w:rPr>
            </w:pPr>
          </w:p>
        </w:tc>
        <w:tc>
          <w:tcPr>
            <w:tcW w:w="652" w:type="dxa"/>
          </w:tcPr>
          <w:p w14:paraId="0DBBEF8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7" w:author="Camilo Andrés Díaz Gómez" w:date="2023-03-14T21:33:00Z"/>
                <w:rFonts w:cs="Times New Roman"/>
              </w:rPr>
            </w:pPr>
          </w:p>
        </w:tc>
        <w:tc>
          <w:tcPr>
            <w:tcW w:w="652" w:type="dxa"/>
          </w:tcPr>
          <w:p w14:paraId="7DE0B42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8" w:author="Camilo Andrés Díaz Gómez" w:date="2023-03-14T21:33:00Z"/>
                <w:rFonts w:cs="Times New Roman"/>
              </w:rPr>
            </w:pPr>
          </w:p>
        </w:tc>
        <w:tc>
          <w:tcPr>
            <w:tcW w:w="652" w:type="dxa"/>
          </w:tcPr>
          <w:p w14:paraId="306D340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39" w:author="Camilo Andrés Díaz Gómez" w:date="2023-03-14T21:33:00Z"/>
                <w:rFonts w:cs="Times New Roman"/>
              </w:rPr>
            </w:pPr>
          </w:p>
        </w:tc>
        <w:tc>
          <w:tcPr>
            <w:tcW w:w="548" w:type="dxa"/>
          </w:tcPr>
          <w:p w14:paraId="68710EC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40" w:author="Camilo Andrés Díaz Gómez" w:date="2023-03-14T21:33:00Z"/>
                <w:rFonts w:cs="Times New Roman"/>
              </w:rPr>
            </w:pPr>
          </w:p>
        </w:tc>
      </w:tr>
      <w:tr w:rsidR="00AE3134" w:rsidRPr="00BB53D7" w14:paraId="05D88CAB" w14:textId="77777777" w:rsidTr="001A2974">
        <w:trPr>
          <w:cnfStyle w:val="000000100000" w:firstRow="0" w:lastRow="0" w:firstColumn="0" w:lastColumn="0" w:oddVBand="0" w:evenVBand="0" w:oddHBand="1" w:evenHBand="0" w:firstRowFirstColumn="0" w:firstRowLastColumn="0" w:lastRowFirstColumn="0" w:lastRowLastColumn="0"/>
          <w:ins w:id="294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F90F9A" w14:textId="77777777" w:rsidR="00AE3134" w:rsidRPr="00BB53D7" w:rsidRDefault="00AE3134" w:rsidP="00EE67FE">
            <w:pPr>
              <w:jc w:val="center"/>
              <w:rPr>
                <w:ins w:id="2942" w:author="Camilo Andrés Díaz Gómez" w:date="2023-03-14T21:33:00Z"/>
                <w:rFonts w:cs="Times New Roman"/>
                <w:szCs w:val="24"/>
              </w:rPr>
            </w:pPr>
            <w:proofErr w:type="spellStart"/>
            <w:ins w:id="2943"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6AD843C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44" w:author="Camilo Andrés Díaz Gómez" w:date="2023-03-14T21:33:00Z"/>
                <w:rFonts w:cs="Times New Roman"/>
              </w:rPr>
            </w:pPr>
          </w:p>
        </w:tc>
        <w:tc>
          <w:tcPr>
            <w:tcW w:w="708" w:type="dxa"/>
            <w:shd w:val="clear" w:color="auto" w:fill="D9E2F3" w:themeFill="accent1" w:themeFillTint="33"/>
          </w:tcPr>
          <w:p w14:paraId="05AD62B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45" w:author="Camilo Andrés Díaz Gómez" w:date="2023-03-14T21:33:00Z"/>
                <w:rFonts w:cs="Times New Roman"/>
              </w:rPr>
            </w:pPr>
            <w:ins w:id="2946" w:author="Camilo Andrés Díaz Gómez" w:date="2023-03-14T21:33:00Z">
              <w:r w:rsidRPr="00BB53D7">
                <w:rPr>
                  <w:rFonts w:cs="Times New Roman"/>
                </w:rPr>
                <w:t>X</w:t>
              </w:r>
            </w:ins>
          </w:p>
        </w:tc>
        <w:tc>
          <w:tcPr>
            <w:tcW w:w="709" w:type="dxa"/>
            <w:shd w:val="clear" w:color="auto" w:fill="D9E2F3" w:themeFill="accent1" w:themeFillTint="33"/>
          </w:tcPr>
          <w:p w14:paraId="67B1DC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47" w:author="Camilo Andrés Díaz Gómez" w:date="2023-03-14T21:33:00Z"/>
                <w:rFonts w:cs="Times New Roman"/>
              </w:rPr>
            </w:pPr>
            <w:ins w:id="2948" w:author="Camilo Andrés Díaz Gómez" w:date="2023-03-14T21:33:00Z">
              <w:r w:rsidRPr="00BB53D7">
                <w:rPr>
                  <w:rFonts w:cs="Times New Roman"/>
                </w:rPr>
                <w:t>X</w:t>
              </w:r>
            </w:ins>
          </w:p>
        </w:tc>
        <w:tc>
          <w:tcPr>
            <w:tcW w:w="709" w:type="dxa"/>
            <w:shd w:val="clear" w:color="auto" w:fill="D9E2F3" w:themeFill="accent1" w:themeFillTint="33"/>
          </w:tcPr>
          <w:p w14:paraId="2D54C8E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49" w:author="Camilo Andrés Díaz Gómez" w:date="2023-03-14T21:33:00Z"/>
                <w:rFonts w:cs="Times New Roman"/>
              </w:rPr>
            </w:pPr>
            <w:ins w:id="2950" w:author="Camilo Andrés Díaz Gómez" w:date="2023-03-14T21:33:00Z">
              <w:r w:rsidRPr="00BB53D7">
                <w:rPr>
                  <w:rFonts w:cs="Times New Roman"/>
                </w:rPr>
                <w:t>X</w:t>
              </w:r>
            </w:ins>
          </w:p>
        </w:tc>
        <w:tc>
          <w:tcPr>
            <w:tcW w:w="709" w:type="dxa"/>
          </w:tcPr>
          <w:p w14:paraId="28AD07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1" w:author="Camilo Andrés Díaz Gómez" w:date="2023-03-14T21:33:00Z"/>
                <w:rFonts w:cs="Times New Roman"/>
              </w:rPr>
            </w:pPr>
          </w:p>
        </w:tc>
        <w:tc>
          <w:tcPr>
            <w:tcW w:w="708" w:type="dxa"/>
          </w:tcPr>
          <w:p w14:paraId="1114568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2" w:author="Camilo Andrés Díaz Gómez" w:date="2023-03-14T21:33:00Z"/>
                <w:rFonts w:cs="Times New Roman"/>
              </w:rPr>
            </w:pPr>
          </w:p>
        </w:tc>
        <w:tc>
          <w:tcPr>
            <w:tcW w:w="754" w:type="dxa"/>
          </w:tcPr>
          <w:p w14:paraId="5447277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3" w:author="Camilo Andrés Díaz Gómez" w:date="2023-03-14T21:33:00Z"/>
                <w:rFonts w:cs="Times New Roman"/>
              </w:rPr>
            </w:pPr>
          </w:p>
        </w:tc>
        <w:tc>
          <w:tcPr>
            <w:tcW w:w="652" w:type="dxa"/>
          </w:tcPr>
          <w:p w14:paraId="48C1FE8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4" w:author="Camilo Andrés Díaz Gómez" w:date="2023-03-14T21:33:00Z"/>
                <w:rFonts w:cs="Times New Roman"/>
              </w:rPr>
            </w:pPr>
          </w:p>
        </w:tc>
        <w:tc>
          <w:tcPr>
            <w:tcW w:w="652" w:type="dxa"/>
          </w:tcPr>
          <w:p w14:paraId="554F973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5" w:author="Camilo Andrés Díaz Gómez" w:date="2023-03-14T21:33:00Z"/>
                <w:rFonts w:cs="Times New Roman"/>
              </w:rPr>
            </w:pPr>
          </w:p>
        </w:tc>
        <w:tc>
          <w:tcPr>
            <w:tcW w:w="655" w:type="dxa"/>
          </w:tcPr>
          <w:p w14:paraId="69697FC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6" w:author="Camilo Andrés Díaz Gómez" w:date="2023-03-14T21:33:00Z"/>
                <w:rFonts w:cs="Times New Roman"/>
              </w:rPr>
            </w:pPr>
          </w:p>
        </w:tc>
        <w:tc>
          <w:tcPr>
            <w:tcW w:w="652" w:type="dxa"/>
          </w:tcPr>
          <w:p w14:paraId="0F5720B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7" w:author="Camilo Andrés Díaz Gómez" w:date="2023-03-14T21:33:00Z"/>
                <w:rFonts w:cs="Times New Roman"/>
              </w:rPr>
            </w:pPr>
          </w:p>
        </w:tc>
        <w:tc>
          <w:tcPr>
            <w:tcW w:w="652" w:type="dxa"/>
          </w:tcPr>
          <w:p w14:paraId="1C8E4A1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8" w:author="Camilo Andrés Díaz Gómez" w:date="2023-03-14T21:33:00Z"/>
                <w:rFonts w:cs="Times New Roman"/>
              </w:rPr>
            </w:pPr>
          </w:p>
        </w:tc>
        <w:tc>
          <w:tcPr>
            <w:tcW w:w="652" w:type="dxa"/>
          </w:tcPr>
          <w:p w14:paraId="19BD571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59" w:author="Camilo Andrés Díaz Gómez" w:date="2023-03-14T21:33:00Z"/>
                <w:rFonts w:cs="Times New Roman"/>
              </w:rPr>
            </w:pPr>
          </w:p>
        </w:tc>
        <w:tc>
          <w:tcPr>
            <w:tcW w:w="652" w:type="dxa"/>
          </w:tcPr>
          <w:p w14:paraId="0FC37F3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0" w:author="Camilo Andrés Díaz Gómez" w:date="2023-03-14T21:33:00Z"/>
                <w:rFonts w:cs="Times New Roman"/>
              </w:rPr>
            </w:pPr>
          </w:p>
        </w:tc>
        <w:tc>
          <w:tcPr>
            <w:tcW w:w="652" w:type="dxa"/>
          </w:tcPr>
          <w:p w14:paraId="59F4946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1" w:author="Camilo Andrés Díaz Gómez" w:date="2023-03-14T21:33:00Z"/>
                <w:rFonts w:cs="Times New Roman"/>
              </w:rPr>
            </w:pPr>
          </w:p>
        </w:tc>
        <w:tc>
          <w:tcPr>
            <w:tcW w:w="548" w:type="dxa"/>
          </w:tcPr>
          <w:p w14:paraId="16EF414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62" w:author="Camilo Andrés Díaz Gómez" w:date="2023-03-14T21:33:00Z"/>
                <w:rFonts w:cs="Times New Roman"/>
              </w:rPr>
            </w:pPr>
          </w:p>
        </w:tc>
      </w:tr>
      <w:tr w:rsidR="00AE3134" w:rsidRPr="00BB53D7" w14:paraId="77FA8AA2" w14:textId="77777777" w:rsidTr="001A2974">
        <w:trPr>
          <w:ins w:id="296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832436" w14:textId="77777777" w:rsidR="00AE3134" w:rsidRPr="00BB53D7" w:rsidRDefault="00AE3134" w:rsidP="00EE67FE">
            <w:pPr>
              <w:jc w:val="center"/>
              <w:rPr>
                <w:ins w:id="2964" w:author="Camilo Andrés Díaz Gómez" w:date="2023-03-14T21:33:00Z"/>
                <w:rFonts w:cs="Times New Roman"/>
                <w:szCs w:val="24"/>
              </w:rPr>
            </w:pPr>
            <w:proofErr w:type="spellStart"/>
            <w:ins w:id="2965"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3F10FF7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66" w:author="Camilo Andrés Díaz Gómez" w:date="2023-03-14T21:33:00Z"/>
                <w:rFonts w:cs="Times New Roman"/>
              </w:rPr>
            </w:pPr>
          </w:p>
        </w:tc>
        <w:tc>
          <w:tcPr>
            <w:tcW w:w="708" w:type="dxa"/>
          </w:tcPr>
          <w:p w14:paraId="0A25358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67" w:author="Camilo Andrés Díaz Gómez" w:date="2023-03-14T21:33:00Z"/>
                <w:rFonts w:cs="Times New Roman"/>
              </w:rPr>
            </w:pPr>
          </w:p>
        </w:tc>
        <w:tc>
          <w:tcPr>
            <w:tcW w:w="709" w:type="dxa"/>
            <w:shd w:val="clear" w:color="auto" w:fill="D9E2F3" w:themeFill="accent1" w:themeFillTint="33"/>
          </w:tcPr>
          <w:p w14:paraId="50831F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68" w:author="Camilo Andrés Díaz Gómez" w:date="2023-03-14T21:33:00Z"/>
                <w:rFonts w:cs="Times New Roman"/>
              </w:rPr>
            </w:pPr>
            <w:ins w:id="2969" w:author="Camilo Andrés Díaz Gómez" w:date="2023-03-14T21:33:00Z">
              <w:r w:rsidRPr="00BB53D7">
                <w:rPr>
                  <w:rFonts w:cs="Times New Roman"/>
                </w:rPr>
                <w:t>X</w:t>
              </w:r>
            </w:ins>
          </w:p>
        </w:tc>
        <w:tc>
          <w:tcPr>
            <w:tcW w:w="709" w:type="dxa"/>
            <w:shd w:val="clear" w:color="auto" w:fill="D9E2F3" w:themeFill="accent1" w:themeFillTint="33"/>
          </w:tcPr>
          <w:p w14:paraId="515BAEA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0" w:author="Camilo Andrés Díaz Gómez" w:date="2023-03-14T21:33:00Z"/>
                <w:rFonts w:cs="Times New Roman"/>
              </w:rPr>
            </w:pPr>
            <w:ins w:id="2971" w:author="Camilo Andrés Díaz Gómez" w:date="2023-03-14T21:33:00Z">
              <w:r w:rsidRPr="00BB53D7">
                <w:rPr>
                  <w:rFonts w:cs="Times New Roman"/>
                </w:rPr>
                <w:t>X</w:t>
              </w:r>
            </w:ins>
          </w:p>
        </w:tc>
        <w:tc>
          <w:tcPr>
            <w:tcW w:w="709" w:type="dxa"/>
          </w:tcPr>
          <w:p w14:paraId="454888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2" w:author="Camilo Andrés Díaz Gómez" w:date="2023-03-14T21:33:00Z"/>
                <w:rFonts w:cs="Times New Roman"/>
              </w:rPr>
            </w:pPr>
          </w:p>
        </w:tc>
        <w:tc>
          <w:tcPr>
            <w:tcW w:w="708" w:type="dxa"/>
          </w:tcPr>
          <w:p w14:paraId="0AB105C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3" w:author="Camilo Andrés Díaz Gómez" w:date="2023-03-14T21:33:00Z"/>
                <w:rFonts w:cs="Times New Roman"/>
              </w:rPr>
            </w:pPr>
          </w:p>
        </w:tc>
        <w:tc>
          <w:tcPr>
            <w:tcW w:w="754" w:type="dxa"/>
          </w:tcPr>
          <w:p w14:paraId="4438945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4" w:author="Camilo Andrés Díaz Gómez" w:date="2023-03-14T21:33:00Z"/>
                <w:rFonts w:cs="Times New Roman"/>
              </w:rPr>
            </w:pPr>
          </w:p>
        </w:tc>
        <w:tc>
          <w:tcPr>
            <w:tcW w:w="652" w:type="dxa"/>
          </w:tcPr>
          <w:p w14:paraId="499EB12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5" w:author="Camilo Andrés Díaz Gómez" w:date="2023-03-14T21:33:00Z"/>
                <w:rFonts w:cs="Times New Roman"/>
              </w:rPr>
            </w:pPr>
          </w:p>
        </w:tc>
        <w:tc>
          <w:tcPr>
            <w:tcW w:w="652" w:type="dxa"/>
          </w:tcPr>
          <w:p w14:paraId="67FF1B2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6" w:author="Camilo Andrés Díaz Gómez" w:date="2023-03-14T21:33:00Z"/>
                <w:rFonts w:cs="Times New Roman"/>
              </w:rPr>
            </w:pPr>
          </w:p>
        </w:tc>
        <w:tc>
          <w:tcPr>
            <w:tcW w:w="655" w:type="dxa"/>
          </w:tcPr>
          <w:p w14:paraId="40C290C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7" w:author="Camilo Andrés Díaz Gómez" w:date="2023-03-14T21:33:00Z"/>
                <w:rFonts w:cs="Times New Roman"/>
              </w:rPr>
            </w:pPr>
          </w:p>
        </w:tc>
        <w:tc>
          <w:tcPr>
            <w:tcW w:w="652" w:type="dxa"/>
          </w:tcPr>
          <w:p w14:paraId="0338C65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8" w:author="Camilo Andrés Díaz Gómez" w:date="2023-03-14T21:33:00Z"/>
                <w:rFonts w:cs="Times New Roman"/>
              </w:rPr>
            </w:pPr>
          </w:p>
        </w:tc>
        <w:tc>
          <w:tcPr>
            <w:tcW w:w="652" w:type="dxa"/>
          </w:tcPr>
          <w:p w14:paraId="341D92E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79" w:author="Camilo Andrés Díaz Gómez" w:date="2023-03-14T21:33:00Z"/>
                <w:rFonts w:cs="Times New Roman"/>
              </w:rPr>
            </w:pPr>
          </w:p>
        </w:tc>
        <w:tc>
          <w:tcPr>
            <w:tcW w:w="652" w:type="dxa"/>
          </w:tcPr>
          <w:p w14:paraId="6D98A01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0" w:author="Camilo Andrés Díaz Gómez" w:date="2023-03-14T21:33:00Z"/>
                <w:rFonts w:cs="Times New Roman"/>
              </w:rPr>
            </w:pPr>
          </w:p>
        </w:tc>
        <w:tc>
          <w:tcPr>
            <w:tcW w:w="652" w:type="dxa"/>
          </w:tcPr>
          <w:p w14:paraId="1341DDA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1" w:author="Camilo Andrés Díaz Gómez" w:date="2023-03-14T21:33:00Z"/>
                <w:rFonts w:cs="Times New Roman"/>
              </w:rPr>
            </w:pPr>
          </w:p>
        </w:tc>
        <w:tc>
          <w:tcPr>
            <w:tcW w:w="652" w:type="dxa"/>
          </w:tcPr>
          <w:p w14:paraId="60E241E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2" w:author="Camilo Andrés Díaz Gómez" w:date="2023-03-14T21:33:00Z"/>
                <w:rFonts w:cs="Times New Roman"/>
              </w:rPr>
            </w:pPr>
          </w:p>
        </w:tc>
        <w:tc>
          <w:tcPr>
            <w:tcW w:w="548" w:type="dxa"/>
          </w:tcPr>
          <w:p w14:paraId="63068DF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2983" w:author="Camilo Andrés Díaz Gómez" w:date="2023-03-14T21:33:00Z"/>
                <w:rFonts w:cs="Times New Roman"/>
              </w:rPr>
            </w:pPr>
          </w:p>
        </w:tc>
      </w:tr>
      <w:tr w:rsidR="00AE3134" w:rsidRPr="00BB53D7" w14:paraId="7784353C" w14:textId="77777777" w:rsidTr="001A2974">
        <w:trPr>
          <w:cnfStyle w:val="000000100000" w:firstRow="0" w:lastRow="0" w:firstColumn="0" w:lastColumn="0" w:oddVBand="0" w:evenVBand="0" w:oddHBand="1" w:evenHBand="0" w:firstRowFirstColumn="0" w:firstRowLastColumn="0" w:lastRowFirstColumn="0" w:lastRowLastColumn="0"/>
          <w:ins w:id="298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6A2F1E5" w14:textId="77777777" w:rsidR="00AE3134" w:rsidRPr="00BB53D7" w:rsidRDefault="00AE3134" w:rsidP="00EE67FE">
            <w:pPr>
              <w:jc w:val="center"/>
              <w:rPr>
                <w:ins w:id="2985" w:author="Camilo Andrés Díaz Gómez" w:date="2023-03-14T21:33:00Z"/>
                <w:rFonts w:cs="Times New Roman"/>
                <w:szCs w:val="24"/>
              </w:rPr>
            </w:pPr>
            <w:proofErr w:type="spellStart"/>
            <w:ins w:id="2986"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5426969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87" w:author="Camilo Andrés Díaz Gómez" w:date="2023-03-14T21:33:00Z"/>
                <w:rFonts w:cs="Times New Roman"/>
              </w:rPr>
            </w:pPr>
          </w:p>
        </w:tc>
        <w:tc>
          <w:tcPr>
            <w:tcW w:w="708" w:type="dxa"/>
          </w:tcPr>
          <w:p w14:paraId="676CD6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88" w:author="Camilo Andrés Díaz Gómez" w:date="2023-03-14T21:33:00Z"/>
                <w:rFonts w:cs="Times New Roman"/>
              </w:rPr>
            </w:pPr>
          </w:p>
        </w:tc>
        <w:tc>
          <w:tcPr>
            <w:tcW w:w="709" w:type="dxa"/>
          </w:tcPr>
          <w:p w14:paraId="556477E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89" w:author="Camilo Andrés Díaz Gómez" w:date="2023-03-14T21:33:00Z"/>
                <w:rFonts w:cs="Times New Roman"/>
              </w:rPr>
            </w:pPr>
          </w:p>
        </w:tc>
        <w:tc>
          <w:tcPr>
            <w:tcW w:w="709" w:type="dxa"/>
            <w:shd w:val="clear" w:color="auto" w:fill="D9E2F3" w:themeFill="accent1" w:themeFillTint="33"/>
          </w:tcPr>
          <w:p w14:paraId="0A59595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0" w:author="Camilo Andrés Díaz Gómez" w:date="2023-03-14T21:33:00Z"/>
                <w:rFonts w:cs="Times New Roman"/>
              </w:rPr>
            </w:pPr>
            <w:ins w:id="2991" w:author="Camilo Andrés Díaz Gómez" w:date="2023-03-14T21:33:00Z">
              <w:r w:rsidRPr="00BB53D7">
                <w:rPr>
                  <w:rFonts w:cs="Times New Roman"/>
                </w:rPr>
                <w:t>X</w:t>
              </w:r>
            </w:ins>
          </w:p>
        </w:tc>
        <w:tc>
          <w:tcPr>
            <w:tcW w:w="709" w:type="dxa"/>
          </w:tcPr>
          <w:p w14:paraId="20C48EA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2" w:author="Camilo Andrés Díaz Gómez" w:date="2023-03-14T21:33:00Z"/>
                <w:rFonts w:cs="Times New Roman"/>
              </w:rPr>
            </w:pPr>
          </w:p>
        </w:tc>
        <w:tc>
          <w:tcPr>
            <w:tcW w:w="708" w:type="dxa"/>
          </w:tcPr>
          <w:p w14:paraId="2FA1A42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3" w:author="Camilo Andrés Díaz Gómez" w:date="2023-03-14T21:33:00Z"/>
                <w:rFonts w:cs="Times New Roman"/>
              </w:rPr>
            </w:pPr>
          </w:p>
        </w:tc>
        <w:tc>
          <w:tcPr>
            <w:tcW w:w="754" w:type="dxa"/>
          </w:tcPr>
          <w:p w14:paraId="6722BC2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4" w:author="Camilo Andrés Díaz Gómez" w:date="2023-03-14T21:33:00Z"/>
                <w:rFonts w:cs="Times New Roman"/>
              </w:rPr>
            </w:pPr>
          </w:p>
        </w:tc>
        <w:tc>
          <w:tcPr>
            <w:tcW w:w="652" w:type="dxa"/>
          </w:tcPr>
          <w:p w14:paraId="3A987A5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5" w:author="Camilo Andrés Díaz Gómez" w:date="2023-03-14T21:33:00Z"/>
                <w:rFonts w:cs="Times New Roman"/>
              </w:rPr>
            </w:pPr>
          </w:p>
        </w:tc>
        <w:tc>
          <w:tcPr>
            <w:tcW w:w="652" w:type="dxa"/>
          </w:tcPr>
          <w:p w14:paraId="069AE7A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6" w:author="Camilo Andrés Díaz Gómez" w:date="2023-03-14T21:33:00Z"/>
                <w:rFonts w:cs="Times New Roman"/>
              </w:rPr>
            </w:pPr>
          </w:p>
        </w:tc>
        <w:tc>
          <w:tcPr>
            <w:tcW w:w="655" w:type="dxa"/>
          </w:tcPr>
          <w:p w14:paraId="7FB4B48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7" w:author="Camilo Andrés Díaz Gómez" w:date="2023-03-14T21:33:00Z"/>
                <w:rFonts w:cs="Times New Roman"/>
              </w:rPr>
            </w:pPr>
          </w:p>
        </w:tc>
        <w:tc>
          <w:tcPr>
            <w:tcW w:w="652" w:type="dxa"/>
          </w:tcPr>
          <w:p w14:paraId="527F4D6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8" w:author="Camilo Andrés Díaz Gómez" w:date="2023-03-14T21:33:00Z"/>
                <w:rFonts w:cs="Times New Roman"/>
              </w:rPr>
            </w:pPr>
          </w:p>
        </w:tc>
        <w:tc>
          <w:tcPr>
            <w:tcW w:w="652" w:type="dxa"/>
          </w:tcPr>
          <w:p w14:paraId="78C859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2999" w:author="Camilo Andrés Díaz Gómez" w:date="2023-03-14T21:33:00Z"/>
                <w:rFonts w:cs="Times New Roman"/>
              </w:rPr>
            </w:pPr>
          </w:p>
        </w:tc>
        <w:tc>
          <w:tcPr>
            <w:tcW w:w="652" w:type="dxa"/>
          </w:tcPr>
          <w:p w14:paraId="390E421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0" w:author="Camilo Andrés Díaz Gómez" w:date="2023-03-14T21:33:00Z"/>
                <w:rFonts w:cs="Times New Roman"/>
              </w:rPr>
            </w:pPr>
          </w:p>
        </w:tc>
        <w:tc>
          <w:tcPr>
            <w:tcW w:w="652" w:type="dxa"/>
          </w:tcPr>
          <w:p w14:paraId="730B111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1" w:author="Camilo Andrés Díaz Gómez" w:date="2023-03-14T21:33:00Z"/>
                <w:rFonts w:cs="Times New Roman"/>
              </w:rPr>
            </w:pPr>
          </w:p>
        </w:tc>
        <w:tc>
          <w:tcPr>
            <w:tcW w:w="652" w:type="dxa"/>
          </w:tcPr>
          <w:p w14:paraId="0A9BDFA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2" w:author="Camilo Andrés Díaz Gómez" w:date="2023-03-14T21:33:00Z"/>
                <w:rFonts w:cs="Times New Roman"/>
              </w:rPr>
            </w:pPr>
          </w:p>
        </w:tc>
        <w:tc>
          <w:tcPr>
            <w:tcW w:w="548" w:type="dxa"/>
          </w:tcPr>
          <w:p w14:paraId="18DEB43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03" w:author="Camilo Andrés Díaz Gómez" w:date="2023-03-14T21:33:00Z"/>
                <w:rFonts w:cs="Times New Roman"/>
              </w:rPr>
            </w:pPr>
          </w:p>
        </w:tc>
      </w:tr>
      <w:tr w:rsidR="00AE3134" w:rsidRPr="00BB53D7" w14:paraId="42A2ECAC" w14:textId="77777777" w:rsidTr="001A2974">
        <w:trPr>
          <w:ins w:id="300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28C28A" w14:textId="77777777" w:rsidR="00AE3134" w:rsidRPr="00BB53D7" w:rsidRDefault="00AE3134" w:rsidP="00EE67FE">
            <w:pPr>
              <w:jc w:val="center"/>
              <w:rPr>
                <w:ins w:id="3005" w:author="Camilo Andrés Díaz Gómez" w:date="2023-03-14T21:33:00Z"/>
                <w:rFonts w:cs="Times New Roman"/>
                <w:szCs w:val="24"/>
              </w:rPr>
            </w:pPr>
            <w:proofErr w:type="spellStart"/>
            <w:ins w:id="3006"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31BC085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07" w:author="Camilo Andrés Díaz Gómez" w:date="2023-03-14T21:33:00Z"/>
                <w:rFonts w:cs="Times New Roman"/>
              </w:rPr>
            </w:pPr>
          </w:p>
        </w:tc>
        <w:tc>
          <w:tcPr>
            <w:tcW w:w="708" w:type="dxa"/>
          </w:tcPr>
          <w:p w14:paraId="1598D42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08" w:author="Camilo Andrés Díaz Gómez" w:date="2023-03-14T21:33:00Z"/>
                <w:rFonts w:cs="Times New Roman"/>
              </w:rPr>
            </w:pPr>
          </w:p>
        </w:tc>
        <w:tc>
          <w:tcPr>
            <w:tcW w:w="709" w:type="dxa"/>
          </w:tcPr>
          <w:p w14:paraId="230F171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09" w:author="Camilo Andrés Díaz Gómez" w:date="2023-03-14T21:33:00Z"/>
                <w:rFonts w:cs="Times New Roman"/>
              </w:rPr>
            </w:pPr>
          </w:p>
        </w:tc>
        <w:tc>
          <w:tcPr>
            <w:tcW w:w="709" w:type="dxa"/>
            <w:shd w:val="clear" w:color="auto" w:fill="D9E2F3" w:themeFill="accent1" w:themeFillTint="33"/>
          </w:tcPr>
          <w:p w14:paraId="14F56EB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0" w:author="Camilo Andrés Díaz Gómez" w:date="2023-03-14T21:33:00Z"/>
                <w:rFonts w:cs="Times New Roman"/>
              </w:rPr>
            </w:pPr>
            <w:ins w:id="3011" w:author="Camilo Andrés Díaz Gómez" w:date="2023-03-14T21:33:00Z">
              <w:r w:rsidRPr="00BB53D7">
                <w:rPr>
                  <w:rFonts w:cs="Times New Roman"/>
                </w:rPr>
                <w:t>X</w:t>
              </w:r>
            </w:ins>
          </w:p>
        </w:tc>
        <w:tc>
          <w:tcPr>
            <w:tcW w:w="709" w:type="dxa"/>
          </w:tcPr>
          <w:p w14:paraId="26A49C5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2" w:author="Camilo Andrés Díaz Gómez" w:date="2023-03-14T21:33:00Z"/>
                <w:rFonts w:cs="Times New Roman"/>
              </w:rPr>
            </w:pPr>
          </w:p>
        </w:tc>
        <w:tc>
          <w:tcPr>
            <w:tcW w:w="708" w:type="dxa"/>
          </w:tcPr>
          <w:p w14:paraId="140EDB9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3" w:author="Camilo Andrés Díaz Gómez" w:date="2023-03-14T21:33:00Z"/>
                <w:rFonts w:cs="Times New Roman"/>
              </w:rPr>
            </w:pPr>
          </w:p>
        </w:tc>
        <w:tc>
          <w:tcPr>
            <w:tcW w:w="754" w:type="dxa"/>
          </w:tcPr>
          <w:p w14:paraId="190A56B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4" w:author="Camilo Andrés Díaz Gómez" w:date="2023-03-14T21:33:00Z"/>
                <w:rFonts w:cs="Times New Roman"/>
              </w:rPr>
            </w:pPr>
          </w:p>
        </w:tc>
        <w:tc>
          <w:tcPr>
            <w:tcW w:w="652" w:type="dxa"/>
          </w:tcPr>
          <w:p w14:paraId="3CAC984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5" w:author="Camilo Andrés Díaz Gómez" w:date="2023-03-14T21:33:00Z"/>
                <w:rFonts w:cs="Times New Roman"/>
              </w:rPr>
            </w:pPr>
          </w:p>
        </w:tc>
        <w:tc>
          <w:tcPr>
            <w:tcW w:w="652" w:type="dxa"/>
          </w:tcPr>
          <w:p w14:paraId="445B66D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6" w:author="Camilo Andrés Díaz Gómez" w:date="2023-03-14T21:33:00Z"/>
                <w:rFonts w:cs="Times New Roman"/>
              </w:rPr>
            </w:pPr>
          </w:p>
        </w:tc>
        <w:tc>
          <w:tcPr>
            <w:tcW w:w="655" w:type="dxa"/>
          </w:tcPr>
          <w:p w14:paraId="018507A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7" w:author="Camilo Andrés Díaz Gómez" w:date="2023-03-14T21:33:00Z"/>
                <w:rFonts w:cs="Times New Roman"/>
              </w:rPr>
            </w:pPr>
          </w:p>
        </w:tc>
        <w:tc>
          <w:tcPr>
            <w:tcW w:w="652" w:type="dxa"/>
          </w:tcPr>
          <w:p w14:paraId="678402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8" w:author="Camilo Andrés Díaz Gómez" w:date="2023-03-14T21:33:00Z"/>
                <w:rFonts w:cs="Times New Roman"/>
              </w:rPr>
            </w:pPr>
          </w:p>
        </w:tc>
        <w:tc>
          <w:tcPr>
            <w:tcW w:w="652" w:type="dxa"/>
          </w:tcPr>
          <w:p w14:paraId="4E60474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19" w:author="Camilo Andrés Díaz Gómez" w:date="2023-03-14T21:33:00Z"/>
                <w:rFonts w:cs="Times New Roman"/>
              </w:rPr>
            </w:pPr>
          </w:p>
        </w:tc>
        <w:tc>
          <w:tcPr>
            <w:tcW w:w="652" w:type="dxa"/>
          </w:tcPr>
          <w:p w14:paraId="5E9C751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0" w:author="Camilo Andrés Díaz Gómez" w:date="2023-03-14T21:33:00Z"/>
                <w:rFonts w:cs="Times New Roman"/>
              </w:rPr>
            </w:pPr>
          </w:p>
        </w:tc>
        <w:tc>
          <w:tcPr>
            <w:tcW w:w="652" w:type="dxa"/>
          </w:tcPr>
          <w:p w14:paraId="3344F9E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1" w:author="Camilo Andrés Díaz Gómez" w:date="2023-03-14T21:33:00Z"/>
                <w:rFonts w:cs="Times New Roman"/>
              </w:rPr>
            </w:pPr>
          </w:p>
        </w:tc>
        <w:tc>
          <w:tcPr>
            <w:tcW w:w="652" w:type="dxa"/>
          </w:tcPr>
          <w:p w14:paraId="7834DBA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2" w:author="Camilo Andrés Díaz Gómez" w:date="2023-03-14T21:33:00Z"/>
                <w:rFonts w:cs="Times New Roman"/>
              </w:rPr>
            </w:pPr>
          </w:p>
        </w:tc>
        <w:tc>
          <w:tcPr>
            <w:tcW w:w="548" w:type="dxa"/>
          </w:tcPr>
          <w:p w14:paraId="1EDA83D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23" w:author="Camilo Andrés Díaz Gómez" w:date="2023-03-14T21:33:00Z"/>
                <w:rFonts w:cs="Times New Roman"/>
              </w:rPr>
            </w:pPr>
          </w:p>
        </w:tc>
      </w:tr>
      <w:tr w:rsidR="00AE3134" w:rsidRPr="00BB53D7" w14:paraId="21EF222B" w14:textId="77777777" w:rsidTr="001A2974">
        <w:trPr>
          <w:cnfStyle w:val="000000100000" w:firstRow="0" w:lastRow="0" w:firstColumn="0" w:lastColumn="0" w:oddVBand="0" w:evenVBand="0" w:oddHBand="1" w:evenHBand="0" w:firstRowFirstColumn="0" w:firstRowLastColumn="0" w:lastRowFirstColumn="0" w:lastRowLastColumn="0"/>
          <w:ins w:id="302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E6AF18E" w14:textId="77777777" w:rsidR="00AE3134" w:rsidRPr="00BB53D7" w:rsidRDefault="00AE3134" w:rsidP="00EE67FE">
            <w:pPr>
              <w:jc w:val="center"/>
              <w:rPr>
                <w:ins w:id="3025" w:author="Camilo Andrés Díaz Gómez" w:date="2023-03-14T21:33:00Z"/>
                <w:rFonts w:cs="Times New Roman"/>
                <w:szCs w:val="24"/>
              </w:rPr>
            </w:pPr>
            <w:proofErr w:type="spellStart"/>
            <w:ins w:id="3026"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37C17F3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27" w:author="Camilo Andrés Díaz Gómez" w:date="2023-03-14T21:33:00Z"/>
                <w:rFonts w:cs="Times New Roman"/>
              </w:rPr>
            </w:pPr>
          </w:p>
        </w:tc>
        <w:tc>
          <w:tcPr>
            <w:tcW w:w="708" w:type="dxa"/>
          </w:tcPr>
          <w:p w14:paraId="153A6EB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28" w:author="Camilo Andrés Díaz Gómez" w:date="2023-03-14T21:33:00Z"/>
                <w:rFonts w:cs="Times New Roman"/>
              </w:rPr>
            </w:pPr>
          </w:p>
        </w:tc>
        <w:tc>
          <w:tcPr>
            <w:tcW w:w="709" w:type="dxa"/>
          </w:tcPr>
          <w:p w14:paraId="7DB762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29" w:author="Camilo Andrés Díaz Gómez" w:date="2023-03-14T21:33:00Z"/>
                <w:rFonts w:cs="Times New Roman"/>
              </w:rPr>
            </w:pPr>
          </w:p>
        </w:tc>
        <w:tc>
          <w:tcPr>
            <w:tcW w:w="709" w:type="dxa"/>
            <w:shd w:val="clear" w:color="auto" w:fill="D9E2F3" w:themeFill="accent1" w:themeFillTint="33"/>
          </w:tcPr>
          <w:p w14:paraId="7F446BF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0" w:author="Camilo Andrés Díaz Gómez" w:date="2023-03-14T21:33:00Z"/>
                <w:rFonts w:cs="Times New Roman"/>
              </w:rPr>
            </w:pPr>
            <w:ins w:id="3031" w:author="Camilo Andrés Díaz Gómez" w:date="2023-03-14T21:33:00Z">
              <w:r w:rsidRPr="00BB53D7">
                <w:rPr>
                  <w:rFonts w:cs="Times New Roman"/>
                </w:rPr>
                <w:t>X</w:t>
              </w:r>
            </w:ins>
          </w:p>
        </w:tc>
        <w:tc>
          <w:tcPr>
            <w:tcW w:w="709" w:type="dxa"/>
            <w:shd w:val="clear" w:color="auto" w:fill="D9E2F3" w:themeFill="accent1" w:themeFillTint="33"/>
          </w:tcPr>
          <w:p w14:paraId="7EEF8E5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2" w:author="Camilo Andrés Díaz Gómez" w:date="2023-03-14T21:33:00Z"/>
                <w:rFonts w:cs="Times New Roman"/>
              </w:rPr>
            </w:pPr>
            <w:ins w:id="3033" w:author="Camilo Andrés Díaz Gómez" w:date="2023-03-14T21:33:00Z">
              <w:r w:rsidRPr="00BB53D7">
                <w:rPr>
                  <w:rFonts w:cs="Times New Roman"/>
                </w:rPr>
                <w:t>X</w:t>
              </w:r>
            </w:ins>
          </w:p>
        </w:tc>
        <w:tc>
          <w:tcPr>
            <w:tcW w:w="708" w:type="dxa"/>
          </w:tcPr>
          <w:p w14:paraId="473594A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4" w:author="Camilo Andrés Díaz Gómez" w:date="2023-03-14T21:33:00Z"/>
                <w:rFonts w:cs="Times New Roman"/>
              </w:rPr>
            </w:pPr>
          </w:p>
        </w:tc>
        <w:tc>
          <w:tcPr>
            <w:tcW w:w="754" w:type="dxa"/>
          </w:tcPr>
          <w:p w14:paraId="6D95734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5" w:author="Camilo Andrés Díaz Gómez" w:date="2023-03-14T21:33:00Z"/>
                <w:rFonts w:cs="Times New Roman"/>
              </w:rPr>
            </w:pPr>
          </w:p>
        </w:tc>
        <w:tc>
          <w:tcPr>
            <w:tcW w:w="652" w:type="dxa"/>
          </w:tcPr>
          <w:p w14:paraId="19757BF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6" w:author="Camilo Andrés Díaz Gómez" w:date="2023-03-14T21:33:00Z"/>
                <w:rFonts w:cs="Times New Roman"/>
              </w:rPr>
            </w:pPr>
          </w:p>
        </w:tc>
        <w:tc>
          <w:tcPr>
            <w:tcW w:w="652" w:type="dxa"/>
          </w:tcPr>
          <w:p w14:paraId="4B21535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7" w:author="Camilo Andrés Díaz Gómez" w:date="2023-03-14T21:33:00Z"/>
                <w:rFonts w:cs="Times New Roman"/>
              </w:rPr>
            </w:pPr>
          </w:p>
        </w:tc>
        <w:tc>
          <w:tcPr>
            <w:tcW w:w="655" w:type="dxa"/>
          </w:tcPr>
          <w:p w14:paraId="588671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8" w:author="Camilo Andrés Díaz Gómez" w:date="2023-03-14T21:33:00Z"/>
                <w:rFonts w:cs="Times New Roman"/>
              </w:rPr>
            </w:pPr>
          </w:p>
        </w:tc>
        <w:tc>
          <w:tcPr>
            <w:tcW w:w="652" w:type="dxa"/>
          </w:tcPr>
          <w:p w14:paraId="38BDB10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39" w:author="Camilo Andrés Díaz Gómez" w:date="2023-03-14T21:33:00Z"/>
                <w:rFonts w:cs="Times New Roman"/>
              </w:rPr>
            </w:pPr>
          </w:p>
        </w:tc>
        <w:tc>
          <w:tcPr>
            <w:tcW w:w="652" w:type="dxa"/>
          </w:tcPr>
          <w:p w14:paraId="603DAF8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0" w:author="Camilo Andrés Díaz Gómez" w:date="2023-03-14T21:33:00Z"/>
                <w:rFonts w:cs="Times New Roman"/>
              </w:rPr>
            </w:pPr>
          </w:p>
        </w:tc>
        <w:tc>
          <w:tcPr>
            <w:tcW w:w="652" w:type="dxa"/>
          </w:tcPr>
          <w:p w14:paraId="398411F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1" w:author="Camilo Andrés Díaz Gómez" w:date="2023-03-14T21:33:00Z"/>
                <w:rFonts w:cs="Times New Roman"/>
              </w:rPr>
            </w:pPr>
          </w:p>
        </w:tc>
        <w:tc>
          <w:tcPr>
            <w:tcW w:w="652" w:type="dxa"/>
          </w:tcPr>
          <w:p w14:paraId="1AB2A3A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2" w:author="Camilo Andrés Díaz Gómez" w:date="2023-03-14T21:33:00Z"/>
                <w:rFonts w:cs="Times New Roman"/>
              </w:rPr>
            </w:pPr>
          </w:p>
        </w:tc>
        <w:tc>
          <w:tcPr>
            <w:tcW w:w="652" w:type="dxa"/>
          </w:tcPr>
          <w:p w14:paraId="523CEC7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3" w:author="Camilo Andrés Díaz Gómez" w:date="2023-03-14T21:33:00Z"/>
                <w:rFonts w:cs="Times New Roman"/>
              </w:rPr>
            </w:pPr>
          </w:p>
        </w:tc>
        <w:tc>
          <w:tcPr>
            <w:tcW w:w="548" w:type="dxa"/>
          </w:tcPr>
          <w:p w14:paraId="0649B22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44" w:author="Camilo Andrés Díaz Gómez" w:date="2023-03-14T21:33:00Z"/>
                <w:rFonts w:cs="Times New Roman"/>
              </w:rPr>
            </w:pPr>
          </w:p>
        </w:tc>
      </w:tr>
      <w:tr w:rsidR="00AE3134" w:rsidRPr="00BB53D7" w14:paraId="3304C0D2" w14:textId="77777777" w:rsidTr="001A2974">
        <w:trPr>
          <w:ins w:id="304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C66CC0" w14:textId="77777777" w:rsidR="00AE3134" w:rsidRPr="00BB53D7" w:rsidRDefault="00AE3134" w:rsidP="00EE67FE">
            <w:pPr>
              <w:jc w:val="center"/>
              <w:rPr>
                <w:ins w:id="3046" w:author="Camilo Andrés Díaz Gómez" w:date="2023-03-14T21:33:00Z"/>
                <w:rFonts w:cs="Times New Roman"/>
                <w:szCs w:val="24"/>
              </w:rPr>
            </w:pPr>
            <w:proofErr w:type="spellStart"/>
            <w:ins w:id="3047"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5D46E80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48" w:author="Camilo Andrés Díaz Gómez" w:date="2023-03-14T21:33:00Z"/>
                <w:rFonts w:cs="Times New Roman"/>
              </w:rPr>
            </w:pPr>
          </w:p>
        </w:tc>
        <w:tc>
          <w:tcPr>
            <w:tcW w:w="708" w:type="dxa"/>
          </w:tcPr>
          <w:p w14:paraId="04402C1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49" w:author="Camilo Andrés Díaz Gómez" w:date="2023-03-14T21:33:00Z"/>
                <w:rFonts w:cs="Times New Roman"/>
              </w:rPr>
            </w:pPr>
          </w:p>
        </w:tc>
        <w:tc>
          <w:tcPr>
            <w:tcW w:w="709" w:type="dxa"/>
          </w:tcPr>
          <w:p w14:paraId="2CE71B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0" w:author="Camilo Andrés Díaz Gómez" w:date="2023-03-14T21:33:00Z"/>
                <w:rFonts w:cs="Times New Roman"/>
              </w:rPr>
            </w:pPr>
          </w:p>
        </w:tc>
        <w:tc>
          <w:tcPr>
            <w:tcW w:w="709" w:type="dxa"/>
          </w:tcPr>
          <w:p w14:paraId="390E7F3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1" w:author="Camilo Andrés Díaz Gómez" w:date="2023-03-14T21:33:00Z"/>
                <w:rFonts w:cs="Times New Roman"/>
              </w:rPr>
            </w:pPr>
          </w:p>
        </w:tc>
        <w:tc>
          <w:tcPr>
            <w:tcW w:w="709" w:type="dxa"/>
            <w:shd w:val="clear" w:color="auto" w:fill="FBE4D5" w:themeFill="accent2" w:themeFillTint="33"/>
          </w:tcPr>
          <w:p w14:paraId="7C32FD3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2" w:author="Camilo Andrés Díaz Gómez" w:date="2023-03-14T21:33:00Z"/>
                <w:rFonts w:cs="Times New Roman"/>
              </w:rPr>
            </w:pPr>
            <w:ins w:id="3053" w:author="Camilo Andrés Díaz Gómez" w:date="2023-03-14T21:33:00Z">
              <w:r w:rsidRPr="00BB53D7">
                <w:rPr>
                  <w:rFonts w:cs="Times New Roman"/>
                </w:rPr>
                <w:t>X</w:t>
              </w:r>
            </w:ins>
          </w:p>
        </w:tc>
        <w:tc>
          <w:tcPr>
            <w:tcW w:w="708" w:type="dxa"/>
          </w:tcPr>
          <w:p w14:paraId="4B2986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4" w:author="Camilo Andrés Díaz Gómez" w:date="2023-03-14T21:33:00Z"/>
                <w:rFonts w:cs="Times New Roman"/>
              </w:rPr>
            </w:pPr>
          </w:p>
        </w:tc>
        <w:tc>
          <w:tcPr>
            <w:tcW w:w="754" w:type="dxa"/>
          </w:tcPr>
          <w:p w14:paraId="1310C3A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5" w:author="Camilo Andrés Díaz Gómez" w:date="2023-03-14T21:33:00Z"/>
                <w:rFonts w:cs="Times New Roman"/>
              </w:rPr>
            </w:pPr>
          </w:p>
        </w:tc>
        <w:tc>
          <w:tcPr>
            <w:tcW w:w="652" w:type="dxa"/>
          </w:tcPr>
          <w:p w14:paraId="052DEB0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6" w:author="Camilo Andrés Díaz Gómez" w:date="2023-03-14T21:33:00Z"/>
                <w:rFonts w:cs="Times New Roman"/>
              </w:rPr>
            </w:pPr>
          </w:p>
        </w:tc>
        <w:tc>
          <w:tcPr>
            <w:tcW w:w="652" w:type="dxa"/>
          </w:tcPr>
          <w:p w14:paraId="4D9E48D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7" w:author="Camilo Andrés Díaz Gómez" w:date="2023-03-14T21:33:00Z"/>
                <w:rFonts w:cs="Times New Roman"/>
              </w:rPr>
            </w:pPr>
          </w:p>
        </w:tc>
        <w:tc>
          <w:tcPr>
            <w:tcW w:w="655" w:type="dxa"/>
          </w:tcPr>
          <w:p w14:paraId="4C5CCC5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8" w:author="Camilo Andrés Díaz Gómez" w:date="2023-03-14T21:33:00Z"/>
                <w:rFonts w:cs="Times New Roman"/>
              </w:rPr>
            </w:pPr>
          </w:p>
        </w:tc>
        <w:tc>
          <w:tcPr>
            <w:tcW w:w="652" w:type="dxa"/>
          </w:tcPr>
          <w:p w14:paraId="1F1767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59" w:author="Camilo Andrés Díaz Gómez" w:date="2023-03-14T21:33:00Z"/>
                <w:rFonts w:cs="Times New Roman"/>
              </w:rPr>
            </w:pPr>
          </w:p>
        </w:tc>
        <w:tc>
          <w:tcPr>
            <w:tcW w:w="652" w:type="dxa"/>
          </w:tcPr>
          <w:p w14:paraId="5FF58F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0" w:author="Camilo Andrés Díaz Gómez" w:date="2023-03-14T21:33:00Z"/>
                <w:rFonts w:cs="Times New Roman"/>
              </w:rPr>
            </w:pPr>
          </w:p>
        </w:tc>
        <w:tc>
          <w:tcPr>
            <w:tcW w:w="652" w:type="dxa"/>
          </w:tcPr>
          <w:p w14:paraId="6A9C14A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1" w:author="Camilo Andrés Díaz Gómez" w:date="2023-03-14T21:33:00Z"/>
                <w:rFonts w:cs="Times New Roman"/>
              </w:rPr>
            </w:pPr>
          </w:p>
        </w:tc>
        <w:tc>
          <w:tcPr>
            <w:tcW w:w="652" w:type="dxa"/>
          </w:tcPr>
          <w:p w14:paraId="00D22E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2" w:author="Camilo Andrés Díaz Gómez" w:date="2023-03-14T21:33:00Z"/>
                <w:rFonts w:cs="Times New Roman"/>
              </w:rPr>
            </w:pPr>
          </w:p>
        </w:tc>
        <w:tc>
          <w:tcPr>
            <w:tcW w:w="652" w:type="dxa"/>
          </w:tcPr>
          <w:p w14:paraId="1A4BF5E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3" w:author="Camilo Andrés Díaz Gómez" w:date="2023-03-14T21:33:00Z"/>
                <w:rFonts w:cs="Times New Roman"/>
              </w:rPr>
            </w:pPr>
          </w:p>
        </w:tc>
        <w:tc>
          <w:tcPr>
            <w:tcW w:w="548" w:type="dxa"/>
          </w:tcPr>
          <w:p w14:paraId="6F262EE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64" w:author="Camilo Andrés Díaz Gómez" w:date="2023-03-14T21:33:00Z"/>
                <w:rFonts w:cs="Times New Roman"/>
              </w:rPr>
            </w:pPr>
          </w:p>
        </w:tc>
      </w:tr>
      <w:tr w:rsidR="00AE3134" w:rsidRPr="00BB53D7" w14:paraId="1C1BB524" w14:textId="77777777" w:rsidTr="001A2974">
        <w:trPr>
          <w:cnfStyle w:val="000000100000" w:firstRow="0" w:lastRow="0" w:firstColumn="0" w:lastColumn="0" w:oddVBand="0" w:evenVBand="0" w:oddHBand="1" w:evenHBand="0" w:firstRowFirstColumn="0" w:firstRowLastColumn="0" w:lastRowFirstColumn="0" w:lastRowLastColumn="0"/>
          <w:ins w:id="306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7865FA8" w14:textId="77777777" w:rsidR="00AE3134" w:rsidRPr="00BB53D7" w:rsidRDefault="00AE3134" w:rsidP="00EE67FE">
            <w:pPr>
              <w:jc w:val="center"/>
              <w:rPr>
                <w:ins w:id="3066" w:author="Camilo Andrés Díaz Gómez" w:date="2023-03-14T21:33:00Z"/>
                <w:rFonts w:cs="Times New Roman"/>
                <w:szCs w:val="24"/>
              </w:rPr>
            </w:pPr>
            <w:proofErr w:type="spellStart"/>
            <w:ins w:id="3067"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91092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68" w:author="Camilo Andrés Díaz Gómez" w:date="2023-03-14T21:33:00Z"/>
                <w:rFonts w:cs="Times New Roman"/>
              </w:rPr>
            </w:pPr>
          </w:p>
        </w:tc>
        <w:tc>
          <w:tcPr>
            <w:tcW w:w="708" w:type="dxa"/>
          </w:tcPr>
          <w:p w14:paraId="6BCAD31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69" w:author="Camilo Andrés Díaz Gómez" w:date="2023-03-14T21:33:00Z"/>
                <w:rFonts w:cs="Times New Roman"/>
              </w:rPr>
            </w:pPr>
          </w:p>
        </w:tc>
        <w:tc>
          <w:tcPr>
            <w:tcW w:w="709" w:type="dxa"/>
          </w:tcPr>
          <w:p w14:paraId="5F102D9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0" w:author="Camilo Andrés Díaz Gómez" w:date="2023-03-14T21:33:00Z"/>
                <w:rFonts w:cs="Times New Roman"/>
              </w:rPr>
            </w:pPr>
          </w:p>
        </w:tc>
        <w:tc>
          <w:tcPr>
            <w:tcW w:w="709" w:type="dxa"/>
          </w:tcPr>
          <w:p w14:paraId="0AB28C0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1" w:author="Camilo Andrés Díaz Gómez" w:date="2023-03-14T21:33:00Z"/>
                <w:rFonts w:cs="Times New Roman"/>
              </w:rPr>
            </w:pPr>
          </w:p>
        </w:tc>
        <w:tc>
          <w:tcPr>
            <w:tcW w:w="709" w:type="dxa"/>
            <w:shd w:val="clear" w:color="auto" w:fill="FBE4D5" w:themeFill="accent2" w:themeFillTint="33"/>
          </w:tcPr>
          <w:p w14:paraId="7EB2673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2" w:author="Camilo Andrés Díaz Gómez" w:date="2023-03-14T21:33:00Z"/>
                <w:rFonts w:cs="Times New Roman"/>
              </w:rPr>
            </w:pPr>
            <w:ins w:id="3073" w:author="Camilo Andrés Díaz Gómez" w:date="2023-03-14T21:33:00Z">
              <w:r w:rsidRPr="00BB53D7">
                <w:rPr>
                  <w:rFonts w:cs="Times New Roman"/>
                </w:rPr>
                <w:t>X</w:t>
              </w:r>
            </w:ins>
          </w:p>
        </w:tc>
        <w:tc>
          <w:tcPr>
            <w:tcW w:w="708" w:type="dxa"/>
            <w:shd w:val="clear" w:color="auto" w:fill="FBE4D5" w:themeFill="accent2" w:themeFillTint="33"/>
          </w:tcPr>
          <w:p w14:paraId="1D2DB8A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4" w:author="Camilo Andrés Díaz Gómez" w:date="2023-03-14T21:33:00Z"/>
                <w:rFonts w:cs="Times New Roman"/>
              </w:rPr>
            </w:pPr>
            <w:ins w:id="3075" w:author="Camilo Andrés Díaz Gómez" w:date="2023-03-14T21:33:00Z">
              <w:r w:rsidRPr="00BB53D7">
                <w:rPr>
                  <w:rFonts w:cs="Times New Roman"/>
                </w:rPr>
                <w:t>X</w:t>
              </w:r>
            </w:ins>
          </w:p>
        </w:tc>
        <w:tc>
          <w:tcPr>
            <w:tcW w:w="754" w:type="dxa"/>
          </w:tcPr>
          <w:p w14:paraId="7E1220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6" w:author="Camilo Andrés Díaz Gómez" w:date="2023-03-14T21:33:00Z"/>
                <w:rFonts w:cs="Times New Roman"/>
              </w:rPr>
            </w:pPr>
          </w:p>
        </w:tc>
        <w:tc>
          <w:tcPr>
            <w:tcW w:w="652" w:type="dxa"/>
          </w:tcPr>
          <w:p w14:paraId="1887309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7" w:author="Camilo Andrés Díaz Gómez" w:date="2023-03-14T21:33:00Z"/>
                <w:rFonts w:cs="Times New Roman"/>
              </w:rPr>
            </w:pPr>
          </w:p>
        </w:tc>
        <w:tc>
          <w:tcPr>
            <w:tcW w:w="652" w:type="dxa"/>
          </w:tcPr>
          <w:p w14:paraId="1561008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8" w:author="Camilo Andrés Díaz Gómez" w:date="2023-03-14T21:33:00Z"/>
                <w:rFonts w:cs="Times New Roman"/>
              </w:rPr>
            </w:pPr>
          </w:p>
        </w:tc>
        <w:tc>
          <w:tcPr>
            <w:tcW w:w="655" w:type="dxa"/>
          </w:tcPr>
          <w:p w14:paraId="455E20C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79" w:author="Camilo Andrés Díaz Gómez" w:date="2023-03-14T21:33:00Z"/>
                <w:rFonts w:cs="Times New Roman"/>
              </w:rPr>
            </w:pPr>
          </w:p>
        </w:tc>
        <w:tc>
          <w:tcPr>
            <w:tcW w:w="652" w:type="dxa"/>
          </w:tcPr>
          <w:p w14:paraId="471CFF3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0" w:author="Camilo Andrés Díaz Gómez" w:date="2023-03-14T21:33:00Z"/>
                <w:rFonts w:cs="Times New Roman"/>
              </w:rPr>
            </w:pPr>
          </w:p>
        </w:tc>
        <w:tc>
          <w:tcPr>
            <w:tcW w:w="652" w:type="dxa"/>
          </w:tcPr>
          <w:p w14:paraId="3E7790E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1" w:author="Camilo Andrés Díaz Gómez" w:date="2023-03-14T21:33:00Z"/>
                <w:rFonts w:cs="Times New Roman"/>
              </w:rPr>
            </w:pPr>
          </w:p>
        </w:tc>
        <w:tc>
          <w:tcPr>
            <w:tcW w:w="652" w:type="dxa"/>
          </w:tcPr>
          <w:p w14:paraId="0C00044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2" w:author="Camilo Andrés Díaz Gómez" w:date="2023-03-14T21:33:00Z"/>
                <w:rFonts w:cs="Times New Roman"/>
              </w:rPr>
            </w:pPr>
          </w:p>
        </w:tc>
        <w:tc>
          <w:tcPr>
            <w:tcW w:w="652" w:type="dxa"/>
          </w:tcPr>
          <w:p w14:paraId="77B00CD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3" w:author="Camilo Andrés Díaz Gómez" w:date="2023-03-14T21:33:00Z"/>
                <w:rFonts w:cs="Times New Roman"/>
              </w:rPr>
            </w:pPr>
          </w:p>
        </w:tc>
        <w:tc>
          <w:tcPr>
            <w:tcW w:w="652" w:type="dxa"/>
          </w:tcPr>
          <w:p w14:paraId="37EAD05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4" w:author="Camilo Andrés Díaz Gómez" w:date="2023-03-14T21:33:00Z"/>
                <w:rFonts w:cs="Times New Roman"/>
              </w:rPr>
            </w:pPr>
          </w:p>
        </w:tc>
        <w:tc>
          <w:tcPr>
            <w:tcW w:w="548" w:type="dxa"/>
          </w:tcPr>
          <w:p w14:paraId="46480AF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085" w:author="Camilo Andrés Díaz Gómez" w:date="2023-03-14T21:33:00Z"/>
                <w:rFonts w:cs="Times New Roman"/>
              </w:rPr>
            </w:pPr>
          </w:p>
        </w:tc>
      </w:tr>
      <w:tr w:rsidR="00AE3134" w:rsidRPr="00BB53D7" w14:paraId="49568BB2" w14:textId="77777777" w:rsidTr="001A2974">
        <w:trPr>
          <w:ins w:id="308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05FBA4E" w14:textId="77777777" w:rsidR="00AE3134" w:rsidRPr="00BB53D7" w:rsidRDefault="00AE3134" w:rsidP="00EE67FE">
            <w:pPr>
              <w:jc w:val="center"/>
              <w:rPr>
                <w:ins w:id="3087" w:author="Camilo Andrés Díaz Gómez" w:date="2023-03-14T21:33:00Z"/>
                <w:rFonts w:cs="Times New Roman"/>
                <w:szCs w:val="24"/>
              </w:rPr>
            </w:pPr>
            <w:proofErr w:type="spellStart"/>
            <w:ins w:id="3088"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137B06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89" w:author="Camilo Andrés Díaz Gómez" w:date="2023-03-14T21:33:00Z"/>
                <w:rFonts w:cs="Times New Roman"/>
              </w:rPr>
            </w:pPr>
          </w:p>
        </w:tc>
        <w:tc>
          <w:tcPr>
            <w:tcW w:w="708" w:type="dxa"/>
          </w:tcPr>
          <w:p w14:paraId="71C180E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0" w:author="Camilo Andrés Díaz Gómez" w:date="2023-03-14T21:33:00Z"/>
                <w:rFonts w:cs="Times New Roman"/>
              </w:rPr>
            </w:pPr>
          </w:p>
        </w:tc>
        <w:tc>
          <w:tcPr>
            <w:tcW w:w="709" w:type="dxa"/>
          </w:tcPr>
          <w:p w14:paraId="277A025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1" w:author="Camilo Andrés Díaz Gómez" w:date="2023-03-14T21:33:00Z"/>
                <w:rFonts w:cs="Times New Roman"/>
              </w:rPr>
            </w:pPr>
          </w:p>
        </w:tc>
        <w:tc>
          <w:tcPr>
            <w:tcW w:w="709" w:type="dxa"/>
          </w:tcPr>
          <w:p w14:paraId="0EB9A6B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2" w:author="Camilo Andrés Díaz Gómez" w:date="2023-03-14T21:33:00Z"/>
                <w:rFonts w:cs="Times New Roman"/>
              </w:rPr>
            </w:pPr>
          </w:p>
        </w:tc>
        <w:tc>
          <w:tcPr>
            <w:tcW w:w="709" w:type="dxa"/>
            <w:shd w:val="clear" w:color="auto" w:fill="FFE599" w:themeFill="accent4" w:themeFillTint="66"/>
          </w:tcPr>
          <w:p w14:paraId="033CA64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3" w:author="Camilo Andrés Díaz Gómez" w:date="2023-03-14T21:33:00Z"/>
                <w:rFonts w:cs="Times New Roman"/>
              </w:rPr>
            </w:pPr>
            <w:ins w:id="3094" w:author="Camilo Andrés Díaz Gómez" w:date="2023-03-14T21:33:00Z">
              <w:r w:rsidRPr="00BB53D7">
                <w:rPr>
                  <w:rFonts w:cs="Times New Roman"/>
                </w:rPr>
                <w:t>X</w:t>
              </w:r>
            </w:ins>
          </w:p>
        </w:tc>
        <w:tc>
          <w:tcPr>
            <w:tcW w:w="708" w:type="dxa"/>
            <w:shd w:val="clear" w:color="auto" w:fill="FFE599" w:themeFill="accent4" w:themeFillTint="66"/>
          </w:tcPr>
          <w:p w14:paraId="48C39A5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5" w:author="Camilo Andrés Díaz Gómez" w:date="2023-03-14T21:33:00Z"/>
                <w:rFonts w:cs="Times New Roman"/>
              </w:rPr>
            </w:pPr>
            <w:ins w:id="3096" w:author="Camilo Andrés Díaz Gómez" w:date="2023-03-14T21:33:00Z">
              <w:r w:rsidRPr="00BB53D7">
                <w:rPr>
                  <w:rFonts w:cs="Times New Roman"/>
                </w:rPr>
                <w:t>X</w:t>
              </w:r>
            </w:ins>
          </w:p>
        </w:tc>
        <w:tc>
          <w:tcPr>
            <w:tcW w:w="754" w:type="dxa"/>
          </w:tcPr>
          <w:p w14:paraId="13046CA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7" w:author="Camilo Andrés Díaz Gómez" w:date="2023-03-14T21:33:00Z"/>
                <w:rFonts w:cs="Times New Roman"/>
              </w:rPr>
            </w:pPr>
          </w:p>
        </w:tc>
        <w:tc>
          <w:tcPr>
            <w:tcW w:w="652" w:type="dxa"/>
          </w:tcPr>
          <w:p w14:paraId="2BC7F40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8" w:author="Camilo Andrés Díaz Gómez" w:date="2023-03-14T21:33:00Z"/>
                <w:rFonts w:cs="Times New Roman"/>
              </w:rPr>
            </w:pPr>
          </w:p>
        </w:tc>
        <w:tc>
          <w:tcPr>
            <w:tcW w:w="652" w:type="dxa"/>
          </w:tcPr>
          <w:p w14:paraId="30E918A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099" w:author="Camilo Andrés Díaz Gómez" w:date="2023-03-14T21:33:00Z"/>
                <w:rFonts w:cs="Times New Roman"/>
              </w:rPr>
            </w:pPr>
          </w:p>
        </w:tc>
        <w:tc>
          <w:tcPr>
            <w:tcW w:w="655" w:type="dxa"/>
          </w:tcPr>
          <w:p w14:paraId="7963279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0" w:author="Camilo Andrés Díaz Gómez" w:date="2023-03-14T21:33:00Z"/>
                <w:rFonts w:cs="Times New Roman"/>
              </w:rPr>
            </w:pPr>
          </w:p>
        </w:tc>
        <w:tc>
          <w:tcPr>
            <w:tcW w:w="652" w:type="dxa"/>
          </w:tcPr>
          <w:p w14:paraId="6BF2A7C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1" w:author="Camilo Andrés Díaz Gómez" w:date="2023-03-14T21:33:00Z"/>
                <w:rFonts w:cs="Times New Roman"/>
              </w:rPr>
            </w:pPr>
          </w:p>
        </w:tc>
        <w:tc>
          <w:tcPr>
            <w:tcW w:w="652" w:type="dxa"/>
          </w:tcPr>
          <w:p w14:paraId="571BEBC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2" w:author="Camilo Andrés Díaz Gómez" w:date="2023-03-14T21:33:00Z"/>
                <w:rFonts w:cs="Times New Roman"/>
              </w:rPr>
            </w:pPr>
          </w:p>
        </w:tc>
        <w:tc>
          <w:tcPr>
            <w:tcW w:w="652" w:type="dxa"/>
          </w:tcPr>
          <w:p w14:paraId="653184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3" w:author="Camilo Andrés Díaz Gómez" w:date="2023-03-14T21:33:00Z"/>
                <w:rFonts w:cs="Times New Roman"/>
              </w:rPr>
            </w:pPr>
          </w:p>
        </w:tc>
        <w:tc>
          <w:tcPr>
            <w:tcW w:w="652" w:type="dxa"/>
          </w:tcPr>
          <w:p w14:paraId="37B597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4" w:author="Camilo Andrés Díaz Gómez" w:date="2023-03-14T21:33:00Z"/>
                <w:rFonts w:cs="Times New Roman"/>
              </w:rPr>
            </w:pPr>
          </w:p>
        </w:tc>
        <w:tc>
          <w:tcPr>
            <w:tcW w:w="652" w:type="dxa"/>
          </w:tcPr>
          <w:p w14:paraId="4C827B7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5" w:author="Camilo Andrés Díaz Gómez" w:date="2023-03-14T21:33:00Z"/>
                <w:rFonts w:cs="Times New Roman"/>
              </w:rPr>
            </w:pPr>
          </w:p>
        </w:tc>
        <w:tc>
          <w:tcPr>
            <w:tcW w:w="548" w:type="dxa"/>
          </w:tcPr>
          <w:p w14:paraId="44C68BB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06" w:author="Camilo Andrés Díaz Gómez" w:date="2023-03-14T21:33:00Z"/>
                <w:rFonts w:cs="Times New Roman"/>
              </w:rPr>
            </w:pPr>
          </w:p>
        </w:tc>
      </w:tr>
      <w:tr w:rsidR="00AE3134" w:rsidRPr="00BB53D7" w14:paraId="52B32907" w14:textId="77777777" w:rsidTr="001A2974">
        <w:trPr>
          <w:cnfStyle w:val="000000100000" w:firstRow="0" w:lastRow="0" w:firstColumn="0" w:lastColumn="0" w:oddVBand="0" w:evenVBand="0" w:oddHBand="1" w:evenHBand="0" w:firstRowFirstColumn="0" w:firstRowLastColumn="0" w:lastRowFirstColumn="0" w:lastRowLastColumn="0"/>
          <w:ins w:id="310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A2B9FEA" w14:textId="77777777" w:rsidR="00AE3134" w:rsidRPr="00BB53D7" w:rsidRDefault="00AE3134" w:rsidP="00EE67FE">
            <w:pPr>
              <w:jc w:val="center"/>
              <w:rPr>
                <w:ins w:id="3108" w:author="Camilo Andrés Díaz Gómez" w:date="2023-03-14T21:33:00Z"/>
                <w:rFonts w:cs="Times New Roman"/>
                <w:szCs w:val="24"/>
              </w:rPr>
            </w:pPr>
            <w:proofErr w:type="spellStart"/>
            <w:ins w:id="3109"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26A2B8C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0" w:author="Camilo Andrés Díaz Gómez" w:date="2023-03-14T21:33:00Z"/>
                <w:rFonts w:cs="Times New Roman"/>
              </w:rPr>
            </w:pPr>
          </w:p>
        </w:tc>
        <w:tc>
          <w:tcPr>
            <w:tcW w:w="708" w:type="dxa"/>
          </w:tcPr>
          <w:p w14:paraId="4B97DC9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1" w:author="Camilo Andrés Díaz Gómez" w:date="2023-03-14T21:33:00Z"/>
                <w:rFonts w:cs="Times New Roman"/>
              </w:rPr>
            </w:pPr>
          </w:p>
        </w:tc>
        <w:tc>
          <w:tcPr>
            <w:tcW w:w="709" w:type="dxa"/>
          </w:tcPr>
          <w:p w14:paraId="1BF7A54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2" w:author="Camilo Andrés Díaz Gómez" w:date="2023-03-14T21:33:00Z"/>
                <w:rFonts w:cs="Times New Roman"/>
              </w:rPr>
            </w:pPr>
          </w:p>
        </w:tc>
        <w:tc>
          <w:tcPr>
            <w:tcW w:w="709" w:type="dxa"/>
          </w:tcPr>
          <w:p w14:paraId="068CE67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3" w:author="Camilo Andrés Díaz Gómez" w:date="2023-03-14T21:33:00Z"/>
                <w:rFonts w:cs="Times New Roman"/>
              </w:rPr>
            </w:pPr>
          </w:p>
        </w:tc>
        <w:tc>
          <w:tcPr>
            <w:tcW w:w="709" w:type="dxa"/>
          </w:tcPr>
          <w:p w14:paraId="66715FB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4" w:author="Camilo Andrés Díaz Gómez" w:date="2023-03-14T21:33:00Z"/>
                <w:rFonts w:cs="Times New Roman"/>
              </w:rPr>
            </w:pPr>
          </w:p>
        </w:tc>
        <w:tc>
          <w:tcPr>
            <w:tcW w:w="708" w:type="dxa"/>
            <w:shd w:val="clear" w:color="auto" w:fill="FFE599" w:themeFill="accent4" w:themeFillTint="66"/>
          </w:tcPr>
          <w:p w14:paraId="26726B3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5" w:author="Camilo Andrés Díaz Gómez" w:date="2023-03-14T21:33:00Z"/>
                <w:rFonts w:cs="Times New Roman"/>
              </w:rPr>
            </w:pPr>
            <w:ins w:id="3116" w:author="Camilo Andrés Díaz Gómez" w:date="2023-03-14T21:33:00Z">
              <w:r w:rsidRPr="00BB53D7">
                <w:rPr>
                  <w:rFonts w:cs="Times New Roman"/>
                </w:rPr>
                <w:t>X</w:t>
              </w:r>
            </w:ins>
          </w:p>
        </w:tc>
        <w:tc>
          <w:tcPr>
            <w:tcW w:w="754" w:type="dxa"/>
          </w:tcPr>
          <w:p w14:paraId="0E88E8F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7" w:author="Camilo Andrés Díaz Gómez" w:date="2023-03-14T21:33:00Z"/>
                <w:rFonts w:cs="Times New Roman"/>
              </w:rPr>
            </w:pPr>
          </w:p>
        </w:tc>
        <w:tc>
          <w:tcPr>
            <w:tcW w:w="652" w:type="dxa"/>
          </w:tcPr>
          <w:p w14:paraId="355F05F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8" w:author="Camilo Andrés Díaz Gómez" w:date="2023-03-14T21:33:00Z"/>
                <w:rFonts w:cs="Times New Roman"/>
              </w:rPr>
            </w:pPr>
          </w:p>
        </w:tc>
        <w:tc>
          <w:tcPr>
            <w:tcW w:w="652" w:type="dxa"/>
          </w:tcPr>
          <w:p w14:paraId="197540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19" w:author="Camilo Andrés Díaz Gómez" w:date="2023-03-14T21:33:00Z"/>
                <w:rFonts w:cs="Times New Roman"/>
              </w:rPr>
            </w:pPr>
          </w:p>
        </w:tc>
        <w:tc>
          <w:tcPr>
            <w:tcW w:w="655" w:type="dxa"/>
          </w:tcPr>
          <w:p w14:paraId="4233AD0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0" w:author="Camilo Andrés Díaz Gómez" w:date="2023-03-14T21:33:00Z"/>
                <w:rFonts w:cs="Times New Roman"/>
              </w:rPr>
            </w:pPr>
          </w:p>
        </w:tc>
        <w:tc>
          <w:tcPr>
            <w:tcW w:w="652" w:type="dxa"/>
          </w:tcPr>
          <w:p w14:paraId="538256B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1" w:author="Camilo Andrés Díaz Gómez" w:date="2023-03-14T21:33:00Z"/>
                <w:rFonts w:cs="Times New Roman"/>
              </w:rPr>
            </w:pPr>
          </w:p>
        </w:tc>
        <w:tc>
          <w:tcPr>
            <w:tcW w:w="652" w:type="dxa"/>
          </w:tcPr>
          <w:p w14:paraId="4A465F0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2" w:author="Camilo Andrés Díaz Gómez" w:date="2023-03-14T21:33:00Z"/>
                <w:rFonts w:cs="Times New Roman"/>
              </w:rPr>
            </w:pPr>
          </w:p>
        </w:tc>
        <w:tc>
          <w:tcPr>
            <w:tcW w:w="652" w:type="dxa"/>
          </w:tcPr>
          <w:p w14:paraId="08B8B5F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3" w:author="Camilo Andrés Díaz Gómez" w:date="2023-03-14T21:33:00Z"/>
                <w:rFonts w:cs="Times New Roman"/>
              </w:rPr>
            </w:pPr>
          </w:p>
        </w:tc>
        <w:tc>
          <w:tcPr>
            <w:tcW w:w="652" w:type="dxa"/>
          </w:tcPr>
          <w:p w14:paraId="3129621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4" w:author="Camilo Andrés Díaz Gómez" w:date="2023-03-14T21:33:00Z"/>
                <w:rFonts w:cs="Times New Roman"/>
              </w:rPr>
            </w:pPr>
          </w:p>
        </w:tc>
        <w:tc>
          <w:tcPr>
            <w:tcW w:w="652" w:type="dxa"/>
          </w:tcPr>
          <w:p w14:paraId="1BA561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5" w:author="Camilo Andrés Díaz Gómez" w:date="2023-03-14T21:33:00Z"/>
                <w:rFonts w:cs="Times New Roman"/>
              </w:rPr>
            </w:pPr>
          </w:p>
        </w:tc>
        <w:tc>
          <w:tcPr>
            <w:tcW w:w="548" w:type="dxa"/>
          </w:tcPr>
          <w:p w14:paraId="328A09B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26" w:author="Camilo Andrés Díaz Gómez" w:date="2023-03-14T21:33:00Z"/>
                <w:rFonts w:cs="Times New Roman"/>
              </w:rPr>
            </w:pPr>
          </w:p>
        </w:tc>
      </w:tr>
      <w:tr w:rsidR="00AE3134" w:rsidRPr="00BB53D7" w14:paraId="328CF2B9" w14:textId="77777777" w:rsidTr="001A2974">
        <w:trPr>
          <w:ins w:id="312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854971D" w14:textId="77777777" w:rsidR="00AE3134" w:rsidRPr="00BB53D7" w:rsidRDefault="00AE3134" w:rsidP="00EE67FE">
            <w:pPr>
              <w:jc w:val="center"/>
              <w:rPr>
                <w:ins w:id="3128" w:author="Camilo Andrés Díaz Gómez" w:date="2023-03-14T21:33:00Z"/>
                <w:rFonts w:cs="Times New Roman"/>
                <w:szCs w:val="24"/>
              </w:rPr>
            </w:pPr>
            <w:proofErr w:type="spellStart"/>
            <w:ins w:id="3129"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03610A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0" w:author="Camilo Andrés Díaz Gómez" w:date="2023-03-14T21:33:00Z"/>
                <w:rFonts w:cs="Times New Roman"/>
              </w:rPr>
            </w:pPr>
          </w:p>
        </w:tc>
        <w:tc>
          <w:tcPr>
            <w:tcW w:w="708" w:type="dxa"/>
          </w:tcPr>
          <w:p w14:paraId="052A67D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1" w:author="Camilo Andrés Díaz Gómez" w:date="2023-03-14T21:33:00Z"/>
                <w:rFonts w:cs="Times New Roman"/>
              </w:rPr>
            </w:pPr>
          </w:p>
        </w:tc>
        <w:tc>
          <w:tcPr>
            <w:tcW w:w="709" w:type="dxa"/>
          </w:tcPr>
          <w:p w14:paraId="46DF207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2" w:author="Camilo Andrés Díaz Gómez" w:date="2023-03-14T21:33:00Z"/>
                <w:rFonts w:cs="Times New Roman"/>
              </w:rPr>
            </w:pPr>
          </w:p>
        </w:tc>
        <w:tc>
          <w:tcPr>
            <w:tcW w:w="709" w:type="dxa"/>
          </w:tcPr>
          <w:p w14:paraId="78EC476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3" w:author="Camilo Andrés Díaz Gómez" w:date="2023-03-14T21:33:00Z"/>
                <w:rFonts w:cs="Times New Roman"/>
              </w:rPr>
            </w:pPr>
          </w:p>
        </w:tc>
        <w:tc>
          <w:tcPr>
            <w:tcW w:w="709" w:type="dxa"/>
          </w:tcPr>
          <w:p w14:paraId="1B7BDE5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4" w:author="Camilo Andrés Díaz Gómez" w:date="2023-03-14T21:33:00Z"/>
                <w:rFonts w:cs="Times New Roman"/>
              </w:rPr>
            </w:pPr>
          </w:p>
        </w:tc>
        <w:tc>
          <w:tcPr>
            <w:tcW w:w="708" w:type="dxa"/>
          </w:tcPr>
          <w:p w14:paraId="7A0C56D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5" w:author="Camilo Andrés Díaz Gómez" w:date="2023-03-14T21:33:00Z"/>
                <w:rFonts w:cs="Times New Roman"/>
              </w:rPr>
            </w:pPr>
          </w:p>
        </w:tc>
        <w:tc>
          <w:tcPr>
            <w:tcW w:w="754" w:type="dxa"/>
            <w:shd w:val="clear" w:color="auto" w:fill="FFE599" w:themeFill="accent4" w:themeFillTint="66"/>
          </w:tcPr>
          <w:p w14:paraId="466C3D4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6" w:author="Camilo Andrés Díaz Gómez" w:date="2023-03-14T21:33:00Z"/>
                <w:rFonts w:cs="Times New Roman"/>
              </w:rPr>
            </w:pPr>
            <w:ins w:id="3137" w:author="Camilo Andrés Díaz Gómez" w:date="2023-03-14T21:33:00Z">
              <w:r w:rsidRPr="00BB53D7">
                <w:rPr>
                  <w:rFonts w:cs="Times New Roman"/>
                </w:rPr>
                <w:t>X</w:t>
              </w:r>
            </w:ins>
          </w:p>
        </w:tc>
        <w:tc>
          <w:tcPr>
            <w:tcW w:w="652" w:type="dxa"/>
          </w:tcPr>
          <w:p w14:paraId="417808F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8" w:author="Camilo Andrés Díaz Gómez" w:date="2023-03-14T21:33:00Z"/>
                <w:rFonts w:cs="Times New Roman"/>
              </w:rPr>
            </w:pPr>
          </w:p>
        </w:tc>
        <w:tc>
          <w:tcPr>
            <w:tcW w:w="652" w:type="dxa"/>
          </w:tcPr>
          <w:p w14:paraId="34FBBCD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39" w:author="Camilo Andrés Díaz Gómez" w:date="2023-03-14T21:33:00Z"/>
                <w:rFonts w:cs="Times New Roman"/>
              </w:rPr>
            </w:pPr>
          </w:p>
        </w:tc>
        <w:tc>
          <w:tcPr>
            <w:tcW w:w="655" w:type="dxa"/>
          </w:tcPr>
          <w:p w14:paraId="3888AC9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0" w:author="Camilo Andrés Díaz Gómez" w:date="2023-03-14T21:33:00Z"/>
                <w:rFonts w:cs="Times New Roman"/>
              </w:rPr>
            </w:pPr>
          </w:p>
        </w:tc>
        <w:tc>
          <w:tcPr>
            <w:tcW w:w="652" w:type="dxa"/>
          </w:tcPr>
          <w:p w14:paraId="6E5316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1" w:author="Camilo Andrés Díaz Gómez" w:date="2023-03-14T21:33:00Z"/>
                <w:rFonts w:cs="Times New Roman"/>
              </w:rPr>
            </w:pPr>
          </w:p>
        </w:tc>
        <w:tc>
          <w:tcPr>
            <w:tcW w:w="652" w:type="dxa"/>
          </w:tcPr>
          <w:p w14:paraId="049E4B1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2" w:author="Camilo Andrés Díaz Gómez" w:date="2023-03-14T21:33:00Z"/>
                <w:rFonts w:cs="Times New Roman"/>
              </w:rPr>
            </w:pPr>
          </w:p>
        </w:tc>
        <w:tc>
          <w:tcPr>
            <w:tcW w:w="652" w:type="dxa"/>
          </w:tcPr>
          <w:p w14:paraId="47B3164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3" w:author="Camilo Andrés Díaz Gómez" w:date="2023-03-14T21:33:00Z"/>
                <w:rFonts w:cs="Times New Roman"/>
              </w:rPr>
            </w:pPr>
          </w:p>
        </w:tc>
        <w:tc>
          <w:tcPr>
            <w:tcW w:w="652" w:type="dxa"/>
          </w:tcPr>
          <w:p w14:paraId="3C6B989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4" w:author="Camilo Andrés Díaz Gómez" w:date="2023-03-14T21:33:00Z"/>
                <w:rFonts w:cs="Times New Roman"/>
              </w:rPr>
            </w:pPr>
          </w:p>
        </w:tc>
        <w:tc>
          <w:tcPr>
            <w:tcW w:w="652" w:type="dxa"/>
          </w:tcPr>
          <w:p w14:paraId="06C97B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5" w:author="Camilo Andrés Díaz Gómez" w:date="2023-03-14T21:33:00Z"/>
                <w:rFonts w:cs="Times New Roman"/>
              </w:rPr>
            </w:pPr>
          </w:p>
        </w:tc>
        <w:tc>
          <w:tcPr>
            <w:tcW w:w="548" w:type="dxa"/>
          </w:tcPr>
          <w:p w14:paraId="7A9B47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46" w:author="Camilo Andrés Díaz Gómez" w:date="2023-03-14T21:33:00Z"/>
                <w:rFonts w:cs="Times New Roman"/>
              </w:rPr>
            </w:pPr>
          </w:p>
        </w:tc>
      </w:tr>
      <w:tr w:rsidR="00AE3134" w:rsidRPr="00BB53D7" w14:paraId="0DB93933" w14:textId="77777777" w:rsidTr="001A2974">
        <w:trPr>
          <w:cnfStyle w:val="000000100000" w:firstRow="0" w:lastRow="0" w:firstColumn="0" w:lastColumn="0" w:oddVBand="0" w:evenVBand="0" w:oddHBand="1" w:evenHBand="0" w:firstRowFirstColumn="0" w:firstRowLastColumn="0" w:lastRowFirstColumn="0" w:lastRowLastColumn="0"/>
          <w:ins w:id="314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A0D452" w14:textId="77777777" w:rsidR="00AE3134" w:rsidRPr="00BB53D7" w:rsidRDefault="00AE3134" w:rsidP="00EE67FE">
            <w:pPr>
              <w:jc w:val="center"/>
              <w:rPr>
                <w:ins w:id="3148" w:author="Camilo Andrés Díaz Gómez" w:date="2023-03-14T21:33:00Z"/>
                <w:rFonts w:cs="Times New Roman"/>
                <w:szCs w:val="24"/>
              </w:rPr>
            </w:pPr>
            <w:proofErr w:type="spellStart"/>
            <w:ins w:id="3149"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2FFE2F0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0" w:author="Camilo Andrés Díaz Gómez" w:date="2023-03-14T21:33:00Z"/>
                <w:rFonts w:cs="Times New Roman"/>
              </w:rPr>
            </w:pPr>
          </w:p>
        </w:tc>
        <w:tc>
          <w:tcPr>
            <w:tcW w:w="708" w:type="dxa"/>
          </w:tcPr>
          <w:p w14:paraId="455FB05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1" w:author="Camilo Andrés Díaz Gómez" w:date="2023-03-14T21:33:00Z"/>
                <w:rFonts w:cs="Times New Roman"/>
              </w:rPr>
            </w:pPr>
          </w:p>
        </w:tc>
        <w:tc>
          <w:tcPr>
            <w:tcW w:w="709" w:type="dxa"/>
          </w:tcPr>
          <w:p w14:paraId="02FD7A7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2" w:author="Camilo Andrés Díaz Gómez" w:date="2023-03-14T21:33:00Z"/>
                <w:rFonts w:cs="Times New Roman"/>
              </w:rPr>
            </w:pPr>
          </w:p>
        </w:tc>
        <w:tc>
          <w:tcPr>
            <w:tcW w:w="709" w:type="dxa"/>
          </w:tcPr>
          <w:p w14:paraId="514FCDD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3" w:author="Camilo Andrés Díaz Gómez" w:date="2023-03-14T21:33:00Z"/>
                <w:rFonts w:cs="Times New Roman"/>
              </w:rPr>
            </w:pPr>
          </w:p>
        </w:tc>
        <w:tc>
          <w:tcPr>
            <w:tcW w:w="709" w:type="dxa"/>
          </w:tcPr>
          <w:p w14:paraId="7D97B9A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4" w:author="Camilo Andrés Díaz Gómez" w:date="2023-03-14T21:33:00Z"/>
                <w:rFonts w:cs="Times New Roman"/>
              </w:rPr>
            </w:pPr>
          </w:p>
        </w:tc>
        <w:tc>
          <w:tcPr>
            <w:tcW w:w="708" w:type="dxa"/>
          </w:tcPr>
          <w:p w14:paraId="40BAD7C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5" w:author="Camilo Andrés Díaz Gómez" w:date="2023-03-14T21:33:00Z"/>
                <w:rFonts w:cs="Times New Roman"/>
              </w:rPr>
            </w:pPr>
          </w:p>
        </w:tc>
        <w:tc>
          <w:tcPr>
            <w:tcW w:w="754" w:type="dxa"/>
            <w:shd w:val="clear" w:color="auto" w:fill="FFE599" w:themeFill="accent4" w:themeFillTint="66"/>
          </w:tcPr>
          <w:p w14:paraId="5AF57E8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6" w:author="Camilo Andrés Díaz Gómez" w:date="2023-03-14T21:33:00Z"/>
                <w:rFonts w:cs="Times New Roman"/>
              </w:rPr>
            </w:pPr>
            <w:ins w:id="3157" w:author="Camilo Andrés Díaz Gómez" w:date="2023-03-14T21:33:00Z">
              <w:r w:rsidRPr="00BB53D7">
                <w:rPr>
                  <w:rFonts w:cs="Times New Roman"/>
                </w:rPr>
                <w:t>X</w:t>
              </w:r>
            </w:ins>
          </w:p>
        </w:tc>
        <w:tc>
          <w:tcPr>
            <w:tcW w:w="652" w:type="dxa"/>
            <w:shd w:val="clear" w:color="auto" w:fill="FFE599" w:themeFill="accent4" w:themeFillTint="66"/>
          </w:tcPr>
          <w:p w14:paraId="1704F87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58" w:author="Camilo Andrés Díaz Gómez" w:date="2023-03-14T21:33:00Z"/>
                <w:rFonts w:cs="Times New Roman"/>
              </w:rPr>
            </w:pPr>
            <w:ins w:id="3159" w:author="Camilo Andrés Díaz Gómez" w:date="2023-03-14T21:33:00Z">
              <w:r w:rsidRPr="00BB53D7">
                <w:rPr>
                  <w:rFonts w:cs="Times New Roman"/>
                </w:rPr>
                <w:t>X</w:t>
              </w:r>
            </w:ins>
          </w:p>
        </w:tc>
        <w:tc>
          <w:tcPr>
            <w:tcW w:w="652" w:type="dxa"/>
          </w:tcPr>
          <w:p w14:paraId="34BB94E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0" w:author="Camilo Andrés Díaz Gómez" w:date="2023-03-14T21:33:00Z"/>
                <w:rFonts w:cs="Times New Roman"/>
              </w:rPr>
            </w:pPr>
          </w:p>
        </w:tc>
        <w:tc>
          <w:tcPr>
            <w:tcW w:w="655" w:type="dxa"/>
          </w:tcPr>
          <w:p w14:paraId="1B4C9FA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1" w:author="Camilo Andrés Díaz Gómez" w:date="2023-03-14T21:33:00Z"/>
                <w:rFonts w:cs="Times New Roman"/>
              </w:rPr>
            </w:pPr>
          </w:p>
        </w:tc>
        <w:tc>
          <w:tcPr>
            <w:tcW w:w="652" w:type="dxa"/>
          </w:tcPr>
          <w:p w14:paraId="659506C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2" w:author="Camilo Andrés Díaz Gómez" w:date="2023-03-14T21:33:00Z"/>
                <w:rFonts w:cs="Times New Roman"/>
              </w:rPr>
            </w:pPr>
          </w:p>
        </w:tc>
        <w:tc>
          <w:tcPr>
            <w:tcW w:w="652" w:type="dxa"/>
          </w:tcPr>
          <w:p w14:paraId="2131127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3" w:author="Camilo Andrés Díaz Gómez" w:date="2023-03-14T21:33:00Z"/>
                <w:rFonts w:cs="Times New Roman"/>
              </w:rPr>
            </w:pPr>
          </w:p>
        </w:tc>
        <w:tc>
          <w:tcPr>
            <w:tcW w:w="652" w:type="dxa"/>
          </w:tcPr>
          <w:p w14:paraId="729D94A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4" w:author="Camilo Andrés Díaz Gómez" w:date="2023-03-14T21:33:00Z"/>
                <w:rFonts w:cs="Times New Roman"/>
              </w:rPr>
            </w:pPr>
          </w:p>
        </w:tc>
        <w:tc>
          <w:tcPr>
            <w:tcW w:w="652" w:type="dxa"/>
          </w:tcPr>
          <w:p w14:paraId="225D94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5" w:author="Camilo Andrés Díaz Gómez" w:date="2023-03-14T21:33:00Z"/>
                <w:rFonts w:cs="Times New Roman"/>
              </w:rPr>
            </w:pPr>
          </w:p>
        </w:tc>
        <w:tc>
          <w:tcPr>
            <w:tcW w:w="652" w:type="dxa"/>
          </w:tcPr>
          <w:p w14:paraId="7B2821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6" w:author="Camilo Andrés Díaz Gómez" w:date="2023-03-14T21:33:00Z"/>
                <w:rFonts w:cs="Times New Roman"/>
              </w:rPr>
            </w:pPr>
          </w:p>
        </w:tc>
        <w:tc>
          <w:tcPr>
            <w:tcW w:w="548" w:type="dxa"/>
          </w:tcPr>
          <w:p w14:paraId="4DA90C1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67" w:author="Camilo Andrés Díaz Gómez" w:date="2023-03-14T21:33:00Z"/>
                <w:rFonts w:cs="Times New Roman"/>
              </w:rPr>
            </w:pPr>
          </w:p>
        </w:tc>
      </w:tr>
      <w:tr w:rsidR="00AE3134" w:rsidRPr="00BB53D7" w14:paraId="765A5E82" w14:textId="77777777" w:rsidTr="001A2974">
        <w:trPr>
          <w:ins w:id="316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9859AF" w14:textId="77777777" w:rsidR="00AE3134" w:rsidRPr="00BB53D7" w:rsidRDefault="00AE3134" w:rsidP="00EE67FE">
            <w:pPr>
              <w:jc w:val="center"/>
              <w:rPr>
                <w:ins w:id="3169" w:author="Camilo Andrés Díaz Gómez" w:date="2023-03-14T21:33:00Z"/>
                <w:rFonts w:cs="Times New Roman"/>
                <w:szCs w:val="24"/>
              </w:rPr>
            </w:pPr>
            <w:proofErr w:type="spellStart"/>
            <w:ins w:id="3170"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6EB53BE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1" w:author="Camilo Andrés Díaz Gómez" w:date="2023-03-14T21:33:00Z"/>
                <w:rFonts w:cs="Times New Roman"/>
              </w:rPr>
            </w:pPr>
          </w:p>
        </w:tc>
        <w:tc>
          <w:tcPr>
            <w:tcW w:w="708" w:type="dxa"/>
          </w:tcPr>
          <w:p w14:paraId="39C8090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2" w:author="Camilo Andrés Díaz Gómez" w:date="2023-03-14T21:33:00Z"/>
                <w:rFonts w:cs="Times New Roman"/>
              </w:rPr>
            </w:pPr>
          </w:p>
        </w:tc>
        <w:tc>
          <w:tcPr>
            <w:tcW w:w="709" w:type="dxa"/>
          </w:tcPr>
          <w:p w14:paraId="4A0E170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3" w:author="Camilo Andrés Díaz Gómez" w:date="2023-03-14T21:33:00Z"/>
                <w:rFonts w:cs="Times New Roman"/>
              </w:rPr>
            </w:pPr>
          </w:p>
        </w:tc>
        <w:tc>
          <w:tcPr>
            <w:tcW w:w="709" w:type="dxa"/>
          </w:tcPr>
          <w:p w14:paraId="1996FD3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4" w:author="Camilo Andrés Díaz Gómez" w:date="2023-03-14T21:33:00Z"/>
                <w:rFonts w:cs="Times New Roman"/>
              </w:rPr>
            </w:pPr>
          </w:p>
        </w:tc>
        <w:tc>
          <w:tcPr>
            <w:tcW w:w="709" w:type="dxa"/>
          </w:tcPr>
          <w:p w14:paraId="507D7A0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5" w:author="Camilo Andrés Díaz Gómez" w:date="2023-03-14T21:33:00Z"/>
                <w:rFonts w:cs="Times New Roman"/>
              </w:rPr>
            </w:pPr>
          </w:p>
        </w:tc>
        <w:tc>
          <w:tcPr>
            <w:tcW w:w="708" w:type="dxa"/>
          </w:tcPr>
          <w:p w14:paraId="78C038B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6" w:author="Camilo Andrés Díaz Gómez" w:date="2023-03-14T21:33:00Z"/>
                <w:rFonts w:cs="Times New Roman"/>
              </w:rPr>
            </w:pPr>
          </w:p>
        </w:tc>
        <w:tc>
          <w:tcPr>
            <w:tcW w:w="754" w:type="dxa"/>
          </w:tcPr>
          <w:p w14:paraId="014C7ED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7" w:author="Camilo Andrés Díaz Gómez" w:date="2023-03-14T21:33:00Z"/>
                <w:rFonts w:cs="Times New Roman"/>
              </w:rPr>
            </w:pPr>
          </w:p>
        </w:tc>
        <w:tc>
          <w:tcPr>
            <w:tcW w:w="652" w:type="dxa"/>
            <w:shd w:val="clear" w:color="auto" w:fill="FFE599" w:themeFill="accent4" w:themeFillTint="66"/>
          </w:tcPr>
          <w:p w14:paraId="6EAB37D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78" w:author="Camilo Andrés Díaz Gómez" w:date="2023-03-14T21:33:00Z"/>
                <w:rFonts w:cs="Times New Roman"/>
              </w:rPr>
            </w:pPr>
            <w:ins w:id="3179" w:author="Camilo Andrés Díaz Gómez" w:date="2023-03-14T21:33:00Z">
              <w:r w:rsidRPr="00BB53D7">
                <w:rPr>
                  <w:rFonts w:cs="Times New Roman"/>
                </w:rPr>
                <w:t>X</w:t>
              </w:r>
            </w:ins>
          </w:p>
        </w:tc>
        <w:tc>
          <w:tcPr>
            <w:tcW w:w="652" w:type="dxa"/>
            <w:shd w:val="clear" w:color="auto" w:fill="FFE599" w:themeFill="accent4" w:themeFillTint="66"/>
          </w:tcPr>
          <w:p w14:paraId="398A8B0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0" w:author="Camilo Andrés Díaz Gómez" w:date="2023-03-14T21:33:00Z"/>
                <w:rFonts w:cs="Times New Roman"/>
              </w:rPr>
            </w:pPr>
            <w:ins w:id="3181" w:author="Camilo Andrés Díaz Gómez" w:date="2023-03-14T21:33:00Z">
              <w:r w:rsidRPr="00BB53D7">
                <w:rPr>
                  <w:rFonts w:cs="Times New Roman"/>
                </w:rPr>
                <w:t>X</w:t>
              </w:r>
            </w:ins>
          </w:p>
        </w:tc>
        <w:tc>
          <w:tcPr>
            <w:tcW w:w="655" w:type="dxa"/>
          </w:tcPr>
          <w:p w14:paraId="1305437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2" w:author="Camilo Andrés Díaz Gómez" w:date="2023-03-14T21:33:00Z"/>
                <w:rFonts w:cs="Times New Roman"/>
              </w:rPr>
            </w:pPr>
          </w:p>
        </w:tc>
        <w:tc>
          <w:tcPr>
            <w:tcW w:w="652" w:type="dxa"/>
          </w:tcPr>
          <w:p w14:paraId="4BFA32F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3" w:author="Camilo Andrés Díaz Gómez" w:date="2023-03-14T21:33:00Z"/>
                <w:rFonts w:cs="Times New Roman"/>
              </w:rPr>
            </w:pPr>
          </w:p>
        </w:tc>
        <w:tc>
          <w:tcPr>
            <w:tcW w:w="652" w:type="dxa"/>
          </w:tcPr>
          <w:p w14:paraId="588184B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4" w:author="Camilo Andrés Díaz Gómez" w:date="2023-03-14T21:33:00Z"/>
                <w:rFonts w:cs="Times New Roman"/>
              </w:rPr>
            </w:pPr>
          </w:p>
        </w:tc>
        <w:tc>
          <w:tcPr>
            <w:tcW w:w="652" w:type="dxa"/>
          </w:tcPr>
          <w:p w14:paraId="7BCE5F8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5" w:author="Camilo Andrés Díaz Gómez" w:date="2023-03-14T21:33:00Z"/>
                <w:rFonts w:cs="Times New Roman"/>
              </w:rPr>
            </w:pPr>
          </w:p>
        </w:tc>
        <w:tc>
          <w:tcPr>
            <w:tcW w:w="652" w:type="dxa"/>
          </w:tcPr>
          <w:p w14:paraId="3733136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6" w:author="Camilo Andrés Díaz Gómez" w:date="2023-03-14T21:33:00Z"/>
                <w:rFonts w:cs="Times New Roman"/>
              </w:rPr>
            </w:pPr>
          </w:p>
        </w:tc>
        <w:tc>
          <w:tcPr>
            <w:tcW w:w="652" w:type="dxa"/>
          </w:tcPr>
          <w:p w14:paraId="3D7C6F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7" w:author="Camilo Andrés Díaz Gómez" w:date="2023-03-14T21:33:00Z"/>
                <w:rFonts w:cs="Times New Roman"/>
              </w:rPr>
            </w:pPr>
          </w:p>
        </w:tc>
        <w:tc>
          <w:tcPr>
            <w:tcW w:w="548" w:type="dxa"/>
          </w:tcPr>
          <w:p w14:paraId="69CE38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188" w:author="Camilo Andrés Díaz Gómez" w:date="2023-03-14T21:33:00Z"/>
                <w:rFonts w:cs="Times New Roman"/>
              </w:rPr>
            </w:pPr>
          </w:p>
        </w:tc>
      </w:tr>
      <w:tr w:rsidR="00AE3134" w:rsidRPr="00BB53D7" w14:paraId="48434D9C" w14:textId="77777777" w:rsidTr="001A2974">
        <w:trPr>
          <w:cnfStyle w:val="000000100000" w:firstRow="0" w:lastRow="0" w:firstColumn="0" w:lastColumn="0" w:oddVBand="0" w:evenVBand="0" w:oddHBand="1" w:evenHBand="0" w:firstRowFirstColumn="0" w:firstRowLastColumn="0" w:lastRowFirstColumn="0" w:lastRowLastColumn="0"/>
          <w:ins w:id="318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D4C2806" w14:textId="77777777" w:rsidR="00AE3134" w:rsidRPr="00BB53D7" w:rsidRDefault="00AE3134" w:rsidP="00EE67FE">
            <w:pPr>
              <w:jc w:val="center"/>
              <w:rPr>
                <w:ins w:id="3190" w:author="Camilo Andrés Díaz Gómez" w:date="2023-03-14T21:33:00Z"/>
                <w:rFonts w:cs="Times New Roman"/>
                <w:szCs w:val="24"/>
              </w:rPr>
            </w:pPr>
            <w:proofErr w:type="spellStart"/>
            <w:ins w:id="3191"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7DA84E0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2" w:author="Camilo Andrés Díaz Gómez" w:date="2023-03-14T21:33:00Z"/>
                <w:rFonts w:cs="Times New Roman"/>
              </w:rPr>
            </w:pPr>
          </w:p>
        </w:tc>
        <w:tc>
          <w:tcPr>
            <w:tcW w:w="708" w:type="dxa"/>
          </w:tcPr>
          <w:p w14:paraId="3CC5AF2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3" w:author="Camilo Andrés Díaz Gómez" w:date="2023-03-14T21:33:00Z"/>
                <w:rFonts w:cs="Times New Roman"/>
              </w:rPr>
            </w:pPr>
          </w:p>
        </w:tc>
        <w:tc>
          <w:tcPr>
            <w:tcW w:w="709" w:type="dxa"/>
          </w:tcPr>
          <w:p w14:paraId="06DCE1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4" w:author="Camilo Andrés Díaz Gómez" w:date="2023-03-14T21:33:00Z"/>
                <w:rFonts w:cs="Times New Roman"/>
              </w:rPr>
            </w:pPr>
          </w:p>
        </w:tc>
        <w:tc>
          <w:tcPr>
            <w:tcW w:w="709" w:type="dxa"/>
          </w:tcPr>
          <w:p w14:paraId="62B85BA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5" w:author="Camilo Andrés Díaz Gómez" w:date="2023-03-14T21:33:00Z"/>
                <w:rFonts w:cs="Times New Roman"/>
              </w:rPr>
            </w:pPr>
          </w:p>
        </w:tc>
        <w:tc>
          <w:tcPr>
            <w:tcW w:w="709" w:type="dxa"/>
          </w:tcPr>
          <w:p w14:paraId="55A13F1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6" w:author="Camilo Andrés Díaz Gómez" w:date="2023-03-14T21:33:00Z"/>
                <w:rFonts w:cs="Times New Roman"/>
              </w:rPr>
            </w:pPr>
          </w:p>
        </w:tc>
        <w:tc>
          <w:tcPr>
            <w:tcW w:w="708" w:type="dxa"/>
          </w:tcPr>
          <w:p w14:paraId="25FDD68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7" w:author="Camilo Andrés Díaz Gómez" w:date="2023-03-14T21:33:00Z"/>
                <w:rFonts w:cs="Times New Roman"/>
              </w:rPr>
            </w:pPr>
          </w:p>
        </w:tc>
        <w:tc>
          <w:tcPr>
            <w:tcW w:w="754" w:type="dxa"/>
          </w:tcPr>
          <w:p w14:paraId="161CDBD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8" w:author="Camilo Andrés Díaz Gómez" w:date="2023-03-14T21:33:00Z"/>
                <w:rFonts w:cs="Times New Roman"/>
              </w:rPr>
            </w:pPr>
          </w:p>
        </w:tc>
        <w:tc>
          <w:tcPr>
            <w:tcW w:w="652" w:type="dxa"/>
          </w:tcPr>
          <w:p w14:paraId="6C2A307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199" w:author="Camilo Andrés Díaz Gómez" w:date="2023-03-14T21:33:00Z"/>
                <w:rFonts w:cs="Times New Roman"/>
              </w:rPr>
            </w:pPr>
          </w:p>
        </w:tc>
        <w:tc>
          <w:tcPr>
            <w:tcW w:w="652" w:type="dxa"/>
            <w:shd w:val="clear" w:color="auto" w:fill="FFE599" w:themeFill="accent4" w:themeFillTint="66"/>
          </w:tcPr>
          <w:p w14:paraId="299297B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0" w:author="Camilo Andrés Díaz Gómez" w:date="2023-03-14T21:33:00Z"/>
                <w:rFonts w:cs="Times New Roman"/>
              </w:rPr>
            </w:pPr>
            <w:ins w:id="3201" w:author="Camilo Andrés Díaz Gómez" w:date="2023-03-14T21:33:00Z">
              <w:r w:rsidRPr="00BB53D7">
                <w:rPr>
                  <w:rFonts w:cs="Times New Roman"/>
                </w:rPr>
                <w:t>X</w:t>
              </w:r>
            </w:ins>
          </w:p>
        </w:tc>
        <w:tc>
          <w:tcPr>
            <w:tcW w:w="655" w:type="dxa"/>
          </w:tcPr>
          <w:p w14:paraId="77D2B71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2" w:author="Camilo Andrés Díaz Gómez" w:date="2023-03-14T21:33:00Z"/>
                <w:rFonts w:cs="Times New Roman"/>
              </w:rPr>
            </w:pPr>
          </w:p>
        </w:tc>
        <w:tc>
          <w:tcPr>
            <w:tcW w:w="652" w:type="dxa"/>
          </w:tcPr>
          <w:p w14:paraId="69C60FD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3" w:author="Camilo Andrés Díaz Gómez" w:date="2023-03-14T21:33:00Z"/>
                <w:rFonts w:cs="Times New Roman"/>
              </w:rPr>
            </w:pPr>
          </w:p>
        </w:tc>
        <w:tc>
          <w:tcPr>
            <w:tcW w:w="652" w:type="dxa"/>
          </w:tcPr>
          <w:p w14:paraId="6E5AB74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4" w:author="Camilo Andrés Díaz Gómez" w:date="2023-03-14T21:33:00Z"/>
                <w:rFonts w:cs="Times New Roman"/>
              </w:rPr>
            </w:pPr>
          </w:p>
        </w:tc>
        <w:tc>
          <w:tcPr>
            <w:tcW w:w="652" w:type="dxa"/>
          </w:tcPr>
          <w:p w14:paraId="2936B2A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5" w:author="Camilo Andrés Díaz Gómez" w:date="2023-03-14T21:33:00Z"/>
                <w:rFonts w:cs="Times New Roman"/>
              </w:rPr>
            </w:pPr>
          </w:p>
        </w:tc>
        <w:tc>
          <w:tcPr>
            <w:tcW w:w="652" w:type="dxa"/>
          </w:tcPr>
          <w:p w14:paraId="32718F8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6" w:author="Camilo Andrés Díaz Gómez" w:date="2023-03-14T21:33:00Z"/>
                <w:rFonts w:cs="Times New Roman"/>
              </w:rPr>
            </w:pPr>
          </w:p>
        </w:tc>
        <w:tc>
          <w:tcPr>
            <w:tcW w:w="652" w:type="dxa"/>
          </w:tcPr>
          <w:p w14:paraId="499D2C5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7" w:author="Camilo Andrés Díaz Gómez" w:date="2023-03-14T21:33:00Z"/>
                <w:rFonts w:cs="Times New Roman"/>
              </w:rPr>
            </w:pPr>
          </w:p>
        </w:tc>
        <w:tc>
          <w:tcPr>
            <w:tcW w:w="548" w:type="dxa"/>
          </w:tcPr>
          <w:p w14:paraId="2DBA620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08" w:author="Camilo Andrés Díaz Gómez" w:date="2023-03-14T21:33:00Z"/>
                <w:rFonts w:cs="Times New Roman"/>
              </w:rPr>
            </w:pPr>
          </w:p>
        </w:tc>
      </w:tr>
      <w:tr w:rsidR="00AE3134" w:rsidRPr="00BB53D7" w14:paraId="454A89B4" w14:textId="77777777" w:rsidTr="001A2974">
        <w:trPr>
          <w:ins w:id="320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22BA6A" w14:textId="77777777" w:rsidR="00AE3134" w:rsidRPr="00BB53D7" w:rsidRDefault="00AE3134" w:rsidP="00EE67FE">
            <w:pPr>
              <w:jc w:val="center"/>
              <w:rPr>
                <w:ins w:id="3210" w:author="Camilo Andrés Díaz Gómez" w:date="2023-03-14T21:33:00Z"/>
                <w:rFonts w:cs="Times New Roman"/>
                <w:szCs w:val="24"/>
              </w:rPr>
            </w:pPr>
            <w:proofErr w:type="spellStart"/>
            <w:ins w:id="3211"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B56356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2" w:author="Camilo Andrés Díaz Gómez" w:date="2023-03-14T21:33:00Z"/>
                <w:rFonts w:cs="Times New Roman"/>
              </w:rPr>
            </w:pPr>
          </w:p>
        </w:tc>
        <w:tc>
          <w:tcPr>
            <w:tcW w:w="708" w:type="dxa"/>
          </w:tcPr>
          <w:p w14:paraId="254B49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3" w:author="Camilo Andrés Díaz Gómez" w:date="2023-03-14T21:33:00Z"/>
                <w:rFonts w:cs="Times New Roman"/>
              </w:rPr>
            </w:pPr>
          </w:p>
        </w:tc>
        <w:tc>
          <w:tcPr>
            <w:tcW w:w="709" w:type="dxa"/>
          </w:tcPr>
          <w:p w14:paraId="543F082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4" w:author="Camilo Andrés Díaz Gómez" w:date="2023-03-14T21:33:00Z"/>
                <w:rFonts w:cs="Times New Roman"/>
              </w:rPr>
            </w:pPr>
          </w:p>
        </w:tc>
        <w:tc>
          <w:tcPr>
            <w:tcW w:w="709" w:type="dxa"/>
          </w:tcPr>
          <w:p w14:paraId="1128F7D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5" w:author="Camilo Andrés Díaz Gómez" w:date="2023-03-14T21:33:00Z"/>
                <w:rFonts w:cs="Times New Roman"/>
              </w:rPr>
            </w:pPr>
          </w:p>
        </w:tc>
        <w:tc>
          <w:tcPr>
            <w:tcW w:w="709" w:type="dxa"/>
          </w:tcPr>
          <w:p w14:paraId="6BB7EE7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6" w:author="Camilo Andrés Díaz Gómez" w:date="2023-03-14T21:33:00Z"/>
                <w:rFonts w:cs="Times New Roman"/>
              </w:rPr>
            </w:pPr>
          </w:p>
        </w:tc>
        <w:tc>
          <w:tcPr>
            <w:tcW w:w="708" w:type="dxa"/>
          </w:tcPr>
          <w:p w14:paraId="0A44D1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7" w:author="Camilo Andrés Díaz Gómez" w:date="2023-03-14T21:33:00Z"/>
                <w:rFonts w:cs="Times New Roman"/>
              </w:rPr>
            </w:pPr>
          </w:p>
        </w:tc>
        <w:tc>
          <w:tcPr>
            <w:tcW w:w="754" w:type="dxa"/>
          </w:tcPr>
          <w:p w14:paraId="0D280B9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8" w:author="Camilo Andrés Díaz Gómez" w:date="2023-03-14T21:33:00Z"/>
                <w:rFonts w:cs="Times New Roman"/>
              </w:rPr>
            </w:pPr>
          </w:p>
        </w:tc>
        <w:tc>
          <w:tcPr>
            <w:tcW w:w="652" w:type="dxa"/>
          </w:tcPr>
          <w:p w14:paraId="5451022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19" w:author="Camilo Andrés Díaz Gómez" w:date="2023-03-14T21:33:00Z"/>
                <w:rFonts w:cs="Times New Roman"/>
              </w:rPr>
            </w:pPr>
          </w:p>
        </w:tc>
        <w:tc>
          <w:tcPr>
            <w:tcW w:w="652" w:type="dxa"/>
            <w:shd w:val="clear" w:color="auto" w:fill="C5E0B3" w:themeFill="accent6" w:themeFillTint="66"/>
          </w:tcPr>
          <w:p w14:paraId="42CDA19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0" w:author="Camilo Andrés Díaz Gómez" w:date="2023-03-14T21:33:00Z"/>
                <w:rFonts w:cs="Times New Roman"/>
              </w:rPr>
            </w:pPr>
            <w:ins w:id="3221" w:author="Camilo Andrés Díaz Gómez" w:date="2023-03-14T21:33:00Z">
              <w:r w:rsidRPr="00BB53D7">
                <w:rPr>
                  <w:rFonts w:cs="Times New Roman"/>
                </w:rPr>
                <w:t>X</w:t>
              </w:r>
            </w:ins>
          </w:p>
        </w:tc>
        <w:tc>
          <w:tcPr>
            <w:tcW w:w="655" w:type="dxa"/>
            <w:shd w:val="clear" w:color="auto" w:fill="C5E0B3" w:themeFill="accent6" w:themeFillTint="66"/>
          </w:tcPr>
          <w:p w14:paraId="65BDC40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2" w:author="Camilo Andrés Díaz Gómez" w:date="2023-03-14T21:33:00Z"/>
                <w:rFonts w:cs="Times New Roman"/>
              </w:rPr>
            </w:pPr>
            <w:ins w:id="3223" w:author="Camilo Andrés Díaz Gómez" w:date="2023-03-14T21:33:00Z">
              <w:r w:rsidRPr="00BB53D7">
                <w:rPr>
                  <w:rFonts w:cs="Times New Roman"/>
                </w:rPr>
                <w:t>X</w:t>
              </w:r>
            </w:ins>
          </w:p>
        </w:tc>
        <w:tc>
          <w:tcPr>
            <w:tcW w:w="652" w:type="dxa"/>
          </w:tcPr>
          <w:p w14:paraId="3C15F8A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4" w:author="Camilo Andrés Díaz Gómez" w:date="2023-03-14T21:33:00Z"/>
                <w:rFonts w:cs="Times New Roman"/>
              </w:rPr>
            </w:pPr>
          </w:p>
        </w:tc>
        <w:tc>
          <w:tcPr>
            <w:tcW w:w="652" w:type="dxa"/>
          </w:tcPr>
          <w:p w14:paraId="31F16D7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5" w:author="Camilo Andrés Díaz Gómez" w:date="2023-03-14T21:33:00Z"/>
                <w:rFonts w:cs="Times New Roman"/>
              </w:rPr>
            </w:pPr>
          </w:p>
        </w:tc>
        <w:tc>
          <w:tcPr>
            <w:tcW w:w="652" w:type="dxa"/>
          </w:tcPr>
          <w:p w14:paraId="16017B0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6" w:author="Camilo Andrés Díaz Gómez" w:date="2023-03-14T21:33:00Z"/>
                <w:rFonts w:cs="Times New Roman"/>
              </w:rPr>
            </w:pPr>
          </w:p>
        </w:tc>
        <w:tc>
          <w:tcPr>
            <w:tcW w:w="652" w:type="dxa"/>
          </w:tcPr>
          <w:p w14:paraId="51D9544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7" w:author="Camilo Andrés Díaz Gómez" w:date="2023-03-14T21:33:00Z"/>
                <w:rFonts w:cs="Times New Roman"/>
              </w:rPr>
            </w:pPr>
          </w:p>
        </w:tc>
        <w:tc>
          <w:tcPr>
            <w:tcW w:w="652" w:type="dxa"/>
          </w:tcPr>
          <w:p w14:paraId="1982B2A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8" w:author="Camilo Andrés Díaz Gómez" w:date="2023-03-14T21:33:00Z"/>
                <w:rFonts w:cs="Times New Roman"/>
              </w:rPr>
            </w:pPr>
          </w:p>
        </w:tc>
        <w:tc>
          <w:tcPr>
            <w:tcW w:w="548" w:type="dxa"/>
          </w:tcPr>
          <w:p w14:paraId="460CBDD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29" w:author="Camilo Andrés Díaz Gómez" w:date="2023-03-14T21:33:00Z"/>
                <w:rFonts w:cs="Times New Roman"/>
              </w:rPr>
            </w:pPr>
          </w:p>
        </w:tc>
      </w:tr>
      <w:tr w:rsidR="00AE3134" w:rsidRPr="00BB53D7" w14:paraId="36327AF0" w14:textId="77777777" w:rsidTr="001A2974">
        <w:trPr>
          <w:cnfStyle w:val="000000100000" w:firstRow="0" w:lastRow="0" w:firstColumn="0" w:lastColumn="0" w:oddVBand="0" w:evenVBand="0" w:oddHBand="1" w:evenHBand="0" w:firstRowFirstColumn="0" w:firstRowLastColumn="0" w:lastRowFirstColumn="0" w:lastRowLastColumn="0"/>
          <w:ins w:id="323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569E0D" w14:textId="77777777" w:rsidR="00AE3134" w:rsidRPr="00BB53D7" w:rsidRDefault="00AE3134" w:rsidP="00EE67FE">
            <w:pPr>
              <w:jc w:val="center"/>
              <w:rPr>
                <w:ins w:id="3231" w:author="Camilo Andrés Díaz Gómez" w:date="2023-03-14T21:33:00Z"/>
                <w:rFonts w:cs="Times New Roman"/>
                <w:szCs w:val="24"/>
              </w:rPr>
            </w:pPr>
            <w:proofErr w:type="spellStart"/>
            <w:ins w:id="3232"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14FA1B3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3" w:author="Camilo Andrés Díaz Gómez" w:date="2023-03-14T21:33:00Z"/>
                <w:rFonts w:cs="Times New Roman"/>
              </w:rPr>
            </w:pPr>
          </w:p>
        </w:tc>
        <w:tc>
          <w:tcPr>
            <w:tcW w:w="708" w:type="dxa"/>
          </w:tcPr>
          <w:p w14:paraId="59F1B85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4" w:author="Camilo Andrés Díaz Gómez" w:date="2023-03-14T21:33:00Z"/>
                <w:rFonts w:cs="Times New Roman"/>
              </w:rPr>
            </w:pPr>
          </w:p>
        </w:tc>
        <w:tc>
          <w:tcPr>
            <w:tcW w:w="709" w:type="dxa"/>
          </w:tcPr>
          <w:p w14:paraId="2939820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5" w:author="Camilo Andrés Díaz Gómez" w:date="2023-03-14T21:33:00Z"/>
                <w:rFonts w:cs="Times New Roman"/>
              </w:rPr>
            </w:pPr>
          </w:p>
        </w:tc>
        <w:tc>
          <w:tcPr>
            <w:tcW w:w="709" w:type="dxa"/>
          </w:tcPr>
          <w:p w14:paraId="1E3EF92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6" w:author="Camilo Andrés Díaz Gómez" w:date="2023-03-14T21:33:00Z"/>
                <w:rFonts w:cs="Times New Roman"/>
              </w:rPr>
            </w:pPr>
          </w:p>
        </w:tc>
        <w:tc>
          <w:tcPr>
            <w:tcW w:w="709" w:type="dxa"/>
          </w:tcPr>
          <w:p w14:paraId="70E90B2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7" w:author="Camilo Andrés Díaz Gómez" w:date="2023-03-14T21:33:00Z"/>
                <w:rFonts w:cs="Times New Roman"/>
              </w:rPr>
            </w:pPr>
          </w:p>
        </w:tc>
        <w:tc>
          <w:tcPr>
            <w:tcW w:w="708" w:type="dxa"/>
          </w:tcPr>
          <w:p w14:paraId="375CF9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8" w:author="Camilo Andrés Díaz Gómez" w:date="2023-03-14T21:33:00Z"/>
                <w:rFonts w:cs="Times New Roman"/>
              </w:rPr>
            </w:pPr>
          </w:p>
        </w:tc>
        <w:tc>
          <w:tcPr>
            <w:tcW w:w="754" w:type="dxa"/>
          </w:tcPr>
          <w:p w14:paraId="04DCC84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39" w:author="Camilo Andrés Díaz Gómez" w:date="2023-03-14T21:33:00Z"/>
                <w:rFonts w:cs="Times New Roman"/>
              </w:rPr>
            </w:pPr>
          </w:p>
        </w:tc>
        <w:tc>
          <w:tcPr>
            <w:tcW w:w="652" w:type="dxa"/>
          </w:tcPr>
          <w:p w14:paraId="24FBC2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0" w:author="Camilo Andrés Díaz Gómez" w:date="2023-03-14T21:33:00Z"/>
                <w:rFonts w:cs="Times New Roman"/>
              </w:rPr>
            </w:pPr>
          </w:p>
        </w:tc>
        <w:tc>
          <w:tcPr>
            <w:tcW w:w="652" w:type="dxa"/>
          </w:tcPr>
          <w:p w14:paraId="6972D3D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1" w:author="Camilo Andrés Díaz Gómez" w:date="2023-03-14T21:33:00Z"/>
                <w:rFonts w:cs="Times New Roman"/>
              </w:rPr>
            </w:pPr>
          </w:p>
        </w:tc>
        <w:tc>
          <w:tcPr>
            <w:tcW w:w="655" w:type="dxa"/>
            <w:shd w:val="clear" w:color="auto" w:fill="C5E0B3" w:themeFill="accent6" w:themeFillTint="66"/>
          </w:tcPr>
          <w:p w14:paraId="7535F11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2" w:author="Camilo Andrés Díaz Gómez" w:date="2023-03-14T21:33:00Z"/>
                <w:rFonts w:cs="Times New Roman"/>
              </w:rPr>
            </w:pPr>
            <w:ins w:id="3243" w:author="Camilo Andrés Díaz Gómez" w:date="2023-03-14T21:33:00Z">
              <w:r w:rsidRPr="00BB53D7">
                <w:rPr>
                  <w:rFonts w:cs="Times New Roman"/>
                </w:rPr>
                <w:t>X</w:t>
              </w:r>
            </w:ins>
          </w:p>
        </w:tc>
        <w:tc>
          <w:tcPr>
            <w:tcW w:w="652" w:type="dxa"/>
            <w:shd w:val="clear" w:color="auto" w:fill="C5E0B3" w:themeFill="accent6" w:themeFillTint="66"/>
          </w:tcPr>
          <w:p w14:paraId="316DECB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4" w:author="Camilo Andrés Díaz Gómez" w:date="2023-03-14T21:33:00Z"/>
                <w:rFonts w:cs="Times New Roman"/>
              </w:rPr>
            </w:pPr>
            <w:ins w:id="3245" w:author="Camilo Andrés Díaz Gómez" w:date="2023-03-14T21:33:00Z">
              <w:r w:rsidRPr="00BB53D7">
                <w:rPr>
                  <w:rFonts w:cs="Times New Roman"/>
                </w:rPr>
                <w:t>X</w:t>
              </w:r>
            </w:ins>
          </w:p>
        </w:tc>
        <w:tc>
          <w:tcPr>
            <w:tcW w:w="652" w:type="dxa"/>
          </w:tcPr>
          <w:p w14:paraId="611F3D1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6" w:author="Camilo Andrés Díaz Gómez" w:date="2023-03-14T21:33:00Z"/>
                <w:rFonts w:cs="Times New Roman"/>
              </w:rPr>
            </w:pPr>
          </w:p>
        </w:tc>
        <w:tc>
          <w:tcPr>
            <w:tcW w:w="652" w:type="dxa"/>
          </w:tcPr>
          <w:p w14:paraId="0676701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7" w:author="Camilo Andrés Díaz Gómez" w:date="2023-03-14T21:33:00Z"/>
                <w:rFonts w:cs="Times New Roman"/>
              </w:rPr>
            </w:pPr>
          </w:p>
        </w:tc>
        <w:tc>
          <w:tcPr>
            <w:tcW w:w="652" w:type="dxa"/>
          </w:tcPr>
          <w:p w14:paraId="08B6338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8" w:author="Camilo Andrés Díaz Gómez" w:date="2023-03-14T21:33:00Z"/>
                <w:rFonts w:cs="Times New Roman"/>
              </w:rPr>
            </w:pPr>
          </w:p>
        </w:tc>
        <w:tc>
          <w:tcPr>
            <w:tcW w:w="652" w:type="dxa"/>
          </w:tcPr>
          <w:p w14:paraId="50E3F62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49" w:author="Camilo Andrés Díaz Gómez" w:date="2023-03-14T21:33:00Z"/>
                <w:rFonts w:cs="Times New Roman"/>
              </w:rPr>
            </w:pPr>
          </w:p>
        </w:tc>
        <w:tc>
          <w:tcPr>
            <w:tcW w:w="548" w:type="dxa"/>
          </w:tcPr>
          <w:p w14:paraId="5467C2E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50" w:author="Camilo Andrés Díaz Gómez" w:date="2023-03-14T21:33:00Z"/>
                <w:rFonts w:cs="Times New Roman"/>
              </w:rPr>
            </w:pPr>
          </w:p>
        </w:tc>
      </w:tr>
      <w:tr w:rsidR="00AE3134" w:rsidRPr="00BB53D7" w14:paraId="1F52A0FE" w14:textId="77777777" w:rsidTr="001A2974">
        <w:trPr>
          <w:ins w:id="325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5E35B59" w14:textId="77777777" w:rsidR="00AE3134" w:rsidRPr="00BB53D7" w:rsidRDefault="00AE3134" w:rsidP="00EE67FE">
            <w:pPr>
              <w:jc w:val="center"/>
              <w:rPr>
                <w:ins w:id="3252" w:author="Camilo Andrés Díaz Gómez" w:date="2023-03-14T21:33:00Z"/>
                <w:rFonts w:cs="Times New Roman"/>
                <w:szCs w:val="24"/>
              </w:rPr>
            </w:pPr>
            <w:proofErr w:type="spellStart"/>
            <w:ins w:id="3253"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0E343FD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4" w:author="Camilo Andrés Díaz Gómez" w:date="2023-03-14T21:33:00Z"/>
                <w:rFonts w:cs="Times New Roman"/>
              </w:rPr>
            </w:pPr>
          </w:p>
        </w:tc>
        <w:tc>
          <w:tcPr>
            <w:tcW w:w="708" w:type="dxa"/>
          </w:tcPr>
          <w:p w14:paraId="05822B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5" w:author="Camilo Andrés Díaz Gómez" w:date="2023-03-14T21:33:00Z"/>
                <w:rFonts w:cs="Times New Roman"/>
              </w:rPr>
            </w:pPr>
          </w:p>
        </w:tc>
        <w:tc>
          <w:tcPr>
            <w:tcW w:w="709" w:type="dxa"/>
          </w:tcPr>
          <w:p w14:paraId="6DCB5B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6" w:author="Camilo Andrés Díaz Gómez" w:date="2023-03-14T21:33:00Z"/>
                <w:rFonts w:cs="Times New Roman"/>
              </w:rPr>
            </w:pPr>
          </w:p>
        </w:tc>
        <w:tc>
          <w:tcPr>
            <w:tcW w:w="709" w:type="dxa"/>
          </w:tcPr>
          <w:p w14:paraId="2D7FA9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7" w:author="Camilo Andrés Díaz Gómez" w:date="2023-03-14T21:33:00Z"/>
                <w:rFonts w:cs="Times New Roman"/>
              </w:rPr>
            </w:pPr>
          </w:p>
        </w:tc>
        <w:tc>
          <w:tcPr>
            <w:tcW w:w="709" w:type="dxa"/>
          </w:tcPr>
          <w:p w14:paraId="158E280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8" w:author="Camilo Andrés Díaz Gómez" w:date="2023-03-14T21:33:00Z"/>
                <w:rFonts w:cs="Times New Roman"/>
              </w:rPr>
            </w:pPr>
          </w:p>
        </w:tc>
        <w:tc>
          <w:tcPr>
            <w:tcW w:w="708" w:type="dxa"/>
          </w:tcPr>
          <w:p w14:paraId="09A1FAC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59" w:author="Camilo Andrés Díaz Gómez" w:date="2023-03-14T21:33:00Z"/>
                <w:rFonts w:cs="Times New Roman"/>
              </w:rPr>
            </w:pPr>
          </w:p>
        </w:tc>
        <w:tc>
          <w:tcPr>
            <w:tcW w:w="754" w:type="dxa"/>
          </w:tcPr>
          <w:p w14:paraId="261E1E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60" w:author="Camilo Andrés Díaz Gómez" w:date="2023-03-14T21:33:00Z"/>
                <w:rFonts w:cs="Times New Roman"/>
              </w:rPr>
            </w:pPr>
          </w:p>
        </w:tc>
        <w:tc>
          <w:tcPr>
            <w:tcW w:w="652" w:type="dxa"/>
          </w:tcPr>
          <w:p w14:paraId="6C91548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61" w:author="Camilo Andrés Díaz Gómez" w:date="2023-03-14T21:33:00Z"/>
                <w:rFonts w:cs="Times New Roman"/>
              </w:rPr>
            </w:pPr>
          </w:p>
        </w:tc>
        <w:tc>
          <w:tcPr>
            <w:tcW w:w="652" w:type="dxa"/>
          </w:tcPr>
          <w:p w14:paraId="1E648AA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62" w:author="Camilo Andrés Díaz Gómez" w:date="2023-03-14T21:33:00Z"/>
                <w:rFonts w:cs="Times New Roman"/>
              </w:rPr>
            </w:pPr>
          </w:p>
        </w:tc>
        <w:tc>
          <w:tcPr>
            <w:tcW w:w="655" w:type="dxa"/>
          </w:tcPr>
          <w:p w14:paraId="1227C06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63" w:author="Camilo Andrés Díaz Gómez" w:date="2023-03-14T21:33:00Z"/>
                <w:rFonts w:cs="Times New Roman"/>
              </w:rPr>
            </w:pPr>
          </w:p>
        </w:tc>
        <w:tc>
          <w:tcPr>
            <w:tcW w:w="652" w:type="dxa"/>
            <w:shd w:val="clear" w:color="auto" w:fill="C5E0B3" w:themeFill="accent6" w:themeFillTint="66"/>
          </w:tcPr>
          <w:p w14:paraId="1A0DB8F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64" w:author="Camilo Andrés Díaz Gómez" w:date="2023-03-14T21:33:00Z"/>
                <w:rFonts w:cs="Times New Roman"/>
              </w:rPr>
            </w:pPr>
            <w:ins w:id="3265" w:author="Camilo Andrés Díaz Gómez" w:date="2023-03-14T21:33:00Z">
              <w:r w:rsidRPr="00BB53D7">
                <w:rPr>
                  <w:rFonts w:cs="Times New Roman"/>
                </w:rPr>
                <w:t>X</w:t>
              </w:r>
            </w:ins>
          </w:p>
        </w:tc>
        <w:tc>
          <w:tcPr>
            <w:tcW w:w="652" w:type="dxa"/>
            <w:shd w:val="clear" w:color="auto" w:fill="C5E0B3" w:themeFill="accent6" w:themeFillTint="66"/>
          </w:tcPr>
          <w:p w14:paraId="1B7DAB6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66" w:author="Camilo Andrés Díaz Gómez" w:date="2023-03-14T21:33:00Z"/>
                <w:rFonts w:cs="Times New Roman"/>
              </w:rPr>
            </w:pPr>
            <w:ins w:id="3267" w:author="Camilo Andrés Díaz Gómez" w:date="2023-03-14T21:33:00Z">
              <w:r w:rsidRPr="00BB53D7">
                <w:rPr>
                  <w:rFonts w:cs="Times New Roman"/>
                </w:rPr>
                <w:t>X</w:t>
              </w:r>
            </w:ins>
          </w:p>
        </w:tc>
        <w:tc>
          <w:tcPr>
            <w:tcW w:w="652" w:type="dxa"/>
            <w:shd w:val="clear" w:color="auto" w:fill="C5E0B3" w:themeFill="accent6" w:themeFillTint="66"/>
          </w:tcPr>
          <w:p w14:paraId="3F24854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68" w:author="Camilo Andrés Díaz Gómez" w:date="2023-03-14T21:33:00Z"/>
                <w:rFonts w:cs="Times New Roman"/>
              </w:rPr>
            </w:pPr>
            <w:ins w:id="3269" w:author="Camilo Andrés Díaz Gómez" w:date="2023-03-14T21:33:00Z">
              <w:r w:rsidRPr="00BB53D7">
                <w:rPr>
                  <w:rFonts w:cs="Times New Roman"/>
                </w:rPr>
                <w:t>X</w:t>
              </w:r>
            </w:ins>
          </w:p>
        </w:tc>
        <w:tc>
          <w:tcPr>
            <w:tcW w:w="652" w:type="dxa"/>
          </w:tcPr>
          <w:p w14:paraId="771AA56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70" w:author="Camilo Andrés Díaz Gómez" w:date="2023-03-14T21:33:00Z"/>
                <w:rFonts w:cs="Times New Roman"/>
              </w:rPr>
            </w:pPr>
          </w:p>
        </w:tc>
        <w:tc>
          <w:tcPr>
            <w:tcW w:w="652" w:type="dxa"/>
          </w:tcPr>
          <w:p w14:paraId="54473BE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71" w:author="Camilo Andrés Díaz Gómez" w:date="2023-03-14T21:33:00Z"/>
                <w:rFonts w:cs="Times New Roman"/>
              </w:rPr>
            </w:pPr>
          </w:p>
        </w:tc>
        <w:tc>
          <w:tcPr>
            <w:tcW w:w="548" w:type="dxa"/>
          </w:tcPr>
          <w:p w14:paraId="4BD0DEB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72" w:author="Camilo Andrés Díaz Gómez" w:date="2023-03-14T21:33:00Z"/>
                <w:rFonts w:cs="Times New Roman"/>
              </w:rPr>
            </w:pPr>
          </w:p>
        </w:tc>
      </w:tr>
      <w:tr w:rsidR="00AE3134" w:rsidRPr="00BB53D7" w14:paraId="7317C953" w14:textId="77777777" w:rsidTr="001A2974">
        <w:trPr>
          <w:cnfStyle w:val="000000100000" w:firstRow="0" w:lastRow="0" w:firstColumn="0" w:lastColumn="0" w:oddVBand="0" w:evenVBand="0" w:oddHBand="1" w:evenHBand="0" w:firstRowFirstColumn="0" w:firstRowLastColumn="0" w:lastRowFirstColumn="0" w:lastRowLastColumn="0"/>
          <w:ins w:id="327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744E7F" w14:textId="77777777" w:rsidR="00AE3134" w:rsidRPr="00BB53D7" w:rsidRDefault="00AE3134" w:rsidP="00EE67FE">
            <w:pPr>
              <w:jc w:val="center"/>
              <w:rPr>
                <w:ins w:id="3274" w:author="Camilo Andrés Díaz Gómez" w:date="2023-03-14T21:33:00Z"/>
                <w:rFonts w:cs="Times New Roman"/>
                <w:szCs w:val="24"/>
              </w:rPr>
            </w:pPr>
            <w:proofErr w:type="spellStart"/>
            <w:ins w:id="3275"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0F442D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76" w:author="Camilo Andrés Díaz Gómez" w:date="2023-03-14T21:33:00Z"/>
                <w:rFonts w:cs="Times New Roman"/>
              </w:rPr>
            </w:pPr>
          </w:p>
        </w:tc>
        <w:tc>
          <w:tcPr>
            <w:tcW w:w="708" w:type="dxa"/>
          </w:tcPr>
          <w:p w14:paraId="25B510B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77" w:author="Camilo Andrés Díaz Gómez" w:date="2023-03-14T21:33:00Z"/>
                <w:rFonts w:cs="Times New Roman"/>
              </w:rPr>
            </w:pPr>
          </w:p>
        </w:tc>
        <w:tc>
          <w:tcPr>
            <w:tcW w:w="709" w:type="dxa"/>
          </w:tcPr>
          <w:p w14:paraId="2E500C4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78" w:author="Camilo Andrés Díaz Gómez" w:date="2023-03-14T21:33:00Z"/>
                <w:rFonts w:cs="Times New Roman"/>
              </w:rPr>
            </w:pPr>
          </w:p>
        </w:tc>
        <w:tc>
          <w:tcPr>
            <w:tcW w:w="709" w:type="dxa"/>
          </w:tcPr>
          <w:p w14:paraId="4FF510E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79" w:author="Camilo Andrés Díaz Gómez" w:date="2023-03-14T21:33:00Z"/>
                <w:rFonts w:cs="Times New Roman"/>
              </w:rPr>
            </w:pPr>
          </w:p>
        </w:tc>
        <w:tc>
          <w:tcPr>
            <w:tcW w:w="709" w:type="dxa"/>
          </w:tcPr>
          <w:p w14:paraId="0795944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80" w:author="Camilo Andrés Díaz Gómez" w:date="2023-03-14T21:33:00Z"/>
                <w:rFonts w:cs="Times New Roman"/>
              </w:rPr>
            </w:pPr>
          </w:p>
        </w:tc>
        <w:tc>
          <w:tcPr>
            <w:tcW w:w="708" w:type="dxa"/>
          </w:tcPr>
          <w:p w14:paraId="106744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81" w:author="Camilo Andrés Díaz Gómez" w:date="2023-03-14T21:33:00Z"/>
                <w:rFonts w:cs="Times New Roman"/>
              </w:rPr>
            </w:pPr>
          </w:p>
        </w:tc>
        <w:tc>
          <w:tcPr>
            <w:tcW w:w="754" w:type="dxa"/>
          </w:tcPr>
          <w:p w14:paraId="64CA760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82" w:author="Camilo Andrés Díaz Gómez" w:date="2023-03-14T21:33:00Z"/>
                <w:rFonts w:cs="Times New Roman"/>
              </w:rPr>
            </w:pPr>
          </w:p>
        </w:tc>
        <w:tc>
          <w:tcPr>
            <w:tcW w:w="652" w:type="dxa"/>
          </w:tcPr>
          <w:p w14:paraId="461FDCC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83" w:author="Camilo Andrés Díaz Gómez" w:date="2023-03-14T21:33:00Z"/>
                <w:rFonts w:cs="Times New Roman"/>
              </w:rPr>
            </w:pPr>
          </w:p>
        </w:tc>
        <w:tc>
          <w:tcPr>
            <w:tcW w:w="652" w:type="dxa"/>
          </w:tcPr>
          <w:p w14:paraId="4F65115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84" w:author="Camilo Andrés Díaz Gómez" w:date="2023-03-14T21:33:00Z"/>
                <w:rFonts w:cs="Times New Roman"/>
              </w:rPr>
            </w:pPr>
          </w:p>
        </w:tc>
        <w:tc>
          <w:tcPr>
            <w:tcW w:w="655" w:type="dxa"/>
          </w:tcPr>
          <w:p w14:paraId="7356EAA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85" w:author="Camilo Andrés Díaz Gómez" w:date="2023-03-14T21:33:00Z"/>
                <w:rFonts w:cs="Times New Roman"/>
              </w:rPr>
            </w:pPr>
          </w:p>
        </w:tc>
        <w:tc>
          <w:tcPr>
            <w:tcW w:w="652" w:type="dxa"/>
          </w:tcPr>
          <w:p w14:paraId="6875F84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86" w:author="Camilo Andrés Díaz Gómez" w:date="2023-03-14T21:33:00Z"/>
                <w:rFonts w:cs="Times New Roman"/>
              </w:rPr>
            </w:pPr>
          </w:p>
        </w:tc>
        <w:tc>
          <w:tcPr>
            <w:tcW w:w="652" w:type="dxa"/>
          </w:tcPr>
          <w:p w14:paraId="10C227A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87" w:author="Camilo Andrés Díaz Gómez" w:date="2023-03-14T21:33:00Z"/>
                <w:rFonts w:cs="Times New Roman"/>
              </w:rPr>
            </w:pPr>
          </w:p>
        </w:tc>
        <w:tc>
          <w:tcPr>
            <w:tcW w:w="652" w:type="dxa"/>
            <w:shd w:val="clear" w:color="auto" w:fill="2F5496" w:themeFill="accent1" w:themeFillShade="BF"/>
          </w:tcPr>
          <w:p w14:paraId="0377776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88" w:author="Camilo Andrés Díaz Gómez" w:date="2023-03-14T21:33:00Z"/>
                <w:rFonts w:cs="Times New Roman"/>
              </w:rPr>
            </w:pPr>
            <w:ins w:id="3289" w:author="Camilo Andrés Díaz Gómez" w:date="2023-03-14T21:33:00Z">
              <w:r w:rsidRPr="00BB53D7">
                <w:rPr>
                  <w:rFonts w:cs="Times New Roman"/>
                </w:rPr>
                <w:t>X</w:t>
              </w:r>
            </w:ins>
          </w:p>
        </w:tc>
        <w:tc>
          <w:tcPr>
            <w:tcW w:w="652" w:type="dxa"/>
          </w:tcPr>
          <w:p w14:paraId="192B6B9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90" w:author="Camilo Andrés Díaz Gómez" w:date="2023-03-14T21:33:00Z"/>
                <w:rFonts w:cs="Times New Roman"/>
              </w:rPr>
            </w:pPr>
          </w:p>
        </w:tc>
        <w:tc>
          <w:tcPr>
            <w:tcW w:w="652" w:type="dxa"/>
          </w:tcPr>
          <w:p w14:paraId="31CACE1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91" w:author="Camilo Andrés Díaz Gómez" w:date="2023-03-14T21:33:00Z"/>
                <w:rFonts w:cs="Times New Roman"/>
              </w:rPr>
            </w:pPr>
          </w:p>
        </w:tc>
        <w:tc>
          <w:tcPr>
            <w:tcW w:w="548" w:type="dxa"/>
          </w:tcPr>
          <w:p w14:paraId="4C51A44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292" w:author="Camilo Andrés Díaz Gómez" w:date="2023-03-14T21:33:00Z"/>
                <w:rFonts w:cs="Times New Roman"/>
              </w:rPr>
            </w:pPr>
          </w:p>
        </w:tc>
      </w:tr>
      <w:tr w:rsidR="00482888" w:rsidRPr="00BB53D7" w14:paraId="7A94BE7C" w14:textId="77777777" w:rsidTr="001A2974">
        <w:trPr>
          <w:ins w:id="329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2936252" w14:textId="77777777" w:rsidR="00AE3134" w:rsidRPr="00BB53D7" w:rsidRDefault="00AE3134" w:rsidP="00EE67FE">
            <w:pPr>
              <w:jc w:val="center"/>
              <w:rPr>
                <w:ins w:id="3294" w:author="Camilo Andrés Díaz Gómez" w:date="2023-03-14T21:33:00Z"/>
                <w:rFonts w:cs="Times New Roman"/>
                <w:szCs w:val="24"/>
              </w:rPr>
            </w:pPr>
            <w:proofErr w:type="spellStart"/>
            <w:ins w:id="3295"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1B2FD6A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96" w:author="Camilo Andrés Díaz Gómez" w:date="2023-03-14T21:33:00Z"/>
                <w:rFonts w:cs="Times New Roman"/>
              </w:rPr>
            </w:pPr>
          </w:p>
        </w:tc>
        <w:tc>
          <w:tcPr>
            <w:tcW w:w="708" w:type="dxa"/>
          </w:tcPr>
          <w:p w14:paraId="154AB00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97" w:author="Camilo Andrés Díaz Gómez" w:date="2023-03-14T21:33:00Z"/>
                <w:rFonts w:cs="Times New Roman"/>
              </w:rPr>
            </w:pPr>
          </w:p>
        </w:tc>
        <w:tc>
          <w:tcPr>
            <w:tcW w:w="709" w:type="dxa"/>
          </w:tcPr>
          <w:p w14:paraId="6D5054A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98" w:author="Camilo Andrés Díaz Gómez" w:date="2023-03-14T21:33:00Z"/>
                <w:rFonts w:cs="Times New Roman"/>
              </w:rPr>
            </w:pPr>
          </w:p>
        </w:tc>
        <w:tc>
          <w:tcPr>
            <w:tcW w:w="709" w:type="dxa"/>
          </w:tcPr>
          <w:p w14:paraId="3DCBC55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299" w:author="Camilo Andrés Díaz Gómez" w:date="2023-03-14T21:33:00Z"/>
                <w:rFonts w:cs="Times New Roman"/>
              </w:rPr>
            </w:pPr>
          </w:p>
        </w:tc>
        <w:tc>
          <w:tcPr>
            <w:tcW w:w="709" w:type="dxa"/>
          </w:tcPr>
          <w:p w14:paraId="4D5F33A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0" w:author="Camilo Andrés Díaz Gómez" w:date="2023-03-14T21:33:00Z"/>
                <w:rFonts w:cs="Times New Roman"/>
              </w:rPr>
            </w:pPr>
          </w:p>
        </w:tc>
        <w:tc>
          <w:tcPr>
            <w:tcW w:w="708" w:type="dxa"/>
          </w:tcPr>
          <w:p w14:paraId="584DC10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1" w:author="Camilo Andrés Díaz Gómez" w:date="2023-03-14T21:33:00Z"/>
                <w:rFonts w:cs="Times New Roman"/>
              </w:rPr>
            </w:pPr>
          </w:p>
        </w:tc>
        <w:tc>
          <w:tcPr>
            <w:tcW w:w="754" w:type="dxa"/>
          </w:tcPr>
          <w:p w14:paraId="39F3BD5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2" w:author="Camilo Andrés Díaz Gómez" w:date="2023-03-14T21:33:00Z"/>
                <w:rFonts w:cs="Times New Roman"/>
              </w:rPr>
            </w:pPr>
          </w:p>
        </w:tc>
        <w:tc>
          <w:tcPr>
            <w:tcW w:w="652" w:type="dxa"/>
          </w:tcPr>
          <w:p w14:paraId="56B417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3" w:author="Camilo Andrés Díaz Gómez" w:date="2023-03-14T21:33:00Z"/>
                <w:rFonts w:cs="Times New Roman"/>
              </w:rPr>
            </w:pPr>
          </w:p>
        </w:tc>
        <w:tc>
          <w:tcPr>
            <w:tcW w:w="652" w:type="dxa"/>
          </w:tcPr>
          <w:p w14:paraId="55EE337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4" w:author="Camilo Andrés Díaz Gómez" w:date="2023-03-14T21:33:00Z"/>
                <w:rFonts w:cs="Times New Roman"/>
              </w:rPr>
            </w:pPr>
          </w:p>
        </w:tc>
        <w:tc>
          <w:tcPr>
            <w:tcW w:w="655" w:type="dxa"/>
          </w:tcPr>
          <w:p w14:paraId="2E3873C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5" w:author="Camilo Andrés Díaz Gómez" w:date="2023-03-14T21:33:00Z"/>
                <w:rFonts w:cs="Times New Roman"/>
              </w:rPr>
            </w:pPr>
          </w:p>
        </w:tc>
        <w:tc>
          <w:tcPr>
            <w:tcW w:w="652" w:type="dxa"/>
          </w:tcPr>
          <w:p w14:paraId="46BE918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6" w:author="Camilo Andrés Díaz Gómez" w:date="2023-03-14T21:33:00Z"/>
                <w:rFonts w:cs="Times New Roman"/>
              </w:rPr>
            </w:pPr>
          </w:p>
        </w:tc>
        <w:tc>
          <w:tcPr>
            <w:tcW w:w="652" w:type="dxa"/>
          </w:tcPr>
          <w:p w14:paraId="17E2BC8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7" w:author="Camilo Andrés Díaz Gómez" w:date="2023-03-14T21:33:00Z"/>
                <w:rFonts w:cs="Times New Roman"/>
              </w:rPr>
            </w:pPr>
          </w:p>
        </w:tc>
        <w:tc>
          <w:tcPr>
            <w:tcW w:w="652" w:type="dxa"/>
            <w:shd w:val="clear" w:color="auto" w:fill="2F5496" w:themeFill="accent1" w:themeFillShade="BF"/>
          </w:tcPr>
          <w:p w14:paraId="7066FC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08" w:author="Camilo Andrés Díaz Gómez" w:date="2023-03-14T21:33:00Z"/>
                <w:rFonts w:cs="Times New Roman"/>
              </w:rPr>
            </w:pPr>
            <w:ins w:id="3309" w:author="Camilo Andrés Díaz Gómez" w:date="2023-03-14T21:33:00Z">
              <w:r w:rsidRPr="00BB53D7">
                <w:rPr>
                  <w:rFonts w:cs="Times New Roman"/>
                </w:rPr>
                <w:t>X</w:t>
              </w:r>
            </w:ins>
          </w:p>
        </w:tc>
        <w:tc>
          <w:tcPr>
            <w:tcW w:w="652" w:type="dxa"/>
            <w:shd w:val="clear" w:color="auto" w:fill="2F5496" w:themeFill="accent1" w:themeFillShade="BF"/>
          </w:tcPr>
          <w:p w14:paraId="39E53D9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0" w:author="Camilo Andrés Díaz Gómez" w:date="2023-03-14T21:33:00Z"/>
                <w:rFonts w:cs="Times New Roman"/>
              </w:rPr>
            </w:pPr>
            <w:ins w:id="3311" w:author="Camilo Andrés Díaz Gómez" w:date="2023-03-14T21:33:00Z">
              <w:r w:rsidRPr="00BB53D7">
                <w:rPr>
                  <w:rFonts w:cs="Times New Roman"/>
                </w:rPr>
                <w:t>X</w:t>
              </w:r>
            </w:ins>
          </w:p>
        </w:tc>
        <w:tc>
          <w:tcPr>
            <w:tcW w:w="652" w:type="dxa"/>
            <w:shd w:val="clear" w:color="auto" w:fill="2F5496" w:themeFill="accent1" w:themeFillShade="BF"/>
          </w:tcPr>
          <w:p w14:paraId="2A788B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2" w:author="Camilo Andrés Díaz Gómez" w:date="2023-03-14T21:33:00Z"/>
                <w:rFonts w:cs="Times New Roman"/>
              </w:rPr>
            </w:pPr>
            <w:ins w:id="3313" w:author="Camilo Andrés Díaz Gómez" w:date="2023-03-14T21:33:00Z">
              <w:r w:rsidRPr="00BB53D7">
                <w:rPr>
                  <w:rFonts w:cs="Times New Roman"/>
                </w:rPr>
                <w:t>X</w:t>
              </w:r>
            </w:ins>
          </w:p>
        </w:tc>
        <w:tc>
          <w:tcPr>
            <w:tcW w:w="548" w:type="dxa"/>
          </w:tcPr>
          <w:p w14:paraId="6D895F3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14" w:author="Camilo Andrés Díaz Gómez" w:date="2023-03-14T21:33:00Z"/>
                <w:rFonts w:cs="Times New Roman"/>
              </w:rPr>
            </w:pPr>
          </w:p>
        </w:tc>
      </w:tr>
      <w:tr w:rsidR="00000000" w:rsidRPr="00BB53D7" w14:paraId="4A2F06EF" w14:textId="77777777" w:rsidTr="001A2974">
        <w:trPr>
          <w:cnfStyle w:val="000000100000" w:firstRow="0" w:lastRow="0" w:firstColumn="0" w:lastColumn="0" w:oddVBand="0" w:evenVBand="0" w:oddHBand="1" w:evenHBand="0" w:firstRowFirstColumn="0" w:firstRowLastColumn="0" w:lastRowFirstColumn="0" w:lastRowLastColumn="0"/>
          <w:ins w:id="331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18BFC76" w14:textId="77777777" w:rsidR="00AE3134" w:rsidRPr="00BB53D7" w:rsidRDefault="00AE3134" w:rsidP="00EE67FE">
            <w:pPr>
              <w:jc w:val="center"/>
              <w:rPr>
                <w:ins w:id="3316" w:author="Camilo Andrés Díaz Gómez" w:date="2023-03-14T21:33:00Z"/>
                <w:rFonts w:cs="Times New Roman"/>
                <w:szCs w:val="24"/>
              </w:rPr>
            </w:pPr>
            <w:proofErr w:type="spellStart"/>
            <w:ins w:id="3317"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7260DD5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18" w:author="Camilo Andrés Díaz Gómez" w:date="2023-03-14T21:33:00Z"/>
                <w:rFonts w:cs="Times New Roman"/>
              </w:rPr>
            </w:pPr>
          </w:p>
        </w:tc>
        <w:tc>
          <w:tcPr>
            <w:tcW w:w="708" w:type="dxa"/>
          </w:tcPr>
          <w:p w14:paraId="0917F50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19" w:author="Camilo Andrés Díaz Gómez" w:date="2023-03-14T21:33:00Z"/>
                <w:rFonts w:cs="Times New Roman"/>
              </w:rPr>
            </w:pPr>
          </w:p>
        </w:tc>
        <w:tc>
          <w:tcPr>
            <w:tcW w:w="709" w:type="dxa"/>
          </w:tcPr>
          <w:p w14:paraId="771ECE6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0" w:author="Camilo Andrés Díaz Gómez" w:date="2023-03-14T21:33:00Z"/>
                <w:rFonts w:cs="Times New Roman"/>
              </w:rPr>
            </w:pPr>
          </w:p>
        </w:tc>
        <w:tc>
          <w:tcPr>
            <w:tcW w:w="709" w:type="dxa"/>
          </w:tcPr>
          <w:p w14:paraId="73E1113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1" w:author="Camilo Andrés Díaz Gómez" w:date="2023-03-14T21:33:00Z"/>
                <w:rFonts w:cs="Times New Roman"/>
              </w:rPr>
            </w:pPr>
          </w:p>
        </w:tc>
        <w:tc>
          <w:tcPr>
            <w:tcW w:w="709" w:type="dxa"/>
          </w:tcPr>
          <w:p w14:paraId="1C5F70D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2" w:author="Camilo Andrés Díaz Gómez" w:date="2023-03-14T21:33:00Z"/>
                <w:rFonts w:cs="Times New Roman"/>
              </w:rPr>
            </w:pPr>
          </w:p>
        </w:tc>
        <w:tc>
          <w:tcPr>
            <w:tcW w:w="708" w:type="dxa"/>
          </w:tcPr>
          <w:p w14:paraId="1478783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3" w:author="Camilo Andrés Díaz Gómez" w:date="2023-03-14T21:33:00Z"/>
                <w:rFonts w:cs="Times New Roman"/>
              </w:rPr>
            </w:pPr>
          </w:p>
        </w:tc>
        <w:tc>
          <w:tcPr>
            <w:tcW w:w="754" w:type="dxa"/>
          </w:tcPr>
          <w:p w14:paraId="6CA8B1D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4" w:author="Camilo Andrés Díaz Gómez" w:date="2023-03-14T21:33:00Z"/>
                <w:rFonts w:cs="Times New Roman"/>
              </w:rPr>
            </w:pPr>
          </w:p>
        </w:tc>
        <w:tc>
          <w:tcPr>
            <w:tcW w:w="652" w:type="dxa"/>
          </w:tcPr>
          <w:p w14:paraId="1EBB797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5" w:author="Camilo Andrés Díaz Gómez" w:date="2023-03-14T21:33:00Z"/>
                <w:rFonts w:cs="Times New Roman"/>
              </w:rPr>
            </w:pPr>
          </w:p>
        </w:tc>
        <w:tc>
          <w:tcPr>
            <w:tcW w:w="652" w:type="dxa"/>
          </w:tcPr>
          <w:p w14:paraId="192FCDE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6" w:author="Camilo Andrés Díaz Gómez" w:date="2023-03-14T21:33:00Z"/>
                <w:rFonts w:cs="Times New Roman"/>
              </w:rPr>
            </w:pPr>
          </w:p>
        </w:tc>
        <w:tc>
          <w:tcPr>
            <w:tcW w:w="655" w:type="dxa"/>
          </w:tcPr>
          <w:p w14:paraId="59FA100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7" w:author="Camilo Andrés Díaz Gómez" w:date="2023-03-14T21:33:00Z"/>
                <w:rFonts w:cs="Times New Roman"/>
              </w:rPr>
            </w:pPr>
          </w:p>
        </w:tc>
        <w:tc>
          <w:tcPr>
            <w:tcW w:w="652" w:type="dxa"/>
          </w:tcPr>
          <w:p w14:paraId="694677F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8" w:author="Camilo Andrés Díaz Gómez" w:date="2023-03-14T21:33:00Z"/>
                <w:rFonts w:cs="Times New Roman"/>
              </w:rPr>
            </w:pPr>
          </w:p>
        </w:tc>
        <w:tc>
          <w:tcPr>
            <w:tcW w:w="652" w:type="dxa"/>
          </w:tcPr>
          <w:p w14:paraId="4F7651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29" w:author="Camilo Andrés Díaz Gómez" w:date="2023-03-14T21:33:00Z"/>
                <w:rFonts w:cs="Times New Roman"/>
              </w:rPr>
            </w:pPr>
          </w:p>
        </w:tc>
        <w:tc>
          <w:tcPr>
            <w:tcW w:w="652" w:type="dxa"/>
          </w:tcPr>
          <w:p w14:paraId="0911EF4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0" w:author="Camilo Andrés Díaz Gómez" w:date="2023-03-14T21:33:00Z"/>
                <w:rFonts w:cs="Times New Roman"/>
              </w:rPr>
            </w:pPr>
          </w:p>
        </w:tc>
        <w:tc>
          <w:tcPr>
            <w:tcW w:w="652" w:type="dxa"/>
          </w:tcPr>
          <w:p w14:paraId="1015E77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1" w:author="Camilo Andrés Díaz Gómez" w:date="2023-03-14T21:33:00Z"/>
                <w:rFonts w:cs="Times New Roman"/>
              </w:rPr>
            </w:pPr>
          </w:p>
        </w:tc>
        <w:tc>
          <w:tcPr>
            <w:tcW w:w="652" w:type="dxa"/>
            <w:shd w:val="clear" w:color="auto" w:fill="C45911" w:themeFill="accent2" w:themeFillShade="BF"/>
          </w:tcPr>
          <w:p w14:paraId="335D843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2" w:author="Camilo Andrés Díaz Gómez" w:date="2023-03-14T21:33:00Z"/>
                <w:rFonts w:cs="Times New Roman"/>
              </w:rPr>
            </w:pPr>
            <w:ins w:id="3333" w:author="Camilo Andrés Díaz Gómez" w:date="2023-03-14T21:33:00Z">
              <w:r w:rsidRPr="00BB53D7">
                <w:rPr>
                  <w:rFonts w:cs="Times New Roman"/>
                </w:rPr>
                <w:t>X</w:t>
              </w:r>
            </w:ins>
          </w:p>
        </w:tc>
        <w:tc>
          <w:tcPr>
            <w:tcW w:w="548" w:type="dxa"/>
            <w:shd w:val="clear" w:color="auto" w:fill="C45911" w:themeFill="accent2" w:themeFillShade="BF"/>
          </w:tcPr>
          <w:p w14:paraId="25A51BF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334" w:author="Camilo Andrés Díaz Gómez" w:date="2023-03-14T21:33:00Z"/>
                <w:rFonts w:cs="Times New Roman"/>
              </w:rPr>
            </w:pPr>
            <w:ins w:id="3335" w:author="Camilo Andrés Díaz Gómez" w:date="2023-03-14T21:33:00Z">
              <w:r w:rsidRPr="00BB53D7">
                <w:rPr>
                  <w:rFonts w:cs="Times New Roman"/>
                </w:rPr>
                <w:t>X</w:t>
              </w:r>
            </w:ins>
          </w:p>
        </w:tc>
      </w:tr>
      <w:tr w:rsidR="00AE3134" w:rsidRPr="00BB53D7" w14:paraId="02C18CD8" w14:textId="77777777" w:rsidTr="001A2974">
        <w:trPr>
          <w:ins w:id="333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B0412A7" w14:textId="77777777" w:rsidR="00AE3134" w:rsidRPr="00BB53D7" w:rsidRDefault="00AE3134" w:rsidP="00EE67FE">
            <w:pPr>
              <w:jc w:val="center"/>
              <w:rPr>
                <w:ins w:id="3337" w:author="Camilo Andrés Díaz Gómez" w:date="2023-03-14T21:33:00Z"/>
                <w:rFonts w:cs="Times New Roman"/>
                <w:szCs w:val="24"/>
              </w:rPr>
            </w:pPr>
          </w:p>
        </w:tc>
        <w:tc>
          <w:tcPr>
            <w:tcW w:w="3828" w:type="dxa"/>
            <w:gridSpan w:val="5"/>
          </w:tcPr>
          <w:p w14:paraId="464C6BEE" w14:textId="77777777" w:rsidR="00AE3134" w:rsidRPr="00BB53D7" w:rsidRDefault="00AE3134" w:rsidP="00EE67FE">
            <w:pPr>
              <w:jc w:val="center"/>
              <w:cnfStyle w:val="000000000000" w:firstRow="0" w:lastRow="0" w:firstColumn="0" w:lastColumn="0" w:oddVBand="0" w:evenVBand="0" w:oddHBand="0" w:evenHBand="0" w:firstRowFirstColumn="0" w:firstRowLastColumn="0" w:lastRowFirstColumn="0" w:lastRowLastColumn="0"/>
              <w:rPr>
                <w:ins w:id="3338" w:author="Camilo Andrés Díaz Gómez" w:date="2023-03-14T21:33:00Z"/>
                <w:rFonts w:cs="Times New Roman"/>
                <w:szCs w:val="24"/>
              </w:rPr>
            </w:pPr>
            <w:ins w:id="3339" w:author="Camilo Andrés Díaz Gómez" w:date="2023-03-14T21:33:00Z">
              <w:r w:rsidRPr="00BB53D7">
                <w:rPr>
                  <w:rFonts w:cs="Times New Roman"/>
                  <w:szCs w:val="24"/>
                </w:rPr>
                <w:t>Ago.</w:t>
              </w:r>
            </w:ins>
          </w:p>
        </w:tc>
        <w:tc>
          <w:tcPr>
            <w:tcW w:w="2766" w:type="dxa"/>
            <w:gridSpan w:val="4"/>
          </w:tcPr>
          <w:p w14:paraId="7CD56C7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40" w:author="Camilo Andrés Díaz Gómez" w:date="2023-03-14T21:33:00Z"/>
                <w:rFonts w:cs="Times New Roman"/>
                <w:szCs w:val="24"/>
              </w:rPr>
            </w:pPr>
            <w:ins w:id="3341" w:author="Camilo Andrés Díaz Gómez" w:date="2023-03-14T21:33:00Z">
              <w:r w:rsidRPr="00BB53D7">
                <w:rPr>
                  <w:rFonts w:cs="Times New Roman"/>
                  <w:szCs w:val="24"/>
                </w:rPr>
                <w:t>Sept</w:t>
              </w:r>
            </w:ins>
          </w:p>
        </w:tc>
        <w:tc>
          <w:tcPr>
            <w:tcW w:w="2611" w:type="dxa"/>
            <w:gridSpan w:val="4"/>
          </w:tcPr>
          <w:p w14:paraId="22AE02D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42" w:author="Camilo Andrés Díaz Gómez" w:date="2023-03-14T21:33:00Z"/>
                <w:rFonts w:cs="Times New Roman"/>
                <w:szCs w:val="24"/>
              </w:rPr>
            </w:pPr>
            <w:ins w:id="3343" w:author="Camilo Andrés Díaz Gómez" w:date="2023-03-14T21:33:00Z">
              <w:r w:rsidRPr="00BB53D7">
                <w:rPr>
                  <w:rFonts w:cs="Times New Roman"/>
                  <w:szCs w:val="24"/>
                </w:rPr>
                <w:t>Oct</w:t>
              </w:r>
            </w:ins>
          </w:p>
        </w:tc>
        <w:tc>
          <w:tcPr>
            <w:tcW w:w="1852" w:type="dxa"/>
            <w:gridSpan w:val="3"/>
          </w:tcPr>
          <w:p w14:paraId="08B0D3F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44" w:author="Camilo Andrés Díaz Gómez" w:date="2023-03-14T21:33:00Z"/>
                <w:rFonts w:cs="Times New Roman"/>
                <w:szCs w:val="24"/>
              </w:rPr>
            </w:pPr>
            <w:ins w:id="3345" w:author="Camilo Andrés Díaz Gómez" w:date="2023-03-14T21:33:00Z">
              <w:r w:rsidRPr="00BB53D7">
                <w:rPr>
                  <w:rFonts w:cs="Times New Roman"/>
                  <w:szCs w:val="24"/>
                </w:rPr>
                <w:t>Nov</w:t>
              </w:r>
            </w:ins>
          </w:p>
        </w:tc>
      </w:tr>
      <w:tr w:rsidR="00AE3134" w:rsidRPr="00BB53D7" w14:paraId="5486D9BF" w14:textId="77777777" w:rsidTr="001A2974">
        <w:trPr>
          <w:cnfStyle w:val="000000100000" w:firstRow="0" w:lastRow="0" w:firstColumn="0" w:lastColumn="0" w:oddVBand="0" w:evenVBand="0" w:oddHBand="1" w:evenHBand="0" w:firstRowFirstColumn="0" w:firstRowLastColumn="0" w:lastRowFirstColumn="0" w:lastRowLastColumn="0"/>
          <w:ins w:id="334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644FE94" w14:textId="77777777" w:rsidR="00AE3134" w:rsidRPr="00BB53D7" w:rsidRDefault="00AE3134" w:rsidP="00EE67FE">
            <w:pPr>
              <w:jc w:val="center"/>
              <w:rPr>
                <w:ins w:id="3347" w:author="Camilo Andrés Díaz Gómez" w:date="2023-03-14T21:33:00Z"/>
                <w:rFonts w:cs="Times New Roman"/>
                <w:szCs w:val="24"/>
              </w:rPr>
            </w:pPr>
            <w:ins w:id="3348" w:author="Camilo Andrés Díaz Gómez" w:date="2023-03-14T21:33:00Z">
              <w:r w:rsidRPr="00BB53D7">
                <w:rPr>
                  <w:rFonts w:cs="Times New Roman"/>
                  <w:szCs w:val="24"/>
                </w:rPr>
                <w:t>Actividades</w:t>
              </w:r>
            </w:ins>
          </w:p>
        </w:tc>
        <w:tc>
          <w:tcPr>
            <w:tcW w:w="993" w:type="dxa"/>
          </w:tcPr>
          <w:p w14:paraId="2FE751E1"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49" w:author="Camilo Andrés Díaz Gómez" w:date="2023-03-14T21:33:00Z"/>
                <w:rFonts w:cs="Times New Roman"/>
              </w:rPr>
            </w:pPr>
            <w:ins w:id="3350" w:author="Camilo Andrés Díaz Gómez" w:date="2023-03-14T21:33:00Z">
              <w:r w:rsidRPr="00BB53D7">
                <w:rPr>
                  <w:rFonts w:cs="Times New Roman"/>
                </w:rPr>
                <w:t>S. 1</w:t>
              </w:r>
            </w:ins>
          </w:p>
        </w:tc>
        <w:tc>
          <w:tcPr>
            <w:tcW w:w="708" w:type="dxa"/>
          </w:tcPr>
          <w:p w14:paraId="583CF49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51" w:author="Camilo Andrés Díaz Gómez" w:date="2023-03-14T21:33:00Z"/>
                <w:rFonts w:cs="Times New Roman"/>
              </w:rPr>
            </w:pPr>
            <w:ins w:id="3352" w:author="Camilo Andrés Díaz Gómez" w:date="2023-03-14T21:33:00Z">
              <w:r w:rsidRPr="00BB53D7">
                <w:rPr>
                  <w:rFonts w:cs="Times New Roman"/>
                </w:rPr>
                <w:t>S. 2</w:t>
              </w:r>
            </w:ins>
          </w:p>
        </w:tc>
        <w:tc>
          <w:tcPr>
            <w:tcW w:w="709" w:type="dxa"/>
          </w:tcPr>
          <w:p w14:paraId="3580F6A4"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53" w:author="Camilo Andrés Díaz Gómez" w:date="2023-03-14T21:33:00Z"/>
                <w:rFonts w:cs="Times New Roman"/>
              </w:rPr>
            </w:pPr>
            <w:ins w:id="3354" w:author="Camilo Andrés Díaz Gómez" w:date="2023-03-14T21:33:00Z">
              <w:r w:rsidRPr="00BB53D7">
                <w:rPr>
                  <w:rFonts w:cs="Times New Roman"/>
                </w:rPr>
                <w:t>S. 3</w:t>
              </w:r>
            </w:ins>
          </w:p>
        </w:tc>
        <w:tc>
          <w:tcPr>
            <w:tcW w:w="709" w:type="dxa"/>
          </w:tcPr>
          <w:p w14:paraId="2F82AF9F"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55" w:author="Camilo Andrés Díaz Gómez" w:date="2023-03-14T21:33:00Z"/>
                <w:rFonts w:cs="Times New Roman"/>
              </w:rPr>
            </w:pPr>
            <w:ins w:id="3356" w:author="Camilo Andrés Díaz Gómez" w:date="2023-03-14T21:33:00Z">
              <w:r w:rsidRPr="00BB53D7">
                <w:rPr>
                  <w:rFonts w:cs="Times New Roman"/>
                </w:rPr>
                <w:t>S. 4</w:t>
              </w:r>
            </w:ins>
          </w:p>
        </w:tc>
        <w:tc>
          <w:tcPr>
            <w:tcW w:w="709" w:type="dxa"/>
          </w:tcPr>
          <w:p w14:paraId="4398298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57" w:author="Camilo Andrés Díaz Gómez" w:date="2023-03-14T21:33:00Z"/>
                <w:rFonts w:cs="Times New Roman"/>
              </w:rPr>
            </w:pPr>
            <w:ins w:id="3358" w:author="Camilo Andrés Díaz Gómez" w:date="2023-03-14T21:33:00Z">
              <w:r w:rsidRPr="00BB53D7">
                <w:rPr>
                  <w:rFonts w:cs="Times New Roman"/>
                </w:rPr>
                <w:t>S. 5</w:t>
              </w:r>
            </w:ins>
          </w:p>
        </w:tc>
        <w:tc>
          <w:tcPr>
            <w:tcW w:w="708" w:type="dxa"/>
          </w:tcPr>
          <w:p w14:paraId="3F7DCD73"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59" w:author="Camilo Andrés Díaz Gómez" w:date="2023-03-14T21:33:00Z"/>
                <w:rFonts w:cs="Times New Roman"/>
              </w:rPr>
            </w:pPr>
            <w:ins w:id="3360" w:author="Camilo Andrés Díaz Gómez" w:date="2023-03-14T21:33:00Z">
              <w:r w:rsidRPr="00BB53D7">
                <w:rPr>
                  <w:rFonts w:cs="Times New Roman"/>
                </w:rPr>
                <w:t>S. 6</w:t>
              </w:r>
            </w:ins>
          </w:p>
        </w:tc>
        <w:tc>
          <w:tcPr>
            <w:tcW w:w="754" w:type="dxa"/>
          </w:tcPr>
          <w:p w14:paraId="583F917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61" w:author="Camilo Andrés Díaz Gómez" w:date="2023-03-14T21:33:00Z"/>
                <w:rFonts w:cs="Times New Roman"/>
              </w:rPr>
            </w:pPr>
            <w:ins w:id="3362" w:author="Camilo Andrés Díaz Gómez" w:date="2023-03-14T21:33:00Z">
              <w:r w:rsidRPr="00BB53D7">
                <w:rPr>
                  <w:rFonts w:cs="Times New Roman"/>
                </w:rPr>
                <w:t>S. 7</w:t>
              </w:r>
            </w:ins>
          </w:p>
        </w:tc>
        <w:tc>
          <w:tcPr>
            <w:tcW w:w="652" w:type="dxa"/>
          </w:tcPr>
          <w:p w14:paraId="19BC5029"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63" w:author="Camilo Andrés Díaz Gómez" w:date="2023-03-14T21:33:00Z"/>
                <w:rFonts w:cs="Times New Roman"/>
              </w:rPr>
            </w:pPr>
            <w:ins w:id="3364" w:author="Camilo Andrés Díaz Gómez" w:date="2023-03-14T21:33:00Z">
              <w:r w:rsidRPr="00BB53D7">
                <w:rPr>
                  <w:rFonts w:cs="Times New Roman"/>
                </w:rPr>
                <w:t>S. 8</w:t>
              </w:r>
            </w:ins>
          </w:p>
        </w:tc>
        <w:tc>
          <w:tcPr>
            <w:tcW w:w="652" w:type="dxa"/>
          </w:tcPr>
          <w:p w14:paraId="685BE4C6"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65" w:author="Camilo Andrés Díaz Gómez" w:date="2023-03-14T21:33:00Z"/>
                <w:rFonts w:cs="Times New Roman"/>
              </w:rPr>
            </w:pPr>
            <w:ins w:id="3366" w:author="Camilo Andrés Díaz Gómez" w:date="2023-03-14T21:33:00Z">
              <w:r w:rsidRPr="00BB53D7">
                <w:rPr>
                  <w:rFonts w:cs="Times New Roman"/>
                </w:rPr>
                <w:t>S. 9</w:t>
              </w:r>
            </w:ins>
          </w:p>
        </w:tc>
        <w:tc>
          <w:tcPr>
            <w:tcW w:w="655" w:type="dxa"/>
          </w:tcPr>
          <w:p w14:paraId="28645C65"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67" w:author="Camilo Andrés Díaz Gómez" w:date="2023-03-14T21:33:00Z"/>
                <w:rFonts w:cs="Times New Roman"/>
              </w:rPr>
            </w:pPr>
            <w:ins w:id="3368" w:author="Camilo Andrés Díaz Gómez" w:date="2023-03-14T21:33:00Z">
              <w:r w:rsidRPr="00BB53D7">
                <w:rPr>
                  <w:rFonts w:cs="Times New Roman"/>
                </w:rPr>
                <w:t>S. 10</w:t>
              </w:r>
            </w:ins>
          </w:p>
        </w:tc>
        <w:tc>
          <w:tcPr>
            <w:tcW w:w="652" w:type="dxa"/>
          </w:tcPr>
          <w:p w14:paraId="2D3947B7"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69" w:author="Camilo Andrés Díaz Gómez" w:date="2023-03-14T21:33:00Z"/>
                <w:rFonts w:cs="Times New Roman"/>
              </w:rPr>
            </w:pPr>
            <w:ins w:id="3370" w:author="Camilo Andrés Díaz Gómez" w:date="2023-03-14T21:33:00Z">
              <w:r w:rsidRPr="00BB53D7">
                <w:rPr>
                  <w:rFonts w:cs="Times New Roman"/>
                </w:rPr>
                <w:t>S. 11</w:t>
              </w:r>
            </w:ins>
          </w:p>
        </w:tc>
        <w:tc>
          <w:tcPr>
            <w:tcW w:w="652" w:type="dxa"/>
          </w:tcPr>
          <w:p w14:paraId="0980F3BA"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71" w:author="Camilo Andrés Díaz Gómez" w:date="2023-03-14T21:33:00Z"/>
                <w:rFonts w:cs="Times New Roman"/>
              </w:rPr>
            </w:pPr>
            <w:ins w:id="3372" w:author="Camilo Andrés Díaz Gómez" w:date="2023-03-14T21:33:00Z">
              <w:r w:rsidRPr="00BB53D7">
                <w:rPr>
                  <w:rFonts w:cs="Times New Roman"/>
                </w:rPr>
                <w:t>S. 12</w:t>
              </w:r>
            </w:ins>
          </w:p>
        </w:tc>
        <w:tc>
          <w:tcPr>
            <w:tcW w:w="652" w:type="dxa"/>
          </w:tcPr>
          <w:p w14:paraId="3312DB8C"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73" w:author="Camilo Andrés Díaz Gómez" w:date="2023-03-14T21:33:00Z"/>
                <w:rFonts w:cs="Times New Roman"/>
              </w:rPr>
            </w:pPr>
            <w:ins w:id="3374" w:author="Camilo Andrés Díaz Gómez" w:date="2023-03-14T21:33:00Z">
              <w:r w:rsidRPr="00BB53D7">
                <w:rPr>
                  <w:rFonts w:cs="Times New Roman"/>
                </w:rPr>
                <w:t>S. 13</w:t>
              </w:r>
            </w:ins>
          </w:p>
        </w:tc>
        <w:tc>
          <w:tcPr>
            <w:tcW w:w="652" w:type="dxa"/>
          </w:tcPr>
          <w:p w14:paraId="757D4D71"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75" w:author="Camilo Andrés Díaz Gómez" w:date="2023-03-14T21:33:00Z"/>
                <w:rFonts w:cs="Times New Roman"/>
              </w:rPr>
            </w:pPr>
            <w:ins w:id="3376" w:author="Camilo Andrés Díaz Gómez" w:date="2023-03-14T21:33:00Z">
              <w:r w:rsidRPr="00BB53D7">
                <w:rPr>
                  <w:rFonts w:cs="Times New Roman"/>
                </w:rPr>
                <w:t>S. 14</w:t>
              </w:r>
            </w:ins>
          </w:p>
        </w:tc>
        <w:tc>
          <w:tcPr>
            <w:tcW w:w="652" w:type="dxa"/>
          </w:tcPr>
          <w:p w14:paraId="6310E21B"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77" w:author="Camilo Andrés Díaz Gómez" w:date="2023-03-14T21:33:00Z"/>
                <w:rFonts w:cs="Times New Roman"/>
              </w:rPr>
            </w:pPr>
            <w:ins w:id="3378" w:author="Camilo Andrés Díaz Gómez" w:date="2023-03-14T21:33:00Z">
              <w:r w:rsidRPr="00BB53D7">
                <w:rPr>
                  <w:rFonts w:cs="Times New Roman"/>
                </w:rPr>
                <w:t>S. 15</w:t>
              </w:r>
            </w:ins>
          </w:p>
        </w:tc>
        <w:tc>
          <w:tcPr>
            <w:tcW w:w="548" w:type="dxa"/>
          </w:tcPr>
          <w:p w14:paraId="19BF21F8" w14:textId="77777777" w:rsidR="00AE3134" w:rsidRPr="00BB53D7" w:rsidRDefault="00AE3134" w:rsidP="00EE67FE">
            <w:pPr>
              <w:jc w:val="center"/>
              <w:cnfStyle w:val="000000100000" w:firstRow="0" w:lastRow="0" w:firstColumn="0" w:lastColumn="0" w:oddVBand="0" w:evenVBand="0" w:oddHBand="1" w:evenHBand="0" w:firstRowFirstColumn="0" w:firstRowLastColumn="0" w:lastRowFirstColumn="0" w:lastRowLastColumn="0"/>
              <w:rPr>
                <w:ins w:id="3379" w:author="Camilo Andrés Díaz Gómez" w:date="2023-03-14T21:33:00Z"/>
                <w:rFonts w:cs="Times New Roman"/>
              </w:rPr>
            </w:pPr>
            <w:ins w:id="3380" w:author="Camilo Andrés Díaz Gómez" w:date="2023-03-14T21:33:00Z">
              <w:r w:rsidRPr="00BB53D7">
                <w:rPr>
                  <w:rFonts w:cs="Times New Roman"/>
                </w:rPr>
                <w:t>S. 16</w:t>
              </w:r>
            </w:ins>
          </w:p>
        </w:tc>
      </w:tr>
      <w:tr w:rsidR="00AE3134" w:rsidRPr="00BB53D7" w14:paraId="74C6A971" w14:textId="77777777" w:rsidTr="001A2974">
        <w:trPr>
          <w:ins w:id="338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45C4622" w14:textId="77777777" w:rsidR="00AE3134" w:rsidRPr="00BB53D7" w:rsidRDefault="00AE3134" w:rsidP="00EE67FE">
            <w:pPr>
              <w:jc w:val="center"/>
              <w:rPr>
                <w:ins w:id="3382" w:author="Camilo Andrés Díaz Gómez" w:date="2023-03-14T21:33:00Z"/>
                <w:rFonts w:cs="Times New Roman"/>
                <w:szCs w:val="24"/>
              </w:rPr>
            </w:pPr>
            <w:proofErr w:type="spellStart"/>
            <w:ins w:id="3383"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72FB66B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84" w:author="Camilo Andrés Díaz Gómez" w:date="2023-03-14T21:33:00Z"/>
                <w:rFonts w:cs="Times New Roman"/>
              </w:rPr>
            </w:pPr>
            <w:ins w:id="3385" w:author="Camilo Andrés Díaz Gómez" w:date="2023-03-14T21:33:00Z">
              <w:r w:rsidRPr="00BB53D7">
                <w:rPr>
                  <w:rFonts w:cs="Times New Roman"/>
                </w:rPr>
                <w:t>X</w:t>
              </w:r>
            </w:ins>
          </w:p>
        </w:tc>
        <w:tc>
          <w:tcPr>
            <w:tcW w:w="708" w:type="dxa"/>
            <w:shd w:val="clear" w:color="auto" w:fill="D9E2F3" w:themeFill="accent1" w:themeFillTint="33"/>
          </w:tcPr>
          <w:p w14:paraId="31A01E3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86" w:author="Camilo Andrés Díaz Gómez" w:date="2023-03-14T21:33:00Z"/>
                <w:rFonts w:cs="Times New Roman"/>
              </w:rPr>
            </w:pPr>
            <w:ins w:id="3387" w:author="Camilo Andrés Díaz Gómez" w:date="2023-03-14T21:33:00Z">
              <w:r w:rsidRPr="00BB53D7">
                <w:rPr>
                  <w:rFonts w:cs="Times New Roman"/>
                </w:rPr>
                <w:t>X</w:t>
              </w:r>
            </w:ins>
          </w:p>
        </w:tc>
        <w:tc>
          <w:tcPr>
            <w:tcW w:w="709" w:type="dxa"/>
          </w:tcPr>
          <w:p w14:paraId="66B43CE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88" w:author="Camilo Andrés Díaz Gómez" w:date="2023-03-14T21:33:00Z"/>
                <w:rFonts w:cs="Times New Roman"/>
              </w:rPr>
            </w:pPr>
          </w:p>
        </w:tc>
        <w:tc>
          <w:tcPr>
            <w:tcW w:w="709" w:type="dxa"/>
          </w:tcPr>
          <w:p w14:paraId="2B9186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89" w:author="Camilo Andrés Díaz Gómez" w:date="2023-03-14T21:33:00Z"/>
                <w:rFonts w:cs="Times New Roman"/>
              </w:rPr>
            </w:pPr>
          </w:p>
        </w:tc>
        <w:tc>
          <w:tcPr>
            <w:tcW w:w="709" w:type="dxa"/>
          </w:tcPr>
          <w:p w14:paraId="08D128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0" w:author="Camilo Andrés Díaz Gómez" w:date="2023-03-14T21:33:00Z"/>
                <w:rFonts w:cs="Times New Roman"/>
              </w:rPr>
            </w:pPr>
          </w:p>
        </w:tc>
        <w:tc>
          <w:tcPr>
            <w:tcW w:w="708" w:type="dxa"/>
          </w:tcPr>
          <w:p w14:paraId="5B130B6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1" w:author="Camilo Andrés Díaz Gómez" w:date="2023-03-14T21:33:00Z"/>
                <w:rFonts w:cs="Times New Roman"/>
              </w:rPr>
            </w:pPr>
          </w:p>
        </w:tc>
        <w:tc>
          <w:tcPr>
            <w:tcW w:w="754" w:type="dxa"/>
          </w:tcPr>
          <w:p w14:paraId="04AA61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2" w:author="Camilo Andrés Díaz Gómez" w:date="2023-03-14T21:33:00Z"/>
                <w:rFonts w:cs="Times New Roman"/>
              </w:rPr>
            </w:pPr>
          </w:p>
        </w:tc>
        <w:tc>
          <w:tcPr>
            <w:tcW w:w="652" w:type="dxa"/>
          </w:tcPr>
          <w:p w14:paraId="177837A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3" w:author="Camilo Andrés Díaz Gómez" w:date="2023-03-14T21:33:00Z"/>
                <w:rFonts w:cs="Times New Roman"/>
              </w:rPr>
            </w:pPr>
          </w:p>
        </w:tc>
        <w:tc>
          <w:tcPr>
            <w:tcW w:w="652" w:type="dxa"/>
          </w:tcPr>
          <w:p w14:paraId="79FB73C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4" w:author="Camilo Andrés Díaz Gómez" w:date="2023-03-14T21:33:00Z"/>
                <w:rFonts w:cs="Times New Roman"/>
              </w:rPr>
            </w:pPr>
          </w:p>
        </w:tc>
        <w:tc>
          <w:tcPr>
            <w:tcW w:w="655" w:type="dxa"/>
          </w:tcPr>
          <w:p w14:paraId="3E968EE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5" w:author="Camilo Andrés Díaz Gómez" w:date="2023-03-14T21:33:00Z"/>
                <w:rFonts w:cs="Times New Roman"/>
              </w:rPr>
            </w:pPr>
          </w:p>
        </w:tc>
        <w:tc>
          <w:tcPr>
            <w:tcW w:w="652" w:type="dxa"/>
          </w:tcPr>
          <w:p w14:paraId="30F467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6" w:author="Camilo Andrés Díaz Gómez" w:date="2023-03-14T21:33:00Z"/>
                <w:rFonts w:cs="Times New Roman"/>
              </w:rPr>
            </w:pPr>
          </w:p>
        </w:tc>
        <w:tc>
          <w:tcPr>
            <w:tcW w:w="652" w:type="dxa"/>
          </w:tcPr>
          <w:p w14:paraId="2B303C4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7" w:author="Camilo Andrés Díaz Gómez" w:date="2023-03-14T21:33:00Z"/>
                <w:rFonts w:cs="Times New Roman"/>
              </w:rPr>
            </w:pPr>
          </w:p>
        </w:tc>
        <w:tc>
          <w:tcPr>
            <w:tcW w:w="652" w:type="dxa"/>
          </w:tcPr>
          <w:p w14:paraId="74844EE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8" w:author="Camilo Andrés Díaz Gómez" w:date="2023-03-14T21:33:00Z"/>
                <w:rFonts w:cs="Times New Roman"/>
              </w:rPr>
            </w:pPr>
          </w:p>
        </w:tc>
        <w:tc>
          <w:tcPr>
            <w:tcW w:w="652" w:type="dxa"/>
          </w:tcPr>
          <w:p w14:paraId="12D48E4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399" w:author="Camilo Andrés Díaz Gómez" w:date="2023-03-14T21:33:00Z"/>
                <w:rFonts w:cs="Times New Roman"/>
              </w:rPr>
            </w:pPr>
          </w:p>
        </w:tc>
        <w:tc>
          <w:tcPr>
            <w:tcW w:w="652" w:type="dxa"/>
          </w:tcPr>
          <w:p w14:paraId="7F61F0E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0" w:author="Camilo Andrés Díaz Gómez" w:date="2023-03-14T21:33:00Z"/>
                <w:rFonts w:cs="Times New Roman"/>
              </w:rPr>
            </w:pPr>
          </w:p>
        </w:tc>
        <w:tc>
          <w:tcPr>
            <w:tcW w:w="548" w:type="dxa"/>
          </w:tcPr>
          <w:p w14:paraId="6B63F54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01" w:author="Camilo Andrés Díaz Gómez" w:date="2023-03-14T21:33:00Z"/>
                <w:rFonts w:cs="Times New Roman"/>
              </w:rPr>
            </w:pPr>
          </w:p>
        </w:tc>
      </w:tr>
      <w:tr w:rsidR="00AE3134" w:rsidRPr="00BB53D7" w14:paraId="62EB78E6" w14:textId="77777777" w:rsidTr="001A2974">
        <w:trPr>
          <w:cnfStyle w:val="000000100000" w:firstRow="0" w:lastRow="0" w:firstColumn="0" w:lastColumn="0" w:oddVBand="0" w:evenVBand="0" w:oddHBand="1" w:evenHBand="0" w:firstRowFirstColumn="0" w:firstRowLastColumn="0" w:lastRowFirstColumn="0" w:lastRowLastColumn="0"/>
          <w:ins w:id="340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5F5ADA" w14:textId="77777777" w:rsidR="00AE3134" w:rsidRPr="00BB53D7" w:rsidRDefault="00AE3134" w:rsidP="00EE67FE">
            <w:pPr>
              <w:jc w:val="center"/>
              <w:rPr>
                <w:ins w:id="3403" w:author="Camilo Andrés Díaz Gómez" w:date="2023-03-14T21:33:00Z"/>
                <w:rFonts w:cs="Times New Roman"/>
                <w:szCs w:val="24"/>
              </w:rPr>
            </w:pPr>
            <w:proofErr w:type="spellStart"/>
            <w:ins w:id="3404" w:author="Camilo Andrés Díaz Gómez" w:date="2023-03-14T21:33:00Z">
              <w:r w:rsidRPr="00BB53D7">
                <w:rPr>
                  <w:rFonts w:cs="Times New Roman"/>
                  <w:szCs w:val="24"/>
                </w:rPr>
                <w:t>Act</w:t>
              </w:r>
              <w:proofErr w:type="spellEnd"/>
              <w:r w:rsidRPr="00BB53D7">
                <w:rPr>
                  <w:rFonts w:cs="Times New Roman"/>
                  <w:szCs w:val="24"/>
                </w:rPr>
                <w:t>. #2</w:t>
              </w:r>
            </w:ins>
          </w:p>
        </w:tc>
        <w:tc>
          <w:tcPr>
            <w:tcW w:w="993" w:type="dxa"/>
            <w:shd w:val="clear" w:color="auto" w:fill="D9E2F3" w:themeFill="accent1" w:themeFillTint="33"/>
          </w:tcPr>
          <w:p w14:paraId="592D07F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05" w:author="Camilo Andrés Díaz Gómez" w:date="2023-03-14T21:33:00Z"/>
                <w:rFonts w:cs="Times New Roman"/>
              </w:rPr>
            </w:pPr>
            <w:ins w:id="3406" w:author="Camilo Andrés Díaz Gómez" w:date="2023-03-14T21:33:00Z">
              <w:r w:rsidRPr="00BB53D7">
                <w:rPr>
                  <w:rFonts w:cs="Times New Roman"/>
                </w:rPr>
                <w:t>X</w:t>
              </w:r>
            </w:ins>
          </w:p>
        </w:tc>
        <w:tc>
          <w:tcPr>
            <w:tcW w:w="708" w:type="dxa"/>
            <w:shd w:val="clear" w:color="auto" w:fill="D9E2F3" w:themeFill="accent1" w:themeFillTint="33"/>
          </w:tcPr>
          <w:p w14:paraId="2F97F72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07" w:author="Camilo Andrés Díaz Gómez" w:date="2023-03-14T21:33:00Z"/>
                <w:rFonts w:cs="Times New Roman"/>
              </w:rPr>
            </w:pPr>
            <w:ins w:id="3408" w:author="Camilo Andrés Díaz Gómez" w:date="2023-03-14T21:33:00Z">
              <w:r w:rsidRPr="00BB53D7">
                <w:rPr>
                  <w:rFonts w:cs="Times New Roman"/>
                </w:rPr>
                <w:t>X</w:t>
              </w:r>
            </w:ins>
          </w:p>
        </w:tc>
        <w:tc>
          <w:tcPr>
            <w:tcW w:w="709" w:type="dxa"/>
          </w:tcPr>
          <w:p w14:paraId="73F1A49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09" w:author="Camilo Andrés Díaz Gómez" w:date="2023-03-14T21:33:00Z"/>
                <w:rFonts w:cs="Times New Roman"/>
              </w:rPr>
            </w:pPr>
          </w:p>
        </w:tc>
        <w:tc>
          <w:tcPr>
            <w:tcW w:w="709" w:type="dxa"/>
          </w:tcPr>
          <w:p w14:paraId="1844977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0" w:author="Camilo Andrés Díaz Gómez" w:date="2023-03-14T21:33:00Z"/>
                <w:rFonts w:cs="Times New Roman"/>
              </w:rPr>
            </w:pPr>
          </w:p>
        </w:tc>
        <w:tc>
          <w:tcPr>
            <w:tcW w:w="709" w:type="dxa"/>
          </w:tcPr>
          <w:p w14:paraId="1A72885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1" w:author="Camilo Andrés Díaz Gómez" w:date="2023-03-14T21:33:00Z"/>
                <w:rFonts w:cs="Times New Roman"/>
              </w:rPr>
            </w:pPr>
          </w:p>
        </w:tc>
        <w:tc>
          <w:tcPr>
            <w:tcW w:w="708" w:type="dxa"/>
          </w:tcPr>
          <w:p w14:paraId="36E463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2" w:author="Camilo Andrés Díaz Gómez" w:date="2023-03-14T21:33:00Z"/>
                <w:rFonts w:cs="Times New Roman"/>
              </w:rPr>
            </w:pPr>
          </w:p>
        </w:tc>
        <w:tc>
          <w:tcPr>
            <w:tcW w:w="754" w:type="dxa"/>
          </w:tcPr>
          <w:p w14:paraId="72BA571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3" w:author="Camilo Andrés Díaz Gómez" w:date="2023-03-14T21:33:00Z"/>
                <w:rFonts w:cs="Times New Roman"/>
              </w:rPr>
            </w:pPr>
          </w:p>
        </w:tc>
        <w:tc>
          <w:tcPr>
            <w:tcW w:w="652" w:type="dxa"/>
          </w:tcPr>
          <w:p w14:paraId="71AD446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4" w:author="Camilo Andrés Díaz Gómez" w:date="2023-03-14T21:33:00Z"/>
                <w:rFonts w:cs="Times New Roman"/>
              </w:rPr>
            </w:pPr>
          </w:p>
        </w:tc>
        <w:tc>
          <w:tcPr>
            <w:tcW w:w="652" w:type="dxa"/>
          </w:tcPr>
          <w:p w14:paraId="1F27400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5" w:author="Camilo Andrés Díaz Gómez" w:date="2023-03-14T21:33:00Z"/>
                <w:rFonts w:cs="Times New Roman"/>
              </w:rPr>
            </w:pPr>
          </w:p>
        </w:tc>
        <w:tc>
          <w:tcPr>
            <w:tcW w:w="655" w:type="dxa"/>
          </w:tcPr>
          <w:p w14:paraId="3FD0F19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6" w:author="Camilo Andrés Díaz Gómez" w:date="2023-03-14T21:33:00Z"/>
                <w:rFonts w:cs="Times New Roman"/>
              </w:rPr>
            </w:pPr>
          </w:p>
        </w:tc>
        <w:tc>
          <w:tcPr>
            <w:tcW w:w="652" w:type="dxa"/>
          </w:tcPr>
          <w:p w14:paraId="4DD0F08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7" w:author="Camilo Andrés Díaz Gómez" w:date="2023-03-14T21:33:00Z"/>
                <w:rFonts w:cs="Times New Roman"/>
              </w:rPr>
            </w:pPr>
          </w:p>
        </w:tc>
        <w:tc>
          <w:tcPr>
            <w:tcW w:w="652" w:type="dxa"/>
          </w:tcPr>
          <w:p w14:paraId="63A8D14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8" w:author="Camilo Andrés Díaz Gómez" w:date="2023-03-14T21:33:00Z"/>
                <w:rFonts w:cs="Times New Roman"/>
              </w:rPr>
            </w:pPr>
          </w:p>
        </w:tc>
        <w:tc>
          <w:tcPr>
            <w:tcW w:w="652" w:type="dxa"/>
          </w:tcPr>
          <w:p w14:paraId="5E72316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19" w:author="Camilo Andrés Díaz Gómez" w:date="2023-03-14T21:33:00Z"/>
                <w:rFonts w:cs="Times New Roman"/>
              </w:rPr>
            </w:pPr>
          </w:p>
        </w:tc>
        <w:tc>
          <w:tcPr>
            <w:tcW w:w="652" w:type="dxa"/>
          </w:tcPr>
          <w:p w14:paraId="5DDEA36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0" w:author="Camilo Andrés Díaz Gómez" w:date="2023-03-14T21:33:00Z"/>
                <w:rFonts w:cs="Times New Roman"/>
              </w:rPr>
            </w:pPr>
          </w:p>
        </w:tc>
        <w:tc>
          <w:tcPr>
            <w:tcW w:w="652" w:type="dxa"/>
          </w:tcPr>
          <w:p w14:paraId="4130400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1" w:author="Camilo Andrés Díaz Gómez" w:date="2023-03-14T21:33:00Z"/>
                <w:rFonts w:cs="Times New Roman"/>
              </w:rPr>
            </w:pPr>
          </w:p>
        </w:tc>
        <w:tc>
          <w:tcPr>
            <w:tcW w:w="548" w:type="dxa"/>
          </w:tcPr>
          <w:p w14:paraId="73140AB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22" w:author="Camilo Andrés Díaz Gómez" w:date="2023-03-14T21:33:00Z"/>
                <w:rFonts w:cs="Times New Roman"/>
              </w:rPr>
            </w:pPr>
          </w:p>
        </w:tc>
      </w:tr>
      <w:tr w:rsidR="00AE3134" w:rsidRPr="00BB53D7" w14:paraId="2A907FAE" w14:textId="77777777" w:rsidTr="001A2974">
        <w:trPr>
          <w:ins w:id="342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E8A03C4" w14:textId="77777777" w:rsidR="00AE3134" w:rsidRPr="00BB53D7" w:rsidRDefault="00AE3134" w:rsidP="00EE67FE">
            <w:pPr>
              <w:jc w:val="center"/>
              <w:rPr>
                <w:ins w:id="3424" w:author="Camilo Andrés Díaz Gómez" w:date="2023-03-14T21:33:00Z"/>
                <w:rFonts w:cs="Times New Roman"/>
                <w:szCs w:val="24"/>
              </w:rPr>
            </w:pPr>
            <w:proofErr w:type="spellStart"/>
            <w:ins w:id="3425"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0FBF6BD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26" w:author="Camilo Andrés Díaz Gómez" w:date="2023-03-14T21:33:00Z"/>
                <w:rFonts w:cs="Times New Roman"/>
              </w:rPr>
            </w:pPr>
          </w:p>
        </w:tc>
        <w:tc>
          <w:tcPr>
            <w:tcW w:w="708" w:type="dxa"/>
            <w:shd w:val="clear" w:color="auto" w:fill="D9E2F3" w:themeFill="accent1" w:themeFillTint="33"/>
          </w:tcPr>
          <w:p w14:paraId="3D98F7D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27" w:author="Camilo Andrés Díaz Gómez" w:date="2023-03-14T21:33:00Z"/>
                <w:rFonts w:cs="Times New Roman"/>
              </w:rPr>
            </w:pPr>
            <w:ins w:id="3428" w:author="Camilo Andrés Díaz Gómez" w:date="2023-03-14T21:33:00Z">
              <w:r w:rsidRPr="00BB53D7">
                <w:rPr>
                  <w:rFonts w:cs="Times New Roman"/>
                </w:rPr>
                <w:t>X</w:t>
              </w:r>
            </w:ins>
          </w:p>
        </w:tc>
        <w:tc>
          <w:tcPr>
            <w:tcW w:w="709" w:type="dxa"/>
          </w:tcPr>
          <w:p w14:paraId="3068B9B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29" w:author="Camilo Andrés Díaz Gómez" w:date="2023-03-14T21:33:00Z"/>
                <w:rFonts w:cs="Times New Roman"/>
              </w:rPr>
            </w:pPr>
          </w:p>
        </w:tc>
        <w:tc>
          <w:tcPr>
            <w:tcW w:w="709" w:type="dxa"/>
          </w:tcPr>
          <w:p w14:paraId="3CA872D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0" w:author="Camilo Andrés Díaz Gómez" w:date="2023-03-14T21:33:00Z"/>
                <w:rFonts w:cs="Times New Roman"/>
              </w:rPr>
            </w:pPr>
          </w:p>
        </w:tc>
        <w:tc>
          <w:tcPr>
            <w:tcW w:w="709" w:type="dxa"/>
          </w:tcPr>
          <w:p w14:paraId="2549D2F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1" w:author="Camilo Andrés Díaz Gómez" w:date="2023-03-14T21:33:00Z"/>
                <w:rFonts w:cs="Times New Roman"/>
              </w:rPr>
            </w:pPr>
          </w:p>
        </w:tc>
        <w:tc>
          <w:tcPr>
            <w:tcW w:w="708" w:type="dxa"/>
          </w:tcPr>
          <w:p w14:paraId="1C2FC83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2" w:author="Camilo Andrés Díaz Gómez" w:date="2023-03-14T21:33:00Z"/>
                <w:rFonts w:cs="Times New Roman"/>
              </w:rPr>
            </w:pPr>
          </w:p>
        </w:tc>
        <w:tc>
          <w:tcPr>
            <w:tcW w:w="754" w:type="dxa"/>
          </w:tcPr>
          <w:p w14:paraId="7020C8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3" w:author="Camilo Andrés Díaz Gómez" w:date="2023-03-14T21:33:00Z"/>
                <w:rFonts w:cs="Times New Roman"/>
              </w:rPr>
            </w:pPr>
          </w:p>
        </w:tc>
        <w:tc>
          <w:tcPr>
            <w:tcW w:w="652" w:type="dxa"/>
          </w:tcPr>
          <w:p w14:paraId="34B63E1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4" w:author="Camilo Andrés Díaz Gómez" w:date="2023-03-14T21:33:00Z"/>
                <w:rFonts w:cs="Times New Roman"/>
              </w:rPr>
            </w:pPr>
          </w:p>
        </w:tc>
        <w:tc>
          <w:tcPr>
            <w:tcW w:w="652" w:type="dxa"/>
          </w:tcPr>
          <w:p w14:paraId="4E78C4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5" w:author="Camilo Andrés Díaz Gómez" w:date="2023-03-14T21:33:00Z"/>
                <w:rFonts w:cs="Times New Roman"/>
              </w:rPr>
            </w:pPr>
          </w:p>
        </w:tc>
        <w:tc>
          <w:tcPr>
            <w:tcW w:w="655" w:type="dxa"/>
          </w:tcPr>
          <w:p w14:paraId="0A0DF1E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6" w:author="Camilo Andrés Díaz Gómez" w:date="2023-03-14T21:33:00Z"/>
                <w:rFonts w:cs="Times New Roman"/>
              </w:rPr>
            </w:pPr>
          </w:p>
        </w:tc>
        <w:tc>
          <w:tcPr>
            <w:tcW w:w="652" w:type="dxa"/>
          </w:tcPr>
          <w:p w14:paraId="5405907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7" w:author="Camilo Andrés Díaz Gómez" w:date="2023-03-14T21:33:00Z"/>
                <w:rFonts w:cs="Times New Roman"/>
              </w:rPr>
            </w:pPr>
          </w:p>
        </w:tc>
        <w:tc>
          <w:tcPr>
            <w:tcW w:w="652" w:type="dxa"/>
          </w:tcPr>
          <w:p w14:paraId="748420D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8" w:author="Camilo Andrés Díaz Gómez" w:date="2023-03-14T21:33:00Z"/>
                <w:rFonts w:cs="Times New Roman"/>
              </w:rPr>
            </w:pPr>
          </w:p>
        </w:tc>
        <w:tc>
          <w:tcPr>
            <w:tcW w:w="652" w:type="dxa"/>
          </w:tcPr>
          <w:p w14:paraId="0BED8CE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39" w:author="Camilo Andrés Díaz Gómez" w:date="2023-03-14T21:33:00Z"/>
                <w:rFonts w:cs="Times New Roman"/>
              </w:rPr>
            </w:pPr>
          </w:p>
        </w:tc>
        <w:tc>
          <w:tcPr>
            <w:tcW w:w="652" w:type="dxa"/>
          </w:tcPr>
          <w:p w14:paraId="3342A8C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0" w:author="Camilo Andrés Díaz Gómez" w:date="2023-03-14T21:33:00Z"/>
                <w:rFonts w:cs="Times New Roman"/>
              </w:rPr>
            </w:pPr>
          </w:p>
        </w:tc>
        <w:tc>
          <w:tcPr>
            <w:tcW w:w="652" w:type="dxa"/>
          </w:tcPr>
          <w:p w14:paraId="1F51724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1" w:author="Camilo Andrés Díaz Gómez" w:date="2023-03-14T21:33:00Z"/>
                <w:rFonts w:cs="Times New Roman"/>
              </w:rPr>
            </w:pPr>
          </w:p>
        </w:tc>
        <w:tc>
          <w:tcPr>
            <w:tcW w:w="548" w:type="dxa"/>
          </w:tcPr>
          <w:p w14:paraId="12999FB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42" w:author="Camilo Andrés Díaz Gómez" w:date="2023-03-14T21:33:00Z"/>
                <w:rFonts w:cs="Times New Roman"/>
              </w:rPr>
            </w:pPr>
          </w:p>
        </w:tc>
      </w:tr>
      <w:tr w:rsidR="00AE3134" w:rsidRPr="00BB53D7" w14:paraId="4282EC07" w14:textId="77777777" w:rsidTr="001A2974">
        <w:trPr>
          <w:cnfStyle w:val="000000100000" w:firstRow="0" w:lastRow="0" w:firstColumn="0" w:lastColumn="0" w:oddVBand="0" w:evenVBand="0" w:oddHBand="1" w:evenHBand="0" w:firstRowFirstColumn="0" w:firstRowLastColumn="0" w:lastRowFirstColumn="0" w:lastRowLastColumn="0"/>
          <w:ins w:id="344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7EEE09" w14:textId="77777777" w:rsidR="00AE3134" w:rsidRPr="00BB53D7" w:rsidRDefault="00AE3134" w:rsidP="00EE67FE">
            <w:pPr>
              <w:jc w:val="center"/>
              <w:rPr>
                <w:ins w:id="3444" w:author="Camilo Andrés Díaz Gómez" w:date="2023-03-14T21:33:00Z"/>
                <w:rFonts w:cs="Times New Roman"/>
                <w:szCs w:val="24"/>
              </w:rPr>
            </w:pPr>
            <w:proofErr w:type="spellStart"/>
            <w:ins w:id="3445"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147E8F1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46" w:author="Camilo Andrés Díaz Gómez" w:date="2023-03-14T21:33:00Z"/>
                <w:rFonts w:cs="Times New Roman"/>
              </w:rPr>
            </w:pPr>
          </w:p>
        </w:tc>
        <w:tc>
          <w:tcPr>
            <w:tcW w:w="708" w:type="dxa"/>
            <w:shd w:val="clear" w:color="auto" w:fill="D9E2F3" w:themeFill="accent1" w:themeFillTint="33"/>
          </w:tcPr>
          <w:p w14:paraId="5644F5B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47" w:author="Camilo Andrés Díaz Gómez" w:date="2023-03-14T21:33:00Z"/>
                <w:rFonts w:cs="Times New Roman"/>
              </w:rPr>
            </w:pPr>
            <w:ins w:id="3448" w:author="Camilo Andrés Díaz Gómez" w:date="2023-03-14T21:33:00Z">
              <w:r w:rsidRPr="00BB53D7">
                <w:rPr>
                  <w:rFonts w:cs="Times New Roman"/>
                </w:rPr>
                <w:t>X</w:t>
              </w:r>
            </w:ins>
          </w:p>
        </w:tc>
        <w:tc>
          <w:tcPr>
            <w:tcW w:w="709" w:type="dxa"/>
            <w:shd w:val="clear" w:color="auto" w:fill="D9E2F3" w:themeFill="accent1" w:themeFillTint="33"/>
          </w:tcPr>
          <w:p w14:paraId="2E9377C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49" w:author="Camilo Andrés Díaz Gómez" w:date="2023-03-14T21:33:00Z"/>
                <w:rFonts w:cs="Times New Roman"/>
              </w:rPr>
            </w:pPr>
            <w:ins w:id="3450" w:author="Camilo Andrés Díaz Gómez" w:date="2023-03-14T21:33:00Z">
              <w:r w:rsidRPr="00BB53D7">
                <w:rPr>
                  <w:rFonts w:cs="Times New Roman"/>
                </w:rPr>
                <w:t>X</w:t>
              </w:r>
            </w:ins>
          </w:p>
        </w:tc>
        <w:tc>
          <w:tcPr>
            <w:tcW w:w="709" w:type="dxa"/>
            <w:shd w:val="clear" w:color="auto" w:fill="D9E2F3" w:themeFill="accent1" w:themeFillTint="33"/>
          </w:tcPr>
          <w:p w14:paraId="6A67B2C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1" w:author="Camilo Andrés Díaz Gómez" w:date="2023-03-14T21:33:00Z"/>
                <w:rFonts w:cs="Times New Roman"/>
              </w:rPr>
            </w:pPr>
            <w:ins w:id="3452" w:author="Camilo Andrés Díaz Gómez" w:date="2023-03-14T21:33:00Z">
              <w:r w:rsidRPr="00BB53D7">
                <w:rPr>
                  <w:rFonts w:cs="Times New Roman"/>
                </w:rPr>
                <w:t>X</w:t>
              </w:r>
            </w:ins>
          </w:p>
        </w:tc>
        <w:tc>
          <w:tcPr>
            <w:tcW w:w="709" w:type="dxa"/>
          </w:tcPr>
          <w:p w14:paraId="2742B5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3" w:author="Camilo Andrés Díaz Gómez" w:date="2023-03-14T21:33:00Z"/>
                <w:rFonts w:cs="Times New Roman"/>
              </w:rPr>
            </w:pPr>
          </w:p>
        </w:tc>
        <w:tc>
          <w:tcPr>
            <w:tcW w:w="708" w:type="dxa"/>
          </w:tcPr>
          <w:p w14:paraId="453A636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4" w:author="Camilo Andrés Díaz Gómez" w:date="2023-03-14T21:33:00Z"/>
                <w:rFonts w:cs="Times New Roman"/>
              </w:rPr>
            </w:pPr>
          </w:p>
        </w:tc>
        <w:tc>
          <w:tcPr>
            <w:tcW w:w="754" w:type="dxa"/>
          </w:tcPr>
          <w:p w14:paraId="6C03D6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5" w:author="Camilo Andrés Díaz Gómez" w:date="2023-03-14T21:33:00Z"/>
                <w:rFonts w:cs="Times New Roman"/>
              </w:rPr>
            </w:pPr>
          </w:p>
        </w:tc>
        <w:tc>
          <w:tcPr>
            <w:tcW w:w="652" w:type="dxa"/>
          </w:tcPr>
          <w:p w14:paraId="6A444C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6" w:author="Camilo Andrés Díaz Gómez" w:date="2023-03-14T21:33:00Z"/>
                <w:rFonts w:cs="Times New Roman"/>
              </w:rPr>
            </w:pPr>
          </w:p>
        </w:tc>
        <w:tc>
          <w:tcPr>
            <w:tcW w:w="652" w:type="dxa"/>
          </w:tcPr>
          <w:p w14:paraId="5933434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7" w:author="Camilo Andrés Díaz Gómez" w:date="2023-03-14T21:33:00Z"/>
                <w:rFonts w:cs="Times New Roman"/>
              </w:rPr>
            </w:pPr>
          </w:p>
        </w:tc>
        <w:tc>
          <w:tcPr>
            <w:tcW w:w="655" w:type="dxa"/>
          </w:tcPr>
          <w:p w14:paraId="1EA83E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8" w:author="Camilo Andrés Díaz Gómez" w:date="2023-03-14T21:33:00Z"/>
                <w:rFonts w:cs="Times New Roman"/>
              </w:rPr>
            </w:pPr>
          </w:p>
        </w:tc>
        <w:tc>
          <w:tcPr>
            <w:tcW w:w="652" w:type="dxa"/>
          </w:tcPr>
          <w:p w14:paraId="3769001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59" w:author="Camilo Andrés Díaz Gómez" w:date="2023-03-14T21:33:00Z"/>
                <w:rFonts w:cs="Times New Roman"/>
              </w:rPr>
            </w:pPr>
          </w:p>
        </w:tc>
        <w:tc>
          <w:tcPr>
            <w:tcW w:w="652" w:type="dxa"/>
          </w:tcPr>
          <w:p w14:paraId="5234EF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0" w:author="Camilo Andrés Díaz Gómez" w:date="2023-03-14T21:33:00Z"/>
                <w:rFonts w:cs="Times New Roman"/>
              </w:rPr>
            </w:pPr>
          </w:p>
        </w:tc>
        <w:tc>
          <w:tcPr>
            <w:tcW w:w="652" w:type="dxa"/>
          </w:tcPr>
          <w:p w14:paraId="53D52BD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1" w:author="Camilo Andrés Díaz Gómez" w:date="2023-03-14T21:33:00Z"/>
                <w:rFonts w:cs="Times New Roman"/>
              </w:rPr>
            </w:pPr>
          </w:p>
        </w:tc>
        <w:tc>
          <w:tcPr>
            <w:tcW w:w="652" w:type="dxa"/>
          </w:tcPr>
          <w:p w14:paraId="33FE9F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2" w:author="Camilo Andrés Díaz Gómez" w:date="2023-03-14T21:33:00Z"/>
                <w:rFonts w:cs="Times New Roman"/>
              </w:rPr>
            </w:pPr>
          </w:p>
        </w:tc>
        <w:tc>
          <w:tcPr>
            <w:tcW w:w="652" w:type="dxa"/>
          </w:tcPr>
          <w:p w14:paraId="4A353DC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3" w:author="Camilo Andrés Díaz Gómez" w:date="2023-03-14T21:33:00Z"/>
                <w:rFonts w:cs="Times New Roman"/>
              </w:rPr>
            </w:pPr>
          </w:p>
        </w:tc>
        <w:tc>
          <w:tcPr>
            <w:tcW w:w="548" w:type="dxa"/>
          </w:tcPr>
          <w:p w14:paraId="778EF61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64" w:author="Camilo Andrés Díaz Gómez" w:date="2023-03-14T21:33:00Z"/>
                <w:rFonts w:cs="Times New Roman"/>
              </w:rPr>
            </w:pPr>
          </w:p>
        </w:tc>
      </w:tr>
      <w:tr w:rsidR="00AE3134" w:rsidRPr="00BB53D7" w14:paraId="660962FE" w14:textId="77777777" w:rsidTr="001A2974">
        <w:trPr>
          <w:ins w:id="346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3A59A24" w14:textId="77777777" w:rsidR="00AE3134" w:rsidRPr="00BB53D7" w:rsidRDefault="00AE3134" w:rsidP="00EE67FE">
            <w:pPr>
              <w:jc w:val="center"/>
              <w:rPr>
                <w:ins w:id="3466" w:author="Camilo Andrés Díaz Gómez" w:date="2023-03-14T21:33:00Z"/>
                <w:rFonts w:cs="Times New Roman"/>
                <w:szCs w:val="24"/>
              </w:rPr>
            </w:pPr>
            <w:proofErr w:type="spellStart"/>
            <w:ins w:id="3467"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7317297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68" w:author="Camilo Andrés Díaz Gómez" w:date="2023-03-14T21:33:00Z"/>
                <w:rFonts w:cs="Times New Roman"/>
              </w:rPr>
            </w:pPr>
          </w:p>
        </w:tc>
        <w:tc>
          <w:tcPr>
            <w:tcW w:w="708" w:type="dxa"/>
          </w:tcPr>
          <w:p w14:paraId="5A9FE5D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69" w:author="Camilo Andrés Díaz Gómez" w:date="2023-03-14T21:33:00Z"/>
                <w:rFonts w:cs="Times New Roman"/>
              </w:rPr>
            </w:pPr>
          </w:p>
        </w:tc>
        <w:tc>
          <w:tcPr>
            <w:tcW w:w="709" w:type="dxa"/>
            <w:shd w:val="clear" w:color="auto" w:fill="D9E2F3" w:themeFill="accent1" w:themeFillTint="33"/>
          </w:tcPr>
          <w:p w14:paraId="434181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0" w:author="Camilo Andrés Díaz Gómez" w:date="2023-03-14T21:33:00Z"/>
                <w:rFonts w:cs="Times New Roman"/>
              </w:rPr>
            </w:pPr>
            <w:ins w:id="3471" w:author="Camilo Andrés Díaz Gómez" w:date="2023-03-14T21:33:00Z">
              <w:r w:rsidRPr="00BB53D7">
                <w:rPr>
                  <w:rFonts w:cs="Times New Roman"/>
                </w:rPr>
                <w:t>X</w:t>
              </w:r>
            </w:ins>
          </w:p>
        </w:tc>
        <w:tc>
          <w:tcPr>
            <w:tcW w:w="709" w:type="dxa"/>
            <w:shd w:val="clear" w:color="auto" w:fill="D9E2F3" w:themeFill="accent1" w:themeFillTint="33"/>
          </w:tcPr>
          <w:p w14:paraId="4309A3F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2" w:author="Camilo Andrés Díaz Gómez" w:date="2023-03-14T21:33:00Z"/>
                <w:rFonts w:cs="Times New Roman"/>
              </w:rPr>
            </w:pPr>
            <w:ins w:id="3473" w:author="Camilo Andrés Díaz Gómez" w:date="2023-03-14T21:33:00Z">
              <w:r w:rsidRPr="00BB53D7">
                <w:rPr>
                  <w:rFonts w:cs="Times New Roman"/>
                </w:rPr>
                <w:t>X</w:t>
              </w:r>
            </w:ins>
          </w:p>
        </w:tc>
        <w:tc>
          <w:tcPr>
            <w:tcW w:w="709" w:type="dxa"/>
          </w:tcPr>
          <w:p w14:paraId="63E4EBE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4" w:author="Camilo Andrés Díaz Gómez" w:date="2023-03-14T21:33:00Z"/>
                <w:rFonts w:cs="Times New Roman"/>
              </w:rPr>
            </w:pPr>
          </w:p>
        </w:tc>
        <w:tc>
          <w:tcPr>
            <w:tcW w:w="708" w:type="dxa"/>
          </w:tcPr>
          <w:p w14:paraId="603B430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5" w:author="Camilo Andrés Díaz Gómez" w:date="2023-03-14T21:33:00Z"/>
                <w:rFonts w:cs="Times New Roman"/>
              </w:rPr>
            </w:pPr>
          </w:p>
        </w:tc>
        <w:tc>
          <w:tcPr>
            <w:tcW w:w="754" w:type="dxa"/>
          </w:tcPr>
          <w:p w14:paraId="5C87474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6" w:author="Camilo Andrés Díaz Gómez" w:date="2023-03-14T21:33:00Z"/>
                <w:rFonts w:cs="Times New Roman"/>
              </w:rPr>
            </w:pPr>
          </w:p>
        </w:tc>
        <w:tc>
          <w:tcPr>
            <w:tcW w:w="652" w:type="dxa"/>
          </w:tcPr>
          <w:p w14:paraId="4CC6193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7" w:author="Camilo Andrés Díaz Gómez" w:date="2023-03-14T21:33:00Z"/>
                <w:rFonts w:cs="Times New Roman"/>
              </w:rPr>
            </w:pPr>
          </w:p>
        </w:tc>
        <w:tc>
          <w:tcPr>
            <w:tcW w:w="652" w:type="dxa"/>
          </w:tcPr>
          <w:p w14:paraId="66C1B26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8" w:author="Camilo Andrés Díaz Gómez" w:date="2023-03-14T21:33:00Z"/>
                <w:rFonts w:cs="Times New Roman"/>
              </w:rPr>
            </w:pPr>
          </w:p>
        </w:tc>
        <w:tc>
          <w:tcPr>
            <w:tcW w:w="655" w:type="dxa"/>
          </w:tcPr>
          <w:p w14:paraId="2FE5594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79" w:author="Camilo Andrés Díaz Gómez" w:date="2023-03-14T21:33:00Z"/>
                <w:rFonts w:cs="Times New Roman"/>
              </w:rPr>
            </w:pPr>
          </w:p>
        </w:tc>
        <w:tc>
          <w:tcPr>
            <w:tcW w:w="652" w:type="dxa"/>
          </w:tcPr>
          <w:p w14:paraId="0C9EE6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0" w:author="Camilo Andrés Díaz Gómez" w:date="2023-03-14T21:33:00Z"/>
                <w:rFonts w:cs="Times New Roman"/>
              </w:rPr>
            </w:pPr>
          </w:p>
        </w:tc>
        <w:tc>
          <w:tcPr>
            <w:tcW w:w="652" w:type="dxa"/>
          </w:tcPr>
          <w:p w14:paraId="46FA406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1" w:author="Camilo Andrés Díaz Gómez" w:date="2023-03-14T21:33:00Z"/>
                <w:rFonts w:cs="Times New Roman"/>
              </w:rPr>
            </w:pPr>
          </w:p>
        </w:tc>
        <w:tc>
          <w:tcPr>
            <w:tcW w:w="652" w:type="dxa"/>
          </w:tcPr>
          <w:p w14:paraId="0984BB3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2" w:author="Camilo Andrés Díaz Gómez" w:date="2023-03-14T21:33:00Z"/>
                <w:rFonts w:cs="Times New Roman"/>
              </w:rPr>
            </w:pPr>
          </w:p>
        </w:tc>
        <w:tc>
          <w:tcPr>
            <w:tcW w:w="652" w:type="dxa"/>
          </w:tcPr>
          <w:p w14:paraId="440E9E4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3" w:author="Camilo Andrés Díaz Gómez" w:date="2023-03-14T21:33:00Z"/>
                <w:rFonts w:cs="Times New Roman"/>
              </w:rPr>
            </w:pPr>
          </w:p>
        </w:tc>
        <w:tc>
          <w:tcPr>
            <w:tcW w:w="652" w:type="dxa"/>
          </w:tcPr>
          <w:p w14:paraId="7FDB8C5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4" w:author="Camilo Andrés Díaz Gómez" w:date="2023-03-14T21:33:00Z"/>
                <w:rFonts w:cs="Times New Roman"/>
              </w:rPr>
            </w:pPr>
          </w:p>
        </w:tc>
        <w:tc>
          <w:tcPr>
            <w:tcW w:w="548" w:type="dxa"/>
          </w:tcPr>
          <w:p w14:paraId="24A4EC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485" w:author="Camilo Andrés Díaz Gómez" w:date="2023-03-14T21:33:00Z"/>
                <w:rFonts w:cs="Times New Roman"/>
              </w:rPr>
            </w:pPr>
          </w:p>
        </w:tc>
      </w:tr>
      <w:tr w:rsidR="00AE3134" w:rsidRPr="00BB53D7" w14:paraId="53F4FF8B" w14:textId="77777777" w:rsidTr="001A2974">
        <w:trPr>
          <w:cnfStyle w:val="000000100000" w:firstRow="0" w:lastRow="0" w:firstColumn="0" w:lastColumn="0" w:oddVBand="0" w:evenVBand="0" w:oddHBand="1" w:evenHBand="0" w:firstRowFirstColumn="0" w:firstRowLastColumn="0" w:lastRowFirstColumn="0" w:lastRowLastColumn="0"/>
          <w:ins w:id="348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1278624" w14:textId="77777777" w:rsidR="00AE3134" w:rsidRPr="00BB53D7" w:rsidRDefault="00AE3134" w:rsidP="00EE67FE">
            <w:pPr>
              <w:jc w:val="center"/>
              <w:rPr>
                <w:ins w:id="3487" w:author="Camilo Andrés Díaz Gómez" w:date="2023-03-14T21:33:00Z"/>
                <w:rFonts w:cs="Times New Roman"/>
                <w:szCs w:val="24"/>
              </w:rPr>
            </w:pPr>
            <w:proofErr w:type="spellStart"/>
            <w:ins w:id="3488"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3451BAB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89" w:author="Camilo Andrés Díaz Gómez" w:date="2023-03-14T21:33:00Z"/>
                <w:rFonts w:cs="Times New Roman"/>
              </w:rPr>
            </w:pPr>
          </w:p>
        </w:tc>
        <w:tc>
          <w:tcPr>
            <w:tcW w:w="708" w:type="dxa"/>
          </w:tcPr>
          <w:p w14:paraId="3E74DBB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0" w:author="Camilo Andrés Díaz Gómez" w:date="2023-03-14T21:33:00Z"/>
                <w:rFonts w:cs="Times New Roman"/>
              </w:rPr>
            </w:pPr>
          </w:p>
        </w:tc>
        <w:tc>
          <w:tcPr>
            <w:tcW w:w="709" w:type="dxa"/>
          </w:tcPr>
          <w:p w14:paraId="241CEDA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1" w:author="Camilo Andrés Díaz Gómez" w:date="2023-03-14T21:33:00Z"/>
                <w:rFonts w:cs="Times New Roman"/>
              </w:rPr>
            </w:pPr>
          </w:p>
        </w:tc>
        <w:tc>
          <w:tcPr>
            <w:tcW w:w="709" w:type="dxa"/>
            <w:shd w:val="clear" w:color="auto" w:fill="D9E2F3" w:themeFill="accent1" w:themeFillTint="33"/>
          </w:tcPr>
          <w:p w14:paraId="04D58C5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2" w:author="Camilo Andrés Díaz Gómez" w:date="2023-03-14T21:33:00Z"/>
                <w:rFonts w:cs="Times New Roman"/>
              </w:rPr>
            </w:pPr>
            <w:ins w:id="3493" w:author="Camilo Andrés Díaz Gómez" w:date="2023-03-14T21:33:00Z">
              <w:r w:rsidRPr="00BB53D7">
                <w:rPr>
                  <w:rFonts w:cs="Times New Roman"/>
                </w:rPr>
                <w:t>X</w:t>
              </w:r>
            </w:ins>
          </w:p>
        </w:tc>
        <w:tc>
          <w:tcPr>
            <w:tcW w:w="709" w:type="dxa"/>
          </w:tcPr>
          <w:p w14:paraId="0F759E5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4" w:author="Camilo Andrés Díaz Gómez" w:date="2023-03-14T21:33:00Z"/>
                <w:rFonts w:cs="Times New Roman"/>
              </w:rPr>
            </w:pPr>
          </w:p>
        </w:tc>
        <w:tc>
          <w:tcPr>
            <w:tcW w:w="708" w:type="dxa"/>
          </w:tcPr>
          <w:p w14:paraId="2E47C3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5" w:author="Camilo Andrés Díaz Gómez" w:date="2023-03-14T21:33:00Z"/>
                <w:rFonts w:cs="Times New Roman"/>
              </w:rPr>
            </w:pPr>
          </w:p>
        </w:tc>
        <w:tc>
          <w:tcPr>
            <w:tcW w:w="754" w:type="dxa"/>
          </w:tcPr>
          <w:p w14:paraId="121A33B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6" w:author="Camilo Andrés Díaz Gómez" w:date="2023-03-14T21:33:00Z"/>
                <w:rFonts w:cs="Times New Roman"/>
              </w:rPr>
            </w:pPr>
          </w:p>
        </w:tc>
        <w:tc>
          <w:tcPr>
            <w:tcW w:w="652" w:type="dxa"/>
          </w:tcPr>
          <w:p w14:paraId="123E8F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7" w:author="Camilo Andrés Díaz Gómez" w:date="2023-03-14T21:33:00Z"/>
                <w:rFonts w:cs="Times New Roman"/>
              </w:rPr>
            </w:pPr>
          </w:p>
        </w:tc>
        <w:tc>
          <w:tcPr>
            <w:tcW w:w="652" w:type="dxa"/>
          </w:tcPr>
          <w:p w14:paraId="05089FA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8" w:author="Camilo Andrés Díaz Gómez" w:date="2023-03-14T21:33:00Z"/>
                <w:rFonts w:cs="Times New Roman"/>
              </w:rPr>
            </w:pPr>
          </w:p>
        </w:tc>
        <w:tc>
          <w:tcPr>
            <w:tcW w:w="655" w:type="dxa"/>
          </w:tcPr>
          <w:p w14:paraId="36E264E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499" w:author="Camilo Andrés Díaz Gómez" w:date="2023-03-14T21:33:00Z"/>
                <w:rFonts w:cs="Times New Roman"/>
              </w:rPr>
            </w:pPr>
          </w:p>
        </w:tc>
        <w:tc>
          <w:tcPr>
            <w:tcW w:w="652" w:type="dxa"/>
          </w:tcPr>
          <w:p w14:paraId="2645961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0" w:author="Camilo Andrés Díaz Gómez" w:date="2023-03-14T21:33:00Z"/>
                <w:rFonts w:cs="Times New Roman"/>
              </w:rPr>
            </w:pPr>
          </w:p>
        </w:tc>
        <w:tc>
          <w:tcPr>
            <w:tcW w:w="652" w:type="dxa"/>
          </w:tcPr>
          <w:p w14:paraId="569C7FB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1" w:author="Camilo Andrés Díaz Gómez" w:date="2023-03-14T21:33:00Z"/>
                <w:rFonts w:cs="Times New Roman"/>
              </w:rPr>
            </w:pPr>
          </w:p>
        </w:tc>
        <w:tc>
          <w:tcPr>
            <w:tcW w:w="652" w:type="dxa"/>
          </w:tcPr>
          <w:p w14:paraId="4CDD987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2" w:author="Camilo Andrés Díaz Gómez" w:date="2023-03-14T21:33:00Z"/>
                <w:rFonts w:cs="Times New Roman"/>
              </w:rPr>
            </w:pPr>
          </w:p>
        </w:tc>
        <w:tc>
          <w:tcPr>
            <w:tcW w:w="652" w:type="dxa"/>
          </w:tcPr>
          <w:p w14:paraId="6C2F75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3" w:author="Camilo Andrés Díaz Gómez" w:date="2023-03-14T21:33:00Z"/>
                <w:rFonts w:cs="Times New Roman"/>
              </w:rPr>
            </w:pPr>
          </w:p>
        </w:tc>
        <w:tc>
          <w:tcPr>
            <w:tcW w:w="652" w:type="dxa"/>
          </w:tcPr>
          <w:p w14:paraId="73B059E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4" w:author="Camilo Andrés Díaz Gómez" w:date="2023-03-14T21:33:00Z"/>
                <w:rFonts w:cs="Times New Roman"/>
              </w:rPr>
            </w:pPr>
          </w:p>
        </w:tc>
        <w:tc>
          <w:tcPr>
            <w:tcW w:w="548" w:type="dxa"/>
          </w:tcPr>
          <w:p w14:paraId="4F74EEA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05" w:author="Camilo Andrés Díaz Gómez" w:date="2023-03-14T21:33:00Z"/>
                <w:rFonts w:cs="Times New Roman"/>
              </w:rPr>
            </w:pPr>
          </w:p>
        </w:tc>
      </w:tr>
      <w:tr w:rsidR="00AE3134" w:rsidRPr="00BB53D7" w14:paraId="177D5365" w14:textId="77777777" w:rsidTr="001A2974">
        <w:trPr>
          <w:ins w:id="350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8FC6723" w14:textId="77777777" w:rsidR="00AE3134" w:rsidRPr="00BB53D7" w:rsidRDefault="00AE3134" w:rsidP="00EE67FE">
            <w:pPr>
              <w:jc w:val="center"/>
              <w:rPr>
                <w:ins w:id="3507" w:author="Camilo Andrés Díaz Gómez" w:date="2023-03-14T21:33:00Z"/>
                <w:rFonts w:cs="Times New Roman"/>
                <w:szCs w:val="24"/>
              </w:rPr>
            </w:pPr>
            <w:proofErr w:type="spellStart"/>
            <w:ins w:id="3508"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060D9C4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09" w:author="Camilo Andrés Díaz Gómez" w:date="2023-03-14T21:33:00Z"/>
                <w:rFonts w:cs="Times New Roman"/>
              </w:rPr>
            </w:pPr>
          </w:p>
        </w:tc>
        <w:tc>
          <w:tcPr>
            <w:tcW w:w="708" w:type="dxa"/>
          </w:tcPr>
          <w:p w14:paraId="533145A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0" w:author="Camilo Andrés Díaz Gómez" w:date="2023-03-14T21:33:00Z"/>
                <w:rFonts w:cs="Times New Roman"/>
              </w:rPr>
            </w:pPr>
          </w:p>
        </w:tc>
        <w:tc>
          <w:tcPr>
            <w:tcW w:w="709" w:type="dxa"/>
          </w:tcPr>
          <w:p w14:paraId="244A0D2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1" w:author="Camilo Andrés Díaz Gómez" w:date="2023-03-14T21:33:00Z"/>
                <w:rFonts w:cs="Times New Roman"/>
              </w:rPr>
            </w:pPr>
          </w:p>
        </w:tc>
        <w:tc>
          <w:tcPr>
            <w:tcW w:w="709" w:type="dxa"/>
            <w:shd w:val="clear" w:color="auto" w:fill="D9E2F3" w:themeFill="accent1" w:themeFillTint="33"/>
          </w:tcPr>
          <w:p w14:paraId="47E78A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2" w:author="Camilo Andrés Díaz Gómez" w:date="2023-03-14T21:33:00Z"/>
                <w:rFonts w:cs="Times New Roman"/>
              </w:rPr>
            </w:pPr>
            <w:ins w:id="3513" w:author="Camilo Andrés Díaz Gómez" w:date="2023-03-14T21:33:00Z">
              <w:r w:rsidRPr="00BB53D7">
                <w:rPr>
                  <w:rFonts w:cs="Times New Roman"/>
                </w:rPr>
                <w:t>X</w:t>
              </w:r>
            </w:ins>
          </w:p>
        </w:tc>
        <w:tc>
          <w:tcPr>
            <w:tcW w:w="709" w:type="dxa"/>
          </w:tcPr>
          <w:p w14:paraId="18ACC79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4" w:author="Camilo Andrés Díaz Gómez" w:date="2023-03-14T21:33:00Z"/>
                <w:rFonts w:cs="Times New Roman"/>
              </w:rPr>
            </w:pPr>
          </w:p>
        </w:tc>
        <w:tc>
          <w:tcPr>
            <w:tcW w:w="708" w:type="dxa"/>
          </w:tcPr>
          <w:p w14:paraId="37721DF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5" w:author="Camilo Andrés Díaz Gómez" w:date="2023-03-14T21:33:00Z"/>
                <w:rFonts w:cs="Times New Roman"/>
              </w:rPr>
            </w:pPr>
          </w:p>
        </w:tc>
        <w:tc>
          <w:tcPr>
            <w:tcW w:w="754" w:type="dxa"/>
          </w:tcPr>
          <w:p w14:paraId="2FF436F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6" w:author="Camilo Andrés Díaz Gómez" w:date="2023-03-14T21:33:00Z"/>
                <w:rFonts w:cs="Times New Roman"/>
              </w:rPr>
            </w:pPr>
          </w:p>
        </w:tc>
        <w:tc>
          <w:tcPr>
            <w:tcW w:w="652" w:type="dxa"/>
          </w:tcPr>
          <w:p w14:paraId="46EE72D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7" w:author="Camilo Andrés Díaz Gómez" w:date="2023-03-14T21:33:00Z"/>
                <w:rFonts w:cs="Times New Roman"/>
              </w:rPr>
            </w:pPr>
          </w:p>
        </w:tc>
        <w:tc>
          <w:tcPr>
            <w:tcW w:w="652" w:type="dxa"/>
          </w:tcPr>
          <w:p w14:paraId="44B836F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8" w:author="Camilo Andrés Díaz Gómez" w:date="2023-03-14T21:33:00Z"/>
                <w:rFonts w:cs="Times New Roman"/>
              </w:rPr>
            </w:pPr>
          </w:p>
        </w:tc>
        <w:tc>
          <w:tcPr>
            <w:tcW w:w="655" w:type="dxa"/>
          </w:tcPr>
          <w:p w14:paraId="6A205BB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19" w:author="Camilo Andrés Díaz Gómez" w:date="2023-03-14T21:33:00Z"/>
                <w:rFonts w:cs="Times New Roman"/>
              </w:rPr>
            </w:pPr>
          </w:p>
        </w:tc>
        <w:tc>
          <w:tcPr>
            <w:tcW w:w="652" w:type="dxa"/>
          </w:tcPr>
          <w:p w14:paraId="766A929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0" w:author="Camilo Andrés Díaz Gómez" w:date="2023-03-14T21:33:00Z"/>
                <w:rFonts w:cs="Times New Roman"/>
              </w:rPr>
            </w:pPr>
          </w:p>
        </w:tc>
        <w:tc>
          <w:tcPr>
            <w:tcW w:w="652" w:type="dxa"/>
          </w:tcPr>
          <w:p w14:paraId="71862C9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1" w:author="Camilo Andrés Díaz Gómez" w:date="2023-03-14T21:33:00Z"/>
                <w:rFonts w:cs="Times New Roman"/>
              </w:rPr>
            </w:pPr>
          </w:p>
        </w:tc>
        <w:tc>
          <w:tcPr>
            <w:tcW w:w="652" w:type="dxa"/>
          </w:tcPr>
          <w:p w14:paraId="43690A8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2" w:author="Camilo Andrés Díaz Gómez" w:date="2023-03-14T21:33:00Z"/>
                <w:rFonts w:cs="Times New Roman"/>
              </w:rPr>
            </w:pPr>
          </w:p>
        </w:tc>
        <w:tc>
          <w:tcPr>
            <w:tcW w:w="652" w:type="dxa"/>
          </w:tcPr>
          <w:p w14:paraId="2FC4972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3" w:author="Camilo Andrés Díaz Gómez" w:date="2023-03-14T21:33:00Z"/>
                <w:rFonts w:cs="Times New Roman"/>
              </w:rPr>
            </w:pPr>
          </w:p>
        </w:tc>
        <w:tc>
          <w:tcPr>
            <w:tcW w:w="652" w:type="dxa"/>
          </w:tcPr>
          <w:p w14:paraId="23E7BE6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4" w:author="Camilo Andrés Díaz Gómez" w:date="2023-03-14T21:33:00Z"/>
                <w:rFonts w:cs="Times New Roman"/>
              </w:rPr>
            </w:pPr>
          </w:p>
        </w:tc>
        <w:tc>
          <w:tcPr>
            <w:tcW w:w="548" w:type="dxa"/>
          </w:tcPr>
          <w:p w14:paraId="0C7FA2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25" w:author="Camilo Andrés Díaz Gómez" w:date="2023-03-14T21:33:00Z"/>
                <w:rFonts w:cs="Times New Roman"/>
              </w:rPr>
            </w:pPr>
          </w:p>
        </w:tc>
      </w:tr>
      <w:tr w:rsidR="00AE3134" w:rsidRPr="00BB53D7" w14:paraId="7BE07FC5" w14:textId="77777777" w:rsidTr="001A2974">
        <w:trPr>
          <w:cnfStyle w:val="000000100000" w:firstRow="0" w:lastRow="0" w:firstColumn="0" w:lastColumn="0" w:oddVBand="0" w:evenVBand="0" w:oddHBand="1" w:evenHBand="0" w:firstRowFirstColumn="0" w:firstRowLastColumn="0" w:lastRowFirstColumn="0" w:lastRowLastColumn="0"/>
          <w:ins w:id="352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DF50243" w14:textId="77777777" w:rsidR="00AE3134" w:rsidRPr="00BB53D7" w:rsidRDefault="00AE3134" w:rsidP="00EE67FE">
            <w:pPr>
              <w:jc w:val="center"/>
              <w:rPr>
                <w:ins w:id="3527" w:author="Camilo Andrés Díaz Gómez" w:date="2023-03-14T21:33:00Z"/>
                <w:rFonts w:cs="Times New Roman"/>
                <w:szCs w:val="24"/>
              </w:rPr>
            </w:pPr>
            <w:proofErr w:type="spellStart"/>
            <w:ins w:id="3528"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7B64A37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29" w:author="Camilo Andrés Díaz Gómez" w:date="2023-03-14T21:33:00Z"/>
                <w:rFonts w:cs="Times New Roman"/>
              </w:rPr>
            </w:pPr>
          </w:p>
        </w:tc>
        <w:tc>
          <w:tcPr>
            <w:tcW w:w="708" w:type="dxa"/>
          </w:tcPr>
          <w:p w14:paraId="5EE1333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0" w:author="Camilo Andrés Díaz Gómez" w:date="2023-03-14T21:33:00Z"/>
                <w:rFonts w:cs="Times New Roman"/>
              </w:rPr>
            </w:pPr>
          </w:p>
        </w:tc>
        <w:tc>
          <w:tcPr>
            <w:tcW w:w="709" w:type="dxa"/>
          </w:tcPr>
          <w:p w14:paraId="0076134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1" w:author="Camilo Andrés Díaz Gómez" w:date="2023-03-14T21:33:00Z"/>
                <w:rFonts w:cs="Times New Roman"/>
              </w:rPr>
            </w:pPr>
          </w:p>
        </w:tc>
        <w:tc>
          <w:tcPr>
            <w:tcW w:w="709" w:type="dxa"/>
            <w:shd w:val="clear" w:color="auto" w:fill="D9E2F3" w:themeFill="accent1" w:themeFillTint="33"/>
          </w:tcPr>
          <w:p w14:paraId="4CCF60C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2" w:author="Camilo Andrés Díaz Gómez" w:date="2023-03-14T21:33:00Z"/>
                <w:rFonts w:cs="Times New Roman"/>
              </w:rPr>
            </w:pPr>
            <w:ins w:id="3533" w:author="Camilo Andrés Díaz Gómez" w:date="2023-03-14T21:33:00Z">
              <w:r w:rsidRPr="00BB53D7">
                <w:rPr>
                  <w:rFonts w:cs="Times New Roman"/>
                </w:rPr>
                <w:t>X</w:t>
              </w:r>
            </w:ins>
          </w:p>
        </w:tc>
        <w:tc>
          <w:tcPr>
            <w:tcW w:w="709" w:type="dxa"/>
            <w:shd w:val="clear" w:color="auto" w:fill="D9E2F3" w:themeFill="accent1" w:themeFillTint="33"/>
          </w:tcPr>
          <w:p w14:paraId="4AC0195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4" w:author="Camilo Andrés Díaz Gómez" w:date="2023-03-14T21:33:00Z"/>
                <w:rFonts w:cs="Times New Roman"/>
              </w:rPr>
            </w:pPr>
            <w:ins w:id="3535" w:author="Camilo Andrés Díaz Gómez" w:date="2023-03-14T21:33:00Z">
              <w:r w:rsidRPr="00BB53D7">
                <w:rPr>
                  <w:rFonts w:cs="Times New Roman"/>
                </w:rPr>
                <w:t>X</w:t>
              </w:r>
            </w:ins>
          </w:p>
        </w:tc>
        <w:tc>
          <w:tcPr>
            <w:tcW w:w="708" w:type="dxa"/>
          </w:tcPr>
          <w:p w14:paraId="4699179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6" w:author="Camilo Andrés Díaz Gómez" w:date="2023-03-14T21:33:00Z"/>
                <w:rFonts w:cs="Times New Roman"/>
              </w:rPr>
            </w:pPr>
          </w:p>
        </w:tc>
        <w:tc>
          <w:tcPr>
            <w:tcW w:w="754" w:type="dxa"/>
          </w:tcPr>
          <w:p w14:paraId="7A2BC94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7" w:author="Camilo Andrés Díaz Gómez" w:date="2023-03-14T21:33:00Z"/>
                <w:rFonts w:cs="Times New Roman"/>
              </w:rPr>
            </w:pPr>
          </w:p>
        </w:tc>
        <w:tc>
          <w:tcPr>
            <w:tcW w:w="652" w:type="dxa"/>
          </w:tcPr>
          <w:p w14:paraId="7CD5DAE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8" w:author="Camilo Andrés Díaz Gómez" w:date="2023-03-14T21:33:00Z"/>
                <w:rFonts w:cs="Times New Roman"/>
              </w:rPr>
            </w:pPr>
          </w:p>
        </w:tc>
        <w:tc>
          <w:tcPr>
            <w:tcW w:w="652" w:type="dxa"/>
          </w:tcPr>
          <w:p w14:paraId="333B7A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39" w:author="Camilo Andrés Díaz Gómez" w:date="2023-03-14T21:33:00Z"/>
                <w:rFonts w:cs="Times New Roman"/>
              </w:rPr>
            </w:pPr>
          </w:p>
        </w:tc>
        <w:tc>
          <w:tcPr>
            <w:tcW w:w="655" w:type="dxa"/>
          </w:tcPr>
          <w:p w14:paraId="0BCDDB3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0" w:author="Camilo Andrés Díaz Gómez" w:date="2023-03-14T21:33:00Z"/>
                <w:rFonts w:cs="Times New Roman"/>
              </w:rPr>
            </w:pPr>
          </w:p>
        </w:tc>
        <w:tc>
          <w:tcPr>
            <w:tcW w:w="652" w:type="dxa"/>
          </w:tcPr>
          <w:p w14:paraId="735FB1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1" w:author="Camilo Andrés Díaz Gómez" w:date="2023-03-14T21:33:00Z"/>
                <w:rFonts w:cs="Times New Roman"/>
              </w:rPr>
            </w:pPr>
          </w:p>
        </w:tc>
        <w:tc>
          <w:tcPr>
            <w:tcW w:w="652" w:type="dxa"/>
          </w:tcPr>
          <w:p w14:paraId="3924E5B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2" w:author="Camilo Andrés Díaz Gómez" w:date="2023-03-14T21:33:00Z"/>
                <w:rFonts w:cs="Times New Roman"/>
              </w:rPr>
            </w:pPr>
          </w:p>
        </w:tc>
        <w:tc>
          <w:tcPr>
            <w:tcW w:w="652" w:type="dxa"/>
          </w:tcPr>
          <w:p w14:paraId="578DE46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3" w:author="Camilo Andrés Díaz Gómez" w:date="2023-03-14T21:33:00Z"/>
                <w:rFonts w:cs="Times New Roman"/>
              </w:rPr>
            </w:pPr>
          </w:p>
        </w:tc>
        <w:tc>
          <w:tcPr>
            <w:tcW w:w="652" w:type="dxa"/>
          </w:tcPr>
          <w:p w14:paraId="79809A2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4" w:author="Camilo Andrés Díaz Gómez" w:date="2023-03-14T21:33:00Z"/>
                <w:rFonts w:cs="Times New Roman"/>
              </w:rPr>
            </w:pPr>
          </w:p>
        </w:tc>
        <w:tc>
          <w:tcPr>
            <w:tcW w:w="652" w:type="dxa"/>
          </w:tcPr>
          <w:p w14:paraId="55A7071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5" w:author="Camilo Andrés Díaz Gómez" w:date="2023-03-14T21:33:00Z"/>
                <w:rFonts w:cs="Times New Roman"/>
              </w:rPr>
            </w:pPr>
          </w:p>
        </w:tc>
        <w:tc>
          <w:tcPr>
            <w:tcW w:w="548" w:type="dxa"/>
          </w:tcPr>
          <w:p w14:paraId="03C6C78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46" w:author="Camilo Andrés Díaz Gómez" w:date="2023-03-14T21:33:00Z"/>
                <w:rFonts w:cs="Times New Roman"/>
              </w:rPr>
            </w:pPr>
          </w:p>
        </w:tc>
      </w:tr>
      <w:tr w:rsidR="00AE3134" w:rsidRPr="00BB53D7" w14:paraId="69E49BAE" w14:textId="77777777" w:rsidTr="001A2974">
        <w:trPr>
          <w:ins w:id="354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E929596" w14:textId="77777777" w:rsidR="00AE3134" w:rsidRPr="00BB53D7" w:rsidRDefault="00AE3134" w:rsidP="00EE67FE">
            <w:pPr>
              <w:jc w:val="center"/>
              <w:rPr>
                <w:ins w:id="3548" w:author="Camilo Andrés Díaz Gómez" w:date="2023-03-14T21:33:00Z"/>
                <w:rFonts w:cs="Times New Roman"/>
                <w:szCs w:val="24"/>
              </w:rPr>
            </w:pPr>
            <w:proofErr w:type="spellStart"/>
            <w:ins w:id="3549"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0881806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0" w:author="Camilo Andrés Díaz Gómez" w:date="2023-03-14T21:33:00Z"/>
                <w:rFonts w:cs="Times New Roman"/>
              </w:rPr>
            </w:pPr>
          </w:p>
        </w:tc>
        <w:tc>
          <w:tcPr>
            <w:tcW w:w="708" w:type="dxa"/>
          </w:tcPr>
          <w:p w14:paraId="6B287C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1" w:author="Camilo Andrés Díaz Gómez" w:date="2023-03-14T21:33:00Z"/>
                <w:rFonts w:cs="Times New Roman"/>
              </w:rPr>
            </w:pPr>
          </w:p>
        </w:tc>
        <w:tc>
          <w:tcPr>
            <w:tcW w:w="709" w:type="dxa"/>
          </w:tcPr>
          <w:p w14:paraId="0B3C854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2" w:author="Camilo Andrés Díaz Gómez" w:date="2023-03-14T21:33:00Z"/>
                <w:rFonts w:cs="Times New Roman"/>
              </w:rPr>
            </w:pPr>
          </w:p>
        </w:tc>
        <w:tc>
          <w:tcPr>
            <w:tcW w:w="709" w:type="dxa"/>
          </w:tcPr>
          <w:p w14:paraId="2BD2B65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3" w:author="Camilo Andrés Díaz Gómez" w:date="2023-03-14T21:33:00Z"/>
                <w:rFonts w:cs="Times New Roman"/>
              </w:rPr>
            </w:pPr>
          </w:p>
        </w:tc>
        <w:tc>
          <w:tcPr>
            <w:tcW w:w="709" w:type="dxa"/>
            <w:shd w:val="clear" w:color="auto" w:fill="FBE4D5" w:themeFill="accent2" w:themeFillTint="33"/>
          </w:tcPr>
          <w:p w14:paraId="4DA8DEA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4" w:author="Camilo Andrés Díaz Gómez" w:date="2023-03-14T21:33:00Z"/>
                <w:rFonts w:cs="Times New Roman"/>
              </w:rPr>
            </w:pPr>
            <w:ins w:id="3555" w:author="Camilo Andrés Díaz Gómez" w:date="2023-03-14T21:33:00Z">
              <w:r w:rsidRPr="00BB53D7">
                <w:rPr>
                  <w:rFonts w:cs="Times New Roman"/>
                </w:rPr>
                <w:t>X</w:t>
              </w:r>
            </w:ins>
          </w:p>
        </w:tc>
        <w:tc>
          <w:tcPr>
            <w:tcW w:w="708" w:type="dxa"/>
          </w:tcPr>
          <w:p w14:paraId="627259F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6" w:author="Camilo Andrés Díaz Gómez" w:date="2023-03-14T21:33:00Z"/>
                <w:rFonts w:cs="Times New Roman"/>
              </w:rPr>
            </w:pPr>
          </w:p>
        </w:tc>
        <w:tc>
          <w:tcPr>
            <w:tcW w:w="754" w:type="dxa"/>
          </w:tcPr>
          <w:p w14:paraId="57F387B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7" w:author="Camilo Andrés Díaz Gómez" w:date="2023-03-14T21:33:00Z"/>
                <w:rFonts w:cs="Times New Roman"/>
              </w:rPr>
            </w:pPr>
          </w:p>
        </w:tc>
        <w:tc>
          <w:tcPr>
            <w:tcW w:w="652" w:type="dxa"/>
          </w:tcPr>
          <w:p w14:paraId="34AA6FE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8" w:author="Camilo Andrés Díaz Gómez" w:date="2023-03-14T21:33:00Z"/>
                <w:rFonts w:cs="Times New Roman"/>
              </w:rPr>
            </w:pPr>
          </w:p>
        </w:tc>
        <w:tc>
          <w:tcPr>
            <w:tcW w:w="652" w:type="dxa"/>
          </w:tcPr>
          <w:p w14:paraId="099353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59" w:author="Camilo Andrés Díaz Gómez" w:date="2023-03-14T21:33:00Z"/>
                <w:rFonts w:cs="Times New Roman"/>
              </w:rPr>
            </w:pPr>
          </w:p>
        </w:tc>
        <w:tc>
          <w:tcPr>
            <w:tcW w:w="655" w:type="dxa"/>
          </w:tcPr>
          <w:p w14:paraId="73FEB3A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0" w:author="Camilo Andrés Díaz Gómez" w:date="2023-03-14T21:33:00Z"/>
                <w:rFonts w:cs="Times New Roman"/>
              </w:rPr>
            </w:pPr>
          </w:p>
        </w:tc>
        <w:tc>
          <w:tcPr>
            <w:tcW w:w="652" w:type="dxa"/>
          </w:tcPr>
          <w:p w14:paraId="0D3EB4E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1" w:author="Camilo Andrés Díaz Gómez" w:date="2023-03-14T21:33:00Z"/>
                <w:rFonts w:cs="Times New Roman"/>
              </w:rPr>
            </w:pPr>
          </w:p>
        </w:tc>
        <w:tc>
          <w:tcPr>
            <w:tcW w:w="652" w:type="dxa"/>
          </w:tcPr>
          <w:p w14:paraId="39AFEF3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2" w:author="Camilo Andrés Díaz Gómez" w:date="2023-03-14T21:33:00Z"/>
                <w:rFonts w:cs="Times New Roman"/>
              </w:rPr>
            </w:pPr>
          </w:p>
        </w:tc>
        <w:tc>
          <w:tcPr>
            <w:tcW w:w="652" w:type="dxa"/>
          </w:tcPr>
          <w:p w14:paraId="2D7817B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3" w:author="Camilo Andrés Díaz Gómez" w:date="2023-03-14T21:33:00Z"/>
                <w:rFonts w:cs="Times New Roman"/>
              </w:rPr>
            </w:pPr>
          </w:p>
        </w:tc>
        <w:tc>
          <w:tcPr>
            <w:tcW w:w="652" w:type="dxa"/>
          </w:tcPr>
          <w:p w14:paraId="7333D84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4" w:author="Camilo Andrés Díaz Gómez" w:date="2023-03-14T21:33:00Z"/>
                <w:rFonts w:cs="Times New Roman"/>
              </w:rPr>
            </w:pPr>
          </w:p>
        </w:tc>
        <w:tc>
          <w:tcPr>
            <w:tcW w:w="652" w:type="dxa"/>
          </w:tcPr>
          <w:p w14:paraId="26FCBFC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5" w:author="Camilo Andrés Díaz Gómez" w:date="2023-03-14T21:33:00Z"/>
                <w:rFonts w:cs="Times New Roman"/>
              </w:rPr>
            </w:pPr>
          </w:p>
        </w:tc>
        <w:tc>
          <w:tcPr>
            <w:tcW w:w="548" w:type="dxa"/>
          </w:tcPr>
          <w:p w14:paraId="4955568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66" w:author="Camilo Andrés Díaz Gómez" w:date="2023-03-14T21:33:00Z"/>
                <w:rFonts w:cs="Times New Roman"/>
              </w:rPr>
            </w:pPr>
          </w:p>
        </w:tc>
      </w:tr>
      <w:tr w:rsidR="00AE3134" w:rsidRPr="00BB53D7" w14:paraId="72EA2CEE" w14:textId="77777777" w:rsidTr="001A2974">
        <w:trPr>
          <w:cnfStyle w:val="000000100000" w:firstRow="0" w:lastRow="0" w:firstColumn="0" w:lastColumn="0" w:oddVBand="0" w:evenVBand="0" w:oddHBand="1" w:evenHBand="0" w:firstRowFirstColumn="0" w:firstRowLastColumn="0" w:lastRowFirstColumn="0" w:lastRowLastColumn="0"/>
          <w:ins w:id="356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23555FB" w14:textId="77777777" w:rsidR="00AE3134" w:rsidRPr="00BB53D7" w:rsidRDefault="00AE3134" w:rsidP="00EE67FE">
            <w:pPr>
              <w:jc w:val="center"/>
              <w:rPr>
                <w:ins w:id="3568" w:author="Camilo Andrés Díaz Gómez" w:date="2023-03-14T21:33:00Z"/>
                <w:rFonts w:cs="Times New Roman"/>
                <w:szCs w:val="24"/>
              </w:rPr>
            </w:pPr>
            <w:proofErr w:type="spellStart"/>
            <w:ins w:id="3569"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33023A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0" w:author="Camilo Andrés Díaz Gómez" w:date="2023-03-14T21:33:00Z"/>
                <w:rFonts w:cs="Times New Roman"/>
              </w:rPr>
            </w:pPr>
          </w:p>
        </w:tc>
        <w:tc>
          <w:tcPr>
            <w:tcW w:w="708" w:type="dxa"/>
          </w:tcPr>
          <w:p w14:paraId="78D46A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1" w:author="Camilo Andrés Díaz Gómez" w:date="2023-03-14T21:33:00Z"/>
                <w:rFonts w:cs="Times New Roman"/>
              </w:rPr>
            </w:pPr>
          </w:p>
        </w:tc>
        <w:tc>
          <w:tcPr>
            <w:tcW w:w="709" w:type="dxa"/>
          </w:tcPr>
          <w:p w14:paraId="07FD0D0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2" w:author="Camilo Andrés Díaz Gómez" w:date="2023-03-14T21:33:00Z"/>
                <w:rFonts w:cs="Times New Roman"/>
              </w:rPr>
            </w:pPr>
          </w:p>
        </w:tc>
        <w:tc>
          <w:tcPr>
            <w:tcW w:w="709" w:type="dxa"/>
          </w:tcPr>
          <w:p w14:paraId="11E91E5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3" w:author="Camilo Andrés Díaz Gómez" w:date="2023-03-14T21:33:00Z"/>
                <w:rFonts w:cs="Times New Roman"/>
              </w:rPr>
            </w:pPr>
          </w:p>
        </w:tc>
        <w:tc>
          <w:tcPr>
            <w:tcW w:w="709" w:type="dxa"/>
            <w:shd w:val="clear" w:color="auto" w:fill="FBE4D5" w:themeFill="accent2" w:themeFillTint="33"/>
          </w:tcPr>
          <w:p w14:paraId="373E62F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4" w:author="Camilo Andrés Díaz Gómez" w:date="2023-03-14T21:33:00Z"/>
                <w:rFonts w:cs="Times New Roman"/>
              </w:rPr>
            </w:pPr>
            <w:ins w:id="3575" w:author="Camilo Andrés Díaz Gómez" w:date="2023-03-14T21:33:00Z">
              <w:r w:rsidRPr="00BB53D7">
                <w:rPr>
                  <w:rFonts w:cs="Times New Roman"/>
                </w:rPr>
                <w:t>X</w:t>
              </w:r>
            </w:ins>
          </w:p>
        </w:tc>
        <w:tc>
          <w:tcPr>
            <w:tcW w:w="708" w:type="dxa"/>
            <w:shd w:val="clear" w:color="auto" w:fill="FBE4D5" w:themeFill="accent2" w:themeFillTint="33"/>
          </w:tcPr>
          <w:p w14:paraId="6F67C3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6" w:author="Camilo Andrés Díaz Gómez" w:date="2023-03-14T21:33:00Z"/>
                <w:rFonts w:cs="Times New Roman"/>
              </w:rPr>
            </w:pPr>
            <w:ins w:id="3577" w:author="Camilo Andrés Díaz Gómez" w:date="2023-03-14T21:33:00Z">
              <w:r w:rsidRPr="00BB53D7">
                <w:rPr>
                  <w:rFonts w:cs="Times New Roman"/>
                </w:rPr>
                <w:t>X</w:t>
              </w:r>
            </w:ins>
          </w:p>
        </w:tc>
        <w:tc>
          <w:tcPr>
            <w:tcW w:w="754" w:type="dxa"/>
          </w:tcPr>
          <w:p w14:paraId="7AB46B5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8" w:author="Camilo Andrés Díaz Gómez" w:date="2023-03-14T21:33:00Z"/>
                <w:rFonts w:cs="Times New Roman"/>
              </w:rPr>
            </w:pPr>
          </w:p>
        </w:tc>
        <w:tc>
          <w:tcPr>
            <w:tcW w:w="652" w:type="dxa"/>
          </w:tcPr>
          <w:p w14:paraId="76872A7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79" w:author="Camilo Andrés Díaz Gómez" w:date="2023-03-14T21:33:00Z"/>
                <w:rFonts w:cs="Times New Roman"/>
              </w:rPr>
            </w:pPr>
          </w:p>
        </w:tc>
        <w:tc>
          <w:tcPr>
            <w:tcW w:w="652" w:type="dxa"/>
          </w:tcPr>
          <w:p w14:paraId="3A742DA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0" w:author="Camilo Andrés Díaz Gómez" w:date="2023-03-14T21:33:00Z"/>
                <w:rFonts w:cs="Times New Roman"/>
              </w:rPr>
            </w:pPr>
          </w:p>
        </w:tc>
        <w:tc>
          <w:tcPr>
            <w:tcW w:w="655" w:type="dxa"/>
          </w:tcPr>
          <w:p w14:paraId="1608629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1" w:author="Camilo Andrés Díaz Gómez" w:date="2023-03-14T21:33:00Z"/>
                <w:rFonts w:cs="Times New Roman"/>
              </w:rPr>
            </w:pPr>
          </w:p>
        </w:tc>
        <w:tc>
          <w:tcPr>
            <w:tcW w:w="652" w:type="dxa"/>
          </w:tcPr>
          <w:p w14:paraId="5ABA3B0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2" w:author="Camilo Andrés Díaz Gómez" w:date="2023-03-14T21:33:00Z"/>
                <w:rFonts w:cs="Times New Roman"/>
              </w:rPr>
            </w:pPr>
          </w:p>
        </w:tc>
        <w:tc>
          <w:tcPr>
            <w:tcW w:w="652" w:type="dxa"/>
          </w:tcPr>
          <w:p w14:paraId="35775A0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3" w:author="Camilo Andrés Díaz Gómez" w:date="2023-03-14T21:33:00Z"/>
                <w:rFonts w:cs="Times New Roman"/>
              </w:rPr>
            </w:pPr>
          </w:p>
        </w:tc>
        <w:tc>
          <w:tcPr>
            <w:tcW w:w="652" w:type="dxa"/>
          </w:tcPr>
          <w:p w14:paraId="3EC59A4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4" w:author="Camilo Andrés Díaz Gómez" w:date="2023-03-14T21:33:00Z"/>
                <w:rFonts w:cs="Times New Roman"/>
              </w:rPr>
            </w:pPr>
          </w:p>
        </w:tc>
        <w:tc>
          <w:tcPr>
            <w:tcW w:w="652" w:type="dxa"/>
          </w:tcPr>
          <w:p w14:paraId="3DBB960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5" w:author="Camilo Andrés Díaz Gómez" w:date="2023-03-14T21:33:00Z"/>
                <w:rFonts w:cs="Times New Roman"/>
              </w:rPr>
            </w:pPr>
          </w:p>
        </w:tc>
        <w:tc>
          <w:tcPr>
            <w:tcW w:w="652" w:type="dxa"/>
          </w:tcPr>
          <w:p w14:paraId="6077E31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6" w:author="Camilo Andrés Díaz Gómez" w:date="2023-03-14T21:33:00Z"/>
                <w:rFonts w:cs="Times New Roman"/>
              </w:rPr>
            </w:pPr>
          </w:p>
        </w:tc>
        <w:tc>
          <w:tcPr>
            <w:tcW w:w="548" w:type="dxa"/>
          </w:tcPr>
          <w:p w14:paraId="724F9A9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587" w:author="Camilo Andrés Díaz Gómez" w:date="2023-03-14T21:33:00Z"/>
                <w:rFonts w:cs="Times New Roman"/>
              </w:rPr>
            </w:pPr>
          </w:p>
        </w:tc>
      </w:tr>
      <w:tr w:rsidR="00AE3134" w:rsidRPr="00BB53D7" w14:paraId="383CF219" w14:textId="77777777" w:rsidTr="001A2974">
        <w:trPr>
          <w:ins w:id="358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CCA8865" w14:textId="77777777" w:rsidR="00AE3134" w:rsidRPr="00BB53D7" w:rsidRDefault="00AE3134" w:rsidP="00EE67FE">
            <w:pPr>
              <w:jc w:val="center"/>
              <w:rPr>
                <w:ins w:id="3589" w:author="Camilo Andrés Díaz Gómez" w:date="2023-03-14T21:33:00Z"/>
                <w:rFonts w:cs="Times New Roman"/>
                <w:szCs w:val="24"/>
              </w:rPr>
            </w:pPr>
            <w:proofErr w:type="spellStart"/>
            <w:ins w:id="3590"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20DF4DC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1" w:author="Camilo Andrés Díaz Gómez" w:date="2023-03-14T21:33:00Z"/>
                <w:rFonts w:cs="Times New Roman"/>
              </w:rPr>
            </w:pPr>
          </w:p>
        </w:tc>
        <w:tc>
          <w:tcPr>
            <w:tcW w:w="708" w:type="dxa"/>
          </w:tcPr>
          <w:p w14:paraId="31B6AE6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2" w:author="Camilo Andrés Díaz Gómez" w:date="2023-03-14T21:33:00Z"/>
                <w:rFonts w:cs="Times New Roman"/>
              </w:rPr>
            </w:pPr>
          </w:p>
        </w:tc>
        <w:tc>
          <w:tcPr>
            <w:tcW w:w="709" w:type="dxa"/>
          </w:tcPr>
          <w:p w14:paraId="484D24E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3" w:author="Camilo Andrés Díaz Gómez" w:date="2023-03-14T21:33:00Z"/>
                <w:rFonts w:cs="Times New Roman"/>
              </w:rPr>
            </w:pPr>
          </w:p>
        </w:tc>
        <w:tc>
          <w:tcPr>
            <w:tcW w:w="709" w:type="dxa"/>
          </w:tcPr>
          <w:p w14:paraId="528D349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4" w:author="Camilo Andrés Díaz Gómez" w:date="2023-03-14T21:33:00Z"/>
                <w:rFonts w:cs="Times New Roman"/>
              </w:rPr>
            </w:pPr>
          </w:p>
        </w:tc>
        <w:tc>
          <w:tcPr>
            <w:tcW w:w="709" w:type="dxa"/>
            <w:shd w:val="clear" w:color="auto" w:fill="FFE599" w:themeFill="accent4" w:themeFillTint="66"/>
          </w:tcPr>
          <w:p w14:paraId="0E2859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5" w:author="Camilo Andrés Díaz Gómez" w:date="2023-03-14T21:33:00Z"/>
                <w:rFonts w:cs="Times New Roman"/>
              </w:rPr>
            </w:pPr>
            <w:ins w:id="3596" w:author="Camilo Andrés Díaz Gómez" w:date="2023-03-14T21:33:00Z">
              <w:r w:rsidRPr="00BB53D7">
                <w:rPr>
                  <w:rFonts w:cs="Times New Roman"/>
                </w:rPr>
                <w:t>X</w:t>
              </w:r>
            </w:ins>
          </w:p>
        </w:tc>
        <w:tc>
          <w:tcPr>
            <w:tcW w:w="708" w:type="dxa"/>
            <w:shd w:val="clear" w:color="auto" w:fill="FFE599" w:themeFill="accent4" w:themeFillTint="66"/>
          </w:tcPr>
          <w:p w14:paraId="3D00735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7" w:author="Camilo Andrés Díaz Gómez" w:date="2023-03-14T21:33:00Z"/>
                <w:rFonts w:cs="Times New Roman"/>
              </w:rPr>
            </w:pPr>
            <w:ins w:id="3598" w:author="Camilo Andrés Díaz Gómez" w:date="2023-03-14T21:33:00Z">
              <w:r w:rsidRPr="00BB53D7">
                <w:rPr>
                  <w:rFonts w:cs="Times New Roman"/>
                </w:rPr>
                <w:t>X</w:t>
              </w:r>
            </w:ins>
          </w:p>
        </w:tc>
        <w:tc>
          <w:tcPr>
            <w:tcW w:w="754" w:type="dxa"/>
          </w:tcPr>
          <w:p w14:paraId="55562A9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599" w:author="Camilo Andrés Díaz Gómez" w:date="2023-03-14T21:33:00Z"/>
                <w:rFonts w:cs="Times New Roman"/>
              </w:rPr>
            </w:pPr>
          </w:p>
        </w:tc>
        <w:tc>
          <w:tcPr>
            <w:tcW w:w="652" w:type="dxa"/>
          </w:tcPr>
          <w:p w14:paraId="65AC0BF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0" w:author="Camilo Andrés Díaz Gómez" w:date="2023-03-14T21:33:00Z"/>
                <w:rFonts w:cs="Times New Roman"/>
              </w:rPr>
            </w:pPr>
          </w:p>
        </w:tc>
        <w:tc>
          <w:tcPr>
            <w:tcW w:w="652" w:type="dxa"/>
          </w:tcPr>
          <w:p w14:paraId="1452DB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1" w:author="Camilo Andrés Díaz Gómez" w:date="2023-03-14T21:33:00Z"/>
                <w:rFonts w:cs="Times New Roman"/>
              </w:rPr>
            </w:pPr>
          </w:p>
        </w:tc>
        <w:tc>
          <w:tcPr>
            <w:tcW w:w="655" w:type="dxa"/>
          </w:tcPr>
          <w:p w14:paraId="49B85A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2" w:author="Camilo Andrés Díaz Gómez" w:date="2023-03-14T21:33:00Z"/>
                <w:rFonts w:cs="Times New Roman"/>
              </w:rPr>
            </w:pPr>
          </w:p>
        </w:tc>
        <w:tc>
          <w:tcPr>
            <w:tcW w:w="652" w:type="dxa"/>
          </w:tcPr>
          <w:p w14:paraId="4076ECC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3" w:author="Camilo Andrés Díaz Gómez" w:date="2023-03-14T21:33:00Z"/>
                <w:rFonts w:cs="Times New Roman"/>
              </w:rPr>
            </w:pPr>
          </w:p>
        </w:tc>
        <w:tc>
          <w:tcPr>
            <w:tcW w:w="652" w:type="dxa"/>
          </w:tcPr>
          <w:p w14:paraId="2D65628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4" w:author="Camilo Andrés Díaz Gómez" w:date="2023-03-14T21:33:00Z"/>
                <w:rFonts w:cs="Times New Roman"/>
              </w:rPr>
            </w:pPr>
          </w:p>
        </w:tc>
        <w:tc>
          <w:tcPr>
            <w:tcW w:w="652" w:type="dxa"/>
          </w:tcPr>
          <w:p w14:paraId="2582D58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5" w:author="Camilo Andrés Díaz Gómez" w:date="2023-03-14T21:33:00Z"/>
                <w:rFonts w:cs="Times New Roman"/>
              </w:rPr>
            </w:pPr>
          </w:p>
        </w:tc>
        <w:tc>
          <w:tcPr>
            <w:tcW w:w="652" w:type="dxa"/>
          </w:tcPr>
          <w:p w14:paraId="274569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6" w:author="Camilo Andrés Díaz Gómez" w:date="2023-03-14T21:33:00Z"/>
                <w:rFonts w:cs="Times New Roman"/>
              </w:rPr>
            </w:pPr>
          </w:p>
        </w:tc>
        <w:tc>
          <w:tcPr>
            <w:tcW w:w="652" w:type="dxa"/>
          </w:tcPr>
          <w:p w14:paraId="2CE4206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7" w:author="Camilo Andrés Díaz Gómez" w:date="2023-03-14T21:33:00Z"/>
                <w:rFonts w:cs="Times New Roman"/>
              </w:rPr>
            </w:pPr>
          </w:p>
        </w:tc>
        <w:tc>
          <w:tcPr>
            <w:tcW w:w="548" w:type="dxa"/>
          </w:tcPr>
          <w:p w14:paraId="46BC134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08" w:author="Camilo Andrés Díaz Gómez" w:date="2023-03-14T21:33:00Z"/>
                <w:rFonts w:cs="Times New Roman"/>
              </w:rPr>
            </w:pPr>
          </w:p>
        </w:tc>
      </w:tr>
      <w:tr w:rsidR="00AE3134" w:rsidRPr="00BB53D7" w14:paraId="046EFCC2" w14:textId="77777777" w:rsidTr="001A2974">
        <w:trPr>
          <w:cnfStyle w:val="000000100000" w:firstRow="0" w:lastRow="0" w:firstColumn="0" w:lastColumn="0" w:oddVBand="0" w:evenVBand="0" w:oddHBand="1" w:evenHBand="0" w:firstRowFirstColumn="0" w:firstRowLastColumn="0" w:lastRowFirstColumn="0" w:lastRowLastColumn="0"/>
          <w:ins w:id="360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520785C" w14:textId="77777777" w:rsidR="00AE3134" w:rsidRPr="00BB53D7" w:rsidRDefault="00AE3134" w:rsidP="00EE67FE">
            <w:pPr>
              <w:jc w:val="center"/>
              <w:rPr>
                <w:ins w:id="3610" w:author="Camilo Andrés Díaz Gómez" w:date="2023-03-14T21:33:00Z"/>
                <w:rFonts w:cs="Times New Roman"/>
                <w:szCs w:val="24"/>
              </w:rPr>
            </w:pPr>
            <w:proofErr w:type="spellStart"/>
            <w:ins w:id="3611"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19B61BA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2" w:author="Camilo Andrés Díaz Gómez" w:date="2023-03-14T21:33:00Z"/>
                <w:rFonts w:cs="Times New Roman"/>
              </w:rPr>
            </w:pPr>
          </w:p>
        </w:tc>
        <w:tc>
          <w:tcPr>
            <w:tcW w:w="708" w:type="dxa"/>
          </w:tcPr>
          <w:p w14:paraId="7A4F419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3" w:author="Camilo Andrés Díaz Gómez" w:date="2023-03-14T21:33:00Z"/>
                <w:rFonts w:cs="Times New Roman"/>
              </w:rPr>
            </w:pPr>
          </w:p>
        </w:tc>
        <w:tc>
          <w:tcPr>
            <w:tcW w:w="709" w:type="dxa"/>
          </w:tcPr>
          <w:p w14:paraId="4D93FD9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4" w:author="Camilo Andrés Díaz Gómez" w:date="2023-03-14T21:33:00Z"/>
                <w:rFonts w:cs="Times New Roman"/>
              </w:rPr>
            </w:pPr>
          </w:p>
        </w:tc>
        <w:tc>
          <w:tcPr>
            <w:tcW w:w="709" w:type="dxa"/>
          </w:tcPr>
          <w:p w14:paraId="4175866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5" w:author="Camilo Andrés Díaz Gómez" w:date="2023-03-14T21:33:00Z"/>
                <w:rFonts w:cs="Times New Roman"/>
              </w:rPr>
            </w:pPr>
          </w:p>
        </w:tc>
        <w:tc>
          <w:tcPr>
            <w:tcW w:w="709" w:type="dxa"/>
          </w:tcPr>
          <w:p w14:paraId="54B27F8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6" w:author="Camilo Andrés Díaz Gómez" w:date="2023-03-14T21:33:00Z"/>
                <w:rFonts w:cs="Times New Roman"/>
              </w:rPr>
            </w:pPr>
          </w:p>
        </w:tc>
        <w:tc>
          <w:tcPr>
            <w:tcW w:w="708" w:type="dxa"/>
            <w:shd w:val="clear" w:color="auto" w:fill="FFE599" w:themeFill="accent4" w:themeFillTint="66"/>
          </w:tcPr>
          <w:p w14:paraId="5ED4256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7" w:author="Camilo Andrés Díaz Gómez" w:date="2023-03-14T21:33:00Z"/>
                <w:rFonts w:cs="Times New Roman"/>
              </w:rPr>
            </w:pPr>
            <w:ins w:id="3618" w:author="Camilo Andrés Díaz Gómez" w:date="2023-03-14T21:33:00Z">
              <w:r w:rsidRPr="00BB53D7">
                <w:rPr>
                  <w:rFonts w:cs="Times New Roman"/>
                </w:rPr>
                <w:t>X</w:t>
              </w:r>
            </w:ins>
          </w:p>
        </w:tc>
        <w:tc>
          <w:tcPr>
            <w:tcW w:w="754" w:type="dxa"/>
          </w:tcPr>
          <w:p w14:paraId="0BABD0D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19" w:author="Camilo Andrés Díaz Gómez" w:date="2023-03-14T21:33:00Z"/>
                <w:rFonts w:cs="Times New Roman"/>
              </w:rPr>
            </w:pPr>
          </w:p>
        </w:tc>
        <w:tc>
          <w:tcPr>
            <w:tcW w:w="652" w:type="dxa"/>
          </w:tcPr>
          <w:p w14:paraId="597680B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0" w:author="Camilo Andrés Díaz Gómez" w:date="2023-03-14T21:33:00Z"/>
                <w:rFonts w:cs="Times New Roman"/>
              </w:rPr>
            </w:pPr>
          </w:p>
        </w:tc>
        <w:tc>
          <w:tcPr>
            <w:tcW w:w="652" w:type="dxa"/>
          </w:tcPr>
          <w:p w14:paraId="323505C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1" w:author="Camilo Andrés Díaz Gómez" w:date="2023-03-14T21:33:00Z"/>
                <w:rFonts w:cs="Times New Roman"/>
              </w:rPr>
            </w:pPr>
          </w:p>
        </w:tc>
        <w:tc>
          <w:tcPr>
            <w:tcW w:w="655" w:type="dxa"/>
          </w:tcPr>
          <w:p w14:paraId="372BBBE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2" w:author="Camilo Andrés Díaz Gómez" w:date="2023-03-14T21:33:00Z"/>
                <w:rFonts w:cs="Times New Roman"/>
              </w:rPr>
            </w:pPr>
          </w:p>
        </w:tc>
        <w:tc>
          <w:tcPr>
            <w:tcW w:w="652" w:type="dxa"/>
          </w:tcPr>
          <w:p w14:paraId="23D526A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3" w:author="Camilo Andrés Díaz Gómez" w:date="2023-03-14T21:33:00Z"/>
                <w:rFonts w:cs="Times New Roman"/>
              </w:rPr>
            </w:pPr>
          </w:p>
        </w:tc>
        <w:tc>
          <w:tcPr>
            <w:tcW w:w="652" w:type="dxa"/>
          </w:tcPr>
          <w:p w14:paraId="433886F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4" w:author="Camilo Andrés Díaz Gómez" w:date="2023-03-14T21:33:00Z"/>
                <w:rFonts w:cs="Times New Roman"/>
              </w:rPr>
            </w:pPr>
          </w:p>
        </w:tc>
        <w:tc>
          <w:tcPr>
            <w:tcW w:w="652" w:type="dxa"/>
          </w:tcPr>
          <w:p w14:paraId="6A9DC72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5" w:author="Camilo Andrés Díaz Gómez" w:date="2023-03-14T21:33:00Z"/>
                <w:rFonts w:cs="Times New Roman"/>
              </w:rPr>
            </w:pPr>
          </w:p>
        </w:tc>
        <w:tc>
          <w:tcPr>
            <w:tcW w:w="652" w:type="dxa"/>
          </w:tcPr>
          <w:p w14:paraId="41EF24A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6" w:author="Camilo Andrés Díaz Gómez" w:date="2023-03-14T21:33:00Z"/>
                <w:rFonts w:cs="Times New Roman"/>
              </w:rPr>
            </w:pPr>
          </w:p>
        </w:tc>
        <w:tc>
          <w:tcPr>
            <w:tcW w:w="652" w:type="dxa"/>
          </w:tcPr>
          <w:p w14:paraId="0E5EC91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7" w:author="Camilo Andrés Díaz Gómez" w:date="2023-03-14T21:33:00Z"/>
                <w:rFonts w:cs="Times New Roman"/>
              </w:rPr>
            </w:pPr>
          </w:p>
        </w:tc>
        <w:tc>
          <w:tcPr>
            <w:tcW w:w="548" w:type="dxa"/>
          </w:tcPr>
          <w:p w14:paraId="6554E20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28" w:author="Camilo Andrés Díaz Gómez" w:date="2023-03-14T21:33:00Z"/>
                <w:rFonts w:cs="Times New Roman"/>
              </w:rPr>
            </w:pPr>
          </w:p>
        </w:tc>
      </w:tr>
      <w:tr w:rsidR="00AE3134" w:rsidRPr="00BB53D7" w14:paraId="42277A8D" w14:textId="77777777" w:rsidTr="001A2974">
        <w:trPr>
          <w:ins w:id="362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0E36164" w14:textId="77777777" w:rsidR="00AE3134" w:rsidRPr="00BB53D7" w:rsidRDefault="00AE3134" w:rsidP="00EE67FE">
            <w:pPr>
              <w:jc w:val="center"/>
              <w:rPr>
                <w:ins w:id="3630" w:author="Camilo Andrés Díaz Gómez" w:date="2023-03-14T21:33:00Z"/>
                <w:rFonts w:cs="Times New Roman"/>
                <w:szCs w:val="24"/>
              </w:rPr>
            </w:pPr>
            <w:proofErr w:type="spellStart"/>
            <w:ins w:id="3631"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E1BF4A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2" w:author="Camilo Andrés Díaz Gómez" w:date="2023-03-14T21:33:00Z"/>
                <w:rFonts w:cs="Times New Roman"/>
              </w:rPr>
            </w:pPr>
          </w:p>
        </w:tc>
        <w:tc>
          <w:tcPr>
            <w:tcW w:w="708" w:type="dxa"/>
          </w:tcPr>
          <w:p w14:paraId="31863EE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3" w:author="Camilo Andrés Díaz Gómez" w:date="2023-03-14T21:33:00Z"/>
                <w:rFonts w:cs="Times New Roman"/>
              </w:rPr>
            </w:pPr>
          </w:p>
        </w:tc>
        <w:tc>
          <w:tcPr>
            <w:tcW w:w="709" w:type="dxa"/>
          </w:tcPr>
          <w:p w14:paraId="0628FF2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4" w:author="Camilo Andrés Díaz Gómez" w:date="2023-03-14T21:33:00Z"/>
                <w:rFonts w:cs="Times New Roman"/>
              </w:rPr>
            </w:pPr>
          </w:p>
        </w:tc>
        <w:tc>
          <w:tcPr>
            <w:tcW w:w="709" w:type="dxa"/>
          </w:tcPr>
          <w:p w14:paraId="6DD0B0E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5" w:author="Camilo Andrés Díaz Gómez" w:date="2023-03-14T21:33:00Z"/>
                <w:rFonts w:cs="Times New Roman"/>
              </w:rPr>
            </w:pPr>
          </w:p>
        </w:tc>
        <w:tc>
          <w:tcPr>
            <w:tcW w:w="709" w:type="dxa"/>
          </w:tcPr>
          <w:p w14:paraId="7A1FDA9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6" w:author="Camilo Andrés Díaz Gómez" w:date="2023-03-14T21:33:00Z"/>
                <w:rFonts w:cs="Times New Roman"/>
              </w:rPr>
            </w:pPr>
          </w:p>
        </w:tc>
        <w:tc>
          <w:tcPr>
            <w:tcW w:w="708" w:type="dxa"/>
          </w:tcPr>
          <w:p w14:paraId="3312E8E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7" w:author="Camilo Andrés Díaz Gómez" w:date="2023-03-14T21:33:00Z"/>
                <w:rFonts w:cs="Times New Roman"/>
              </w:rPr>
            </w:pPr>
          </w:p>
        </w:tc>
        <w:tc>
          <w:tcPr>
            <w:tcW w:w="754" w:type="dxa"/>
            <w:shd w:val="clear" w:color="auto" w:fill="FFE599" w:themeFill="accent4" w:themeFillTint="66"/>
          </w:tcPr>
          <w:p w14:paraId="777D58A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38" w:author="Camilo Andrés Díaz Gómez" w:date="2023-03-14T21:33:00Z"/>
                <w:rFonts w:cs="Times New Roman"/>
              </w:rPr>
            </w:pPr>
            <w:ins w:id="3639" w:author="Camilo Andrés Díaz Gómez" w:date="2023-03-14T21:33:00Z">
              <w:r w:rsidRPr="00BB53D7">
                <w:rPr>
                  <w:rFonts w:cs="Times New Roman"/>
                </w:rPr>
                <w:t>X</w:t>
              </w:r>
            </w:ins>
          </w:p>
        </w:tc>
        <w:tc>
          <w:tcPr>
            <w:tcW w:w="652" w:type="dxa"/>
          </w:tcPr>
          <w:p w14:paraId="1EBEF91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0" w:author="Camilo Andrés Díaz Gómez" w:date="2023-03-14T21:33:00Z"/>
                <w:rFonts w:cs="Times New Roman"/>
              </w:rPr>
            </w:pPr>
          </w:p>
        </w:tc>
        <w:tc>
          <w:tcPr>
            <w:tcW w:w="652" w:type="dxa"/>
          </w:tcPr>
          <w:p w14:paraId="1F672C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1" w:author="Camilo Andrés Díaz Gómez" w:date="2023-03-14T21:33:00Z"/>
                <w:rFonts w:cs="Times New Roman"/>
              </w:rPr>
            </w:pPr>
          </w:p>
        </w:tc>
        <w:tc>
          <w:tcPr>
            <w:tcW w:w="655" w:type="dxa"/>
          </w:tcPr>
          <w:p w14:paraId="542E332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2" w:author="Camilo Andrés Díaz Gómez" w:date="2023-03-14T21:33:00Z"/>
                <w:rFonts w:cs="Times New Roman"/>
              </w:rPr>
            </w:pPr>
          </w:p>
        </w:tc>
        <w:tc>
          <w:tcPr>
            <w:tcW w:w="652" w:type="dxa"/>
          </w:tcPr>
          <w:p w14:paraId="0B6C222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3" w:author="Camilo Andrés Díaz Gómez" w:date="2023-03-14T21:33:00Z"/>
                <w:rFonts w:cs="Times New Roman"/>
              </w:rPr>
            </w:pPr>
          </w:p>
        </w:tc>
        <w:tc>
          <w:tcPr>
            <w:tcW w:w="652" w:type="dxa"/>
          </w:tcPr>
          <w:p w14:paraId="4E65F4C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4" w:author="Camilo Andrés Díaz Gómez" w:date="2023-03-14T21:33:00Z"/>
                <w:rFonts w:cs="Times New Roman"/>
              </w:rPr>
            </w:pPr>
          </w:p>
        </w:tc>
        <w:tc>
          <w:tcPr>
            <w:tcW w:w="652" w:type="dxa"/>
          </w:tcPr>
          <w:p w14:paraId="386B3C6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5" w:author="Camilo Andrés Díaz Gómez" w:date="2023-03-14T21:33:00Z"/>
                <w:rFonts w:cs="Times New Roman"/>
              </w:rPr>
            </w:pPr>
          </w:p>
        </w:tc>
        <w:tc>
          <w:tcPr>
            <w:tcW w:w="652" w:type="dxa"/>
          </w:tcPr>
          <w:p w14:paraId="04F8D5F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6" w:author="Camilo Andrés Díaz Gómez" w:date="2023-03-14T21:33:00Z"/>
                <w:rFonts w:cs="Times New Roman"/>
              </w:rPr>
            </w:pPr>
          </w:p>
        </w:tc>
        <w:tc>
          <w:tcPr>
            <w:tcW w:w="652" w:type="dxa"/>
          </w:tcPr>
          <w:p w14:paraId="593463E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7" w:author="Camilo Andrés Díaz Gómez" w:date="2023-03-14T21:33:00Z"/>
                <w:rFonts w:cs="Times New Roman"/>
              </w:rPr>
            </w:pPr>
          </w:p>
        </w:tc>
        <w:tc>
          <w:tcPr>
            <w:tcW w:w="548" w:type="dxa"/>
          </w:tcPr>
          <w:p w14:paraId="49EA721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48" w:author="Camilo Andrés Díaz Gómez" w:date="2023-03-14T21:33:00Z"/>
                <w:rFonts w:cs="Times New Roman"/>
              </w:rPr>
            </w:pPr>
          </w:p>
        </w:tc>
      </w:tr>
      <w:tr w:rsidR="00AE3134" w:rsidRPr="00BB53D7" w14:paraId="34ED260F" w14:textId="77777777" w:rsidTr="001A2974">
        <w:trPr>
          <w:cnfStyle w:val="000000100000" w:firstRow="0" w:lastRow="0" w:firstColumn="0" w:lastColumn="0" w:oddVBand="0" w:evenVBand="0" w:oddHBand="1" w:evenHBand="0" w:firstRowFirstColumn="0" w:firstRowLastColumn="0" w:lastRowFirstColumn="0" w:lastRowLastColumn="0"/>
          <w:ins w:id="364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9554C7" w14:textId="77777777" w:rsidR="00AE3134" w:rsidRPr="00BB53D7" w:rsidRDefault="00AE3134" w:rsidP="00EE67FE">
            <w:pPr>
              <w:jc w:val="center"/>
              <w:rPr>
                <w:ins w:id="3650" w:author="Camilo Andrés Díaz Gómez" w:date="2023-03-14T21:33:00Z"/>
                <w:rFonts w:cs="Times New Roman"/>
                <w:szCs w:val="24"/>
              </w:rPr>
            </w:pPr>
            <w:proofErr w:type="spellStart"/>
            <w:ins w:id="3651"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1EE2432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2" w:author="Camilo Andrés Díaz Gómez" w:date="2023-03-14T21:33:00Z"/>
                <w:rFonts w:cs="Times New Roman"/>
              </w:rPr>
            </w:pPr>
          </w:p>
        </w:tc>
        <w:tc>
          <w:tcPr>
            <w:tcW w:w="708" w:type="dxa"/>
          </w:tcPr>
          <w:p w14:paraId="6937793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3" w:author="Camilo Andrés Díaz Gómez" w:date="2023-03-14T21:33:00Z"/>
                <w:rFonts w:cs="Times New Roman"/>
              </w:rPr>
            </w:pPr>
          </w:p>
        </w:tc>
        <w:tc>
          <w:tcPr>
            <w:tcW w:w="709" w:type="dxa"/>
          </w:tcPr>
          <w:p w14:paraId="103361A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4" w:author="Camilo Andrés Díaz Gómez" w:date="2023-03-14T21:33:00Z"/>
                <w:rFonts w:cs="Times New Roman"/>
              </w:rPr>
            </w:pPr>
          </w:p>
        </w:tc>
        <w:tc>
          <w:tcPr>
            <w:tcW w:w="709" w:type="dxa"/>
          </w:tcPr>
          <w:p w14:paraId="1E36B9A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5" w:author="Camilo Andrés Díaz Gómez" w:date="2023-03-14T21:33:00Z"/>
                <w:rFonts w:cs="Times New Roman"/>
              </w:rPr>
            </w:pPr>
          </w:p>
        </w:tc>
        <w:tc>
          <w:tcPr>
            <w:tcW w:w="709" w:type="dxa"/>
          </w:tcPr>
          <w:p w14:paraId="347D486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6" w:author="Camilo Andrés Díaz Gómez" w:date="2023-03-14T21:33:00Z"/>
                <w:rFonts w:cs="Times New Roman"/>
              </w:rPr>
            </w:pPr>
          </w:p>
        </w:tc>
        <w:tc>
          <w:tcPr>
            <w:tcW w:w="708" w:type="dxa"/>
          </w:tcPr>
          <w:p w14:paraId="454EB61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7" w:author="Camilo Andrés Díaz Gómez" w:date="2023-03-14T21:33:00Z"/>
                <w:rFonts w:cs="Times New Roman"/>
              </w:rPr>
            </w:pPr>
          </w:p>
        </w:tc>
        <w:tc>
          <w:tcPr>
            <w:tcW w:w="754" w:type="dxa"/>
            <w:shd w:val="clear" w:color="auto" w:fill="FFE599" w:themeFill="accent4" w:themeFillTint="66"/>
          </w:tcPr>
          <w:p w14:paraId="77AC45B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58" w:author="Camilo Andrés Díaz Gómez" w:date="2023-03-14T21:33:00Z"/>
                <w:rFonts w:cs="Times New Roman"/>
              </w:rPr>
            </w:pPr>
            <w:ins w:id="3659" w:author="Camilo Andrés Díaz Gómez" w:date="2023-03-14T21:33:00Z">
              <w:r w:rsidRPr="00BB53D7">
                <w:rPr>
                  <w:rFonts w:cs="Times New Roman"/>
                </w:rPr>
                <w:t>X</w:t>
              </w:r>
            </w:ins>
          </w:p>
        </w:tc>
        <w:tc>
          <w:tcPr>
            <w:tcW w:w="652" w:type="dxa"/>
            <w:shd w:val="clear" w:color="auto" w:fill="FFE599" w:themeFill="accent4" w:themeFillTint="66"/>
          </w:tcPr>
          <w:p w14:paraId="26FAF0D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0" w:author="Camilo Andrés Díaz Gómez" w:date="2023-03-14T21:33:00Z"/>
                <w:rFonts w:cs="Times New Roman"/>
              </w:rPr>
            </w:pPr>
            <w:ins w:id="3661" w:author="Camilo Andrés Díaz Gómez" w:date="2023-03-14T21:33:00Z">
              <w:r w:rsidRPr="00BB53D7">
                <w:rPr>
                  <w:rFonts w:cs="Times New Roman"/>
                </w:rPr>
                <w:t>X</w:t>
              </w:r>
            </w:ins>
          </w:p>
        </w:tc>
        <w:tc>
          <w:tcPr>
            <w:tcW w:w="652" w:type="dxa"/>
          </w:tcPr>
          <w:p w14:paraId="03F5677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2" w:author="Camilo Andrés Díaz Gómez" w:date="2023-03-14T21:33:00Z"/>
                <w:rFonts w:cs="Times New Roman"/>
              </w:rPr>
            </w:pPr>
          </w:p>
        </w:tc>
        <w:tc>
          <w:tcPr>
            <w:tcW w:w="655" w:type="dxa"/>
          </w:tcPr>
          <w:p w14:paraId="788EABB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3" w:author="Camilo Andrés Díaz Gómez" w:date="2023-03-14T21:33:00Z"/>
                <w:rFonts w:cs="Times New Roman"/>
              </w:rPr>
            </w:pPr>
          </w:p>
        </w:tc>
        <w:tc>
          <w:tcPr>
            <w:tcW w:w="652" w:type="dxa"/>
          </w:tcPr>
          <w:p w14:paraId="145DD4B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4" w:author="Camilo Andrés Díaz Gómez" w:date="2023-03-14T21:33:00Z"/>
                <w:rFonts w:cs="Times New Roman"/>
              </w:rPr>
            </w:pPr>
          </w:p>
        </w:tc>
        <w:tc>
          <w:tcPr>
            <w:tcW w:w="652" w:type="dxa"/>
          </w:tcPr>
          <w:p w14:paraId="6EB6062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5" w:author="Camilo Andrés Díaz Gómez" w:date="2023-03-14T21:33:00Z"/>
                <w:rFonts w:cs="Times New Roman"/>
              </w:rPr>
            </w:pPr>
          </w:p>
        </w:tc>
        <w:tc>
          <w:tcPr>
            <w:tcW w:w="652" w:type="dxa"/>
          </w:tcPr>
          <w:p w14:paraId="5816332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6" w:author="Camilo Andrés Díaz Gómez" w:date="2023-03-14T21:33:00Z"/>
                <w:rFonts w:cs="Times New Roman"/>
              </w:rPr>
            </w:pPr>
          </w:p>
        </w:tc>
        <w:tc>
          <w:tcPr>
            <w:tcW w:w="652" w:type="dxa"/>
          </w:tcPr>
          <w:p w14:paraId="66B508C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7" w:author="Camilo Andrés Díaz Gómez" w:date="2023-03-14T21:33:00Z"/>
                <w:rFonts w:cs="Times New Roman"/>
              </w:rPr>
            </w:pPr>
          </w:p>
        </w:tc>
        <w:tc>
          <w:tcPr>
            <w:tcW w:w="652" w:type="dxa"/>
          </w:tcPr>
          <w:p w14:paraId="4A1DA6A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8" w:author="Camilo Andrés Díaz Gómez" w:date="2023-03-14T21:33:00Z"/>
                <w:rFonts w:cs="Times New Roman"/>
              </w:rPr>
            </w:pPr>
          </w:p>
        </w:tc>
        <w:tc>
          <w:tcPr>
            <w:tcW w:w="548" w:type="dxa"/>
          </w:tcPr>
          <w:p w14:paraId="6E9067D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69" w:author="Camilo Andrés Díaz Gómez" w:date="2023-03-14T21:33:00Z"/>
                <w:rFonts w:cs="Times New Roman"/>
              </w:rPr>
            </w:pPr>
          </w:p>
        </w:tc>
      </w:tr>
      <w:tr w:rsidR="00AE3134" w:rsidRPr="00BB53D7" w14:paraId="386CBAB4" w14:textId="77777777" w:rsidTr="001A2974">
        <w:trPr>
          <w:ins w:id="367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8D9DDB3" w14:textId="77777777" w:rsidR="00AE3134" w:rsidRPr="00BB53D7" w:rsidRDefault="00AE3134" w:rsidP="00EE67FE">
            <w:pPr>
              <w:jc w:val="center"/>
              <w:rPr>
                <w:ins w:id="3671" w:author="Camilo Andrés Díaz Gómez" w:date="2023-03-14T21:33:00Z"/>
                <w:rFonts w:cs="Times New Roman"/>
                <w:szCs w:val="24"/>
              </w:rPr>
            </w:pPr>
            <w:proofErr w:type="spellStart"/>
            <w:ins w:id="3672"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291AE41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3" w:author="Camilo Andrés Díaz Gómez" w:date="2023-03-14T21:33:00Z"/>
                <w:rFonts w:cs="Times New Roman"/>
              </w:rPr>
            </w:pPr>
          </w:p>
        </w:tc>
        <w:tc>
          <w:tcPr>
            <w:tcW w:w="708" w:type="dxa"/>
          </w:tcPr>
          <w:p w14:paraId="07ADD5F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4" w:author="Camilo Andrés Díaz Gómez" w:date="2023-03-14T21:33:00Z"/>
                <w:rFonts w:cs="Times New Roman"/>
              </w:rPr>
            </w:pPr>
          </w:p>
        </w:tc>
        <w:tc>
          <w:tcPr>
            <w:tcW w:w="709" w:type="dxa"/>
          </w:tcPr>
          <w:p w14:paraId="32F6761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5" w:author="Camilo Andrés Díaz Gómez" w:date="2023-03-14T21:33:00Z"/>
                <w:rFonts w:cs="Times New Roman"/>
              </w:rPr>
            </w:pPr>
          </w:p>
        </w:tc>
        <w:tc>
          <w:tcPr>
            <w:tcW w:w="709" w:type="dxa"/>
          </w:tcPr>
          <w:p w14:paraId="341D38E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6" w:author="Camilo Andrés Díaz Gómez" w:date="2023-03-14T21:33:00Z"/>
                <w:rFonts w:cs="Times New Roman"/>
              </w:rPr>
            </w:pPr>
          </w:p>
        </w:tc>
        <w:tc>
          <w:tcPr>
            <w:tcW w:w="709" w:type="dxa"/>
          </w:tcPr>
          <w:p w14:paraId="601BF87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7" w:author="Camilo Andrés Díaz Gómez" w:date="2023-03-14T21:33:00Z"/>
                <w:rFonts w:cs="Times New Roman"/>
              </w:rPr>
            </w:pPr>
          </w:p>
        </w:tc>
        <w:tc>
          <w:tcPr>
            <w:tcW w:w="708" w:type="dxa"/>
          </w:tcPr>
          <w:p w14:paraId="2C18AAB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8" w:author="Camilo Andrés Díaz Gómez" w:date="2023-03-14T21:33:00Z"/>
                <w:rFonts w:cs="Times New Roman"/>
              </w:rPr>
            </w:pPr>
          </w:p>
        </w:tc>
        <w:tc>
          <w:tcPr>
            <w:tcW w:w="754" w:type="dxa"/>
          </w:tcPr>
          <w:p w14:paraId="4959865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79" w:author="Camilo Andrés Díaz Gómez" w:date="2023-03-14T21:33:00Z"/>
                <w:rFonts w:cs="Times New Roman"/>
              </w:rPr>
            </w:pPr>
          </w:p>
        </w:tc>
        <w:tc>
          <w:tcPr>
            <w:tcW w:w="652" w:type="dxa"/>
            <w:shd w:val="clear" w:color="auto" w:fill="FFE599" w:themeFill="accent4" w:themeFillTint="66"/>
          </w:tcPr>
          <w:p w14:paraId="0A82C3D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0" w:author="Camilo Andrés Díaz Gómez" w:date="2023-03-14T21:33:00Z"/>
                <w:rFonts w:cs="Times New Roman"/>
              </w:rPr>
            </w:pPr>
            <w:ins w:id="3681" w:author="Camilo Andrés Díaz Gómez" w:date="2023-03-14T21:33:00Z">
              <w:r w:rsidRPr="00BB53D7">
                <w:rPr>
                  <w:rFonts w:cs="Times New Roman"/>
                </w:rPr>
                <w:t>X</w:t>
              </w:r>
            </w:ins>
          </w:p>
        </w:tc>
        <w:tc>
          <w:tcPr>
            <w:tcW w:w="652" w:type="dxa"/>
            <w:shd w:val="clear" w:color="auto" w:fill="FFE599" w:themeFill="accent4" w:themeFillTint="66"/>
          </w:tcPr>
          <w:p w14:paraId="559FF6F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2" w:author="Camilo Andrés Díaz Gómez" w:date="2023-03-14T21:33:00Z"/>
                <w:rFonts w:cs="Times New Roman"/>
              </w:rPr>
            </w:pPr>
            <w:ins w:id="3683" w:author="Camilo Andrés Díaz Gómez" w:date="2023-03-14T21:33:00Z">
              <w:r w:rsidRPr="00BB53D7">
                <w:rPr>
                  <w:rFonts w:cs="Times New Roman"/>
                </w:rPr>
                <w:t>X</w:t>
              </w:r>
            </w:ins>
          </w:p>
        </w:tc>
        <w:tc>
          <w:tcPr>
            <w:tcW w:w="655" w:type="dxa"/>
          </w:tcPr>
          <w:p w14:paraId="74D1E56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4" w:author="Camilo Andrés Díaz Gómez" w:date="2023-03-14T21:33:00Z"/>
                <w:rFonts w:cs="Times New Roman"/>
              </w:rPr>
            </w:pPr>
          </w:p>
        </w:tc>
        <w:tc>
          <w:tcPr>
            <w:tcW w:w="652" w:type="dxa"/>
          </w:tcPr>
          <w:p w14:paraId="335A767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5" w:author="Camilo Andrés Díaz Gómez" w:date="2023-03-14T21:33:00Z"/>
                <w:rFonts w:cs="Times New Roman"/>
              </w:rPr>
            </w:pPr>
          </w:p>
        </w:tc>
        <w:tc>
          <w:tcPr>
            <w:tcW w:w="652" w:type="dxa"/>
          </w:tcPr>
          <w:p w14:paraId="307E6E3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6" w:author="Camilo Andrés Díaz Gómez" w:date="2023-03-14T21:33:00Z"/>
                <w:rFonts w:cs="Times New Roman"/>
              </w:rPr>
            </w:pPr>
          </w:p>
        </w:tc>
        <w:tc>
          <w:tcPr>
            <w:tcW w:w="652" w:type="dxa"/>
          </w:tcPr>
          <w:p w14:paraId="7D582C4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7" w:author="Camilo Andrés Díaz Gómez" w:date="2023-03-14T21:33:00Z"/>
                <w:rFonts w:cs="Times New Roman"/>
              </w:rPr>
            </w:pPr>
          </w:p>
        </w:tc>
        <w:tc>
          <w:tcPr>
            <w:tcW w:w="652" w:type="dxa"/>
          </w:tcPr>
          <w:p w14:paraId="3AA7348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8" w:author="Camilo Andrés Díaz Gómez" w:date="2023-03-14T21:33:00Z"/>
                <w:rFonts w:cs="Times New Roman"/>
              </w:rPr>
            </w:pPr>
          </w:p>
        </w:tc>
        <w:tc>
          <w:tcPr>
            <w:tcW w:w="652" w:type="dxa"/>
          </w:tcPr>
          <w:p w14:paraId="3B97C4D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89" w:author="Camilo Andrés Díaz Gómez" w:date="2023-03-14T21:33:00Z"/>
                <w:rFonts w:cs="Times New Roman"/>
              </w:rPr>
            </w:pPr>
          </w:p>
        </w:tc>
        <w:tc>
          <w:tcPr>
            <w:tcW w:w="548" w:type="dxa"/>
          </w:tcPr>
          <w:p w14:paraId="486727C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690" w:author="Camilo Andrés Díaz Gómez" w:date="2023-03-14T21:33:00Z"/>
                <w:rFonts w:cs="Times New Roman"/>
              </w:rPr>
            </w:pPr>
          </w:p>
        </w:tc>
      </w:tr>
      <w:tr w:rsidR="00AE3134" w:rsidRPr="00BB53D7" w14:paraId="1AEC945C" w14:textId="77777777" w:rsidTr="001A2974">
        <w:trPr>
          <w:cnfStyle w:val="000000100000" w:firstRow="0" w:lastRow="0" w:firstColumn="0" w:lastColumn="0" w:oddVBand="0" w:evenVBand="0" w:oddHBand="1" w:evenHBand="0" w:firstRowFirstColumn="0" w:firstRowLastColumn="0" w:lastRowFirstColumn="0" w:lastRowLastColumn="0"/>
          <w:ins w:id="369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436FF2" w14:textId="77777777" w:rsidR="00AE3134" w:rsidRPr="00BB53D7" w:rsidRDefault="00AE3134" w:rsidP="00EE67FE">
            <w:pPr>
              <w:jc w:val="center"/>
              <w:rPr>
                <w:ins w:id="3692" w:author="Camilo Andrés Díaz Gómez" w:date="2023-03-14T21:33:00Z"/>
                <w:rFonts w:cs="Times New Roman"/>
                <w:szCs w:val="24"/>
              </w:rPr>
            </w:pPr>
            <w:proofErr w:type="spellStart"/>
            <w:ins w:id="3693"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3C2A679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94" w:author="Camilo Andrés Díaz Gómez" w:date="2023-03-14T21:33:00Z"/>
                <w:rFonts w:cs="Times New Roman"/>
              </w:rPr>
            </w:pPr>
          </w:p>
        </w:tc>
        <w:tc>
          <w:tcPr>
            <w:tcW w:w="708" w:type="dxa"/>
          </w:tcPr>
          <w:p w14:paraId="41D5BD9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95" w:author="Camilo Andrés Díaz Gómez" w:date="2023-03-14T21:33:00Z"/>
                <w:rFonts w:cs="Times New Roman"/>
              </w:rPr>
            </w:pPr>
          </w:p>
        </w:tc>
        <w:tc>
          <w:tcPr>
            <w:tcW w:w="709" w:type="dxa"/>
          </w:tcPr>
          <w:p w14:paraId="3FD61AC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96" w:author="Camilo Andrés Díaz Gómez" w:date="2023-03-14T21:33:00Z"/>
                <w:rFonts w:cs="Times New Roman"/>
              </w:rPr>
            </w:pPr>
          </w:p>
        </w:tc>
        <w:tc>
          <w:tcPr>
            <w:tcW w:w="709" w:type="dxa"/>
          </w:tcPr>
          <w:p w14:paraId="13CCFEA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97" w:author="Camilo Andrés Díaz Gómez" w:date="2023-03-14T21:33:00Z"/>
                <w:rFonts w:cs="Times New Roman"/>
              </w:rPr>
            </w:pPr>
          </w:p>
        </w:tc>
        <w:tc>
          <w:tcPr>
            <w:tcW w:w="709" w:type="dxa"/>
          </w:tcPr>
          <w:p w14:paraId="3A51603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98" w:author="Camilo Andrés Díaz Gómez" w:date="2023-03-14T21:33:00Z"/>
                <w:rFonts w:cs="Times New Roman"/>
              </w:rPr>
            </w:pPr>
          </w:p>
        </w:tc>
        <w:tc>
          <w:tcPr>
            <w:tcW w:w="708" w:type="dxa"/>
          </w:tcPr>
          <w:p w14:paraId="5EE6311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699" w:author="Camilo Andrés Díaz Gómez" w:date="2023-03-14T21:33:00Z"/>
                <w:rFonts w:cs="Times New Roman"/>
              </w:rPr>
            </w:pPr>
          </w:p>
        </w:tc>
        <w:tc>
          <w:tcPr>
            <w:tcW w:w="754" w:type="dxa"/>
          </w:tcPr>
          <w:p w14:paraId="3FF648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0" w:author="Camilo Andrés Díaz Gómez" w:date="2023-03-14T21:33:00Z"/>
                <w:rFonts w:cs="Times New Roman"/>
              </w:rPr>
            </w:pPr>
          </w:p>
        </w:tc>
        <w:tc>
          <w:tcPr>
            <w:tcW w:w="652" w:type="dxa"/>
          </w:tcPr>
          <w:p w14:paraId="663E939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1" w:author="Camilo Andrés Díaz Gómez" w:date="2023-03-14T21:33:00Z"/>
                <w:rFonts w:cs="Times New Roman"/>
              </w:rPr>
            </w:pPr>
          </w:p>
        </w:tc>
        <w:tc>
          <w:tcPr>
            <w:tcW w:w="652" w:type="dxa"/>
            <w:shd w:val="clear" w:color="auto" w:fill="FFE599" w:themeFill="accent4" w:themeFillTint="66"/>
          </w:tcPr>
          <w:p w14:paraId="09B2027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2" w:author="Camilo Andrés Díaz Gómez" w:date="2023-03-14T21:33:00Z"/>
                <w:rFonts w:cs="Times New Roman"/>
              </w:rPr>
            </w:pPr>
            <w:ins w:id="3703" w:author="Camilo Andrés Díaz Gómez" w:date="2023-03-14T21:33:00Z">
              <w:r w:rsidRPr="00BB53D7">
                <w:rPr>
                  <w:rFonts w:cs="Times New Roman"/>
                </w:rPr>
                <w:t>X</w:t>
              </w:r>
            </w:ins>
          </w:p>
        </w:tc>
        <w:tc>
          <w:tcPr>
            <w:tcW w:w="655" w:type="dxa"/>
          </w:tcPr>
          <w:p w14:paraId="0D1588E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4" w:author="Camilo Andrés Díaz Gómez" w:date="2023-03-14T21:33:00Z"/>
                <w:rFonts w:cs="Times New Roman"/>
              </w:rPr>
            </w:pPr>
          </w:p>
        </w:tc>
        <w:tc>
          <w:tcPr>
            <w:tcW w:w="652" w:type="dxa"/>
          </w:tcPr>
          <w:p w14:paraId="0E32524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5" w:author="Camilo Andrés Díaz Gómez" w:date="2023-03-14T21:33:00Z"/>
                <w:rFonts w:cs="Times New Roman"/>
              </w:rPr>
            </w:pPr>
          </w:p>
        </w:tc>
        <w:tc>
          <w:tcPr>
            <w:tcW w:w="652" w:type="dxa"/>
          </w:tcPr>
          <w:p w14:paraId="3B8A218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6" w:author="Camilo Andrés Díaz Gómez" w:date="2023-03-14T21:33:00Z"/>
                <w:rFonts w:cs="Times New Roman"/>
              </w:rPr>
            </w:pPr>
          </w:p>
        </w:tc>
        <w:tc>
          <w:tcPr>
            <w:tcW w:w="652" w:type="dxa"/>
          </w:tcPr>
          <w:p w14:paraId="3D357F2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7" w:author="Camilo Andrés Díaz Gómez" w:date="2023-03-14T21:33:00Z"/>
                <w:rFonts w:cs="Times New Roman"/>
              </w:rPr>
            </w:pPr>
          </w:p>
        </w:tc>
        <w:tc>
          <w:tcPr>
            <w:tcW w:w="652" w:type="dxa"/>
          </w:tcPr>
          <w:p w14:paraId="485AE03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8" w:author="Camilo Andrés Díaz Gómez" w:date="2023-03-14T21:33:00Z"/>
                <w:rFonts w:cs="Times New Roman"/>
              </w:rPr>
            </w:pPr>
          </w:p>
        </w:tc>
        <w:tc>
          <w:tcPr>
            <w:tcW w:w="652" w:type="dxa"/>
          </w:tcPr>
          <w:p w14:paraId="615885E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09" w:author="Camilo Andrés Díaz Gómez" w:date="2023-03-14T21:33:00Z"/>
                <w:rFonts w:cs="Times New Roman"/>
              </w:rPr>
            </w:pPr>
          </w:p>
        </w:tc>
        <w:tc>
          <w:tcPr>
            <w:tcW w:w="548" w:type="dxa"/>
          </w:tcPr>
          <w:p w14:paraId="1C15ECA6"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10" w:author="Camilo Andrés Díaz Gómez" w:date="2023-03-14T21:33:00Z"/>
                <w:rFonts w:cs="Times New Roman"/>
              </w:rPr>
            </w:pPr>
          </w:p>
        </w:tc>
      </w:tr>
      <w:tr w:rsidR="00AE3134" w:rsidRPr="00BB53D7" w14:paraId="67A1527F" w14:textId="77777777" w:rsidTr="001A2974">
        <w:trPr>
          <w:ins w:id="371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0A488D2" w14:textId="77777777" w:rsidR="00AE3134" w:rsidRPr="00BB53D7" w:rsidRDefault="00AE3134" w:rsidP="00EE67FE">
            <w:pPr>
              <w:jc w:val="center"/>
              <w:rPr>
                <w:ins w:id="3712" w:author="Camilo Andrés Díaz Gómez" w:date="2023-03-14T21:33:00Z"/>
                <w:rFonts w:cs="Times New Roman"/>
                <w:szCs w:val="24"/>
              </w:rPr>
            </w:pPr>
            <w:proofErr w:type="spellStart"/>
            <w:ins w:id="3713"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321C8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14" w:author="Camilo Andrés Díaz Gómez" w:date="2023-03-14T21:33:00Z"/>
                <w:rFonts w:cs="Times New Roman"/>
              </w:rPr>
            </w:pPr>
          </w:p>
        </w:tc>
        <w:tc>
          <w:tcPr>
            <w:tcW w:w="708" w:type="dxa"/>
          </w:tcPr>
          <w:p w14:paraId="62163CD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15" w:author="Camilo Andrés Díaz Gómez" w:date="2023-03-14T21:33:00Z"/>
                <w:rFonts w:cs="Times New Roman"/>
              </w:rPr>
            </w:pPr>
          </w:p>
        </w:tc>
        <w:tc>
          <w:tcPr>
            <w:tcW w:w="709" w:type="dxa"/>
          </w:tcPr>
          <w:p w14:paraId="0A2878C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16" w:author="Camilo Andrés Díaz Gómez" w:date="2023-03-14T21:33:00Z"/>
                <w:rFonts w:cs="Times New Roman"/>
              </w:rPr>
            </w:pPr>
          </w:p>
        </w:tc>
        <w:tc>
          <w:tcPr>
            <w:tcW w:w="709" w:type="dxa"/>
          </w:tcPr>
          <w:p w14:paraId="4DAECD2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17" w:author="Camilo Andrés Díaz Gómez" w:date="2023-03-14T21:33:00Z"/>
                <w:rFonts w:cs="Times New Roman"/>
              </w:rPr>
            </w:pPr>
          </w:p>
        </w:tc>
        <w:tc>
          <w:tcPr>
            <w:tcW w:w="709" w:type="dxa"/>
          </w:tcPr>
          <w:p w14:paraId="4602117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18" w:author="Camilo Andrés Díaz Gómez" w:date="2023-03-14T21:33:00Z"/>
                <w:rFonts w:cs="Times New Roman"/>
              </w:rPr>
            </w:pPr>
          </w:p>
        </w:tc>
        <w:tc>
          <w:tcPr>
            <w:tcW w:w="708" w:type="dxa"/>
          </w:tcPr>
          <w:p w14:paraId="5865AF9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19" w:author="Camilo Andrés Díaz Gómez" w:date="2023-03-14T21:33:00Z"/>
                <w:rFonts w:cs="Times New Roman"/>
              </w:rPr>
            </w:pPr>
          </w:p>
        </w:tc>
        <w:tc>
          <w:tcPr>
            <w:tcW w:w="754" w:type="dxa"/>
          </w:tcPr>
          <w:p w14:paraId="500E232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0" w:author="Camilo Andrés Díaz Gómez" w:date="2023-03-14T21:33:00Z"/>
                <w:rFonts w:cs="Times New Roman"/>
              </w:rPr>
            </w:pPr>
          </w:p>
        </w:tc>
        <w:tc>
          <w:tcPr>
            <w:tcW w:w="652" w:type="dxa"/>
          </w:tcPr>
          <w:p w14:paraId="4966525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1" w:author="Camilo Andrés Díaz Gómez" w:date="2023-03-14T21:33:00Z"/>
                <w:rFonts w:cs="Times New Roman"/>
              </w:rPr>
            </w:pPr>
          </w:p>
        </w:tc>
        <w:tc>
          <w:tcPr>
            <w:tcW w:w="652" w:type="dxa"/>
            <w:shd w:val="clear" w:color="auto" w:fill="C5E0B3" w:themeFill="accent6" w:themeFillTint="66"/>
          </w:tcPr>
          <w:p w14:paraId="7572045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2" w:author="Camilo Andrés Díaz Gómez" w:date="2023-03-14T21:33:00Z"/>
                <w:rFonts w:cs="Times New Roman"/>
              </w:rPr>
            </w:pPr>
            <w:ins w:id="3723" w:author="Camilo Andrés Díaz Gómez" w:date="2023-03-14T21:33:00Z">
              <w:r w:rsidRPr="00BB53D7">
                <w:rPr>
                  <w:rFonts w:cs="Times New Roman"/>
                </w:rPr>
                <w:t>X</w:t>
              </w:r>
            </w:ins>
          </w:p>
        </w:tc>
        <w:tc>
          <w:tcPr>
            <w:tcW w:w="655" w:type="dxa"/>
            <w:shd w:val="clear" w:color="auto" w:fill="C5E0B3" w:themeFill="accent6" w:themeFillTint="66"/>
          </w:tcPr>
          <w:p w14:paraId="321E2A1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4" w:author="Camilo Andrés Díaz Gómez" w:date="2023-03-14T21:33:00Z"/>
                <w:rFonts w:cs="Times New Roman"/>
              </w:rPr>
            </w:pPr>
            <w:ins w:id="3725" w:author="Camilo Andrés Díaz Gómez" w:date="2023-03-14T21:33:00Z">
              <w:r w:rsidRPr="00BB53D7">
                <w:rPr>
                  <w:rFonts w:cs="Times New Roman"/>
                </w:rPr>
                <w:t>X</w:t>
              </w:r>
            </w:ins>
          </w:p>
        </w:tc>
        <w:tc>
          <w:tcPr>
            <w:tcW w:w="652" w:type="dxa"/>
          </w:tcPr>
          <w:p w14:paraId="4A40B6B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6" w:author="Camilo Andrés Díaz Gómez" w:date="2023-03-14T21:33:00Z"/>
                <w:rFonts w:cs="Times New Roman"/>
              </w:rPr>
            </w:pPr>
          </w:p>
        </w:tc>
        <w:tc>
          <w:tcPr>
            <w:tcW w:w="652" w:type="dxa"/>
          </w:tcPr>
          <w:p w14:paraId="2FADD9C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7" w:author="Camilo Andrés Díaz Gómez" w:date="2023-03-14T21:33:00Z"/>
                <w:rFonts w:cs="Times New Roman"/>
              </w:rPr>
            </w:pPr>
          </w:p>
        </w:tc>
        <w:tc>
          <w:tcPr>
            <w:tcW w:w="652" w:type="dxa"/>
          </w:tcPr>
          <w:p w14:paraId="3B887E9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8" w:author="Camilo Andrés Díaz Gómez" w:date="2023-03-14T21:33:00Z"/>
                <w:rFonts w:cs="Times New Roman"/>
              </w:rPr>
            </w:pPr>
          </w:p>
        </w:tc>
        <w:tc>
          <w:tcPr>
            <w:tcW w:w="652" w:type="dxa"/>
          </w:tcPr>
          <w:p w14:paraId="7E6D0B6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29" w:author="Camilo Andrés Díaz Gómez" w:date="2023-03-14T21:33:00Z"/>
                <w:rFonts w:cs="Times New Roman"/>
              </w:rPr>
            </w:pPr>
          </w:p>
        </w:tc>
        <w:tc>
          <w:tcPr>
            <w:tcW w:w="652" w:type="dxa"/>
          </w:tcPr>
          <w:p w14:paraId="385BFA4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30" w:author="Camilo Andrés Díaz Gómez" w:date="2023-03-14T21:33:00Z"/>
                <w:rFonts w:cs="Times New Roman"/>
              </w:rPr>
            </w:pPr>
          </w:p>
        </w:tc>
        <w:tc>
          <w:tcPr>
            <w:tcW w:w="548" w:type="dxa"/>
          </w:tcPr>
          <w:p w14:paraId="3B9DAA7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31" w:author="Camilo Andrés Díaz Gómez" w:date="2023-03-14T21:33:00Z"/>
                <w:rFonts w:cs="Times New Roman"/>
              </w:rPr>
            </w:pPr>
          </w:p>
        </w:tc>
      </w:tr>
      <w:tr w:rsidR="00AE3134" w:rsidRPr="00BB53D7" w14:paraId="7EFF7993" w14:textId="77777777" w:rsidTr="001A2974">
        <w:trPr>
          <w:cnfStyle w:val="000000100000" w:firstRow="0" w:lastRow="0" w:firstColumn="0" w:lastColumn="0" w:oddVBand="0" w:evenVBand="0" w:oddHBand="1" w:evenHBand="0" w:firstRowFirstColumn="0" w:firstRowLastColumn="0" w:lastRowFirstColumn="0" w:lastRowLastColumn="0"/>
          <w:ins w:id="373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15E008D" w14:textId="77777777" w:rsidR="00AE3134" w:rsidRPr="00BB53D7" w:rsidRDefault="00AE3134" w:rsidP="00EE67FE">
            <w:pPr>
              <w:jc w:val="center"/>
              <w:rPr>
                <w:ins w:id="3733" w:author="Camilo Andrés Díaz Gómez" w:date="2023-03-14T21:33:00Z"/>
                <w:rFonts w:cs="Times New Roman"/>
                <w:szCs w:val="24"/>
              </w:rPr>
            </w:pPr>
            <w:proofErr w:type="spellStart"/>
            <w:ins w:id="3734"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3E480F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35" w:author="Camilo Andrés Díaz Gómez" w:date="2023-03-14T21:33:00Z"/>
                <w:rFonts w:cs="Times New Roman"/>
              </w:rPr>
            </w:pPr>
          </w:p>
        </w:tc>
        <w:tc>
          <w:tcPr>
            <w:tcW w:w="708" w:type="dxa"/>
          </w:tcPr>
          <w:p w14:paraId="6D88232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36" w:author="Camilo Andrés Díaz Gómez" w:date="2023-03-14T21:33:00Z"/>
                <w:rFonts w:cs="Times New Roman"/>
              </w:rPr>
            </w:pPr>
          </w:p>
        </w:tc>
        <w:tc>
          <w:tcPr>
            <w:tcW w:w="709" w:type="dxa"/>
          </w:tcPr>
          <w:p w14:paraId="1ABA689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37" w:author="Camilo Andrés Díaz Gómez" w:date="2023-03-14T21:33:00Z"/>
                <w:rFonts w:cs="Times New Roman"/>
              </w:rPr>
            </w:pPr>
          </w:p>
        </w:tc>
        <w:tc>
          <w:tcPr>
            <w:tcW w:w="709" w:type="dxa"/>
          </w:tcPr>
          <w:p w14:paraId="7C4B2A6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38" w:author="Camilo Andrés Díaz Gómez" w:date="2023-03-14T21:33:00Z"/>
                <w:rFonts w:cs="Times New Roman"/>
              </w:rPr>
            </w:pPr>
          </w:p>
        </w:tc>
        <w:tc>
          <w:tcPr>
            <w:tcW w:w="709" w:type="dxa"/>
          </w:tcPr>
          <w:p w14:paraId="6AA7223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39" w:author="Camilo Andrés Díaz Gómez" w:date="2023-03-14T21:33:00Z"/>
                <w:rFonts w:cs="Times New Roman"/>
              </w:rPr>
            </w:pPr>
          </w:p>
        </w:tc>
        <w:tc>
          <w:tcPr>
            <w:tcW w:w="708" w:type="dxa"/>
          </w:tcPr>
          <w:p w14:paraId="28D95035"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0" w:author="Camilo Andrés Díaz Gómez" w:date="2023-03-14T21:33:00Z"/>
                <w:rFonts w:cs="Times New Roman"/>
              </w:rPr>
            </w:pPr>
          </w:p>
        </w:tc>
        <w:tc>
          <w:tcPr>
            <w:tcW w:w="754" w:type="dxa"/>
          </w:tcPr>
          <w:p w14:paraId="33E6D71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1" w:author="Camilo Andrés Díaz Gómez" w:date="2023-03-14T21:33:00Z"/>
                <w:rFonts w:cs="Times New Roman"/>
              </w:rPr>
            </w:pPr>
          </w:p>
        </w:tc>
        <w:tc>
          <w:tcPr>
            <w:tcW w:w="652" w:type="dxa"/>
          </w:tcPr>
          <w:p w14:paraId="39D7A03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2" w:author="Camilo Andrés Díaz Gómez" w:date="2023-03-14T21:33:00Z"/>
                <w:rFonts w:cs="Times New Roman"/>
              </w:rPr>
            </w:pPr>
          </w:p>
        </w:tc>
        <w:tc>
          <w:tcPr>
            <w:tcW w:w="652" w:type="dxa"/>
          </w:tcPr>
          <w:p w14:paraId="202B5E8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3" w:author="Camilo Andrés Díaz Gómez" w:date="2023-03-14T21:33:00Z"/>
                <w:rFonts w:cs="Times New Roman"/>
              </w:rPr>
            </w:pPr>
          </w:p>
        </w:tc>
        <w:tc>
          <w:tcPr>
            <w:tcW w:w="655" w:type="dxa"/>
            <w:shd w:val="clear" w:color="auto" w:fill="C5E0B3" w:themeFill="accent6" w:themeFillTint="66"/>
          </w:tcPr>
          <w:p w14:paraId="3AD5A85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4" w:author="Camilo Andrés Díaz Gómez" w:date="2023-03-14T21:33:00Z"/>
                <w:rFonts w:cs="Times New Roman"/>
              </w:rPr>
            </w:pPr>
            <w:ins w:id="3745" w:author="Camilo Andrés Díaz Gómez" w:date="2023-03-14T21:33:00Z">
              <w:r w:rsidRPr="00BB53D7">
                <w:rPr>
                  <w:rFonts w:cs="Times New Roman"/>
                </w:rPr>
                <w:t>X</w:t>
              </w:r>
            </w:ins>
          </w:p>
        </w:tc>
        <w:tc>
          <w:tcPr>
            <w:tcW w:w="652" w:type="dxa"/>
            <w:shd w:val="clear" w:color="auto" w:fill="C5E0B3" w:themeFill="accent6" w:themeFillTint="66"/>
          </w:tcPr>
          <w:p w14:paraId="31A73EB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6" w:author="Camilo Andrés Díaz Gómez" w:date="2023-03-14T21:33:00Z"/>
                <w:rFonts w:cs="Times New Roman"/>
              </w:rPr>
            </w:pPr>
            <w:ins w:id="3747" w:author="Camilo Andrés Díaz Gómez" w:date="2023-03-14T21:33:00Z">
              <w:r w:rsidRPr="00BB53D7">
                <w:rPr>
                  <w:rFonts w:cs="Times New Roman"/>
                </w:rPr>
                <w:t>X</w:t>
              </w:r>
            </w:ins>
          </w:p>
        </w:tc>
        <w:tc>
          <w:tcPr>
            <w:tcW w:w="652" w:type="dxa"/>
          </w:tcPr>
          <w:p w14:paraId="781E902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8" w:author="Camilo Andrés Díaz Gómez" w:date="2023-03-14T21:33:00Z"/>
                <w:rFonts w:cs="Times New Roman"/>
              </w:rPr>
            </w:pPr>
          </w:p>
        </w:tc>
        <w:tc>
          <w:tcPr>
            <w:tcW w:w="652" w:type="dxa"/>
          </w:tcPr>
          <w:p w14:paraId="478E256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49" w:author="Camilo Andrés Díaz Gómez" w:date="2023-03-14T21:33:00Z"/>
                <w:rFonts w:cs="Times New Roman"/>
              </w:rPr>
            </w:pPr>
          </w:p>
        </w:tc>
        <w:tc>
          <w:tcPr>
            <w:tcW w:w="652" w:type="dxa"/>
          </w:tcPr>
          <w:p w14:paraId="333DC17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50" w:author="Camilo Andrés Díaz Gómez" w:date="2023-03-14T21:33:00Z"/>
                <w:rFonts w:cs="Times New Roman"/>
              </w:rPr>
            </w:pPr>
          </w:p>
        </w:tc>
        <w:tc>
          <w:tcPr>
            <w:tcW w:w="652" w:type="dxa"/>
          </w:tcPr>
          <w:p w14:paraId="63333B3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51" w:author="Camilo Andrés Díaz Gómez" w:date="2023-03-14T21:33:00Z"/>
                <w:rFonts w:cs="Times New Roman"/>
              </w:rPr>
            </w:pPr>
          </w:p>
        </w:tc>
        <w:tc>
          <w:tcPr>
            <w:tcW w:w="548" w:type="dxa"/>
          </w:tcPr>
          <w:p w14:paraId="3F743A3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52" w:author="Camilo Andrés Díaz Gómez" w:date="2023-03-14T21:33:00Z"/>
                <w:rFonts w:cs="Times New Roman"/>
              </w:rPr>
            </w:pPr>
          </w:p>
        </w:tc>
      </w:tr>
      <w:tr w:rsidR="00AE3134" w:rsidRPr="00BB53D7" w14:paraId="496FECCD" w14:textId="77777777" w:rsidTr="001A2974">
        <w:trPr>
          <w:ins w:id="375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13AB001" w14:textId="77777777" w:rsidR="00AE3134" w:rsidRPr="00BB53D7" w:rsidRDefault="00AE3134" w:rsidP="00EE67FE">
            <w:pPr>
              <w:jc w:val="center"/>
              <w:rPr>
                <w:ins w:id="3754" w:author="Camilo Andrés Díaz Gómez" w:date="2023-03-14T21:33:00Z"/>
                <w:rFonts w:cs="Times New Roman"/>
                <w:szCs w:val="24"/>
              </w:rPr>
            </w:pPr>
            <w:proofErr w:type="spellStart"/>
            <w:ins w:id="3755"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237EF32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56" w:author="Camilo Andrés Díaz Gómez" w:date="2023-03-14T21:33:00Z"/>
                <w:rFonts w:cs="Times New Roman"/>
              </w:rPr>
            </w:pPr>
          </w:p>
        </w:tc>
        <w:tc>
          <w:tcPr>
            <w:tcW w:w="708" w:type="dxa"/>
          </w:tcPr>
          <w:p w14:paraId="5841E78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57" w:author="Camilo Andrés Díaz Gómez" w:date="2023-03-14T21:33:00Z"/>
                <w:rFonts w:cs="Times New Roman"/>
              </w:rPr>
            </w:pPr>
          </w:p>
        </w:tc>
        <w:tc>
          <w:tcPr>
            <w:tcW w:w="709" w:type="dxa"/>
          </w:tcPr>
          <w:p w14:paraId="735BAB6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58" w:author="Camilo Andrés Díaz Gómez" w:date="2023-03-14T21:33:00Z"/>
                <w:rFonts w:cs="Times New Roman"/>
              </w:rPr>
            </w:pPr>
          </w:p>
        </w:tc>
        <w:tc>
          <w:tcPr>
            <w:tcW w:w="709" w:type="dxa"/>
          </w:tcPr>
          <w:p w14:paraId="1ECCC487"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59" w:author="Camilo Andrés Díaz Gómez" w:date="2023-03-14T21:33:00Z"/>
                <w:rFonts w:cs="Times New Roman"/>
              </w:rPr>
            </w:pPr>
          </w:p>
        </w:tc>
        <w:tc>
          <w:tcPr>
            <w:tcW w:w="709" w:type="dxa"/>
          </w:tcPr>
          <w:p w14:paraId="309C249E"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60" w:author="Camilo Andrés Díaz Gómez" w:date="2023-03-14T21:33:00Z"/>
                <w:rFonts w:cs="Times New Roman"/>
              </w:rPr>
            </w:pPr>
          </w:p>
        </w:tc>
        <w:tc>
          <w:tcPr>
            <w:tcW w:w="708" w:type="dxa"/>
          </w:tcPr>
          <w:p w14:paraId="7135965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61" w:author="Camilo Andrés Díaz Gómez" w:date="2023-03-14T21:33:00Z"/>
                <w:rFonts w:cs="Times New Roman"/>
              </w:rPr>
            </w:pPr>
          </w:p>
        </w:tc>
        <w:tc>
          <w:tcPr>
            <w:tcW w:w="754" w:type="dxa"/>
          </w:tcPr>
          <w:p w14:paraId="2FD66D3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62" w:author="Camilo Andrés Díaz Gómez" w:date="2023-03-14T21:33:00Z"/>
                <w:rFonts w:cs="Times New Roman"/>
              </w:rPr>
            </w:pPr>
          </w:p>
        </w:tc>
        <w:tc>
          <w:tcPr>
            <w:tcW w:w="652" w:type="dxa"/>
          </w:tcPr>
          <w:p w14:paraId="502995F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63" w:author="Camilo Andrés Díaz Gómez" w:date="2023-03-14T21:33:00Z"/>
                <w:rFonts w:cs="Times New Roman"/>
              </w:rPr>
            </w:pPr>
          </w:p>
        </w:tc>
        <w:tc>
          <w:tcPr>
            <w:tcW w:w="652" w:type="dxa"/>
          </w:tcPr>
          <w:p w14:paraId="666A6E7B"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64" w:author="Camilo Andrés Díaz Gómez" w:date="2023-03-14T21:33:00Z"/>
                <w:rFonts w:cs="Times New Roman"/>
              </w:rPr>
            </w:pPr>
          </w:p>
        </w:tc>
        <w:tc>
          <w:tcPr>
            <w:tcW w:w="655" w:type="dxa"/>
          </w:tcPr>
          <w:p w14:paraId="1C1D516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65" w:author="Camilo Andrés Díaz Gómez" w:date="2023-03-14T21:33:00Z"/>
                <w:rFonts w:cs="Times New Roman"/>
              </w:rPr>
            </w:pPr>
          </w:p>
        </w:tc>
        <w:tc>
          <w:tcPr>
            <w:tcW w:w="652" w:type="dxa"/>
            <w:shd w:val="clear" w:color="auto" w:fill="C5E0B3" w:themeFill="accent6" w:themeFillTint="66"/>
          </w:tcPr>
          <w:p w14:paraId="2BC8CBC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66" w:author="Camilo Andrés Díaz Gómez" w:date="2023-03-14T21:33:00Z"/>
                <w:rFonts w:cs="Times New Roman"/>
              </w:rPr>
            </w:pPr>
            <w:ins w:id="3767" w:author="Camilo Andrés Díaz Gómez" w:date="2023-03-14T21:33:00Z">
              <w:r w:rsidRPr="00BB53D7">
                <w:rPr>
                  <w:rFonts w:cs="Times New Roman"/>
                </w:rPr>
                <w:t>X</w:t>
              </w:r>
            </w:ins>
          </w:p>
        </w:tc>
        <w:tc>
          <w:tcPr>
            <w:tcW w:w="652" w:type="dxa"/>
            <w:shd w:val="clear" w:color="auto" w:fill="C5E0B3" w:themeFill="accent6" w:themeFillTint="66"/>
          </w:tcPr>
          <w:p w14:paraId="513DCE88"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68" w:author="Camilo Andrés Díaz Gómez" w:date="2023-03-14T21:33:00Z"/>
                <w:rFonts w:cs="Times New Roman"/>
              </w:rPr>
            </w:pPr>
            <w:ins w:id="3769" w:author="Camilo Andrés Díaz Gómez" w:date="2023-03-14T21:33:00Z">
              <w:r w:rsidRPr="00BB53D7">
                <w:rPr>
                  <w:rFonts w:cs="Times New Roman"/>
                </w:rPr>
                <w:t>X</w:t>
              </w:r>
            </w:ins>
          </w:p>
        </w:tc>
        <w:tc>
          <w:tcPr>
            <w:tcW w:w="652" w:type="dxa"/>
            <w:shd w:val="clear" w:color="auto" w:fill="C5E0B3" w:themeFill="accent6" w:themeFillTint="66"/>
          </w:tcPr>
          <w:p w14:paraId="4B291750"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70" w:author="Camilo Andrés Díaz Gómez" w:date="2023-03-14T21:33:00Z"/>
                <w:rFonts w:cs="Times New Roman"/>
              </w:rPr>
            </w:pPr>
            <w:ins w:id="3771" w:author="Camilo Andrés Díaz Gómez" w:date="2023-03-14T21:33:00Z">
              <w:r w:rsidRPr="00BB53D7">
                <w:rPr>
                  <w:rFonts w:cs="Times New Roman"/>
                </w:rPr>
                <w:t>X</w:t>
              </w:r>
            </w:ins>
          </w:p>
        </w:tc>
        <w:tc>
          <w:tcPr>
            <w:tcW w:w="652" w:type="dxa"/>
          </w:tcPr>
          <w:p w14:paraId="02704516"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72" w:author="Camilo Andrés Díaz Gómez" w:date="2023-03-14T21:33:00Z"/>
                <w:rFonts w:cs="Times New Roman"/>
              </w:rPr>
            </w:pPr>
          </w:p>
        </w:tc>
        <w:tc>
          <w:tcPr>
            <w:tcW w:w="652" w:type="dxa"/>
          </w:tcPr>
          <w:p w14:paraId="28171B7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73" w:author="Camilo Andrés Díaz Gómez" w:date="2023-03-14T21:33:00Z"/>
                <w:rFonts w:cs="Times New Roman"/>
              </w:rPr>
            </w:pPr>
          </w:p>
        </w:tc>
        <w:tc>
          <w:tcPr>
            <w:tcW w:w="548" w:type="dxa"/>
          </w:tcPr>
          <w:p w14:paraId="19862A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74" w:author="Camilo Andrés Díaz Gómez" w:date="2023-03-14T21:33:00Z"/>
                <w:rFonts w:cs="Times New Roman"/>
              </w:rPr>
            </w:pPr>
          </w:p>
        </w:tc>
      </w:tr>
      <w:tr w:rsidR="00AE3134" w:rsidRPr="00BB53D7" w14:paraId="145AA9E2" w14:textId="77777777" w:rsidTr="001A2974">
        <w:trPr>
          <w:cnfStyle w:val="000000100000" w:firstRow="0" w:lastRow="0" w:firstColumn="0" w:lastColumn="0" w:oddVBand="0" w:evenVBand="0" w:oddHBand="1" w:evenHBand="0" w:firstRowFirstColumn="0" w:firstRowLastColumn="0" w:lastRowFirstColumn="0" w:lastRowLastColumn="0"/>
          <w:ins w:id="377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AAD40C" w14:textId="77777777" w:rsidR="00AE3134" w:rsidRPr="00BB53D7" w:rsidRDefault="00AE3134" w:rsidP="00EE67FE">
            <w:pPr>
              <w:jc w:val="center"/>
              <w:rPr>
                <w:ins w:id="3776" w:author="Camilo Andrés Díaz Gómez" w:date="2023-03-14T21:33:00Z"/>
                <w:rFonts w:cs="Times New Roman"/>
                <w:szCs w:val="24"/>
              </w:rPr>
            </w:pPr>
            <w:proofErr w:type="spellStart"/>
            <w:ins w:id="3777"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A95B05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78" w:author="Camilo Andrés Díaz Gómez" w:date="2023-03-14T21:33:00Z"/>
                <w:rFonts w:cs="Times New Roman"/>
              </w:rPr>
            </w:pPr>
          </w:p>
        </w:tc>
        <w:tc>
          <w:tcPr>
            <w:tcW w:w="708" w:type="dxa"/>
          </w:tcPr>
          <w:p w14:paraId="1B9AED9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79" w:author="Camilo Andrés Díaz Gómez" w:date="2023-03-14T21:33:00Z"/>
                <w:rFonts w:cs="Times New Roman"/>
              </w:rPr>
            </w:pPr>
          </w:p>
        </w:tc>
        <w:tc>
          <w:tcPr>
            <w:tcW w:w="709" w:type="dxa"/>
          </w:tcPr>
          <w:p w14:paraId="2199C0F4"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80" w:author="Camilo Andrés Díaz Gómez" w:date="2023-03-14T21:33:00Z"/>
                <w:rFonts w:cs="Times New Roman"/>
              </w:rPr>
            </w:pPr>
          </w:p>
        </w:tc>
        <w:tc>
          <w:tcPr>
            <w:tcW w:w="709" w:type="dxa"/>
          </w:tcPr>
          <w:p w14:paraId="228C173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81" w:author="Camilo Andrés Díaz Gómez" w:date="2023-03-14T21:33:00Z"/>
                <w:rFonts w:cs="Times New Roman"/>
              </w:rPr>
            </w:pPr>
          </w:p>
        </w:tc>
        <w:tc>
          <w:tcPr>
            <w:tcW w:w="709" w:type="dxa"/>
          </w:tcPr>
          <w:p w14:paraId="7363C397"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82" w:author="Camilo Andrés Díaz Gómez" w:date="2023-03-14T21:33:00Z"/>
                <w:rFonts w:cs="Times New Roman"/>
              </w:rPr>
            </w:pPr>
          </w:p>
        </w:tc>
        <w:tc>
          <w:tcPr>
            <w:tcW w:w="708" w:type="dxa"/>
          </w:tcPr>
          <w:p w14:paraId="5553688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83" w:author="Camilo Andrés Díaz Gómez" w:date="2023-03-14T21:33:00Z"/>
                <w:rFonts w:cs="Times New Roman"/>
              </w:rPr>
            </w:pPr>
          </w:p>
        </w:tc>
        <w:tc>
          <w:tcPr>
            <w:tcW w:w="754" w:type="dxa"/>
          </w:tcPr>
          <w:p w14:paraId="7BDEA3E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84" w:author="Camilo Andrés Díaz Gómez" w:date="2023-03-14T21:33:00Z"/>
                <w:rFonts w:cs="Times New Roman"/>
              </w:rPr>
            </w:pPr>
          </w:p>
        </w:tc>
        <w:tc>
          <w:tcPr>
            <w:tcW w:w="652" w:type="dxa"/>
          </w:tcPr>
          <w:p w14:paraId="2742444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85" w:author="Camilo Andrés Díaz Gómez" w:date="2023-03-14T21:33:00Z"/>
                <w:rFonts w:cs="Times New Roman"/>
              </w:rPr>
            </w:pPr>
          </w:p>
        </w:tc>
        <w:tc>
          <w:tcPr>
            <w:tcW w:w="652" w:type="dxa"/>
          </w:tcPr>
          <w:p w14:paraId="34427212"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86" w:author="Camilo Andrés Díaz Gómez" w:date="2023-03-14T21:33:00Z"/>
                <w:rFonts w:cs="Times New Roman"/>
              </w:rPr>
            </w:pPr>
          </w:p>
        </w:tc>
        <w:tc>
          <w:tcPr>
            <w:tcW w:w="655" w:type="dxa"/>
          </w:tcPr>
          <w:p w14:paraId="741EF64D"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87" w:author="Camilo Andrés Díaz Gómez" w:date="2023-03-14T21:33:00Z"/>
                <w:rFonts w:cs="Times New Roman"/>
              </w:rPr>
            </w:pPr>
          </w:p>
        </w:tc>
        <w:tc>
          <w:tcPr>
            <w:tcW w:w="652" w:type="dxa"/>
          </w:tcPr>
          <w:p w14:paraId="62DBD90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88" w:author="Camilo Andrés Díaz Gómez" w:date="2023-03-14T21:33:00Z"/>
                <w:rFonts w:cs="Times New Roman"/>
              </w:rPr>
            </w:pPr>
          </w:p>
        </w:tc>
        <w:tc>
          <w:tcPr>
            <w:tcW w:w="652" w:type="dxa"/>
          </w:tcPr>
          <w:p w14:paraId="2722323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89" w:author="Camilo Andrés Díaz Gómez" w:date="2023-03-14T21:33:00Z"/>
                <w:rFonts w:cs="Times New Roman"/>
              </w:rPr>
            </w:pPr>
          </w:p>
        </w:tc>
        <w:tc>
          <w:tcPr>
            <w:tcW w:w="652" w:type="dxa"/>
            <w:shd w:val="clear" w:color="auto" w:fill="2F5496" w:themeFill="accent1" w:themeFillShade="BF"/>
          </w:tcPr>
          <w:p w14:paraId="65ED632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90" w:author="Camilo Andrés Díaz Gómez" w:date="2023-03-14T21:33:00Z"/>
                <w:rFonts w:cs="Times New Roman"/>
              </w:rPr>
            </w:pPr>
            <w:ins w:id="3791" w:author="Camilo Andrés Díaz Gómez" w:date="2023-03-14T21:33:00Z">
              <w:r w:rsidRPr="00BB53D7">
                <w:rPr>
                  <w:rFonts w:cs="Times New Roman"/>
                </w:rPr>
                <w:t>X</w:t>
              </w:r>
            </w:ins>
          </w:p>
        </w:tc>
        <w:tc>
          <w:tcPr>
            <w:tcW w:w="652" w:type="dxa"/>
          </w:tcPr>
          <w:p w14:paraId="5F020D6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92" w:author="Camilo Andrés Díaz Gómez" w:date="2023-03-14T21:33:00Z"/>
                <w:rFonts w:cs="Times New Roman"/>
              </w:rPr>
            </w:pPr>
          </w:p>
        </w:tc>
        <w:tc>
          <w:tcPr>
            <w:tcW w:w="652" w:type="dxa"/>
          </w:tcPr>
          <w:p w14:paraId="6CC9561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93" w:author="Camilo Andrés Díaz Gómez" w:date="2023-03-14T21:33:00Z"/>
                <w:rFonts w:cs="Times New Roman"/>
              </w:rPr>
            </w:pPr>
          </w:p>
        </w:tc>
        <w:tc>
          <w:tcPr>
            <w:tcW w:w="548" w:type="dxa"/>
          </w:tcPr>
          <w:p w14:paraId="02F8FEF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794" w:author="Camilo Andrés Díaz Gómez" w:date="2023-03-14T21:33:00Z"/>
                <w:rFonts w:cs="Times New Roman"/>
              </w:rPr>
            </w:pPr>
          </w:p>
        </w:tc>
      </w:tr>
      <w:tr w:rsidR="00482888" w:rsidRPr="00BB53D7" w14:paraId="506813D4" w14:textId="77777777" w:rsidTr="001A2974">
        <w:trPr>
          <w:ins w:id="379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ED949A8" w14:textId="77777777" w:rsidR="00AE3134" w:rsidRPr="00BB53D7" w:rsidRDefault="00AE3134" w:rsidP="00EE67FE">
            <w:pPr>
              <w:jc w:val="center"/>
              <w:rPr>
                <w:ins w:id="3796" w:author="Camilo Andrés Díaz Gómez" w:date="2023-03-14T21:33:00Z"/>
                <w:rFonts w:cs="Times New Roman"/>
                <w:szCs w:val="24"/>
              </w:rPr>
            </w:pPr>
            <w:proofErr w:type="spellStart"/>
            <w:ins w:id="3797"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50EB9B61"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98" w:author="Camilo Andrés Díaz Gómez" w:date="2023-03-14T21:33:00Z"/>
                <w:rFonts w:cs="Times New Roman"/>
              </w:rPr>
            </w:pPr>
          </w:p>
        </w:tc>
        <w:tc>
          <w:tcPr>
            <w:tcW w:w="708" w:type="dxa"/>
          </w:tcPr>
          <w:p w14:paraId="79B4C0E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799" w:author="Camilo Andrés Díaz Gómez" w:date="2023-03-14T21:33:00Z"/>
                <w:rFonts w:cs="Times New Roman"/>
              </w:rPr>
            </w:pPr>
          </w:p>
        </w:tc>
        <w:tc>
          <w:tcPr>
            <w:tcW w:w="709" w:type="dxa"/>
          </w:tcPr>
          <w:p w14:paraId="2659A15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00" w:author="Camilo Andrés Díaz Gómez" w:date="2023-03-14T21:33:00Z"/>
                <w:rFonts w:cs="Times New Roman"/>
              </w:rPr>
            </w:pPr>
          </w:p>
        </w:tc>
        <w:tc>
          <w:tcPr>
            <w:tcW w:w="709" w:type="dxa"/>
          </w:tcPr>
          <w:p w14:paraId="578F08ED"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01" w:author="Camilo Andrés Díaz Gómez" w:date="2023-03-14T21:33:00Z"/>
                <w:rFonts w:cs="Times New Roman"/>
              </w:rPr>
            </w:pPr>
          </w:p>
        </w:tc>
        <w:tc>
          <w:tcPr>
            <w:tcW w:w="709" w:type="dxa"/>
          </w:tcPr>
          <w:p w14:paraId="25565E2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02" w:author="Camilo Andrés Díaz Gómez" w:date="2023-03-14T21:33:00Z"/>
                <w:rFonts w:cs="Times New Roman"/>
              </w:rPr>
            </w:pPr>
          </w:p>
        </w:tc>
        <w:tc>
          <w:tcPr>
            <w:tcW w:w="708" w:type="dxa"/>
          </w:tcPr>
          <w:p w14:paraId="7D665015"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03" w:author="Camilo Andrés Díaz Gómez" w:date="2023-03-14T21:33:00Z"/>
                <w:rFonts w:cs="Times New Roman"/>
              </w:rPr>
            </w:pPr>
          </w:p>
        </w:tc>
        <w:tc>
          <w:tcPr>
            <w:tcW w:w="754" w:type="dxa"/>
          </w:tcPr>
          <w:p w14:paraId="591B40F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04" w:author="Camilo Andrés Díaz Gómez" w:date="2023-03-14T21:33:00Z"/>
                <w:rFonts w:cs="Times New Roman"/>
              </w:rPr>
            </w:pPr>
          </w:p>
        </w:tc>
        <w:tc>
          <w:tcPr>
            <w:tcW w:w="652" w:type="dxa"/>
          </w:tcPr>
          <w:p w14:paraId="05994AC9"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05" w:author="Camilo Andrés Díaz Gómez" w:date="2023-03-14T21:33:00Z"/>
                <w:rFonts w:cs="Times New Roman"/>
              </w:rPr>
            </w:pPr>
          </w:p>
        </w:tc>
        <w:tc>
          <w:tcPr>
            <w:tcW w:w="652" w:type="dxa"/>
          </w:tcPr>
          <w:p w14:paraId="64D6B3D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06" w:author="Camilo Andrés Díaz Gómez" w:date="2023-03-14T21:33:00Z"/>
                <w:rFonts w:cs="Times New Roman"/>
              </w:rPr>
            </w:pPr>
          </w:p>
        </w:tc>
        <w:tc>
          <w:tcPr>
            <w:tcW w:w="655" w:type="dxa"/>
          </w:tcPr>
          <w:p w14:paraId="1BBD5EFA"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07" w:author="Camilo Andrés Díaz Gómez" w:date="2023-03-14T21:33:00Z"/>
                <w:rFonts w:cs="Times New Roman"/>
              </w:rPr>
            </w:pPr>
          </w:p>
        </w:tc>
        <w:tc>
          <w:tcPr>
            <w:tcW w:w="652" w:type="dxa"/>
          </w:tcPr>
          <w:p w14:paraId="4AF14E9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08" w:author="Camilo Andrés Díaz Gómez" w:date="2023-03-14T21:33:00Z"/>
                <w:rFonts w:cs="Times New Roman"/>
              </w:rPr>
            </w:pPr>
          </w:p>
        </w:tc>
        <w:tc>
          <w:tcPr>
            <w:tcW w:w="652" w:type="dxa"/>
          </w:tcPr>
          <w:p w14:paraId="26602842"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09" w:author="Camilo Andrés Díaz Gómez" w:date="2023-03-14T21:33:00Z"/>
                <w:rFonts w:cs="Times New Roman"/>
              </w:rPr>
            </w:pPr>
          </w:p>
        </w:tc>
        <w:tc>
          <w:tcPr>
            <w:tcW w:w="652" w:type="dxa"/>
            <w:shd w:val="clear" w:color="auto" w:fill="2F5496" w:themeFill="accent1" w:themeFillShade="BF"/>
          </w:tcPr>
          <w:p w14:paraId="51F5310F"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10" w:author="Camilo Andrés Díaz Gómez" w:date="2023-03-14T21:33:00Z"/>
                <w:rFonts w:cs="Times New Roman"/>
              </w:rPr>
            </w:pPr>
            <w:ins w:id="3811" w:author="Camilo Andrés Díaz Gómez" w:date="2023-03-14T21:33:00Z">
              <w:r w:rsidRPr="00BB53D7">
                <w:rPr>
                  <w:rFonts w:cs="Times New Roman"/>
                </w:rPr>
                <w:t>X</w:t>
              </w:r>
            </w:ins>
          </w:p>
        </w:tc>
        <w:tc>
          <w:tcPr>
            <w:tcW w:w="652" w:type="dxa"/>
            <w:shd w:val="clear" w:color="auto" w:fill="2F5496" w:themeFill="accent1" w:themeFillShade="BF"/>
          </w:tcPr>
          <w:p w14:paraId="4667F86C"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12" w:author="Camilo Andrés Díaz Gómez" w:date="2023-03-14T21:33:00Z"/>
                <w:rFonts w:cs="Times New Roman"/>
              </w:rPr>
            </w:pPr>
            <w:ins w:id="3813" w:author="Camilo Andrés Díaz Gómez" w:date="2023-03-14T21:33:00Z">
              <w:r w:rsidRPr="00BB53D7">
                <w:rPr>
                  <w:rFonts w:cs="Times New Roman"/>
                </w:rPr>
                <w:t>X</w:t>
              </w:r>
            </w:ins>
          </w:p>
        </w:tc>
        <w:tc>
          <w:tcPr>
            <w:tcW w:w="652" w:type="dxa"/>
            <w:shd w:val="clear" w:color="auto" w:fill="2F5496" w:themeFill="accent1" w:themeFillShade="BF"/>
          </w:tcPr>
          <w:p w14:paraId="1DB21743"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14" w:author="Camilo Andrés Díaz Gómez" w:date="2023-03-14T21:33:00Z"/>
                <w:rFonts w:cs="Times New Roman"/>
              </w:rPr>
            </w:pPr>
            <w:ins w:id="3815" w:author="Camilo Andrés Díaz Gómez" w:date="2023-03-14T21:33:00Z">
              <w:r w:rsidRPr="00BB53D7">
                <w:rPr>
                  <w:rFonts w:cs="Times New Roman"/>
                </w:rPr>
                <w:t>X</w:t>
              </w:r>
            </w:ins>
          </w:p>
        </w:tc>
        <w:tc>
          <w:tcPr>
            <w:tcW w:w="548" w:type="dxa"/>
          </w:tcPr>
          <w:p w14:paraId="54331884" w14:textId="77777777" w:rsidR="00AE3134" w:rsidRPr="00BB53D7" w:rsidRDefault="00AE3134" w:rsidP="00EE67FE">
            <w:pPr>
              <w:cnfStyle w:val="000000000000" w:firstRow="0" w:lastRow="0" w:firstColumn="0" w:lastColumn="0" w:oddVBand="0" w:evenVBand="0" w:oddHBand="0" w:evenHBand="0" w:firstRowFirstColumn="0" w:firstRowLastColumn="0" w:lastRowFirstColumn="0" w:lastRowLastColumn="0"/>
              <w:rPr>
                <w:ins w:id="3816" w:author="Camilo Andrés Díaz Gómez" w:date="2023-03-14T21:33:00Z"/>
                <w:rFonts w:cs="Times New Roman"/>
              </w:rPr>
            </w:pPr>
          </w:p>
        </w:tc>
      </w:tr>
      <w:tr w:rsidR="00000000" w:rsidRPr="00BB53D7" w14:paraId="5C1A33D1" w14:textId="77777777" w:rsidTr="001A2974">
        <w:trPr>
          <w:cnfStyle w:val="000000100000" w:firstRow="0" w:lastRow="0" w:firstColumn="0" w:lastColumn="0" w:oddVBand="0" w:evenVBand="0" w:oddHBand="1" w:evenHBand="0" w:firstRowFirstColumn="0" w:firstRowLastColumn="0" w:lastRowFirstColumn="0" w:lastRowLastColumn="0"/>
          <w:ins w:id="381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1AAE6A" w14:textId="77777777" w:rsidR="00AE3134" w:rsidRPr="00BB53D7" w:rsidRDefault="00AE3134" w:rsidP="00EE67FE">
            <w:pPr>
              <w:jc w:val="center"/>
              <w:rPr>
                <w:ins w:id="3818" w:author="Camilo Andrés Díaz Gómez" w:date="2023-03-14T21:33:00Z"/>
                <w:rFonts w:cs="Times New Roman"/>
                <w:szCs w:val="24"/>
              </w:rPr>
            </w:pPr>
            <w:proofErr w:type="spellStart"/>
            <w:ins w:id="3819"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19A1BEE0"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20" w:author="Camilo Andrés Díaz Gómez" w:date="2023-03-14T21:33:00Z"/>
                <w:rFonts w:cs="Times New Roman"/>
              </w:rPr>
            </w:pPr>
          </w:p>
        </w:tc>
        <w:tc>
          <w:tcPr>
            <w:tcW w:w="708" w:type="dxa"/>
          </w:tcPr>
          <w:p w14:paraId="6D244AD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21" w:author="Camilo Andrés Díaz Gómez" w:date="2023-03-14T21:33:00Z"/>
                <w:rFonts w:cs="Times New Roman"/>
              </w:rPr>
            </w:pPr>
          </w:p>
        </w:tc>
        <w:tc>
          <w:tcPr>
            <w:tcW w:w="709" w:type="dxa"/>
          </w:tcPr>
          <w:p w14:paraId="24585ED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22" w:author="Camilo Andrés Díaz Gómez" w:date="2023-03-14T21:33:00Z"/>
                <w:rFonts w:cs="Times New Roman"/>
              </w:rPr>
            </w:pPr>
          </w:p>
        </w:tc>
        <w:tc>
          <w:tcPr>
            <w:tcW w:w="709" w:type="dxa"/>
          </w:tcPr>
          <w:p w14:paraId="6D3C442F"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23" w:author="Camilo Andrés Díaz Gómez" w:date="2023-03-14T21:33:00Z"/>
                <w:rFonts w:cs="Times New Roman"/>
              </w:rPr>
            </w:pPr>
          </w:p>
        </w:tc>
        <w:tc>
          <w:tcPr>
            <w:tcW w:w="709" w:type="dxa"/>
          </w:tcPr>
          <w:p w14:paraId="3C10C19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24" w:author="Camilo Andrés Díaz Gómez" w:date="2023-03-14T21:33:00Z"/>
                <w:rFonts w:cs="Times New Roman"/>
              </w:rPr>
            </w:pPr>
          </w:p>
        </w:tc>
        <w:tc>
          <w:tcPr>
            <w:tcW w:w="708" w:type="dxa"/>
          </w:tcPr>
          <w:p w14:paraId="69DFF49A"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25" w:author="Camilo Andrés Díaz Gómez" w:date="2023-03-14T21:33:00Z"/>
                <w:rFonts w:cs="Times New Roman"/>
              </w:rPr>
            </w:pPr>
          </w:p>
        </w:tc>
        <w:tc>
          <w:tcPr>
            <w:tcW w:w="754" w:type="dxa"/>
          </w:tcPr>
          <w:p w14:paraId="4FB7B8F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26" w:author="Camilo Andrés Díaz Gómez" w:date="2023-03-14T21:33:00Z"/>
                <w:rFonts w:cs="Times New Roman"/>
              </w:rPr>
            </w:pPr>
          </w:p>
        </w:tc>
        <w:tc>
          <w:tcPr>
            <w:tcW w:w="652" w:type="dxa"/>
          </w:tcPr>
          <w:p w14:paraId="563FFA0E"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27" w:author="Camilo Andrés Díaz Gómez" w:date="2023-03-14T21:33:00Z"/>
                <w:rFonts w:cs="Times New Roman"/>
              </w:rPr>
            </w:pPr>
          </w:p>
        </w:tc>
        <w:tc>
          <w:tcPr>
            <w:tcW w:w="652" w:type="dxa"/>
          </w:tcPr>
          <w:p w14:paraId="6F68BD8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28" w:author="Camilo Andrés Díaz Gómez" w:date="2023-03-14T21:33:00Z"/>
                <w:rFonts w:cs="Times New Roman"/>
              </w:rPr>
            </w:pPr>
          </w:p>
        </w:tc>
        <w:tc>
          <w:tcPr>
            <w:tcW w:w="655" w:type="dxa"/>
          </w:tcPr>
          <w:p w14:paraId="203AF693"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29" w:author="Camilo Andrés Díaz Gómez" w:date="2023-03-14T21:33:00Z"/>
                <w:rFonts w:cs="Times New Roman"/>
              </w:rPr>
            </w:pPr>
          </w:p>
        </w:tc>
        <w:tc>
          <w:tcPr>
            <w:tcW w:w="652" w:type="dxa"/>
          </w:tcPr>
          <w:p w14:paraId="111230DC"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30" w:author="Camilo Andrés Díaz Gómez" w:date="2023-03-14T21:33:00Z"/>
                <w:rFonts w:cs="Times New Roman"/>
              </w:rPr>
            </w:pPr>
          </w:p>
        </w:tc>
        <w:tc>
          <w:tcPr>
            <w:tcW w:w="652" w:type="dxa"/>
          </w:tcPr>
          <w:p w14:paraId="01E91808"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31" w:author="Camilo Andrés Díaz Gómez" w:date="2023-03-14T21:33:00Z"/>
                <w:rFonts w:cs="Times New Roman"/>
              </w:rPr>
            </w:pPr>
          </w:p>
        </w:tc>
        <w:tc>
          <w:tcPr>
            <w:tcW w:w="652" w:type="dxa"/>
          </w:tcPr>
          <w:p w14:paraId="664B8F8B"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32" w:author="Camilo Andrés Díaz Gómez" w:date="2023-03-14T21:33:00Z"/>
                <w:rFonts w:cs="Times New Roman"/>
              </w:rPr>
            </w:pPr>
          </w:p>
        </w:tc>
        <w:tc>
          <w:tcPr>
            <w:tcW w:w="652" w:type="dxa"/>
          </w:tcPr>
          <w:p w14:paraId="7BCEC0E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33" w:author="Camilo Andrés Díaz Gómez" w:date="2023-03-14T21:33:00Z"/>
                <w:rFonts w:cs="Times New Roman"/>
              </w:rPr>
            </w:pPr>
          </w:p>
        </w:tc>
        <w:tc>
          <w:tcPr>
            <w:tcW w:w="652" w:type="dxa"/>
            <w:shd w:val="clear" w:color="auto" w:fill="C45911" w:themeFill="accent2" w:themeFillShade="BF"/>
          </w:tcPr>
          <w:p w14:paraId="45CA7279"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34" w:author="Camilo Andrés Díaz Gómez" w:date="2023-03-14T21:33:00Z"/>
                <w:rFonts w:cs="Times New Roman"/>
              </w:rPr>
            </w:pPr>
            <w:ins w:id="3835" w:author="Camilo Andrés Díaz Gómez" w:date="2023-03-14T21:33:00Z">
              <w:r w:rsidRPr="00BB53D7">
                <w:rPr>
                  <w:rFonts w:cs="Times New Roman"/>
                </w:rPr>
                <w:t>X</w:t>
              </w:r>
            </w:ins>
          </w:p>
        </w:tc>
        <w:tc>
          <w:tcPr>
            <w:tcW w:w="548" w:type="dxa"/>
            <w:shd w:val="clear" w:color="auto" w:fill="C45911" w:themeFill="accent2" w:themeFillShade="BF"/>
          </w:tcPr>
          <w:p w14:paraId="029653D1" w14:textId="77777777" w:rsidR="00AE3134" w:rsidRPr="00BB53D7" w:rsidRDefault="00AE3134" w:rsidP="00EE67FE">
            <w:pPr>
              <w:cnfStyle w:val="000000100000" w:firstRow="0" w:lastRow="0" w:firstColumn="0" w:lastColumn="0" w:oddVBand="0" w:evenVBand="0" w:oddHBand="1" w:evenHBand="0" w:firstRowFirstColumn="0" w:firstRowLastColumn="0" w:lastRowFirstColumn="0" w:lastRowLastColumn="0"/>
              <w:rPr>
                <w:ins w:id="3836" w:author="Camilo Andrés Díaz Gómez" w:date="2023-03-14T21:33:00Z"/>
                <w:rFonts w:cs="Times New Roman"/>
              </w:rPr>
            </w:pPr>
            <w:ins w:id="3837" w:author="Camilo Andrés Díaz Gómez" w:date="2023-03-14T21:33:00Z">
              <w:r w:rsidRPr="00BB53D7">
                <w:rPr>
                  <w:rFonts w:cs="Times New Roman"/>
                </w:rPr>
                <w:t>X</w:t>
              </w:r>
            </w:ins>
          </w:p>
        </w:tc>
      </w:tr>
    </w:tbl>
    <w:p w14:paraId="7D162AE2" w14:textId="77777777" w:rsidR="005A4444" w:rsidRPr="00BD3055" w:rsidRDefault="005A4444" w:rsidP="00EE67FE">
      <w:pPr>
        <w:pStyle w:val="PrrAPA"/>
        <w:rPr>
          <w:ins w:id="3838" w:author="Steff Guzmán" w:date="2023-03-13T19:17:00Z"/>
          <w:color w:val="000000" w:themeColor="text1"/>
        </w:rPr>
      </w:pPr>
    </w:p>
    <w:p w14:paraId="30E871CD" w14:textId="727ED1D2" w:rsidR="00323D57" w:rsidRPr="00BD3055" w:rsidDel="00AE3134" w:rsidRDefault="005A4444">
      <w:pPr>
        <w:pStyle w:val="Descripcin"/>
        <w:spacing w:line="360" w:lineRule="auto"/>
        <w:ind w:left="3540" w:hanging="3540"/>
        <w:rPr>
          <w:ins w:id="3839" w:author="Steff Guzmán" w:date="2023-03-13T19:17:00Z"/>
          <w:moveFrom w:id="3840" w:author="Camilo Andrés Díaz Gómez" w:date="2023-03-14T21:33:00Z"/>
          <w:color w:val="000000" w:themeColor="text1"/>
        </w:rPr>
        <w:pPrChange w:id="3841" w:author="Camilo Andrés Díaz Gómez" w:date="2023-03-17T00:48:00Z">
          <w:pPr>
            <w:pStyle w:val="PrrAPA"/>
          </w:pPr>
        </w:pPrChange>
      </w:pPr>
      <w:moveFromRangeStart w:id="3842" w:author="Camilo Andrés Díaz Gómez" w:date="2023-03-14T21:33:00Z" w:name="move129722007"/>
      <w:moveFrom w:id="3843" w:author="Camilo Andrés Díaz Gómez" w:date="2023-03-14T21:33:00Z">
        <w:ins w:id="3844" w:author="Steff Guzmán" w:date="2023-03-13T19:23:00Z">
          <w:r w:rsidRPr="00BD3055" w:rsidDel="00AE3134">
            <w:rPr>
              <w:rFonts w:cs="Times New Roman"/>
            </w:rPr>
            <w:t xml:space="preserve">Tabla </w:t>
          </w:r>
          <w:r w:rsidRPr="00BD3055" w:rsidDel="00AE3134">
            <w:rPr>
              <w:rFonts w:cs="Times New Roman"/>
            </w:rPr>
            <w:fldChar w:fldCharType="begin"/>
          </w:r>
          <w:r w:rsidRPr="00BD3055" w:rsidDel="00AE3134">
            <w:rPr>
              <w:rFonts w:cs="Times New Roman"/>
            </w:rPr>
            <w:instrText xml:space="preserve"> SEQ Tabla \* ARABIC </w:instrText>
          </w:r>
        </w:ins>
        <w:r w:rsidRPr="00BD3055" w:rsidDel="00AE3134">
          <w:rPr>
            <w:rFonts w:cs="Times New Roman"/>
          </w:rPr>
          <w:fldChar w:fldCharType="separate"/>
        </w:r>
        <w:ins w:id="3845" w:author="Steff Guzmán" w:date="2023-03-13T19:26:00Z">
          <w:r w:rsidRPr="00BD3055" w:rsidDel="00AE3134">
            <w:rPr>
              <w:rFonts w:cs="Times New Roman"/>
              <w:noProof/>
            </w:rPr>
            <w:t>2</w:t>
          </w:r>
        </w:ins>
        <w:ins w:id="3846" w:author="Steff Guzmán" w:date="2023-03-13T19:23:00Z">
          <w:r w:rsidRPr="00BD3055" w:rsidDel="00AE3134">
            <w:rPr>
              <w:rFonts w:cs="Times New Roman"/>
            </w:rPr>
            <w:fldChar w:fldCharType="end"/>
          </w:r>
        </w:ins>
      </w:moveFrom>
    </w:p>
    <w:p w14:paraId="0EB09F10" w14:textId="06445C0E" w:rsidR="00323D57" w:rsidRPr="00BD3055" w:rsidDel="00AE3134" w:rsidRDefault="00323D57">
      <w:pPr>
        <w:pStyle w:val="PrrAPA"/>
        <w:rPr>
          <w:moveFrom w:id="3847" w:author="Camilo Andrés Díaz Gómez" w:date="2023-03-14T21:33:00Z"/>
          <w:color w:val="000000" w:themeColor="text1"/>
        </w:rPr>
      </w:pPr>
    </w:p>
    <w:p w14:paraId="165CBF37" w14:textId="41E32C46" w:rsidR="00A17136" w:rsidRPr="00BD3055" w:rsidRDefault="005A4444">
      <w:pPr>
        <w:spacing w:after="160"/>
        <w:jc w:val="left"/>
        <w:rPr>
          <w:rFonts w:cs="Times New Roman"/>
          <w:color w:val="000000" w:themeColor="text1"/>
        </w:rPr>
        <w:sectPr w:rsidR="00A17136" w:rsidRPr="00BD3055" w:rsidSect="001F25C4">
          <w:headerReference w:type="default" r:id="rId24"/>
          <w:pgSz w:w="12240" w:h="15840"/>
          <w:pgMar w:top="1417" w:right="1701" w:bottom="1417" w:left="1701" w:header="708" w:footer="708" w:gutter="0"/>
          <w:cols w:space="708"/>
          <w:docGrid w:linePitch="360"/>
        </w:sectPr>
        <w:pPrChange w:id="3848" w:author="Camilo Andrés Díaz Gómez" w:date="2023-03-17T00:48:00Z">
          <w:pPr>
            <w:spacing w:after="160"/>
            <w:ind w:firstLine="720"/>
            <w:jc w:val="left"/>
          </w:pPr>
        </w:pPrChange>
      </w:pPr>
      <w:moveFrom w:id="3849" w:author="Camilo Andrés Díaz Gómez" w:date="2023-03-14T21:33:00Z">
        <w:ins w:id="3850" w:author="Steff Guzmán" w:date="2023-03-13T19:23:00Z">
          <w:r w:rsidRPr="00BD3055" w:rsidDel="00AE3134">
            <w:rPr>
              <w:rFonts w:cs="Times New Roman"/>
              <w:color w:val="000000"/>
            </w:rPr>
            <w:t xml:space="preserve"> </w:t>
          </w:r>
          <w:r w:rsidRPr="00BD3055" w:rsidDel="00AE3134">
            <w:rPr>
              <w:rFonts w:cs="Times New Roman"/>
              <w:i/>
              <w:iCs/>
              <w:color w:val="000000"/>
            </w:rPr>
            <w:t>Cronograma de actividades generales.</w:t>
          </w:r>
        </w:ins>
      </w:moveFrom>
      <w:moveFromRangeEnd w:id="3842"/>
    </w:p>
    <w:tbl>
      <w:tblPr>
        <w:tblStyle w:val="Tablaconcuadrcula5oscura"/>
        <w:tblpPr w:leftFromText="141" w:rightFromText="141" w:vertAnchor="page" w:horzAnchor="page" w:tblpX="936" w:tblpY="1224"/>
        <w:tblW w:w="12186" w:type="dxa"/>
        <w:tblLayout w:type="fixed"/>
        <w:tblLook w:val="04A0" w:firstRow="1" w:lastRow="0" w:firstColumn="1" w:lastColumn="0" w:noHBand="0" w:noVBand="1"/>
        <w:tblPrChange w:id="3851" w:author="Steff Guzmán" w:date="2023-03-13T19:20:00Z">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PrChange>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Change w:id="3852">
          <w:tblGrid>
            <w:gridCol w:w="1129"/>
            <w:gridCol w:w="993"/>
            <w:gridCol w:w="708"/>
            <w:gridCol w:w="709"/>
            <w:gridCol w:w="709"/>
            <w:gridCol w:w="709"/>
            <w:gridCol w:w="708"/>
            <w:gridCol w:w="754"/>
            <w:gridCol w:w="652"/>
            <w:gridCol w:w="652"/>
            <w:gridCol w:w="655"/>
            <w:gridCol w:w="652"/>
            <w:gridCol w:w="652"/>
            <w:gridCol w:w="652"/>
            <w:gridCol w:w="652"/>
            <w:gridCol w:w="652"/>
            <w:gridCol w:w="548"/>
          </w:tblGrid>
        </w:tblGridChange>
      </w:tblGrid>
      <w:tr w:rsidR="00A17136" w:rsidRPr="00BD3055" w:rsidDel="00AC7859" w14:paraId="22036E05" w14:textId="7AD0DA55" w:rsidTr="005A4444">
        <w:trPr>
          <w:del w:id="3853" w:author="Steff Guzmán" w:date="2023-03-13T19:56:00Z"/>
        </w:trPr>
        <w:tc>
          <w:tcPr>
            <w:tcW w:w="0" w:type="dxa"/>
            <w:tcPrChange w:id="3854" w:author="Steff Guzmán" w:date="2023-03-13T19:20:00Z">
              <w:tcPr>
                <w:tcW w:w="1129" w:type="dxa"/>
              </w:tcPr>
            </w:tcPrChange>
          </w:tcPr>
          <w:p w14:paraId="6E9EBF5D" w14:textId="3B899D26" w:rsidR="00A17136" w:rsidRPr="00BD3055" w:rsidDel="00AC7859" w:rsidRDefault="00A17136">
            <w:pPr>
              <w:jc w:val="center"/>
              <w:cnfStyle w:val="101000000000" w:firstRow="1" w:lastRow="0" w:firstColumn="1" w:lastColumn="0" w:oddVBand="0" w:evenVBand="0" w:oddHBand="0" w:evenHBand="0" w:firstRowFirstColumn="0" w:firstRowLastColumn="0" w:lastRowFirstColumn="0" w:lastRowLastColumn="0"/>
              <w:rPr>
                <w:del w:id="3855" w:author="Steff Guzmán" w:date="2023-03-13T19:56:00Z"/>
                <w:rFonts w:cs="Times New Roman"/>
                <w:szCs w:val="24"/>
              </w:rPr>
            </w:pPr>
          </w:p>
        </w:tc>
        <w:tc>
          <w:tcPr>
            <w:tcW w:w="0" w:type="dxa"/>
            <w:gridSpan w:val="5"/>
            <w:tcPrChange w:id="3856" w:author="Steff Guzmán" w:date="2023-03-13T19:20:00Z">
              <w:tcPr>
                <w:tcW w:w="3828" w:type="dxa"/>
                <w:gridSpan w:val="5"/>
              </w:tcPr>
            </w:tcPrChange>
          </w:tcPr>
          <w:p w14:paraId="5B203610" w14:textId="2E117D40" w:rsidR="00A17136" w:rsidRPr="00BD3055" w:rsidDel="00AC7859" w:rsidRDefault="00A17136">
            <w:pPr>
              <w:jc w:val="center"/>
              <w:cnfStyle w:val="100000000000" w:firstRow="1" w:lastRow="0" w:firstColumn="0" w:lastColumn="0" w:oddVBand="0" w:evenVBand="0" w:oddHBand="0" w:evenHBand="0" w:firstRowFirstColumn="0" w:firstRowLastColumn="0" w:lastRowFirstColumn="0" w:lastRowLastColumn="0"/>
              <w:rPr>
                <w:del w:id="3857" w:author="Steff Guzmán" w:date="2023-03-13T19:56:00Z"/>
                <w:rFonts w:cs="Times New Roman"/>
                <w:szCs w:val="24"/>
              </w:rPr>
            </w:pPr>
            <w:del w:id="3858" w:author="Steff Guzmán" w:date="2023-03-13T19:56:00Z">
              <w:r w:rsidRPr="00BD3055" w:rsidDel="00AC7859">
                <w:rPr>
                  <w:rFonts w:cs="Times New Roman"/>
                  <w:szCs w:val="24"/>
                </w:rPr>
                <w:delText>Ago.</w:delText>
              </w:r>
            </w:del>
          </w:p>
        </w:tc>
        <w:tc>
          <w:tcPr>
            <w:tcW w:w="0" w:type="dxa"/>
            <w:gridSpan w:val="4"/>
            <w:tcPrChange w:id="3859" w:author="Steff Guzmán" w:date="2023-03-13T19:20:00Z">
              <w:tcPr>
                <w:tcW w:w="2766" w:type="dxa"/>
                <w:gridSpan w:val="4"/>
              </w:tcPr>
            </w:tcPrChange>
          </w:tcPr>
          <w:p w14:paraId="7DC6F793" w14:textId="1D7A879E" w:rsidR="00A17136" w:rsidRPr="00BD3055" w:rsidDel="00AC7859" w:rsidRDefault="00A17136">
            <w:pPr>
              <w:cnfStyle w:val="100000000000" w:firstRow="1" w:lastRow="0" w:firstColumn="0" w:lastColumn="0" w:oddVBand="0" w:evenVBand="0" w:oddHBand="0" w:evenHBand="0" w:firstRowFirstColumn="0" w:firstRowLastColumn="0" w:lastRowFirstColumn="0" w:lastRowLastColumn="0"/>
              <w:rPr>
                <w:del w:id="3860" w:author="Steff Guzmán" w:date="2023-03-13T19:56:00Z"/>
                <w:rFonts w:cs="Times New Roman"/>
                <w:szCs w:val="24"/>
              </w:rPr>
            </w:pPr>
            <w:del w:id="3861" w:author="Steff Guzmán" w:date="2023-03-13T19:56:00Z">
              <w:r w:rsidRPr="00BD3055" w:rsidDel="00AC7859">
                <w:rPr>
                  <w:rFonts w:cs="Times New Roman"/>
                  <w:szCs w:val="24"/>
                </w:rPr>
                <w:delText>Sept</w:delText>
              </w:r>
            </w:del>
          </w:p>
        </w:tc>
        <w:tc>
          <w:tcPr>
            <w:tcW w:w="0" w:type="dxa"/>
            <w:gridSpan w:val="4"/>
            <w:tcPrChange w:id="3862" w:author="Steff Guzmán" w:date="2023-03-13T19:20:00Z">
              <w:tcPr>
                <w:tcW w:w="2611" w:type="dxa"/>
                <w:gridSpan w:val="4"/>
              </w:tcPr>
            </w:tcPrChange>
          </w:tcPr>
          <w:p w14:paraId="5514B498" w14:textId="34F99A37" w:rsidR="00A17136" w:rsidRPr="00BD3055" w:rsidDel="00AC7859" w:rsidRDefault="00A17136">
            <w:pPr>
              <w:cnfStyle w:val="100000000000" w:firstRow="1" w:lastRow="0" w:firstColumn="0" w:lastColumn="0" w:oddVBand="0" w:evenVBand="0" w:oddHBand="0" w:evenHBand="0" w:firstRowFirstColumn="0" w:firstRowLastColumn="0" w:lastRowFirstColumn="0" w:lastRowLastColumn="0"/>
              <w:rPr>
                <w:del w:id="3863" w:author="Steff Guzmán" w:date="2023-03-13T19:56:00Z"/>
                <w:rFonts w:cs="Times New Roman"/>
                <w:szCs w:val="24"/>
              </w:rPr>
            </w:pPr>
            <w:del w:id="3864" w:author="Steff Guzmán" w:date="2023-03-13T19:56:00Z">
              <w:r w:rsidRPr="00BD3055" w:rsidDel="00AC7859">
                <w:rPr>
                  <w:rFonts w:cs="Times New Roman"/>
                  <w:szCs w:val="24"/>
                </w:rPr>
                <w:delText>Oct</w:delText>
              </w:r>
            </w:del>
          </w:p>
        </w:tc>
        <w:tc>
          <w:tcPr>
            <w:tcW w:w="0" w:type="dxa"/>
            <w:gridSpan w:val="3"/>
            <w:tcPrChange w:id="3865" w:author="Steff Guzmán" w:date="2023-03-13T19:20:00Z">
              <w:tcPr>
                <w:tcW w:w="1852" w:type="dxa"/>
                <w:gridSpan w:val="3"/>
              </w:tcPr>
            </w:tcPrChange>
          </w:tcPr>
          <w:p w14:paraId="1660FE2B" w14:textId="575BE0ED" w:rsidR="00A17136" w:rsidRPr="00BD3055" w:rsidDel="00AC7859" w:rsidRDefault="00A17136">
            <w:pPr>
              <w:cnfStyle w:val="100000000000" w:firstRow="1" w:lastRow="0" w:firstColumn="0" w:lastColumn="0" w:oddVBand="0" w:evenVBand="0" w:oddHBand="0" w:evenHBand="0" w:firstRowFirstColumn="0" w:firstRowLastColumn="0" w:lastRowFirstColumn="0" w:lastRowLastColumn="0"/>
              <w:rPr>
                <w:del w:id="3866" w:author="Steff Guzmán" w:date="2023-03-13T19:56:00Z"/>
                <w:rFonts w:cs="Times New Roman"/>
                <w:szCs w:val="24"/>
              </w:rPr>
            </w:pPr>
            <w:del w:id="3867" w:author="Steff Guzmán" w:date="2023-03-13T19:56:00Z">
              <w:r w:rsidRPr="00BD3055" w:rsidDel="00AC7859">
                <w:rPr>
                  <w:rFonts w:cs="Times New Roman"/>
                  <w:szCs w:val="24"/>
                </w:rPr>
                <w:delText>Nov</w:delText>
              </w:r>
            </w:del>
          </w:p>
        </w:tc>
      </w:tr>
      <w:tr w:rsidR="00A17136" w:rsidRPr="00BD3055" w:rsidDel="00AC7859" w14:paraId="76781991" w14:textId="39D768F9" w:rsidTr="005A4444">
        <w:trPr>
          <w:del w:id="3868" w:author="Steff Guzmán" w:date="2023-03-13T19:56:00Z"/>
        </w:trPr>
        <w:tc>
          <w:tcPr>
            <w:tcW w:w="0" w:type="dxa"/>
            <w:tcPrChange w:id="3869" w:author="Steff Guzmán" w:date="2023-03-13T19:20:00Z">
              <w:tcPr>
                <w:tcW w:w="1129" w:type="dxa"/>
              </w:tcPr>
            </w:tcPrChange>
          </w:tcPr>
          <w:p w14:paraId="78A08AB5" w14:textId="0842A2F4"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3870" w:author="Steff Guzmán" w:date="2023-03-13T19:56:00Z"/>
                <w:rFonts w:cs="Times New Roman"/>
                <w:szCs w:val="24"/>
              </w:rPr>
            </w:pPr>
            <w:del w:id="3871" w:author="Steff Guzmán" w:date="2023-03-13T19:56:00Z">
              <w:r w:rsidRPr="00BD3055" w:rsidDel="00AC7859">
                <w:rPr>
                  <w:rFonts w:cs="Times New Roman"/>
                  <w:szCs w:val="24"/>
                </w:rPr>
                <w:delText>Actividades</w:delText>
              </w:r>
            </w:del>
          </w:p>
        </w:tc>
        <w:tc>
          <w:tcPr>
            <w:tcW w:w="0" w:type="dxa"/>
            <w:tcPrChange w:id="3872" w:author="Steff Guzmán" w:date="2023-03-13T19:20:00Z">
              <w:tcPr>
                <w:tcW w:w="993" w:type="dxa"/>
              </w:tcPr>
            </w:tcPrChange>
          </w:tcPr>
          <w:p w14:paraId="41F63A3D" w14:textId="55903260"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73" w:author="Steff Guzmán" w:date="2023-03-13T19:56:00Z"/>
                <w:rFonts w:cs="Times New Roman"/>
              </w:rPr>
            </w:pPr>
            <w:del w:id="3874" w:author="Steff Guzmán" w:date="2023-03-13T19:56:00Z">
              <w:r w:rsidRPr="00BD3055" w:rsidDel="00AC7859">
                <w:rPr>
                  <w:rFonts w:cs="Times New Roman"/>
                </w:rPr>
                <w:delText>S. 1</w:delText>
              </w:r>
            </w:del>
          </w:p>
        </w:tc>
        <w:tc>
          <w:tcPr>
            <w:tcW w:w="0" w:type="dxa"/>
            <w:tcPrChange w:id="3875" w:author="Steff Guzmán" w:date="2023-03-13T19:20:00Z">
              <w:tcPr>
                <w:tcW w:w="708" w:type="dxa"/>
              </w:tcPr>
            </w:tcPrChange>
          </w:tcPr>
          <w:p w14:paraId="1E251300" w14:textId="7094C676"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76" w:author="Steff Guzmán" w:date="2023-03-13T19:56:00Z"/>
                <w:rFonts w:cs="Times New Roman"/>
              </w:rPr>
            </w:pPr>
            <w:del w:id="3877" w:author="Steff Guzmán" w:date="2023-03-13T19:56:00Z">
              <w:r w:rsidRPr="00BD3055" w:rsidDel="00AC7859">
                <w:rPr>
                  <w:rFonts w:cs="Times New Roman"/>
                </w:rPr>
                <w:delText>S. 2</w:delText>
              </w:r>
            </w:del>
          </w:p>
        </w:tc>
        <w:tc>
          <w:tcPr>
            <w:tcW w:w="0" w:type="dxa"/>
            <w:tcPrChange w:id="3878" w:author="Steff Guzmán" w:date="2023-03-13T19:20:00Z">
              <w:tcPr>
                <w:tcW w:w="709" w:type="dxa"/>
              </w:tcPr>
            </w:tcPrChange>
          </w:tcPr>
          <w:p w14:paraId="0F569C81" w14:textId="73EDFE2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79" w:author="Steff Guzmán" w:date="2023-03-13T19:56:00Z"/>
                <w:rFonts w:cs="Times New Roman"/>
              </w:rPr>
            </w:pPr>
            <w:del w:id="3880" w:author="Steff Guzmán" w:date="2023-03-13T19:56:00Z">
              <w:r w:rsidRPr="00BD3055" w:rsidDel="00AC7859">
                <w:rPr>
                  <w:rFonts w:cs="Times New Roman"/>
                </w:rPr>
                <w:delText>S. 3</w:delText>
              </w:r>
            </w:del>
          </w:p>
        </w:tc>
        <w:tc>
          <w:tcPr>
            <w:tcW w:w="0" w:type="dxa"/>
            <w:tcPrChange w:id="3881" w:author="Steff Guzmán" w:date="2023-03-13T19:20:00Z">
              <w:tcPr>
                <w:tcW w:w="709" w:type="dxa"/>
              </w:tcPr>
            </w:tcPrChange>
          </w:tcPr>
          <w:p w14:paraId="08BEA881" w14:textId="0F1A5A33"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82" w:author="Steff Guzmán" w:date="2023-03-13T19:56:00Z"/>
                <w:rFonts w:cs="Times New Roman"/>
              </w:rPr>
            </w:pPr>
            <w:del w:id="3883" w:author="Steff Guzmán" w:date="2023-03-13T19:56:00Z">
              <w:r w:rsidRPr="00BD3055" w:rsidDel="00AC7859">
                <w:rPr>
                  <w:rFonts w:cs="Times New Roman"/>
                </w:rPr>
                <w:delText>S. 4</w:delText>
              </w:r>
            </w:del>
          </w:p>
        </w:tc>
        <w:tc>
          <w:tcPr>
            <w:tcW w:w="0" w:type="dxa"/>
            <w:tcPrChange w:id="3884" w:author="Steff Guzmán" w:date="2023-03-13T19:20:00Z">
              <w:tcPr>
                <w:tcW w:w="709" w:type="dxa"/>
              </w:tcPr>
            </w:tcPrChange>
          </w:tcPr>
          <w:p w14:paraId="155313B7" w14:textId="6E9AA367"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85" w:author="Steff Guzmán" w:date="2023-03-13T19:56:00Z"/>
                <w:rFonts w:cs="Times New Roman"/>
              </w:rPr>
            </w:pPr>
            <w:del w:id="3886" w:author="Steff Guzmán" w:date="2023-03-13T19:56:00Z">
              <w:r w:rsidRPr="00BD3055" w:rsidDel="00AC7859">
                <w:rPr>
                  <w:rFonts w:cs="Times New Roman"/>
                </w:rPr>
                <w:delText>S. 5</w:delText>
              </w:r>
            </w:del>
          </w:p>
        </w:tc>
        <w:tc>
          <w:tcPr>
            <w:tcW w:w="0" w:type="dxa"/>
            <w:tcPrChange w:id="3887" w:author="Steff Guzmán" w:date="2023-03-13T19:20:00Z">
              <w:tcPr>
                <w:tcW w:w="708" w:type="dxa"/>
              </w:tcPr>
            </w:tcPrChange>
          </w:tcPr>
          <w:p w14:paraId="2F280576" w14:textId="470B14A5"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88" w:author="Steff Guzmán" w:date="2023-03-13T19:56:00Z"/>
                <w:rFonts w:cs="Times New Roman"/>
              </w:rPr>
            </w:pPr>
            <w:del w:id="3889" w:author="Steff Guzmán" w:date="2023-03-13T19:56:00Z">
              <w:r w:rsidRPr="00BD3055" w:rsidDel="00AC7859">
                <w:rPr>
                  <w:rFonts w:cs="Times New Roman"/>
                </w:rPr>
                <w:delText>S. 6</w:delText>
              </w:r>
            </w:del>
          </w:p>
        </w:tc>
        <w:tc>
          <w:tcPr>
            <w:tcW w:w="0" w:type="dxa"/>
            <w:tcPrChange w:id="3890" w:author="Steff Guzmán" w:date="2023-03-13T19:20:00Z">
              <w:tcPr>
                <w:tcW w:w="754" w:type="dxa"/>
              </w:tcPr>
            </w:tcPrChange>
          </w:tcPr>
          <w:p w14:paraId="2D663944" w14:textId="6A7663B8"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91" w:author="Steff Guzmán" w:date="2023-03-13T19:56:00Z"/>
                <w:rFonts w:cs="Times New Roman"/>
              </w:rPr>
            </w:pPr>
            <w:del w:id="3892" w:author="Steff Guzmán" w:date="2023-03-13T19:56:00Z">
              <w:r w:rsidRPr="00BD3055" w:rsidDel="00AC7859">
                <w:rPr>
                  <w:rFonts w:cs="Times New Roman"/>
                </w:rPr>
                <w:delText>S. 7</w:delText>
              </w:r>
            </w:del>
          </w:p>
        </w:tc>
        <w:tc>
          <w:tcPr>
            <w:tcW w:w="0" w:type="dxa"/>
            <w:tcPrChange w:id="3893" w:author="Steff Guzmán" w:date="2023-03-13T19:20:00Z">
              <w:tcPr>
                <w:tcW w:w="652" w:type="dxa"/>
              </w:tcPr>
            </w:tcPrChange>
          </w:tcPr>
          <w:p w14:paraId="45AF9E6C" w14:textId="553F12D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94" w:author="Steff Guzmán" w:date="2023-03-13T19:56:00Z"/>
                <w:rFonts w:cs="Times New Roman"/>
              </w:rPr>
            </w:pPr>
            <w:del w:id="3895" w:author="Steff Guzmán" w:date="2023-03-13T19:56:00Z">
              <w:r w:rsidRPr="00BD3055" w:rsidDel="00AC7859">
                <w:rPr>
                  <w:rFonts w:cs="Times New Roman"/>
                </w:rPr>
                <w:delText>S. 8</w:delText>
              </w:r>
            </w:del>
          </w:p>
        </w:tc>
        <w:tc>
          <w:tcPr>
            <w:tcW w:w="0" w:type="dxa"/>
            <w:tcPrChange w:id="3896" w:author="Steff Guzmán" w:date="2023-03-13T19:20:00Z">
              <w:tcPr>
                <w:tcW w:w="652" w:type="dxa"/>
              </w:tcPr>
            </w:tcPrChange>
          </w:tcPr>
          <w:p w14:paraId="7D5D8254" w14:textId="30122E26"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897" w:author="Steff Guzmán" w:date="2023-03-13T19:56:00Z"/>
                <w:rFonts w:cs="Times New Roman"/>
              </w:rPr>
            </w:pPr>
            <w:del w:id="3898" w:author="Steff Guzmán" w:date="2023-03-13T19:56:00Z">
              <w:r w:rsidRPr="00BD3055" w:rsidDel="00AC7859">
                <w:rPr>
                  <w:rFonts w:cs="Times New Roman"/>
                </w:rPr>
                <w:delText>S. 9</w:delText>
              </w:r>
            </w:del>
          </w:p>
        </w:tc>
        <w:tc>
          <w:tcPr>
            <w:tcW w:w="0" w:type="dxa"/>
            <w:tcPrChange w:id="3899" w:author="Steff Guzmán" w:date="2023-03-13T19:20:00Z">
              <w:tcPr>
                <w:tcW w:w="655" w:type="dxa"/>
              </w:tcPr>
            </w:tcPrChange>
          </w:tcPr>
          <w:p w14:paraId="075DBC57" w14:textId="2C16BBC1"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900" w:author="Steff Guzmán" w:date="2023-03-13T19:56:00Z"/>
                <w:rFonts w:cs="Times New Roman"/>
              </w:rPr>
            </w:pPr>
            <w:del w:id="3901" w:author="Steff Guzmán" w:date="2023-03-13T19:56:00Z">
              <w:r w:rsidRPr="00BD3055" w:rsidDel="00AC7859">
                <w:rPr>
                  <w:rFonts w:cs="Times New Roman"/>
                </w:rPr>
                <w:delText>S. 10</w:delText>
              </w:r>
            </w:del>
          </w:p>
        </w:tc>
        <w:tc>
          <w:tcPr>
            <w:tcW w:w="0" w:type="dxa"/>
            <w:tcPrChange w:id="3902" w:author="Steff Guzmán" w:date="2023-03-13T19:20:00Z">
              <w:tcPr>
                <w:tcW w:w="652" w:type="dxa"/>
              </w:tcPr>
            </w:tcPrChange>
          </w:tcPr>
          <w:p w14:paraId="320F17C5" w14:textId="16DD0DD1"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903" w:author="Steff Guzmán" w:date="2023-03-13T19:56:00Z"/>
                <w:rFonts w:cs="Times New Roman"/>
              </w:rPr>
            </w:pPr>
            <w:del w:id="3904" w:author="Steff Guzmán" w:date="2023-03-13T19:56:00Z">
              <w:r w:rsidRPr="00BD3055" w:rsidDel="00AC7859">
                <w:rPr>
                  <w:rFonts w:cs="Times New Roman"/>
                </w:rPr>
                <w:delText>S. 11</w:delText>
              </w:r>
            </w:del>
          </w:p>
        </w:tc>
        <w:tc>
          <w:tcPr>
            <w:tcW w:w="0" w:type="dxa"/>
            <w:tcPrChange w:id="3905" w:author="Steff Guzmán" w:date="2023-03-13T19:20:00Z">
              <w:tcPr>
                <w:tcW w:w="652" w:type="dxa"/>
              </w:tcPr>
            </w:tcPrChange>
          </w:tcPr>
          <w:p w14:paraId="080FA2F5" w14:textId="5D42389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906" w:author="Steff Guzmán" w:date="2023-03-13T19:56:00Z"/>
                <w:rFonts w:cs="Times New Roman"/>
              </w:rPr>
            </w:pPr>
            <w:del w:id="3907" w:author="Steff Guzmán" w:date="2023-03-13T19:56:00Z">
              <w:r w:rsidRPr="00BD3055" w:rsidDel="00AC7859">
                <w:rPr>
                  <w:rFonts w:cs="Times New Roman"/>
                </w:rPr>
                <w:delText>S. 12</w:delText>
              </w:r>
            </w:del>
          </w:p>
        </w:tc>
        <w:tc>
          <w:tcPr>
            <w:tcW w:w="0" w:type="dxa"/>
            <w:tcPrChange w:id="3908" w:author="Steff Guzmán" w:date="2023-03-13T19:20:00Z">
              <w:tcPr>
                <w:tcW w:w="652" w:type="dxa"/>
              </w:tcPr>
            </w:tcPrChange>
          </w:tcPr>
          <w:p w14:paraId="5AEB41EE" w14:textId="363C8253"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909" w:author="Steff Guzmán" w:date="2023-03-13T19:56:00Z"/>
                <w:rFonts w:cs="Times New Roman"/>
              </w:rPr>
            </w:pPr>
            <w:del w:id="3910" w:author="Steff Guzmán" w:date="2023-03-13T19:56:00Z">
              <w:r w:rsidRPr="00BD3055" w:rsidDel="00AC7859">
                <w:rPr>
                  <w:rFonts w:cs="Times New Roman"/>
                </w:rPr>
                <w:delText>S. 13</w:delText>
              </w:r>
            </w:del>
          </w:p>
        </w:tc>
        <w:tc>
          <w:tcPr>
            <w:tcW w:w="0" w:type="dxa"/>
            <w:tcPrChange w:id="3911" w:author="Steff Guzmán" w:date="2023-03-13T19:20:00Z">
              <w:tcPr>
                <w:tcW w:w="652" w:type="dxa"/>
              </w:tcPr>
            </w:tcPrChange>
          </w:tcPr>
          <w:p w14:paraId="0E4D38C2" w14:textId="6FFA23E1"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912" w:author="Steff Guzmán" w:date="2023-03-13T19:56:00Z"/>
                <w:rFonts w:cs="Times New Roman"/>
              </w:rPr>
            </w:pPr>
            <w:del w:id="3913" w:author="Steff Guzmán" w:date="2023-03-13T19:56:00Z">
              <w:r w:rsidRPr="00BD3055" w:rsidDel="00AC7859">
                <w:rPr>
                  <w:rFonts w:cs="Times New Roman"/>
                </w:rPr>
                <w:delText>S. 14</w:delText>
              </w:r>
            </w:del>
          </w:p>
        </w:tc>
        <w:tc>
          <w:tcPr>
            <w:tcW w:w="0" w:type="dxa"/>
            <w:tcPrChange w:id="3914" w:author="Steff Guzmán" w:date="2023-03-13T19:20:00Z">
              <w:tcPr>
                <w:tcW w:w="652" w:type="dxa"/>
              </w:tcPr>
            </w:tcPrChange>
          </w:tcPr>
          <w:p w14:paraId="4387102A" w14:textId="1C903C52"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915" w:author="Steff Guzmán" w:date="2023-03-13T19:56:00Z"/>
                <w:rFonts w:cs="Times New Roman"/>
              </w:rPr>
            </w:pPr>
            <w:del w:id="3916" w:author="Steff Guzmán" w:date="2023-03-13T19:56:00Z">
              <w:r w:rsidRPr="00BD3055" w:rsidDel="00AC7859">
                <w:rPr>
                  <w:rFonts w:cs="Times New Roman"/>
                </w:rPr>
                <w:delText>S. 15</w:delText>
              </w:r>
            </w:del>
          </w:p>
        </w:tc>
        <w:tc>
          <w:tcPr>
            <w:tcW w:w="0" w:type="dxa"/>
            <w:tcPrChange w:id="3917" w:author="Steff Guzmán" w:date="2023-03-13T19:20:00Z">
              <w:tcPr>
                <w:tcW w:w="548" w:type="dxa"/>
              </w:tcPr>
            </w:tcPrChange>
          </w:tcPr>
          <w:p w14:paraId="2F84031C" w14:textId="57F0541B" w:rsidR="00A17136" w:rsidRPr="00BD3055" w:rsidDel="00AC7859" w:rsidRDefault="00A17136">
            <w:pPr>
              <w:jc w:val="center"/>
              <w:cnfStyle w:val="000000100000" w:firstRow="0" w:lastRow="0" w:firstColumn="0" w:lastColumn="0" w:oddVBand="0" w:evenVBand="0" w:oddHBand="1" w:evenHBand="0" w:firstRowFirstColumn="0" w:firstRowLastColumn="0" w:lastRowFirstColumn="0" w:lastRowLastColumn="0"/>
              <w:rPr>
                <w:del w:id="3918" w:author="Steff Guzmán" w:date="2023-03-13T19:56:00Z"/>
                <w:rFonts w:cs="Times New Roman"/>
              </w:rPr>
            </w:pPr>
            <w:del w:id="3919" w:author="Steff Guzmán" w:date="2023-03-13T19:56:00Z">
              <w:r w:rsidRPr="00BD3055" w:rsidDel="00AC7859">
                <w:rPr>
                  <w:rFonts w:cs="Times New Roman"/>
                </w:rPr>
                <w:delText>S. 16</w:delText>
              </w:r>
            </w:del>
          </w:p>
        </w:tc>
      </w:tr>
      <w:tr w:rsidR="00A17136" w:rsidRPr="00BD3055" w:rsidDel="00AC7859" w14:paraId="5F9E33DC" w14:textId="0E39EE9B" w:rsidTr="005A4444">
        <w:trPr>
          <w:del w:id="3920" w:author="Steff Guzmán" w:date="2023-03-13T19:56:00Z"/>
        </w:trPr>
        <w:tc>
          <w:tcPr>
            <w:tcW w:w="0" w:type="dxa"/>
            <w:tcPrChange w:id="3921" w:author="Steff Guzmán" w:date="2023-03-13T19:20:00Z">
              <w:tcPr>
                <w:tcW w:w="1129" w:type="dxa"/>
              </w:tcPr>
            </w:tcPrChange>
          </w:tcPr>
          <w:p w14:paraId="7879CC0E" w14:textId="79565531"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3922" w:author="Steff Guzmán" w:date="2023-03-13T19:56:00Z"/>
                <w:rFonts w:cs="Times New Roman"/>
                <w:szCs w:val="24"/>
              </w:rPr>
            </w:pPr>
            <w:del w:id="3923" w:author="Steff Guzmán" w:date="2023-03-13T19:56:00Z">
              <w:r w:rsidRPr="00BD3055" w:rsidDel="00AC7859">
                <w:rPr>
                  <w:rFonts w:cs="Times New Roman"/>
                  <w:szCs w:val="24"/>
                </w:rPr>
                <w:delText>Act. #1</w:delText>
              </w:r>
            </w:del>
          </w:p>
        </w:tc>
        <w:tc>
          <w:tcPr>
            <w:tcW w:w="0" w:type="dxa"/>
            <w:shd w:val="clear" w:color="auto" w:fill="D9E2F3" w:themeFill="accent1" w:themeFillTint="33"/>
            <w:tcPrChange w:id="3924" w:author="Steff Guzmán" w:date="2023-03-13T19:20:00Z">
              <w:tcPr>
                <w:tcW w:w="993" w:type="dxa"/>
                <w:shd w:val="clear" w:color="auto" w:fill="D9E2F3" w:themeFill="accent1" w:themeFillTint="33"/>
              </w:tcPr>
            </w:tcPrChange>
          </w:tcPr>
          <w:p w14:paraId="73962301" w14:textId="60CBC6F9" w:rsidR="00A17136" w:rsidRPr="00BD3055" w:rsidDel="00AC7859" w:rsidRDefault="00A17136">
            <w:pPr>
              <w:rPr>
                <w:del w:id="3925" w:author="Steff Guzmán" w:date="2023-03-13T19:56:00Z"/>
                <w:rFonts w:cs="Times New Roman"/>
              </w:rPr>
            </w:pPr>
            <w:del w:id="3926" w:author="Steff Guzmán" w:date="2023-03-13T19:56:00Z">
              <w:r w:rsidRPr="00BD3055" w:rsidDel="00AC7859">
                <w:rPr>
                  <w:rFonts w:cs="Times New Roman"/>
                </w:rPr>
                <w:delText>X</w:delText>
              </w:r>
            </w:del>
          </w:p>
        </w:tc>
        <w:tc>
          <w:tcPr>
            <w:tcW w:w="0" w:type="dxa"/>
            <w:shd w:val="clear" w:color="auto" w:fill="D9E2F3" w:themeFill="accent1" w:themeFillTint="33"/>
            <w:tcPrChange w:id="3927" w:author="Steff Guzmán" w:date="2023-03-13T19:20:00Z">
              <w:tcPr>
                <w:tcW w:w="708" w:type="dxa"/>
                <w:shd w:val="clear" w:color="auto" w:fill="D9E2F3" w:themeFill="accent1" w:themeFillTint="33"/>
              </w:tcPr>
            </w:tcPrChange>
          </w:tcPr>
          <w:p w14:paraId="61C9C92F" w14:textId="1D7CEF99" w:rsidR="00A17136" w:rsidRPr="00BD3055" w:rsidDel="00AC7859" w:rsidRDefault="00A17136">
            <w:pPr>
              <w:rPr>
                <w:del w:id="3928" w:author="Steff Guzmán" w:date="2023-03-13T19:56:00Z"/>
                <w:rFonts w:cs="Times New Roman"/>
              </w:rPr>
            </w:pPr>
            <w:del w:id="3929" w:author="Steff Guzmán" w:date="2023-03-13T19:56:00Z">
              <w:r w:rsidRPr="00BD3055" w:rsidDel="00AC7859">
                <w:rPr>
                  <w:rFonts w:cs="Times New Roman"/>
                </w:rPr>
                <w:delText>X</w:delText>
              </w:r>
            </w:del>
          </w:p>
        </w:tc>
        <w:tc>
          <w:tcPr>
            <w:tcW w:w="0" w:type="dxa"/>
            <w:tcPrChange w:id="3930" w:author="Steff Guzmán" w:date="2023-03-13T19:20:00Z">
              <w:tcPr>
                <w:tcW w:w="709" w:type="dxa"/>
              </w:tcPr>
            </w:tcPrChange>
          </w:tcPr>
          <w:p w14:paraId="1537F89A" w14:textId="5D007661" w:rsidR="00A17136" w:rsidRPr="00BD3055" w:rsidDel="00AC7859" w:rsidRDefault="00A17136">
            <w:pPr>
              <w:rPr>
                <w:del w:id="3931" w:author="Steff Guzmán" w:date="2023-03-13T19:56:00Z"/>
                <w:rFonts w:cs="Times New Roman"/>
              </w:rPr>
            </w:pPr>
          </w:p>
        </w:tc>
        <w:tc>
          <w:tcPr>
            <w:tcW w:w="0" w:type="dxa"/>
            <w:tcPrChange w:id="3932" w:author="Steff Guzmán" w:date="2023-03-13T19:20:00Z">
              <w:tcPr>
                <w:tcW w:w="709" w:type="dxa"/>
              </w:tcPr>
            </w:tcPrChange>
          </w:tcPr>
          <w:p w14:paraId="1F48EE56" w14:textId="75CA511C" w:rsidR="00A17136" w:rsidRPr="00BD3055" w:rsidDel="00AC7859" w:rsidRDefault="00A17136">
            <w:pPr>
              <w:rPr>
                <w:del w:id="3933" w:author="Steff Guzmán" w:date="2023-03-13T19:56:00Z"/>
                <w:rFonts w:cs="Times New Roman"/>
              </w:rPr>
            </w:pPr>
          </w:p>
        </w:tc>
        <w:tc>
          <w:tcPr>
            <w:tcW w:w="0" w:type="dxa"/>
            <w:tcPrChange w:id="3934" w:author="Steff Guzmán" w:date="2023-03-13T19:20:00Z">
              <w:tcPr>
                <w:tcW w:w="709" w:type="dxa"/>
              </w:tcPr>
            </w:tcPrChange>
          </w:tcPr>
          <w:p w14:paraId="4BEC0A2C" w14:textId="6D969242" w:rsidR="00A17136" w:rsidRPr="00BD3055" w:rsidDel="00AC7859" w:rsidRDefault="00A17136">
            <w:pPr>
              <w:rPr>
                <w:del w:id="3935" w:author="Steff Guzmán" w:date="2023-03-13T19:56:00Z"/>
                <w:rFonts w:cs="Times New Roman"/>
              </w:rPr>
            </w:pPr>
          </w:p>
        </w:tc>
        <w:tc>
          <w:tcPr>
            <w:tcW w:w="0" w:type="dxa"/>
            <w:tcPrChange w:id="3936" w:author="Steff Guzmán" w:date="2023-03-13T19:20:00Z">
              <w:tcPr>
                <w:tcW w:w="708" w:type="dxa"/>
              </w:tcPr>
            </w:tcPrChange>
          </w:tcPr>
          <w:p w14:paraId="394F04EA" w14:textId="4475EE2E" w:rsidR="00A17136" w:rsidRPr="00BD3055" w:rsidDel="00AC7859" w:rsidRDefault="00A17136">
            <w:pPr>
              <w:rPr>
                <w:del w:id="3937" w:author="Steff Guzmán" w:date="2023-03-13T19:56:00Z"/>
                <w:rFonts w:cs="Times New Roman"/>
              </w:rPr>
            </w:pPr>
          </w:p>
        </w:tc>
        <w:tc>
          <w:tcPr>
            <w:tcW w:w="0" w:type="dxa"/>
            <w:tcPrChange w:id="3938" w:author="Steff Guzmán" w:date="2023-03-13T19:20:00Z">
              <w:tcPr>
                <w:tcW w:w="754" w:type="dxa"/>
              </w:tcPr>
            </w:tcPrChange>
          </w:tcPr>
          <w:p w14:paraId="277C5110" w14:textId="7B3F2C74" w:rsidR="00A17136" w:rsidRPr="00BD3055" w:rsidDel="00AC7859" w:rsidRDefault="00A17136">
            <w:pPr>
              <w:rPr>
                <w:del w:id="3939" w:author="Steff Guzmán" w:date="2023-03-13T19:56:00Z"/>
                <w:rFonts w:cs="Times New Roman"/>
              </w:rPr>
            </w:pPr>
          </w:p>
        </w:tc>
        <w:tc>
          <w:tcPr>
            <w:tcW w:w="0" w:type="dxa"/>
            <w:tcPrChange w:id="3940" w:author="Steff Guzmán" w:date="2023-03-13T19:20:00Z">
              <w:tcPr>
                <w:tcW w:w="652" w:type="dxa"/>
              </w:tcPr>
            </w:tcPrChange>
          </w:tcPr>
          <w:p w14:paraId="673E944C" w14:textId="419964DD" w:rsidR="00A17136" w:rsidRPr="00BD3055" w:rsidDel="00AC7859" w:rsidRDefault="00A17136">
            <w:pPr>
              <w:rPr>
                <w:del w:id="3941" w:author="Steff Guzmán" w:date="2023-03-13T19:56:00Z"/>
                <w:rFonts w:cs="Times New Roman"/>
              </w:rPr>
            </w:pPr>
          </w:p>
        </w:tc>
        <w:tc>
          <w:tcPr>
            <w:tcW w:w="0" w:type="dxa"/>
            <w:tcPrChange w:id="3942" w:author="Steff Guzmán" w:date="2023-03-13T19:20:00Z">
              <w:tcPr>
                <w:tcW w:w="652" w:type="dxa"/>
              </w:tcPr>
            </w:tcPrChange>
          </w:tcPr>
          <w:p w14:paraId="66CC1E5E" w14:textId="34BF3C8A" w:rsidR="00A17136" w:rsidRPr="00BD3055" w:rsidDel="00AC7859" w:rsidRDefault="00A17136">
            <w:pPr>
              <w:rPr>
                <w:del w:id="3943" w:author="Steff Guzmán" w:date="2023-03-13T19:56:00Z"/>
                <w:rFonts w:cs="Times New Roman"/>
              </w:rPr>
            </w:pPr>
          </w:p>
        </w:tc>
        <w:tc>
          <w:tcPr>
            <w:tcW w:w="0" w:type="dxa"/>
            <w:tcPrChange w:id="3944" w:author="Steff Guzmán" w:date="2023-03-13T19:20:00Z">
              <w:tcPr>
                <w:tcW w:w="655" w:type="dxa"/>
              </w:tcPr>
            </w:tcPrChange>
          </w:tcPr>
          <w:p w14:paraId="3FB5F888" w14:textId="27825433" w:rsidR="00A17136" w:rsidRPr="00BD3055" w:rsidDel="00AC7859" w:rsidRDefault="00A17136">
            <w:pPr>
              <w:rPr>
                <w:del w:id="3945" w:author="Steff Guzmán" w:date="2023-03-13T19:56:00Z"/>
                <w:rFonts w:cs="Times New Roman"/>
              </w:rPr>
            </w:pPr>
          </w:p>
        </w:tc>
        <w:tc>
          <w:tcPr>
            <w:tcW w:w="0" w:type="dxa"/>
            <w:tcPrChange w:id="3946" w:author="Steff Guzmán" w:date="2023-03-13T19:20:00Z">
              <w:tcPr>
                <w:tcW w:w="652" w:type="dxa"/>
              </w:tcPr>
            </w:tcPrChange>
          </w:tcPr>
          <w:p w14:paraId="430C40F7" w14:textId="4DE4E8BE" w:rsidR="00A17136" w:rsidRPr="00BD3055" w:rsidDel="00AC7859" w:rsidRDefault="00A17136">
            <w:pPr>
              <w:rPr>
                <w:del w:id="3947" w:author="Steff Guzmán" w:date="2023-03-13T19:56:00Z"/>
                <w:rFonts w:cs="Times New Roman"/>
              </w:rPr>
            </w:pPr>
          </w:p>
        </w:tc>
        <w:tc>
          <w:tcPr>
            <w:tcW w:w="0" w:type="dxa"/>
            <w:tcPrChange w:id="3948" w:author="Steff Guzmán" w:date="2023-03-13T19:20:00Z">
              <w:tcPr>
                <w:tcW w:w="652" w:type="dxa"/>
              </w:tcPr>
            </w:tcPrChange>
          </w:tcPr>
          <w:p w14:paraId="4825091D" w14:textId="61C18E0C" w:rsidR="00A17136" w:rsidRPr="00BD3055" w:rsidDel="00AC7859" w:rsidRDefault="00A17136">
            <w:pPr>
              <w:rPr>
                <w:del w:id="3949" w:author="Steff Guzmán" w:date="2023-03-13T19:56:00Z"/>
                <w:rFonts w:cs="Times New Roman"/>
              </w:rPr>
            </w:pPr>
          </w:p>
        </w:tc>
        <w:tc>
          <w:tcPr>
            <w:tcW w:w="0" w:type="dxa"/>
            <w:tcPrChange w:id="3950" w:author="Steff Guzmán" w:date="2023-03-13T19:20:00Z">
              <w:tcPr>
                <w:tcW w:w="652" w:type="dxa"/>
              </w:tcPr>
            </w:tcPrChange>
          </w:tcPr>
          <w:p w14:paraId="4FDB7F04" w14:textId="59735812" w:rsidR="00A17136" w:rsidRPr="00BD3055" w:rsidDel="00AC7859" w:rsidRDefault="00A17136">
            <w:pPr>
              <w:rPr>
                <w:del w:id="3951" w:author="Steff Guzmán" w:date="2023-03-13T19:56:00Z"/>
                <w:rFonts w:cs="Times New Roman"/>
              </w:rPr>
            </w:pPr>
          </w:p>
        </w:tc>
        <w:tc>
          <w:tcPr>
            <w:tcW w:w="0" w:type="dxa"/>
            <w:tcPrChange w:id="3952" w:author="Steff Guzmán" w:date="2023-03-13T19:20:00Z">
              <w:tcPr>
                <w:tcW w:w="652" w:type="dxa"/>
              </w:tcPr>
            </w:tcPrChange>
          </w:tcPr>
          <w:p w14:paraId="32A4A25B" w14:textId="39069217" w:rsidR="00A17136" w:rsidRPr="00BD3055" w:rsidDel="00AC7859" w:rsidRDefault="00A17136">
            <w:pPr>
              <w:rPr>
                <w:del w:id="3953" w:author="Steff Guzmán" w:date="2023-03-13T19:56:00Z"/>
                <w:rFonts w:cs="Times New Roman"/>
              </w:rPr>
            </w:pPr>
          </w:p>
        </w:tc>
        <w:tc>
          <w:tcPr>
            <w:tcW w:w="0" w:type="dxa"/>
            <w:tcPrChange w:id="3954" w:author="Steff Guzmán" w:date="2023-03-13T19:20:00Z">
              <w:tcPr>
                <w:tcW w:w="652" w:type="dxa"/>
              </w:tcPr>
            </w:tcPrChange>
          </w:tcPr>
          <w:p w14:paraId="70F55818" w14:textId="4C1F573E" w:rsidR="00A17136" w:rsidRPr="00BD3055" w:rsidDel="00AC7859" w:rsidRDefault="00A17136">
            <w:pPr>
              <w:rPr>
                <w:del w:id="3955" w:author="Steff Guzmán" w:date="2023-03-13T19:56:00Z"/>
                <w:rFonts w:cs="Times New Roman"/>
              </w:rPr>
            </w:pPr>
          </w:p>
        </w:tc>
        <w:tc>
          <w:tcPr>
            <w:tcW w:w="0" w:type="dxa"/>
            <w:tcPrChange w:id="3956" w:author="Steff Guzmán" w:date="2023-03-13T19:20:00Z">
              <w:tcPr>
                <w:tcW w:w="548" w:type="dxa"/>
              </w:tcPr>
            </w:tcPrChange>
          </w:tcPr>
          <w:p w14:paraId="0F418529" w14:textId="6962CC06" w:rsidR="00A17136" w:rsidRPr="00BD3055" w:rsidDel="00AC7859" w:rsidRDefault="00A17136">
            <w:pPr>
              <w:rPr>
                <w:del w:id="3957" w:author="Steff Guzmán" w:date="2023-03-13T19:56:00Z"/>
                <w:rFonts w:cs="Times New Roman"/>
              </w:rPr>
            </w:pPr>
          </w:p>
        </w:tc>
      </w:tr>
      <w:tr w:rsidR="00A17136" w:rsidRPr="00BD3055" w:rsidDel="00AC7859" w14:paraId="38DD11BA" w14:textId="0BA8839B" w:rsidTr="005A4444">
        <w:trPr>
          <w:del w:id="3958" w:author="Steff Guzmán" w:date="2023-03-13T19:56:00Z"/>
        </w:trPr>
        <w:tc>
          <w:tcPr>
            <w:tcW w:w="0" w:type="dxa"/>
            <w:tcPrChange w:id="3959" w:author="Steff Guzmán" w:date="2023-03-13T19:20:00Z">
              <w:tcPr>
                <w:tcW w:w="1129" w:type="dxa"/>
              </w:tcPr>
            </w:tcPrChange>
          </w:tcPr>
          <w:p w14:paraId="53386114" w14:textId="4DA392AF"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3960" w:author="Steff Guzmán" w:date="2023-03-13T19:56:00Z"/>
                <w:rFonts w:cs="Times New Roman"/>
                <w:szCs w:val="24"/>
              </w:rPr>
            </w:pPr>
            <w:del w:id="3961" w:author="Steff Guzmán" w:date="2023-03-13T19:56:00Z">
              <w:r w:rsidRPr="00BD3055" w:rsidDel="00AC7859">
                <w:rPr>
                  <w:rFonts w:cs="Times New Roman"/>
                  <w:szCs w:val="24"/>
                </w:rPr>
                <w:delText>Act. #2</w:delText>
              </w:r>
            </w:del>
          </w:p>
        </w:tc>
        <w:tc>
          <w:tcPr>
            <w:tcW w:w="0" w:type="dxa"/>
            <w:shd w:val="clear" w:color="auto" w:fill="D9E2F3" w:themeFill="accent1" w:themeFillTint="33"/>
            <w:tcPrChange w:id="3962" w:author="Steff Guzmán" w:date="2023-03-13T19:20:00Z">
              <w:tcPr>
                <w:tcW w:w="993" w:type="dxa"/>
                <w:shd w:val="clear" w:color="auto" w:fill="D9E2F3" w:themeFill="accent1" w:themeFillTint="33"/>
              </w:tcPr>
            </w:tcPrChange>
          </w:tcPr>
          <w:p w14:paraId="34F11428" w14:textId="6C07954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63" w:author="Steff Guzmán" w:date="2023-03-13T19:56:00Z"/>
                <w:rFonts w:cs="Times New Roman"/>
              </w:rPr>
            </w:pPr>
            <w:del w:id="3964" w:author="Steff Guzmán" w:date="2023-03-13T19:56:00Z">
              <w:r w:rsidRPr="00BD3055" w:rsidDel="00AC7859">
                <w:rPr>
                  <w:rFonts w:cs="Times New Roman"/>
                </w:rPr>
                <w:delText>X</w:delText>
              </w:r>
            </w:del>
          </w:p>
        </w:tc>
        <w:tc>
          <w:tcPr>
            <w:tcW w:w="0" w:type="dxa"/>
            <w:shd w:val="clear" w:color="auto" w:fill="D9E2F3" w:themeFill="accent1" w:themeFillTint="33"/>
            <w:tcPrChange w:id="3965" w:author="Steff Guzmán" w:date="2023-03-13T19:20:00Z">
              <w:tcPr>
                <w:tcW w:w="708" w:type="dxa"/>
                <w:shd w:val="clear" w:color="auto" w:fill="D9E2F3" w:themeFill="accent1" w:themeFillTint="33"/>
              </w:tcPr>
            </w:tcPrChange>
          </w:tcPr>
          <w:p w14:paraId="1F9F1ED8" w14:textId="18F0BB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66" w:author="Steff Guzmán" w:date="2023-03-13T19:56:00Z"/>
                <w:rFonts w:cs="Times New Roman"/>
              </w:rPr>
            </w:pPr>
            <w:del w:id="3967" w:author="Steff Guzmán" w:date="2023-03-13T19:56:00Z">
              <w:r w:rsidRPr="00BD3055" w:rsidDel="00AC7859">
                <w:rPr>
                  <w:rFonts w:cs="Times New Roman"/>
                </w:rPr>
                <w:delText>X</w:delText>
              </w:r>
            </w:del>
          </w:p>
        </w:tc>
        <w:tc>
          <w:tcPr>
            <w:tcW w:w="0" w:type="dxa"/>
            <w:tcPrChange w:id="3968" w:author="Steff Guzmán" w:date="2023-03-13T19:20:00Z">
              <w:tcPr>
                <w:tcW w:w="709" w:type="dxa"/>
              </w:tcPr>
            </w:tcPrChange>
          </w:tcPr>
          <w:p w14:paraId="366F15EB" w14:textId="664A098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69" w:author="Steff Guzmán" w:date="2023-03-13T19:56:00Z"/>
                <w:rFonts w:cs="Times New Roman"/>
              </w:rPr>
            </w:pPr>
          </w:p>
        </w:tc>
        <w:tc>
          <w:tcPr>
            <w:tcW w:w="0" w:type="dxa"/>
            <w:tcPrChange w:id="3970" w:author="Steff Guzmán" w:date="2023-03-13T19:20:00Z">
              <w:tcPr>
                <w:tcW w:w="709" w:type="dxa"/>
              </w:tcPr>
            </w:tcPrChange>
          </w:tcPr>
          <w:p w14:paraId="5EA89CDB" w14:textId="415DAD1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1" w:author="Steff Guzmán" w:date="2023-03-13T19:56:00Z"/>
                <w:rFonts w:cs="Times New Roman"/>
              </w:rPr>
            </w:pPr>
          </w:p>
        </w:tc>
        <w:tc>
          <w:tcPr>
            <w:tcW w:w="0" w:type="dxa"/>
            <w:tcPrChange w:id="3972" w:author="Steff Guzmán" w:date="2023-03-13T19:20:00Z">
              <w:tcPr>
                <w:tcW w:w="709" w:type="dxa"/>
              </w:tcPr>
            </w:tcPrChange>
          </w:tcPr>
          <w:p w14:paraId="05965827" w14:textId="41C5DB5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3" w:author="Steff Guzmán" w:date="2023-03-13T19:56:00Z"/>
                <w:rFonts w:cs="Times New Roman"/>
              </w:rPr>
            </w:pPr>
          </w:p>
        </w:tc>
        <w:tc>
          <w:tcPr>
            <w:tcW w:w="0" w:type="dxa"/>
            <w:tcPrChange w:id="3974" w:author="Steff Guzmán" w:date="2023-03-13T19:20:00Z">
              <w:tcPr>
                <w:tcW w:w="708" w:type="dxa"/>
              </w:tcPr>
            </w:tcPrChange>
          </w:tcPr>
          <w:p w14:paraId="73C0746E" w14:textId="5E7B805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5" w:author="Steff Guzmán" w:date="2023-03-13T19:56:00Z"/>
                <w:rFonts w:cs="Times New Roman"/>
              </w:rPr>
            </w:pPr>
          </w:p>
        </w:tc>
        <w:tc>
          <w:tcPr>
            <w:tcW w:w="0" w:type="dxa"/>
            <w:tcPrChange w:id="3976" w:author="Steff Guzmán" w:date="2023-03-13T19:20:00Z">
              <w:tcPr>
                <w:tcW w:w="754" w:type="dxa"/>
              </w:tcPr>
            </w:tcPrChange>
          </w:tcPr>
          <w:p w14:paraId="393F9CDE" w14:textId="42F7D2F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7" w:author="Steff Guzmán" w:date="2023-03-13T19:56:00Z"/>
                <w:rFonts w:cs="Times New Roman"/>
              </w:rPr>
            </w:pPr>
          </w:p>
        </w:tc>
        <w:tc>
          <w:tcPr>
            <w:tcW w:w="0" w:type="dxa"/>
            <w:tcPrChange w:id="3978" w:author="Steff Guzmán" w:date="2023-03-13T19:20:00Z">
              <w:tcPr>
                <w:tcW w:w="652" w:type="dxa"/>
              </w:tcPr>
            </w:tcPrChange>
          </w:tcPr>
          <w:p w14:paraId="5871C2B2" w14:textId="38641DA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79" w:author="Steff Guzmán" w:date="2023-03-13T19:56:00Z"/>
                <w:rFonts w:cs="Times New Roman"/>
              </w:rPr>
            </w:pPr>
          </w:p>
        </w:tc>
        <w:tc>
          <w:tcPr>
            <w:tcW w:w="0" w:type="dxa"/>
            <w:tcPrChange w:id="3980" w:author="Steff Guzmán" w:date="2023-03-13T19:20:00Z">
              <w:tcPr>
                <w:tcW w:w="652" w:type="dxa"/>
              </w:tcPr>
            </w:tcPrChange>
          </w:tcPr>
          <w:p w14:paraId="1F46FC89" w14:textId="73D248B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1" w:author="Steff Guzmán" w:date="2023-03-13T19:56:00Z"/>
                <w:rFonts w:cs="Times New Roman"/>
              </w:rPr>
            </w:pPr>
          </w:p>
        </w:tc>
        <w:tc>
          <w:tcPr>
            <w:tcW w:w="0" w:type="dxa"/>
            <w:tcPrChange w:id="3982" w:author="Steff Guzmán" w:date="2023-03-13T19:20:00Z">
              <w:tcPr>
                <w:tcW w:w="655" w:type="dxa"/>
              </w:tcPr>
            </w:tcPrChange>
          </w:tcPr>
          <w:p w14:paraId="0152CD65" w14:textId="653B6A8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3" w:author="Steff Guzmán" w:date="2023-03-13T19:56:00Z"/>
                <w:rFonts w:cs="Times New Roman"/>
              </w:rPr>
            </w:pPr>
          </w:p>
        </w:tc>
        <w:tc>
          <w:tcPr>
            <w:tcW w:w="0" w:type="dxa"/>
            <w:tcPrChange w:id="3984" w:author="Steff Guzmán" w:date="2023-03-13T19:20:00Z">
              <w:tcPr>
                <w:tcW w:w="652" w:type="dxa"/>
              </w:tcPr>
            </w:tcPrChange>
          </w:tcPr>
          <w:p w14:paraId="609E42F4" w14:textId="337331D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5" w:author="Steff Guzmán" w:date="2023-03-13T19:56:00Z"/>
                <w:rFonts w:cs="Times New Roman"/>
              </w:rPr>
            </w:pPr>
          </w:p>
        </w:tc>
        <w:tc>
          <w:tcPr>
            <w:tcW w:w="0" w:type="dxa"/>
            <w:tcPrChange w:id="3986" w:author="Steff Guzmán" w:date="2023-03-13T19:20:00Z">
              <w:tcPr>
                <w:tcW w:w="652" w:type="dxa"/>
              </w:tcPr>
            </w:tcPrChange>
          </w:tcPr>
          <w:p w14:paraId="327B6B60" w14:textId="654BA25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7" w:author="Steff Guzmán" w:date="2023-03-13T19:56:00Z"/>
                <w:rFonts w:cs="Times New Roman"/>
              </w:rPr>
            </w:pPr>
          </w:p>
        </w:tc>
        <w:tc>
          <w:tcPr>
            <w:tcW w:w="0" w:type="dxa"/>
            <w:tcPrChange w:id="3988" w:author="Steff Guzmán" w:date="2023-03-13T19:20:00Z">
              <w:tcPr>
                <w:tcW w:w="652" w:type="dxa"/>
              </w:tcPr>
            </w:tcPrChange>
          </w:tcPr>
          <w:p w14:paraId="43D313EC" w14:textId="219F443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89" w:author="Steff Guzmán" w:date="2023-03-13T19:56:00Z"/>
                <w:rFonts w:cs="Times New Roman"/>
              </w:rPr>
            </w:pPr>
          </w:p>
        </w:tc>
        <w:tc>
          <w:tcPr>
            <w:tcW w:w="0" w:type="dxa"/>
            <w:tcPrChange w:id="3990" w:author="Steff Guzmán" w:date="2023-03-13T19:20:00Z">
              <w:tcPr>
                <w:tcW w:w="652" w:type="dxa"/>
              </w:tcPr>
            </w:tcPrChange>
          </w:tcPr>
          <w:p w14:paraId="13B01A9B" w14:textId="7608A15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91" w:author="Steff Guzmán" w:date="2023-03-13T19:56:00Z"/>
                <w:rFonts w:cs="Times New Roman"/>
              </w:rPr>
            </w:pPr>
          </w:p>
        </w:tc>
        <w:tc>
          <w:tcPr>
            <w:tcW w:w="0" w:type="dxa"/>
            <w:tcPrChange w:id="3992" w:author="Steff Guzmán" w:date="2023-03-13T19:20:00Z">
              <w:tcPr>
                <w:tcW w:w="652" w:type="dxa"/>
              </w:tcPr>
            </w:tcPrChange>
          </w:tcPr>
          <w:p w14:paraId="65F965ED" w14:textId="4422324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93" w:author="Steff Guzmán" w:date="2023-03-13T19:56:00Z"/>
                <w:rFonts w:cs="Times New Roman"/>
              </w:rPr>
            </w:pPr>
          </w:p>
        </w:tc>
        <w:tc>
          <w:tcPr>
            <w:tcW w:w="0" w:type="dxa"/>
            <w:tcPrChange w:id="3994" w:author="Steff Guzmán" w:date="2023-03-13T19:20:00Z">
              <w:tcPr>
                <w:tcW w:w="548" w:type="dxa"/>
              </w:tcPr>
            </w:tcPrChange>
          </w:tcPr>
          <w:p w14:paraId="2BC82917" w14:textId="6EF016D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3995" w:author="Steff Guzmán" w:date="2023-03-13T19:56:00Z"/>
                <w:rFonts w:cs="Times New Roman"/>
              </w:rPr>
            </w:pPr>
          </w:p>
        </w:tc>
      </w:tr>
      <w:tr w:rsidR="00A17136" w:rsidRPr="00BD3055" w:rsidDel="00AC7859" w14:paraId="030E2886" w14:textId="7FFA3FC1" w:rsidTr="005A4444">
        <w:trPr>
          <w:del w:id="3996" w:author="Steff Guzmán" w:date="2023-03-13T19:56:00Z"/>
        </w:trPr>
        <w:tc>
          <w:tcPr>
            <w:tcW w:w="0" w:type="dxa"/>
            <w:tcPrChange w:id="3997" w:author="Steff Guzmán" w:date="2023-03-13T19:20:00Z">
              <w:tcPr>
                <w:tcW w:w="1129" w:type="dxa"/>
              </w:tcPr>
            </w:tcPrChange>
          </w:tcPr>
          <w:p w14:paraId="13FDD328" w14:textId="1CBEBE6A"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3998" w:author="Steff Guzmán" w:date="2023-03-13T19:56:00Z"/>
                <w:rFonts w:cs="Times New Roman"/>
                <w:szCs w:val="24"/>
              </w:rPr>
            </w:pPr>
            <w:del w:id="3999" w:author="Steff Guzmán" w:date="2023-03-13T19:56:00Z">
              <w:r w:rsidRPr="00BD3055" w:rsidDel="00AC7859">
                <w:rPr>
                  <w:rFonts w:cs="Times New Roman"/>
                  <w:szCs w:val="24"/>
                </w:rPr>
                <w:delText>Act. #3</w:delText>
              </w:r>
            </w:del>
          </w:p>
        </w:tc>
        <w:tc>
          <w:tcPr>
            <w:tcW w:w="0" w:type="dxa"/>
            <w:tcPrChange w:id="4000" w:author="Steff Guzmán" w:date="2023-03-13T19:20:00Z">
              <w:tcPr>
                <w:tcW w:w="993" w:type="dxa"/>
              </w:tcPr>
            </w:tcPrChange>
          </w:tcPr>
          <w:p w14:paraId="0B9A5D0F" w14:textId="5C9BA353" w:rsidR="00A17136" w:rsidRPr="00BD3055" w:rsidDel="00AC7859" w:rsidRDefault="00A17136">
            <w:pPr>
              <w:rPr>
                <w:del w:id="4001" w:author="Steff Guzmán" w:date="2023-03-13T19:56:00Z"/>
                <w:rFonts w:cs="Times New Roman"/>
              </w:rPr>
            </w:pPr>
          </w:p>
        </w:tc>
        <w:tc>
          <w:tcPr>
            <w:tcW w:w="0" w:type="dxa"/>
            <w:shd w:val="clear" w:color="auto" w:fill="D9E2F3" w:themeFill="accent1" w:themeFillTint="33"/>
            <w:tcPrChange w:id="4002" w:author="Steff Guzmán" w:date="2023-03-13T19:20:00Z">
              <w:tcPr>
                <w:tcW w:w="708" w:type="dxa"/>
                <w:shd w:val="clear" w:color="auto" w:fill="D9E2F3" w:themeFill="accent1" w:themeFillTint="33"/>
              </w:tcPr>
            </w:tcPrChange>
          </w:tcPr>
          <w:p w14:paraId="3BF0AC6A" w14:textId="72239B04" w:rsidR="00A17136" w:rsidRPr="00BD3055" w:rsidDel="00AC7859" w:rsidRDefault="00A17136">
            <w:pPr>
              <w:rPr>
                <w:del w:id="4003" w:author="Steff Guzmán" w:date="2023-03-13T19:56:00Z"/>
                <w:rFonts w:cs="Times New Roman"/>
              </w:rPr>
            </w:pPr>
            <w:del w:id="4004" w:author="Steff Guzmán" w:date="2023-03-13T19:56:00Z">
              <w:r w:rsidRPr="00BD3055" w:rsidDel="00AC7859">
                <w:rPr>
                  <w:rFonts w:cs="Times New Roman"/>
                </w:rPr>
                <w:delText>X</w:delText>
              </w:r>
            </w:del>
          </w:p>
        </w:tc>
        <w:tc>
          <w:tcPr>
            <w:tcW w:w="0" w:type="dxa"/>
            <w:tcPrChange w:id="4005" w:author="Steff Guzmán" w:date="2023-03-13T19:20:00Z">
              <w:tcPr>
                <w:tcW w:w="709" w:type="dxa"/>
              </w:tcPr>
            </w:tcPrChange>
          </w:tcPr>
          <w:p w14:paraId="1B133F8B" w14:textId="5AFEDB64" w:rsidR="00A17136" w:rsidRPr="00BD3055" w:rsidDel="00AC7859" w:rsidRDefault="00A17136">
            <w:pPr>
              <w:rPr>
                <w:del w:id="4006" w:author="Steff Guzmán" w:date="2023-03-13T19:56:00Z"/>
                <w:rFonts w:cs="Times New Roman"/>
              </w:rPr>
            </w:pPr>
          </w:p>
        </w:tc>
        <w:tc>
          <w:tcPr>
            <w:tcW w:w="0" w:type="dxa"/>
            <w:tcPrChange w:id="4007" w:author="Steff Guzmán" w:date="2023-03-13T19:20:00Z">
              <w:tcPr>
                <w:tcW w:w="709" w:type="dxa"/>
              </w:tcPr>
            </w:tcPrChange>
          </w:tcPr>
          <w:p w14:paraId="4C797397" w14:textId="7E337DBD" w:rsidR="00A17136" w:rsidRPr="00BD3055" w:rsidDel="00AC7859" w:rsidRDefault="00A17136">
            <w:pPr>
              <w:rPr>
                <w:del w:id="4008" w:author="Steff Guzmán" w:date="2023-03-13T19:56:00Z"/>
                <w:rFonts w:cs="Times New Roman"/>
              </w:rPr>
            </w:pPr>
          </w:p>
        </w:tc>
        <w:tc>
          <w:tcPr>
            <w:tcW w:w="0" w:type="dxa"/>
            <w:tcPrChange w:id="4009" w:author="Steff Guzmán" w:date="2023-03-13T19:20:00Z">
              <w:tcPr>
                <w:tcW w:w="709" w:type="dxa"/>
              </w:tcPr>
            </w:tcPrChange>
          </w:tcPr>
          <w:p w14:paraId="6A543541" w14:textId="186BC9E0" w:rsidR="00A17136" w:rsidRPr="00BD3055" w:rsidDel="00AC7859" w:rsidRDefault="00A17136">
            <w:pPr>
              <w:rPr>
                <w:del w:id="4010" w:author="Steff Guzmán" w:date="2023-03-13T19:56:00Z"/>
                <w:rFonts w:cs="Times New Roman"/>
              </w:rPr>
            </w:pPr>
          </w:p>
        </w:tc>
        <w:tc>
          <w:tcPr>
            <w:tcW w:w="0" w:type="dxa"/>
            <w:tcPrChange w:id="4011" w:author="Steff Guzmán" w:date="2023-03-13T19:20:00Z">
              <w:tcPr>
                <w:tcW w:w="708" w:type="dxa"/>
              </w:tcPr>
            </w:tcPrChange>
          </w:tcPr>
          <w:p w14:paraId="3B8BF0CE" w14:textId="7A2C66EB" w:rsidR="00A17136" w:rsidRPr="00BD3055" w:rsidDel="00AC7859" w:rsidRDefault="00A17136">
            <w:pPr>
              <w:rPr>
                <w:del w:id="4012" w:author="Steff Guzmán" w:date="2023-03-13T19:56:00Z"/>
                <w:rFonts w:cs="Times New Roman"/>
              </w:rPr>
            </w:pPr>
          </w:p>
        </w:tc>
        <w:tc>
          <w:tcPr>
            <w:tcW w:w="0" w:type="dxa"/>
            <w:tcPrChange w:id="4013" w:author="Steff Guzmán" w:date="2023-03-13T19:20:00Z">
              <w:tcPr>
                <w:tcW w:w="754" w:type="dxa"/>
              </w:tcPr>
            </w:tcPrChange>
          </w:tcPr>
          <w:p w14:paraId="02A1E1C9" w14:textId="14754FB1" w:rsidR="00A17136" w:rsidRPr="00BD3055" w:rsidDel="00AC7859" w:rsidRDefault="00A17136">
            <w:pPr>
              <w:rPr>
                <w:del w:id="4014" w:author="Steff Guzmán" w:date="2023-03-13T19:56:00Z"/>
                <w:rFonts w:cs="Times New Roman"/>
              </w:rPr>
            </w:pPr>
          </w:p>
        </w:tc>
        <w:tc>
          <w:tcPr>
            <w:tcW w:w="0" w:type="dxa"/>
            <w:tcPrChange w:id="4015" w:author="Steff Guzmán" w:date="2023-03-13T19:20:00Z">
              <w:tcPr>
                <w:tcW w:w="652" w:type="dxa"/>
              </w:tcPr>
            </w:tcPrChange>
          </w:tcPr>
          <w:p w14:paraId="175F926C" w14:textId="737EF8C3" w:rsidR="00A17136" w:rsidRPr="00BD3055" w:rsidDel="00AC7859" w:rsidRDefault="00A17136">
            <w:pPr>
              <w:rPr>
                <w:del w:id="4016" w:author="Steff Guzmán" w:date="2023-03-13T19:56:00Z"/>
                <w:rFonts w:cs="Times New Roman"/>
              </w:rPr>
            </w:pPr>
          </w:p>
        </w:tc>
        <w:tc>
          <w:tcPr>
            <w:tcW w:w="0" w:type="dxa"/>
            <w:tcPrChange w:id="4017" w:author="Steff Guzmán" w:date="2023-03-13T19:20:00Z">
              <w:tcPr>
                <w:tcW w:w="652" w:type="dxa"/>
              </w:tcPr>
            </w:tcPrChange>
          </w:tcPr>
          <w:p w14:paraId="4880E7C4" w14:textId="691A4B45" w:rsidR="00A17136" w:rsidRPr="00BD3055" w:rsidDel="00AC7859" w:rsidRDefault="00A17136">
            <w:pPr>
              <w:rPr>
                <w:del w:id="4018" w:author="Steff Guzmán" w:date="2023-03-13T19:56:00Z"/>
                <w:rFonts w:cs="Times New Roman"/>
              </w:rPr>
            </w:pPr>
          </w:p>
        </w:tc>
        <w:tc>
          <w:tcPr>
            <w:tcW w:w="0" w:type="dxa"/>
            <w:tcPrChange w:id="4019" w:author="Steff Guzmán" w:date="2023-03-13T19:20:00Z">
              <w:tcPr>
                <w:tcW w:w="655" w:type="dxa"/>
              </w:tcPr>
            </w:tcPrChange>
          </w:tcPr>
          <w:p w14:paraId="14483355" w14:textId="30C68EC7" w:rsidR="00A17136" w:rsidRPr="00BD3055" w:rsidDel="00AC7859" w:rsidRDefault="00A17136">
            <w:pPr>
              <w:rPr>
                <w:del w:id="4020" w:author="Steff Guzmán" w:date="2023-03-13T19:56:00Z"/>
                <w:rFonts w:cs="Times New Roman"/>
              </w:rPr>
            </w:pPr>
          </w:p>
        </w:tc>
        <w:tc>
          <w:tcPr>
            <w:tcW w:w="0" w:type="dxa"/>
            <w:tcPrChange w:id="4021" w:author="Steff Guzmán" w:date="2023-03-13T19:20:00Z">
              <w:tcPr>
                <w:tcW w:w="652" w:type="dxa"/>
              </w:tcPr>
            </w:tcPrChange>
          </w:tcPr>
          <w:p w14:paraId="30E5F149" w14:textId="4C6033AC" w:rsidR="00A17136" w:rsidRPr="00BD3055" w:rsidDel="00AC7859" w:rsidRDefault="00A17136">
            <w:pPr>
              <w:rPr>
                <w:del w:id="4022" w:author="Steff Guzmán" w:date="2023-03-13T19:56:00Z"/>
                <w:rFonts w:cs="Times New Roman"/>
              </w:rPr>
            </w:pPr>
          </w:p>
        </w:tc>
        <w:tc>
          <w:tcPr>
            <w:tcW w:w="0" w:type="dxa"/>
            <w:tcPrChange w:id="4023" w:author="Steff Guzmán" w:date="2023-03-13T19:20:00Z">
              <w:tcPr>
                <w:tcW w:w="652" w:type="dxa"/>
              </w:tcPr>
            </w:tcPrChange>
          </w:tcPr>
          <w:p w14:paraId="00665A36" w14:textId="21AB1CFC" w:rsidR="00A17136" w:rsidRPr="00BD3055" w:rsidDel="00AC7859" w:rsidRDefault="00A17136">
            <w:pPr>
              <w:rPr>
                <w:del w:id="4024" w:author="Steff Guzmán" w:date="2023-03-13T19:56:00Z"/>
                <w:rFonts w:cs="Times New Roman"/>
              </w:rPr>
            </w:pPr>
          </w:p>
        </w:tc>
        <w:tc>
          <w:tcPr>
            <w:tcW w:w="0" w:type="dxa"/>
            <w:tcPrChange w:id="4025" w:author="Steff Guzmán" w:date="2023-03-13T19:20:00Z">
              <w:tcPr>
                <w:tcW w:w="652" w:type="dxa"/>
              </w:tcPr>
            </w:tcPrChange>
          </w:tcPr>
          <w:p w14:paraId="719F712D" w14:textId="3C83BEAC" w:rsidR="00A17136" w:rsidRPr="00BD3055" w:rsidDel="00AC7859" w:rsidRDefault="00A17136">
            <w:pPr>
              <w:rPr>
                <w:del w:id="4026" w:author="Steff Guzmán" w:date="2023-03-13T19:56:00Z"/>
                <w:rFonts w:cs="Times New Roman"/>
              </w:rPr>
            </w:pPr>
          </w:p>
        </w:tc>
        <w:tc>
          <w:tcPr>
            <w:tcW w:w="0" w:type="dxa"/>
            <w:tcPrChange w:id="4027" w:author="Steff Guzmán" w:date="2023-03-13T19:20:00Z">
              <w:tcPr>
                <w:tcW w:w="652" w:type="dxa"/>
              </w:tcPr>
            </w:tcPrChange>
          </w:tcPr>
          <w:p w14:paraId="0CC5C7F5" w14:textId="25369F22" w:rsidR="00A17136" w:rsidRPr="00BD3055" w:rsidDel="00AC7859" w:rsidRDefault="00A17136">
            <w:pPr>
              <w:rPr>
                <w:del w:id="4028" w:author="Steff Guzmán" w:date="2023-03-13T19:56:00Z"/>
                <w:rFonts w:cs="Times New Roman"/>
              </w:rPr>
            </w:pPr>
          </w:p>
        </w:tc>
        <w:tc>
          <w:tcPr>
            <w:tcW w:w="0" w:type="dxa"/>
            <w:tcPrChange w:id="4029" w:author="Steff Guzmán" w:date="2023-03-13T19:20:00Z">
              <w:tcPr>
                <w:tcW w:w="652" w:type="dxa"/>
              </w:tcPr>
            </w:tcPrChange>
          </w:tcPr>
          <w:p w14:paraId="1A94C691" w14:textId="3B839C3D" w:rsidR="00A17136" w:rsidRPr="00BD3055" w:rsidDel="00AC7859" w:rsidRDefault="00A17136">
            <w:pPr>
              <w:rPr>
                <w:del w:id="4030" w:author="Steff Guzmán" w:date="2023-03-13T19:56:00Z"/>
                <w:rFonts w:cs="Times New Roman"/>
              </w:rPr>
            </w:pPr>
          </w:p>
        </w:tc>
        <w:tc>
          <w:tcPr>
            <w:tcW w:w="0" w:type="dxa"/>
            <w:tcPrChange w:id="4031" w:author="Steff Guzmán" w:date="2023-03-13T19:20:00Z">
              <w:tcPr>
                <w:tcW w:w="548" w:type="dxa"/>
              </w:tcPr>
            </w:tcPrChange>
          </w:tcPr>
          <w:p w14:paraId="589263DE" w14:textId="430DB58A" w:rsidR="00A17136" w:rsidRPr="00BD3055" w:rsidDel="00AC7859" w:rsidRDefault="00A17136">
            <w:pPr>
              <w:rPr>
                <w:del w:id="4032" w:author="Steff Guzmán" w:date="2023-03-13T19:56:00Z"/>
                <w:rFonts w:cs="Times New Roman"/>
              </w:rPr>
            </w:pPr>
          </w:p>
        </w:tc>
      </w:tr>
      <w:tr w:rsidR="00A17136" w:rsidRPr="00BD3055" w:rsidDel="00AC7859" w14:paraId="43D7DDA9" w14:textId="6362E440" w:rsidTr="005A4444">
        <w:trPr>
          <w:del w:id="4033" w:author="Steff Guzmán" w:date="2023-03-13T19:56:00Z"/>
        </w:trPr>
        <w:tc>
          <w:tcPr>
            <w:tcW w:w="0" w:type="dxa"/>
            <w:tcPrChange w:id="4034" w:author="Steff Guzmán" w:date="2023-03-13T19:20:00Z">
              <w:tcPr>
                <w:tcW w:w="1129" w:type="dxa"/>
              </w:tcPr>
            </w:tcPrChange>
          </w:tcPr>
          <w:p w14:paraId="51354D3C" w14:textId="6C29CCE6"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035" w:author="Steff Guzmán" w:date="2023-03-13T19:56:00Z"/>
                <w:rFonts w:cs="Times New Roman"/>
                <w:szCs w:val="24"/>
              </w:rPr>
            </w:pPr>
            <w:del w:id="4036" w:author="Steff Guzmán" w:date="2023-03-13T19:56:00Z">
              <w:r w:rsidRPr="00BD3055" w:rsidDel="00AC7859">
                <w:rPr>
                  <w:rFonts w:cs="Times New Roman"/>
                  <w:szCs w:val="24"/>
                </w:rPr>
                <w:delText>Act. #4</w:delText>
              </w:r>
            </w:del>
          </w:p>
        </w:tc>
        <w:tc>
          <w:tcPr>
            <w:tcW w:w="0" w:type="dxa"/>
            <w:tcPrChange w:id="4037" w:author="Steff Guzmán" w:date="2023-03-13T19:20:00Z">
              <w:tcPr>
                <w:tcW w:w="993" w:type="dxa"/>
              </w:tcPr>
            </w:tcPrChange>
          </w:tcPr>
          <w:p w14:paraId="04E0C541" w14:textId="1AA6876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38" w:author="Steff Guzmán" w:date="2023-03-13T19:56:00Z"/>
                <w:rFonts w:cs="Times New Roman"/>
              </w:rPr>
            </w:pPr>
          </w:p>
        </w:tc>
        <w:tc>
          <w:tcPr>
            <w:tcW w:w="0" w:type="dxa"/>
            <w:shd w:val="clear" w:color="auto" w:fill="D9E2F3" w:themeFill="accent1" w:themeFillTint="33"/>
            <w:tcPrChange w:id="4039" w:author="Steff Guzmán" w:date="2023-03-13T19:20:00Z">
              <w:tcPr>
                <w:tcW w:w="708" w:type="dxa"/>
                <w:shd w:val="clear" w:color="auto" w:fill="D9E2F3" w:themeFill="accent1" w:themeFillTint="33"/>
              </w:tcPr>
            </w:tcPrChange>
          </w:tcPr>
          <w:p w14:paraId="3DFBF98C" w14:textId="321649F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0" w:author="Steff Guzmán" w:date="2023-03-13T19:56:00Z"/>
                <w:rFonts w:cs="Times New Roman"/>
              </w:rPr>
            </w:pPr>
            <w:del w:id="4041" w:author="Steff Guzmán" w:date="2023-03-13T19:56:00Z">
              <w:r w:rsidRPr="00BD3055" w:rsidDel="00AC7859">
                <w:rPr>
                  <w:rFonts w:cs="Times New Roman"/>
                </w:rPr>
                <w:delText>X</w:delText>
              </w:r>
            </w:del>
          </w:p>
        </w:tc>
        <w:tc>
          <w:tcPr>
            <w:tcW w:w="0" w:type="dxa"/>
            <w:shd w:val="clear" w:color="auto" w:fill="D9E2F3" w:themeFill="accent1" w:themeFillTint="33"/>
            <w:tcPrChange w:id="4042" w:author="Steff Guzmán" w:date="2023-03-13T19:20:00Z">
              <w:tcPr>
                <w:tcW w:w="709" w:type="dxa"/>
                <w:shd w:val="clear" w:color="auto" w:fill="D9E2F3" w:themeFill="accent1" w:themeFillTint="33"/>
              </w:tcPr>
            </w:tcPrChange>
          </w:tcPr>
          <w:p w14:paraId="06A14CC6" w14:textId="31F3DA1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3" w:author="Steff Guzmán" w:date="2023-03-13T19:56:00Z"/>
                <w:rFonts w:cs="Times New Roman"/>
              </w:rPr>
            </w:pPr>
            <w:del w:id="4044" w:author="Steff Guzmán" w:date="2023-03-13T19:56:00Z">
              <w:r w:rsidRPr="00BD3055" w:rsidDel="00AC7859">
                <w:rPr>
                  <w:rFonts w:cs="Times New Roman"/>
                </w:rPr>
                <w:delText>X</w:delText>
              </w:r>
            </w:del>
          </w:p>
        </w:tc>
        <w:tc>
          <w:tcPr>
            <w:tcW w:w="0" w:type="dxa"/>
            <w:shd w:val="clear" w:color="auto" w:fill="D9E2F3" w:themeFill="accent1" w:themeFillTint="33"/>
            <w:tcPrChange w:id="4045" w:author="Steff Guzmán" w:date="2023-03-13T19:20:00Z">
              <w:tcPr>
                <w:tcW w:w="709" w:type="dxa"/>
                <w:shd w:val="clear" w:color="auto" w:fill="D9E2F3" w:themeFill="accent1" w:themeFillTint="33"/>
              </w:tcPr>
            </w:tcPrChange>
          </w:tcPr>
          <w:p w14:paraId="750B0465" w14:textId="559440B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6" w:author="Steff Guzmán" w:date="2023-03-13T19:56:00Z"/>
                <w:rFonts w:cs="Times New Roman"/>
              </w:rPr>
            </w:pPr>
            <w:del w:id="4047" w:author="Steff Guzmán" w:date="2023-03-13T19:56:00Z">
              <w:r w:rsidRPr="00BD3055" w:rsidDel="00AC7859">
                <w:rPr>
                  <w:rFonts w:cs="Times New Roman"/>
                </w:rPr>
                <w:delText>X</w:delText>
              </w:r>
            </w:del>
          </w:p>
        </w:tc>
        <w:tc>
          <w:tcPr>
            <w:tcW w:w="0" w:type="dxa"/>
            <w:tcPrChange w:id="4048" w:author="Steff Guzmán" w:date="2023-03-13T19:20:00Z">
              <w:tcPr>
                <w:tcW w:w="709" w:type="dxa"/>
              </w:tcPr>
            </w:tcPrChange>
          </w:tcPr>
          <w:p w14:paraId="42B486EF" w14:textId="33844D7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49" w:author="Steff Guzmán" w:date="2023-03-13T19:56:00Z"/>
                <w:rFonts w:cs="Times New Roman"/>
              </w:rPr>
            </w:pPr>
          </w:p>
        </w:tc>
        <w:tc>
          <w:tcPr>
            <w:tcW w:w="0" w:type="dxa"/>
            <w:tcPrChange w:id="4050" w:author="Steff Guzmán" w:date="2023-03-13T19:20:00Z">
              <w:tcPr>
                <w:tcW w:w="708" w:type="dxa"/>
              </w:tcPr>
            </w:tcPrChange>
          </w:tcPr>
          <w:p w14:paraId="22A95C90" w14:textId="759D31B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1" w:author="Steff Guzmán" w:date="2023-03-13T19:56:00Z"/>
                <w:rFonts w:cs="Times New Roman"/>
              </w:rPr>
            </w:pPr>
          </w:p>
        </w:tc>
        <w:tc>
          <w:tcPr>
            <w:tcW w:w="0" w:type="dxa"/>
            <w:tcPrChange w:id="4052" w:author="Steff Guzmán" w:date="2023-03-13T19:20:00Z">
              <w:tcPr>
                <w:tcW w:w="754" w:type="dxa"/>
              </w:tcPr>
            </w:tcPrChange>
          </w:tcPr>
          <w:p w14:paraId="5650BCB4" w14:textId="2A88FEA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3" w:author="Steff Guzmán" w:date="2023-03-13T19:56:00Z"/>
                <w:rFonts w:cs="Times New Roman"/>
              </w:rPr>
            </w:pPr>
          </w:p>
        </w:tc>
        <w:tc>
          <w:tcPr>
            <w:tcW w:w="0" w:type="dxa"/>
            <w:tcPrChange w:id="4054" w:author="Steff Guzmán" w:date="2023-03-13T19:20:00Z">
              <w:tcPr>
                <w:tcW w:w="652" w:type="dxa"/>
              </w:tcPr>
            </w:tcPrChange>
          </w:tcPr>
          <w:p w14:paraId="72642EAA" w14:textId="649DA63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5" w:author="Steff Guzmán" w:date="2023-03-13T19:56:00Z"/>
                <w:rFonts w:cs="Times New Roman"/>
              </w:rPr>
            </w:pPr>
          </w:p>
        </w:tc>
        <w:tc>
          <w:tcPr>
            <w:tcW w:w="0" w:type="dxa"/>
            <w:tcPrChange w:id="4056" w:author="Steff Guzmán" w:date="2023-03-13T19:20:00Z">
              <w:tcPr>
                <w:tcW w:w="652" w:type="dxa"/>
              </w:tcPr>
            </w:tcPrChange>
          </w:tcPr>
          <w:p w14:paraId="085F1178" w14:textId="0EFEF84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7" w:author="Steff Guzmán" w:date="2023-03-13T19:56:00Z"/>
                <w:rFonts w:cs="Times New Roman"/>
              </w:rPr>
            </w:pPr>
          </w:p>
        </w:tc>
        <w:tc>
          <w:tcPr>
            <w:tcW w:w="0" w:type="dxa"/>
            <w:tcPrChange w:id="4058" w:author="Steff Guzmán" w:date="2023-03-13T19:20:00Z">
              <w:tcPr>
                <w:tcW w:w="655" w:type="dxa"/>
              </w:tcPr>
            </w:tcPrChange>
          </w:tcPr>
          <w:p w14:paraId="422DD6AD" w14:textId="66889E2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59" w:author="Steff Guzmán" w:date="2023-03-13T19:56:00Z"/>
                <w:rFonts w:cs="Times New Roman"/>
              </w:rPr>
            </w:pPr>
          </w:p>
        </w:tc>
        <w:tc>
          <w:tcPr>
            <w:tcW w:w="0" w:type="dxa"/>
            <w:tcPrChange w:id="4060" w:author="Steff Guzmán" w:date="2023-03-13T19:20:00Z">
              <w:tcPr>
                <w:tcW w:w="652" w:type="dxa"/>
              </w:tcPr>
            </w:tcPrChange>
          </w:tcPr>
          <w:p w14:paraId="73917985" w14:textId="2227310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61" w:author="Steff Guzmán" w:date="2023-03-13T19:56:00Z"/>
                <w:rFonts w:cs="Times New Roman"/>
              </w:rPr>
            </w:pPr>
          </w:p>
        </w:tc>
        <w:tc>
          <w:tcPr>
            <w:tcW w:w="0" w:type="dxa"/>
            <w:tcPrChange w:id="4062" w:author="Steff Guzmán" w:date="2023-03-13T19:20:00Z">
              <w:tcPr>
                <w:tcW w:w="652" w:type="dxa"/>
              </w:tcPr>
            </w:tcPrChange>
          </w:tcPr>
          <w:p w14:paraId="2EEFD8E1" w14:textId="548FC51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63" w:author="Steff Guzmán" w:date="2023-03-13T19:56:00Z"/>
                <w:rFonts w:cs="Times New Roman"/>
              </w:rPr>
            </w:pPr>
          </w:p>
        </w:tc>
        <w:tc>
          <w:tcPr>
            <w:tcW w:w="0" w:type="dxa"/>
            <w:tcPrChange w:id="4064" w:author="Steff Guzmán" w:date="2023-03-13T19:20:00Z">
              <w:tcPr>
                <w:tcW w:w="652" w:type="dxa"/>
              </w:tcPr>
            </w:tcPrChange>
          </w:tcPr>
          <w:p w14:paraId="4260096D" w14:textId="2A89A38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65" w:author="Steff Guzmán" w:date="2023-03-13T19:56:00Z"/>
                <w:rFonts w:cs="Times New Roman"/>
              </w:rPr>
            </w:pPr>
          </w:p>
        </w:tc>
        <w:tc>
          <w:tcPr>
            <w:tcW w:w="0" w:type="dxa"/>
            <w:tcPrChange w:id="4066" w:author="Steff Guzmán" w:date="2023-03-13T19:20:00Z">
              <w:tcPr>
                <w:tcW w:w="652" w:type="dxa"/>
              </w:tcPr>
            </w:tcPrChange>
          </w:tcPr>
          <w:p w14:paraId="795684B1" w14:textId="7D53628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67" w:author="Steff Guzmán" w:date="2023-03-13T19:56:00Z"/>
                <w:rFonts w:cs="Times New Roman"/>
              </w:rPr>
            </w:pPr>
          </w:p>
        </w:tc>
        <w:tc>
          <w:tcPr>
            <w:tcW w:w="0" w:type="dxa"/>
            <w:tcPrChange w:id="4068" w:author="Steff Guzmán" w:date="2023-03-13T19:20:00Z">
              <w:tcPr>
                <w:tcW w:w="652" w:type="dxa"/>
              </w:tcPr>
            </w:tcPrChange>
          </w:tcPr>
          <w:p w14:paraId="072D824D" w14:textId="02F707B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69" w:author="Steff Guzmán" w:date="2023-03-13T19:56:00Z"/>
                <w:rFonts w:cs="Times New Roman"/>
              </w:rPr>
            </w:pPr>
          </w:p>
        </w:tc>
        <w:tc>
          <w:tcPr>
            <w:tcW w:w="0" w:type="dxa"/>
            <w:tcPrChange w:id="4070" w:author="Steff Guzmán" w:date="2023-03-13T19:20:00Z">
              <w:tcPr>
                <w:tcW w:w="548" w:type="dxa"/>
              </w:tcPr>
            </w:tcPrChange>
          </w:tcPr>
          <w:p w14:paraId="77EC6B28" w14:textId="59EFE64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071" w:author="Steff Guzmán" w:date="2023-03-13T19:56:00Z"/>
                <w:rFonts w:cs="Times New Roman"/>
              </w:rPr>
            </w:pPr>
          </w:p>
        </w:tc>
      </w:tr>
      <w:tr w:rsidR="00A17136" w:rsidRPr="00BD3055" w:rsidDel="00AC7859" w14:paraId="5A7F36E5" w14:textId="058E2CAB" w:rsidTr="005A4444">
        <w:trPr>
          <w:del w:id="4072" w:author="Steff Guzmán" w:date="2023-03-13T19:56:00Z"/>
        </w:trPr>
        <w:tc>
          <w:tcPr>
            <w:tcW w:w="0" w:type="dxa"/>
            <w:tcPrChange w:id="4073" w:author="Steff Guzmán" w:date="2023-03-13T19:20:00Z">
              <w:tcPr>
                <w:tcW w:w="1129" w:type="dxa"/>
              </w:tcPr>
            </w:tcPrChange>
          </w:tcPr>
          <w:p w14:paraId="4B5F673F" w14:textId="70E49345"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074" w:author="Steff Guzmán" w:date="2023-03-13T19:56:00Z"/>
                <w:rFonts w:cs="Times New Roman"/>
                <w:szCs w:val="24"/>
              </w:rPr>
            </w:pPr>
            <w:del w:id="4075" w:author="Steff Guzmán" w:date="2023-03-13T19:56:00Z">
              <w:r w:rsidRPr="00BD3055" w:rsidDel="00AC7859">
                <w:rPr>
                  <w:rFonts w:cs="Times New Roman"/>
                  <w:szCs w:val="24"/>
                </w:rPr>
                <w:delText>Act. #5</w:delText>
              </w:r>
            </w:del>
          </w:p>
        </w:tc>
        <w:tc>
          <w:tcPr>
            <w:tcW w:w="0" w:type="dxa"/>
            <w:tcPrChange w:id="4076" w:author="Steff Guzmán" w:date="2023-03-13T19:20:00Z">
              <w:tcPr>
                <w:tcW w:w="993" w:type="dxa"/>
              </w:tcPr>
            </w:tcPrChange>
          </w:tcPr>
          <w:p w14:paraId="2608C756" w14:textId="0BF2BC66" w:rsidR="00A17136" w:rsidRPr="00BD3055" w:rsidDel="00AC7859" w:rsidRDefault="00A17136">
            <w:pPr>
              <w:rPr>
                <w:del w:id="4077" w:author="Steff Guzmán" w:date="2023-03-13T19:56:00Z"/>
                <w:rFonts w:cs="Times New Roman"/>
              </w:rPr>
            </w:pPr>
          </w:p>
        </w:tc>
        <w:tc>
          <w:tcPr>
            <w:tcW w:w="0" w:type="dxa"/>
            <w:tcPrChange w:id="4078" w:author="Steff Guzmán" w:date="2023-03-13T19:20:00Z">
              <w:tcPr>
                <w:tcW w:w="708" w:type="dxa"/>
              </w:tcPr>
            </w:tcPrChange>
          </w:tcPr>
          <w:p w14:paraId="39D3F3DA" w14:textId="7A32521E" w:rsidR="00A17136" w:rsidRPr="00BD3055" w:rsidDel="00AC7859" w:rsidRDefault="00A17136">
            <w:pPr>
              <w:rPr>
                <w:del w:id="4079" w:author="Steff Guzmán" w:date="2023-03-13T19:56:00Z"/>
                <w:rFonts w:cs="Times New Roman"/>
              </w:rPr>
            </w:pPr>
          </w:p>
        </w:tc>
        <w:tc>
          <w:tcPr>
            <w:tcW w:w="0" w:type="dxa"/>
            <w:shd w:val="clear" w:color="auto" w:fill="D9E2F3" w:themeFill="accent1" w:themeFillTint="33"/>
            <w:tcPrChange w:id="4080" w:author="Steff Guzmán" w:date="2023-03-13T19:20:00Z">
              <w:tcPr>
                <w:tcW w:w="709" w:type="dxa"/>
                <w:shd w:val="clear" w:color="auto" w:fill="D9E2F3" w:themeFill="accent1" w:themeFillTint="33"/>
              </w:tcPr>
            </w:tcPrChange>
          </w:tcPr>
          <w:p w14:paraId="133EC239" w14:textId="4F88D9CF" w:rsidR="00A17136" w:rsidRPr="00BD3055" w:rsidDel="00AC7859" w:rsidRDefault="00A17136">
            <w:pPr>
              <w:rPr>
                <w:del w:id="4081" w:author="Steff Guzmán" w:date="2023-03-13T19:56:00Z"/>
                <w:rFonts w:cs="Times New Roman"/>
              </w:rPr>
            </w:pPr>
            <w:del w:id="4082" w:author="Steff Guzmán" w:date="2023-03-13T19:56:00Z">
              <w:r w:rsidRPr="00BD3055" w:rsidDel="00AC7859">
                <w:rPr>
                  <w:rFonts w:cs="Times New Roman"/>
                </w:rPr>
                <w:delText>X</w:delText>
              </w:r>
            </w:del>
          </w:p>
        </w:tc>
        <w:tc>
          <w:tcPr>
            <w:tcW w:w="0" w:type="dxa"/>
            <w:shd w:val="clear" w:color="auto" w:fill="D9E2F3" w:themeFill="accent1" w:themeFillTint="33"/>
            <w:tcPrChange w:id="4083" w:author="Steff Guzmán" w:date="2023-03-13T19:20:00Z">
              <w:tcPr>
                <w:tcW w:w="709" w:type="dxa"/>
                <w:shd w:val="clear" w:color="auto" w:fill="D9E2F3" w:themeFill="accent1" w:themeFillTint="33"/>
              </w:tcPr>
            </w:tcPrChange>
          </w:tcPr>
          <w:p w14:paraId="69ADB7E1" w14:textId="608BA09C" w:rsidR="00A17136" w:rsidRPr="00BD3055" w:rsidDel="00AC7859" w:rsidRDefault="00A17136">
            <w:pPr>
              <w:rPr>
                <w:del w:id="4084" w:author="Steff Guzmán" w:date="2023-03-13T19:56:00Z"/>
                <w:rFonts w:cs="Times New Roman"/>
              </w:rPr>
            </w:pPr>
            <w:del w:id="4085" w:author="Steff Guzmán" w:date="2023-03-13T19:56:00Z">
              <w:r w:rsidRPr="00BD3055" w:rsidDel="00AC7859">
                <w:rPr>
                  <w:rFonts w:cs="Times New Roman"/>
                </w:rPr>
                <w:delText>X</w:delText>
              </w:r>
            </w:del>
          </w:p>
        </w:tc>
        <w:tc>
          <w:tcPr>
            <w:tcW w:w="0" w:type="dxa"/>
            <w:tcPrChange w:id="4086" w:author="Steff Guzmán" w:date="2023-03-13T19:20:00Z">
              <w:tcPr>
                <w:tcW w:w="709" w:type="dxa"/>
              </w:tcPr>
            </w:tcPrChange>
          </w:tcPr>
          <w:p w14:paraId="48743543" w14:textId="679D793B" w:rsidR="00A17136" w:rsidRPr="00BD3055" w:rsidDel="00AC7859" w:rsidRDefault="00A17136">
            <w:pPr>
              <w:rPr>
                <w:del w:id="4087" w:author="Steff Guzmán" w:date="2023-03-13T19:56:00Z"/>
                <w:rFonts w:cs="Times New Roman"/>
              </w:rPr>
            </w:pPr>
          </w:p>
        </w:tc>
        <w:tc>
          <w:tcPr>
            <w:tcW w:w="0" w:type="dxa"/>
            <w:tcPrChange w:id="4088" w:author="Steff Guzmán" w:date="2023-03-13T19:20:00Z">
              <w:tcPr>
                <w:tcW w:w="708" w:type="dxa"/>
              </w:tcPr>
            </w:tcPrChange>
          </w:tcPr>
          <w:p w14:paraId="2D2C3537" w14:textId="1F40B03E" w:rsidR="00A17136" w:rsidRPr="00BD3055" w:rsidDel="00AC7859" w:rsidRDefault="00A17136">
            <w:pPr>
              <w:rPr>
                <w:del w:id="4089" w:author="Steff Guzmán" w:date="2023-03-13T19:56:00Z"/>
                <w:rFonts w:cs="Times New Roman"/>
              </w:rPr>
            </w:pPr>
          </w:p>
        </w:tc>
        <w:tc>
          <w:tcPr>
            <w:tcW w:w="0" w:type="dxa"/>
            <w:tcPrChange w:id="4090" w:author="Steff Guzmán" w:date="2023-03-13T19:20:00Z">
              <w:tcPr>
                <w:tcW w:w="754" w:type="dxa"/>
              </w:tcPr>
            </w:tcPrChange>
          </w:tcPr>
          <w:p w14:paraId="14024BB6" w14:textId="0FB5EBE8" w:rsidR="00A17136" w:rsidRPr="00BD3055" w:rsidDel="00AC7859" w:rsidRDefault="00A17136">
            <w:pPr>
              <w:rPr>
                <w:del w:id="4091" w:author="Steff Guzmán" w:date="2023-03-13T19:56:00Z"/>
                <w:rFonts w:cs="Times New Roman"/>
              </w:rPr>
            </w:pPr>
          </w:p>
        </w:tc>
        <w:tc>
          <w:tcPr>
            <w:tcW w:w="0" w:type="dxa"/>
            <w:tcPrChange w:id="4092" w:author="Steff Guzmán" w:date="2023-03-13T19:20:00Z">
              <w:tcPr>
                <w:tcW w:w="652" w:type="dxa"/>
              </w:tcPr>
            </w:tcPrChange>
          </w:tcPr>
          <w:p w14:paraId="371F3898" w14:textId="5127CB4B" w:rsidR="00A17136" w:rsidRPr="00BD3055" w:rsidDel="00AC7859" w:rsidRDefault="00A17136">
            <w:pPr>
              <w:rPr>
                <w:del w:id="4093" w:author="Steff Guzmán" w:date="2023-03-13T19:56:00Z"/>
                <w:rFonts w:cs="Times New Roman"/>
              </w:rPr>
            </w:pPr>
          </w:p>
        </w:tc>
        <w:tc>
          <w:tcPr>
            <w:tcW w:w="0" w:type="dxa"/>
            <w:tcPrChange w:id="4094" w:author="Steff Guzmán" w:date="2023-03-13T19:20:00Z">
              <w:tcPr>
                <w:tcW w:w="652" w:type="dxa"/>
              </w:tcPr>
            </w:tcPrChange>
          </w:tcPr>
          <w:p w14:paraId="43CAF0E4" w14:textId="7EAED5EF" w:rsidR="00A17136" w:rsidRPr="00BD3055" w:rsidDel="00AC7859" w:rsidRDefault="00A17136">
            <w:pPr>
              <w:rPr>
                <w:del w:id="4095" w:author="Steff Guzmán" w:date="2023-03-13T19:56:00Z"/>
                <w:rFonts w:cs="Times New Roman"/>
              </w:rPr>
            </w:pPr>
          </w:p>
        </w:tc>
        <w:tc>
          <w:tcPr>
            <w:tcW w:w="0" w:type="dxa"/>
            <w:tcPrChange w:id="4096" w:author="Steff Guzmán" w:date="2023-03-13T19:20:00Z">
              <w:tcPr>
                <w:tcW w:w="655" w:type="dxa"/>
              </w:tcPr>
            </w:tcPrChange>
          </w:tcPr>
          <w:p w14:paraId="5B883437" w14:textId="14521BED" w:rsidR="00A17136" w:rsidRPr="00BD3055" w:rsidDel="00AC7859" w:rsidRDefault="00A17136">
            <w:pPr>
              <w:rPr>
                <w:del w:id="4097" w:author="Steff Guzmán" w:date="2023-03-13T19:56:00Z"/>
                <w:rFonts w:cs="Times New Roman"/>
              </w:rPr>
            </w:pPr>
          </w:p>
        </w:tc>
        <w:tc>
          <w:tcPr>
            <w:tcW w:w="0" w:type="dxa"/>
            <w:tcPrChange w:id="4098" w:author="Steff Guzmán" w:date="2023-03-13T19:20:00Z">
              <w:tcPr>
                <w:tcW w:w="652" w:type="dxa"/>
              </w:tcPr>
            </w:tcPrChange>
          </w:tcPr>
          <w:p w14:paraId="13481692" w14:textId="2D060E5E" w:rsidR="00A17136" w:rsidRPr="00BD3055" w:rsidDel="00AC7859" w:rsidRDefault="00A17136">
            <w:pPr>
              <w:rPr>
                <w:del w:id="4099" w:author="Steff Guzmán" w:date="2023-03-13T19:56:00Z"/>
                <w:rFonts w:cs="Times New Roman"/>
              </w:rPr>
            </w:pPr>
          </w:p>
        </w:tc>
        <w:tc>
          <w:tcPr>
            <w:tcW w:w="0" w:type="dxa"/>
            <w:tcPrChange w:id="4100" w:author="Steff Guzmán" w:date="2023-03-13T19:20:00Z">
              <w:tcPr>
                <w:tcW w:w="652" w:type="dxa"/>
              </w:tcPr>
            </w:tcPrChange>
          </w:tcPr>
          <w:p w14:paraId="4F96AACA" w14:textId="5C61F99F" w:rsidR="00A17136" w:rsidRPr="00BD3055" w:rsidDel="00AC7859" w:rsidRDefault="00A17136">
            <w:pPr>
              <w:rPr>
                <w:del w:id="4101" w:author="Steff Guzmán" w:date="2023-03-13T19:56:00Z"/>
                <w:rFonts w:cs="Times New Roman"/>
              </w:rPr>
            </w:pPr>
          </w:p>
        </w:tc>
        <w:tc>
          <w:tcPr>
            <w:tcW w:w="0" w:type="dxa"/>
            <w:tcPrChange w:id="4102" w:author="Steff Guzmán" w:date="2023-03-13T19:20:00Z">
              <w:tcPr>
                <w:tcW w:w="652" w:type="dxa"/>
              </w:tcPr>
            </w:tcPrChange>
          </w:tcPr>
          <w:p w14:paraId="6222F9B9" w14:textId="35B241EC" w:rsidR="00A17136" w:rsidRPr="00BD3055" w:rsidDel="00AC7859" w:rsidRDefault="00A17136">
            <w:pPr>
              <w:rPr>
                <w:del w:id="4103" w:author="Steff Guzmán" w:date="2023-03-13T19:56:00Z"/>
                <w:rFonts w:cs="Times New Roman"/>
              </w:rPr>
            </w:pPr>
          </w:p>
        </w:tc>
        <w:tc>
          <w:tcPr>
            <w:tcW w:w="0" w:type="dxa"/>
            <w:tcPrChange w:id="4104" w:author="Steff Guzmán" w:date="2023-03-13T19:20:00Z">
              <w:tcPr>
                <w:tcW w:w="652" w:type="dxa"/>
              </w:tcPr>
            </w:tcPrChange>
          </w:tcPr>
          <w:p w14:paraId="72D30F16" w14:textId="1297C990" w:rsidR="00A17136" w:rsidRPr="00BD3055" w:rsidDel="00AC7859" w:rsidRDefault="00A17136">
            <w:pPr>
              <w:rPr>
                <w:del w:id="4105" w:author="Steff Guzmán" w:date="2023-03-13T19:56:00Z"/>
                <w:rFonts w:cs="Times New Roman"/>
              </w:rPr>
            </w:pPr>
          </w:p>
        </w:tc>
        <w:tc>
          <w:tcPr>
            <w:tcW w:w="0" w:type="dxa"/>
            <w:tcPrChange w:id="4106" w:author="Steff Guzmán" w:date="2023-03-13T19:20:00Z">
              <w:tcPr>
                <w:tcW w:w="652" w:type="dxa"/>
              </w:tcPr>
            </w:tcPrChange>
          </w:tcPr>
          <w:p w14:paraId="25F6B9E0" w14:textId="641C5015" w:rsidR="00A17136" w:rsidRPr="00BD3055" w:rsidDel="00AC7859" w:rsidRDefault="00A17136">
            <w:pPr>
              <w:rPr>
                <w:del w:id="4107" w:author="Steff Guzmán" w:date="2023-03-13T19:56:00Z"/>
                <w:rFonts w:cs="Times New Roman"/>
              </w:rPr>
            </w:pPr>
          </w:p>
        </w:tc>
        <w:tc>
          <w:tcPr>
            <w:tcW w:w="0" w:type="dxa"/>
            <w:tcPrChange w:id="4108" w:author="Steff Guzmán" w:date="2023-03-13T19:20:00Z">
              <w:tcPr>
                <w:tcW w:w="548" w:type="dxa"/>
              </w:tcPr>
            </w:tcPrChange>
          </w:tcPr>
          <w:p w14:paraId="05459C06" w14:textId="2D392D5E" w:rsidR="00A17136" w:rsidRPr="00BD3055" w:rsidDel="00AC7859" w:rsidRDefault="00A17136">
            <w:pPr>
              <w:rPr>
                <w:del w:id="4109" w:author="Steff Guzmán" w:date="2023-03-13T19:56:00Z"/>
                <w:rFonts w:cs="Times New Roman"/>
              </w:rPr>
            </w:pPr>
          </w:p>
        </w:tc>
      </w:tr>
      <w:tr w:rsidR="00A17136" w:rsidRPr="00BD3055" w:rsidDel="00AC7859" w14:paraId="50C2A174" w14:textId="5AD76D17" w:rsidTr="005A4444">
        <w:trPr>
          <w:del w:id="4110" w:author="Steff Guzmán" w:date="2023-03-13T19:56:00Z"/>
        </w:trPr>
        <w:tc>
          <w:tcPr>
            <w:tcW w:w="0" w:type="dxa"/>
            <w:tcPrChange w:id="4111" w:author="Steff Guzmán" w:date="2023-03-13T19:20:00Z">
              <w:tcPr>
                <w:tcW w:w="1129" w:type="dxa"/>
              </w:tcPr>
            </w:tcPrChange>
          </w:tcPr>
          <w:p w14:paraId="5D69C92E" w14:textId="503949D9"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112" w:author="Steff Guzmán" w:date="2023-03-13T19:56:00Z"/>
                <w:rFonts w:cs="Times New Roman"/>
                <w:szCs w:val="24"/>
              </w:rPr>
            </w:pPr>
            <w:del w:id="4113" w:author="Steff Guzmán" w:date="2023-03-13T19:56:00Z">
              <w:r w:rsidRPr="00BD3055" w:rsidDel="00AC7859">
                <w:rPr>
                  <w:rFonts w:cs="Times New Roman"/>
                  <w:szCs w:val="24"/>
                </w:rPr>
                <w:delText>Act. #6</w:delText>
              </w:r>
            </w:del>
          </w:p>
        </w:tc>
        <w:tc>
          <w:tcPr>
            <w:tcW w:w="0" w:type="dxa"/>
            <w:tcPrChange w:id="4114" w:author="Steff Guzmán" w:date="2023-03-13T19:20:00Z">
              <w:tcPr>
                <w:tcW w:w="993" w:type="dxa"/>
              </w:tcPr>
            </w:tcPrChange>
          </w:tcPr>
          <w:p w14:paraId="3E57C952" w14:textId="40D2E3E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5" w:author="Steff Guzmán" w:date="2023-03-13T19:56:00Z"/>
                <w:rFonts w:cs="Times New Roman"/>
              </w:rPr>
            </w:pPr>
          </w:p>
        </w:tc>
        <w:tc>
          <w:tcPr>
            <w:tcW w:w="0" w:type="dxa"/>
            <w:tcPrChange w:id="4116" w:author="Steff Guzmán" w:date="2023-03-13T19:20:00Z">
              <w:tcPr>
                <w:tcW w:w="708" w:type="dxa"/>
              </w:tcPr>
            </w:tcPrChange>
          </w:tcPr>
          <w:p w14:paraId="48D31FF0" w14:textId="757DAEC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7" w:author="Steff Guzmán" w:date="2023-03-13T19:56:00Z"/>
                <w:rFonts w:cs="Times New Roman"/>
              </w:rPr>
            </w:pPr>
          </w:p>
        </w:tc>
        <w:tc>
          <w:tcPr>
            <w:tcW w:w="0" w:type="dxa"/>
            <w:tcPrChange w:id="4118" w:author="Steff Guzmán" w:date="2023-03-13T19:20:00Z">
              <w:tcPr>
                <w:tcW w:w="709" w:type="dxa"/>
              </w:tcPr>
            </w:tcPrChange>
          </w:tcPr>
          <w:p w14:paraId="667D0929" w14:textId="71A6889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19" w:author="Steff Guzmán" w:date="2023-03-13T19:56:00Z"/>
                <w:rFonts w:cs="Times New Roman"/>
              </w:rPr>
            </w:pPr>
          </w:p>
        </w:tc>
        <w:tc>
          <w:tcPr>
            <w:tcW w:w="0" w:type="dxa"/>
            <w:shd w:val="clear" w:color="auto" w:fill="D9E2F3" w:themeFill="accent1" w:themeFillTint="33"/>
            <w:tcPrChange w:id="4120" w:author="Steff Guzmán" w:date="2023-03-13T19:20:00Z">
              <w:tcPr>
                <w:tcW w:w="709" w:type="dxa"/>
                <w:shd w:val="clear" w:color="auto" w:fill="D9E2F3" w:themeFill="accent1" w:themeFillTint="33"/>
              </w:tcPr>
            </w:tcPrChange>
          </w:tcPr>
          <w:p w14:paraId="65D554F7" w14:textId="657CE8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1" w:author="Steff Guzmán" w:date="2023-03-13T19:56:00Z"/>
                <w:rFonts w:cs="Times New Roman"/>
              </w:rPr>
            </w:pPr>
            <w:del w:id="4122" w:author="Steff Guzmán" w:date="2023-03-13T19:56:00Z">
              <w:r w:rsidRPr="00BD3055" w:rsidDel="00AC7859">
                <w:rPr>
                  <w:rFonts w:cs="Times New Roman"/>
                </w:rPr>
                <w:delText>X</w:delText>
              </w:r>
            </w:del>
          </w:p>
        </w:tc>
        <w:tc>
          <w:tcPr>
            <w:tcW w:w="0" w:type="dxa"/>
            <w:tcPrChange w:id="4123" w:author="Steff Guzmán" w:date="2023-03-13T19:20:00Z">
              <w:tcPr>
                <w:tcW w:w="709" w:type="dxa"/>
              </w:tcPr>
            </w:tcPrChange>
          </w:tcPr>
          <w:p w14:paraId="44297739" w14:textId="03E8B3D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4" w:author="Steff Guzmán" w:date="2023-03-13T19:56:00Z"/>
                <w:rFonts w:cs="Times New Roman"/>
              </w:rPr>
            </w:pPr>
          </w:p>
        </w:tc>
        <w:tc>
          <w:tcPr>
            <w:tcW w:w="0" w:type="dxa"/>
            <w:tcPrChange w:id="4125" w:author="Steff Guzmán" w:date="2023-03-13T19:20:00Z">
              <w:tcPr>
                <w:tcW w:w="708" w:type="dxa"/>
              </w:tcPr>
            </w:tcPrChange>
          </w:tcPr>
          <w:p w14:paraId="05CFAA57" w14:textId="1147AE6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6" w:author="Steff Guzmán" w:date="2023-03-13T19:56:00Z"/>
                <w:rFonts w:cs="Times New Roman"/>
              </w:rPr>
            </w:pPr>
          </w:p>
        </w:tc>
        <w:tc>
          <w:tcPr>
            <w:tcW w:w="0" w:type="dxa"/>
            <w:tcPrChange w:id="4127" w:author="Steff Guzmán" w:date="2023-03-13T19:20:00Z">
              <w:tcPr>
                <w:tcW w:w="754" w:type="dxa"/>
              </w:tcPr>
            </w:tcPrChange>
          </w:tcPr>
          <w:p w14:paraId="0AC67CE9" w14:textId="05FA457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28" w:author="Steff Guzmán" w:date="2023-03-13T19:56:00Z"/>
                <w:rFonts w:cs="Times New Roman"/>
              </w:rPr>
            </w:pPr>
          </w:p>
        </w:tc>
        <w:tc>
          <w:tcPr>
            <w:tcW w:w="0" w:type="dxa"/>
            <w:tcPrChange w:id="4129" w:author="Steff Guzmán" w:date="2023-03-13T19:20:00Z">
              <w:tcPr>
                <w:tcW w:w="652" w:type="dxa"/>
              </w:tcPr>
            </w:tcPrChange>
          </w:tcPr>
          <w:p w14:paraId="7BB2BE0C" w14:textId="6D489C5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0" w:author="Steff Guzmán" w:date="2023-03-13T19:56:00Z"/>
                <w:rFonts w:cs="Times New Roman"/>
              </w:rPr>
            </w:pPr>
          </w:p>
        </w:tc>
        <w:tc>
          <w:tcPr>
            <w:tcW w:w="0" w:type="dxa"/>
            <w:tcPrChange w:id="4131" w:author="Steff Guzmán" w:date="2023-03-13T19:20:00Z">
              <w:tcPr>
                <w:tcW w:w="652" w:type="dxa"/>
              </w:tcPr>
            </w:tcPrChange>
          </w:tcPr>
          <w:p w14:paraId="1331D689" w14:textId="15A347F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2" w:author="Steff Guzmán" w:date="2023-03-13T19:56:00Z"/>
                <w:rFonts w:cs="Times New Roman"/>
              </w:rPr>
            </w:pPr>
          </w:p>
        </w:tc>
        <w:tc>
          <w:tcPr>
            <w:tcW w:w="0" w:type="dxa"/>
            <w:tcPrChange w:id="4133" w:author="Steff Guzmán" w:date="2023-03-13T19:20:00Z">
              <w:tcPr>
                <w:tcW w:w="655" w:type="dxa"/>
              </w:tcPr>
            </w:tcPrChange>
          </w:tcPr>
          <w:p w14:paraId="7A000920" w14:textId="340DBBB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4" w:author="Steff Guzmán" w:date="2023-03-13T19:56:00Z"/>
                <w:rFonts w:cs="Times New Roman"/>
              </w:rPr>
            </w:pPr>
          </w:p>
        </w:tc>
        <w:tc>
          <w:tcPr>
            <w:tcW w:w="0" w:type="dxa"/>
            <w:tcPrChange w:id="4135" w:author="Steff Guzmán" w:date="2023-03-13T19:20:00Z">
              <w:tcPr>
                <w:tcW w:w="652" w:type="dxa"/>
              </w:tcPr>
            </w:tcPrChange>
          </w:tcPr>
          <w:p w14:paraId="6E6B1C24" w14:textId="0DE6DFD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6" w:author="Steff Guzmán" w:date="2023-03-13T19:56:00Z"/>
                <w:rFonts w:cs="Times New Roman"/>
              </w:rPr>
            </w:pPr>
          </w:p>
        </w:tc>
        <w:tc>
          <w:tcPr>
            <w:tcW w:w="0" w:type="dxa"/>
            <w:tcPrChange w:id="4137" w:author="Steff Guzmán" w:date="2023-03-13T19:20:00Z">
              <w:tcPr>
                <w:tcW w:w="652" w:type="dxa"/>
              </w:tcPr>
            </w:tcPrChange>
          </w:tcPr>
          <w:p w14:paraId="1E237350" w14:textId="6D25900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38" w:author="Steff Guzmán" w:date="2023-03-13T19:56:00Z"/>
                <w:rFonts w:cs="Times New Roman"/>
              </w:rPr>
            </w:pPr>
          </w:p>
        </w:tc>
        <w:tc>
          <w:tcPr>
            <w:tcW w:w="0" w:type="dxa"/>
            <w:tcPrChange w:id="4139" w:author="Steff Guzmán" w:date="2023-03-13T19:20:00Z">
              <w:tcPr>
                <w:tcW w:w="652" w:type="dxa"/>
              </w:tcPr>
            </w:tcPrChange>
          </w:tcPr>
          <w:p w14:paraId="510B7CA2" w14:textId="5512FF0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40" w:author="Steff Guzmán" w:date="2023-03-13T19:56:00Z"/>
                <w:rFonts w:cs="Times New Roman"/>
              </w:rPr>
            </w:pPr>
          </w:p>
        </w:tc>
        <w:tc>
          <w:tcPr>
            <w:tcW w:w="0" w:type="dxa"/>
            <w:tcPrChange w:id="4141" w:author="Steff Guzmán" w:date="2023-03-13T19:20:00Z">
              <w:tcPr>
                <w:tcW w:w="652" w:type="dxa"/>
              </w:tcPr>
            </w:tcPrChange>
          </w:tcPr>
          <w:p w14:paraId="40B93203" w14:textId="54CDDED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42" w:author="Steff Guzmán" w:date="2023-03-13T19:56:00Z"/>
                <w:rFonts w:cs="Times New Roman"/>
              </w:rPr>
            </w:pPr>
          </w:p>
        </w:tc>
        <w:tc>
          <w:tcPr>
            <w:tcW w:w="0" w:type="dxa"/>
            <w:tcPrChange w:id="4143" w:author="Steff Guzmán" w:date="2023-03-13T19:20:00Z">
              <w:tcPr>
                <w:tcW w:w="652" w:type="dxa"/>
              </w:tcPr>
            </w:tcPrChange>
          </w:tcPr>
          <w:p w14:paraId="1BC06ACB" w14:textId="78EAEC9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44" w:author="Steff Guzmán" w:date="2023-03-13T19:56:00Z"/>
                <w:rFonts w:cs="Times New Roman"/>
              </w:rPr>
            </w:pPr>
          </w:p>
        </w:tc>
        <w:tc>
          <w:tcPr>
            <w:tcW w:w="0" w:type="dxa"/>
            <w:tcPrChange w:id="4145" w:author="Steff Guzmán" w:date="2023-03-13T19:20:00Z">
              <w:tcPr>
                <w:tcW w:w="548" w:type="dxa"/>
              </w:tcPr>
            </w:tcPrChange>
          </w:tcPr>
          <w:p w14:paraId="3FCDAF15" w14:textId="678455A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46" w:author="Steff Guzmán" w:date="2023-03-13T19:56:00Z"/>
                <w:rFonts w:cs="Times New Roman"/>
              </w:rPr>
            </w:pPr>
          </w:p>
        </w:tc>
      </w:tr>
      <w:tr w:rsidR="00A17136" w:rsidRPr="00BD3055" w:rsidDel="00AC7859" w14:paraId="17AB1A70" w14:textId="3734187F" w:rsidTr="005A4444">
        <w:trPr>
          <w:del w:id="4147" w:author="Steff Guzmán" w:date="2023-03-13T19:56:00Z"/>
        </w:trPr>
        <w:tc>
          <w:tcPr>
            <w:tcW w:w="0" w:type="dxa"/>
            <w:tcPrChange w:id="4148" w:author="Steff Guzmán" w:date="2023-03-13T19:20:00Z">
              <w:tcPr>
                <w:tcW w:w="1129" w:type="dxa"/>
              </w:tcPr>
            </w:tcPrChange>
          </w:tcPr>
          <w:p w14:paraId="55B8BD66" w14:textId="112CAF91"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149" w:author="Steff Guzmán" w:date="2023-03-13T19:56:00Z"/>
                <w:rFonts w:cs="Times New Roman"/>
                <w:szCs w:val="24"/>
              </w:rPr>
            </w:pPr>
            <w:del w:id="4150" w:author="Steff Guzmán" w:date="2023-03-13T19:56:00Z">
              <w:r w:rsidRPr="00BD3055" w:rsidDel="00AC7859">
                <w:rPr>
                  <w:rFonts w:cs="Times New Roman"/>
                  <w:szCs w:val="24"/>
                </w:rPr>
                <w:delText>Act. #7</w:delText>
              </w:r>
            </w:del>
          </w:p>
        </w:tc>
        <w:tc>
          <w:tcPr>
            <w:tcW w:w="0" w:type="dxa"/>
            <w:tcPrChange w:id="4151" w:author="Steff Guzmán" w:date="2023-03-13T19:20:00Z">
              <w:tcPr>
                <w:tcW w:w="993" w:type="dxa"/>
              </w:tcPr>
            </w:tcPrChange>
          </w:tcPr>
          <w:p w14:paraId="2B46DF3A" w14:textId="7A580379" w:rsidR="00A17136" w:rsidRPr="00BD3055" w:rsidDel="00AC7859" w:rsidRDefault="00A17136">
            <w:pPr>
              <w:rPr>
                <w:del w:id="4152" w:author="Steff Guzmán" w:date="2023-03-13T19:56:00Z"/>
                <w:rFonts w:cs="Times New Roman"/>
              </w:rPr>
            </w:pPr>
          </w:p>
        </w:tc>
        <w:tc>
          <w:tcPr>
            <w:tcW w:w="0" w:type="dxa"/>
            <w:tcPrChange w:id="4153" w:author="Steff Guzmán" w:date="2023-03-13T19:20:00Z">
              <w:tcPr>
                <w:tcW w:w="708" w:type="dxa"/>
              </w:tcPr>
            </w:tcPrChange>
          </w:tcPr>
          <w:p w14:paraId="58EE807F" w14:textId="1D8A22D5" w:rsidR="00A17136" w:rsidRPr="00BD3055" w:rsidDel="00AC7859" w:rsidRDefault="00A17136">
            <w:pPr>
              <w:rPr>
                <w:del w:id="4154" w:author="Steff Guzmán" w:date="2023-03-13T19:56:00Z"/>
                <w:rFonts w:cs="Times New Roman"/>
              </w:rPr>
            </w:pPr>
          </w:p>
        </w:tc>
        <w:tc>
          <w:tcPr>
            <w:tcW w:w="0" w:type="dxa"/>
            <w:tcPrChange w:id="4155" w:author="Steff Guzmán" w:date="2023-03-13T19:20:00Z">
              <w:tcPr>
                <w:tcW w:w="709" w:type="dxa"/>
              </w:tcPr>
            </w:tcPrChange>
          </w:tcPr>
          <w:p w14:paraId="50C46C77" w14:textId="5767122E" w:rsidR="00A17136" w:rsidRPr="00BD3055" w:rsidDel="00AC7859" w:rsidRDefault="00A17136">
            <w:pPr>
              <w:rPr>
                <w:del w:id="4156" w:author="Steff Guzmán" w:date="2023-03-13T19:56:00Z"/>
                <w:rFonts w:cs="Times New Roman"/>
              </w:rPr>
            </w:pPr>
          </w:p>
        </w:tc>
        <w:tc>
          <w:tcPr>
            <w:tcW w:w="0" w:type="dxa"/>
            <w:shd w:val="clear" w:color="auto" w:fill="D9E2F3" w:themeFill="accent1" w:themeFillTint="33"/>
            <w:tcPrChange w:id="4157" w:author="Steff Guzmán" w:date="2023-03-13T19:20:00Z">
              <w:tcPr>
                <w:tcW w:w="709" w:type="dxa"/>
                <w:shd w:val="clear" w:color="auto" w:fill="D9E2F3" w:themeFill="accent1" w:themeFillTint="33"/>
              </w:tcPr>
            </w:tcPrChange>
          </w:tcPr>
          <w:p w14:paraId="1A81F364" w14:textId="06C46EDF" w:rsidR="00A17136" w:rsidRPr="00BD3055" w:rsidDel="00AC7859" w:rsidRDefault="00A17136">
            <w:pPr>
              <w:rPr>
                <w:del w:id="4158" w:author="Steff Guzmán" w:date="2023-03-13T19:56:00Z"/>
                <w:rFonts w:cs="Times New Roman"/>
              </w:rPr>
            </w:pPr>
            <w:del w:id="4159" w:author="Steff Guzmán" w:date="2023-03-13T19:56:00Z">
              <w:r w:rsidRPr="00BD3055" w:rsidDel="00AC7859">
                <w:rPr>
                  <w:rFonts w:cs="Times New Roman"/>
                </w:rPr>
                <w:delText>X</w:delText>
              </w:r>
            </w:del>
          </w:p>
        </w:tc>
        <w:tc>
          <w:tcPr>
            <w:tcW w:w="0" w:type="dxa"/>
            <w:tcPrChange w:id="4160" w:author="Steff Guzmán" w:date="2023-03-13T19:20:00Z">
              <w:tcPr>
                <w:tcW w:w="709" w:type="dxa"/>
              </w:tcPr>
            </w:tcPrChange>
          </w:tcPr>
          <w:p w14:paraId="0662F4DC" w14:textId="38DE146A" w:rsidR="00A17136" w:rsidRPr="00BD3055" w:rsidDel="00AC7859" w:rsidRDefault="00A17136">
            <w:pPr>
              <w:rPr>
                <w:del w:id="4161" w:author="Steff Guzmán" w:date="2023-03-13T19:56:00Z"/>
                <w:rFonts w:cs="Times New Roman"/>
              </w:rPr>
            </w:pPr>
          </w:p>
        </w:tc>
        <w:tc>
          <w:tcPr>
            <w:tcW w:w="0" w:type="dxa"/>
            <w:tcPrChange w:id="4162" w:author="Steff Guzmán" w:date="2023-03-13T19:20:00Z">
              <w:tcPr>
                <w:tcW w:w="708" w:type="dxa"/>
              </w:tcPr>
            </w:tcPrChange>
          </w:tcPr>
          <w:p w14:paraId="1D5851DF" w14:textId="3AC1F136" w:rsidR="00A17136" w:rsidRPr="00BD3055" w:rsidDel="00AC7859" w:rsidRDefault="00A17136">
            <w:pPr>
              <w:rPr>
                <w:del w:id="4163" w:author="Steff Guzmán" w:date="2023-03-13T19:56:00Z"/>
                <w:rFonts w:cs="Times New Roman"/>
              </w:rPr>
            </w:pPr>
          </w:p>
        </w:tc>
        <w:tc>
          <w:tcPr>
            <w:tcW w:w="0" w:type="dxa"/>
            <w:tcPrChange w:id="4164" w:author="Steff Guzmán" w:date="2023-03-13T19:20:00Z">
              <w:tcPr>
                <w:tcW w:w="754" w:type="dxa"/>
              </w:tcPr>
            </w:tcPrChange>
          </w:tcPr>
          <w:p w14:paraId="6049A975" w14:textId="3D4F8221" w:rsidR="00A17136" w:rsidRPr="00BD3055" w:rsidDel="00AC7859" w:rsidRDefault="00A17136">
            <w:pPr>
              <w:rPr>
                <w:del w:id="4165" w:author="Steff Guzmán" w:date="2023-03-13T19:56:00Z"/>
                <w:rFonts w:cs="Times New Roman"/>
              </w:rPr>
            </w:pPr>
          </w:p>
        </w:tc>
        <w:tc>
          <w:tcPr>
            <w:tcW w:w="0" w:type="dxa"/>
            <w:tcPrChange w:id="4166" w:author="Steff Guzmán" w:date="2023-03-13T19:20:00Z">
              <w:tcPr>
                <w:tcW w:w="652" w:type="dxa"/>
              </w:tcPr>
            </w:tcPrChange>
          </w:tcPr>
          <w:p w14:paraId="04F6D85B" w14:textId="2E3FF9D7" w:rsidR="00A17136" w:rsidRPr="00BD3055" w:rsidDel="00AC7859" w:rsidRDefault="00A17136">
            <w:pPr>
              <w:rPr>
                <w:del w:id="4167" w:author="Steff Guzmán" w:date="2023-03-13T19:56:00Z"/>
                <w:rFonts w:cs="Times New Roman"/>
              </w:rPr>
            </w:pPr>
          </w:p>
        </w:tc>
        <w:tc>
          <w:tcPr>
            <w:tcW w:w="0" w:type="dxa"/>
            <w:tcPrChange w:id="4168" w:author="Steff Guzmán" w:date="2023-03-13T19:20:00Z">
              <w:tcPr>
                <w:tcW w:w="652" w:type="dxa"/>
              </w:tcPr>
            </w:tcPrChange>
          </w:tcPr>
          <w:p w14:paraId="0CD6CF49" w14:textId="67607C61" w:rsidR="00A17136" w:rsidRPr="00BD3055" w:rsidDel="00AC7859" w:rsidRDefault="00A17136">
            <w:pPr>
              <w:rPr>
                <w:del w:id="4169" w:author="Steff Guzmán" w:date="2023-03-13T19:56:00Z"/>
                <w:rFonts w:cs="Times New Roman"/>
              </w:rPr>
            </w:pPr>
          </w:p>
        </w:tc>
        <w:tc>
          <w:tcPr>
            <w:tcW w:w="0" w:type="dxa"/>
            <w:tcPrChange w:id="4170" w:author="Steff Guzmán" w:date="2023-03-13T19:20:00Z">
              <w:tcPr>
                <w:tcW w:w="655" w:type="dxa"/>
              </w:tcPr>
            </w:tcPrChange>
          </w:tcPr>
          <w:p w14:paraId="27DAEE26" w14:textId="7B9075D1" w:rsidR="00A17136" w:rsidRPr="00BD3055" w:rsidDel="00AC7859" w:rsidRDefault="00A17136">
            <w:pPr>
              <w:rPr>
                <w:del w:id="4171" w:author="Steff Guzmán" w:date="2023-03-13T19:56:00Z"/>
                <w:rFonts w:cs="Times New Roman"/>
              </w:rPr>
            </w:pPr>
          </w:p>
        </w:tc>
        <w:tc>
          <w:tcPr>
            <w:tcW w:w="0" w:type="dxa"/>
            <w:tcPrChange w:id="4172" w:author="Steff Guzmán" w:date="2023-03-13T19:20:00Z">
              <w:tcPr>
                <w:tcW w:w="652" w:type="dxa"/>
              </w:tcPr>
            </w:tcPrChange>
          </w:tcPr>
          <w:p w14:paraId="14EEFE5A" w14:textId="7004D84C" w:rsidR="00A17136" w:rsidRPr="00BD3055" w:rsidDel="00AC7859" w:rsidRDefault="00A17136">
            <w:pPr>
              <w:rPr>
                <w:del w:id="4173" w:author="Steff Guzmán" w:date="2023-03-13T19:56:00Z"/>
                <w:rFonts w:cs="Times New Roman"/>
              </w:rPr>
            </w:pPr>
          </w:p>
        </w:tc>
        <w:tc>
          <w:tcPr>
            <w:tcW w:w="0" w:type="dxa"/>
            <w:tcPrChange w:id="4174" w:author="Steff Guzmán" w:date="2023-03-13T19:20:00Z">
              <w:tcPr>
                <w:tcW w:w="652" w:type="dxa"/>
              </w:tcPr>
            </w:tcPrChange>
          </w:tcPr>
          <w:p w14:paraId="2FA06E4E" w14:textId="04EAC1BE" w:rsidR="00A17136" w:rsidRPr="00BD3055" w:rsidDel="00AC7859" w:rsidRDefault="00A17136">
            <w:pPr>
              <w:rPr>
                <w:del w:id="4175" w:author="Steff Guzmán" w:date="2023-03-13T19:56:00Z"/>
                <w:rFonts w:cs="Times New Roman"/>
              </w:rPr>
            </w:pPr>
          </w:p>
        </w:tc>
        <w:tc>
          <w:tcPr>
            <w:tcW w:w="0" w:type="dxa"/>
            <w:tcPrChange w:id="4176" w:author="Steff Guzmán" w:date="2023-03-13T19:20:00Z">
              <w:tcPr>
                <w:tcW w:w="652" w:type="dxa"/>
              </w:tcPr>
            </w:tcPrChange>
          </w:tcPr>
          <w:p w14:paraId="38B4753C" w14:textId="3D173951" w:rsidR="00A17136" w:rsidRPr="00BD3055" w:rsidDel="00AC7859" w:rsidRDefault="00A17136">
            <w:pPr>
              <w:rPr>
                <w:del w:id="4177" w:author="Steff Guzmán" w:date="2023-03-13T19:56:00Z"/>
                <w:rFonts w:cs="Times New Roman"/>
              </w:rPr>
            </w:pPr>
          </w:p>
        </w:tc>
        <w:tc>
          <w:tcPr>
            <w:tcW w:w="0" w:type="dxa"/>
            <w:tcPrChange w:id="4178" w:author="Steff Guzmán" w:date="2023-03-13T19:20:00Z">
              <w:tcPr>
                <w:tcW w:w="652" w:type="dxa"/>
              </w:tcPr>
            </w:tcPrChange>
          </w:tcPr>
          <w:p w14:paraId="7E0262E6" w14:textId="3EFEA11B" w:rsidR="00A17136" w:rsidRPr="00BD3055" w:rsidDel="00AC7859" w:rsidRDefault="00A17136">
            <w:pPr>
              <w:rPr>
                <w:del w:id="4179" w:author="Steff Guzmán" w:date="2023-03-13T19:56:00Z"/>
                <w:rFonts w:cs="Times New Roman"/>
              </w:rPr>
            </w:pPr>
          </w:p>
        </w:tc>
        <w:tc>
          <w:tcPr>
            <w:tcW w:w="0" w:type="dxa"/>
            <w:tcPrChange w:id="4180" w:author="Steff Guzmán" w:date="2023-03-13T19:20:00Z">
              <w:tcPr>
                <w:tcW w:w="652" w:type="dxa"/>
              </w:tcPr>
            </w:tcPrChange>
          </w:tcPr>
          <w:p w14:paraId="3C99052B" w14:textId="497769FE" w:rsidR="00A17136" w:rsidRPr="00BD3055" w:rsidDel="00AC7859" w:rsidRDefault="00A17136">
            <w:pPr>
              <w:rPr>
                <w:del w:id="4181" w:author="Steff Guzmán" w:date="2023-03-13T19:56:00Z"/>
                <w:rFonts w:cs="Times New Roman"/>
              </w:rPr>
            </w:pPr>
          </w:p>
        </w:tc>
        <w:tc>
          <w:tcPr>
            <w:tcW w:w="0" w:type="dxa"/>
            <w:tcPrChange w:id="4182" w:author="Steff Guzmán" w:date="2023-03-13T19:20:00Z">
              <w:tcPr>
                <w:tcW w:w="548" w:type="dxa"/>
              </w:tcPr>
            </w:tcPrChange>
          </w:tcPr>
          <w:p w14:paraId="556826F3" w14:textId="0529FF4E" w:rsidR="00A17136" w:rsidRPr="00BD3055" w:rsidDel="00AC7859" w:rsidRDefault="00A17136">
            <w:pPr>
              <w:rPr>
                <w:del w:id="4183" w:author="Steff Guzmán" w:date="2023-03-13T19:56:00Z"/>
                <w:rFonts w:cs="Times New Roman"/>
              </w:rPr>
            </w:pPr>
          </w:p>
        </w:tc>
      </w:tr>
      <w:tr w:rsidR="00AC7859" w:rsidRPr="00BD3055" w:rsidDel="00AC7859" w14:paraId="20B3D197" w14:textId="77777777" w:rsidTr="005A4444">
        <w:trPr>
          <w:del w:id="4184" w:author="Steff Guzmán" w:date="2023-03-13T19:56:00Z"/>
        </w:trPr>
        <w:tc>
          <w:tcPr>
            <w:tcW w:w="1129" w:type="dxa"/>
          </w:tcPr>
          <w:p w14:paraId="1A21EC38" w14:textId="64CF1462"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185" w:author="Steff Guzmán" w:date="2023-03-13T19:56:00Z"/>
                <w:rFonts w:cs="Times New Roman"/>
                <w:szCs w:val="24"/>
              </w:rPr>
            </w:pPr>
            <w:del w:id="4186" w:author="Steff Guzmán" w:date="2023-03-13T19:56:00Z">
              <w:r w:rsidRPr="00BD3055" w:rsidDel="00AC7859">
                <w:rPr>
                  <w:rFonts w:cs="Times New Roman"/>
                  <w:szCs w:val="24"/>
                </w:rPr>
                <w:delText>Act. #8</w:delText>
              </w:r>
            </w:del>
          </w:p>
        </w:tc>
        <w:tc>
          <w:tcPr>
            <w:tcW w:w="993" w:type="dxa"/>
          </w:tcPr>
          <w:p w14:paraId="226FD64B" w14:textId="774DCD8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87" w:author="Steff Guzmán" w:date="2023-03-13T19:56:00Z"/>
                <w:rFonts w:cs="Times New Roman"/>
              </w:rPr>
            </w:pPr>
          </w:p>
        </w:tc>
        <w:tc>
          <w:tcPr>
            <w:tcW w:w="708" w:type="dxa"/>
          </w:tcPr>
          <w:p w14:paraId="377CCCB2" w14:textId="7ED2199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88" w:author="Steff Guzmán" w:date="2023-03-13T19:56:00Z"/>
                <w:rFonts w:cs="Times New Roman"/>
              </w:rPr>
            </w:pPr>
          </w:p>
        </w:tc>
        <w:tc>
          <w:tcPr>
            <w:tcW w:w="709" w:type="dxa"/>
          </w:tcPr>
          <w:p w14:paraId="49C58D26" w14:textId="5D2CB19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89" w:author="Steff Guzmán" w:date="2023-03-13T19:56:00Z"/>
                <w:rFonts w:cs="Times New Roman"/>
              </w:rPr>
            </w:pPr>
          </w:p>
        </w:tc>
        <w:tc>
          <w:tcPr>
            <w:tcW w:w="709" w:type="dxa"/>
            <w:shd w:val="clear" w:color="auto" w:fill="D9E2F3" w:themeFill="accent1" w:themeFillTint="33"/>
          </w:tcPr>
          <w:p w14:paraId="3AC4C565" w14:textId="480BA01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0" w:author="Steff Guzmán" w:date="2023-03-13T19:56:00Z"/>
                <w:rFonts w:cs="Times New Roman"/>
              </w:rPr>
            </w:pPr>
            <w:del w:id="4191" w:author="Steff Guzmán" w:date="2023-03-13T19:56:00Z">
              <w:r w:rsidRPr="00BD3055" w:rsidDel="00AC7859">
                <w:rPr>
                  <w:rFonts w:cs="Times New Roman"/>
                </w:rPr>
                <w:delText>X</w:delText>
              </w:r>
            </w:del>
          </w:p>
        </w:tc>
        <w:tc>
          <w:tcPr>
            <w:tcW w:w="709" w:type="dxa"/>
            <w:shd w:val="clear" w:color="auto" w:fill="D9E2F3" w:themeFill="accent1" w:themeFillTint="33"/>
          </w:tcPr>
          <w:p w14:paraId="29D57E52" w14:textId="560ED00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2" w:author="Steff Guzmán" w:date="2023-03-13T19:56:00Z"/>
                <w:rFonts w:cs="Times New Roman"/>
              </w:rPr>
            </w:pPr>
            <w:del w:id="4193" w:author="Steff Guzmán" w:date="2023-03-13T19:56:00Z">
              <w:r w:rsidRPr="00BD3055" w:rsidDel="00AC7859">
                <w:rPr>
                  <w:rFonts w:cs="Times New Roman"/>
                </w:rPr>
                <w:delText>X</w:delText>
              </w:r>
            </w:del>
          </w:p>
        </w:tc>
        <w:tc>
          <w:tcPr>
            <w:tcW w:w="708" w:type="dxa"/>
          </w:tcPr>
          <w:p w14:paraId="7E5BE654" w14:textId="114EADE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4" w:author="Steff Guzmán" w:date="2023-03-13T19:56:00Z"/>
                <w:rFonts w:cs="Times New Roman"/>
              </w:rPr>
            </w:pPr>
          </w:p>
        </w:tc>
        <w:tc>
          <w:tcPr>
            <w:tcW w:w="754" w:type="dxa"/>
          </w:tcPr>
          <w:p w14:paraId="26A01CDA" w14:textId="127144D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5" w:author="Steff Guzmán" w:date="2023-03-13T19:56:00Z"/>
                <w:rFonts w:cs="Times New Roman"/>
              </w:rPr>
            </w:pPr>
          </w:p>
        </w:tc>
        <w:tc>
          <w:tcPr>
            <w:tcW w:w="652" w:type="dxa"/>
          </w:tcPr>
          <w:p w14:paraId="677FA63E" w14:textId="1E69C29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6" w:author="Steff Guzmán" w:date="2023-03-13T19:56:00Z"/>
                <w:rFonts w:cs="Times New Roman"/>
              </w:rPr>
            </w:pPr>
          </w:p>
        </w:tc>
        <w:tc>
          <w:tcPr>
            <w:tcW w:w="652" w:type="dxa"/>
          </w:tcPr>
          <w:p w14:paraId="27198A91" w14:textId="5A5C062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7" w:author="Steff Guzmán" w:date="2023-03-13T19:56:00Z"/>
                <w:rFonts w:cs="Times New Roman"/>
              </w:rPr>
            </w:pPr>
          </w:p>
        </w:tc>
        <w:tc>
          <w:tcPr>
            <w:tcW w:w="655" w:type="dxa"/>
          </w:tcPr>
          <w:p w14:paraId="19E5A1B0" w14:textId="17660A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8" w:author="Steff Guzmán" w:date="2023-03-13T19:56:00Z"/>
                <w:rFonts w:cs="Times New Roman"/>
              </w:rPr>
            </w:pPr>
          </w:p>
        </w:tc>
        <w:tc>
          <w:tcPr>
            <w:tcW w:w="652" w:type="dxa"/>
          </w:tcPr>
          <w:p w14:paraId="19789B95" w14:textId="40A5DB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199" w:author="Steff Guzmán" w:date="2023-03-13T19:56:00Z"/>
                <w:rFonts w:cs="Times New Roman"/>
              </w:rPr>
            </w:pPr>
          </w:p>
        </w:tc>
        <w:tc>
          <w:tcPr>
            <w:tcW w:w="652" w:type="dxa"/>
          </w:tcPr>
          <w:p w14:paraId="42F550E9" w14:textId="35E4972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0" w:author="Steff Guzmán" w:date="2023-03-13T19:56:00Z"/>
                <w:rFonts w:cs="Times New Roman"/>
              </w:rPr>
            </w:pPr>
          </w:p>
        </w:tc>
        <w:tc>
          <w:tcPr>
            <w:tcW w:w="652" w:type="dxa"/>
          </w:tcPr>
          <w:p w14:paraId="582DD3CF" w14:textId="1D8862D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1" w:author="Steff Guzmán" w:date="2023-03-13T19:56:00Z"/>
                <w:rFonts w:cs="Times New Roman"/>
              </w:rPr>
            </w:pPr>
          </w:p>
        </w:tc>
        <w:tc>
          <w:tcPr>
            <w:tcW w:w="652" w:type="dxa"/>
          </w:tcPr>
          <w:p w14:paraId="71238BE1" w14:textId="1445264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2" w:author="Steff Guzmán" w:date="2023-03-13T19:56:00Z"/>
                <w:rFonts w:cs="Times New Roman"/>
              </w:rPr>
            </w:pPr>
          </w:p>
        </w:tc>
        <w:tc>
          <w:tcPr>
            <w:tcW w:w="652" w:type="dxa"/>
          </w:tcPr>
          <w:p w14:paraId="7BBA3537" w14:textId="3BDB416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3" w:author="Steff Guzmán" w:date="2023-03-13T19:56:00Z"/>
                <w:rFonts w:cs="Times New Roman"/>
              </w:rPr>
            </w:pPr>
          </w:p>
        </w:tc>
        <w:tc>
          <w:tcPr>
            <w:tcW w:w="548" w:type="dxa"/>
          </w:tcPr>
          <w:p w14:paraId="31987033" w14:textId="6568AF5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04" w:author="Steff Guzmán" w:date="2023-03-13T19:56:00Z"/>
                <w:rFonts w:cs="Times New Roman"/>
              </w:rPr>
            </w:pPr>
          </w:p>
        </w:tc>
      </w:tr>
      <w:tr w:rsidR="00AC7859" w:rsidRPr="00BD3055" w:rsidDel="00AC7859" w14:paraId="6DB61BE8" w14:textId="77777777" w:rsidTr="005A4444">
        <w:trPr>
          <w:del w:id="4205" w:author="Steff Guzmán" w:date="2023-03-13T19:56:00Z"/>
        </w:trPr>
        <w:tc>
          <w:tcPr>
            <w:tcW w:w="1129" w:type="dxa"/>
          </w:tcPr>
          <w:p w14:paraId="04874185" w14:textId="3401A643"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206" w:author="Steff Guzmán" w:date="2023-03-13T19:56:00Z"/>
                <w:rFonts w:cs="Times New Roman"/>
                <w:szCs w:val="24"/>
              </w:rPr>
            </w:pPr>
            <w:del w:id="4207" w:author="Steff Guzmán" w:date="2023-03-13T19:56:00Z">
              <w:r w:rsidRPr="00BD3055" w:rsidDel="00AC7859">
                <w:rPr>
                  <w:rFonts w:cs="Times New Roman"/>
                  <w:szCs w:val="24"/>
                </w:rPr>
                <w:delText>Act. #9</w:delText>
              </w:r>
            </w:del>
          </w:p>
        </w:tc>
        <w:tc>
          <w:tcPr>
            <w:tcW w:w="993" w:type="dxa"/>
          </w:tcPr>
          <w:p w14:paraId="53E930DB" w14:textId="3E542F1B" w:rsidR="00A17136" w:rsidRPr="00BD3055" w:rsidDel="00AC7859" w:rsidRDefault="00A17136">
            <w:pPr>
              <w:rPr>
                <w:del w:id="4208" w:author="Steff Guzmán" w:date="2023-03-13T19:56:00Z"/>
                <w:rFonts w:cs="Times New Roman"/>
              </w:rPr>
            </w:pPr>
          </w:p>
        </w:tc>
        <w:tc>
          <w:tcPr>
            <w:tcW w:w="708" w:type="dxa"/>
          </w:tcPr>
          <w:p w14:paraId="34041B79" w14:textId="3EA005AF" w:rsidR="00A17136" w:rsidRPr="00BD3055" w:rsidDel="00AC7859" w:rsidRDefault="00A17136">
            <w:pPr>
              <w:rPr>
                <w:del w:id="4209" w:author="Steff Guzmán" w:date="2023-03-13T19:56:00Z"/>
                <w:rFonts w:cs="Times New Roman"/>
              </w:rPr>
            </w:pPr>
          </w:p>
        </w:tc>
        <w:tc>
          <w:tcPr>
            <w:tcW w:w="709" w:type="dxa"/>
          </w:tcPr>
          <w:p w14:paraId="1C9EC99A" w14:textId="1C06F37A" w:rsidR="00A17136" w:rsidRPr="00BD3055" w:rsidDel="00AC7859" w:rsidRDefault="00A17136">
            <w:pPr>
              <w:rPr>
                <w:del w:id="4210" w:author="Steff Guzmán" w:date="2023-03-13T19:56:00Z"/>
                <w:rFonts w:cs="Times New Roman"/>
              </w:rPr>
            </w:pPr>
          </w:p>
        </w:tc>
        <w:tc>
          <w:tcPr>
            <w:tcW w:w="709" w:type="dxa"/>
          </w:tcPr>
          <w:p w14:paraId="12A8C7DB" w14:textId="51B74E2F" w:rsidR="00A17136" w:rsidRPr="00BD3055" w:rsidDel="00AC7859" w:rsidRDefault="00A17136">
            <w:pPr>
              <w:rPr>
                <w:del w:id="4211" w:author="Steff Guzmán" w:date="2023-03-13T19:56:00Z"/>
                <w:rFonts w:cs="Times New Roman"/>
              </w:rPr>
            </w:pPr>
          </w:p>
        </w:tc>
        <w:tc>
          <w:tcPr>
            <w:tcW w:w="709" w:type="dxa"/>
            <w:shd w:val="clear" w:color="auto" w:fill="FBE4D5" w:themeFill="accent2" w:themeFillTint="33"/>
          </w:tcPr>
          <w:p w14:paraId="7007C4CB" w14:textId="170B7A6E" w:rsidR="00A17136" w:rsidRPr="00BD3055" w:rsidDel="00AC7859" w:rsidRDefault="00A17136">
            <w:pPr>
              <w:rPr>
                <w:del w:id="4212" w:author="Steff Guzmán" w:date="2023-03-13T19:56:00Z"/>
                <w:rFonts w:cs="Times New Roman"/>
              </w:rPr>
            </w:pPr>
            <w:del w:id="4213" w:author="Steff Guzmán" w:date="2023-03-13T19:56:00Z">
              <w:r w:rsidRPr="00BD3055" w:rsidDel="00AC7859">
                <w:rPr>
                  <w:rFonts w:cs="Times New Roman"/>
                </w:rPr>
                <w:delText>X</w:delText>
              </w:r>
            </w:del>
          </w:p>
        </w:tc>
        <w:tc>
          <w:tcPr>
            <w:tcW w:w="708" w:type="dxa"/>
          </w:tcPr>
          <w:p w14:paraId="75158E56" w14:textId="2E648868" w:rsidR="00A17136" w:rsidRPr="00BD3055" w:rsidDel="00AC7859" w:rsidRDefault="00A17136">
            <w:pPr>
              <w:rPr>
                <w:del w:id="4214" w:author="Steff Guzmán" w:date="2023-03-13T19:56:00Z"/>
                <w:rFonts w:cs="Times New Roman"/>
              </w:rPr>
            </w:pPr>
          </w:p>
        </w:tc>
        <w:tc>
          <w:tcPr>
            <w:tcW w:w="754" w:type="dxa"/>
          </w:tcPr>
          <w:p w14:paraId="57027D57" w14:textId="61D1D9B3" w:rsidR="00A17136" w:rsidRPr="00BD3055" w:rsidDel="00AC7859" w:rsidRDefault="00A17136">
            <w:pPr>
              <w:rPr>
                <w:del w:id="4215" w:author="Steff Guzmán" w:date="2023-03-13T19:56:00Z"/>
                <w:rFonts w:cs="Times New Roman"/>
              </w:rPr>
            </w:pPr>
          </w:p>
        </w:tc>
        <w:tc>
          <w:tcPr>
            <w:tcW w:w="652" w:type="dxa"/>
          </w:tcPr>
          <w:p w14:paraId="158F5570" w14:textId="4A9984DD" w:rsidR="00A17136" w:rsidRPr="00BD3055" w:rsidDel="00AC7859" w:rsidRDefault="00A17136">
            <w:pPr>
              <w:rPr>
                <w:del w:id="4216" w:author="Steff Guzmán" w:date="2023-03-13T19:56:00Z"/>
                <w:rFonts w:cs="Times New Roman"/>
              </w:rPr>
            </w:pPr>
          </w:p>
        </w:tc>
        <w:tc>
          <w:tcPr>
            <w:tcW w:w="652" w:type="dxa"/>
          </w:tcPr>
          <w:p w14:paraId="36CD7391" w14:textId="7E8AEE25" w:rsidR="00A17136" w:rsidRPr="00BD3055" w:rsidDel="00AC7859" w:rsidRDefault="00A17136">
            <w:pPr>
              <w:rPr>
                <w:del w:id="4217" w:author="Steff Guzmán" w:date="2023-03-13T19:56:00Z"/>
                <w:rFonts w:cs="Times New Roman"/>
              </w:rPr>
            </w:pPr>
          </w:p>
        </w:tc>
        <w:tc>
          <w:tcPr>
            <w:tcW w:w="655" w:type="dxa"/>
          </w:tcPr>
          <w:p w14:paraId="02D75F44" w14:textId="32DEF5CE" w:rsidR="00A17136" w:rsidRPr="00BD3055" w:rsidDel="00AC7859" w:rsidRDefault="00A17136">
            <w:pPr>
              <w:rPr>
                <w:del w:id="4218" w:author="Steff Guzmán" w:date="2023-03-13T19:56:00Z"/>
                <w:rFonts w:cs="Times New Roman"/>
              </w:rPr>
            </w:pPr>
          </w:p>
        </w:tc>
        <w:tc>
          <w:tcPr>
            <w:tcW w:w="652" w:type="dxa"/>
          </w:tcPr>
          <w:p w14:paraId="1B6E6229" w14:textId="2E88BD20" w:rsidR="00A17136" w:rsidRPr="00BD3055" w:rsidDel="00AC7859" w:rsidRDefault="00A17136">
            <w:pPr>
              <w:rPr>
                <w:del w:id="4219" w:author="Steff Guzmán" w:date="2023-03-13T19:56:00Z"/>
                <w:rFonts w:cs="Times New Roman"/>
              </w:rPr>
            </w:pPr>
          </w:p>
        </w:tc>
        <w:tc>
          <w:tcPr>
            <w:tcW w:w="652" w:type="dxa"/>
          </w:tcPr>
          <w:p w14:paraId="74B88A0C" w14:textId="4ECC2D92" w:rsidR="00A17136" w:rsidRPr="00BD3055" w:rsidDel="00AC7859" w:rsidRDefault="00A17136">
            <w:pPr>
              <w:rPr>
                <w:del w:id="4220" w:author="Steff Guzmán" w:date="2023-03-13T19:56:00Z"/>
                <w:rFonts w:cs="Times New Roman"/>
              </w:rPr>
            </w:pPr>
          </w:p>
        </w:tc>
        <w:tc>
          <w:tcPr>
            <w:tcW w:w="652" w:type="dxa"/>
          </w:tcPr>
          <w:p w14:paraId="6694E651" w14:textId="09FD15AE" w:rsidR="00A17136" w:rsidRPr="00BD3055" w:rsidDel="00AC7859" w:rsidRDefault="00A17136">
            <w:pPr>
              <w:rPr>
                <w:del w:id="4221" w:author="Steff Guzmán" w:date="2023-03-13T19:56:00Z"/>
                <w:rFonts w:cs="Times New Roman"/>
              </w:rPr>
            </w:pPr>
          </w:p>
        </w:tc>
        <w:tc>
          <w:tcPr>
            <w:tcW w:w="652" w:type="dxa"/>
          </w:tcPr>
          <w:p w14:paraId="7954AA48" w14:textId="4D356D4E" w:rsidR="00A17136" w:rsidRPr="00BD3055" w:rsidDel="00AC7859" w:rsidRDefault="00A17136">
            <w:pPr>
              <w:rPr>
                <w:del w:id="4222" w:author="Steff Guzmán" w:date="2023-03-13T19:56:00Z"/>
                <w:rFonts w:cs="Times New Roman"/>
              </w:rPr>
            </w:pPr>
          </w:p>
        </w:tc>
        <w:tc>
          <w:tcPr>
            <w:tcW w:w="652" w:type="dxa"/>
          </w:tcPr>
          <w:p w14:paraId="40158BD6" w14:textId="15AF32EA" w:rsidR="00A17136" w:rsidRPr="00BD3055" w:rsidDel="00AC7859" w:rsidRDefault="00A17136">
            <w:pPr>
              <w:rPr>
                <w:del w:id="4223" w:author="Steff Guzmán" w:date="2023-03-13T19:56:00Z"/>
                <w:rFonts w:cs="Times New Roman"/>
              </w:rPr>
            </w:pPr>
          </w:p>
        </w:tc>
        <w:tc>
          <w:tcPr>
            <w:tcW w:w="548" w:type="dxa"/>
          </w:tcPr>
          <w:p w14:paraId="15A25800" w14:textId="7D40EBDC" w:rsidR="00A17136" w:rsidRPr="00BD3055" w:rsidDel="00AC7859" w:rsidRDefault="00A17136">
            <w:pPr>
              <w:rPr>
                <w:del w:id="4224" w:author="Steff Guzmán" w:date="2023-03-13T19:56:00Z"/>
                <w:rFonts w:cs="Times New Roman"/>
              </w:rPr>
            </w:pPr>
          </w:p>
        </w:tc>
      </w:tr>
      <w:tr w:rsidR="00AC7859" w:rsidRPr="00BD3055" w:rsidDel="00AC7859" w14:paraId="646384E4" w14:textId="77777777" w:rsidTr="005A4444">
        <w:trPr>
          <w:del w:id="4225" w:author="Steff Guzmán" w:date="2023-03-13T19:56:00Z"/>
        </w:trPr>
        <w:tc>
          <w:tcPr>
            <w:tcW w:w="1129" w:type="dxa"/>
          </w:tcPr>
          <w:p w14:paraId="54FEA7FA" w14:textId="6F8AACCB"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226" w:author="Steff Guzmán" w:date="2023-03-13T19:56:00Z"/>
                <w:rFonts w:cs="Times New Roman"/>
                <w:szCs w:val="24"/>
              </w:rPr>
            </w:pPr>
            <w:del w:id="4227" w:author="Steff Guzmán" w:date="2023-03-13T19:56:00Z">
              <w:r w:rsidRPr="00BD3055" w:rsidDel="00AC7859">
                <w:rPr>
                  <w:rFonts w:cs="Times New Roman"/>
                  <w:szCs w:val="24"/>
                </w:rPr>
                <w:delText>Act. #10</w:delText>
              </w:r>
            </w:del>
          </w:p>
        </w:tc>
        <w:tc>
          <w:tcPr>
            <w:tcW w:w="993" w:type="dxa"/>
          </w:tcPr>
          <w:p w14:paraId="487F0639" w14:textId="3613DDE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28" w:author="Steff Guzmán" w:date="2023-03-13T19:56:00Z"/>
                <w:rFonts w:cs="Times New Roman"/>
              </w:rPr>
            </w:pPr>
          </w:p>
        </w:tc>
        <w:tc>
          <w:tcPr>
            <w:tcW w:w="708" w:type="dxa"/>
          </w:tcPr>
          <w:p w14:paraId="4C1EA1D5" w14:textId="3334F85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29" w:author="Steff Guzmán" w:date="2023-03-13T19:56:00Z"/>
                <w:rFonts w:cs="Times New Roman"/>
              </w:rPr>
            </w:pPr>
          </w:p>
        </w:tc>
        <w:tc>
          <w:tcPr>
            <w:tcW w:w="709" w:type="dxa"/>
          </w:tcPr>
          <w:p w14:paraId="4E333C26" w14:textId="122884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0" w:author="Steff Guzmán" w:date="2023-03-13T19:56:00Z"/>
                <w:rFonts w:cs="Times New Roman"/>
              </w:rPr>
            </w:pPr>
          </w:p>
        </w:tc>
        <w:tc>
          <w:tcPr>
            <w:tcW w:w="709" w:type="dxa"/>
          </w:tcPr>
          <w:p w14:paraId="1E975A7E" w14:textId="37640A1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1" w:author="Steff Guzmán" w:date="2023-03-13T19:56:00Z"/>
                <w:rFonts w:cs="Times New Roman"/>
              </w:rPr>
            </w:pPr>
          </w:p>
        </w:tc>
        <w:tc>
          <w:tcPr>
            <w:tcW w:w="709" w:type="dxa"/>
            <w:shd w:val="clear" w:color="auto" w:fill="FBE4D5" w:themeFill="accent2" w:themeFillTint="33"/>
          </w:tcPr>
          <w:p w14:paraId="2F7761B3" w14:textId="0763F6E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2" w:author="Steff Guzmán" w:date="2023-03-13T19:56:00Z"/>
                <w:rFonts w:cs="Times New Roman"/>
              </w:rPr>
            </w:pPr>
            <w:del w:id="4233" w:author="Steff Guzmán" w:date="2023-03-13T19:56:00Z">
              <w:r w:rsidRPr="00BD3055" w:rsidDel="00AC7859">
                <w:rPr>
                  <w:rFonts w:cs="Times New Roman"/>
                </w:rPr>
                <w:delText>X</w:delText>
              </w:r>
            </w:del>
          </w:p>
        </w:tc>
        <w:tc>
          <w:tcPr>
            <w:tcW w:w="708" w:type="dxa"/>
            <w:shd w:val="clear" w:color="auto" w:fill="FBE4D5" w:themeFill="accent2" w:themeFillTint="33"/>
          </w:tcPr>
          <w:p w14:paraId="11EBE646" w14:textId="03866DC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4" w:author="Steff Guzmán" w:date="2023-03-13T19:56:00Z"/>
                <w:rFonts w:cs="Times New Roman"/>
              </w:rPr>
            </w:pPr>
            <w:del w:id="4235" w:author="Steff Guzmán" w:date="2023-03-13T19:56:00Z">
              <w:r w:rsidRPr="00BD3055" w:rsidDel="00AC7859">
                <w:rPr>
                  <w:rFonts w:cs="Times New Roman"/>
                </w:rPr>
                <w:delText>X</w:delText>
              </w:r>
            </w:del>
          </w:p>
        </w:tc>
        <w:tc>
          <w:tcPr>
            <w:tcW w:w="754" w:type="dxa"/>
          </w:tcPr>
          <w:p w14:paraId="21EDC188" w14:textId="572F104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6" w:author="Steff Guzmán" w:date="2023-03-13T19:56:00Z"/>
                <w:rFonts w:cs="Times New Roman"/>
              </w:rPr>
            </w:pPr>
          </w:p>
        </w:tc>
        <w:tc>
          <w:tcPr>
            <w:tcW w:w="652" w:type="dxa"/>
          </w:tcPr>
          <w:p w14:paraId="3926376D" w14:textId="438FBC6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7" w:author="Steff Guzmán" w:date="2023-03-13T19:56:00Z"/>
                <w:rFonts w:cs="Times New Roman"/>
              </w:rPr>
            </w:pPr>
          </w:p>
        </w:tc>
        <w:tc>
          <w:tcPr>
            <w:tcW w:w="652" w:type="dxa"/>
          </w:tcPr>
          <w:p w14:paraId="0A293335" w14:textId="7C3C4C2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8" w:author="Steff Guzmán" w:date="2023-03-13T19:56:00Z"/>
                <w:rFonts w:cs="Times New Roman"/>
              </w:rPr>
            </w:pPr>
          </w:p>
        </w:tc>
        <w:tc>
          <w:tcPr>
            <w:tcW w:w="655" w:type="dxa"/>
          </w:tcPr>
          <w:p w14:paraId="699E2D3A" w14:textId="30427AF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39" w:author="Steff Guzmán" w:date="2023-03-13T19:56:00Z"/>
                <w:rFonts w:cs="Times New Roman"/>
              </w:rPr>
            </w:pPr>
          </w:p>
        </w:tc>
        <w:tc>
          <w:tcPr>
            <w:tcW w:w="652" w:type="dxa"/>
          </w:tcPr>
          <w:p w14:paraId="7439F404" w14:textId="017426E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0" w:author="Steff Guzmán" w:date="2023-03-13T19:56:00Z"/>
                <w:rFonts w:cs="Times New Roman"/>
              </w:rPr>
            </w:pPr>
          </w:p>
        </w:tc>
        <w:tc>
          <w:tcPr>
            <w:tcW w:w="652" w:type="dxa"/>
          </w:tcPr>
          <w:p w14:paraId="6E533782" w14:textId="600454B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1" w:author="Steff Guzmán" w:date="2023-03-13T19:56:00Z"/>
                <w:rFonts w:cs="Times New Roman"/>
              </w:rPr>
            </w:pPr>
          </w:p>
        </w:tc>
        <w:tc>
          <w:tcPr>
            <w:tcW w:w="652" w:type="dxa"/>
          </w:tcPr>
          <w:p w14:paraId="09857263" w14:textId="2132B5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2" w:author="Steff Guzmán" w:date="2023-03-13T19:56:00Z"/>
                <w:rFonts w:cs="Times New Roman"/>
              </w:rPr>
            </w:pPr>
          </w:p>
        </w:tc>
        <w:tc>
          <w:tcPr>
            <w:tcW w:w="652" w:type="dxa"/>
          </w:tcPr>
          <w:p w14:paraId="5F81F2B1" w14:textId="315DED6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3" w:author="Steff Guzmán" w:date="2023-03-13T19:56:00Z"/>
                <w:rFonts w:cs="Times New Roman"/>
              </w:rPr>
            </w:pPr>
          </w:p>
        </w:tc>
        <w:tc>
          <w:tcPr>
            <w:tcW w:w="652" w:type="dxa"/>
          </w:tcPr>
          <w:p w14:paraId="17484905" w14:textId="7B6918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4" w:author="Steff Guzmán" w:date="2023-03-13T19:56:00Z"/>
                <w:rFonts w:cs="Times New Roman"/>
              </w:rPr>
            </w:pPr>
          </w:p>
        </w:tc>
        <w:tc>
          <w:tcPr>
            <w:tcW w:w="548" w:type="dxa"/>
          </w:tcPr>
          <w:p w14:paraId="4B25FAB1" w14:textId="09D62F4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45" w:author="Steff Guzmán" w:date="2023-03-13T19:56:00Z"/>
                <w:rFonts w:cs="Times New Roman"/>
              </w:rPr>
            </w:pPr>
          </w:p>
        </w:tc>
      </w:tr>
      <w:tr w:rsidR="00AC7859" w:rsidRPr="00BD3055" w:rsidDel="00AC7859" w14:paraId="33792EF0" w14:textId="77777777" w:rsidTr="005A4444">
        <w:trPr>
          <w:del w:id="4246" w:author="Steff Guzmán" w:date="2023-03-13T19:56:00Z"/>
        </w:trPr>
        <w:tc>
          <w:tcPr>
            <w:tcW w:w="1129" w:type="dxa"/>
          </w:tcPr>
          <w:p w14:paraId="5EB61B43" w14:textId="414E256C"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247" w:author="Steff Guzmán" w:date="2023-03-13T19:56:00Z"/>
                <w:rFonts w:cs="Times New Roman"/>
                <w:szCs w:val="24"/>
              </w:rPr>
            </w:pPr>
            <w:del w:id="4248" w:author="Steff Guzmán" w:date="2023-03-13T19:56:00Z">
              <w:r w:rsidRPr="00BD3055" w:rsidDel="00AC7859">
                <w:rPr>
                  <w:rFonts w:cs="Times New Roman"/>
                  <w:szCs w:val="24"/>
                </w:rPr>
                <w:delText>Act. #11</w:delText>
              </w:r>
            </w:del>
          </w:p>
        </w:tc>
        <w:tc>
          <w:tcPr>
            <w:tcW w:w="993" w:type="dxa"/>
          </w:tcPr>
          <w:p w14:paraId="0B40B38F" w14:textId="6DFE7F77" w:rsidR="00A17136" w:rsidRPr="00BD3055" w:rsidDel="00AC7859" w:rsidRDefault="00A17136">
            <w:pPr>
              <w:rPr>
                <w:del w:id="4249" w:author="Steff Guzmán" w:date="2023-03-13T19:56:00Z"/>
                <w:rFonts w:cs="Times New Roman"/>
              </w:rPr>
            </w:pPr>
          </w:p>
        </w:tc>
        <w:tc>
          <w:tcPr>
            <w:tcW w:w="708" w:type="dxa"/>
          </w:tcPr>
          <w:p w14:paraId="4C351CBC" w14:textId="576CF343" w:rsidR="00A17136" w:rsidRPr="00BD3055" w:rsidDel="00AC7859" w:rsidRDefault="00A17136">
            <w:pPr>
              <w:rPr>
                <w:del w:id="4250" w:author="Steff Guzmán" w:date="2023-03-13T19:56:00Z"/>
                <w:rFonts w:cs="Times New Roman"/>
              </w:rPr>
            </w:pPr>
          </w:p>
        </w:tc>
        <w:tc>
          <w:tcPr>
            <w:tcW w:w="709" w:type="dxa"/>
          </w:tcPr>
          <w:p w14:paraId="2C9C4372" w14:textId="09BD3513" w:rsidR="00A17136" w:rsidRPr="00BD3055" w:rsidDel="00AC7859" w:rsidRDefault="00A17136">
            <w:pPr>
              <w:rPr>
                <w:del w:id="4251" w:author="Steff Guzmán" w:date="2023-03-13T19:56:00Z"/>
                <w:rFonts w:cs="Times New Roman"/>
              </w:rPr>
            </w:pPr>
          </w:p>
        </w:tc>
        <w:tc>
          <w:tcPr>
            <w:tcW w:w="709" w:type="dxa"/>
          </w:tcPr>
          <w:p w14:paraId="01D43C84" w14:textId="3AA9C450" w:rsidR="00A17136" w:rsidRPr="00BD3055" w:rsidDel="00AC7859" w:rsidRDefault="00A17136">
            <w:pPr>
              <w:rPr>
                <w:del w:id="4252" w:author="Steff Guzmán" w:date="2023-03-13T19:56:00Z"/>
                <w:rFonts w:cs="Times New Roman"/>
              </w:rPr>
            </w:pPr>
          </w:p>
        </w:tc>
        <w:tc>
          <w:tcPr>
            <w:tcW w:w="709" w:type="dxa"/>
            <w:shd w:val="clear" w:color="auto" w:fill="FFE599" w:themeFill="accent4" w:themeFillTint="66"/>
          </w:tcPr>
          <w:p w14:paraId="46224E19" w14:textId="42DE5E44" w:rsidR="00A17136" w:rsidRPr="00BD3055" w:rsidDel="00AC7859" w:rsidRDefault="00A17136">
            <w:pPr>
              <w:rPr>
                <w:del w:id="4253" w:author="Steff Guzmán" w:date="2023-03-13T19:56:00Z"/>
                <w:rFonts w:cs="Times New Roman"/>
              </w:rPr>
            </w:pPr>
            <w:del w:id="4254" w:author="Steff Guzmán" w:date="2023-03-13T19:56:00Z">
              <w:r w:rsidRPr="00BD3055" w:rsidDel="00AC7859">
                <w:rPr>
                  <w:rFonts w:cs="Times New Roman"/>
                </w:rPr>
                <w:delText>X</w:delText>
              </w:r>
            </w:del>
          </w:p>
        </w:tc>
        <w:tc>
          <w:tcPr>
            <w:tcW w:w="708" w:type="dxa"/>
            <w:shd w:val="clear" w:color="auto" w:fill="FFE599" w:themeFill="accent4" w:themeFillTint="66"/>
          </w:tcPr>
          <w:p w14:paraId="2D1AED20" w14:textId="2931363E" w:rsidR="00A17136" w:rsidRPr="00BD3055" w:rsidDel="00AC7859" w:rsidRDefault="00A17136">
            <w:pPr>
              <w:rPr>
                <w:del w:id="4255" w:author="Steff Guzmán" w:date="2023-03-13T19:56:00Z"/>
                <w:rFonts w:cs="Times New Roman"/>
              </w:rPr>
            </w:pPr>
            <w:del w:id="4256" w:author="Steff Guzmán" w:date="2023-03-13T19:56:00Z">
              <w:r w:rsidRPr="00BD3055" w:rsidDel="00AC7859">
                <w:rPr>
                  <w:rFonts w:cs="Times New Roman"/>
                </w:rPr>
                <w:delText>X</w:delText>
              </w:r>
            </w:del>
          </w:p>
        </w:tc>
        <w:tc>
          <w:tcPr>
            <w:tcW w:w="754" w:type="dxa"/>
          </w:tcPr>
          <w:p w14:paraId="7D07BF82" w14:textId="5FFAB420" w:rsidR="00A17136" w:rsidRPr="00BD3055" w:rsidDel="00AC7859" w:rsidRDefault="00A17136">
            <w:pPr>
              <w:rPr>
                <w:del w:id="4257" w:author="Steff Guzmán" w:date="2023-03-13T19:56:00Z"/>
                <w:rFonts w:cs="Times New Roman"/>
              </w:rPr>
            </w:pPr>
          </w:p>
        </w:tc>
        <w:tc>
          <w:tcPr>
            <w:tcW w:w="652" w:type="dxa"/>
          </w:tcPr>
          <w:p w14:paraId="2D4AEB18" w14:textId="2FDD1408" w:rsidR="00A17136" w:rsidRPr="00BD3055" w:rsidDel="00AC7859" w:rsidRDefault="00A17136">
            <w:pPr>
              <w:rPr>
                <w:del w:id="4258" w:author="Steff Guzmán" w:date="2023-03-13T19:56:00Z"/>
                <w:rFonts w:cs="Times New Roman"/>
              </w:rPr>
            </w:pPr>
          </w:p>
        </w:tc>
        <w:tc>
          <w:tcPr>
            <w:tcW w:w="652" w:type="dxa"/>
          </w:tcPr>
          <w:p w14:paraId="2E29BDC7" w14:textId="4F5639AB" w:rsidR="00A17136" w:rsidRPr="00BD3055" w:rsidDel="00AC7859" w:rsidRDefault="00A17136">
            <w:pPr>
              <w:rPr>
                <w:del w:id="4259" w:author="Steff Guzmán" w:date="2023-03-13T19:56:00Z"/>
                <w:rFonts w:cs="Times New Roman"/>
              </w:rPr>
            </w:pPr>
          </w:p>
        </w:tc>
        <w:tc>
          <w:tcPr>
            <w:tcW w:w="655" w:type="dxa"/>
          </w:tcPr>
          <w:p w14:paraId="12624EC4" w14:textId="39EF28E4" w:rsidR="00A17136" w:rsidRPr="00BD3055" w:rsidDel="00AC7859" w:rsidRDefault="00A17136">
            <w:pPr>
              <w:rPr>
                <w:del w:id="4260" w:author="Steff Guzmán" w:date="2023-03-13T19:56:00Z"/>
                <w:rFonts w:cs="Times New Roman"/>
              </w:rPr>
            </w:pPr>
          </w:p>
        </w:tc>
        <w:tc>
          <w:tcPr>
            <w:tcW w:w="652" w:type="dxa"/>
          </w:tcPr>
          <w:p w14:paraId="60747604" w14:textId="27008F84" w:rsidR="00A17136" w:rsidRPr="00BD3055" w:rsidDel="00AC7859" w:rsidRDefault="00A17136">
            <w:pPr>
              <w:rPr>
                <w:del w:id="4261" w:author="Steff Guzmán" w:date="2023-03-13T19:56:00Z"/>
                <w:rFonts w:cs="Times New Roman"/>
              </w:rPr>
            </w:pPr>
          </w:p>
        </w:tc>
        <w:tc>
          <w:tcPr>
            <w:tcW w:w="652" w:type="dxa"/>
          </w:tcPr>
          <w:p w14:paraId="6EE055DC" w14:textId="5B8E88E1" w:rsidR="00A17136" w:rsidRPr="00BD3055" w:rsidDel="00AC7859" w:rsidRDefault="00A17136">
            <w:pPr>
              <w:rPr>
                <w:del w:id="4262" w:author="Steff Guzmán" w:date="2023-03-13T19:56:00Z"/>
                <w:rFonts w:cs="Times New Roman"/>
              </w:rPr>
            </w:pPr>
          </w:p>
        </w:tc>
        <w:tc>
          <w:tcPr>
            <w:tcW w:w="652" w:type="dxa"/>
          </w:tcPr>
          <w:p w14:paraId="2F4AD408" w14:textId="0625F5FC" w:rsidR="00A17136" w:rsidRPr="00BD3055" w:rsidDel="00AC7859" w:rsidRDefault="00A17136">
            <w:pPr>
              <w:rPr>
                <w:del w:id="4263" w:author="Steff Guzmán" w:date="2023-03-13T19:56:00Z"/>
                <w:rFonts w:cs="Times New Roman"/>
              </w:rPr>
            </w:pPr>
          </w:p>
        </w:tc>
        <w:tc>
          <w:tcPr>
            <w:tcW w:w="652" w:type="dxa"/>
          </w:tcPr>
          <w:p w14:paraId="64B4FB2A" w14:textId="795A7AA4" w:rsidR="00A17136" w:rsidRPr="00BD3055" w:rsidDel="00AC7859" w:rsidRDefault="00A17136">
            <w:pPr>
              <w:rPr>
                <w:del w:id="4264" w:author="Steff Guzmán" w:date="2023-03-13T19:56:00Z"/>
                <w:rFonts w:cs="Times New Roman"/>
              </w:rPr>
            </w:pPr>
          </w:p>
        </w:tc>
        <w:tc>
          <w:tcPr>
            <w:tcW w:w="652" w:type="dxa"/>
          </w:tcPr>
          <w:p w14:paraId="0E14664F" w14:textId="1F1FEB54" w:rsidR="00A17136" w:rsidRPr="00BD3055" w:rsidDel="00AC7859" w:rsidRDefault="00A17136">
            <w:pPr>
              <w:rPr>
                <w:del w:id="4265" w:author="Steff Guzmán" w:date="2023-03-13T19:56:00Z"/>
                <w:rFonts w:cs="Times New Roman"/>
              </w:rPr>
            </w:pPr>
          </w:p>
        </w:tc>
        <w:tc>
          <w:tcPr>
            <w:tcW w:w="548" w:type="dxa"/>
          </w:tcPr>
          <w:p w14:paraId="3FA59554" w14:textId="2693B1D6" w:rsidR="00A17136" w:rsidRPr="00BD3055" w:rsidDel="00AC7859" w:rsidRDefault="00A17136">
            <w:pPr>
              <w:rPr>
                <w:del w:id="4266" w:author="Steff Guzmán" w:date="2023-03-13T19:56:00Z"/>
                <w:rFonts w:cs="Times New Roman"/>
              </w:rPr>
            </w:pPr>
          </w:p>
        </w:tc>
      </w:tr>
      <w:tr w:rsidR="00AC7859" w:rsidRPr="00BD3055" w:rsidDel="00AC7859" w14:paraId="39ADD910" w14:textId="77777777" w:rsidTr="005A4444">
        <w:trPr>
          <w:del w:id="4267" w:author="Steff Guzmán" w:date="2023-03-13T19:56:00Z"/>
        </w:trPr>
        <w:tc>
          <w:tcPr>
            <w:tcW w:w="1129" w:type="dxa"/>
          </w:tcPr>
          <w:p w14:paraId="1C51895D" w14:textId="299CF07D"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268" w:author="Steff Guzmán" w:date="2023-03-13T19:56:00Z"/>
                <w:rFonts w:cs="Times New Roman"/>
                <w:szCs w:val="24"/>
              </w:rPr>
            </w:pPr>
            <w:del w:id="4269" w:author="Steff Guzmán" w:date="2023-03-13T19:56:00Z">
              <w:r w:rsidRPr="00BD3055" w:rsidDel="00AC7859">
                <w:rPr>
                  <w:rFonts w:cs="Times New Roman"/>
                  <w:szCs w:val="24"/>
                </w:rPr>
                <w:delText>Act. #12</w:delText>
              </w:r>
            </w:del>
          </w:p>
        </w:tc>
        <w:tc>
          <w:tcPr>
            <w:tcW w:w="993" w:type="dxa"/>
          </w:tcPr>
          <w:p w14:paraId="7F0F74C5" w14:textId="04C2BD9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0" w:author="Steff Guzmán" w:date="2023-03-13T19:56:00Z"/>
                <w:rFonts w:cs="Times New Roman"/>
              </w:rPr>
            </w:pPr>
          </w:p>
        </w:tc>
        <w:tc>
          <w:tcPr>
            <w:tcW w:w="708" w:type="dxa"/>
          </w:tcPr>
          <w:p w14:paraId="0EFFAE6B" w14:textId="3DF0C71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1" w:author="Steff Guzmán" w:date="2023-03-13T19:56:00Z"/>
                <w:rFonts w:cs="Times New Roman"/>
              </w:rPr>
            </w:pPr>
          </w:p>
        </w:tc>
        <w:tc>
          <w:tcPr>
            <w:tcW w:w="709" w:type="dxa"/>
          </w:tcPr>
          <w:p w14:paraId="01D2F44D" w14:textId="59137B4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2" w:author="Steff Guzmán" w:date="2023-03-13T19:56:00Z"/>
                <w:rFonts w:cs="Times New Roman"/>
              </w:rPr>
            </w:pPr>
          </w:p>
        </w:tc>
        <w:tc>
          <w:tcPr>
            <w:tcW w:w="709" w:type="dxa"/>
          </w:tcPr>
          <w:p w14:paraId="14F2CEA5" w14:textId="5B6D212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3" w:author="Steff Guzmán" w:date="2023-03-13T19:56:00Z"/>
                <w:rFonts w:cs="Times New Roman"/>
              </w:rPr>
            </w:pPr>
          </w:p>
        </w:tc>
        <w:tc>
          <w:tcPr>
            <w:tcW w:w="709" w:type="dxa"/>
          </w:tcPr>
          <w:p w14:paraId="41EE4AEA" w14:textId="049E485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4" w:author="Steff Guzmán" w:date="2023-03-13T19:56:00Z"/>
                <w:rFonts w:cs="Times New Roman"/>
              </w:rPr>
            </w:pPr>
          </w:p>
        </w:tc>
        <w:tc>
          <w:tcPr>
            <w:tcW w:w="708" w:type="dxa"/>
            <w:shd w:val="clear" w:color="auto" w:fill="FFE599" w:themeFill="accent4" w:themeFillTint="66"/>
          </w:tcPr>
          <w:p w14:paraId="6DBCBB9C" w14:textId="5317BBB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5" w:author="Steff Guzmán" w:date="2023-03-13T19:56:00Z"/>
                <w:rFonts w:cs="Times New Roman"/>
              </w:rPr>
            </w:pPr>
            <w:del w:id="4276" w:author="Steff Guzmán" w:date="2023-03-13T19:56:00Z">
              <w:r w:rsidRPr="00BD3055" w:rsidDel="00AC7859">
                <w:rPr>
                  <w:rFonts w:cs="Times New Roman"/>
                </w:rPr>
                <w:delText>X</w:delText>
              </w:r>
            </w:del>
          </w:p>
        </w:tc>
        <w:tc>
          <w:tcPr>
            <w:tcW w:w="754" w:type="dxa"/>
          </w:tcPr>
          <w:p w14:paraId="7C76503F" w14:textId="508A358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7" w:author="Steff Guzmán" w:date="2023-03-13T19:56:00Z"/>
                <w:rFonts w:cs="Times New Roman"/>
              </w:rPr>
            </w:pPr>
          </w:p>
        </w:tc>
        <w:tc>
          <w:tcPr>
            <w:tcW w:w="652" w:type="dxa"/>
          </w:tcPr>
          <w:p w14:paraId="61F17566" w14:textId="6133424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8" w:author="Steff Guzmán" w:date="2023-03-13T19:56:00Z"/>
                <w:rFonts w:cs="Times New Roman"/>
              </w:rPr>
            </w:pPr>
          </w:p>
        </w:tc>
        <w:tc>
          <w:tcPr>
            <w:tcW w:w="652" w:type="dxa"/>
          </w:tcPr>
          <w:p w14:paraId="0731B548" w14:textId="06832C7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79" w:author="Steff Guzmán" w:date="2023-03-13T19:56:00Z"/>
                <w:rFonts w:cs="Times New Roman"/>
              </w:rPr>
            </w:pPr>
          </w:p>
        </w:tc>
        <w:tc>
          <w:tcPr>
            <w:tcW w:w="655" w:type="dxa"/>
          </w:tcPr>
          <w:p w14:paraId="19043BDD" w14:textId="714C7B7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0" w:author="Steff Guzmán" w:date="2023-03-13T19:56:00Z"/>
                <w:rFonts w:cs="Times New Roman"/>
              </w:rPr>
            </w:pPr>
          </w:p>
        </w:tc>
        <w:tc>
          <w:tcPr>
            <w:tcW w:w="652" w:type="dxa"/>
          </w:tcPr>
          <w:p w14:paraId="5279434F" w14:textId="1E292F3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1" w:author="Steff Guzmán" w:date="2023-03-13T19:56:00Z"/>
                <w:rFonts w:cs="Times New Roman"/>
              </w:rPr>
            </w:pPr>
          </w:p>
        </w:tc>
        <w:tc>
          <w:tcPr>
            <w:tcW w:w="652" w:type="dxa"/>
          </w:tcPr>
          <w:p w14:paraId="1118061E" w14:textId="2D061B3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2" w:author="Steff Guzmán" w:date="2023-03-13T19:56:00Z"/>
                <w:rFonts w:cs="Times New Roman"/>
              </w:rPr>
            </w:pPr>
          </w:p>
        </w:tc>
        <w:tc>
          <w:tcPr>
            <w:tcW w:w="652" w:type="dxa"/>
          </w:tcPr>
          <w:p w14:paraId="61AF6D43" w14:textId="5E4DED1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3" w:author="Steff Guzmán" w:date="2023-03-13T19:56:00Z"/>
                <w:rFonts w:cs="Times New Roman"/>
              </w:rPr>
            </w:pPr>
          </w:p>
        </w:tc>
        <w:tc>
          <w:tcPr>
            <w:tcW w:w="652" w:type="dxa"/>
          </w:tcPr>
          <w:p w14:paraId="21FF7E4E" w14:textId="6E8D270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4" w:author="Steff Guzmán" w:date="2023-03-13T19:56:00Z"/>
                <w:rFonts w:cs="Times New Roman"/>
              </w:rPr>
            </w:pPr>
          </w:p>
        </w:tc>
        <w:tc>
          <w:tcPr>
            <w:tcW w:w="652" w:type="dxa"/>
          </w:tcPr>
          <w:p w14:paraId="619D3D71" w14:textId="381E2C2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5" w:author="Steff Guzmán" w:date="2023-03-13T19:56:00Z"/>
                <w:rFonts w:cs="Times New Roman"/>
              </w:rPr>
            </w:pPr>
          </w:p>
        </w:tc>
        <w:tc>
          <w:tcPr>
            <w:tcW w:w="548" w:type="dxa"/>
          </w:tcPr>
          <w:p w14:paraId="684B0059" w14:textId="789199E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286" w:author="Steff Guzmán" w:date="2023-03-13T19:56:00Z"/>
                <w:rFonts w:cs="Times New Roman"/>
              </w:rPr>
            </w:pPr>
          </w:p>
        </w:tc>
      </w:tr>
      <w:tr w:rsidR="00AC7859" w:rsidRPr="00BD3055" w:rsidDel="00AC7859" w14:paraId="080E3A0D" w14:textId="77777777" w:rsidTr="005A4444">
        <w:trPr>
          <w:del w:id="4287" w:author="Steff Guzmán" w:date="2023-03-13T19:56:00Z"/>
        </w:trPr>
        <w:tc>
          <w:tcPr>
            <w:tcW w:w="1129" w:type="dxa"/>
          </w:tcPr>
          <w:p w14:paraId="1D73A1CA" w14:textId="4B082FB0"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288" w:author="Steff Guzmán" w:date="2023-03-13T19:56:00Z"/>
                <w:rFonts w:cs="Times New Roman"/>
                <w:szCs w:val="24"/>
              </w:rPr>
            </w:pPr>
            <w:del w:id="4289" w:author="Steff Guzmán" w:date="2023-03-13T19:56:00Z">
              <w:r w:rsidRPr="00BD3055" w:rsidDel="00AC7859">
                <w:rPr>
                  <w:rFonts w:cs="Times New Roman"/>
                  <w:szCs w:val="24"/>
                </w:rPr>
                <w:delText>Act. #13</w:delText>
              </w:r>
            </w:del>
          </w:p>
        </w:tc>
        <w:tc>
          <w:tcPr>
            <w:tcW w:w="993" w:type="dxa"/>
          </w:tcPr>
          <w:p w14:paraId="78128C2F" w14:textId="141A5DB7" w:rsidR="00A17136" w:rsidRPr="00BD3055" w:rsidDel="00AC7859" w:rsidRDefault="00A17136">
            <w:pPr>
              <w:rPr>
                <w:del w:id="4290" w:author="Steff Guzmán" w:date="2023-03-13T19:56:00Z"/>
                <w:rFonts w:cs="Times New Roman"/>
              </w:rPr>
            </w:pPr>
          </w:p>
        </w:tc>
        <w:tc>
          <w:tcPr>
            <w:tcW w:w="708" w:type="dxa"/>
          </w:tcPr>
          <w:p w14:paraId="7A98E40D" w14:textId="5289E2BD" w:rsidR="00A17136" w:rsidRPr="00BD3055" w:rsidDel="00AC7859" w:rsidRDefault="00A17136">
            <w:pPr>
              <w:rPr>
                <w:del w:id="4291" w:author="Steff Guzmán" w:date="2023-03-13T19:56:00Z"/>
                <w:rFonts w:cs="Times New Roman"/>
              </w:rPr>
            </w:pPr>
          </w:p>
        </w:tc>
        <w:tc>
          <w:tcPr>
            <w:tcW w:w="709" w:type="dxa"/>
          </w:tcPr>
          <w:p w14:paraId="5671C606" w14:textId="0ECC3B6A" w:rsidR="00A17136" w:rsidRPr="00BD3055" w:rsidDel="00AC7859" w:rsidRDefault="00A17136">
            <w:pPr>
              <w:rPr>
                <w:del w:id="4292" w:author="Steff Guzmán" w:date="2023-03-13T19:56:00Z"/>
                <w:rFonts w:cs="Times New Roman"/>
              </w:rPr>
            </w:pPr>
          </w:p>
        </w:tc>
        <w:tc>
          <w:tcPr>
            <w:tcW w:w="709" w:type="dxa"/>
          </w:tcPr>
          <w:p w14:paraId="65C6C565" w14:textId="4C100150" w:rsidR="00A17136" w:rsidRPr="00BD3055" w:rsidDel="00AC7859" w:rsidRDefault="00A17136">
            <w:pPr>
              <w:rPr>
                <w:del w:id="4293" w:author="Steff Guzmán" w:date="2023-03-13T19:56:00Z"/>
                <w:rFonts w:cs="Times New Roman"/>
              </w:rPr>
            </w:pPr>
          </w:p>
        </w:tc>
        <w:tc>
          <w:tcPr>
            <w:tcW w:w="709" w:type="dxa"/>
          </w:tcPr>
          <w:p w14:paraId="158F9F24" w14:textId="1D0F2F8F" w:rsidR="00A17136" w:rsidRPr="00BD3055" w:rsidDel="00AC7859" w:rsidRDefault="00A17136">
            <w:pPr>
              <w:rPr>
                <w:del w:id="4294" w:author="Steff Guzmán" w:date="2023-03-13T19:56:00Z"/>
                <w:rFonts w:cs="Times New Roman"/>
              </w:rPr>
            </w:pPr>
          </w:p>
        </w:tc>
        <w:tc>
          <w:tcPr>
            <w:tcW w:w="708" w:type="dxa"/>
          </w:tcPr>
          <w:p w14:paraId="41D8EDB0" w14:textId="6AA03E17" w:rsidR="00A17136" w:rsidRPr="00BD3055" w:rsidDel="00AC7859" w:rsidRDefault="00A17136">
            <w:pPr>
              <w:rPr>
                <w:del w:id="4295" w:author="Steff Guzmán" w:date="2023-03-13T19:56:00Z"/>
                <w:rFonts w:cs="Times New Roman"/>
              </w:rPr>
            </w:pPr>
          </w:p>
        </w:tc>
        <w:tc>
          <w:tcPr>
            <w:tcW w:w="754" w:type="dxa"/>
            <w:shd w:val="clear" w:color="auto" w:fill="FFE599" w:themeFill="accent4" w:themeFillTint="66"/>
          </w:tcPr>
          <w:p w14:paraId="3A2348F6" w14:textId="24208B5A" w:rsidR="00A17136" w:rsidRPr="00BD3055" w:rsidDel="00AC7859" w:rsidRDefault="00A17136">
            <w:pPr>
              <w:rPr>
                <w:del w:id="4296" w:author="Steff Guzmán" w:date="2023-03-13T19:56:00Z"/>
                <w:rFonts w:cs="Times New Roman"/>
              </w:rPr>
            </w:pPr>
            <w:del w:id="4297" w:author="Steff Guzmán" w:date="2023-03-13T19:56:00Z">
              <w:r w:rsidRPr="00BD3055" w:rsidDel="00AC7859">
                <w:rPr>
                  <w:rFonts w:cs="Times New Roman"/>
                </w:rPr>
                <w:delText>X</w:delText>
              </w:r>
            </w:del>
          </w:p>
        </w:tc>
        <w:tc>
          <w:tcPr>
            <w:tcW w:w="652" w:type="dxa"/>
          </w:tcPr>
          <w:p w14:paraId="76B2DEE7" w14:textId="0F8ED3E4" w:rsidR="00A17136" w:rsidRPr="00BD3055" w:rsidDel="00AC7859" w:rsidRDefault="00A17136">
            <w:pPr>
              <w:rPr>
                <w:del w:id="4298" w:author="Steff Guzmán" w:date="2023-03-13T19:56:00Z"/>
                <w:rFonts w:cs="Times New Roman"/>
              </w:rPr>
            </w:pPr>
          </w:p>
        </w:tc>
        <w:tc>
          <w:tcPr>
            <w:tcW w:w="652" w:type="dxa"/>
          </w:tcPr>
          <w:p w14:paraId="471E4671" w14:textId="75637D49" w:rsidR="00A17136" w:rsidRPr="00BD3055" w:rsidDel="00AC7859" w:rsidRDefault="00A17136">
            <w:pPr>
              <w:rPr>
                <w:del w:id="4299" w:author="Steff Guzmán" w:date="2023-03-13T19:56:00Z"/>
                <w:rFonts w:cs="Times New Roman"/>
              </w:rPr>
            </w:pPr>
          </w:p>
        </w:tc>
        <w:tc>
          <w:tcPr>
            <w:tcW w:w="655" w:type="dxa"/>
          </w:tcPr>
          <w:p w14:paraId="6F814712" w14:textId="04CA40D9" w:rsidR="00A17136" w:rsidRPr="00BD3055" w:rsidDel="00AC7859" w:rsidRDefault="00A17136">
            <w:pPr>
              <w:rPr>
                <w:del w:id="4300" w:author="Steff Guzmán" w:date="2023-03-13T19:56:00Z"/>
                <w:rFonts w:cs="Times New Roman"/>
              </w:rPr>
            </w:pPr>
          </w:p>
        </w:tc>
        <w:tc>
          <w:tcPr>
            <w:tcW w:w="652" w:type="dxa"/>
          </w:tcPr>
          <w:p w14:paraId="4D907E91" w14:textId="5E268AE3" w:rsidR="00A17136" w:rsidRPr="00BD3055" w:rsidDel="00AC7859" w:rsidRDefault="00A17136">
            <w:pPr>
              <w:rPr>
                <w:del w:id="4301" w:author="Steff Guzmán" w:date="2023-03-13T19:56:00Z"/>
                <w:rFonts w:cs="Times New Roman"/>
              </w:rPr>
            </w:pPr>
          </w:p>
        </w:tc>
        <w:tc>
          <w:tcPr>
            <w:tcW w:w="652" w:type="dxa"/>
          </w:tcPr>
          <w:p w14:paraId="3B54526C" w14:textId="07AB204D" w:rsidR="00A17136" w:rsidRPr="00BD3055" w:rsidDel="00AC7859" w:rsidRDefault="00A17136">
            <w:pPr>
              <w:rPr>
                <w:del w:id="4302" w:author="Steff Guzmán" w:date="2023-03-13T19:56:00Z"/>
                <w:rFonts w:cs="Times New Roman"/>
              </w:rPr>
            </w:pPr>
          </w:p>
        </w:tc>
        <w:tc>
          <w:tcPr>
            <w:tcW w:w="652" w:type="dxa"/>
          </w:tcPr>
          <w:p w14:paraId="2CEAD998" w14:textId="4B02EAC9" w:rsidR="00A17136" w:rsidRPr="00BD3055" w:rsidDel="00AC7859" w:rsidRDefault="00A17136">
            <w:pPr>
              <w:rPr>
                <w:del w:id="4303" w:author="Steff Guzmán" w:date="2023-03-13T19:56:00Z"/>
                <w:rFonts w:cs="Times New Roman"/>
              </w:rPr>
            </w:pPr>
          </w:p>
        </w:tc>
        <w:tc>
          <w:tcPr>
            <w:tcW w:w="652" w:type="dxa"/>
          </w:tcPr>
          <w:p w14:paraId="48AA6653" w14:textId="49F5FF6E" w:rsidR="00A17136" w:rsidRPr="00BD3055" w:rsidDel="00AC7859" w:rsidRDefault="00A17136">
            <w:pPr>
              <w:rPr>
                <w:del w:id="4304" w:author="Steff Guzmán" w:date="2023-03-13T19:56:00Z"/>
                <w:rFonts w:cs="Times New Roman"/>
              </w:rPr>
            </w:pPr>
          </w:p>
        </w:tc>
        <w:tc>
          <w:tcPr>
            <w:tcW w:w="652" w:type="dxa"/>
          </w:tcPr>
          <w:p w14:paraId="4C244A47" w14:textId="7D54F3B4" w:rsidR="00A17136" w:rsidRPr="00BD3055" w:rsidDel="00AC7859" w:rsidRDefault="00A17136">
            <w:pPr>
              <w:rPr>
                <w:del w:id="4305" w:author="Steff Guzmán" w:date="2023-03-13T19:56:00Z"/>
                <w:rFonts w:cs="Times New Roman"/>
              </w:rPr>
            </w:pPr>
          </w:p>
        </w:tc>
        <w:tc>
          <w:tcPr>
            <w:tcW w:w="548" w:type="dxa"/>
          </w:tcPr>
          <w:p w14:paraId="2742749D" w14:textId="3F162AF0" w:rsidR="00A17136" w:rsidRPr="00BD3055" w:rsidDel="00AC7859" w:rsidRDefault="00A17136">
            <w:pPr>
              <w:rPr>
                <w:del w:id="4306" w:author="Steff Guzmán" w:date="2023-03-13T19:56:00Z"/>
                <w:rFonts w:cs="Times New Roman"/>
              </w:rPr>
            </w:pPr>
          </w:p>
        </w:tc>
      </w:tr>
      <w:tr w:rsidR="00AC7859" w:rsidRPr="00BD3055" w:rsidDel="00AC7859" w14:paraId="46DFCC53" w14:textId="77777777" w:rsidTr="005A4444">
        <w:trPr>
          <w:del w:id="4307" w:author="Steff Guzmán" w:date="2023-03-13T19:56:00Z"/>
        </w:trPr>
        <w:tc>
          <w:tcPr>
            <w:tcW w:w="1129" w:type="dxa"/>
          </w:tcPr>
          <w:p w14:paraId="4A6E0E74" w14:textId="74C187BF"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308" w:author="Steff Guzmán" w:date="2023-03-13T19:56:00Z"/>
                <w:rFonts w:cs="Times New Roman"/>
                <w:szCs w:val="24"/>
              </w:rPr>
            </w:pPr>
            <w:del w:id="4309" w:author="Steff Guzmán" w:date="2023-03-13T19:56:00Z">
              <w:r w:rsidRPr="00BD3055" w:rsidDel="00AC7859">
                <w:rPr>
                  <w:rFonts w:cs="Times New Roman"/>
                  <w:szCs w:val="24"/>
                </w:rPr>
                <w:delText>Act. #14</w:delText>
              </w:r>
            </w:del>
          </w:p>
        </w:tc>
        <w:tc>
          <w:tcPr>
            <w:tcW w:w="993" w:type="dxa"/>
          </w:tcPr>
          <w:p w14:paraId="7B2D6289" w14:textId="3F81B1A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0" w:author="Steff Guzmán" w:date="2023-03-13T19:56:00Z"/>
                <w:rFonts w:cs="Times New Roman"/>
              </w:rPr>
            </w:pPr>
          </w:p>
        </w:tc>
        <w:tc>
          <w:tcPr>
            <w:tcW w:w="708" w:type="dxa"/>
          </w:tcPr>
          <w:p w14:paraId="172A1F47" w14:textId="6D88687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1" w:author="Steff Guzmán" w:date="2023-03-13T19:56:00Z"/>
                <w:rFonts w:cs="Times New Roman"/>
              </w:rPr>
            </w:pPr>
          </w:p>
        </w:tc>
        <w:tc>
          <w:tcPr>
            <w:tcW w:w="709" w:type="dxa"/>
          </w:tcPr>
          <w:p w14:paraId="45FEA3DC" w14:textId="251BBA0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2" w:author="Steff Guzmán" w:date="2023-03-13T19:56:00Z"/>
                <w:rFonts w:cs="Times New Roman"/>
              </w:rPr>
            </w:pPr>
          </w:p>
        </w:tc>
        <w:tc>
          <w:tcPr>
            <w:tcW w:w="709" w:type="dxa"/>
          </w:tcPr>
          <w:p w14:paraId="54E10A2F" w14:textId="33BC658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3" w:author="Steff Guzmán" w:date="2023-03-13T19:56:00Z"/>
                <w:rFonts w:cs="Times New Roman"/>
              </w:rPr>
            </w:pPr>
          </w:p>
        </w:tc>
        <w:tc>
          <w:tcPr>
            <w:tcW w:w="709" w:type="dxa"/>
          </w:tcPr>
          <w:p w14:paraId="5850900E" w14:textId="5D8EB9D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4" w:author="Steff Guzmán" w:date="2023-03-13T19:56:00Z"/>
                <w:rFonts w:cs="Times New Roman"/>
              </w:rPr>
            </w:pPr>
          </w:p>
        </w:tc>
        <w:tc>
          <w:tcPr>
            <w:tcW w:w="708" w:type="dxa"/>
          </w:tcPr>
          <w:p w14:paraId="25B340E7" w14:textId="477D2F5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5" w:author="Steff Guzmán" w:date="2023-03-13T19:56:00Z"/>
                <w:rFonts w:cs="Times New Roman"/>
              </w:rPr>
            </w:pPr>
          </w:p>
        </w:tc>
        <w:tc>
          <w:tcPr>
            <w:tcW w:w="754" w:type="dxa"/>
            <w:shd w:val="clear" w:color="auto" w:fill="FFE599" w:themeFill="accent4" w:themeFillTint="66"/>
          </w:tcPr>
          <w:p w14:paraId="68CDB342" w14:textId="188E03B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6" w:author="Steff Guzmán" w:date="2023-03-13T19:56:00Z"/>
                <w:rFonts w:cs="Times New Roman"/>
              </w:rPr>
            </w:pPr>
            <w:del w:id="4317" w:author="Steff Guzmán" w:date="2023-03-13T19:56:00Z">
              <w:r w:rsidRPr="00BD3055" w:rsidDel="00AC7859">
                <w:rPr>
                  <w:rFonts w:cs="Times New Roman"/>
                </w:rPr>
                <w:delText>X</w:delText>
              </w:r>
            </w:del>
          </w:p>
        </w:tc>
        <w:tc>
          <w:tcPr>
            <w:tcW w:w="652" w:type="dxa"/>
            <w:shd w:val="clear" w:color="auto" w:fill="FFE599" w:themeFill="accent4" w:themeFillTint="66"/>
          </w:tcPr>
          <w:p w14:paraId="3662E6E9" w14:textId="558742E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18" w:author="Steff Guzmán" w:date="2023-03-13T19:56:00Z"/>
                <w:rFonts w:cs="Times New Roman"/>
              </w:rPr>
            </w:pPr>
            <w:del w:id="4319" w:author="Steff Guzmán" w:date="2023-03-13T19:56:00Z">
              <w:r w:rsidRPr="00BD3055" w:rsidDel="00AC7859">
                <w:rPr>
                  <w:rFonts w:cs="Times New Roman"/>
                </w:rPr>
                <w:delText>X</w:delText>
              </w:r>
            </w:del>
          </w:p>
        </w:tc>
        <w:tc>
          <w:tcPr>
            <w:tcW w:w="652" w:type="dxa"/>
          </w:tcPr>
          <w:p w14:paraId="0B413CC2" w14:textId="411E12D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0" w:author="Steff Guzmán" w:date="2023-03-13T19:56:00Z"/>
                <w:rFonts w:cs="Times New Roman"/>
              </w:rPr>
            </w:pPr>
          </w:p>
        </w:tc>
        <w:tc>
          <w:tcPr>
            <w:tcW w:w="655" w:type="dxa"/>
          </w:tcPr>
          <w:p w14:paraId="60C49639" w14:textId="39C4F50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1" w:author="Steff Guzmán" w:date="2023-03-13T19:56:00Z"/>
                <w:rFonts w:cs="Times New Roman"/>
              </w:rPr>
            </w:pPr>
          </w:p>
        </w:tc>
        <w:tc>
          <w:tcPr>
            <w:tcW w:w="652" w:type="dxa"/>
          </w:tcPr>
          <w:p w14:paraId="70C3E7F0" w14:textId="53F804B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2" w:author="Steff Guzmán" w:date="2023-03-13T19:56:00Z"/>
                <w:rFonts w:cs="Times New Roman"/>
              </w:rPr>
            </w:pPr>
          </w:p>
        </w:tc>
        <w:tc>
          <w:tcPr>
            <w:tcW w:w="652" w:type="dxa"/>
          </w:tcPr>
          <w:p w14:paraId="26A5DD39" w14:textId="6CDA137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3" w:author="Steff Guzmán" w:date="2023-03-13T19:56:00Z"/>
                <w:rFonts w:cs="Times New Roman"/>
              </w:rPr>
            </w:pPr>
          </w:p>
        </w:tc>
        <w:tc>
          <w:tcPr>
            <w:tcW w:w="652" w:type="dxa"/>
          </w:tcPr>
          <w:p w14:paraId="44249113" w14:textId="052A539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4" w:author="Steff Guzmán" w:date="2023-03-13T19:56:00Z"/>
                <w:rFonts w:cs="Times New Roman"/>
              </w:rPr>
            </w:pPr>
          </w:p>
        </w:tc>
        <w:tc>
          <w:tcPr>
            <w:tcW w:w="652" w:type="dxa"/>
          </w:tcPr>
          <w:p w14:paraId="49DE56AD" w14:textId="43D49B2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5" w:author="Steff Guzmán" w:date="2023-03-13T19:56:00Z"/>
                <w:rFonts w:cs="Times New Roman"/>
              </w:rPr>
            </w:pPr>
          </w:p>
        </w:tc>
        <w:tc>
          <w:tcPr>
            <w:tcW w:w="652" w:type="dxa"/>
          </w:tcPr>
          <w:p w14:paraId="71AFFD57" w14:textId="4E50C07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6" w:author="Steff Guzmán" w:date="2023-03-13T19:56:00Z"/>
                <w:rFonts w:cs="Times New Roman"/>
              </w:rPr>
            </w:pPr>
          </w:p>
        </w:tc>
        <w:tc>
          <w:tcPr>
            <w:tcW w:w="548" w:type="dxa"/>
          </w:tcPr>
          <w:p w14:paraId="0796F249" w14:textId="0AF58AC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27" w:author="Steff Guzmán" w:date="2023-03-13T19:56:00Z"/>
                <w:rFonts w:cs="Times New Roman"/>
              </w:rPr>
            </w:pPr>
          </w:p>
        </w:tc>
      </w:tr>
      <w:tr w:rsidR="00AC7859" w:rsidRPr="00BD3055" w:rsidDel="00AC7859" w14:paraId="47AFF52A" w14:textId="77777777" w:rsidTr="005A4444">
        <w:trPr>
          <w:del w:id="4328" w:author="Steff Guzmán" w:date="2023-03-13T19:56:00Z"/>
        </w:trPr>
        <w:tc>
          <w:tcPr>
            <w:tcW w:w="1129" w:type="dxa"/>
          </w:tcPr>
          <w:p w14:paraId="6C201F2A" w14:textId="2E2996A0"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329" w:author="Steff Guzmán" w:date="2023-03-13T19:56:00Z"/>
                <w:rFonts w:cs="Times New Roman"/>
                <w:szCs w:val="24"/>
              </w:rPr>
            </w:pPr>
            <w:del w:id="4330" w:author="Steff Guzmán" w:date="2023-03-13T19:56:00Z">
              <w:r w:rsidRPr="00BD3055" w:rsidDel="00AC7859">
                <w:rPr>
                  <w:rFonts w:cs="Times New Roman"/>
                  <w:szCs w:val="24"/>
                </w:rPr>
                <w:delText>Act. #15</w:delText>
              </w:r>
            </w:del>
          </w:p>
        </w:tc>
        <w:tc>
          <w:tcPr>
            <w:tcW w:w="993" w:type="dxa"/>
          </w:tcPr>
          <w:p w14:paraId="2758803A" w14:textId="0C845590" w:rsidR="00A17136" w:rsidRPr="00BD3055" w:rsidDel="00AC7859" w:rsidRDefault="00A17136">
            <w:pPr>
              <w:rPr>
                <w:del w:id="4331" w:author="Steff Guzmán" w:date="2023-03-13T19:56:00Z"/>
                <w:rFonts w:cs="Times New Roman"/>
              </w:rPr>
            </w:pPr>
          </w:p>
        </w:tc>
        <w:tc>
          <w:tcPr>
            <w:tcW w:w="708" w:type="dxa"/>
          </w:tcPr>
          <w:p w14:paraId="093BEF31" w14:textId="4BD33C32" w:rsidR="00A17136" w:rsidRPr="00BD3055" w:rsidDel="00AC7859" w:rsidRDefault="00A17136">
            <w:pPr>
              <w:rPr>
                <w:del w:id="4332" w:author="Steff Guzmán" w:date="2023-03-13T19:56:00Z"/>
                <w:rFonts w:cs="Times New Roman"/>
              </w:rPr>
            </w:pPr>
          </w:p>
        </w:tc>
        <w:tc>
          <w:tcPr>
            <w:tcW w:w="709" w:type="dxa"/>
          </w:tcPr>
          <w:p w14:paraId="5B53CE2A" w14:textId="01B91D90" w:rsidR="00A17136" w:rsidRPr="00BD3055" w:rsidDel="00AC7859" w:rsidRDefault="00A17136">
            <w:pPr>
              <w:rPr>
                <w:del w:id="4333" w:author="Steff Guzmán" w:date="2023-03-13T19:56:00Z"/>
                <w:rFonts w:cs="Times New Roman"/>
              </w:rPr>
            </w:pPr>
          </w:p>
        </w:tc>
        <w:tc>
          <w:tcPr>
            <w:tcW w:w="709" w:type="dxa"/>
          </w:tcPr>
          <w:p w14:paraId="39191745" w14:textId="35AFD728" w:rsidR="00A17136" w:rsidRPr="00BD3055" w:rsidDel="00AC7859" w:rsidRDefault="00A17136">
            <w:pPr>
              <w:rPr>
                <w:del w:id="4334" w:author="Steff Guzmán" w:date="2023-03-13T19:56:00Z"/>
                <w:rFonts w:cs="Times New Roman"/>
              </w:rPr>
            </w:pPr>
          </w:p>
        </w:tc>
        <w:tc>
          <w:tcPr>
            <w:tcW w:w="709" w:type="dxa"/>
          </w:tcPr>
          <w:p w14:paraId="129E8F21" w14:textId="35DDFC11" w:rsidR="00A17136" w:rsidRPr="00BD3055" w:rsidDel="00AC7859" w:rsidRDefault="00A17136">
            <w:pPr>
              <w:rPr>
                <w:del w:id="4335" w:author="Steff Guzmán" w:date="2023-03-13T19:56:00Z"/>
                <w:rFonts w:cs="Times New Roman"/>
              </w:rPr>
            </w:pPr>
          </w:p>
        </w:tc>
        <w:tc>
          <w:tcPr>
            <w:tcW w:w="708" w:type="dxa"/>
          </w:tcPr>
          <w:p w14:paraId="67E5AF64" w14:textId="201BDD30" w:rsidR="00A17136" w:rsidRPr="00BD3055" w:rsidDel="00AC7859" w:rsidRDefault="00A17136">
            <w:pPr>
              <w:rPr>
                <w:del w:id="4336" w:author="Steff Guzmán" w:date="2023-03-13T19:56:00Z"/>
                <w:rFonts w:cs="Times New Roman"/>
              </w:rPr>
            </w:pPr>
          </w:p>
        </w:tc>
        <w:tc>
          <w:tcPr>
            <w:tcW w:w="754" w:type="dxa"/>
          </w:tcPr>
          <w:p w14:paraId="71867753" w14:textId="68013913" w:rsidR="00A17136" w:rsidRPr="00BD3055" w:rsidDel="00AC7859" w:rsidRDefault="00A17136">
            <w:pPr>
              <w:rPr>
                <w:del w:id="4337" w:author="Steff Guzmán" w:date="2023-03-13T19:56:00Z"/>
                <w:rFonts w:cs="Times New Roman"/>
              </w:rPr>
            </w:pPr>
          </w:p>
        </w:tc>
        <w:tc>
          <w:tcPr>
            <w:tcW w:w="652" w:type="dxa"/>
            <w:shd w:val="clear" w:color="auto" w:fill="FFE599" w:themeFill="accent4" w:themeFillTint="66"/>
          </w:tcPr>
          <w:p w14:paraId="4E9CAFDA" w14:textId="6038FD4F" w:rsidR="00A17136" w:rsidRPr="00BD3055" w:rsidDel="00AC7859" w:rsidRDefault="00A17136">
            <w:pPr>
              <w:rPr>
                <w:del w:id="4338" w:author="Steff Guzmán" w:date="2023-03-13T19:56:00Z"/>
                <w:rFonts w:cs="Times New Roman"/>
              </w:rPr>
            </w:pPr>
            <w:del w:id="4339" w:author="Steff Guzmán" w:date="2023-03-13T19:56:00Z">
              <w:r w:rsidRPr="00BD3055" w:rsidDel="00AC7859">
                <w:rPr>
                  <w:rFonts w:cs="Times New Roman"/>
                </w:rPr>
                <w:delText>X</w:delText>
              </w:r>
            </w:del>
          </w:p>
        </w:tc>
        <w:tc>
          <w:tcPr>
            <w:tcW w:w="652" w:type="dxa"/>
            <w:shd w:val="clear" w:color="auto" w:fill="FFE599" w:themeFill="accent4" w:themeFillTint="66"/>
          </w:tcPr>
          <w:p w14:paraId="6C130C0B" w14:textId="00A14AB9" w:rsidR="00A17136" w:rsidRPr="00BD3055" w:rsidDel="00AC7859" w:rsidRDefault="00A17136">
            <w:pPr>
              <w:rPr>
                <w:del w:id="4340" w:author="Steff Guzmán" w:date="2023-03-13T19:56:00Z"/>
                <w:rFonts w:cs="Times New Roman"/>
              </w:rPr>
            </w:pPr>
            <w:del w:id="4341" w:author="Steff Guzmán" w:date="2023-03-13T19:56:00Z">
              <w:r w:rsidRPr="00BD3055" w:rsidDel="00AC7859">
                <w:rPr>
                  <w:rFonts w:cs="Times New Roman"/>
                </w:rPr>
                <w:delText>X</w:delText>
              </w:r>
            </w:del>
          </w:p>
        </w:tc>
        <w:tc>
          <w:tcPr>
            <w:tcW w:w="655" w:type="dxa"/>
          </w:tcPr>
          <w:p w14:paraId="31C1F7A2" w14:textId="46BC3FB2" w:rsidR="00A17136" w:rsidRPr="00BD3055" w:rsidDel="00AC7859" w:rsidRDefault="00A17136">
            <w:pPr>
              <w:rPr>
                <w:del w:id="4342" w:author="Steff Guzmán" w:date="2023-03-13T19:56:00Z"/>
                <w:rFonts w:cs="Times New Roman"/>
              </w:rPr>
            </w:pPr>
          </w:p>
        </w:tc>
        <w:tc>
          <w:tcPr>
            <w:tcW w:w="652" w:type="dxa"/>
          </w:tcPr>
          <w:p w14:paraId="7945E295" w14:textId="3EE47B1D" w:rsidR="00A17136" w:rsidRPr="00BD3055" w:rsidDel="00AC7859" w:rsidRDefault="00A17136">
            <w:pPr>
              <w:rPr>
                <w:del w:id="4343" w:author="Steff Guzmán" w:date="2023-03-13T19:56:00Z"/>
                <w:rFonts w:cs="Times New Roman"/>
              </w:rPr>
            </w:pPr>
          </w:p>
        </w:tc>
        <w:tc>
          <w:tcPr>
            <w:tcW w:w="652" w:type="dxa"/>
          </w:tcPr>
          <w:p w14:paraId="09125B14" w14:textId="5E53D89B" w:rsidR="00A17136" w:rsidRPr="00BD3055" w:rsidDel="00AC7859" w:rsidRDefault="00A17136">
            <w:pPr>
              <w:rPr>
                <w:del w:id="4344" w:author="Steff Guzmán" w:date="2023-03-13T19:56:00Z"/>
                <w:rFonts w:cs="Times New Roman"/>
              </w:rPr>
            </w:pPr>
          </w:p>
        </w:tc>
        <w:tc>
          <w:tcPr>
            <w:tcW w:w="652" w:type="dxa"/>
          </w:tcPr>
          <w:p w14:paraId="203CC5F1" w14:textId="51A9A0AD" w:rsidR="00A17136" w:rsidRPr="00BD3055" w:rsidDel="00AC7859" w:rsidRDefault="00A17136">
            <w:pPr>
              <w:rPr>
                <w:del w:id="4345" w:author="Steff Guzmán" w:date="2023-03-13T19:56:00Z"/>
                <w:rFonts w:cs="Times New Roman"/>
              </w:rPr>
            </w:pPr>
          </w:p>
        </w:tc>
        <w:tc>
          <w:tcPr>
            <w:tcW w:w="652" w:type="dxa"/>
          </w:tcPr>
          <w:p w14:paraId="56826074" w14:textId="7385FC0A" w:rsidR="00A17136" w:rsidRPr="00BD3055" w:rsidDel="00AC7859" w:rsidRDefault="00A17136">
            <w:pPr>
              <w:rPr>
                <w:del w:id="4346" w:author="Steff Guzmán" w:date="2023-03-13T19:56:00Z"/>
                <w:rFonts w:cs="Times New Roman"/>
              </w:rPr>
            </w:pPr>
          </w:p>
        </w:tc>
        <w:tc>
          <w:tcPr>
            <w:tcW w:w="652" w:type="dxa"/>
          </w:tcPr>
          <w:p w14:paraId="62BB1AEE" w14:textId="7622FAC0" w:rsidR="00A17136" w:rsidRPr="00BD3055" w:rsidDel="00AC7859" w:rsidRDefault="00A17136">
            <w:pPr>
              <w:rPr>
                <w:del w:id="4347" w:author="Steff Guzmán" w:date="2023-03-13T19:56:00Z"/>
                <w:rFonts w:cs="Times New Roman"/>
              </w:rPr>
            </w:pPr>
          </w:p>
        </w:tc>
        <w:tc>
          <w:tcPr>
            <w:tcW w:w="548" w:type="dxa"/>
          </w:tcPr>
          <w:p w14:paraId="3F04FFAB" w14:textId="36FA7FFA" w:rsidR="00A17136" w:rsidRPr="00BD3055" w:rsidDel="00AC7859" w:rsidRDefault="00A17136">
            <w:pPr>
              <w:rPr>
                <w:del w:id="4348" w:author="Steff Guzmán" w:date="2023-03-13T19:56:00Z"/>
                <w:rFonts w:cs="Times New Roman"/>
              </w:rPr>
            </w:pPr>
          </w:p>
        </w:tc>
      </w:tr>
      <w:tr w:rsidR="00AC7859" w:rsidRPr="00BD3055" w:rsidDel="00AC7859" w14:paraId="2E2D6783" w14:textId="77777777" w:rsidTr="005A4444">
        <w:trPr>
          <w:del w:id="4349" w:author="Steff Guzmán" w:date="2023-03-13T19:56:00Z"/>
        </w:trPr>
        <w:tc>
          <w:tcPr>
            <w:tcW w:w="1129" w:type="dxa"/>
          </w:tcPr>
          <w:p w14:paraId="17657CAB" w14:textId="2CC6FC5F"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350" w:author="Steff Guzmán" w:date="2023-03-13T19:56:00Z"/>
                <w:rFonts w:cs="Times New Roman"/>
                <w:szCs w:val="24"/>
              </w:rPr>
            </w:pPr>
            <w:del w:id="4351" w:author="Steff Guzmán" w:date="2023-03-13T19:56:00Z">
              <w:r w:rsidRPr="00BD3055" w:rsidDel="00AC7859">
                <w:rPr>
                  <w:rFonts w:cs="Times New Roman"/>
                  <w:szCs w:val="24"/>
                </w:rPr>
                <w:delText>Act. #16</w:delText>
              </w:r>
            </w:del>
          </w:p>
        </w:tc>
        <w:tc>
          <w:tcPr>
            <w:tcW w:w="993" w:type="dxa"/>
          </w:tcPr>
          <w:p w14:paraId="2B6C5C74" w14:textId="68CCA30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2" w:author="Steff Guzmán" w:date="2023-03-13T19:56:00Z"/>
                <w:rFonts w:cs="Times New Roman"/>
              </w:rPr>
            </w:pPr>
          </w:p>
        </w:tc>
        <w:tc>
          <w:tcPr>
            <w:tcW w:w="708" w:type="dxa"/>
          </w:tcPr>
          <w:p w14:paraId="772387AF" w14:textId="0D97073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3" w:author="Steff Guzmán" w:date="2023-03-13T19:56:00Z"/>
                <w:rFonts w:cs="Times New Roman"/>
              </w:rPr>
            </w:pPr>
          </w:p>
        </w:tc>
        <w:tc>
          <w:tcPr>
            <w:tcW w:w="709" w:type="dxa"/>
          </w:tcPr>
          <w:p w14:paraId="29193199" w14:textId="75FC30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4" w:author="Steff Guzmán" w:date="2023-03-13T19:56:00Z"/>
                <w:rFonts w:cs="Times New Roman"/>
              </w:rPr>
            </w:pPr>
          </w:p>
        </w:tc>
        <w:tc>
          <w:tcPr>
            <w:tcW w:w="709" w:type="dxa"/>
          </w:tcPr>
          <w:p w14:paraId="46907926" w14:textId="66DF892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5" w:author="Steff Guzmán" w:date="2023-03-13T19:56:00Z"/>
                <w:rFonts w:cs="Times New Roman"/>
              </w:rPr>
            </w:pPr>
          </w:p>
        </w:tc>
        <w:tc>
          <w:tcPr>
            <w:tcW w:w="709" w:type="dxa"/>
          </w:tcPr>
          <w:p w14:paraId="2F8473FB" w14:textId="289EA29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6" w:author="Steff Guzmán" w:date="2023-03-13T19:56:00Z"/>
                <w:rFonts w:cs="Times New Roman"/>
              </w:rPr>
            </w:pPr>
          </w:p>
        </w:tc>
        <w:tc>
          <w:tcPr>
            <w:tcW w:w="708" w:type="dxa"/>
          </w:tcPr>
          <w:p w14:paraId="07624179" w14:textId="68CF945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7" w:author="Steff Guzmán" w:date="2023-03-13T19:56:00Z"/>
                <w:rFonts w:cs="Times New Roman"/>
              </w:rPr>
            </w:pPr>
          </w:p>
        </w:tc>
        <w:tc>
          <w:tcPr>
            <w:tcW w:w="754" w:type="dxa"/>
          </w:tcPr>
          <w:p w14:paraId="5F7677E7" w14:textId="7E7B2E5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8" w:author="Steff Guzmán" w:date="2023-03-13T19:56:00Z"/>
                <w:rFonts w:cs="Times New Roman"/>
              </w:rPr>
            </w:pPr>
          </w:p>
        </w:tc>
        <w:tc>
          <w:tcPr>
            <w:tcW w:w="652" w:type="dxa"/>
          </w:tcPr>
          <w:p w14:paraId="5EE2B48E" w14:textId="56ACA94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59" w:author="Steff Guzmán" w:date="2023-03-13T19:56:00Z"/>
                <w:rFonts w:cs="Times New Roman"/>
              </w:rPr>
            </w:pPr>
          </w:p>
        </w:tc>
        <w:tc>
          <w:tcPr>
            <w:tcW w:w="652" w:type="dxa"/>
            <w:shd w:val="clear" w:color="auto" w:fill="FFE599" w:themeFill="accent4" w:themeFillTint="66"/>
          </w:tcPr>
          <w:p w14:paraId="3A358B0C" w14:textId="2CF33D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0" w:author="Steff Guzmán" w:date="2023-03-13T19:56:00Z"/>
                <w:rFonts w:cs="Times New Roman"/>
              </w:rPr>
            </w:pPr>
            <w:del w:id="4361" w:author="Steff Guzmán" w:date="2023-03-13T19:56:00Z">
              <w:r w:rsidRPr="00BD3055" w:rsidDel="00AC7859">
                <w:rPr>
                  <w:rFonts w:cs="Times New Roman"/>
                </w:rPr>
                <w:delText>X</w:delText>
              </w:r>
            </w:del>
          </w:p>
        </w:tc>
        <w:tc>
          <w:tcPr>
            <w:tcW w:w="655" w:type="dxa"/>
          </w:tcPr>
          <w:p w14:paraId="33240E92" w14:textId="0A8D04B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2" w:author="Steff Guzmán" w:date="2023-03-13T19:56:00Z"/>
                <w:rFonts w:cs="Times New Roman"/>
              </w:rPr>
            </w:pPr>
          </w:p>
        </w:tc>
        <w:tc>
          <w:tcPr>
            <w:tcW w:w="652" w:type="dxa"/>
          </w:tcPr>
          <w:p w14:paraId="094FCE42" w14:textId="5EFBC18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3" w:author="Steff Guzmán" w:date="2023-03-13T19:56:00Z"/>
                <w:rFonts w:cs="Times New Roman"/>
              </w:rPr>
            </w:pPr>
          </w:p>
        </w:tc>
        <w:tc>
          <w:tcPr>
            <w:tcW w:w="652" w:type="dxa"/>
          </w:tcPr>
          <w:p w14:paraId="55A87DEF" w14:textId="7B3CC72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4" w:author="Steff Guzmán" w:date="2023-03-13T19:56:00Z"/>
                <w:rFonts w:cs="Times New Roman"/>
              </w:rPr>
            </w:pPr>
          </w:p>
        </w:tc>
        <w:tc>
          <w:tcPr>
            <w:tcW w:w="652" w:type="dxa"/>
          </w:tcPr>
          <w:p w14:paraId="3BF4305D" w14:textId="65B07B2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5" w:author="Steff Guzmán" w:date="2023-03-13T19:56:00Z"/>
                <w:rFonts w:cs="Times New Roman"/>
              </w:rPr>
            </w:pPr>
          </w:p>
        </w:tc>
        <w:tc>
          <w:tcPr>
            <w:tcW w:w="652" w:type="dxa"/>
          </w:tcPr>
          <w:p w14:paraId="21F020E6" w14:textId="3E7187A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6" w:author="Steff Guzmán" w:date="2023-03-13T19:56:00Z"/>
                <w:rFonts w:cs="Times New Roman"/>
              </w:rPr>
            </w:pPr>
          </w:p>
        </w:tc>
        <w:tc>
          <w:tcPr>
            <w:tcW w:w="652" w:type="dxa"/>
          </w:tcPr>
          <w:p w14:paraId="142AEB7A" w14:textId="246E98A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7" w:author="Steff Guzmán" w:date="2023-03-13T19:56:00Z"/>
                <w:rFonts w:cs="Times New Roman"/>
              </w:rPr>
            </w:pPr>
          </w:p>
        </w:tc>
        <w:tc>
          <w:tcPr>
            <w:tcW w:w="548" w:type="dxa"/>
          </w:tcPr>
          <w:p w14:paraId="4D986B94" w14:textId="41E3A10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68" w:author="Steff Guzmán" w:date="2023-03-13T19:56:00Z"/>
                <w:rFonts w:cs="Times New Roman"/>
              </w:rPr>
            </w:pPr>
          </w:p>
        </w:tc>
      </w:tr>
      <w:tr w:rsidR="00AC7859" w:rsidRPr="00BD3055" w:rsidDel="00AC7859" w14:paraId="600ECFD8" w14:textId="77777777" w:rsidTr="005A4444">
        <w:trPr>
          <w:del w:id="4369" w:author="Steff Guzmán" w:date="2023-03-13T19:56:00Z"/>
        </w:trPr>
        <w:tc>
          <w:tcPr>
            <w:tcW w:w="1129" w:type="dxa"/>
          </w:tcPr>
          <w:p w14:paraId="754D1A8D" w14:textId="4F0B1794"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370" w:author="Steff Guzmán" w:date="2023-03-13T19:56:00Z"/>
                <w:rFonts w:cs="Times New Roman"/>
                <w:szCs w:val="24"/>
              </w:rPr>
            </w:pPr>
            <w:del w:id="4371" w:author="Steff Guzmán" w:date="2023-03-13T19:56:00Z">
              <w:r w:rsidRPr="00BD3055" w:rsidDel="00AC7859">
                <w:rPr>
                  <w:rFonts w:cs="Times New Roman"/>
                  <w:szCs w:val="24"/>
                </w:rPr>
                <w:delText>Act. #17</w:delText>
              </w:r>
            </w:del>
          </w:p>
        </w:tc>
        <w:tc>
          <w:tcPr>
            <w:tcW w:w="993" w:type="dxa"/>
          </w:tcPr>
          <w:p w14:paraId="2A008F15" w14:textId="77947123" w:rsidR="00A17136" w:rsidRPr="00BD3055" w:rsidDel="00AC7859" w:rsidRDefault="00A17136">
            <w:pPr>
              <w:rPr>
                <w:del w:id="4372" w:author="Steff Guzmán" w:date="2023-03-13T19:56:00Z"/>
                <w:rFonts w:cs="Times New Roman"/>
              </w:rPr>
            </w:pPr>
          </w:p>
        </w:tc>
        <w:tc>
          <w:tcPr>
            <w:tcW w:w="708" w:type="dxa"/>
          </w:tcPr>
          <w:p w14:paraId="727DD5D8" w14:textId="14C54CE5" w:rsidR="00A17136" w:rsidRPr="00BD3055" w:rsidDel="00AC7859" w:rsidRDefault="00A17136">
            <w:pPr>
              <w:rPr>
                <w:del w:id="4373" w:author="Steff Guzmán" w:date="2023-03-13T19:56:00Z"/>
                <w:rFonts w:cs="Times New Roman"/>
              </w:rPr>
            </w:pPr>
          </w:p>
        </w:tc>
        <w:tc>
          <w:tcPr>
            <w:tcW w:w="709" w:type="dxa"/>
          </w:tcPr>
          <w:p w14:paraId="6081A8AB" w14:textId="7023A65C" w:rsidR="00A17136" w:rsidRPr="00BD3055" w:rsidDel="00AC7859" w:rsidRDefault="00A17136">
            <w:pPr>
              <w:rPr>
                <w:del w:id="4374" w:author="Steff Guzmán" w:date="2023-03-13T19:56:00Z"/>
                <w:rFonts w:cs="Times New Roman"/>
              </w:rPr>
            </w:pPr>
          </w:p>
        </w:tc>
        <w:tc>
          <w:tcPr>
            <w:tcW w:w="709" w:type="dxa"/>
          </w:tcPr>
          <w:p w14:paraId="693082DB" w14:textId="22B207F7" w:rsidR="00A17136" w:rsidRPr="00BD3055" w:rsidDel="00AC7859" w:rsidRDefault="00A17136">
            <w:pPr>
              <w:rPr>
                <w:del w:id="4375" w:author="Steff Guzmán" w:date="2023-03-13T19:56:00Z"/>
                <w:rFonts w:cs="Times New Roman"/>
              </w:rPr>
            </w:pPr>
          </w:p>
        </w:tc>
        <w:tc>
          <w:tcPr>
            <w:tcW w:w="709" w:type="dxa"/>
          </w:tcPr>
          <w:p w14:paraId="05190A7E" w14:textId="22E861FA" w:rsidR="00A17136" w:rsidRPr="00BD3055" w:rsidDel="00AC7859" w:rsidRDefault="00A17136">
            <w:pPr>
              <w:rPr>
                <w:del w:id="4376" w:author="Steff Guzmán" w:date="2023-03-13T19:56:00Z"/>
                <w:rFonts w:cs="Times New Roman"/>
              </w:rPr>
            </w:pPr>
          </w:p>
        </w:tc>
        <w:tc>
          <w:tcPr>
            <w:tcW w:w="708" w:type="dxa"/>
          </w:tcPr>
          <w:p w14:paraId="2CB42BB6" w14:textId="48038617" w:rsidR="00A17136" w:rsidRPr="00BD3055" w:rsidDel="00AC7859" w:rsidRDefault="00A17136">
            <w:pPr>
              <w:rPr>
                <w:del w:id="4377" w:author="Steff Guzmán" w:date="2023-03-13T19:56:00Z"/>
                <w:rFonts w:cs="Times New Roman"/>
              </w:rPr>
            </w:pPr>
          </w:p>
        </w:tc>
        <w:tc>
          <w:tcPr>
            <w:tcW w:w="754" w:type="dxa"/>
          </w:tcPr>
          <w:p w14:paraId="16FDB7D7" w14:textId="4A3C0B21" w:rsidR="00A17136" w:rsidRPr="00BD3055" w:rsidDel="00AC7859" w:rsidRDefault="00A17136">
            <w:pPr>
              <w:rPr>
                <w:del w:id="4378" w:author="Steff Guzmán" w:date="2023-03-13T19:56:00Z"/>
                <w:rFonts w:cs="Times New Roman"/>
              </w:rPr>
            </w:pPr>
          </w:p>
        </w:tc>
        <w:tc>
          <w:tcPr>
            <w:tcW w:w="652" w:type="dxa"/>
          </w:tcPr>
          <w:p w14:paraId="1E827AF7" w14:textId="7C83C49B" w:rsidR="00A17136" w:rsidRPr="00BD3055" w:rsidDel="00AC7859" w:rsidRDefault="00A17136">
            <w:pPr>
              <w:rPr>
                <w:del w:id="4379" w:author="Steff Guzmán" w:date="2023-03-13T19:56:00Z"/>
                <w:rFonts w:cs="Times New Roman"/>
              </w:rPr>
            </w:pPr>
          </w:p>
        </w:tc>
        <w:tc>
          <w:tcPr>
            <w:tcW w:w="652" w:type="dxa"/>
            <w:shd w:val="clear" w:color="auto" w:fill="C5E0B3" w:themeFill="accent6" w:themeFillTint="66"/>
          </w:tcPr>
          <w:p w14:paraId="0EB410A1" w14:textId="1D64FC7B" w:rsidR="00A17136" w:rsidRPr="00BD3055" w:rsidDel="00AC7859" w:rsidRDefault="00A17136">
            <w:pPr>
              <w:rPr>
                <w:del w:id="4380" w:author="Steff Guzmán" w:date="2023-03-13T19:56:00Z"/>
                <w:rFonts w:cs="Times New Roman"/>
              </w:rPr>
            </w:pPr>
            <w:del w:id="4381" w:author="Steff Guzmán" w:date="2023-03-13T19:56:00Z">
              <w:r w:rsidRPr="00BD3055" w:rsidDel="00AC7859">
                <w:rPr>
                  <w:rFonts w:cs="Times New Roman"/>
                </w:rPr>
                <w:delText>X</w:delText>
              </w:r>
            </w:del>
          </w:p>
        </w:tc>
        <w:tc>
          <w:tcPr>
            <w:tcW w:w="655" w:type="dxa"/>
            <w:shd w:val="clear" w:color="auto" w:fill="C5E0B3" w:themeFill="accent6" w:themeFillTint="66"/>
          </w:tcPr>
          <w:p w14:paraId="2CEE9B20" w14:textId="3B28C80A" w:rsidR="00A17136" w:rsidRPr="00BD3055" w:rsidDel="00AC7859" w:rsidRDefault="00A17136">
            <w:pPr>
              <w:rPr>
                <w:del w:id="4382" w:author="Steff Guzmán" w:date="2023-03-13T19:56:00Z"/>
                <w:rFonts w:cs="Times New Roman"/>
              </w:rPr>
            </w:pPr>
            <w:del w:id="4383" w:author="Steff Guzmán" w:date="2023-03-13T19:56:00Z">
              <w:r w:rsidRPr="00BD3055" w:rsidDel="00AC7859">
                <w:rPr>
                  <w:rFonts w:cs="Times New Roman"/>
                </w:rPr>
                <w:delText>X</w:delText>
              </w:r>
            </w:del>
          </w:p>
        </w:tc>
        <w:tc>
          <w:tcPr>
            <w:tcW w:w="652" w:type="dxa"/>
          </w:tcPr>
          <w:p w14:paraId="58C1DBA9" w14:textId="268F0A3E" w:rsidR="00A17136" w:rsidRPr="00BD3055" w:rsidDel="00AC7859" w:rsidRDefault="00A17136">
            <w:pPr>
              <w:rPr>
                <w:del w:id="4384" w:author="Steff Guzmán" w:date="2023-03-13T19:56:00Z"/>
                <w:rFonts w:cs="Times New Roman"/>
              </w:rPr>
            </w:pPr>
          </w:p>
        </w:tc>
        <w:tc>
          <w:tcPr>
            <w:tcW w:w="652" w:type="dxa"/>
          </w:tcPr>
          <w:p w14:paraId="2014D5B6" w14:textId="5888A17F" w:rsidR="00A17136" w:rsidRPr="00BD3055" w:rsidDel="00AC7859" w:rsidRDefault="00A17136">
            <w:pPr>
              <w:rPr>
                <w:del w:id="4385" w:author="Steff Guzmán" w:date="2023-03-13T19:56:00Z"/>
                <w:rFonts w:cs="Times New Roman"/>
              </w:rPr>
            </w:pPr>
          </w:p>
        </w:tc>
        <w:tc>
          <w:tcPr>
            <w:tcW w:w="652" w:type="dxa"/>
          </w:tcPr>
          <w:p w14:paraId="5A576F7F" w14:textId="0CA86F17" w:rsidR="00A17136" w:rsidRPr="00BD3055" w:rsidDel="00AC7859" w:rsidRDefault="00A17136">
            <w:pPr>
              <w:rPr>
                <w:del w:id="4386" w:author="Steff Guzmán" w:date="2023-03-13T19:56:00Z"/>
                <w:rFonts w:cs="Times New Roman"/>
              </w:rPr>
            </w:pPr>
          </w:p>
        </w:tc>
        <w:tc>
          <w:tcPr>
            <w:tcW w:w="652" w:type="dxa"/>
          </w:tcPr>
          <w:p w14:paraId="675D46CE" w14:textId="34BA72B0" w:rsidR="00A17136" w:rsidRPr="00BD3055" w:rsidDel="00AC7859" w:rsidRDefault="00A17136">
            <w:pPr>
              <w:rPr>
                <w:del w:id="4387" w:author="Steff Guzmán" w:date="2023-03-13T19:56:00Z"/>
                <w:rFonts w:cs="Times New Roman"/>
              </w:rPr>
            </w:pPr>
          </w:p>
        </w:tc>
        <w:tc>
          <w:tcPr>
            <w:tcW w:w="652" w:type="dxa"/>
          </w:tcPr>
          <w:p w14:paraId="00724DB8" w14:textId="6FCE9FA7" w:rsidR="00A17136" w:rsidRPr="00BD3055" w:rsidDel="00AC7859" w:rsidRDefault="00A17136">
            <w:pPr>
              <w:rPr>
                <w:del w:id="4388" w:author="Steff Guzmán" w:date="2023-03-13T19:56:00Z"/>
                <w:rFonts w:cs="Times New Roman"/>
              </w:rPr>
            </w:pPr>
          </w:p>
        </w:tc>
        <w:tc>
          <w:tcPr>
            <w:tcW w:w="548" w:type="dxa"/>
          </w:tcPr>
          <w:p w14:paraId="3C1C2924" w14:textId="64CFC213" w:rsidR="00A17136" w:rsidRPr="00BD3055" w:rsidDel="00AC7859" w:rsidRDefault="00A17136">
            <w:pPr>
              <w:rPr>
                <w:del w:id="4389" w:author="Steff Guzmán" w:date="2023-03-13T19:56:00Z"/>
                <w:rFonts w:cs="Times New Roman"/>
              </w:rPr>
            </w:pPr>
          </w:p>
        </w:tc>
      </w:tr>
      <w:tr w:rsidR="005A4444" w:rsidRPr="00BD3055" w:rsidDel="00AC7859" w14:paraId="61AD9508" w14:textId="740E4A40" w:rsidTr="005A4444">
        <w:trPr>
          <w:del w:id="4390" w:author="Steff Guzmán" w:date="2023-03-13T19:56:00Z"/>
        </w:trPr>
        <w:tc>
          <w:tcPr>
            <w:tcW w:w="1129" w:type="dxa"/>
          </w:tcPr>
          <w:p w14:paraId="39856A16" w14:textId="120539C3"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391" w:author="Steff Guzmán" w:date="2023-03-13T19:56:00Z"/>
                <w:rFonts w:cs="Times New Roman"/>
                <w:szCs w:val="24"/>
              </w:rPr>
            </w:pPr>
            <w:del w:id="4392" w:author="Steff Guzmán" w:date="2023-03-13T19:56:00Z">
              <w:r w:rsidRPr="00BD3055" w:rsidDel="00AC7859">
                <w:rPr>
                  <w:rFonts w:cs="Times New Roman"/>
                  <w:szCs w:val="24"/>
                </w:rPr>
                <w:delText>Act. #18</w:delText>
              </w:r>
            </w:del>
          </w:p>
        </w:tc>
        <w:tc>
          <w:tcPr>
            <w:tcW w:w="993" w:type="dxa"/>
          </w:tcPr>
          <w:p w14:paraId="4E439865" w14:textId="6D85A89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93" w:author="Steff Guzmán" w:date="2023-03-13T19:56:00Z"/>
                <w:rFonts w:cs="Times New Roman"/>
              </w:rPr>
            </w:pPr>
          </w:p>
        </w:tc>
        <w:tc>
          <w:tcPr>
            <w:tcW w:w="708" w:type="dxa"/>
          </w:tcPr>
          <w:p w14:paraId="123A42B2" w14:textId="3BA1458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94" w:author="Steff Guzmán" w:date="2023-03-13T19:56:00Z"/>
                <w:rFonts w:cs="Times New Roman"/>
              </w:rPr>
            </w:pPr>
          </w:p>
        </w:tc>
        <w:tc>
          <w:tcPr>
            <w:tcW w:w="709" w:type="dxa"/>
          </w:tcPr>
          <w:p w14:paraId="601D5EA2" w14:textId="34F621F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95" w:author="Steff Guzmán" w:date="2023-03-13T19:56:00Z"/>
                <w:rFonts w:cs="Times New Roman"/>
              </w:rPr>
            </w:pPr>
          </w:p>
        </w:tc>
        <w:tc>
          <w:tcPr>
            <w:tcW w:w="709" w:type="dxa"/>
          </w:tcPr>
          <w:p w14:paraId="61C460FD" w14:textId="6180EDB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96" w:author="Steff Guzmán" w:date="2023-03-13T19:56:00Z"/>
                <w:rFonts w:cs="Times New Roman"/>
              </w:rPr>
            </w:pPr>
          </w:p>
        </w:tc>
        <w:tc>
          <w:tcPr>
            <w:tcW w:w="709" w:type="dxa"/>
          </w:tcPr>
          <w:p w14:paraId="45C9B894" w14:textId="2A2C9D8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97" w:author="Steff Guzmán" w:date="2023-03-13T19:56:00Z"/>
                <w:rFonts w:cs="Times New Roman"/>
              </w:rPr>
            </w:pPr>
          </w:p>
        </w:tc>
        <w:tc>
          <w:tcPr>
            <w:tcW w:w="708" w:type="dxa"/>
          </w:tcPr>
          <w:p w14:paraId="66BAEA78" w14:textId="0CA3732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98" w:author="Steff Guzmán" w:date="2023-03-13T19:56:00Z"/>
                <w:rFonts w:cs="Times New Roman"/>
              </w:rPr>
            </w:pPr>
          </w:p>
        </w:tc>
        <w:tc>
          <w:tcPr>
            <w:tcW w:w="754" w:type="dxa"/>
          </w:tcPr>
          <w:p w14:paraId="2BC1DC3B" w14:textId="75843F8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399" w:author="Steff Guzmán" w:date="2023-03-13T19:56:00Z"/>
                <w:rFonts w:cs="Times New Roman"/>
              </w:rPr>
            </w:pPr>
          </w:p>
        </w:tc>
        <w:tc>
          <w:tcPr>
            <w:tcW w:w="652" w:type="dxa"/>
          </w:tcPr>
          <w:p w14:paraId="472A86B8" w14:textId="6D85307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0" w:author="Steff Guzmán" w:date="2023-03-13T19:56:00Z"/>
                <w:rFonts w:cs="Times New Roman"/>
              </w:rPr>
            </w:pPr>
          </w:p>
        </w:tc>
        <w:tc>
          <w:tcPr>
            <w:tcW w:w="652" w:type="dxa"/>
          </w:tcPr>
          <w:p w14:paraId="457F1F07" w14:textId="29A2631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1" w:author="Steff Guzmán" w:date="2023-03-13T19:56:00Z"/>
                <w:rFonts w:cs="Times New Roman"/>
              </w:rPr>
            </w:pPr>
          </w:p>
        </w:tc>
        <w:tc>
          <w:tcPr>
            <w:tcW w:w="655" w:type="dxa"/>
            <w:shd w:val="clear" w:color="auto" w:fill="C5E0B3" w:themeFill="accent6" w:themeFillTint="66"/>
          </w:tcPr>
          <w:p w14:paraId="38D635BF" w14:textId="1F0BAB1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2" w:author="Steff Guzmán" w:date="2023-03-13T19:56:00Z"/>
                <w:rFonts w:cs="Times New Roman"/>
              </w:rPr>
            </w:pPr>
            <w:del w:id="4403" w:author="Steff Guzmán" w:date="2023-03-13T19:56:00Z">
              <w:r w:rsidRPr="00BD3055" w:rsidDel="00AC7859">
                <w:rPr>
                  <w:rFonts w:cs="Times New Roman"/>
                </w:rPr>
                <w:delText>X</w:delText>
              </w:r>
            </w:del>
          </w:p>
        </w:tc>
        <w:tc>
          <w:tcPr>
            <w:tcW w:w="652" w:type="dxa"/>
            <w:shd w:val="clear" w:color="auto" w:fill="C5E0B3" w:themeFill="accent6" w:themeFillTint="66"/>
          </w:tcPr>
          <w:p w14:paraId="0CD8B0F0" w14:textId="03A0F22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4" w:author="Steff Guzmán" w:date="2023-03-13T19:56:00Z"/>
                <w:rFonts w:cs="Times New Roman"/>
              </w:rPr>
            </w:pPr>
            <w:del w:id="4405" w:author="Steff Guzmán" w:date="2023-03-13T19:56:00Z">
              <w:r w:rsidRPr="00BD3055" w:rsidDel="00AC7859">
                <w:rPr>
                  <w:rFonts w:cs="Times New Roman"/>
                </w:rPr>
                <w:delText>X</w:delText>
              </w:r>
            </w:del>
          </w:p>
        </w:tc>
        <w:tc>
          <w:tcPr>
            <w:tcW w:w="652" w:type="dxa"/>
          </w:tcPr>
          <w:p w14:paraId="7008A4C7" w14:textId="5075DF7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6" w:author="Steff Guzmán" w:date="2023-03-13T19:56:00Z"/>
                <w:rFonts w:cs="Times New Roman"/>
              </w:rPr>
            </w:pPr>
          </w:p>
        </w:tc>
        <w:tc>
          <w:tcPr>
            <w:tcW w:w="652" w:type="dxa"/>
          </w:tcPr>
          <w:p w14:paraId="16A64BF9" w14:textId="550B8FC8"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7" w:author="Steff Guzmán" w:date="2023-03-13T19:56:00Z"/>
                <w:rFonts w:cs="Times New Roman"/>
              </w:rPr>
            </w:pPr>
          </w:p>
        </w:tc>
        <w:tc>
          <w:tcPr>
            <w:tcW w:w="652" w:type="dxa"/>
          </w:tcPr>
          <w:p w14:paraId="04BD55AB" w14:textId="3797CF8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8" w:author="Steff Guzmán" w:date="2023-03-13T19:56:00Z"/>
                <w:rFonts w:cs="Times New Roman"/>
              </w:rPr>
            </w:pPr>
          </w:p>
        </w:tc>
        <w:tc>
          <w:tcPr>
            <w:tcW w:w="652" w:type="dxa"/>
          </w:tcPr>
          <w:p w14:paraId="6E8C3C29" w14:textId="5601997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09" w:author="Steff Guzmán" w:date="2023-03-13T19:56:00Z"/>
                <w:rFonts w:cs="Times New Roman"/>
              </w:rPr>
            </w:pPr>
          </w:p>
        </w:tc>
        <w:tc>
          <w:tcPr>
            <w:tcW w:w="548" w:type="dxa"/>
          </w:tcPr>
          <w:p w14:paraId="14ECF632" w14:textId="1669CDF1"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10" w:author="Steff Guzmán" w:date="2023-03-13T19:56:00Z"/>
                <w:rFonts w:cs="Times New Roman"/>
              </w:rPr>
            </w:pPr>
          </w:p>
        </w:tc>
      </w:tr>
      <w:tr w:rsidR="005A4444" w:rsidRPr="00BD3055" w:rsidDel="00AC7859" w14:paraId="23D1CEE0" w14:textId="1CC99B49" w:rsidTr="005A4444">
        <w:trPr>
          <w:del w:id="4411" w:author="Steff Guzmán" w:date="2023-03-13T19:56:00Z"/>
        </w:trPr>
        <w:tc>
          <w:tcPr>
            <w:tcW w:w="1129" w:type="dxa"/>
          </w:tcPr>
          <w:p w14:paraId="5B3B4EF0" w14:textId="2AC0151E"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412" w:author="Steff Guzmán" w:date="2023-03-13T19:56:00Z"/>
                <w:rFonts w:cs="Times New Roman"/>
                <w:szCs w:val="24"/>
              </w:rPr>
            </w:pPr>
            <w:del w:id="4413" w:author="Steff Guzmán" w:date="2023-03-13T19:56:00Z">
              <w:r w:rsidRPr="00BD3055" w:rsidDel="00AC7859">
                <w:rPr>
                  <w:rFonts w:cs="Times New Roman"/>
                  <w:szCs w:val="24"/>
                </w:rPr>
                <w:delText>Act. #19</w:delText>
              </w:r>
            </w:del>
          </w:p>
        </w:tc>
        <w:tc>
          <w:tcPr>
            <w:tcW w:w="993" w:type="dxa"/>
          </w:tcPr>
          <w:p w14:paraId="0D5030C5" w14:textId="25F6F638" w:rsidR="00A17136" w:rsidRPr="00BD3055" w:rsidDel="00AC7859" w:rsidRDefault="00A17136">
            <w:pPr>
              <w:rPr>
                <w:del w:id="4414" w:author="Steff Guzmán" w:date="2023-03-13T19:56:00Z"/>
                <w:rFonts w:cs="Times New Roman"/>
              </w:rPr>
            </w:pPr>
          </w:p>
        </w:tc>
        <w:tc>
          <w:tcPr>
            <w:tcW w:w="708" w:type="dxa"/>
          </w:tcPr>
          <w:p w14:paraId="586BB867" w14:textId="0E507F6A" w:rsidR="00A17136" w:rsidRPr="00BD3055" w:rsidDel="00AC7859" w:rsidRDefault="00A17136">
            <w:pPr>
              <w:rPr>
                <w:del w:id="4415" w:author="Steff Guzmán" w:date="2023-03-13T19:56:00Z"/>
                <w:rFonts w:cs="Times New Roman"/>
              </w:rPr>
            </w:pPr>
          </w:p>
        </w:tc>
        <w:tc>
          <w:tcPr>
            <w:tcW w:w="709" w:type="dxa"/>
          </w:tcPr>
          <w:p w14:paraId="378E2228" w14:textId="4134BA68" w:rsidR="00A17136" w:rsidRPr="00BD3055" w:rsidDel="00AC7859" w:rsidRDefault="00A17136">
            <w:pPr>
              <w:rPr>
                <w:del w:id="4416" w:author="Steff Guzmán" w:date="2023-03-13T19:56:00Z"/>
                <w:rFonts w:cs="Times New Roman"/>
              </w:rPr>
            </w:pPr>
          </w:p>
        </w:tc>
        <w:tc>
          <w:tcPr>
            <w:tcW w:w="709" w:type="dxa"/>
          </w:tcPr>
          <w:p w14:paraId="62C13118" w14:textId="1EE00AC4" w:rsidR="00A17136" w:rsidRPr="00BD3055" w:rsidDel="00AC7859" w:rsidRDefault="00A17136">
            <w:pPr>
              <w:rPr>
                <w:del w:id="4417" w:author="Steff Guzmán" w:date="2023-03-13T19:56:00Z"/>
                <w:rFonts w:cs="Times New Roman"/>
              </w:rPr>
            </w:pPr>
          </w:p>
        </w:tc>
        <w:tc>
          <w:tcPr>
            <w:tcW w:w="709" w:type="dxa"/>
          </w:tcPr>
          <w:p w14:paraId="28855A62" w14:textId="1409B2A9" w:rsidR="00A17136" w:rsidRPr="00BD3055" w:rsidDel="00AC7859" w:rsidRDefault="00A17136">
            <w:pPr>
              <w:rPr>
                <w:del w:id="4418" w:author="Steff Guzmán" w:date="2023-03-13T19:56:00Z"/>
                <w:rFonts w:cs="Times New Roman"/>
              </w:rPr>
            </w:pPr>
          </w:p>
        </w:tc>
        <w:tc>
          <w:tcPr>
            <w:tcW w:w="708" w:type="dxa"/>
          </w:tcPr>
          <w:p w14:paraId="1EE93453" w14:textId="5317AC60" w:rsidR="00A17136" w:rsidRPr="00BD3055" w:rsidDel="00AC7859" w:rsidRDefault="00A17136">
            <w:pPr>
              <w:rPr>
                <w:del w:id="4419" w:author="Steff Guzmán" w:date="2023-03-13T19:56:00Z"/>
                <w:rFonts w:cs="Times New Roman"/>
              </w:rPr>
            </w:pPr>
          </w:p>
        </w:tc>
        <w:tc>
          <w:tcPr>
            <w:tcW w:w="754" w:type="dxa"/>
          </w:tcPr>
          <w:p w14:paraId="73891C01" w14:textId="4E3CB471" w:rsidR="00A17136" w:rsidRPr="00BD3055" w:rsidDel="00AC7859" w:rsidRDefault="00A17136">
            <w:pPr>
              <w:rPr>
                <w:del w:id="4420" w:author="Steff Guzmán" w:date="2023-03-13T19:56:00Z"/>
                <w:rFonts w:cs="Times New Roman"/>
              </w:rPr>
            </w:pPr>
          </w:p>
        </w:tc>
        <w:tc>
          <w:tcPr>
            <w:tcW w:w="652" w:type="dxa"/>
          </w:tcPr>
          <w:p w14:paraId="6E0459FB" w14:textId="09E33D87" w:rsidR="00A17136" w:rsidRPr="00BD3055" w:rsidDel="00AC7859" w:rsidRDefault="00A17136">
            <w:pPr>
              <w:rPr>
                <w:del w:id="4421" w:author="Steff Guzmán" w:date="2023-03-13T19:56:00Z"/>
                <w:rFonts w:cs="Times New Roman"/>
              </w:rPr>
            </w:pPr>
          </w:p>
        </w:tc>
        <w:tc>
          <w:tcPr>
            <w:tcW w:w="652" w:type="dxa"/>
          </w:tcPr>
          <w:p w14:paraId="37FCE9B2" w14:textId="6DBC1BCA" w:rsidR="00A17136" w:rsidRPr="00BD3055" w:rsidDel="00AC7859" w:rsidRDefault="00A17136">
            <w:pPr>
              <w:rPr>
                <w:del w:id="4422" w:author="Steff Guzmán" w:date="2023-03-13T19:56:00Z"/>
                <w:rFonts w:cs="Times New Roman"/>
              </w:rPr>
            </w:pPr>
          </w:p>
        </w:tc>
        <w:tc>
          <w:tcPr>
            <w:tcW w:w="655" w:type="dxa"/>
          </w:tcPr>
          <w:p w14:paraId="7C9E20B6" w14:textId="6482F39D" w:rsidR="00A17136" w:rsidRPr="00BD3055" w:rsidDel="00AC7859" w:rsidRDefault="00A17136">
            <w:pPr>
              <w:rPr>
                <w:del w:id="4423" w:author="Steff Guzmán" w:date="2023-03-13T19:56:00Z"/>
                <w:rFonts w:cs="Times New Roman"/>
              </w:rPr>
            </w:pPr>
          </w:p>
        </w:tc>
        <w:tc>
          <w:tcPr>
            <w:tcW w:w="652" w:type="dxa"/>
            <w:shd w:val="clear" w:color="auto" w:fill="C5E0B3" w:themeFill="accent6" w:themeFillTint="66"/>
          </w:tcPr>
          <w:p w14:paraId="5959D828" w14:textId="47D954A0" w:rsidR="00A17136" w:rsidRPr="00BD3055" w:rsidDel="00AC7859" w:rsidRDefault="00A17136">
            <w:pPr>
              <w:rPr>
                <w:del w:id="4424" w:author="Steff Guzmán" w:date="2023-03-13T19:56:00Z"/>
                <w:rFonts w:cs="Times New Roman"/>
              </w:rPr>
            </w:pPr>
            <w:del w:id="4425" w:author="Steff Guzmán" w:date="2023-03-13T19:56:00Z">
              <w:r w:rsidRPr="00BD3055" w:rsidDel="00AC7859">
                <w:rPr>
                  <w:rFonts w:cs="Times New Roman"/>
                </w:rPr>
                <w:delText>X</w:delText>
              </w:r>
            </w:del>
          </w:p>
        </w:tc>
        <w:tc>
          <w:tcPr>
            <w:tcW w:w="652" w:type="dxa"/>
            <w:shd w:val="clear" w:color="auto" w:fill="C5E0B3" w:themeFill="accent6" w:themeFillTint="66"/>
          </w:tcPr>
          <w:p w14:paraId="66C6620D" w14:textId="793A9D00" w:rsidR="00A17136" w:rsidRPr="00BD3055" w:rsidDel="00AC7859" w:rsidRDefault="00A17136">
            <w:pPr>
              <w:rPr>
                <w:del w:id="4426" w:author="Steff Guzmán" w:date="2023-03-13T19:56:00Z"/>
                <w:rFonts w:cs="Times New Roman"/>
              </w:rPr>
            </w:pPr>
            <w:del w:id="4427" w:author="Steff Guzmán" w:date="2023-03-13T19:56:00Z">
              <w:r w:rsidRPr="00BD3055" w:rsidDel="00AC7859">
                <w:rPr>
                  <w:rFonts w:cs="Times New Roman"/>
                </w:rPr>
                <w:delText>X</w:delText>
              </w:r>
            </w:del>
          </w:p>
        </w:tc>
        <w:tc>
          <w:tcPr>
            <w:tcW w:w="652" w:type="dxa"/>
            <w:shd w:val="clear" w:color="auto" w:fill="C5E0B3" w:themeFill="accent6" w:themeFillTint="66"/>
          </w:tcPr>
          <w:p w14:paraId="63AC7FA9" w14:textId="7403E9E9" w:rsidR="00A17136" w:rsidRPr="00BD3055" w:rsidDel="00AC7859" w:rsidRDefault="00A17136">
            <w:pPr>
              <w:rPr>
                <w:del w:id="4428" w:author="Steff Guzmán" w:date="2023-03-13T19:56:00Z"/>
                <w:rFonts w:cs="Times New Roman"/>
              </w:rPr>
            </w:pPr>
            <w:del w:id="4429" w:author="Steff Guzmán" w:date="2023-03-13T19:56:00Z">
              <w:r w:rsidRPr="00BD3055" w:rsidDel="00AC7859">
                <w:rPr>
                  <w:rFonts w:cs="Times New Roman"/>
                </w:rPr>
                <w:delText>X</w:delText>
              </w:r>
            </w:del>
          </w:p>
        </w:tc>
        <w:tc>
          <w:tcPr>
            <w:tcW w:w="652" w:type="dxa"/>
          </w:tcPr>
          <w:p w14:paraId="6BAA68A8" w14:textId="55319192" w:rsidR="00A17136" w:rsidRPr="00BD3055" w:rsidDel="00AC7859" w:rsidRDefault="00A17136">
            <w:pPr>
              <w:rPr>
                <w:del w:id="4430" w:author="Steff Guzmán" w:date="2023-03-13T19:56:00Z"/>
                <w:rFonts w:cs="Times New Roman"/>
              </w:rPr>
            </w:pPr>
          </w:p>
        </w:tc>
        <w:tc>
          <w:tcPr>
            <w:tcW w:w="652" w:type="dxa"/>
          </w:tcPr>
          <w:p w14:paraId="037DF550" w14:textId="69AA66AD" w:rsidR="00A17136" w:rsidRPr="00BD3055" w:rsidDel="00AC7859" w:rsidRDefault="00A17136">
            <w:pPr>
              <w:rPr>
                <w:del w:id="4431" w:author="Steff Guzmán" w:date="2023-03-13T19:56:00Z"/>
                <w:rFonts w:cs="Times New Roman"/>
              </w:rPr>
            </w:pPr>
          </w:p>
        </w:tc>
        <w:tc>
          <w:tcPr>
            <w:tcW w:w="548" w:type="dxa"/>
          </w:tcPr>
          <w:p w14:paraId="1238B058" w14:textId="4931F67B" w:rsidR="00A17136" w:rsidRPr="00BD3055" w:rsidDel="00AC7859" w:rsidRDefault="00A17136">
            <w:pPr>
              <w:rPr>
                <w:del w:id="4432" w:author="Steff Guzmán" w:date="2023-03-13T19:56:00Z"/>
                <w:rFonts w:cs="Times New Roman"/>
              </w:rPr>
            </w:pPr>
          </w:p>
        </w:tc>
      </w:tr>
      <w:tr w:rsidR="005A4444" w:rsidRPr="00BD3055" w:rsidDel="00AC7859" w14:paraId="1A8AB814" w14:textId="11A35176" w:rsidTr="005A4444">
        <w:trPr>
          <w:del w:id="4433" w:author="Steff Guzmán" w:date="2023-03-13T19:56:00Z"/>
        </w:trPr>
        <w:tc>
          <w:tcPr>
            <w:tcW w:w="1129" w:type="dxa"/>
          </w:tcPr>
          <w:p w14:paraId="42FA35FA" w14:textId="0ED12E7D"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434" w:author="Steff Guzmán" w:date="2023-03-13T19:56:00Z"/>
                <w:rFonts w:cs="Times New Roman"/>
                <w:szCs w:val="24"/>
              </w:rPr>
            </w:pPr>
            <w:del w:id="4435" w:author="Steff Guzmán" w:date="2023-03-13T19:56:00Z">
              <w:r w:rsidRPr="00BD3055" w:rsidDel="00AC7859">
                <w:rPr>
                  <w:rFonts w:cs="Times New Roman"/>
                  <w:szCs w:val="24"/>
                </w:rPr>
                <w:delText>Act. #20</w:delText>
              </w:r>
            </w:del>
          </w:p>
        </w:tc>
        <w:tc>
          <w:tcPr>
            <w:tcW w:w="993" w:type="dxa"/>
          </w:tcPr>
          <w:p w14:paraId="13F5800E" w14:textId="09F12DE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36" w:author="Steff Guzmán" w:date="2023-03-13T19:56:00Z"/>
                <w:rFonts w:cs="Times New Roman"/>
              </w:rPr>
            </w:pPr>
          </w:p>
        </w:tc>
        <w:tc>
          <w:tcPr>
            <w:tcW w:w="708" w:type="dxa"/>
          </w:tcPr>
          <w:p w14:paraId="4C3E5075" w14:textId="0479DA9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37" w:author="Steff Guzmán" w:date="2023-03-13T19:56:00Z"/>
                <w:rFonts w:cs="Times New Roman"/>
              </w:rPr>
            </w:pPr>
          </w:p>
        </w:tc>
        <w:tc>
          <w:tcPr>
            <w:tcW w:w="709" w:type="dxa"/>
          </w:tcPr>
          <w:p w14:paraId="0DA17B43" w14:textId="51C4BCF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38" w:author="Steff Guzmán" w:date="2023-03-13T19:56:00Z"/>
                <w:rFonts w:cs="Times New Roman"/>
              </w:rPr>
            </w:pPr>
          </w:p>
        </w:tc>
        <w:tc>
          <w:tcPr>
            <w:tcW w:w="709" w:type="dxa"/>
          </w:tcPr>
          <w:p w14:paraId="07027C41" w14:textId="0392E45F"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39" w:author="Steff Guzmán" w:date="2023-03-13T19:56:00Z"/>
                <w:rFonts w:cs="Times New Roman"/>
              </w:rPr>
            </w:pPr>
          </w:p>
        </w:tc>
        <w:tc>
          <w:tcPr>
            <w:tcW w:w="709" w:type="dxa"/>
          </w:tcPr>
          <w:p w14:paraId="056584F6" w14:textId="354FB54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40" w:author="Steff Guzmán" w:date="2023-03-13T19:56:00Z"/>
                <w:rFonts w:cs="Times New Roman"/>
              </w:rPr>
            </w:pPr>
          </w:p>
        </w:tc>
        <w:tc>
          <w:tcPr>
            <w:tcW w:w="708" w:type="dxa"/>
          </w:tcPr>
          <w:p w14:paraId="22AA7F73" w14:textId="4DEB2BEE"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41" w:author="Steff Guzmán" w:date="2023-03-13T19:56:00Z"/>
                <w:rFonts w:cs="Times New Roman"/>
              </w:rPr>
            </w:pPr>
          </w:p>
        </w:tc>
        <w:tc>
          <w:tcPr>
            <w:tcW w:w="754" w:type="dxa"/>
          </w:tcPr>
          <w:p w14:paraId="01E82D75" w14:textId="520124F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42" w:author="Steff Guzmán" w:date="2023-03-13T19:56:00Z"/>
                <w:rFonts w:cs="Times New Roman"/>
              </w:rPr>
            </w:pPr>
          </w:p>
        </w:tc>
        <w:tc>
          <w:tcPr>
            <w:tcW w:w="652" w:type="dxa"/>
          </w:tcPr>
          <w:p w14:paraId="43248A57" w14:textId="10F34FC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43" w:author="Steff Guzmán" w:date="2023-03-13T19:56:00Z"/>
                <w:rFonts w:cs="Times New Roman"/>
              </w:rPr>
            </w:pPr>
          </w:p>
        </w:tc>
        <w:tc>
          <w:tcPr>
            <w:tcW w:w="652" w:type="dxa"/>
          </w:tcPr>
          <w:p w14:paraId="6BDC0538" w14:textId="614936E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44" w:author="Steff Guzmán" w:date="2023-03-13T19:56:00Z"/>
                <w:rFonts w:cs="Times New Roman"/>
              </w:rPr>
            </w:pPr>
          </w:p>
        </w:tc>
        <w:tc>
          <w:tcPr>
            <w:tcW w:w="655" w:type="dxa"/>
          </w:tcPr>
          <w:p w14:paraId="72C12F79" w14:textId="50CCF89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45" w:author="Steff Guzmán" w:date="2023-03-13T19:56:00Z"/>
                <w:rFonts w:cs="Times New Roman"/>
              </w:rPr>
            </w:pPr>
          </w:p>
        </w:tc>
        <w:tc>
          <w:tcPr>
            <w:tcW w:w="652" w:type="dxa"/>
          </w:tcPr>
          <w:p w14:paraId="78473827" w14:textId="62689DA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46" w:author="Steff Guzmán" w:date="2023-03-13T19:56:00Z"/>
                <w:rFonts w:cs="Times New Roman"/>
              </w:rPr>
            </w:pPr>
          </w:p>
        </w:tc>
        <w:tc>
          <w:tcPr>
            <w:tcW w:w="652" w:type="dxa"/>
          </w:tcPr>
          <w:p w14:paraId="5F423277" w14:textId="6275EF3B"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47" w:author="Steff Guzmán" w:date="2023-03-13T19:56:00Z"/>
                <w:rFonts w:cs="Times New Roman"/>
              </w:rPr>
            </w:pPr>
          </w:p>
        </w:tc>
        <w:tc>
          <w:tcPr>
            <w:tcW w:w="652" w:type="dxa"/>
            <w:shd w:val="clear" w:color="auto" w:fill="2F5496" w:themeFill="accent1" w:themeFillShade="BF"/>
          </w:tcPr>
          <w:p w14:paraId="0996FAA4" w14:textId="5CC5B20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48" w:author="Steff Guzmán" w:date="2023-03-13T19:56:00Z"/>
                <w:rFonts w:cs="Times New Roman"/>
              </w:rPr>
            </w:pPr>
            <w:del w:id="4449" w:author="Steff Guzmán" w:date="2023-03-13T19:56:00Z">
              <w:r w:rsidRPr="00BD3055" w:rsidDel="00AC7859">
                <w:rPr>
                  <w:rFonts w:cs="Times New Roman"/>
                </w:rPr>
                <w:delText>X</w:delText>
              </w:r>
            </w:del>
          </w:p>
        </w:tc>
        <w:tc>
          <w:tcPr>
            <w:tcW w:w="652" w:type="dxa"/>
          </w:tcPr>
          <w:p w14:paraId="001A1F47" w14:textId="274BAF67"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50" w:author="Steff Guzmán" w:date="2023-03-13T19:56:00Z"/>
                <w:rFonts w:cs="Times New Roman"/>
              </w:rPr>
            </w:pPr>
          </w:p>
        </w:tc>
        <w:tc>
          <w:tcPr>
            <w:tcW w:w="652" w:type="dxa"/>
          </w:tcPr>
          <w:p w14:paraId="052E9507" w14:textId="1D94DBBC"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51" w:author="Steff Guzmán" w:date="2023-03-13T19:56:00Z"/>
                <w:rFonts w:cs="Times New Roman"/>
              </w:rPr>
            </w:pPr>
          </w:p>
        </w:tc>
        <w:tc>
          <w:tcPr>
            <w:tcW w:w="548" w:type="dxa"/>
          </w:tcPr>
          <w:p w14:paraId="6717E3CA" w14:textId="72BE828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52" w:author="Steff Guzmán" w:date="2023-03-13T19:56:00Z"/>
                <w:rFonts w:cs="Times New Roman"/>
              </w:rPr>
            </w:pPr>
          </w:p>
        </w:tc>
      </w:tr>
      <w:tr w:rsidR="005A4444" w:rsidRPr="00BD3055" w:rsidDel="00AC7859" w14:paraId="0C182F30" w14:textId="472505C3" w:rsidTr="005A4444">
        <w:trPr>
          <w:del w:id="4453" w:author="Steff Guzmán" w:date="2023-03-13T19:56:00Z"/>
        </w:trPr>
        <w:tc>
          <w:tcPr>
            <w:tcW w:w="1129" w:type="dxa"/>
          </w:tcPr>
          <w:p w14:paraId="56C495FB" w14:textId="565A8ABD" w:rsidR="00A17136" w:rsidRPr="00BD3055" w:rsidDel="00AC7859" w:rsidRDefault="00A17136">
            <w:pPr>
              <w:jc w:val="center"/>
              <w:cnfStyle w:val="001000000000" w:firstRow="0" w:lastRow="0" w:firstColumn="1" w:lastColumn="0" w:oddVBand="0" w:evenVBand="0" w:oddHBand="0" w:evenHBand="0" w:firstRowFirstColumn="0" w:firstRowLastColumn="0" w:lastRowFirstColumn="0" w:lastRowLastColumn="0"/>
              <w:rPr>
                <w:del w:id="4454" w:author="Steff Guzmán" w:date="2023-03-13T19:56:00Z"/>
                <w:rFonts w:cs="Times New Roman"/>
                <w:szCs w:val="24"/>
              </w:rPr>
            </w:pPr>
            <w:del w:id="4455" w:author="Steff Guzmán" w:date="2023-03-13T19:56:00Z">
              <w:r w:rsidRPr="00BD3055" w:rsidDel="00AC7859">
                <w:rPr>
                  <w:rFonts w:cs="Times New Roman"/>
                  <w:szCs w:val="24"/>
                </w:rPr>
                <w:delText>Act. #21</w:delText>
              </w:r>
            </w:del>
          </w:p>
        </w:tc>
        <w:tc>
          <w:tcPr>
            <w:tcW w:w="993" w:type="dxa"/>
          </w:tcPr>
          <w:p w14:paraId="4EBA994C" w14:textId="6A89558A" w:rsidR="00A17136" w:rsidRPr="00BD3055" w:rsidDel="00AC7859" w:rsidRDefault="00A17136">
            <w:pPr>
              <w:rPr>
                <w:del w:id="4456" w:author="Steff Guzmán" w:date="2023-03-13T19:56:00Z"/>
                <w:rFonts w:cs="Times New Roman"/>
              </w:rPr>
            </w:pPr>
          </w:p>
        </w:tc>
        <w:tc>
          <w:tcPr>
            <w:tcW w:w="708" w:type="dxa"/>
          </w:tcPr>
          <w:p w14:paraId="6797CDA7" w14:textId="31A38A04" w:rsidR="00A17136" w:rsidRPr="00BD3055" w:rsidDel="00AC7859" w:rsidRDefault="00A17136">
            <w:pPr>
              <w:rPr>
                <w:del w:id="4457" w:author="Steff Guzmán" w:date="2023-03-13T19:56:00Z"/>
                <w:rFonts w:cs="Times New Roman"/>
              </w:rPr>
            </w:pPr>
          </w:p>
        </w:tc>
        <w:tc>
          <w:tcPr>
            <w:tcW w:w="709" w:type="dxa"/>
          </w:tcPr>
          <w:p w14:paraId="45B95FBA" w14:textId="69F29118" w:rsidR="00A17136" w:rsidRPr="00BD3055" w:rsidDel="00AC7859" w:rsidRDefault="00A17136">
            <w:pPr>
              <w:rPr>
                <w:del w:id="4458" w:author="Steff Guzmán" w:date="2023-03-13T19:56:00Z"/>
                <w:rFonts w:cs="Times New Roman"/>
              </w:rPr>
            </w:pPr>
          </w:p>
        </w:tc>
        <w:tc>
          <w:tcPr>
            <w:tcW w:w="709" w:type="dxa"/>
          </w:tcPr>
          <w:p w14:paraId="739A3729" w14:textId="19B5372A" w:rsidR="00A17136" w:rsidRPr="00BD3055" w:rsidDel="00AC7859" w:rsidRDefault="00A17136">
            <w:pPr>
              <w:rPr>
                <w:del w:id="4459" w:author="Steff Guzmán" w:date="2023-03-13T19:56:00Z"/>
                <w:rFonts w:cs="Times New Roman"/>
              </w:rPr>
            </w:pPr>
          </w:p>
        </w:tc>
        <w:tc>
          <w:tcPr>
            <w:tcW w:w="709" w:type="dxa"/>
          </w:tcPr>
          <w:p w14:paraId="7E4322DE" w14:textId="5811F9E2" w:rsidR="00A17136" w:rsidRPr="00BD3055" w:rsidDel="00AC7859" w:rsidRDefault="00A17136">
            <w:pPr>
              <w:rPr>
                <w:del w:id="4460" w:author="Steff Guzmán" w:date="2023-03-13T19:56:00Z"/>
                <w:rFonts w:cs="Times New Roman"/>
              </w:rPr>
            </w:pPr>
          </w:p>
        </w:tc>
        <w:tc>
          <w:tcPr>
            <w:tcW w:w="708" w:type="dxa"/>
          </w:tcPr>
          <w:p w14:paraId="709D8BF7" w14:textId="44AC32B6" w:rsidR="00A17136" w:rsidRPr="00BD3055" w:rsidDel="00AC7859" w:rsidRDefault="00A17136">
            <w:pPr>
              <w:rPr>
                <w:del w:id="4461" w:author="Steff Guzmán" w:date="2023-03-13T19:56:00Z"/>
                <w:rFonts w:cs="Times New Roman"/>
              </w:rPr>
            </w:pPr>
          </w:p>
        </w:tc>
        <w:tc>
          <w:tcPr>
            <w:tcW w:w="754" w:type="dxa"/>
          </w:tcPr>
          <w:p w14:paraId="670F8388" w14:textId="1D224144" w:rsidR="00A17136" w:rsidRPr="00BD3055" w:rsidDel="00AC7859" w:rsidRDefault="00A17136">
            <w:pPr>
              <w:rPr>
                <w:del w:id="4462" w:author="Steff Guzmán" w:date="2023-03-13T19:56:00Z"/>
                <w:rFonts w:cs="Times New Roman"/>
              </w:rPr>
            </w:pPr>
          </w:p>
        </w:tc>
        <w:tc>
          <w:tcPr>
            <w:tcW w:w="652" w:type="dxa"/>
          </w:tcPr>
          <w:p w14:paraId="5935DB89" w14:textId="462E9CAD" w:rsidR="00A17136" w:rsidRPr="00BD3055" w:rsidDel="00AC7859" w:rsidRDefault="00A17136">
            <w:pPr>
              <w:rPr>
                <w:del w:id="4463" w:author="Steff Guzmán" w:date="2023-03-13T19:56:00Z"/>
                <w:rFonts w:cs="Times New Roman"/>
              </w:rPr>
            </w:pPr>
          </w:p>
        </w:tc>
        <w:tc>
          <w:tcPr>
            <w:tcW w:w="652" w:type="dxa"/>
          </w:tcPr>
          <w:p w14:paraId="0233FC87" w14:textId="053D83ED" w:rsidR="00A17136" w:rsidRPr="00BD3055" w:rsidDel="00AC7859" w:rsidRDefault="00A17136">
            <w:pPr>
              <w:rPr>
                <w:del w:id="4464" w:author="Steff Guzmán" w:date="2023-03-13T19:56:00Z"/>
                <w:rFonts w:cs="Times New Roman"/>
              </w:rPr>
            </w:pPr>
          </w:p>
        </w:tc>
        <w:tc>
          <w:tcPr>
            <w:tcW w:w="655" w:type="dxa"/>
          </w:tcPr>
          <w:p w14:paraId="1F6B6DC9" w14:textId="23FABDDE" w:rsidR="00A17136" w:rsidRPr="00BD3055" w:rsidDel="00AC7859" w:rsidRDefault="00A17136">
            <w:pPr>
              <w:rPr>
                <w:del w:id="4465" w:author="Steff Guzmán" w:date="2023-03-13T19:56:00Z"/>
                <w:rFonts w:cs="Times New Roman"/>
              </w:rPr>
            </w:pPr>
          </w:p>
        </w:tc>
        <w:tc>
          <w:tcPr>
            <w:tcW w:w="652" w:type="dxa"/>
          </w:tcPr>
          <w:p w14:paraId="775F67F9" w14:textId="6552ABE9" w:rsidR="00A17136" w:rsidRPr="00BD3055" w:rsidDel="00AC7859" w:rsidRDefault="00A17136">
            <w:pPr>
              <w:rPr>
                <w:del w:id="4466" w:author="Steff Guzmán" w:date="2023-03-13T19:56:00Z"/>
                <w:rFonts w:cs="Times New Roman"/>
              </w:rPr>
            </w:pPr>
          </w:p>
        </w:tc>
        <w:tc>
          <w:tcPr>
            <w:tcW w:w="652" w:type="dxa"/>
          </w:tcPr>
          <w:p w14:paraId="2224B5E4" w14:textId="2F9A07AD" w:rsidR="00A17136" w:rsidRPr="00BD3055" w:rsidDel="00AC7859" w:rsidRDefault="00A17136">
            <w:pPr>
              <w:rPr>
                <w:del w:id="4467" w:author="Steff Guzmán" w:date="2023-03-13T19:56:00Z"/>
                <w:rFonts w:cs="Times New Roman"/>
              </w:rPr>
            </w:pPr>
          </w:p>
        </w:tc>
        <w:tc>
          <w:tcPr>
            <w:tcW w:w="652" w:type="dxa"/>
            <w:shd w:val="clear" w:color="auto" w:fill="2F5496" w:themeFill="accent1" w:themeFillShade="BF"/>
          </w:tcPr>
          <w:p w14:paraId="7562BE2C" w14:textId="06F87E6D" w:rsidR="00A17136" w:rsidRPr="00BD3055" w:rsidDel="00AC7859" w:rsidRDefault="00A17136">
            <w:pPr>
              <w:rPr>
                <w:del w:id="4468" w:author="Steff Guzmán" w:date="2023-03-13T19:56:00Z"/>
                <w:rFonts w:cs="Times New Roman"/>
              </w:rPr>
            </w:pPr>
            <w:del w:id="4469" w:author="Steff Guzmán" w:date="2023-03-13T19:56:00Z">
              <w:r w:rsidRPr="00BD3055" w:rsidDel="00AC7859">
                <w:rPr>
                  <w:rFonts w:cs="Times New Roman"/>
                </w:rPr>
                <w:delText>X</w:delText>
              </w:r>
            </w:del>
          </w:p>
        </w:tc>
        <w:tc>
          <w:tcPr>
            <w:tcW w:w="652" w:type="dxa"/>
            <w:shd w:val="clear" w:color="auto" w:fill="2F5496" w:themeFill="accent1" w:themeFillShade="BF"/>
          </w:tcPr>
          <w:p w14:paraId="68268FB9" w14:textId="36744228" w:rsidR="00A17136" w:rsidRPr="00BD3055" w:rsidDel="00AC7859" w:rsidRDefault="00A17136">
            <w:pPr>
              <w:rPr>
                <w:del w:id="4470" w:author="Steff Guzmán" w:date="2023-03-13T19:56:00Z"/>
                <w:rFonts w:cs="Times New Roman"/>
              </w:rPr>
            </w:pPr>
            <w:del w:id="4471" w:author="Steff Guzmán" w:date="2023-03-13T19:56:00Z">
              <w:r w:rsidRPr="00BD3055" w:rsidDel="00AC7859">
                <w:rPr>
                  <w:rFonts w:cs="Times New Roman"/>
                </w:rPr>
                <w:delText>X</w:delText>
              </w:r>
            </w:del>
          </w:p>
        </w:tc>
        <w:tc>
          <w:tcPr>
            <w:tcW w:w="652" w:type="dxa"/>
            <w:shd w:val="clear" w:color="auto" w:fill="2F5496" w:themeFill="accent1" w:themeFillShade="BF"/>
          </w:tcPr>
          <w:p w14:paraId="2A64A239" w14:textId="124189F6" w:rsidR="00A17136" w:rsidRPr="00BD3055" w:rsidDel="00AC7859" w:rsidRDefault="00A17136">
            <w:pPr>
              <w:rPr>
                <w:del w:id="4472" w:author="Steff Guzmán" w:date="2023-03-13T19:56:00Z"/>
                <w:rFonts w:cs="Times New Roman"/>
              </w:rPr>
            </w:pPr>
            <w:del w:id="4473" w:author="Steff Guzmán" w:date="2023-03-13T19:56:00Z">
              <w:r w:rsidRPr="00BD3055" w:rsidDel="00AC7859">
                <w:rPr>
                  <w:rFonts w:cs="Times New Roman"/>
                </w:rPr>
                <w:delText>X</w:delText>
              </w:r>
            </w:del>
          </w:p>
        </w:tc>
        <w:tc>
          <w:tcPr>
            <w:tcW w:w="548" w:type="dxa"/>
          </w:tcPr>
          <w:p w14:paraId="71B01B67" w14:textId="77565C6F" w:rsidR="00A17136" w:rsidRPr="00BD3055" w:rsidDel="00AC7859" w:rsidRDefault="00A17136">
            <w:pPr>
              <w:rPr>
                <w:del w:id="4474" w:author="Steff Guzmán" w:date="2023-03-13T19:56:00Z"/>
                <w:rFonts w:cs="Times New Roman"/>
              </w:rPr>
            </w:pPr>
          </w:p>
        </w:tc>
      </w:tr>
      <w:tr w:rsidR="00B454D4" w:rsidRPr="00BD3055" w:rsidDel="00AC7859" w14:paraId="4D34B574" w14:textId="4E4C2C37" w:rsidTr="005A4444">
        <w:trPr>
          <w:del w:id="4475" w:author="Steff Guzmán" w:date="2023-03-13T19:56:00Z"/>
        </w:trPr>
        <w:tc>
          <w:tcPr>
            <w:tcW w:w="0" w:type="dxa"/>
            <w:tcPrChange w:id="4476" w:author="Steff Guzmán" w:date="2023-03-13T19:20:00Z">
              <w:tcPr>
                <w:tcW w:w="1129" w:type="dxa"/>
              </w:tcPr>
            </w:tcPrChange>
          </w:tcPr>
          <w:p w14:paraId="16D70627" w14:textId="2136FA68" w:rsidR="00A17136" w:rsidRPr="00BD3055" w:rsidDel="00AC7859" w:rsidRDefault="00A17136">
            <w:pPr>
              <w:jc w:val="center"/>
              <w:cnfStyle w:val="001000100000" w:firstRow="0" w:lastRow="0" w:firstColumn="1" w:lastColumn="0" w:oddVBand="0" w:evenVBand="0" w:oddHBand="1" w:evenHBand="0" w:firstRowFirstColumn="0" w:firstRowLastColumn="0" w:lastRowFirstColumn="0" w:lastRowLastColumn="0"/>
              <w:rPr>
                <w:del w:id="4477" w:author="Steff Guzmán" w:date="2023-03-13T19:56:00Z"/>
                <w:rFonts w:cs="Times New Roman"/>
                <w:szCs w:val="24"/>
              </w:rPr>
            </w:pPr>
            <w:del w:id="4478" w:author="Steff Guzmán" w:date="2023-03-13T19:56:00Z">
              <w:r w:rsidRPr="00BD3055" w:rsidDel="00AC7859">
                <w:rPr>
                  <w:rFonts w:cs="Times New Roman"/>
                  <w:szCs w:val="24"/>
                </w:rPr>
                <w:delText>Act. #22</w:delText>
              </w:r>
            </w:del>
          </w:p>
        </w:tc>
        <w:tc>
          <w:tcPr>
            <w:tcW w:w="0" w:type="dxa"/>
            <w:tcPrChange w:id="4479" w:author="Steff Guzmán" w:date="2023-03-13T19:20:00Z">
              <w:tcPr>
                <w:tcW w:w="993" w:type="dxa"/>
              </w:tcPr>
            </w:tcPrChange>
          </w:tcPr>
          <w:p w14:paraId="5213C51B" w14:textId="55312872"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80" w:author="Steff Guzmán" w:date="2023-03-13T19:56:00Z"/>
                <w:rFonts w:cs="Times New Roman"/>
              </w:rPr>
            </w:pPr>
          </w:p>
        </w:tc>
        <w:tc>
          <w:tcPr>
            <w:tcW w:w="0" w:type="dxa"/>
            <w:tcPrChange w:id="4481" w:author="Steff Guzmán" w:date="2023-03-13T19:20:00Z">
              <w:tcPr>
                <w:tcW w:w="708" w:type="dxa"/>
              </w:tcPr>
            </w:tcPrChange>
          </w:tcPr>
          <w:p w14:paraId="5B7D8CD3" w14:textId="59E96DE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82" w:author="Steff Guzmán" w:date="2023-03-13T19:56:00Z"/>
                <w:rFonts w:cs="Times New Roman"/>
              </w:rPr>
            </w:pPr>
          </w:p>
        </w:tc>
        <w:tc>
          <w:tcPr>
            <w:tcW w:w="0" w:type="dxa"/>
            <w:tcPrChange w:id="4483" w:author="Steff Guzmán" w:date="2023-03-13T19:20:00Z">
              <w:tcPr>
                <w:tcW w:w="709" w:type="dxa"/>
              </w:tcPr>
            </w:tcPrChange>
          </w:tcPr>
          <w:p w14:paraId="7A9069B1" w14:textId="6B297A7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84" w:author="Steff Guzmán" w:date="2023-03-13T19:56:00Z"/>
                <w:rFonts w:cs="Times New Roman"/>
              </w:rPr>
            </w:pPr>
          </w:p>
        </w:tc>
        <w:tc>
          <w:tcPr>
            <w:tcW w:w="0" w:type="dxa"/>
            <w:tcPrChange w:id="4485" w:author="Steff Guzmán" w:date="2023-03-13T19:20:00Z">
              <w:tcPr>
                <w:tcW w:w="709" w:type="dxa"/>
              </w:tcPr>
            </w:tcPrChange>
          </w:tcPr>
          <w:p w14:paraId="1133B2D9" w14:textId="314B7794"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86" w:author="Steff Guzmán" w:date="2023-03-13T19:56:00Z"/>
                <w:rFonts w:cs="Times New Roman"/>
              </w:rPr>
            </w:pPr>
          </w:p>
        </w:tc>
        <w:tc>
          <w:tcPr>
            <w:tcW w:w="0" w:type="dxa"/>
            <w:tcPrChange w:id="4487" w:author="Steff Guzmán" w:date="2023-03-13T19:20:00Z">
              <w:tcPr>
                <w:tcW w:w="709" w:type="dxa"/>
              </w:tcPr>
            </w:tcPrChange>
          </w:tcPr>
          <w:p w14:paraId="0760F8F1" w14:textId="37372E8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88" w:author="Steff Guzmán" w:date="2023-03-13T19:56:00Z"/>
                <w:rFonts w:cs="Times New Roman"/>
              </w:rPr>
            </w:pPr>
          </w:p>
        </w:tc>
        <w:tc>
          <w:tcPr>
            <w:tcW w:w="0" w:type="dxa"/>
            <w:tcPrChange w:id="4489" w:author="Steff Guzmán" w:date="2023-03-13T19:20:00Z">
              <w:tcPr>
                <w:tcW w:w="708" w:type="dxa"/>
              </w:tcPr>
            </w:tcPrChange>
          </w:tcPr>
          <w:p w14:paraId="2E3ADB51" w14:textId="5B00A8A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90" w:author="Steff Guzmán" w:date="2023-03-13T19:56:00Z"/>
                <w:rFonts w:cs="Times New Roman"/>
              </w:rPr>
            </w:pPr>
          </w:p>
        </w:tc>
        <w:tc>
          <w:tcPr>
            <w:tcW w:w="0" w:type="dxa"/>
            <w:tcPrChange w:id="4491" w:author="Steff Guzmán" w:date="2023-03-13T19:20:00Z">
              <w:tcPr>
                <w:tcW w:w="754" w:type="dxa"/>
              </w:tcPr>
            </w:tcPrChange>
          </w:tcPr>
          <w:p w14:paraId="22FC7AE2" w14:textId="43526CE0"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92" w:author="Steff Guzmán" w:date="2023-03-13T19:56:00Z"/>
                <w:rFonts w:cs="Times New Roman"/>
              </w:rPr>
            </w:pPr>
          </w:p>
        </w:tc>
        <w:tc>
          <w:tcPr>
            <w:tcW w:w="0" w:type="dxa"/>
            <w:tcPrChange w:id="4493" w:author="Steff Guzmán" w:date="2023-03-13T19:20:00Z">
              <w:tcPr>
                <w:tcW w:w="652" w:type="dxa"/>
              </w:tcPr>
            </w:tcPrChange>
          </w:tcPr>
          <w:p w14:paraId="4B02FC61" w14:textId="4C27AA49"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94" w:author="Steff Guzmán" w:date="2023-03-13T19:56:00Z"/>
                <w:rFonts w:cs="Times New Roman"/>
              </w:rPr>
            </w:pPr>
          </w:p>
        </w:tc>
        <w:tc>
          <w:tcPr>
            <w:tcW w:w="0" w:type="dxa"/>
            <w:tcPrChange w:id="4495" w:author="Steff Guzmán" w:date="2023-03-13T19:20:00Z">
              <w:tcPr>
                <w:tcW w:w="652" w:type="dxa"/>
              </w:tcPr>
            </w:tcPrChange>
          </w:tcPr>
          <w:p w14:paraId="4C98EBA1" w14:textId="28BC955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96" w:author="Steff Guzmán" w:date="2023-03-13T19:56:00Z"/>
                <w:rFonts w:cs="Times New Roman"/>
              </w:rPr>
            </w:pPr>
          </w:p>
        </w:tc>
        <w:tc>
          <w:tcPr>
            <w:tcW w:w="0" w:type="dxa"/>
            <w:tcPrChange w:id="4497" w:author="Steff Guzmán" w:date="2023-03-13T19:20:00Z">
              <w:tcPr>
                <w:tcW w:w="655" w:type="dxa"/>
              </w:tcPr>
            </w:tcPrChange>
          </w:tcPr>
          <w:p w14:paraId="219469E3" w14:textId="65BA6793"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498" w:author="Steff Guzmán" w:date="2023-03-13T19:56:00Z"/>
                <w:rFonts w:cs="Times New Roman"/>
              </w:rPr>
            </w:pPr>
          </w:p>
        </w:tc>
        <w:tc>
          <w:tcPr>
            <w:tcW w:w="0" w:type="dxa"/>
            <w:tcPrChange w:id="4499" w:author="Steff Guzmán" w:date="2023-03-13T19:20:00Z">
              <w:tcPr>
                <w:tcW w:w="652" w:type="dxa"/>
              </w:tcPr>
            </w:tcPrChange>
          </w:tcPr>
          <w:p w14:paraId="55AF009B" w14:textId="3B244FF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500" w:author="Steff Guzmán" w:date="2023-03-13T19:56:00Z"/>
                <w:rFonts w:cs="Times New Roman"/>
              </w:rPr>
            </w:pPr>
          </w:p>
        </w:tc>
        <w:tc>
          <w:tcPr>
            <w:tcW w:w="0" w:type="dxa"/>
            <w:tcPrChange w:id="4501" w:author="Steff Guzmán" w:date="2023-03-13T19:20:00Z">
              <w:tcPr>
                <w:tcW w:w="652" w:type="dxa"/>
              </w:tcPr>
            </w:tcPrChange>
          </w:tcPr>
          <w:p w14:paraId="35B71DAA" w14:textId="7B1D71BA"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502" w:author="Steff Guzmán" w:date="2023-03-13T19:56:00Z"/>
                <w:rFonts w:cs="Times New Roman"/>
              </w:rPr>
            </w:pPr>
          </w:p>
        </w:tc>
        <w:tc>
          <w:tcPr>
            <w:tcW w:w="0" w:type="dxa"/>
            <w:tcPrChange w:id="4503" w:author="Steff Guzmán" w:date="2023-03-13T19:20:00Z">
              <w:tcPr>
                <w:tcW w:w="652" w:type="dxa"/>
              </w:tcPr>
            </w:tcPrChange>
          </w:tcPr>
          <w:p w14:paraId="4CF9D70D" w14:textId="33A0DE1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504" w:author="Steff Guzmán" w:date="2023-03-13T19:56:00Z"/>
                <w:rFonts w:cs="Times New Roman"/>
              </w:rPr>
            </w:pPr>
          </w:p>
        </w:tc>
        <w:tc>
          <w:tcPr>
            <w:tcW w:w="0" w:type="dxa"/>
            <w:tcPrChange w:id="4505" w:author="Steff Guzmán" w:date="2023-03-13T19:20:00Z">
              <w:tcPr>
                <w:tcW w:w="652" w:type="dxa"/>
              </w:tcPr>
            </w:tcPrChange>
          </w:tcPr>
          <w:p w14:paraId="27BBF4D3" w14:textId="3D74D306"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506" w:author="Steff Guzmán" w:date="2023-03-13T19:56:00Z"/>
                <w:rFonts w:cs="Times New Roman"/>
              </w:rPr>
            </w:pPr>
          </w:p>
        </w:tc>
        <w:tc>
          <w:tcPr>
            <w:tcW w:w="0" w:type="dxa"/>
            <w:shd w:val="clear" w:color="auto" w:fill="C45911" w:themeFill="accent2" w:themeFillShade="BF"/>
            <w:tcPrChange w:id="4507" w:author="Steff Guzmán" w:date="2023-03-13T19:20:00Z">
              <w:tcPr>
                <w:tcW w:w="652" w:type="dxa"/>
                <w:shd w:val="clear" w:color="auto" w:fill="C45911" w:themeFill="accent2" w:themeFillShade="BF"/>
              </w:tcPr>
            </w:tcPrChange>
          </w:tcPr>
          <w:p w14:paraId="70AC1A17" w14:textId="68578D9D"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508" w:author="Steff Guzmán" w:date="2023-03-13T19:56:00Z"/>
                <w:rFonts w:cs="Times New Roman"/>
              </w:rPr>
            </w:pPr>
            <w:del w:id="4509" w:author="Steff Guzmán" w:date="2023-03-13T19:56:00Z">
              <w:r w:rsidRPr="00BD3055" w:rsidDel="00AC7859">
                <w:rPr>
                  <w:rFonts w:cs="Times New Roman"/>
                </w:rPr>
                <w:delText>X</w:delText>
              </w:r>
            </w:del>
          </w:p>
        </w:tc>
        <w:tc>
          <w:tcPr>
            <w:tcW w:w="0" w:type="dxa"/>
            <w:shd w:val="clear" w:color="auto" w:fill="C45911" w:themeFill="accent2" w:themeFillShade="BF"/>
            <w:tcPrChange w:id="4510" w:author="Steff Guzmán" w:date="2023-03-13T19:20:00Z">
              <w:tcPr>
                <w:tcW w:w="548" w:type="dxa"/>
                <w:shd w:val="clear" w:color="auto" w:fill="C45911" w:themeFill="accent2" w:themeFillShade="BF"/>
              </w:tcPr>
            </w:tcPrChange>
          </w:tcPr>
          <w:p w14:paraId="1571E396" w14:textId="24222E05" w:rsidR="00A17136" w:rsidRPr="00BD3055" w:rsidDel="00AC7859" w:rsidRDefault="00A17136">
            <w:pPr>
              <w:cnfStyle w:val="000000100000" w:firstRow="0" w:lastRow="0" w:firstColumn="0" w:lastColumn="0" w:oddVBand="0" w:evenVBand="0" w:oddHBand="1" w:evenHBand="0" w:firstRowFirstColumn="0" w:firstRowLastColumn="0" w:lastRowFirstColumn="0" w:lastRowLastColumn="0"/>
              <w:rPr>
                <w:del w:id="4511" w:author="Steff Guzmán" w:date="2023-03-13T19:56:00Z"/>
                <w:rFonts w:cs="Times New Roman"/>
              </w:rPr>
            </w:pPr>
            <w:del w:id="4512" w:author="Steff Guzmán" w:date="2023-03-13T19:56:00Z">
              <w:r w:rsidRPr="00BD3055" w:rsidDel="00AC7859">
                <w:rPr>
                  <w:rFonts w:cs="Times New Roman"/>
                </w:rPr>
                <w:delText>X</w:delText>
              </w:r>
            </w:del>
          </w:p>
        </w:tc>
      </w:tr>
    </w:tbl>
    <w:p w14:paraId="41BF17D8" w14:textId="40B1AA3C" w:rsidR="003E2519" w:rsidRPr="00BD3055" w:rsidDel="00AE3134" w:rsidRDefault="003E2519">
      <w:pPr>
        <w:pStyle w:val="PrrAPA"/>
        <w:ind w:firstLine="0"/>
        <w:rPr>
          <w:del w:id="4513" w:author="Camilo Andrés Díaz Gómez" w:date="2023-03-14T21:31:00Z"/>
          <w:color w:val="000000" w:themeColor="text1"/>
        </w:rPr>
      </w:pPr>
    </w:p>
    <w:p w14:paraId="69560B32" w14:textId="77669A83" w:rsidR="003E2519" w:rsidRPr="00BD3055" w:rsidDel="00AE3134" w:rsidRDefault="003E2519">
      <w:pPr>
        <w:pStyle w:val="PrrAPA"/>
        <w:ind w:firstLine="0"/>
        <w:rPr>
          <w:del w:id="4514" w:author="Camilo Andrés Díaz Gómez" w:date="2023-03-14T21:31:00Z"/>
          <w:color w:val="000000" w:themeColor="text1"/>
        </w:rPr>
        <w:pPrChange w:id="4515" w:author="Camilo Andrés Díaz Gómez" w:date="2023-03-17T00:48:00Z">
          <w:pPr>
            <w:pStyle w:val="PrrAPA"/>
          </w:pPr>
        </w:pPrChange>
      </w:pPr>
    </w:p>
    <w:p w14:paraId="364286D5" w14:textId="17B6DB39" w:rsidR="00A17136" w:rsidRPr="00BD3055" w:rsidDel="00AE3134" w:rsidRDefault="00A17136">
      <w:pPr>
        <w:pStyle w:val="PrrAPA"/>
        <w:ind w:firstLine="0"/>
        <w:rPr>
          <w:del w:id="4516" w:author="Camilo Andrés Díaz Gómez" w:date="2023-03-14T21:31:00Z"/>
          <w:color w:val="000000" w:themeColor="text1"/>
        </w:rPr>
        <w:pPrChange w:id="4517" w:author="Camilo Andrés Díaz Gómez" w:date="2023-03-17T00:48:00Z">
          <w:pPr>
            <w:pStyle w:val="PrrAPA"/>
          </w:pPr>
        </w:pPrChange>
      </w:pPr>
    </w:p>
    <w:p w14:paraId="508C3F58" w14:textId="5D04E396" w:rsidR="00A17136" w:rsidRPr="00BD3055" w:rsidDel="00AE3134" w:rsidRDefault="00A17136">
      <w:pPr>
        <w:pStyle w:val="PrrAPA"/>
        <w:ind w:firstLine="0"/>
        <w:rPr>
          <w:del w:id="4518" w:author="Camilo Andrés Díaz Gómez" w:date="2023-03-14T21:31:00Z"/>
          <w:color w:val="000000" w:themeColor="text1"/>
        </w:rPr>
        <w:pPrChange w:id="4519" w:author="Camilo Andrés Díaz Gómez" w:date="2023-03-17T00:48:00Z">
          <w:pPr>
            <w:pStyle w:val="PrrAPA"/>
          </w:pPr>
        </w:pPrChange>
      </w:pPr>
    </w:p>
    <w:p w14:paraId="1A24980C" w14:textId="1F9BCF14" w:rsidR="00A17136" w:rsidRPr="00BD3055" w:rsidDel="00AE3134" w:rsidRDefault="00A17136">
      <w:pPr>
        <w:pStyle w:val="PrrAPA"/>
        <w:ind w:firstLine="0"/>
        <w:rPr>
          <w:del w:id="4520" w:author="Camilo Andrés Díaz Gómez" w:date="2023-03-14T21:31:00Z"/>
          <w:color w:val="000000" w:themeColor="text1"/>
        </w:rPr>
        <w:pPrChange w:id="4521" w:author="Camilo Andrés Díaz Gómez" w:date="2023-03-17T00:48:00Z">
          <w:pPr>
            <w:pStyle w:val="PrrAPA"/>
          </w:pPr>
        </w:pPrChange>
      </w:pPr>
    </w:p>
    <w:p w14:paraId="0AE20B89" w14:textId="37640716" w:rsidR="00A17136" w:rsidRPr="00BD3055" w:rsidDel="00AE3134" w:rsidRDefault="00A17136">
      <w:pPr>
        <w:pStyle w:val="PrrAPA"/>
        <w:ind w:firstLine="0"/>
        <w:rPr>
          <w:del w:id="4522" w:author="Camilo Andrés Díaz Gómez" w:date="2023-03-14T21:31:00Z"/>
          <w:color w:val="000000" w:themeColor="text1"/>
        </w:rPr>
        <w:pPrChange w:id="4523" w:author="Camilo Andrés Díaz Gómez" w:date="2023-03-17T00:48:00Z">
          <w:pPr>
            <w:pStyle w:val="PrrAPA"/>
          </w:pPr>
        </w:pPrChange>
      </w:pPr>
    </w:p>
    <w:p w14:paraId="0944C063" w14:textId="1370A226" w:rsidR="00A17136" w:rsidRPr="00BD3055" w:rsidDel="00AE3134" w:rsidRDefault="00A17136">
      <w:pPr>
        <w:pStyle w:val="PrrAPA"/>
        <w:ind w:firstLine="0"/>
        <w:rPr>
          <w:del w:id="4524" w:author="Camilo Andrés Díaz Gómez" w:date="2023-03-14T21:31:00Z"/>
          <w:color w:val="000000" w:themeColor="text1"/>
        </w:rPr>
        <w:pPrChange w:id="4525" w:author="Camilo Andrés Díaz Gómez" w:date="2023-03-17T00:48:00Z">
          <w:pPr>
            <w:pStyle w:val="PrrAPA"/>
          </w:pPr>
        </w:pPrChange>
      </w:pPr>
    </w:p>
    <w:p w14:paraId="54827676" w14:textId="63094666" w:rsidR="00A17136" w:rsidRPr="00BD3055" w:rsidDel="00AE3134" w:rsidRDefault="00A17136">
      <w:pPr>
        <w:pStyle w:val="PrrAPA"/>
        <w:ind w:firstLine="0"/>
        <w:rPr>
          <w:del w:id="4526" w:author="Camilo Andrés Díaz Gómez" w:date="2023-03-14T21:31:00Z"/>
          <w:color w:val="000000" w:themeColor="text1"/>
        </w:rPr>
        <w:pPrChange w:id="4527" w:author="Camilo Andrés Díaz Gómez" w:date="2023-03-17T00:48:00Z">
          <w:pPr>
            <w:pStyle w:val="PrrAPA"/>
          </w:pPr>
        </w:pPrChange>
      </w:pPr>
    </w:p>
    <w:p w14:paraId="34C7EABC" w14:textId="75DE928A" w:rsidR="00A17136" w:rsidRPr="00BD3055" w:rsidDel="00AE3134" w:rsidRDefault="00A17136">
      <w:pPr>
        <w:pStyle w:val="PrrAPA"/>
        <w:ind w:firstLine="0"/>
        <w:rPr>
          <w:del w:id="4528" w:author="Camilo Andrés Díaz Gómez" w:date="2023-03-14T21:31:00Z"/>
          <w:color w:val="000000" w:themeColor="text1"/>
        </w:rPr>
        <w:pPrChange w:id="4529" w:author="Camilo Andrés Díaz Gómez" w:date="2023-03-17T00:48:00Z">
          <w:pPr>
            <w:pStyle w:val="PrrAPA"/>
          </w:pPr>
        </w:pPrChange>
      </w:pPr>
    </w:p>
    <w:p w14:paraId="2D70C594" w14:textId="76298DDD" w:rsidR="00A17136" w:rsidRPr="00BD3055" w:rsidDel="00AE3134" w:rsidRDefault="00A17136">
      <w:pPr>
        <w:pStyle w:val="PrrAPA"/>
        <w:ind w:firstLine="0"/>
        <w:rPr>
          <w:del w:id="4530" w:author="Camilo Andrés Díaz Gómez" w:date="2023-03-14T21:32:00Z"/>
          <w:color w:val="000000" w:themeColor="text1"/>
        </w:rPr>
        <w:pPrChange w:id="4531" w:author="Camilo Andrés Díaz Gómez" w:date="2023-03-17T00:48:00Z">
          <w:pPr>
            <w:pStyle w:val="PrrAPA"/>
          </w:pPr>
        </w:pPrChange>
      </w:pPr>
    </w:p>
    <w:p w14:paraId="1392C79B" w14:textId="3334401C" w:rsidR="00A17136" w:rsidRPr="00BD3055" w:rsidDel="00AE3134" w:rsidRDefault="00A17136">
      <w:pPr>
        <w:pStyle w:val="PrrAPA"/>
        <w:ind w:firstLine="0"/>
        <w:rPr>
          <w:del w:id="4532" w:author="Camilo Andrés Díaz Gómez" w:date="2023-03-14T21:32:00Z"/>
          <w:color w:val="000000" w:themeColor="text1"/>
        </w:rPr>
        <w:pPrChange w:id="4533" w:author="Camilo Andrés Díaz Gómez" w:date="2023-03-17T00:48:00Z">
          <w:pPr>
            <w:pStyle w:val="PrrAPA"/>
          </w:pPr>
        </w:pPrChange>
      </w:pPr>
    </w:p>
    <w:p w14:paraId="008988F4" w14:textId="768C5081" w:rsidR="00A17136" w:rsidRPr="00BD3055" w:rsidDel="00AE3134" w:rsidRDefault="00A17136">
      <w:pPr>
        <w:pStyle w:val="PrrAPA"/>
        <w:ind w:firstLine="0"/>
        <w:rPr>
          <w:del w:id="4534" w:author="Camilo Andrés Díaz Gómez" w:date="2023-03-14T21:32:00Z"/>
          <w:color w:val="000000" w:themeColor="text1"/>
        </w:rPr>
        <w:pPrChange w:id="4535" w:author="Camilo Andrés Díaz Gómez" w:date="2023-03-17T00:48:00Z">
          <w:pPr>
            <w:pStyle w:val="PrrAPA"/>
          </w:pPr>
        </w:pPrChange>
      </w:pPr>
    </w:p>
    <w:p w14:paraId="3A9DCA9F" w14:textId="7FF95900" w:rsidR="00A17136" w:rsidRPr="00BD3055" w:rsidDel="00AE3134" w:rsidRDefault="00A17136">
      <w:pPr>
        <w:pStyle w:val="PrrAPA"/>
        <w:ind w:firstLine="0"/>
        <w:rPr>
          <w:del w:id="4536" w:author="Camilo Andrés Díaz Gómez" w:date="2023-03-14T21:32:00Z"/>
          <w:color w:val="000000" w:themeColor="text1"/>
        </w:rPr>
        <w:pPrChange w:id="4537" w:author="Camilo Andrés Díaz Gómez" w:date="2023-03-17T00:48:00Z">
          <w:pPr>
            <w:pStyle w:val="PrrAPA"/>
          </w:pPr>
        </w:pPrChange>
      </w:pPr>
    </w:p>
    <w:p w14:paraId="20DD1322" w14:textId="1BD843D2" w:rsidR="00A17136" w:rsidRPr="00BD3055" w:rsidDel="00AE3134" w:rsidRDefault="00A17136">
      <w:pPr>
        <w:pStyle w:val="PrrAPA"/>
        <w:ind w:firstLine="0"/>
        <w:rPr>
          <w:del w:id="4538" w:author="Camilo Andrés Díaz Gómez" w:date="2023-03-14T21:32:00Z"/>
          <w:color w:val="000000" w:themeColor="text1"/>
        </w:rPr>
        <w:pPrChange w:id="4539" w:author="Camilo Andrés Díaz Gómez" w:date="2023-03-17T00:48:00Z">
          <w:pPr>
            <w:pStyle w:val="PrrAPA"/>
          </w:pPr>
        </w:pPrChange>
      </w:pPr>
    </w:p>
    <w:p w14:paraId="466EA00A" w14:textId="52AE9BA4" w:rsidR="00A17136" w:rsidRPr="00BD3055" w:rsidDel="00AE3134" w:rsidRDefault="00A17136">
      <w:pPr>
        <w:pStyle w:val="PrrAPA"/>
        <w:ind w:firstLine="0"/>
        <w:rPr>
          <w:del w:id="4540" w:author="Camilo Andrés Díaz Gómez" w:date="2023-03-14T21:32:00Z"/>
          <w:color w:val="000000" w:themeColor="text1"/>
        </w:rPr>
        <w:pPrChange w:id="4541" w:author="Camilo Andrés Díaz Gómez" w:date="2023-03-17T00:48:00Z">
          <w:pPr>
            <w:pStyle w:val="PrrAPA"/>
          </w:pPr>
        </w:pPrChange>
      </w:pPr>
    </w:p>
    <w:p w14:paraId="6C1EEAC1" w14:textId="0F95BFF1" w:rsidR="00A17136" w:rsidRPr="00BD3055" w:rsidDel="00AE3134" w:rsidRDefault="00A17136">
      <w:pPr>
        <w:pStyle w:val="PrrAPA"/>
        <w:ind w:firstLine="0"/>
        <w:rPr>
          <w:del w:id="4542" w:author="Camilo Andrés Díaz Gómez" w:date="2023-03-14T21:32:00Z"/>
          <w:color w:val="000000" w:themeColor="text1"/>
        </w:rPr>
        <w:pPrChange w:id="4543" w:author="Camilo Andrés Díaz Gómez" w:date="2023-03-17T00:48:00Z">
          <w:pPr>
            <w:pStyle w:val="PrrAPA"/>
          </w:pPr>
        </w:pPrChange>
      </w:pPr>
    </w:p>
    <w:p w14:paraId="6DB77FCB" w14:textId="7617BE59" w:rsidR="00A17136" w:rsidRPr="00BD3055" w:rsidDel="00127098" w:rsidRDefault="00A17136">
      <w:pPr>
        <w:pStyle w:val="PrrAPA"/>
        <w:ind w:firstLine="0"/>
        <w:rPr>
          <w:del w:id="4544" w:author="Camilo Andrés Díaz Gómez" w:date="2023-03-15T19:31:00Z"/>
          <w:color w:val="000000" w:themeColor="text1"/>
        </w:rPr>
        <w:sectPr w:rsidR="00A17136" w:rsidRPr="00BD3055" w:rsidDel="00127098" w:rsidSect="00A17136">
          <w:pgSz w:w="15840" w:h="12240" w:orient="landscape"/>
          <w:pgMar w:top="1701" w:right="1418" w:bottom="1701" w:left="1418" w:header="709" w:footer="709" w:gutter="0"/>
          <w:cols w:space="708"/>
          <w:docGrid w:linePitch="360"/>
        </w:sectPr>
        <w:pPrChange w:id="4545" w:author="Camilo Andrés Díaz Gómez" w:date="2023-03-17T00:48:00Z">
          <w:pPr>
            <w:pStyle w:val="PrrAPA"/>
          </w:pPr>
        </w:pPrChange>
      </w:pPr>
    </w:p>
    <w:p w14:paraId="24FD5B90" w14:textId="22F6087F" w:rsidR="00A17136" w:rsidRPr="00BD3055" w:rsidDel="00352D18" w:rsidRDefault="00A17136">
      <w:pPr>
        <w:pStyle w:val="Ttulo2"/>
        <w:jc w:val="center"/>
        <w:rPr>
          <w:del w:id="4546" w:author="Camilo Andrés Díaz Gómez" w:date="2023-03-21T20:44:00Z"/>
          <w:rFonts w:cs="Times New Roman"/>
        </w:rPr>
        <w:pPrChange w:id="4547" w:author="Camilo Andrés Díaz Gómez" w:date="2023-03-17T00:48:00Z">
          <w:pPr>
            <w:jc w:val="center"/>
          </w:pPr>
        </w:pPrChange>
      </w:pPr>
      <w:bookmarkStart w:id="4548" w:name="_Toc440985140"/>
      <w:bookmarkStart w:id="4549" w:name="_Toc129623654"/>
      <w:bookmarkStart w:id="4550" w:name="_Toc130385277"/>
      <w:r w:rsidRPr="00BD3055">
        <w:rPr>
          <w:rFonts w:cs="Times New Roman"/>
        </w:rPr>
        <w:t>Resultados</w:t>
      </w:r>
      <w:bookmarkEnd w:id="4548"/>
      <w:bookmarkEnd w:id="4549"/>
      <w:bookmarkEnd w:id="4550"/>
    </w:p>
    <w:p w14:paraId="26D671CF" w14:textId="77777777" w:rsidR="00352D18" w:rsidRDefault="00352D18">
      <w:pPr>
        <w:pStyle w:val="Ttulo2"/>
        <w:jc w:val="center"/>
        <w:rPr>
          <w:ins w:id="4551" w:author="Camilo Andrés Díaz Gómez" w:date="2023-03-21T20:43:00Z"/>
        </w:rPr>
        <w:pPrChange w:id="4552" w:author="Camilo Andrés Díaz Gómez" w:date="2023-03-21T20:44:00Z">
          <w:pPr>
            <w:ind w:firstLine="708"/>
          </w:pPr>
        </w:pPrChange>
      </w:pPr>
      <w:bookmarkStart w:id="4553" w:name="_Hlk129904855"/>
    </w:p>
    <w:p w14:paraId="40AB9F49" w14:textId="77777777" w:rsidR="00352D18" w:rsidRPr="00E30F2C" w:rsidRDefault="00352D18">
      <w:pPr>
        <w:pStyle w:val="PrrAPA"/>
        <w:rPr>
          <w:ins w:id="4554" w:author="Camilo Andrés Díaz Gómez" w:date="2023-03-21T20:44:00Z"/>
        </w:rPr>
        <w:pPrChange w:id="4555" w:author="Camilo Andrés Díaz Gómez" w:date="2023-03-22T16:35:00Z">
          <w:pPr>
            <w:ind w:firstLine="708"/>
          </w:pPr>
        </w:pPrChange>
      </w:pPr>
    </w:p>
    <w:p w14:paraId="7A4C0123" w14:textId="3E86B2A8" w:rsidR="00352D18" w:rsidRPr="00E30F2C" w:rsidRDefault="00BC48D4">
      <w:pPr>
        <w:pStyle w:val="PrrAPA"/>
        <w:rPr>
          <w:ins w:id="4556" w:author="Camilo Andrés Díaz Gómez" w:date="2023-03-21T20:46:00Z"/>
        </w:rPr>
        <w:pPrChange w:id="4557" w:author="Camilo Andrés Díaz Gómez" w:date="2023-03-22T16:35:00Z">
          <w:pPr>
            <w:ind w:firstLine="708"/>
          </w:pPr>
        </w:pPrChange>
      </w:pPr>
      <w:ins w:id="4558" w:author="Steff Guzmán" w:date="2023-03-23T18:55:00Z">
        <w:r>
          <w:t xml:space="preserve">Para dar </w:t>
        </w:r>
      </w:ins>
      <w:ins w:id="4559" w:author="Steff Guzmán" w:date="2023-03-23T18:56:00Z">
        <w:r w:rsidR="0029481E">
          <w:t>respuesta</w:t>
        </w:r>
      </w:ins>
      <w:ins w:id="4560" w:author="Steff Guzmán" w:date="2023-03-23T18:55:00Z">
        <w:r>
          <w:t xml:space="preserve"> a los objetivos planteados en la actual </w:t>
        </w:r>
      </w:ins>
      <w:ins w:id="4561" w:author="Steff Guzmán" w:date="2023-03-23T18:56:00Z">
        <w:r w:rsidR="0029481E">
          <w:t>investigación</w:t>
        </w:r>
      </w:ins>
      <w:ins w:id="4562" w:author="Camilo Andrés Díaz Gómez" w:date="2023-03-21T20:43:00Z">
        <w:del w:id="4563" w:author="Steff Guzmán" w:date="2023-03-23T18:55:00Z">
          <w:r w:rsidR="00352D18" w:rsidRPr="00E30F2C" w:rsidDel="00BC48D4">
            <w:delText>Los resultados</w:delText>
          </w:r>
        </w:del>
        <w:del w:id="4564" w:author="Steff Guzmán" w:date="2023-03-23T18:56:00Z">
          <w:r w:rsidR="00352D18" w:rsidRPr="00E30F2C" w:rsidDel="0029481E">
            <w:delText xml:space="preserve"> obtenidos se dividirán en </w:delText>
          </w:r>
        </w:del>
      </w:ins>
      <w:ins w:id="4565" w:author="Steff Guzmán" w:date="2023-03-23T18:56:00Z">
        <w:r w:rsidR="0029481E">
          <w:t>, se</w:t>
        </w:r>
      </w:ins>
      <w:ins w:id="4566" w:author="Steff Guzmán" w:date="2023-03-23T18:57:00Z">
        <w:r w:rsidR="0029481E">
          <w:t xml:space="preserve"> clasifican</w:t>
        </w:r>
      </w:ins>
      <w:ins w:id="4567" w:author="Steff Guzmán" w:date="2023-03-23T18:56:00Z">
        <w:r w:rsidR="0029481E">
          <w:t xml:space="preserve"> los resultados </w:t>
        </w:r>
      </w:ins>
      <w:ins w:id="4568" w:author="Steff Guzmán" w:date="2023-03-23T18:58:00Z">
        <w:r w:rsidR="0029481E">
          <w:t>presentándolos en</w:t>
        </w:r>
      </w:ins>
      <w:ins w:id="4569" w:author="Steff Guzmán" w:date="2023-03-23T18:57:00Z">
        <w:r w:rsidR="0029481E">
          <w:t xml:space="preserve"> </w:t>
        </w:r>
      </w:ins>
      <w:ins w:id="4570" w:author="Camilo Andrés Díaz Gómez" w:date="2023-03-21T20:43:00Z">
        <w:r w:rsidR="00352D18" w:rsidRPr="00E30F2C">
          <w:t>dos grandes grupos. El primero incluirá la explicación del tratamiento y el entendimiento de los datos, así como el entrenamiento y las pruebas de los modelos</w:t>
        </w:r>
      </w:ins>
      <w:ins w:id="4571" w:author="Camilo Andrés Díaz Gómez" w:date="2023-03-21T20:45:00Z">
        <w:r w:rsidR="00352D18" w:rsidRPr="00E30F2C">
          <w:t>; el</w:t>
        </w:r>
      </w:ins>
      <w:ins w:id="4572" w:author="Camilo Andrés Díaz Gómez" w:date="2023-03-21T20:43:00Z">
        <w:r w:rsidR="00352D18" w:rsidRPr="00E30F2C">
          <w:t xml:space="preserve"> segundo grupo presentará los resultados obtenidos mediante las pruebas de los modelos.</w:t>
        </w:r>
      </w:ins>
    </w:p>
    <w:p w14:paraId="0A1BE669" w14:textId="77777777" w:rsidR="00E4143F" w:rsidRDefault="00E4143F">
      <w:pPr>
        <w:rPr>
          <w:ins w:id="4573" w:author="Camilo Andrés Díaz Gómez" w:date="2023-03-21T20:43:00Z"/>
          <w:rFonts w:cs="Times New Roman"/>
          <w:szCs w:val="24"/>
        </w:rPr>
        <w:pPrChange w:id="4574" w:author="Camilo Andrés Díaz Gómez" w:date="2023-03-21T20:49:00Z">
          <w:pPr>
            <w:ind w:firstLine="708"/>
          </w:pPr>
        </w:pPrChange>
      </w:pPr>
    </w:p>
    <w:p w14:paraId="26A42ECD" w14:textId="0F368227" w:rsidR="00E4143F" w:rsidRDefault="00E4143F">
      <w:pPr>
        <w:pStyle w:val="Ttulo3"/>
        <w:ind w:left="708" w:hanging="708"/>
        <w:rPr>
          <w:ins w:id="4575" w:author="Camilo Andrés Díaz Gómez" w:date="2023-03-21T20:52:00Z"/>
          <w:rFonts w:ascii="Times New Roman" w:hAnsi="Times New Roman" w:cs="Times New Roman"/>
          <w:b/>
          <w:bCs/>
          <w:color w:val="auto"/>
        </w:rPr>
        <w:pPrChange w:id="4576" w:author="Steff Guzmán" w:date="2023-03-23T19:01:00Z">
          <w:pPr>
            <w:pStyle w:val="Ttulo3"/>
          </w:pPr>
        </w:pPrChange>
      </w:pPr>
      <w:bookmarkStart w:id="4577" w:name="_Toc130385278"/>
      <w:ins w:id="4578" w:author="Camilo Andrés Díaz Gómez" w:date="2023-03-21T20:49:00Z">
        <w:r w:rsidRPr="00E4143F">
          <w:rPr>
            <w:rFonts w:ascii="Times New Roman" w:hAnsi="Times New Roman" w:cs="Times New Roman"/>
            <w:b/>
            <w:bCs/>
            <w:color w:val="auto"/>
            <w:rPrChange w:id="4579" w:author="Camilo Andrés Díaz Gómez" w:date="2023-03-21T20:49:00Z">
              <w:rPr/>
            </w:rPrChange>
          </w:rPr>
          <w:t>Análisis</w:t>
        </w:r>
      </w:ins>
      <w:ins w:id="4580" w:author="Camilo Andrés Díaz Gómez" w:date="2023-03-21T20:48:00Z">
        <w:r w:rsidRPr="00E4143F">
          <w:rPr>
            <w:rFonts w:ascii="Times New Roman" w:hAnsi="Times New Roman" w:cs="Times New Roman"/>
            <w:b/>
            <w:bCs/>
            <w:color w:val="auto"/>
            <w:rPrChange w:id="4581" w:author="Camilo Andrés Díaz Gómez" w:date="2023-03-21T20:49:00Z">
              <w:rPr/>
            </w:rPrChange>
          </w:rPr>
          <w:t xml:space="preserve"> exploratorio y </w:t>
        </w:r>
      </w:ins>
      <w:ins w:id="4582" w:author="Camilo Andrés Díaz Gómez" w:date="2023-03-21T20:47:00Z">
        <w:r w:rsidRPr="00E4143F">
          <w:rPr>
            <w:rFonts w:ascii="Times New Roman" w:hAnsi="Times New Roman" w:cs="Times New Roman"/>
            <w:b/>
            <w:bCs/>
            <w:color w:val="auto"/>
            <w:rPrChange w:id="4583" w:author="Camilo Andrés Díaz Gómez" w:date="2023-03-21T20:49:00Z">
              <w:rPr/>
            </w:rPrChange>
          </w:rPr>
          <w:t>desarrollo de los modelos</w:t>
        </w:r>
      </w:ins>
      <w:ins w:id="4584" w:author="Camilo Andrés Díaz Gómez" w:date="2023-03-21T20:49:00Z">
        <w:r w:rsidRPr="00E4143F">
          <w:rPr>
            <w:rFonts w:ascii="Times New Roman" w:hAnsi="Times New Roman" w:cs="Times New Roman"/>
            <w:b/>
            <w:bCs/>
            <w:color w:val="auto"/>
            <w:rPrChange w:id="4585" w:author="Camilo Andrés Díaz Gómez" w:date="2023-03-21T20:49:00Z">
              <w:rPr/>
            </w:rPrChange>
          </w:rPr>
          <w:t xml:space="preserve"> de Machine Learning</w:t>
        </w:r>
      </w:ins>
      <w:bookmarkEnd w:id="4577"/>
    </w:p>
    <w:p w14:paraId="0FEC5C77" w14:textId="77777777" w:rsidR="00E4143F" w:rsidRPr="00E4143F" w:rsidRDefault="00E4143F">
      <w:pPr>
        <w:rPr>
          <w:ins w:id="4586" w:author="Camilo Andrés Díaz Gómez" w:date="2023-03-21T20:36:00Z"/>
        </w:rPr>
        <w:pPrChange w:id="4587" w:author="Camilo Andrés Díaz Gómez" w:date="2023-03-21T20:52:00Z">
          <w:pPr>
            <w:ind w:left="708"/>
          </w:pPr>
        </w:pPrChange>
      </w:pPr>
    </w:p>
    <w:p w14:paraId="68F793EE" w14:textId="04585481" w:rsidR="00352D18" w:rsidRPr="00E4143F" w:rsidRDefault="00352D18">
      <w:pPr>
        <w:pStyle w:val="Ttulo4"/>
        <w:ind w:left="708"/>
        <w:rPr>
          <w:ins w:id="4588" w:author="Camilo Andrés Díaz Gómez" w:date="2023-03-21T20:37:00Z"/>
          <w:rFonts w:ascii="Times New Roman" w:hAnsi="Times New Roman" w:cs="Times New Roman"/>
          <w:b/>
          <w:bCs/>
          <w:color w:val="auto"/>
          <w:rPrChange w:id="4589" w:author="Camilo Andrés Díaz Gómez" w:date="2023-03-21T20:49:00Z">
            <w:rPr>
              <w:ins w:id="4590" w:author="Camilo Andrés Díaz Gómez" w:date="2023-03-21T20:37:00Z"/>
            </w:rPr>
          </w:rPrChange>
        </w:rPr>
        <w:pPrChange w:id="4591" w:author="Camilo Andrés Díaz Gómez" w:date="2023-03-21T20:52:00Z">
          <w:pPr>
            <w:pStyle w:val="Ttulo3"/>
          </w:pPr>
        </w:pPrChange>
      </w:pPr>
      <w:ins w:id="4592" w:author="Camilo Andrés Díaz Gómez" w:date="2023-03-21T20:36:00Z">
        <w:r w:rsidRPr="00E4143F">
          <w:rPr>
            <w:rFonts w:ascii="Times New Roman" w:hAnsi="Times New Roman" w:cs="Times New Roman"/>
            <w:b/>
            <w:bCs/>
            <w:color w:val="auto"/>
            <w:rPrChange w:id="4593" w:author="Camilo Andrés Díaz Gómez" w:date="2023-03-21T20:49:00Z">
              <w:rPr/>
            </w:rPrChange>
          </w:rPr>
          <w:t>Extracción y generación de datos</w:t>
        </w:r>
      </w:ins>
      <w:ins w:id="4594" w:author="Camilo Andrés Díaz Gómez" w:date="2023-03-21T20:37:00Z">
        <w:r w:rsidRPr="00E4143F">
          <w:rPr>
            <w:rFonts w:ascii="Times New Roman" w:hAnsi="Times New Roman" w:cs="Times New Roman"/>
            <w:b/>
            <w:bCs/>
            <w:color w:val="auto"/>
            <w:rPrChange w:id="4595" w:author="Camilo Andrés Díaz Gómez" w:date="2023-03-21T20:49:00Z">
              <w:rPr/>
            </w:rPrChange>
          </w:rPr>
          <w:t xml:space="preserve"> para los entrenamientos de modelos</w:t>
        </w:r>
      </w:ins>
    </w:p>
    <w:p w14:paraId="4BAE8B11" w14:textId="77777777" w:rsidR="00352D18" w:rsidRPr="00352D18" w:rsidRDefault="00352D18">
      <w:pPr>
        <w:pStyle w:val="PrrAPA"/>
        <w:rPr>
          <w:ins w:id="4596" w:author="Camilo Andrés Díaz Gómez" w:date="2023-03-21T19:44:00Z"/>
        </w:rPr>
        <w:pPrChange w:id="4597" w:author="Camilo Andrés Díaz Gómez" w:date="2023-03-22T16:35:00Z">
          <w:pPr>
            <w:ind w:firstLine="708"/>
          </w:pPr>
        </w:pPrChange>
      </w:pPr>
    </w:p>
    <w:p w14:paraId="3DB60489" w14:textId="41BD4D93" w:rsidR="00E4143F" w:rsidRPr="00E4143F" w:rsidRDefault="00E4143F">
      <w:pPr>
        <w:pStyle w:val="PrrAPA"/>
        <w:rPr>
          <w:ins w:id="4598" w:author="Camilo Andrés Díaz Gómez" w:date="2023-03-21T20:46:00Z"/>
        </w:rPr>
        <w:pPrChange w:id="4599" w:author="Camilo Andrés Díaz Gómez" w:date="2023-03-22T16:35:00Z">
          <w:pPr>
            <w:ind w:firstLine="708"/>
          </w:pPr>
        </w:pPrChange>
      </w:pPr>
      <w:ins w:id="4600" w:author="Camilo Andrés Díaz Gómez" w:date="2023-03-21T20:46:00Z">
        <w:r w:rsidRPr="00E4143F">
          <w:t>En primer lugar, se extrajeron los datos de la base de datos oficial del gobierno colombiano, Datos Abiertos Colombia, en formato csv</w:t>
        </w:r>
      </w:ins>
      <w:ins w:id="4601" w:author="Camilo Andrés Díaz Gómez" w:date="2023-03-22T11:09:00Z">
        <w:r w:rsidR="00C04ECF">
          <w:t xml:space="preserve">. </w:t>
        </w:r>
      </w:ins>
      <w:ins w:id="4602" w:author="Camilo Andrés Díaz Gómez" w:date="2023-03-21T20:46:00Z">
        <w:r w:rsidRPr="00E4143F">
          <w:t xml:space="preserve">Luego, se convirtieron a </w:t>
        </w:r>
      </w:ins>
      <w:ins w:id="4603" w:author="Steff Guzmán" w:date="2023-03-23T18:37:00Z">
        <w:r w:rsidR="00716C25">
          <w:t xml:space="preserve">formato </w:t>
        </w:r>
      </w:ins>
      <w:ins w:id="4604" w:author="Camilo Andrés Díaz Gómez" w:date="2023-03-21T20:46:00Z">
        <w:r w:rsidRPr="00E4143F">
          <w:t>xlsx para poder desglosar la columna de fecha de observación en nuevas columnas con l</w:t>
        </w:r>
      </w:ins>
      <w:ins w:id="4605" w:author="Camilo Andrés Díaz Gómez" w:date="2023-03-22T11:09:00Z">
        <w:r w:rsidR="00C04ECF">
          <w:t xml:space="preserve">os datos separas de las </w:t>
        </w:r>
      </w:ins>
      <w:ins w:id="4606" w:author="Camilo Andrés Díaz Gómez" w:date="2023-03-21T20:46:00Z">
        <w:r w:rsidRPr="00E4143F">
          <w:t>fecha</w:t>
        </w:r>
      </w:ins>
      <w:ins w:id="4607" w:author="Camilo Andrés Díaz Gómez" w:date="2023-03-22T11:09:00Z">
        <w:r w:rsidR="00C04ECF">
          <w:t>s</w:t>
        </w:r>
      </w:ins>
      <w:ins w:id="4608" w:author="Camilo Andrés Díaz Gómez" w:date="2023-03-21T20:46:00Z">
        <w:r w:rsidRPr="00E4143F">
          <w:t>.</w:t>
        </w:r>
      </w:ins>
    </w:p>
    <w:p w14:paraId="0AD8CC8C" w14:textId="0F5C5618" w:rsidR="00E4143F" w:rsidRPr="00E4143F" w:rsidDel="00716C25" w:rsidRDefault="00E4143F">
      <w:pPr>
        <w:pStyle w:val="PrrAPA"/>
        <w:rPr>
          <w:ins w:id="4609" w:author="Camilo Andrés Díaz Gómez" w:date="2023-03-21T20:46:00Z"/>
          <w:del w:id="4610" w:author="Steff Guzmán" w:date="2023-03-23T18:42:00Z"/>
        </w:rPr>
        <w:pPrChange w:id="4611" w:author="Camilo Andrés Díaz Gómez" w:date="2023-03-22T16:35:00Z">
          <w:pPr>
            <w:ind w:firstLine="708"/>
          </w:pPr>
        </w:pPrChange>
      </w:pPr>
    </w:p>
    <w:p w14:paraId="31C385AC" w14:textId="77777777" w:rsidR="00716C25" w:rsidRDefault="00716C25">
      <w:pPr>
        <w:pStyle w:val="PrrAPA"/>
        <w:rPr>
          <w:ins w:id="4612" w:author="Steff Guzmán" w:date="2023-03-23T18:42:00Z"/>
        </w:rPr>
      </w:pPr>
    </w:p>
    <w:p w14:paraId="3A2BC2FE" w14:textId="57429E66" w:rsidR="00E4143F" w:rsidRPr="00E4143F" w:rsidRDefault="00E4143F">
      <w:pPr>
        <w:pStyle w:val="PrrAPA"/>
        <w:rPr>
          <w:ins w:id="4613" w:author="Camilo Andrés Díaz Gómez" w:date="2023-03-21T20:46:00Z"/>
        </w:rPr>
        <w:pPrChange w:id="4614" w:author="Camilo Andrés Díaz Gómez" w:date="2023-03-22T16:35:00Z">
          <w:pPr>
            <w:ind w:firstLine="708"/>
          </w:pPr>
        </w:pPrChange>
      </w:pPr>
      <w:ins w:id="4615" w:author="Camilo Andrés Díaz Gómez" w:date="2023-03-21T20:46:00Z">
        <w:r w:rsidRPr="00E4143F">
          <w:t>Una vez obtenidas las columnas necesarias, se cargó el archivo csv resultante del proceso anterior en Google Col</w:t>
        </w:r>
      </w:ins>
      <w:ins w:id="4616" w:author="Camilo Andrés Díaz Gómez" w:date="2023-03-22T10:58:00Z">
        <w:r w:rsidR="00F66BD8">
          <w:t>l</w:t>
        </w:r>
      </w:ins>
      <w:ins w:id="4617" w:author="Camilo Andrés Díaz Gómez" w:date="2023-03-21T20:46:00Z">
        <w:r w:rsidRPr="00E4143F">
          <w:t>ab, el ambiente en el que se desarrollaron los modelos.</w:t>
        </w:r>
      </w:ins>
    </w:p>
    <w:p w14:paraId="3BE46397" w14:textId="77777777" w:rsidR="00E4143F" w:rsidRPr="00E4143F" w:rsidRDefault="00E4143F">
      <w:pPr>
        <w:pStyle w:val="PrrAPA"/>
        <w:rPr>
          <w:ins w:id="4618" w:author="Camilo Andrés Díaz Gómez" w:date="2023-03-21T20:46:00Z"/>
        </w:rPr>
        <w:pPrChange w:id="4619" w:author="Camilo Andrés Díaz Gómez" w:date="2023-03-22T16:35:00Z">
          <w:pPr>
            <w:ind w:firstLine="708"/>
          </w:pPr>
        </w:pPrChange>
      </w:pPr>
    </w:p>
    <w:p w14:paraId="43CD5F1D" w14:textId="7C6E102D" w:rsidR="00E4143F" w:rsidRPr="00E4143F" w:rsidRDefault="00E4143F">
      <w:pPr>
        <w:pStyle w:val="PrrAPA"/>
        <w:rPr>
          <w:ins w:id="4620" w:author="Camilo Andrés Díaz Gómez" w:date="2023-03-21T20:46:00Z"/>
        </w:rPr>
        <w:pPrChange w:id="4621" w:author="Camilo Andrés Díaz Gómez" w:date="2023-03-22T16:35:00Z">
          <w:pPr>
            <w:ind w:firstLine="708"/>
          </w:pPr>
        </w:pPrChange>
      </w:pPr>
      <w:ins w:id="4622" w:author="Camilo Andrés Díaz Gómez" w:date="2023-03-21T20:46:00Z">
        <w:r w:rsidRPr="00E4143F">
          <w:t>Para manipular los datos y trabajar con los modelos, se necesitaron varias librerías</w:t>
        </w:r>
      </w:ins>
      <w:ins w:id="4623" w:author="Camilo Andrés Díaz Gómez" w:date="2023-03-22T11:10:00Z">
        <w:r w:rsidR="00C04ECF">
          <w:t xml:space="preserve"> </w:t>
        </w:r>
      </w:ins>
      <w:ins w:id="4624" w:author="Camilo Andrés Díaz Gómez" w:date="2023-03-21T20:46:00Z">
        <w:r w:rsidRPr="00E4143F">
          <w:t>que se importaron al inicio</w:t>
        </w:r>
      </w:ins>
      <w:ins w:id="4625" w:author="Camilo Andrés Díaz Gómez" w:date="2023-03-22T11:10:00Z">
        <w:r w:rsidR="00C04ECF">
          <w:t xml:space="preserve"> del código</w:t>
        </w:r>
      </w:ins>
      <w:ins w:id="4626" w:author="Camilo Andrés Díaz Gómez" w:date="2023-03-21T20:46:00Z">
        <w:r w:rsidRPr="00E4143F">
          <w:t>. Algunas de las librerías generales que se utilizaron fueron Pandas para la manipulación de los DataFrames, Matplotlib para la visualización de los datos, y Scikit-learn para el desarrollo de los modelos de Machine Learning. Si desea obtener más detalles sobre las librerías empleadas</w:t>
        </w:r>
      </w:ins>
      <w:ins w:id="4627" w:author="Steff Guzmán" w:date="2023-03-23T18:44:00Z">
        <w:r w:rsidR="00716C25">
          <w:t xml:space="preserve"> </w:t>
        </w:r>
      </w:ins>
      <w:ins w:id="4628" w:author="Camilo Andrés Díaz Gómez" w:date="2023-03-21T20:46:00Z">
        <w:del w:id="4629" w:author="Steff Guzmán" w:date="2023-03-23T18:44:00Z">
          <w:r w:rsidRPr="00E4143F" w:rsidDel="00716C25">
            <w:delText xml:space="preserve">, puede encontrarlos en el </w:delText>
          </w:r>
        </w:del>
      </w:ins>
      <w:ins w:id="4630" w:author="Steff Guzmán" w:date="2023-03-23T18:44:00Z">
        <w:r w:rsidR="00716C25">
          <w:t xml:space="preserve">( ver </w:t>
        </w:r>
      </w:ins>
      <w:ins w:id="4631" w:author="Camilo Andrés Díaz Gómez" w:date="2023-03-21T20:46:00Z">
        <w:r w:rsidRPr="00E4143F">
          <w:t>Anexo</w:t>
        </w:r>
      </w:ins>
      <w:ins w:id="4632" w:author="Steff Guzmán" w:date="2023-03-23T18:44:00Z">
        <w:r w:rsidR="00716C25">
          <w:t xml:space="preserve"> </w:t>
        </w:r>
      </w:ins>
      <w:ins w:id="4633" w:author="Camilo Andrés Díaz Gómez" w:date="2023-03-21T20:46:00Z">
        <w:del w:id="4634" w:author="Steff Guzmán" w:date="2023-03-23T18:44:00Z">
          <w:r w:rsidRPr="00E4143F" w:rsidDel="00716C25">
            <w:delText xml:space="preserve"> No. </w:delText>
          </w:r>
        </w:del>
      </w:ins>
      <w:ins w:id="4635" w:author="Camilo Andrés Díaz Gómez" w:date="2023-03-22T13:43:00Z">
        <w:r w:rsidR="00935104">
          <w:t>1</w:t>
        </w:r>
      </w:ins>
      <w:ins w:id="4636" w:author="Steff Guzmán" w:date="2023-03-23T18:44:00Z">
        <w:r w:rsidR="00716C25">
          <w:t>)</w:t>
        </w:r>
      </w:ins>
      <w:ins w:id="4637" w:author="Steff Guzmán" w:date="2023-03-23T19:05:00Z">
        <w:r w:rsidR="0029481E">
          <w:t>.</w:t>
        </w:r>
      </w:ins>
      <w:ins w:id="4638" w:author="Camilo Andrés Díaz Gómez" w:date="2023-03-21T20:46:00Z">
        <w:del w:id="4639" w:author="Steff Guzmán" w:date="2023-03-23T18:44:00Z">
          <w:r w:rsidRPr="00E4143F" w:rsidDel="00716C25">
            <w:delText>.</w:delText>
          </w:r>
        </w:del>
      </w:ins>
    </w:p>
    <w:p w14:paraId="38C6AB69" w14:textId="77777777" w:rsidR="00E4143F" w:rsidRPr="00E4143F" w:rsidRDefault="00E4143F">
      <w:pPr>
        <w:pStyle w:val="PrrAPA"/>
        <w:rPr>
          <w:ins w:id="4640" w:author="Camilo Andrés Díaz Gómez" w:date="2023-03-21T20:46:00Z"/>
        </w:rPr>
        <w:pPrChange w:id="4641" w:author="Camilo Andrés Díaz Gómez" w:date="2023-03-22T16:35:00Z">
          <w:pPr>
            <w:ind w:firstLine="708"/>
          </w:pPr>
        </w:pPrChange>
      </w:pPr>
    </w:p>
    <w:p w14:paraId="5E8CFED6" w14:textId="0892EF81" w:rsidR="00352D18" w:rsidRDefault="00E4143F">
      <w:pPr>
        <w:pStyle w:val="PrrAPA"/>
        <w:rPr>
          <w:ins w:id="4642" w:author="Camilo Andrés Díaz Gómez" w:date="2023-03-21T20:46:00Z"/>
        </w:rPr>
        <w:pPrChange w:id="4643" w:author="Camilo Andrés Díaz Gómez" w:date="2023-03-22T16:35:00Z">
          <w:pPr>
            <w:ind w:firstLine="708"/>
          </w:pPr>
        </w:pPrChange>
      </w:pPr>
      <w:ins w:id="4644" w:author="Camilo Andrés Díaz Gómez" w:date="2023-03-21T20:46:00Z">
        <w:r w:rsidRPr="00E4143F">
          <w:t>Dentro de la manipulación de los datos</w:t>
        </w:r>
      </w:ins>
      <w:ins w:id="4645" w:author="Camilo Andrés Díaz Gómez" w:date="2023-03-22T11:11:00Z">
        <w:r w:rsidR="00C04ECF">
          <w:t xml:space="preserve"> (</w:t>
        </w:r>
      </w:ins>
      <w:ins w:id="4646" w:author="Camilo Andrés Díaz Gómez" w:date="2023-03-22T13:43:00Z">
        <w:r w:rsidR="00935104">
          <w:t xml:space="preserve">ver </w:t>
        </w:r>
      </w:ins>
      <w:ins w:id="4647" w:author="Camilo Andrés Díaz Gómez" w:date="2023-03-22T11:11:00Z">
        <w:r w:rsidR="00C04ECF">
          <w:t xml:space="preserve">Anexo </w:t>
        </w:r>
        <w:del w:id="4648" w:author="Steff Guzmán" w:date="2023-03-23T18:44:00Z">
          <w:r w:rsidR="00C04ECF" w:rsidDel="00716C25">
            <w:delText>No.</w:delText>
          </w:r>
        </w:del>
      </w:ins>
      <w:ins w:id="4649" w:author="Camilo Andrés Díaz Gómez" w:date="2023-03-22T13:43:00Z">
        <w:r w:rsidR="00935104">
          <w:t>2</w:t>
        </w:r>
      </w:ins>
      <w:ins w:id="4650" w:author="Camilo Andrés Díaz Gómez" w:date="2023-03-22T11:11:00Z">
        <w:r w:rsidR="00C04ECF">
          <w:t>)</w:t>
        </w:r>
      </w:ins>
      <w:ins w:id="4651" w:author="Camilo Andrés Díaz Gómez" w:date="2023-03-21T20:46:00Z">
        <w:r w:rsidRPr="00E4143F">
          <w:t>, se tuvo que adaptar las clases de cada columna del DataFrame para evitar errores en el desarrollo de los modelos. Por ejemplo, la columna que contiene la fecha se convirtió a la clase Datetime</w:t>
        </w:r>
        <w:r>
          <w:t>.</w:t>
        </w:r>
      </w:ins>
    </w:p>
    <w:p w14:paraId="4D28F96F" w14:textId="77777777" w:rsidR="00E4143F" w:rsidRDefault="00E4143F" w:rsidP="00E4143F">
      <w:pPr>
        <w:ind w:firstLine="708"/>
        <w:rPr>
          <w:ins w:id="4652" w:author="Camilo Andrés Díaz Gómez" w:date="2023-03-21T19:48:00Z"/>
          <w:rFonts w:cs="Times New Roman"/>
          <w:szCs w:val="24"/>
        </w:rPr>
      </w:pPr>
    </w:p>
    <w:p w14:paraId="55A794D4" w14:textId="6DD8D121" w:rsidR="00BE50D1" w:rsidRPr="00E4143F" w:rsidRDefault="00BE50D1">
      <w:pPr>
        <w:pStyle w:val="Ttulo4"/>
        <w:ind w:left="708"/>
        <w:rPr>
          <w:ins w:id="4653" w:author="Camilo Andrés Díaz Gómez" w:date="2023-03-16T23:37:00Z"/>
          <w:rFonts w:ascii="Times New Roman" w:hAnsi="Times New Roman" w:cs="Times New Roman"/>
          <w:b/>
          <w:bCs/>
          <w:color w:val="auto"/>
          <w:rPrChange w:id="4654" w:author="Camilo Andrés Díaz Gómez" w:date="2023-03-21T20:49:00Z">
            <w:rPr>
              <w:ins w:id="4655" w:author="Camilo Andrés Díaz Gómez" w:date="2023-03-16T23:37:00Z"/>
            </w:rPr>
          </w:rPrChange>
        </w:rPr>
        <w:pPrChange w:id="4656" w:author="Camilo Andrés Díaz Gómez" w:date="2023-03-21T20:52:00Z">
          <w:pPr>
            <w:pStyle w:val="Ttulo3"/>
            <w:ind w:firstLine="708"/>
          </w:pPr>
        </w:pPrChange>
      </w:pPr>
      <w:ins w:id="4657" w:author="Camilo Andrés Díaz Gómez" w:date="2023-03-16T23:37:00Z">
        <w:r w:rsidRPr="00E4143F">
          <w:rPr>
            <w:rFonts w:ascii="Times New Roman" w:hAnsi="Times New Roman" w:cs="Times New Roman"/>
            <w:b/>
            <w:bCs/>
            <w:color w:val="auto"/>
            <w:rPrChange w:id="4658" w:author="Camilo Andrés Díaz Gómez" w:date="2023-03-21T20:49:00Z">
              <w:rPr/>
            </w:rPrChange>
          </w:rPr>
          <w:t xml:space="preserve">Entendimiento de los datos previamente cargados </w:t>
        </w:r>
      </w:ins>
    </w:p>
    <w:p w14:paraId="77A358DE" w14:textId="4EE7B7A2" w:rsidR="00BE50D1" w:rsidDel="0009606A" w:rsidRDefault="00BE50D1" w:rsidP="00EE67FE">
      <w:pPr>
        <w:ind w:firstLine="708"/>
        <w:rPr>
          <w:del w:id="4659" w:author="Steff Guzmán" w:date="2023-03-23T19:13:00Z"/>
          <w:rFonts w:cs="Times New Roman"/>
          <w:szCs w:val="24"/>
        </w:rPr>
      </w:pPr>
    </w:p>
    <w:p w14:paraId="2A7CB3AB" w14:textId="77777777" w:rsidR="0009606A" w:rsidRDefault="0009606A" w:rsidP="00EE67FE">
      <w:pPr>
        <w:ind w:firstLine="708"/>
        <w:rPr>
          <w:ins w:id="4660" w:author="Steff Guzmán" w:date="2023-03-23T19:13:00Z"/>
          <w:rFonts w:cs="Times New Roman"/>
          <w:szCs w:val="24"/>
        </w:rPr>
      </w:pPr>
    </w:p>
    <w:p w14:paraId="2EEC434B" w14:textId="502932AA" w:rsidR="00124BF5" w:rsidDel="0009606A" w:rsidRDefault="00124BF5">
      <w:pPr>
        <w:ind w:firstLine="708"/>
        <w:jc w:val="center"/>
        <w:rPr>
          <w:ins w:id="4661" w:author="Camilo Andrés Díaz Gómez" w:date="2023-03-16T22:39:00Z"/>
          <w:del w:id="4662" w:author="Steff Guzmán" w:date="2023-03-23T19:13:00Z"/>
          <w:rFonts w:cs="Times New Roman"/>
          <w:szCs w:val="24"/>
        </w:rPr>
        <w:pPrChange w:id="4663" w:author="Camilo Andrés Díaz Gómez" w:date="2023-03-20T11:41:00Z">
          <w:pPr>
            <w:ind w:firstLine="708"/>
          </w:pPr>
        </w:pPrChange>
      </w:pPr>
      <w:moveFromRangeStart w:id="4664" w:author="Steff Guzmán" w:date="2023-03-23T19:13:00Z" w:name="move130491221"/>
      <w:moveFrom w:id="4665" w:author="Steff Guzmán" w:date="2023-03-23T19:13:00Z">
        <w:ins w:id="4666" w:author="Camilo Andrés Díaz Gómez" w:date="2023-03-16T22:42:00Z">
          <w:del w:id="4667" w:author="Steff Guzmán" w:date="2023-03-23T19:13:00Z">
            <w:r w:rsidDel="0009606A">
              <w:rPr>
                <w:noProof/>
              </w:rPr>
              <w:drawing>
                <wp:inline distT="0" distB="0" distL="0" distR="0" wp14:anchorId="7DF90991" wp14:editId="4913148F">
                  <wp:extent cx="2783495" cy="40184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del>
        </w:ins>
      </w:moveFrom>
      <w:moveFromRangeEnd w:id="4664"/>
    </w:p>
    <w:p w14:paraId="6CEC1F2A" w14:textId="0C05FFF3" w:rsidR="00124BF5" w:rsidDel="0009606A" w:rsidRDefault="00124BF5">
      <w:pPr>
        <w:ind w:firstLine="708"/>
        <w:jc w:val="center"/>
        <w:rPr>
          <w:ins w:id="4668" w:author="Camilo Andrés Díaz Gómez" w:date="2023-03-16T22:39:00Z"/>
          <w:del w:id="4669" w:author="Steff Guzmán" w:date="2023-03-23T19:13:00Z"/>
          <w:rFonts w:cs="Times New Roman"/>
          <w:szCs w:val="24"/>
        </w:rPr>
        <w:pPrChange w:id="4670" w:author="Steff Guzmán" w:date="2023-03-23T19:13:00Z">
          <w:pPr>
            <w:ind w:firstLine="708"/>
          </w:pPr>
        </w:pPrChange>
      </w:pPr>
    </w:p>
    <w:p w14:paraId="72447293" w14:textId="1A01FAFB" w:rsidR="00124BF5" w:rsidRDefault="00124BF5" w:rsidP="00EE67FE">
      <w:pPr>
        <w:ind w:firstLine="708"/>
        <w:rPr>
          <w:ins w:id="4671" w:author="Steff Guzmán" w:date="2023-03-23T19:13:00Z"/>
          <w:rFonts w:cs="Times New Roman"/>
          <w:szCs w:val="24"/>
        </w:rPr>
      </w:pPr>
      <w:ins w:id="4672" w:author="Camilo Andrés Díaz Gómez" w:date="2023-03-16T22:43:00Z">
        <w:r w:rsidRPr="00124BF5">
          <w:rPr>
            <w:rFonts w:cs="Times New Roman"/>
            <w:szCs w:val="24"/>
          </w:rPr>
          <w:t xml:space="preserve">La línea de código </w:t>
        </w:r>
      </w:ins>
      <w:ins w:id="4673" w:author="Steff Guzmán" w:date="2023-03-23T19:14:00Z">
        <w:r w:rsidR="0009606A" w:rsidRPr="0009606A">
          <w:rPr>
            <w:rFonts w:cs="Times New Roman"/>
            <w:szCs w:val="24"/>
            <w:highlight w:val="yellow"/>
            <w:rPrChange w:id="4674" w:author="Steff Guzmán" w:date="2023-03-23T19:14:00Z">
              <w:rPr>
                <w:rFonts w:cs="Times New Roman"/>
                <w:szCs w:val="24"/>
              </w:rPr>
            </w:rPrChange>
          </w:rPr>
          <w:t>(Ver Figura….. )</w:t>
        </w:r>
      </w:ins>
      <w:proofErr w:type="spellStart"/>
      <w:ins w:id="4675" w:author="Camilo Andrés Díaz Gómez" w:date="2023-03-16T22:43:00Z">
        <w:r w:rsidRPr="0009606A">
          <w:rPr>
            <w:rFonts w:cs="Times New Roman"/>
            <w:szCs w:val="24"/>
            <w:highlight w:val="yellow"/>
            <w:rPrChange w:id="4676" w:author="Steff Guzmán" w:date="2023-03-23T19:14:00Z">
              <w:rPr>
                <w:rFonts w:cs="Times New Roman"/>
                <w:szCs w:val="24"/>
              </w:rPr>
            </w:rPrChange>
          </w:rPr>
          <w:t>df</w:t>
        </w:r>
        <w:r w:rsidRPr="00124BF5">
          <w:rPr>
            <w:rFonts w:cs="Times New Roman"/>
            <w:szCs w:val="24"/>
          </w:rPr>
          <w:t>.describe</w:t>
        </w:r>
        <w:proofErr w:type="spellEnd"/>
        <w:r w:rsidRPr="00124BF5">
          <w:rPr>
            <w:rFonts w:cs="Times New Roman"/>
            <w:szCs w:val="24"/>
          </w:rPr>
          <w:t>() genera un conjunto de estadísticas descriptivas que resumen la tendencia central, la dispersión y la forma de la distribución de</w:t>
        </w:r>
      </w:ins>
      <w:ins w:id="4677" w:author="Camilo Andrés Díaz Gómez" w:date="2023-03-22T11:12:00Z">
        <w:r w:rsidR="00C04ECF">
          <w:rPr>
            <w:rFonts w:cs="Times New Roman"/>
            <w:szCs w:val="24"/>
          </w:rPr>
          <w:t>l</w:t>
        </w:r>
      </w:ins>
      <w:ins w:id="4678" w:author="Camilo Andrés Díaz Gómez" w:date="2023-03-16T22:43:00Z">
        <w:r w:rsidRPr="00124BF5">
          <w:rPr>
            <w:rFonts w:cs="Times New Roman"/>
            <w:szCs w:val="24"/>
          </w:rPr>
          <w:t xml:space="preserve"> conjunto de datos. Estas estadísticas incluyen el recuento de observaciones, la media, la desviación estándar, el valor mínimo, los percentiles (25%, 50% y 75%) y el valor máximo de cada columna numérica en 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w:t>
        </w:r>
      </w:ins>
    </w:p>
    <w:p w14:paraId="27F8C423" w14:textId="77777777" w:rsidR="0009606A" w:rsidRDefault="0009606A" w:rsidP="00EE67FE">
      <w:pPr>
        <w:ind w:firstLine="708"/>
        <w:rPr>
          <w:ins w:id="4679" w:author="Steff Guzmán" w:date="2023-03-23T19:13:00Z"/>
          <w:rFonts w:cs="Times New Roman"/>
          <w:szCs w:val="24"/>
        </w:rPr>
      </w:pPr>
    </w:p>
    <w:p w14:paraId="51EA4108" w14:textId="7BD49E61" w:rsidR="0009606A" w:rsidRDefault="0009606A">
      <w:pPr>
        <w:ind w:firstLine="708"/>
        <w:jc w:val="center"/>
        <w:rPr>
          <w:ins w:id="4680" w:author="Steff Guzmán" w:date="2023-03-23T19:13:00Z"/>
          <w:rFonts w:cs="Times New Roman"/>
          <w:szCs w:val="24"/>
        </w:rPr>
        <w:pPrChange w:id="4681" w:author="Steff Guzmán" w:date="2023-03-23T19:13:00Z">
          <w:pPr>
            <w:ind w:firstLine="708"/>
          </w:pPr>
        </w:pPrChange>
      </w:pPr>
      <w:moveToRangeStart w:id="4682" w:author="Steff Guzmán" w:date="2023-03-23T19:13:00Z" w:name="move130491221"/>
      <w:moveTo w:id="4683" w:author="Steff Guzmán" w:date="2023-03-23T19:13:00Z">
        <w:r>
          <w:rPr>
            <w:noProof/>
          </w:rPr>
          <w:drawing>
            <wp:inline distT="0" distB="0" distL="0" distR="0" wp14:anchorId="26CCF5A9" wp14:editId="1FF92924">
              <wp:extent cx="2783495" cy="40184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536"/>
                      <a:stretch/>
                    </pic:blipFill>
                    <pic:spPr bwMode="auto">
                      <a:xfrm>
                        <a:off x="0" y="0"/>
                        <a:ext cx="2887384" cy="416841"/>
                      </a:xfrm>
                      <a:prstGeom prst="rect">
                        <a:avLst/>
                      </a:prstGeom>
                      <a:ln>
                        <a:noFill/>
                      </a:ln>
                      <a:extLst>
                        <a:ext uri="{53640926-AAD7-44D8-BBD7-CCE9431645EC}">
                          <a14:shadowObscured xmlns:a14="http://schemas.microsoft.com/office/drawing/2010/main"/>
                        </a:ext>
                      </a:extLst>
                    </pic:spPr>
                  </pic:pic>
                </a:graphicData>
              </a:graphic>
            </wp:inline>
          </w:drawing>
        </w:r>
      </w:moveTo>
      <w:moveToRangeEnd w:id="4682"/>
    </w:p>
    <w:p w14:paraId="12196B28" w14:textId="5B1A52FF" w:rsidR="0009606A" w:rsidDel="0009606A" w:rsidRDefault="0009606A" w:rsidP="00EE67FE">
      <w:pPr>
        <w:ind w:firstLine="708"/>
        <w:rPr>
          <w:ins w:id="4684" w:author="Camilo Andrés Díaz Gómez" w:date="2023-03-16T22:44:00Z"/>
          <w:del w:id="4685" w:author="Steff Guzmán" w:date="2023-03-23T19:14:00Z"/>
          <w:rFonts w:cs="Times New Roman"/>
          <w:szCs w:val="24"/>
        </w:rPr>
      </w:pPr>
    </w:p>
    <w:p w14:paraId="6782E4AC" w14:textId="2B25AE25" w:rsidR="00124BF5" w:rsidDel="0009606A" w:rsidRDefault="00124BF5">
      <w:pPr>
        <w:rPr>
          <w:ins w:id="4686" w:author="Camilo Andrés Díaz Gómez" w:date="2023-03-16T22:44:00Z"/>
          <w:del w:id="4687" w:author="Steff Guzmán" w:date="2023-03-23T19:14:00Z"/>
          <w:rFonts w:cs="Times New Roman"/>
          <w:szCs w:val="24"/>
        </w:rPr>
        <w:pPrChange w:id="4688" w:author="Steff Guzmán" w:date="2023-03-23T19:14:00Z">
          <w:pPr>
            <w:ind w:firstLine="708"/>
          </w:pPr>
        </w:pPrChange>
      </w:pPr>
    </w:p>
    <w:p w14:paraId="75560F95" w14:textId="5F967EE2" w:rsidR="00124BF5" w:rsidDel="0009606A" w:rsidRDefault="00124BF5">
      <w:pPr>
        <w:rPr>
          <w:ins w:id="4689" w:author="Camilo Andrés Díaz Gómez" w:date="2023-03-16T22:39:00Z"/>
          <w:del w:id="4690" w:author="Steff Guzmán" w:date="2023-03-23T19:14:00Z"/>
          <w:rFonts w:cs="Times New Roman"/>
          <w:szCs w:val="24"/>
        </w:rPr>
        <w:pPrChange w:id="4691" w:author="Steff Guzmán" w:date="2023-03-23T19:14:00Z">
          <w:pPr>
            <w:ind w:firstLine="708"/>
          </w:pPr>
        </w:pPrChange>
      </w:pPr>
      <w:ins w:id="4692" w:author="Camilo Andrés Díaz Gómez" w:date="2023-03-16T22:45:00Z">
        <w:del w:id="4693" w:author="Steff Guzmán" w:date="2023-03-23T19:14:00Z">
          <w:r w:rsidDel="0009606A">
            <w:rPr>
              <w:noProof/>
            </w:rPr>
            <w:drawing>
              <wp:inline distT="0" distB="0" distL="0" distR="0" wp14:anchorId="2939F29E" wp14:editId="6F290692">
                <wp:extent cx="2883877" cy="870754"/>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del>
      </w:ins>
    </w:p>
    <w:p w14:paraId="4F5F32FD" w14:textId="27E12532" w:rsidR="00124BF5" w:rsidRDefault="00124BF5">
      <w:pPr>
        <w:rPr>
          <w:ins w:id="4694" w:author="Camilo Andrés Díaz Gómez" w:date="2023-03-16T22:45:00Z"/>
          <w:rFonts w:cs="Times New Roman"/>
          <w:szCs w:val="24"/>
        </w:rPr>
        <w:pPrChange w:id="4695" w:author="Steff Guzmán" w:date="2023-03-23T19:14:00Z">
          <w:pPr>
            <w:ind w:firstLine="708"/>
          </w:pPr>
        </w:pPrChange>
      </w:pPr>
    </w:p>
    <w:p w14:paraId="035CC3B0" w14:textId="366EDBF6" w:rsidR="00124BF5" w:rsidRDefault="00124BF5" w:rsidP="00EE67FE">
      <w:pPr>
        <w:ind w:firstLine="708"/>
        <w:rPr>
          <w:ins w:id="4696" w:author="Steff Guzmán" w:date="2023-03-23T19:14:00Z"/>
          <w:rFonts w:cs="Times New Roman"/>
          <w:szCs w:val="24"/>
        </w:rPr>
      </w:pPr>
      <w:ins w:id="4697" w:author="Camilo Andrés Díaz Gómez" w:date="2023-03-16T22:45:00Z">
        <w:r w:rsidRPr="00124BF5">
          <w:rPr>
            <w:rFonts w:cs="Times New Roman"/>
            <w:szCs w:val="24"/>
          </w:rPr>
          <w:t xml:space="preserve">Este código muestra los códigos únicos de las estaciones en 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ins>
      <w:proofErr w:type="spellEnd"/>
      <w:ins w:id="4698" w:author="Steff Guzmán" w:date="2023-03-23T19:15:00Z">
        <w:r w:rsidR="0009606A" w:rsidRPr="00124BF5">
          <w:rPr>
            <w:rFonts w:cs="Times New Roman"/>
            <w:szCs w:val="24"/>
          </w:rPr>
          <w:t xml:space="preserve"> </w:t>
        </w:r>
        <w:r w:rsidR="0009606A" w:rsidRPr="00BB12AF">
          <w:rPr>
            <w:rFonts w:cs="Times New Roman"/>
            <w:szCs w:val="24"/>
            <w:highlight w:val="yellow"/>
          </w:rPr>
          <w:t>(Ver Figura….. )</w:t>
        </w:r>
      </w:ins>
      <w:ins w:id="4699" w:author="Camilo Andrés Díaz Gómez" w:date="2023-03-16T22:45:00Z">
        <w:r w:rsidRPr="00124BF5">
          <w:rPr>
            <w:rFonts w:cs="Times New Roman"/>
            <w:szCs w:val="24"/>
          </w:rPr>
          <w:t xml:space="preserve">. La variable estaciones almacena un arreglo con los códigos de estación únicos. Luego, se imprime el arreglo con la función </w:t>
        </w:r>
        <w:proofErr w:type="spellStart"/>
        <w:r w:rsidRPr="00124BF5">
          <w:rPr>
            <w:rFonts w:cs="Times New Roman"/>
            <w:szCs w:val="24"/>
          </w:rPr>
          <w:t>print</w:t>
        </w:r>
        <w:proofErr w:type="spellEnd"/>
        <w:r w:rsidRPr="00124BF5">
          <w:rPr>
            <w:rFonts w:cs="Times New Roman"/>
            <w:szCs w:val="24"/>
          </w:rPr>
          <w:t>().</w:t>
        </w:r>
      </w:ins>
    </w:p>
    <w:p w14:paraId="1DF0DD42" w14:textId="77777777" w:rsidR="0009606A" w:rsidRDefault="0009606A" w:rsidP="00EE67FE">
      <w:pPr>
        <w:ind w:firstLine="708"/>
        <w:rPr>
          <w:ins w:id="4700" w:author="Steff Guzmán" w:date="2023-03-23T19:14:00Z"/>
          <w:rFonts w:cs="Times New Roman"/>
          <w:szCs w:val="24"/>
        </w:rPr>
      </w:pPr>
    </w:p>
    <w:p w14:paraId="51F338D6" w14:textId="3705E175" w:rsidR="0009606A" w:rsidRDefault="0009606A">
      <w:pPr>
        <w:ind w:firstLine="708"/>
        <w:jc w:val="center"/>
        <w:rPr>
          <w:ins w:id="4701" w:author="Camilo Andrés Díaz Gómez" w:date="2023-03-16T22:45:00Z"/>
          <w:rFonts w:cs="Times New Roman"/>
          <w:szCs w:val="24"/>
        </w:rPr>
        <w:pPrChange w:id="4702" w:author="Steff Guzmán" w:date="2023-03-23T19:14:00Z">
          <w:pPr>
            <w:ind w:firstLine="708"/>
          </w:pPr>
        </w:pPrChange>
      </w:pPr>
      <w:ins w:id="4703" w:author="Steff Guzmán" w:date="2023-03-23T19:14:00Z">
        <w:r>
          <w:rPr>
            <w:noProof/>
          </w:rPr>
          <w:drawing>
            <wp:inline distT="0" distB="0" distL="0" distR="0" wp14:anchorId="77A70AE2" wp14:editId="5E5987F2">
              <wp:extent cx="2883877" cy="870754"/>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34" cy="882637"/>
                      </a:xfrm>
                      <a:prstGeom prst="rect">
                        <a:avLst/>
                      </a:prstGeom>
                    </pic:spPr>
                  </pic:pic>
                </a:graphicData>
              </a:graphic>
            </wp:inline>
          </w:drawing>
        </w:r>
      </w:ins>
    </w:p>
    <w:p w14:paraId="434555EB" w14:textId="5D0BB027" w:rsidR="00124BF5" w:rsidRDefault="00124BF5" w:rsidP="00EE67FE">
      <w:pPr>
        <w:ind w:firstLine="708"/>
        <w:rPr>
          <w:ins w:id="4704" w:author="Camilo Andrés Díaz Gómez" w:date="2023-03-16T22:45:00Z"/>
          <w:rFonts w:cs="Times New Roman"/>
          <w:szCs w:val="24"/>
        </w:rPr>
      </w:pPr>
    </w:p>
    <w:p w14:paraId="4B68F620" w14:textId="0A5EFE27" w:rsidR="007F28DA" w:rsidRDefault="007F28DA">
      <w:pPr>
        <w:pStyle w:val="Ttulo5"/>
        <w:ind w:left="1416"/>
        <w:rPr>
          <w:ins w:id="4705" w:author="Steff Guzmán" w:date="2023-03-23T19:17:00Z"/>
          <w:rFonts w:ascii="Times New Roman" w:hAnsi="Times New Roman" w:cs="Times New Roman"/>
          <w:b/>
          <w:bCs/>
          <w:color w:val="auto"/>
        </w:rPr>
      </w:pPr>
      <w:ins w:id="4706" w:author="Camilo Andrés Díaz Gómez" w:date="2023-03-22T11:21:00Z">
        <w:r w:rsidRPr="007F28DA">
          <w:rPr>
            <w:rFonts w:ascii="Times New Roman" w:hAnsi="Times New Roman" w:cs="Times New Roman"/>
            <w:b/>
            <w:bCs/>
            <w:color w:val="auto"/>
            <w:rPrChange w:id="4707" w:author="Camilo Andrés Díaz Gómez" w:date="2023-03-22T11:21:00Z">
              <w:rPr/>
            </w:rPrChange>
          </w:rPr>
          <w:t>Histogramas</w:t>
        </w:r>
      </w:ins>
    </w:p>
    <w:p w14:paraId="7948D3F7" w14:textId="77777777" w:rsidR="008D3D27" w:rsidRPr="008D3D27" w:rsidRDefault="008D3D27">
      <w:pPr>
        <w:rPr>
          <w:ins w:id="4708" w:author="Camilo Andrés Díaz Gómez" w:date="2023-03-22T11:22:00Z"/>
          <w:rPrChange w:id="4709" w:author="Steff Guzmán" w:date="2023-03-23T19:17:00Z">
            <w:rPr>
              <w:ins w:id="4710" w:author="Camilo Andrés Díaz Gómez" w:date="2023-03-22T11:22:00Z"/>
              <w:rFonts w:ascii="Times New Roman" w:hAnsi="Times New Roman" w:cs="Times New Roman"/>
              <w:b/>
              <w:bCs/>
              <w:color w:val="auto"/>
            </w:rPr>
          </w:rPrChange>
        </w:rPr>
        <w:pPrChange w:id="4711" w:author="Steff Guzmán" w:date="2023-03-23T19:17:00Z">
          <w:pPr>
            <w:pStyle w:val="Ttulo5"/>
          </w:pPr>
        </w:pPrChange>
      </w:pPr>
    </w:p>
    <w:p w14:paraId="01BA99E0" w14:textId="0C97F9DC" w:rsidR="007F28DA" w:rsidRPr="007F28DA" w:rsidDel="008D3D27" w:rsidRDefault="007F28DA">
      <w:pPr>
        <w:rPr>
          <w:ins w:id="4712" w:author="Camilo Andrés Díaz Gómez" w:date="2023-03-22T11:21:00Z"/>
          <w:del w:id="4713" w:author="Steff Guzmán" w:date="2023-03-23T19:17:00Z"/>
        </w:rPr>
        <w:pPrChange w:id="4714" w:author="Camilo Andrés Díaz Gómez" w:date="2023-03-22T11:22:00Z">
          <w:pPr>
            <w:ind w:firstLine="708"/>
            <w:jc w:val="center"/>
          </w:pPr>
        </w:pPrChange>
      </w:pPr>
    </w:p>
    <w:p w14:paraId="2471AADA" w14:textId="2659A5B9" w:rsidR="00124BF5" w:rsidDel="008D3D27" w:rsidRDefault="00124BF5" w:rsidP="0009606A">
      <w:pPr>
        <w:ind w:firstLine="708"/>
        <w:rPr>
          <w:ins w:id="4715" w:author="Camilo Andrés Díaz Gómez" w:date="2023-03-16T22:39:00Z"/>
          <w:del w:id="4716" w:author="Steff Guzmán" w:date="2023-03-23T19:17:00Z"/>
          <w:rFonts w:cs="Times New Roman"/>
          <w:szCs w:val="24"/>
        </w:rPr>
      </w:pPr>
      <w:ins w:id="4717" w:author="Camilo Andrés Díaz Gómez" w:date="2023-03-16T22:46:00Z">
        <w:del w:id="4718" w:author="Steff Guzmán" w:date="2023-03-23T19:16:00Z">
          <w:r w:rsidDel="0009606A">
            <w:rPr>
              <w:noProof/>
            </w:rPr>
            <w:drawing>
              <wp:inline distT="0" distB="0" distL="0" distR="0" wp14:anchorId="6CA3DB1A" wp14:editId="58377CC7">
                <wp:extent cx="4577715" cy="23135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del>
      </w:ins>
    </w:p>
    <w:p w14:paraId="7D96672F" w14:textId="3D5926C4" w:rsidR="00124BF5" w:rsidDel="008D3D27" w:rsidRDefault="00124BF5" w:rsidP="008D3D27">
      <w:pPr>
        <w:ind w:firstLine="708"/>
        <w:rPr>
          <w:ins w:id="4719" w:author="Camilo Andrés Díaz Gómez" w:date="2023-03-16T22:39:00Z"/>
          <w:del w:id="4720" w:author="Steff Guzmán" w:date="2023-03-23T19:17:00Z"/>
          <w:rFonts w:cs="Times New Roman"/>
          <w:szCs w:val="24"/>
        </w:rPr>
      </w:pPr>
    </w:p>
    <w:p w14:paraId="3B5CD0C7" w14:textId="7671E5DD" w:rsidR="00124BF5" w:rsidRDefault="00124BF5" w:rsidP="00EE67FE">
      <w:pPr>
        <w:ind w:firstLine="708"/>
        <w:rPr>
          <w:ins w:id="4721" w:author="Steff Guzmán" w:date="2023-03-23T19:16:00Z"/>
          <w:rFonts w:cs="Times New Roman"/>
          <w:szCs w:val="24"/>
        </w:rPr>
      </w:pPr>
      <w:ins w:id="4722" w:author="Camilo Andrés Díaz Gómez" w:date="2023-03-16T22:46:00Z">
        <w:r w:rsidRPr="00124BF5">
          <w:rPr>
            <w:rFonts w:cs="Times New Roman"/>
            <w:szCs w:val="24"/>
          </w:rPr>
          <w:t>Este código genera un histograma de la</w:t>
        </w:r>
        <w:r>
          <w:rPr>
            <w:rFonts w:cs="Times New Roman"/>
            <w:szCs w:val="24"/>
          </w:rPr>
          <w:t>s columnas</w:t>
        </w:r>
      </w:ins>
      <w:ins w:id="4723" w:author="Camilo Andrés Díaz Gómez" w:date="2023-03-16T22:47:00Z">
        <w:r>
          <w:rPr>
            <w:rFonts w:cs="Times New Roman"/>
            <w:szCs w:val="24"/>
          </w:rPr>
          <w:t xml:space="preserve">, en este caso como ejemplo, temperaturas, </w:t>
        </w:r>
      </w:ins>
      <w:ins w:id="4724" w:author="Camilo Andrés Díaz Gómez" w:date="2023-03-16T22:46:00Z">
        <w:r w:rsidRPr="00124BF5">
          <w:rPr>
            <w:rFonts w:cs="Times New Roman"/>
            <w:szCs w:val="24"/>
          </w:rPr>
          <w:t xml:space="preserve">del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w:t>
        </w:r>
      </w:ins>
      <w:ins w:id="4725" w:author="Steff Guzmán" w:date="2023-03-23T19:17:00Z">
        <w:r w:rsidR="008D3D27">
          <w:rPr>
            <w:rFonts w:cs="Times New Roman"/>
            <w:szCs w:val="24"/>
          </w:rPr>
          <w:t xml:space="preserve"> </w:t>
        </w:r>
        <w:r w:rsidR="008D3D27" w:rsidRPr="00BB12AF">
          <w:rPr>
            <w:rFonts w:cs="Times New Roman"/>
            <w:szCs w:val="24"/>
            <w:highlight w:val="yellow"/>
          </w:rPr>
          <w:t>(Ver Figura….. )</w:t>
        </w:r>
        <w:r w:rsidR="008D3D27" w:rsidRPr="00124BF5">
          <w:rPr>
            <w:rFonts w:cs="Times New Roman"/>
            <w:szCs w:val="24"/>
          </w:rPr>
          <w:t>.</w:t>
        </w:r>
      </w:ins>
      <w:ins w:id="4726" w:author="Camilo Andrés Díaz Gómez" w:date="2023-03-16T22:46:00Z">
        <w:r w:rsidRPr="00124BF5">
          <w:rPr>
            <w:rFonts w:cs="Times New Roman"/>
            <w:szCs w:val="24"/>
          </w:rPr>
          <w:t xml:space="preserve">. Primero, se convierte la columna 'Temperatura' en una serie de números enteros y se especifican los intervalos del histograma como un rango de números enteros. Luego se crea el histograma utilizando la biblioteca </w:t>
        </w:r>
        <w:proofErr w:type="spellStart"/>
        <w:r w:rsidRPr="00124BF5">
          <w:rPr>
            <w:rFonts w:cs="Times New Roman"/>
            <w:szCs w:val="24"/>
          </w:rPr>
          <w:t>matplotlib.pyplot</w:t>
        </w:r>
        <w:proofErr w:type="spellEnd"/>
        <w:r w:rsidRPr="00124BF5">
          <w:rPr>
            <w:rFonts w:cs="Times New Roman"/>
            <w:szCs w:val="24"/>
          </w:rPr>
          <w:t xml:space="preserve">. Se establece el título y las etiquetas del eje, y se muestran las marcas del eje x utilizando los intervalos especificados. Finalmente, se muestra el histograma utilizando la función show() de </w:t>
        </w:r>
        <w:proofErr w:type="spellStart"/>
        <w:r w:rsidRPr="00124BF5">
          <w:rPr>
            <w:rFonts w:cs="Times New Roman"/>
            <w:szCs w:val="24"/>
          </w:rPr>
          <w:t>matplotlib.pyplot</w:t>
        </w:r>
        <w:proofErr w:type="spellEnd"/>
        <w:r w:rsidRPr="00124BF5">
          <w:rPr>
            <w:rFonts w:cs="Times New Roman"/>
            <w:szCs w:val="24"/>
          </w:rPr>
          <w:t>.</w:t>
        </w:r>
      </w:ins>
    </w:p>
    <w:p w14:paraId="1C67E26E" w14:textId="375A0C22" w:rsidR="0009606A" w:rsidRDefault="0009606A">
      <w:pPr>
        <w:ind w:firstLine="708"/>
        <w:jc w:val="center"/>
        <w:rPr>
          <w:ins w:id="4727" w:author="JHONATAN MAURICIO VILLARREAL CORREDOR" w:date="2023-03-22T21:58:00Z"/>
          <w:rFonts w:cs="Times New Roman"/>
          <w:szCs w:val="24"/>
        </w:rPr>
        <w:pPrChange w:id="4728" w:author="Steff Guzmán" w:date="2023-03-23T19:16:00Z">
          <w:pPr>
            <w:ind w:firstLine="708"/>
          </w:pPr>
        </w:pPrChange>
      </w:pPr>
      <w:ins w:id="4729" w:author="Steff Guzmán" w:date="2023-03-23T19:16:00Z">
        <w:r>
          <w:rPr>
            <w:noProof/>
          </w:rPr>
          <w:drawing>
            <wp:inline distT="0" distB="0" distL="0" distR="0" wp14:anchorId="1490340B" wp14:editId="7B294C9B">
              <wp:extent cx="4577715" cy="231355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825"/>
                      <a:stretch/>
                    </pic:blipFill>
                    <pic:spPr bwMode="auto">
                      <a:xfrm>
                        <a:off x="0" y="0"/>
                        <a:ext cx="4578107" cy="2313751"/>
                      </a:xfrm>
                      <a:prstGeom prst="rect">
                        <a:avLst/>
                      </a:prstGeom>
                      <a:ln>
                        <a:noFill/>
                      </a:ln>
                      <a:extLst>
                        <a:ext uri="{53640926-AAD7-44D8-BBD7-CCE9431645EC}">
                          <a14:shadowObscured xmlns:a14="http://schemas.microsoft.com/office/drawing/2010/main"/>
                        </a:ext>
                      </a:extLst>
                    </pic:spPr>
                  </pic:pic>
                </a:graphicData>
              </a:graphic>
            </wp:inline>
          </w:drawing>
        </w:r>
      </w:ins>
    </w:p>
    <w:p w14:paraId="366D4E01" w14:textId="77777777" w:rsidR="008D3D27" w:rsidRDefault="008D3D27" w:rsidP="008D3D27">
      <w:pPr>
        <w:rPr>
          <w:ins w:id="4730" w:author="Steff Guzmán" w:date="2023-03-23T19:24:00Z"/>
          <w:rFonts w:cs="Times New Roman"/>
          <w:szCs w:val="24"/>
        </w:rPr>
      </w:pPr>
    </w:p>
    <w:p w14:paraId="3B19A928" w14:textId="03F35CC5" w:rsidR="00563D8E" w:rsidRDefault="008D3D27" w:rsidP="008D3D27">
      <w:pPr>
        <w:ind w:firstLine="708"/>
        <w:rPr>
          <w:ins w:id="4731" w:author="Steff Guzmán" w:date="2023-03-23T19:32:00Z"/>
          <w:rFonts w:cs="Times New Roman"/>
          <w:szCs w:val="24"/>
        </w:rPr>
      </w:pPr>
      <w:ins w:id="4732" w:author="Steff Guzmán" w:date="2023-03-23T19:25:00Z">
        <w:r>
          <w:rPr>
            <w:rFonts w:cs="Times New Roman"/>
            <w:szCs w:val="24"/>
          </w:rPr>
          <w:t>En el Anexo 4 se de</w:t>
        </w:r>
      </w:ins>
      <w:ins w:id="4733" w:author="Steff Guzmán" w:date="2023-03-23T19:26:00Z">
        <w:r>
          <w:rPr>
            <w:rFonts w:cs="Times New Roman"/>
            <w:szCs w:val="24"/>
          </w:rPr>
          <w:t xml:space="preserve">muestra a mejor </w:t>
        </w:r>
      </w:ins>
      <w:ins w:id="4734" w:author="Steff Guzmán" w:date="2023-03-23T19:23:00Z">
        <w:r>
          <w:rPr>
            <w:rFonts w:cs="Times New Roman"/>
            <w:szCs w:val="24"/>
          </w:rPr>
          <w:t xml:space="preserve">profundidad el histograma </w:t>
        </w:r>
      </w:ins>
      <w:ins w:id="4735" w:author="Steff Guzmán" w:date="2023-03-23T19:24:00Z">
        <w:r>
          <w:rPr>
            <w:rFonts w:cs="Times New Roman"/>
            <w:szCs w:val="24"/>
          </w:rPr>
          <w:t xml:space="preserve">generado de la figura </w:t>
        </w:r>
      </w:ins>
      <w:ins w:id="4736" w:author="Steff Guzmán" w:date="2023-03-23T19:25:00Z">
        <w:r>
          <w:rPr>
            <w:rFonts w:cs="Times New Roman"/>
            <w:szCs w:val="24"/>
          </w:rPr>
          <w:t xml:space="preserve">anterior </w:t>
        </w:r>
      </w:ins>
      <w:ins w:id="4737" w:author="Steff Guzmán" w:date="2023-03-23T19:32:00Z">
        <w:r w:rsidR="0052426F">
          <w:rPr>
            <w:rFonts w:cs="Times New Roman"/>
            <w:szCs w:val="24"/>
          </w:rPr>
          <w:t>mostrando</w:t>
        </w:r>
      </w:ins>
      <w:ins w:id="4738" w:author="Steff Guzmán" w:date="2023-03-23T19:31:00Z">
        <w:r w:rsidR="0052426F">
          <w:rPr>
            <w:rFonts w:cs="Times New Roman"/>
            <w:szCs w:val="24"/>
          </w:rPr>
          <w:t xml:space="preserve"> el comportamiento de la temp</w:t>
        </w:r>
      </w:ins>
      <w:ins w:id="4739" w:author="Steff Guzmán" w:date="2023-03-23T19:32:00Z">
        <w:r w:rsidR="0052426F">
          <w:rPr>
            <w:rFonts w:cs="Times New Roman"/>
            <w:szCs w:val="24"/>
          </w:rPr>
          <w:t xml:space="preserve">eratura con respecto a la hora del día. </w:t>
        </w:r>
      </w:ins>
    </w:p>
    <w:p w14:paraId="65719D9A" w14:textId="77777777" w:rsidR="0052426F" w:rsidRDefault="0052426F" w:rsidP="008D3D27">
      <w:pPr>
        <w:ind w:firstLine="708"/>
        <w:rPr>
          <w:ins w:id="4740" w:author="JHONATAN MAURICIO VILLARREAL CORREDOR" w:date="2023-03-22T21:58:00Z"/>
          <w:rFonts w:cs="Times New Roman"/>
          <w:szCs w:val="24"/>
        </w:rPr>
      </w:pPr>
    </w:p>
    <w:p w14:paraId="0982969B" w14:textId="3DA8829E" w:rsidR="00563D8E" w:rsidRPr="00563D8E" w:rsidDel="0052426F" w:rsidRDefault="00563D8E">
      <w:pPr>
        <w:rPr>
          <w:ins w:id="4741" w:author="Camilo Andrés Díaz Gómez" w:date="2023-03-22T11:22:00Z"/>
          <w:del w:id="4742" w:author="Steff Guzmán" w:date="2023-03-23T19:32:00Z"/>
          <w:rFonts w:cs="Times New Roman"/>
          <w:color w:val="FF0000"/>
          <w:szCs w:val="24"/>
          <w:rPrChange w:id="4743" w:author="JHONATAN MAURICIO VILLARREAL CORREDOR" w:date="2023-03-22T22:02:00Z">
            <w:rPr>
              <w:ins w:id="4744" w:author="Camilo Andrés Díaz Gómez" w:date="2023-03-22T11:22:00Z"/>
              <w:del w:id="4745" w:author="Steff Guzmán" w:date="2023-03-23T19:32:00Z"/>
              <w:rFonts w:cs="Times New Roman"/>
              <w:szCs w:val="24"/>
            </w:rPr>
          </w:rPrChange>
        </w:rPr>
        <w:pPrChange w:id="4746" w:author="Steff Guzmán" w:date="2023-03-23T19:32:00Z">
          <w:pPr>
            <w:ind w:firstLine="708"/>
          </w:pPr>
        </w:pPrChange>
      </w:pPr>
      <w:ins w:id="4747" w:author="JHONATAN MAURICIO VILLARREAL CORREDOR" w:date="2023-03-22T21:58:00Z">
        <w:del w:id="4748" w:author="Steff Guzmán" w:date="2023-03-23T19:32:00Z">
          <w:r w:rsidRPr="00563D8E" w:rsidDel="0052426F">
            <w:rPr>
              <w:rFonts w:cs="Times New Roman"/>
              <w:color w:val="FF0000"/>
              <w:szCs w:val="24"/>
              <w:rPrChange w:id="4749" w:author="JHONATAN MAURICIO VILLARREAL CORREDOR" w:date="2023-03-22T22:02:00Z">
                <w:rPr>
                  <w:rFonts w:cs="Times New Roman"/>
                  <w:szCs w:val="24"/>
                </w:rPr>
              </w:rPrChange>
            </w:rPr>
            <w:delText xml:space="preserve">Si desea obtener un </w:delText>
          </w:r>
        </w:del>
      </w:ins>
      <w:ins w:id="4750" w:author="JHONATAN MAURICIO VILLARREAL CORREDOR" w:date="2023-03-22T21:59:00Z">
        <w:del w:id="4751" w:author="Steff Guzmán" w:date="2023-03-23T19:32:00Z">
          <w:r w:rsidRPr="00563D8E" w:rsidDel="0052426F">
            <w:rPr>
              <w:rFonts w:cs="Times New Roman"/>
              <w:color w:val="FF0000"/>
              <w:szCs w:val="24"/>
              <w:rPrChange w:id="4752" w:author="JHONATAN MAURICIO VILLARREAL CORREDOR" w:date="2023-03-22T22:02:00Z">
                <w:rPr>
                  <w:rFonts w:cs="Times New Roman"/>
                  <w:szCs w:val="24"/>
                </w:rPr>
              </w:rPrChange>
            </w:rPr>
            <w:delText>histograma</w:delText>
          </w:r>
        </w:del>
      </w:ins>
      <w:ins w:id="4753" w:author="JHONATAN MAURICIO VILLARREAL CORREDOR" w:date="2023-03-22T21:58:00Z">
        <w:del w:id="4754" w:author="Steff Guzmán" w:date="2023-03-23T19:32:00Z">
          <w:r w:rsidRPr="00563D8E" w:rsidDel="0052426F">
            <w:rPr>
              <w:rFonts w:cs="Times New Roman"/>
              <w:color w:val="FF0000"/>
              <w:szCs w:val="24"/>
              <w:rPrChange w:id="4755" w:author="JHONATAN MAURICIO VILLARREAL CORREDOR" w:date="2023-03-22T22:02:00Z">
                <w:rPr>
                  <w:rFonts w:cs="Times New Roman"/>
                  <w:szCs w:val="24"/>
                </w:rPr>
              </w:rPrChange>
            </w:rPr>
            <w:delText xml:space="preserve"> de </w:delText>
          </w:r>
        </w:del>
      </w:ins>
      <w:ins w:id="4756" w:author="JHONATAN MAURICIO VILLARREAL CORREDOR" w:date="2023-03-22T21:59:00Z">
        <w:del w:id="4757" w:author="Steff Guzmán" w:date="2023-03-23T19:32:00Z">
          <w:r w:rsidRPr="00563D8E" w:rsidDel="0052426F">
            <w:rPr>
              <w:rFonts w:cs="Times New Roman"/>
              <w:color w:val="FF0000"/>
              <w:szCs w:val="24"/>
              <w:rPrChange w:id="4758" w:author="JHONATAN MAURICIO VILLARREAL CORREDOR" w:date="2023-03-22T22:02:00Z">
                <w:rPr>
                  <w:rFonts w:cs="Times New Roman"/>
                  <w:szCs w:val="24"/>
                </w:rPr>
              </w:rPrChange>
            </w:rPr>
            <w:delText xml:space="preserve">ejemplo generado en el procedimiento lo podrá encontrar en </w:delText>
          </w:r>
        </w:del>
      </w:ins>
      <w:ins w:id="4759" w:author="JHONATAN MAURICIO VILLARREAL CORREDOR" w:date="2023-03-22T22:01:00Z">
        <w:del w:id="4760" w:author="Steff Guzmán" w:date="2023-03-23T19:32:00Z">
          <w:r w:rsidRPr="00563D8E" w:rsidDel="0052426F">
            <w:rPr>
              <w:rFonts w:cs="Times New Roman"/>
              <w:color w:val="FF0000"/>
              <w:szCs w:val="24"/>
              <w:rPrChange w:id="4761" w:author="JHONATAN MAURICIO VILLARREAL CORREDOR" w:date="2023-03-22T22:02:00Z">
                <w:rPr>
                  <w:rFonts w:cs="Times New Roman"/>
                  <w:szCs w:val="24"/>
                </w:rPr>
              </w:rPrChange>
            </w:rPr>
            <w:delText>el Anexo</w:delText>
          </w:r>
        </w:del>
      </w:ins>
      <w:ins w:id="4762" w:author="JHONATAN MAURICIO VILLARREAL CORREDOR" w:date="2023-03-22T22:00:00Z">
        <w:del w:id="4763" w:author="Steff Guzmán" w:date="2023-03-23T19:32:00Z">
          <w:r w:rsidRPr="00563D8E" w:rsidDel="0052426F">
            <w:rPr>
              <w:rFonts w:cs="Times New Roman"/>
              <w:color w:val="FF0000"/>
              <w:szCs w:val="24"/>
              <w:rPrChange w:id="4764" w:author="JHONATAN MAURICIO VILLARREAL CORREDOR" w:date="2023-03-22T22:02:00Z">
                <w:rPr>
                  <w:rFonts w:cs="Times New Roman"/>
                  <w:szCs w:val="24"/>
                </w:rPr>
              </w:rPrChange>
            </w:rPr>
            <w:delText xml:space="preserve"> </w:delText>
          </w:r>
        </w:del>
      </w:ins>
      <w:ins w:id="4765" w:author="JHONATAN MAURICIO VILLARREAL CORREDOR" w:date="2023-03-22T22:07:00Z">
        <w:del w:id="4766" w:author="Steff Guzmán" w:date="2023-03-23T19:32:00Z">
          <w:r w:rsidDel="0052426F">
            <w:rPr>
              <w:rFonts w:cs="Times New Roman"/>
              <w:color w:val="FF0000"/>
              <w:szCs w:val="24"/>
            </w:rPr>
            <w:delText>4</w:delText>
          </w:r>
        </w:del>
      </w:ins>
      <w:ins w:id="4767" w:author="JHONATAN MAURICIO VILLARREAL CORREDOR" w:date="2023-03-22T22:01:00Z">
        <w:del w:id="4768" w:author="Steff Guzmán" w:date="2023-03-23T19:32:00Z">
          <w:r w:rsidRPr="00563D8E" w:rsidDel="0052426F">
            <w:rPr>
              <w:rFonts w:cs="Times New Roman"/>
              <w:color w:val="FF0000"/>
              <w:szCs w:val="24"/>
              <w:rPrChange w:id="4769" w:author="JHONATAN MAURICIO VILLARREAL CORREDOR" w:date="2023-03-22T22:02:00Z">
                <w:rPr>
                  <w:rFonts w:cs="Times New Roman"/>
                  <w:szCs w:val="24"/>
                </w:rPr>
              </w:rPrChange>
            </w:rPr>
            <w:delText>(colocar</w:delText>
          </w:r>
        </w:del>
      </w:ins>
      <w:ins w:id="4770" w:author="JHONATAN MAURICIO VILLARREAL CORREDOR" w:date="2023-03-22T22:02:00Z">
        <w:del w:id="4771" w:author="Steff Guzmán" w:date="2023-03-23T19:32:00Z">
          <w:r w:rsidRPr="00563D8E" w:rsidDel="0052426F">
            <w:rPr>
              <w:rFonts w:cs="Times New Roman"/>
              <w:color w:val="FF0000"/>
              <w:szCs w:val="24"/>
              <w:rPrChange w:id="4772" w:author="JHONATAN MAURICIO VILLARREAL CORREDOR" w:date="2023-03-22T22:02:00Z">
                <w:rPr>
                  <w:rFonts w:cs="Times New Roman"/>
                  <w:szCs w:val="24"/>
                </w:rPr>
              </w:rPrChange>
            </w:rPr>
            <w:delText xml:space="preserve"> un poc omas de </w:delText>
          </w:r>
          <w:r w:rsidRPr="00563D8E" w:rsidDel="0052426F">
            <w:rPr>
              <w:rFonts w:cs="Times New Roman"/>
              <w:color w:val="FF0000"/>
              <w:szCs w:val="24"/>
            </w:rPr>
            <w:delText>parla)</w:delText>
          </w:r>
        </w:del>
      </w:ins>
      <w:ins w:id="4773" w:author="JHONATAN MAURICIO VILLARREAL CORREDOR" w:date="2023-03-22T22:00:00Z">
        <w:del w:id="4774" w:author="Steff Guzmán" w:date="2023-03-23T19:32:00Z">
          <w:r w:rsidRPr="00563D8E" w:rsidDel="0052426F">
            <w:rPr>
              <w:rFonts w:cs="Times New Roman"/>
              <w:color w:val="FF0000"/>
              <w:szCs w:val="24"/>
              <w:rPrChange w:id="4775" w:author="JHONATAN MAURICIO VILLARREAL CORREDOR" w:date="2023-03-22T22:02:00Z">
                <w:rPr>
                  <w:rFonts w:cs="Times New Roman"/>
                  <w:szCs w:val="24"/>
                </w:rPr>
              </w:rPrChange>
            </w:rPr>
            <w:delText>.</w:delText>
          </w:r>
        </w:del>
      </w:ins>
    </w:p>
    <w:p w14:paraId="1B295D8A" w14:textId="50EF0E31" w:rsidR="007F28DA" w:rsidDel="0052426F" w:rsidRDefault="007F28DA">
      <w:pPr>
        <w:rPr>
          <w:ins w:id="4776" w:author="Camilo Andrés Díaz Gómez" w:date="2023-03-16T22:39:00Z"/>
          <w:del w:id="4777" w:author="Steff Guzmán" w:date="2023-03-23T19:32:00Z"/>
          <w:rFonts w:cs="Times New Roman"/>
          <w:szCs w:val="24"/>
        </w:rPr>
        <w:pPrChange w:id="4778" w:author="Steff Guzmán" w:date="2023-03-23T19:32:00Z">
          <w:pPr>
            <w:ind w:firstLine="708"/>
          </w:pPr>
        </w:pPrChange>
      </w:pPr>
    </w:p>
    <w:p w14:paraId="3C93A283" w14:textId="3663673F" w:rsidR="007F28DA" w:rsidRPr="0058665E" w:rsidRDefault="007F28DA">
      <w:pPr>
        <w:pStyle w:val="Ttulo5"/>
        <w:ind w:left="1416"/>
        <w:rPr>
          <w:ins w:id="4779" w:author="Camilo Andrés Díaz Gómez" w:date="2023-03-22T11:22:00Z"/>
          <w:rFonts w:ascii="Times New Roman" w:hAnsi="Times New Roman" w:cs="Times New Roman"/>
          <w:b/>
          <w:bCs/>
          <w:color w:val="auto"/>
        </w:rPr>
        <w:pPrChange w:id="4780" w:author="Camilo Andrés Díaz Gómez" w:date="2023-03-22T11:23:00Z">
          <w:pPr>
            <w:pStyle w:val="Ttulo5"/>
          </w:pPr>
        </w:pPrChange>
      </w:pPr>
      <w:ins w:id="4781" w:author="Camilo Andrés Díaz Gómez" w:date="2023-03-22T11:22:00Z">
        <w:r>
          <w:rPr>
            <w:rFonts w:ascii="Times New Roman" w:hAnsi="Times New Roman" w:cs="Times New Roman"/>
            <w:b/>
            <w:bCs/>
            <w:color w:val="auto"/>
          </w:rPr>
          <w:t>Diagramas de correlación</w:t>
        </w:r>
      </w:ins>
    </w:p>
    <w:p w14:paraId="1BE8FD79" w14:textId="418151F5" w:rsidR="00124BF5" w:rsidDel="0052426F" w:rsidRDefault="00124BF5" w:rsidP="00EE67FE">
      <w:pPr>
        <w:ind w:firstLine="708"/>
        <w:rPr>
          <w:ins w:id="4782" w:author="Camilo Andrés Díaz Gómez" w:date="2023-03-16T22:39:00Z"/>
          <w:del w:id="4783" w:author="Steff Guzmán" w:date="2023-03-23T19:33:00Z"/>
          <w:rFonts w:cs="Times New Roman"/>
          <w:szCs w:val="24"/>
        </w:rPr>
      </w:pPr>
    </w:p>
    <w:p w14:paraId="38BA9917" w14:textId="19320138" w:rsidR="00124BF5" w:rsidDel="0052426F" w:rsidRDefault="00440B06">
      <w:pPr>
        <w:rPr>
          <w:ins w:id="4784" w:author="Camilo Andrés Díaz Gómez" w:date="2023-03-16T22:39:00Z"/>
          <w:del w:id="4785" w:author="Steff Guzmán" w:date="2023-03-23T19:33:00Z"/>
          <w:rFonts w:cs="Times New Roman"/>
          <w:szCs w:val="24"/>
        </w:rPr>
        <w:pPrChange w:id="4786" w:author="Steff Guzmán" w:date="2023-03-23T19:32:00Z">
          <w:pPr>
            <w:ind w:firstLine="708"/>
          </w:pPr>
        </w:pPrChange>
      </w:pPr>
      <w:ins w:id="4787" w:author="Camilo Andrés Díaz Gómez" w:date="2023-03-16T23:04:00Z">
        <w:del w:id="4788" w:author="Steff Guzmán" w:date="2023-03-23T19:32:00Z">
          <w:r w:rsidDel="0052426F">
            <w:rPr>
              <w:noProof/>
            </w:rPr>
            <w:drawing>
              <wp:inline distT="0" distB="0" distL="0" distR="0" wp14:anchorId="44E11F26" wp14:editId="3B77257B">
                <wp:extent cx="5612130" cy="1317737"/>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737"/>
                        </a:xfrm>
                        <a:prstGeom prst="rect">
                          <a:avLst/>
                        </a:prstGeom>
                        <a:ln>
                          <a:noFill/>
                        </a:ln>
                        <a:extLst>
                          <a:ext uri="{53640926-AAD7-44D8-BBD7-CCE9431645EC}">
                            <a14:shadowObscured xmlns:a14="http://schemas.microsoft.com/office/drawing/2010/main"/>
                          </a:ext>
                        </a:extLst>
                      </pic:spPr>
                    </pic:pic>
                  </a:graphicData>
                </a:graphic>
              </wp:inline>
            </w:drawing>
          </w:r>
        </w:del>
      </w:ins>
    </w:p>
    <w:p w14:paraId="39E7E389" w14:textId="391824EF" w:rsidR="00124BF5" w:rsidDel="0052426F" w:rsidRDefault="00124BF5" w:rsidP="00EE67FE">
      <w:pPr>
        <w:ind w:firstLine="708"/>
        <w:rPr>
          <w:ins w:id="4789" w:author="Camilo Andrés Díaz Gómez" w:date="2023-03-16T22:39:00Z"/>
          <w:del w:id="4790" w:author="Steff Guzmán" w:date="2023-03-23T19:33:00Z"/>
          <w:rFonts w:cs="Times New Roman"/>
          <w:szCs w:val="24"/>
        </w:rPr>
      </w:pPr>
    </w:p>
    <w:p w14:paraId="15E5BDAD" w14:textId="2BDF0B0D" w:rsidR="00440B06" w:rsidRDefault="00440B06" w:rsidP="00EE67FE">
      <w:pPr>
        <w:ind w:firstLine="708"/>
        <w:rPr>
          <w:ins w:id="4791" w:author="Steff Guzmán" w:date="2023-03-23T19:33:00Z"/>
          <w:rFonts w:cs="Times New Roman"/>
          <w:szCs w:val="24"/>
        </w:rPr>
      </w:pPr>
      <w:ins w:id="4792" w:author="Camilo Andrés Díaz Gómez" w:date="2023-03-16T23:04:00Z">
        <w:r>
          <w:rPr>
            <w:rFonts w:cs="Times New Roman"/>
            <w:szCs w:val="24"/>
          </w:rPr>
          <w:t>De igual manera</w:t>
        </w:r>
      </w:ins>
      <w:ins w:id="4793" w:author="Camilo Andrés Díaz Gómez" w:date="2023-03-20T11:53:00Z">
        <w:r w:rsidR="007A2EAF">
          <w:rPr>
            <w:rFonts w:cs="Times New Roman"/>
            <w:szCs w:val="24"/>
          </w:rPr>
          <w:t>,</w:t>
        </w:r>
      </w:ins>
      <w:ins w:id="4794" w:author="Camilo Andrés Díaz Gómez" w:date="2023-03-16T23:04:00Z">
        <w:r>
          <w:rPr>
            <w:rFonts w:cs="Times New Roman"/>
            <w:szCs w:val="24"/>
          </w:rPr>
          <w:t xml:space="preserve"> se obtuvieron los diagramas de </w:t>
        </w:r>
      </w:ins>
      <w:ins w:id="4795" w:author="Camilo Andrés Díaz Gómez" w:date="2023-03-20T11:53:00Z">
        <w:r w:rsidR="007A2EAF">
          <w:rPr>
            <w:rFonts w:cs="Times New Roman"/>
            <w:szCs w:val="24"/>
          </w:rPr>
          <w:t>correlación</w:t>
        </w:r>
      </w:ins>
      <w:ins w:id="4796" w:author="Camilo Andrés Díaz Gómez" w:date="2023-03-16T23:04:00Z">
        <w:r>
          <w:rPr>
            <w:rFonts w:cs="Times New Roman"/>
            <w:szCs w:val="24"/>
          </w:rPr>
          <w:t xml:space="preserve"> entre cada variable, en este caso y nuevamente como ejemplo,</w:t>
        </w:r>
      </w:ins>
      <w:ins w:id="4797" w:author="Steff Guzmán" w:date="2023-03-23T19:33:00Z">
        <w:r w:rsidR="0052426F">
          <w:rPr>
            <w:rFonts w:cs="Times New Roman"/>
            <w:szCs w:val="24"/>
          </w:rPr>
          <w:t xml:space="preserve"> la</w:t>
        </w:r>
      </w:ins>
      <w:ins w:id="4798" w:author="Camilo Andrés Díaz Gómez" w:date="2023-03-16T23:04:00Z">
        <w:r>
          <w:rPr>
            <w:rFonts w:cs="Times New Roman"/>
            <w:szCs w:val="24"/>
          </w:rPr>
          <w:t xml:space="preserve"> temperatura</w:t>
        </w:r>
      </w:ins>
      <w:ins w:id="4799" w:author="Camilo Andrés Díaz Gómez" w:date="2023-03-16T23:05:00Z">
        <w:r>
          <w:rPr>
            <w:rFonts w:cs="Times New Roman"/>
            <w:szCs w:val="24"/>
          </w:rPr>
          <w:t>. P</w:t>
        </w:r>
      </w:ins>
      <w:ins w:id="4800" w:author="Camilo Andrés Díaz Gómez" w:date="2023-03-16T23:04:00Z">
        <w:r w:rsidRPr="00440B06">
          <w:rPr>
            <w:rFonts w:cs="Times New Roman"/>
            <w:szCs w:val="24"/>
          </w:rPr>
          <w:t xml:space="preserve">rimero, se crea una figura de Matplotlib y un eje utilizando la función </w:t>
        </w:r>
        <w:proofErr w:type="spellStart"/>
        <w:r w:rsidRPr="00440B06">
          <w:rPr>
            <w:rFonts w:cs="Times New Roman"/>
            <w:szCs w:val="24"/>
          </w:rPr>
          <w:t>subplots</w:t>
        </w:r>
        <w:proofErr w:type="spellEnd"/>
        <w:r w:rsidRPr="00440B06">
          <w:rPr>
            <w:rFonts w:cs="Times New Roman"/>
            <w:szCs w:val="24"/>
          </w:rPr>
          <w:t xml:space="preserve">() de </w:t>
        </w:r>
        <w:proofErr w:type="spellStart"/>
        <w:r w:rsidRPr="00440B06">
          <w:rPr>
            <w:rFonts w:cs="Times New Roman"/>
            <w:szCs w:val="24"/>
          </w:rPr>
          <w:t>Matplotlib</w:t>
        </w:r>
        <w:proofErr w:type="spellEnd"/>
        <w:r w:rsidRPr="00440B06">
          <w:rPr>
            <w:rFonts w:cs="Times New Roman"/>
            <w:szCs w:val="24"/>
          </w:rPr>
          <w:t xml:space="preserve">, que devuelve una figura y un eje. Luego, se utiliza la función </w:t>
        </w:r>
        <w:proofErr w:type="spellStart"/>
        <w:r w:rsidRPr="00440B06">
          <w:rPr>
            <w:rFonts w:cs="Times New Roman"/>
            <w:szCs w:val="24"/>
          </w:rPr>
          <w:t>plot</w:t>
        </w:r>
        <w:proofErr w:type="spellEnd"/>
        <w:r w:rsidRPr="00440B06">
          <w:rPr>
            <w:rFonts w:cs="Times New Roman"/>
            <w:szCs w:val="24"/>
          </w:rPr>
          <w:t xml:space="preserve">() de Pandas para crear un gráfico de dispersión en el eje creado anteriormente, utilizando la columna "Temperatura" como variable en el eje y </w:t>
        </w:r>
        <w:proofErr w:type="spellStart"/>
        <w:r w:rsidRPr="00440B06">
          <w:rPr>
            <w:rFonts w:cs="Times New Roman"/>
            <w:szCs w:val="24"/>
          </w:rPr>
          <w:t>y</w:t>
        </w:r>
        <w:proofErr w:type="spellEnd"/>
        <w:r w:rsidRPr="00440B06">
          <w:rPr>
            <w:rFonts w:cs="Times New Roman"/>
            <w:szCs w:val="24"/>
          </w:rPr>
          <w:t xml:space="preserve"> la columna "Hora" como variable en el eje x.</w:t>
        </w:r>
      </w:ins>
    </w:p>
    <w:p w14:paraId="025830FA" w14:textId="77777777" w:rsidR="0052426F" w:rsidRDefault="0052426F" w:rsidP="00EE67FE">
      <w:pPr>
        <w:ind w:firstLine="708"/>
        <w:rPr>
          <w:ins w:id="4801" w:author="Steff Guzmán" w:date="2023-03-23T19:33:00Z"/>
          <w:rFonts w:cs="Times New Roman"/>
          <w:szCs w:val="24"/>
        </w:rPr>
      </w:pPr>
    </w:p>
    <w:p w14:paraId="69E58DCC" w14:textId="3AED68D9" w:rsidR="0052426F" w:rsidRPr="00440B06" w:rsidRDefault="0052426F">
      <w:pPr>
        <w:ind w:firstLine="708"/>
        <w:jc w:val="center"/>
        <w:rPr>
          <w:ins w:id="4802" w:author="Camilo Andrés Díaz Gómez" w:date="2023-03-16T23:04:00Z"/>
          <w:rFonts w:cs="Times New Roman"/>
          <w:szCs w:val="24"/>
        </w:rPr>
        <w:pPrChange w:id="4803" w:author="Steff Guzmán" w:date="2023-03-23T19:33:00Z">
          <w:pPr>
            <w:ind w:firstLine="708"/>
          </w:pPr>
        </w:pPrChange>
      </w:pPr>
      <w:ins w:id="4804" w:author="Steff Guzmán" w:date="2023-03-23T19:33:00Z">
        <w:r>
          <w:rPr>
            <w:noProof/>
          </w:rPr>
          <w:drawing>
            <wp:inline distT="0" distB="0" distL="0" distR="0" wp14:anchorId="40DC179C" wp14:editId="3AF814CB">
              <wp:extent cx="5612130" cy="1317625"/>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6155"/>
                      <a:stretch/>
                    </pic:blipFill>
                    <pic:spPr bwMode="auto">
                      <a:xfrm>
                        <a:off x="0" y="0"/>
                        <a:ext cx="5612130" cy="1317625"/>
                      </a:xfrm>
                      <a:prstGeom prst="rect">
                        <a:avLst/>
                      </a:prstGeom>
                      <a:ln>
                        <a:noFill/>
                      </a:ln>
                      <a:extLst>
                        <a:ext uri="{53640926-AAD7-44D8-BBD7-CCE9431645EC}">
                          <a14:shadowObscured xmlns:a14="http://schemas.microsoft.com/office/drawing/2010/main"/>
                        </a:ext>
                      </a:extLst>
                    </pic:spPr>
                  </pic:pic>
                </a:graphicData>
              </a:graphic>
            </wp:inline>
          </w:drawing>
        </w:r>
      </w:ins>
    </w:p>
    <w:p w14:paraId="29AA4162" w14:textId="77777777" w:rsidR="00440B06" w:rsidRPr="00440B06" w:rsidRDefault="00440B06" w:rsidP="00EE67FE">
      <w:pPr>
        <w:ind w:firstLine="708"/>
        <w:rPr>
          <w:ins w:id="4805" w:author="Camilo Andrés Díaz Gómez" w:date="2023-03-16T23:04:00Z"/>
          <w:rFonts w:cs="Times New Roman"/>
          <w:szCs w:val="24"/>
        </w:rPr>
      </w:pPr>
    </w:p>
    <w:p w14:paraId="078501DF" w14:textId="26946A14" w:rsidR="00124BF5" w:rsidRDefault="00440B06" w:rsidP="00EE67FE">
      <w:pPr>
        <w:ind w:firstLine="708"/>
        <w:rPr>
          <w:ins w:id="4806" w:author="JHONATAN MAURICIO VILLARREAL CORREDOR" w:date="2023-03-22T22:04:00Z"/>
          <w:rFonts w:cs="Times New Roman"/>
          <w:szCs w:val="24"/>
        </w:rPr>
      </w:pPr>
      <w:ins w:id="4807" w:author="Camilo Andrés Díaz Gómez" w:date="2023-03-16T23:04:00Z">
        <w:r w:rsidRPr="00440B06">
          <w:rPr>
            <w:rFonts w:cs="Times New Roman"/>
            <w:szCs w:val="24"/>
          </w:rPr>
          <w:t xml:space="preserve">Después, se ajusta el gráfico utilizando funciones de Matplotlib, estableciendo la etiqueta del eje x con </w:t>
        </w:r>
        <w:proofErr w:type="spellStart"/>
        <w:r w:rsidRPr="00440B06">
          <w:rPr>
            <w:rFonts w:cs="Times New Roman"/>
            <w:szCs w:val="24"/>
          </w:rPr>
          <w:t>set_xlabel</w:t>
        </w:r>
        <w:proofErr w:type="spellEnd"/>
        <w:r w:rsidRPr="00440B06">
          <w:rPr>
            <w:rFonts w:cs="Times New Roman"/>
            <w:szCs w:val="24"/>
          </w:rPr>
          <w:t xml:space="preserve">(), ajustando el tamaño y la separación de las marcas en los ejes con </w:t>
        </w:r>
        <w:proofErr w:type="spellStart"/>
        <w:r w:rsidRPr="00440B06">
          <w:rPr>
            <w:rFonts w:cs="Times New Roman"/>
            <w:szCs w:val="24"/>
          </w:rPr>
          <w:t>tick_params</w:t>
        </w:r>
        <w:proofErr w:type="spellEnd"/>
        <w:r w:rsidRPr="00440B06">
          <w:rPr>
            <w:rFonts w:cs="Times New Roman"/>
            <w:szCs w:val="24"/>
          </w:rPr>
          <w:t xml:space="preserve">(), y estableciendo el título del gráfico con </w:t>
        </w:r>
        <w:proofErr w:type="spellStart"/>
        <w:r w:rsidRPr="00440B06">
          <w:rPr>
            <w:rFonts w:cs="Times New Roman"/>
            <w:szCs w:val="24"/>
          </w:rPr>
          <w:t>suptitle</w:t>
        </w:r>
        <w:proofErr w:type="spellEnd"/>
        <w:r w:rsidRPr="00440B06">
          <w:rPr>
            <w:rFonts w:cs="Times New Roman"/>
            <w:szCs w:val="24"/>
          </w:rPr>
          <w:t>().</w:t>
        </w:r>
      </w:ins>
      <w:ins w:id="4808" w:author="Steff Guzmán" w:date="2023-03-23T19:34:00Z">
        <w:r w:rsidR="0052426F">
          <w:rPr>
            <w:rFonts w:cs="Times New Roman"/>
            <w:szCs w:val="24"/>
          </w:rPr>
          <w:t xml:space="preserve"> Para observar detalladamente el diagrama de correlación obtenido en la figura ante</w:t>
        </w:r>
      </w:ins>
      <w:ins w:id="4809" w:author="Steff Guzmán" w:date="2023-03-23T19:35:00Z">
        <w:r w:rsidR="0052426F">
          <w:rPr>
            <w:rFonts w:cs="Times New Roman"/>
            <w:szCs w:val="24"/>
          </w:rPr>
          <w:t>rior ver Anexo….</w:t>
        </w:r>
      </w:ins>
    </w:p>
    <w:p w14:paraId="1FC70BDB" w14:textId="6BE76090" w:rsidR="00563D8E" w:rsidRDefault="00563D8E" w:rsidP="00EE67FE">
      <w:pPr>
        <w:ind w:firstLine="708"/>
        <w:rPr>
          <w:ins w:id="4810" w:author="JHONATAN MAURICIO VILLARREAL CORREDOR" w:date="2023-03-22T22:04:00Z"/>
          <w:rFonts w:cs="Times New Roman"/>
          <w:szCs w:val="24"/>
        </w:rPr>
      </w:pPr>
    </w:p>
    <w:p w14:paraId="2670623C" w14:textId="37192713" w:rsidR="00563D8E" w:rsidRPr="00563D8E" w:rsidDel="0052426F" w:rsidRDefault="00563D8E" w:rsidP="00EE67FE">
      <w:pPr>
        <w:ind w:firstLine="708"/>
        <w:rPr>
          <w:ins w:id="4811" w:author="Camilo Andrés Díaz Gómez" w:date="2023-03-16T22:39:00Z"/>
          <w:del w:id="4812" w:author="Steff Guzmán" w:date="2023-03-23T19:35:00Z"/>
          <w:rFonts w:cs="Times New Roman"/>
          <w:color w:val="FF0000"/>
          <w:szCs w:val="24"/>
          <w:rPrChange w:id="4813" w:author="JHONATAN MAURICIO VILLARREAL CORREDOR" w:date="2023-03-22T22:06:00Z">
            <w:rPr>
              <w:ins w:id="4814" w:author="Camilo Andrés Díaz Gómez" w:date="2023-03-16T22:39:00Z"/>
              <w:del w:id="4815" w:author="Steff Guzmán" w:date="2023-03-23T19:35:00Z"/>
              <w:rFonts w:cs="Times New Roman"/>
              <w:szCs w:val="24"/>
            </w:rPr>
          </w:rPrChange>
        </w:rPr>
      </w:pPr>
      <w:ins w:id="4816" w:author="JHONATAN MAURICIO VILLARREAL CORREDOR" w:date="2023-03-22T22:04:00Z">
        <w:del w:id="4817" w:author="Steff Guzmán" w:date="2023-03-23T19:35:00Z">
          <w:r w:rsidRPr="00563D8E" w:rsidDel="0052426F">
            <w:rPr>
              <w:rFonts w:cs="Times New Roman"/>
              <w:color w:val="FF0000"/>
              <w:szCs w:val="24"/>
              <w:rPrChange w:id="4818" w:author="JHONATAN MAURICIO VILLARREAL CORREDOR" w:date="2023-03-22T22:06:00Z">
                <w:rPr>
                  <w:rFonts w:cs="Times New Roman"/>
                  <w:szCs w:val="24"/>
                </w:rPr>
              </w:rPrChange>
            </w:rPr>
            <w:delText>D</w:delText>
          </w:r>
        </w:del>
      </w:ins>
      <w:ins w:id="4819" w:author="JHONATAN MAURICIO VILLARREAL CORREDOR" w:date="2023-03-22T22:05:00Z">
        <w:del w:id="4820" w:author="Steff Guzmán" w:date="2023-03-23T19:35:00Z">
          <w:r w:rsidRPr="00563D8E" w:rsidDel="0052426F">
            <w:rPr>
              <w:rFonts w:cs="Times New Roman"/>
              <w:color w:val="FF0000"/>
              <w:szCs w:val="24"/>
              <w:rPrChange w:id="4821" w:author="JHONATAN MAURICIO VILLARREAL CORREDOR" w:date="2023-03-22T22:06:00Z">
                <w:rPr>
                  <w:rFonts w:cs="Times New Roman"/>
                  <w:szCs w:val="24"/>
                </w:rPr>
              </w:rPrChange>
            </w:rPr>
            <w:delText>e</w:delText>
          </w:r>
        </w:del>
      </w:ins>
      <w:ins w:id="4822" w:author="JHONATAN MAURICIO VILLARREAL CORREDOR" w:date="2023-03-22T22:04:00Z">
        <w:del w:id="4823" w:author="Steff Guzmán" w:date="2023-03-23T19:35:00Z">
          <w:r w:rsidRPr="00563D8E" w:rsidDel="0052426F">
            <w:rPr>
              <w:rFonts w:cs="Times New Roman"/>
              <w:color w:val="FF0000"/>
              <w:szCs w:val="24"/>
              <w:rPrChange w:id="4824" w:author="JHONATAN MAURICIO VILLARREAL CORREDOR" w:date="2023-03-22T22:06:00Z">
                <w:rPr>
                  <w:rFonts w:cs="Times New Roman"/>
                  <w:szCs w:val="24"/>
                </w:rPr>
              </w:rPrChange>
            </w:rPr>
            <w:delText xml:space="preserve"> </w:delText>
          </w:r>
        </w:del>
      </w:ins>
      <w:ins w:id="4825" w:author="JHONATAN MAURICIO VILLARREAL CORREDOR" w:date="2023-03-22T22:05:00Z">
        <w:del w:id="4826" w:author="Steff Guzmán" w:date="2023-03-23T19:35:00Z">
          <w:r w:rsidRPr="00563D8E" w:rsidDel="0052426F">
            <w:rPr>
              <w:rFonts w:cs="Times New Roman"/>
              <w:color w:val="FF0000"/>
              <w:szCs w:val="24"/>
              <w:rPrChange w:id="4827" w:author="JHONATAN MAURICIO VILLARREAL CORREDOR" w:date="2023-03-22T22:06:00Z">
                <w:rPr>
                  <w:rFonts w:cs="Times New Roman"/>
                  <w:szCs w:val="24"/>
                </w:rPr>
              </w:rPrChange>
            </w:rPr>
            <w:delText xml:space="preserve">igual forma desea obtener un ejemplo del </w:delText>
          </w:r>
        </w:del>
      </w:ins>
      <w:ins w:id="4828" w:author="JHONATAN MAURICIO VILLARREAL CORREDOR" w:date="2023-03-22T22:06:00Z">
        <w:del w:id="4829" w:author="Steff Guzmán" w:date="2023-03-23T19:35:00Z">
          <w:r w:rsidRPr="00563D8E" w:rsidDel="0052426F">
            <w:rPr>
              <w:rFonts w:cs="Times New Roman"/>
              <w:color w:val="FF0000"/>
              <w:szCs w:val="24"/>
              <w:rPrChange w:id="4830" w:author="JHONATAN MAURICIO VILLARREAL CORREDOR" w:date="2023-03-22T22:06:00Z">
                <w:rPr>
                  <w:rFonts w:cs="Times New Roman"/>
                  <w:szCs w:val="24"/>
                </w:rPr>
              </w:rPrChange>
            </w:rPr>
            <w:delText>diagrama</w:delText>
          </w:r>
        </w:del>
      </w:ins>
      <w:ins w:id="4831" w:author="JHONATAN MAURICIO VILLARREAL CORREDOR" w:date="2023-03-22T22:05:00Z">
        <w:del w:id="4832" w:author="Steff Guzmán" w:date="2023-03-23T19:35:00Z">
          <w:r w:rsidRPr="00563D8E" w:rsidDel="0052426F">
            <w:rPr>
              <w:rFonts w:cs="Times New Roman"/>
              <w:color w:val="FF0000"/>
              <w:szCs w:val="24"/>
              <w:rPrChange w:id="4833" w:author="JHONATAN MAURICIO VILLARREAL CORREDOR" w:date="2023-03-22T22:06:00Z">
                <w:rPr>
                  <w:rFonts w:cs="Times New Roman"/>
                  <w:szCs w:val="24"/>
                </w:rPr>
              </w:rPrChange>
            </w:rPr>
            <w:delText xml:space="preserve"> de </w:delText>
          </w:r>
        </w:del>
      </w:ins>
      <w:ins w:id="4834" w:author="JHONATAN MAURICIO VILLARREAL CORREDOR" w:date="2023-03-22T22:06:00Z">
        <w:del w:id="4835" w:author="Steff Guzmán" w:date="2023-03-23T19:35:00Z">
          <w:r w:rsidRPr="00563D8E" w:rsidDel="0052426F">
            <w:rPr>
              <w:rFonts w:cs="Times New Roman"/>
              <w:color w:val="FF0000"/>
              <w:szCs w:val="24"/>
              <w:rPrChange w:id="4836" w:author="JHONATAN MAURICIO VILLARREAL CORREDOR" w:date="2023-03-22T22:06:00Z">
                <w:rPr>
                  <w:rFonts w:cs="Times New Roman"/>
                  <w:szCs w:val="24"/>
                </w:rPr>
              </w:rPrChange>
            </w:rPr>
            <w:delText>correlación</w:delText>
          </w:r>
        </w:del>
      </w:ins>
      <w:ins w:id="4837" w:author="JHONATAN MAURICIO VILLARREAL CORREDOR" w:date="2023-03-22T22:05:00Z">
        <w:del w:id="4838" w:author="Steff Guzmán" w:date="2023-03-23T19:35:00Z">
          <w:r w:rsidRPr="00563D8E" w:rsidDel="0052426F">
            <w:rPr>
              <w:rFonts w:cs="Times New Roman"/>
              <w:color w:val="FF0000"/>
              <w:szCs w:val="24"/>
              <w:rPrChange w:id="4839" w:author="JHONATAN MAURICIO VILLARREAL CORREDOR" w:date="2023-03-22T22:06:00Z">
                <w:rPr>
                  <w:rFonts w:cs="Times New Roman"/>
                  <w:szCs w:val="24"/>
                </w:rPr>
              </w:rPrChange>
            </w:rPr>
            <w:delText xml:space="preserve"> para poder </w:delText>
          </w:r>
        </w:del>
      </w:ins>
      <w:ins w:id="4840" w:author="JHONATAN MAURICIO VILLARREAL CORREDOR" w:date="2023-03-22T22:06:00Z">
        <w:del w:id="4841" w:author="Steff Guzmán" w:date="2023-03-23T19:35:00Z">
          <w:r w:rsidRPr="00563D8E" w:rsidDel="0052426F">
            <w:rPr>
              <w:rFonts w:cs="Times New Roman"/>
              <w:color w:val="FF0000"/>
              <w:szCs w:val="24"/>
              <w:rPrChange w:id="4842" w:author="JHONATAN MAURICIO VILLARREAL CORREDOR" w:date="2023-03-22T22:06:00Z">
                <w:rPr>
                  <w:rFonts w:cs="Times New Roman"/>
                  <w:szCs w:val="24"/>
                </w:rPr>
              </w:rPrChange>
            </w:rPr>
            <w:delText>observar</w:delText>
          </w:r>
        </w:del>
      </w:ins>
      <w:ins w:id="4843" w:author="JHONATAN MAURICIO VILLARREAL CORREDOR" w:date="2023-03-22T22:05:00Z">
        <w:del w:id="4844" w:author="Steff Guzmán" w:date="2023-03-23T19:35:00Z">
          <w:r w:rsidRPr="00563D8E" w:rsidDel="0052426F">
            <w:rPr>
              <w:rFonts w:cs="Times New Roman"/>
              <w:color w:val="FF0000"/>
              <w:szCs w:val="24"/>
              <w:rPrChange w:id="4845" w:author="JHONATAN MAURICIO VILLARREAL CORREDOR" w:date="2023-03-22T22:06:00Z">
                <w:rPr>
                  <w:rFonts w:cs="Times New Roman"/>
                  <w:szCs w:val="24"/>
                </w:rPr>
              </w:rPrChange>
            </w:rPr>
            <w:delText xml:space="preserve"> mejor los elementos utilizados se puede dirigir al Anexo</w:delText>
          </w:r>
        </w:del>
      </w:ins>
      <w:ins w:id="4846" w:author="JHONATAN MAURICIO VILLARREAL CORREDOR" w:date="2023-03-22T22:07:00Z">
        <w:del w:id="4847" w:author="Steff Guzmán" w:date="2023-03-23T19:35:00Z">
          <w:r w:rsidDel="0052426F">
            <w:rPr>
              <w:rFonts w:cs="Times New Roman"/>
              <w:color w:val="FF0000"/>
              <w:szCs w:val="24"/>
            </w:rPr>
            <w:delText>5</w:delText>
          </w:r>
        </w:del>
      </w:ins>
      <w:ins w:id="4848" w:author="JHONATAN MAURICIO VILLARREAL CORREDOR" w:date="2023-03-22T22:06:00Z">
        <w:del w:id="4849" w:author="Steff Guzmán" w:date="2023-03-23T19:35:00Z">
          <w:r w:rsidDel="0052426F">
            <w:rPr>
              <w:rFonts w:cs="Times New Roman"/>
              <w:color w:val="FF0000"/>
              <w:szCs w:val="24"/>
            </w:rPr>
            <w:delText>(Mirar redacción y un poco de parla )</w:delText>
          </w:r>
        </w:del>
      </w:ins>
    </w:p>
    <w:p w14:paraId="100E23F6" w14:textId="782367E6" w:rsidR="00124BF5" w:rsidDel="0052426F" w:rsidRDefault="00124BF5" w:rsidP="00EE67FE">
      <w:pPr>
        <w:ind w:firstLine="708"/>
        <w:rPr>
          <w:ins w:id="4850" w:author="Camilo Andrés Díaz Gómez" w:date="2023-03-16T23:05:00Z"/>
          <w:del w:id="4851" w:author="Steff Guzmán" w:date="2023-03-23T19:35:00Z"/>
          <w:rFonts w:cs="Times New Roman"/>
          <w:szCs w:val="24"/>
        </w:rPr>
      </w:pPr>
    </w:p>
    <w:p w14:paraId="16C938A5" w14:textId="3C6426AE" w:rsidR="007F28DA" w:rsidRDefault="007F28DA">
      <w:pPr>
        <w:pStyle w:val="Ttulo5"/>
        <w:ind w:left="1416"/>
        <w:rPr>
          <w:ins w:id="4852" w:author="Camilo Andrés Díaz Gómez" w:date="2023-03-22T11:23:00Z"/>
          <w:rFonts w:ascii="Times New Roman" w:hAnsi="Times New Roman" w:cs="Times New Roman"/>
          <w:b/>
          <w:bCs/>
          <w:color w:val="auto"/>
        </w:rPr>
        <w:pPrChange w:id="4853" w:author="Camilo Andrés Díaz Gómez" w:date="2023-03-22T11:23:00Z">
          <w:pPr>
            <w:pStyle w:val="Ttulo5"/>
          </w:pPr>
        </w:pPrChange>
      </w:pPr>
      <w:ins w:id="4854" w:author="Camilo Andrés Díaz Gómez" w:date="2023-03-22T11:23:00Z">
        <w:r>
          <w:rPr>
            <w:rFonts w:ascii="Times New Roman" w:hAnsi="Times New Roman" w:cs="Times New Roman"/>
            <w:b/>
            <w:bCs/>
            <w:color w:val="auto"/>
          </w:rPr>
          <w:t>Diagrama de matriz de correlaciones</w:t>
        </w:r>
      </w:ins>
    </w:p>
    <w:p w14:paraId="692CA52B" w14:textId="77777777" w:rsidR="007F28DA" w:rsidRPr="007F28DA" w:rsidRDefault="007F28DA">
      <w:pPr>
        <w:rPr>
          <w:ins w:id="4855" w:author="Camilo Andrés Díaz Gómez" w:date="2023-03-22T11:23:00Z"/>
        </w:rPr>
        <w:pPrChange w:id="4856" w:author="Camilo Andrés Díaz Gómez" w:date="2023-03-22T11:23:00Z">
          <w:pPr>
            <w:ind w:firstLine="708"/>
            <w:jc w:val="center"/>
          </w:pPr>
        </w:pPrChange>
      </w:pPr>
    </w:p>
    <w:p w14:paraId="46034291" w14:textId="1D279607" w:rsidR="00440B06" w:rsidDel="0052426F" w:rsidRDefault="0052426F">
      <w:pPr>
        <w:ind w:firstLine="708"/>
        <w:jc w:val="center"/>
        <w:rPr>
          <w:ins w:id="4857" w:author="Camilo Andrés Díaz Gómez" w:date="2023-03-16T23:05:00Z"/>
          <w:del w:id="4858" w:author="Steff Guzmán" w:date="2023-03-23T19:35:00Z"/>
          <w:rFonts w:cs="Times New Roman"/>
          <w:szCs w:val="24"/>
        </w:rPr>
        <w:pPrChange w:id="4859" w:author="Camilo Andrés Díaz Gómez" w:date="2023-03-20T11:42:00Z">
          <w:pPr>
            <w:ind w:firstLine="708"/>
          </w:pPr>
        </w:pPrChange>
      </w:pPr>
      <w:ins w:id="4860" w:author="Steff Guzmán" w:date="2023-03-23T19:35:00Z">
        <w:r>
          <w:rPr>
            <w:rFonts w:cs="Times New Roman"/>
            <w:szCs w:val="24"/>
          </w:rPr>
          <w:t xml:space="preserve">En las </w:t>
        </w:r>
      </w:ins>
      <w:moveFromRangeStart w:id="4861" w:author="Steff Guzmán" w:date="2023-03-23T19:35:00Z" w:name="move130492546"/>
      <w:moveFrom w:id="4862" w:author="Steff Guzmán" w:date="2023-03-23T19:35:00Z">
        <w:ins w:id="4863" w:author="Camilo Andrés Díaz Gómez" w:date="2023-03-16T23:05:00Z">
          <w:r w:rsidR="00440B06" w:rsidDel="0052426F">
            <w:rPr>
              <w:noProof/>
            </w:rPr>
            <w:drawing>
              <wp:inline distT="0" distB="0" distL="0" distR="0" wp14:anchorId="4C6F4089" wp14:editId="7D168BC2">
                <wp:extent cx="4010025" cy="11329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4861"/>
    </w:p>
    <w:p w14:paraId="6CEDC9AD" w14:textId="46AEB814" w:rsidR="00440B06" w:rsidDel="0052426F" w:rsidRDefault="00440B06">
      <w:pPr>
        <w:ind w:firstLine="708"/>
        <w:jc w:val="center"/>
        <w:rPr>
          <w:ins w:id="4864" w:author="Camilo Andrés Díaz Gómez" w:date="2023-03-16T23:05:00Z"/>
          <w:del w:id="4865" w:author="Steff Guzmán" w:date="2023-03-23T19:35:00Z"/>
          <w:rFonts w:cs="Times New Roman"/>
          <w:szCs w:val="24"/>
        </w:rPr>
        <w:pPrChange w:id="4866" w:author="Steff Guzmán" w:date="2023-03-23T19:35:00Z">
          <w:pPr>
            <w:ind w:firstLine="708"/>
          </w:pPr>
        </w:pPrChange>
      </w:pPr>
    </w:p>
    <w:p w14:paraId="5077C234" w14:textId="15C6F3B8" w:rsidR="00440B06" w:rsidRDefault="00440B06">
      <w:pPr>
        <w:ind w:left="708" w:firstLine="708"/>
        <w:rPr>
          <w:ins w:id="4867" w:author="Steff Guzmán" w:date="2023-03-23T19:39:00Z"/>
          <w:rFonts w:cs="Times New Roman"/>
          <w:szCs w:val="24"/>
        </w:rPr>
      </w:pPr>
      <w:ins w:id="4868" w:author="Camilo Andrés Díaz Gómez" w:date="2023-03-16T23:06:00Z">
        <w:del w:id="4869" w:author="Steff Guzmán" w:date="2023-03-23T19:35:00Z">
          <w:r w:rsidRPr="00440B06" w:rsidDel="0052426F">
            <w:rPr>
              <w:rFonts w:cs="Times New Roman"/>
              <w:szCs w:val="24"/>
            </w:rPr>
            <w:delText xml:space="preserve">Estas </w:delText>
          </w:r>
        </w:del>
        <w:r w:rsidRPr="00440B06">
          <w:rPr>
            <w:rFonts w:cs="Times New Roman"/>
            <w:szCs w:val="24"/>
          </w:rPr>
          <w:t>líneas</w:t>
        </w:r>
      </w:ins>
      <w:ins w:id="4870" w:author="Steff Guzmán" w:date="2023-03-23T19:35:00Z">
        <w:r w:rsidR="0052426F">
          <w:rPr>
            <w:rFonts w:cs="Times New Roman"/>
            <w:szCs w:val="24"/>
          </w:rPr>
          <w:t xml:space="preserve"> mostradas en la </w:t>
        </w:r>
        <w:r w:rsidR="0052426F" w:rsidRPr="0052426F">
          <w:rPr>
            <w:rFonts w:cs="Times New Roman"/>
            <w:szCs w:val="24"/>
            <w:highlight w:val="yellow"/>
            <w:rPrChange w:id="4871" w:author="Steff Guzmán" w:date="2023-03-23T19:35:00Z">
              <w:rPr>
                <w:rFonts w:cs="Times New Roman"/>
                <w:szCs w:val="24"/>
              </w:rPr>
            </w:rPrChange>
          </w:rPr>
          <w:t>Figura …</w:t>
        </w:r>
      </w:ins>
      <w:ins w:id="4872" w:author="Camilo Andrés Díaz Gómez" w:date="2023-03-16T23:06:00Z">
        <w:r w:rsidRPr="00440B06">
          <w:rPr>
            <w:rFonts w:cs="Times New Roman"/>
            <w:szCs w:val="24"/>
          </w:rPr>
          <w:t xml:space="preserve"> </w:t>
        </w:r>
      </w:ins>
      <w:ins w:id="4873" w:author="Steff Guzmán" w:date="2023-03-23T19:36:00Z">
        <w:r w:rsidR="0052426F">
          <w:rPr>
            <w:rFonts w:cs="Times New Roman"/>
            <w:szCs w:val="24"/>
          </w:rPr>
          <w:t xml:space="preserve">se </w:t>
        </w:r>
      </w:ins>
      <w:ins w:id="4874" w:author="Camilo Andrés Díaz Gómez" w:date="2023-03-16T23:06:00Z">
        <w:del w:id="4875" w:author="Steff Guzmán" w:date="2023-03-23T19:36:00Z">
          <w:r w:rsidRPr="00440B06" w:rsidDel="0052426F">
            <w:rPr>
              <w:rFonts w:cs="Times New Roman"/>
              <w:szCs w:val="24"/>
            </w:rPr>
            <w:delText xml:space="preserve">de código </w:delText>
          </w:r>
        </w:del>
        <w:r w:rsidRPr="00440B06">
          <w:rPr>
            <w:rFonts w:cs="Times New Roman"/>
            <w:szCs w:val="24"/>
          </w:rPr>
          <w:t>calcula</w:t>
        </w:r>
        <w:del w:id="4876" w:author="Steff Guzmán" w:date="2023-03-23T19:36:00Z">
          <w:r w:rsidRPr="00440B06" w:rsidDel="0052426F">
            <w:rPr>
              <w:rFonts w:cs="Times New Roman"/>
              <w:szCs w:val="24"/>
            </w:rPr>
            <w:delText>n</w:delText>
          </w:r>
        </w:del>
        <w:r w:rsidRPr="00440B06">
          <w:rPr>
            <w:rFonts w:cs="Times New Roman"/>
            <w:szCs w:val="24"/>
          </w:rPr>
          <w:t xml:space="preserve"> la matriz de correlación de Spearman entre las diferentes variables en el </w:t>
        </w:r>
        <w:proofErr w:type="spellStart"/>
        <w:r w:rsidRPr="00440B06">
          <w:rPr>
            <w:rFonts w:cs="Times New Roman"/>
            <w:szCs w:val="24"/>
          </w:rPr>
          <w:t>DataFrame</w:t>
        </w:r>
        <w:proofErr w:type="spellEnd"/>
        <w:r w:rsidRPr="00440B06">
          <w:rPr>
            <w:rFonts w:cs="Times New Roman"/>
            <w:szCs w:val="24"/>
          </w:rPr>
          <w:t xml:space="preserve"> </w:t>
        </w:r>
        <w:proofErr w:type="spellStart"/>
        <w:r w:rsidRPr="00440B06">
          <w:rPr>
            <w:rFonts w:cs="Times New Roman"/>
            <w:szCs w:val="24"/>
          </w:rPr>
          <w:t>df</w:t>
        </w:r>
        <w:proofErr w:type="spellEnd"/>
        <w:r w:rsidRPr="00440B06">
          <w:rPr>
            <w:rFonts w:cs="Times New Roman"/>
            <w:szCs w:val="24"/>
          </w:rPr>
          <w:t>. La correlación de Spearman es una medida no paramétrica de la correlación entre dos variables. Se utiliza cuando las variables no tienen una distribución normal o cuando los datos son ordinales en lugar de continuos.</w:t>
        </w:r>
      </w:ins>
    </w:p>
    <w:p w14:paraId="71A650A5" w14:textId="46D8381A" w:rsidR="007760E0" w:rsidRDefault="007760E0" w:rsidP="007760E0">
      <w:pPr>
        <w:ind w:left="708" w:firstLine="708"/>
        <w:rPr>
          <w:ins w:id="4877" w:author="Steff Guzmán" w:date="2023-03-23T19:39:00Z"/>
          <w:rFonts w:cs="Times New Roman"/>
          <w:szCs w:val="24"/>
        </w:rPr>
      </w:pPr>
      <w:ins w:id="4878" w:author="Steff Guzmán" w:date="2023-03-23T19:39:00Z">
        <w:r w:rsidRPr="00440B06">
          <w:rPr>
            <w:rFonts w:cs="Times New Roman"/>
            <w:szCs w:val="24"/>
          </w:rPr>
          <w:t xml:space="preserve">La función </w:t>
        </w:r>
        <w:proofErr w:type="spellStart"/>
        <w:r w:rsidRPr="00440B06">
          <w:rPr>
            <w:rFonts w:cs="Times New Roman"/>
            <w:szCs w:val="24"/>
          </w:rPr>
          <w:t>corr</w:t>
        </w:r>
        <w:proofErr w:type="spellEnd"/>
        <w:r w:rsidRPr="00440B06">
          <w:rPr>
            <w:rFonts w:cs="Times New Roman"/>
            <w:szCs w:val="24"/>
          </w:rPr>
          <w:t>()</w:t>
        </w:r>
        <w:r>
          <w:rPr>
            <w:rFonts w:cs="Times New Roman"/>
            <w:szCs w:val="24"/>
          </w:rPr>
          <w:t xml:space="preserve"> </w:t>
        </w:r>
      </w:ins>
      <w:ins w:id="4879" w:author="Steff Guzmán" w:date="2023-03-23T19:40:00Z">
        <w:r w:rsidRPr="007760E0">
          <w:rPr>
            <w:rFonts w:cs="Times New Roman"/>
            <w:szCs w:val="24"/>
            <w:highlight w:val="yellow"/>
            <w:rPrChange w:id="4880" w:author="Steff Guzmán" w:date="2023-03-23T19:40:00Z">
              <w:rPr>
                <w:rFonts w:cs="Times New Roman"/>
                <w:szCs w:val="24"/>
              </w:rPr>
            </w:rPrChange>
          </w:rPr>
          <w:t>(ver Figura)</w:t>
        </w:r>
      </w:ins>
      <w:ins w:id="4881" w:author="Steff Guzmán" w:date="2023-03-23T19:39:00Z">
        <w:r w:rsidRPr="00440B06">
          <w:rPr>
            <w:rFonts w:cs="Times New Roman"/>
            <w:szCs w:val="24"/>
          </w:rPr>
          <w:t xml:space="preserve">es utilizada para calcular la matriz de correlación, y el argumento </w:t>
        </w:r>
        <w:proofErr w:type="spellStart"/>
        <w:r w:rsidRPr="00440B06">
          <w:rPr>
            <w:rFonts w:cs="Times New Roman"/>
            <w:szCs w:val="24"/>
          </w:rPr>
          <w:t>method</w:t>
        </w:r>
        <w:proofErr w:type="spellEnd"/>
        <w:r w:rsidRPr="00440B06">
          <w:rPr>
            <w:rFonts w:cs="Times New Roman"/>
            <w:szCs w:val="24"/>
          </w:rPr>
          <w:t xml:space="preserve"> se establece en '</w:t>
        </w:r>
        <w:proofErr w:type="spellStart"/>
        <w:r w:rsidRPr="00440B06">
          <w:rPr>
            <w:rFonts w:cs="Times New Roman"/>
            <w:szCs w:val="24"/>
          </w:rPr>
          <w:t>spearman</w:t>
        </w:r>
        <w:proofErr w:type="spellEnd"/>
        <w:r w:rsidRPr="00440B06">
          <w:rPr>
            <w:rFonts w:cs="Times New Roman"/>
            <w:szCs w:val="24"/>
          </w:rPr>
          <w:t xml:space="preserve">' para calcular la correlación de Spearman en lugar de la correlación de Pearson predeterminada. La matriz resultante es una tabla que muestra la correlación entre todas las combinaciones de pares de variables en el </w:t>
        </w:r>
        <w:proofErr w:type="spellStart"/>
        <w:r w:rsidRPr="00440B06">
          <w:rPr>
            <w:rFonts w:cs="Times New Roman"/>
            <w:szCs w:val="24"/>
          </w:rPr>
          <w:t>DataFrame</w:t>
        </w:r>
        <w:proofErr w:type="spellEnd"/>
        <w:r w:rsidRPr="00440B06">
          <w:rPr>
            <w:rFonts w:cs="Times New Roman"/>
            <w:szCs w:val="24"/>
          </w:rPr>
          <w:t>.</w:t>
        </w:r>
      </w:ins>
    </w:p>
    <w:p w14:paraId="0C80895A" w14:textId="77777777" w:rsidR="007760E0" w:rsidRDefault="007760E0">
      <w:pPr>
        <w:ind w:left="708" w:firstLine="708"/>
        <w:rPr>
          <w:ins w:id="4882" w:author="Steff Guzmán" w:date="2023-03-23T19:35:00Z"/>
          <w:rFonts w:cs="Times New Roman"/>
          <w:szCs w:val="24"/>
        </w:rPr>
      </w:pPr>
    </w:p>
    <w:p w14:paraId="7A0172F3" w14:textId="470D6E8B" w:rsidR="0052426F" w:rsidRPr="00440B06" w:rsidRDefault="0052426F">
      <w:pPr>
        <w:ind w:left="708" w:firstLine="708"/>
        <w:rPr>
          <w:ins w:id="4883" w:author="Camilo Andrés Díaz Gómez" w:date="2023-03-16T23:06:00Z"/>
          <w:rFonts w:cs="Times New Roman"/>
          <w:szCs w:val="24"/>
        </w:rPr>
        <w:pPrChange w:id="4884" w:author="Camilo Andrés Díaz Gómez" w:date="2023-03-22T11:23:00Z">
          <w:pPr>
            <w:ind w:firstLine="708"/>
          </w:pPr>
        </w:pPrChange>
      </w:pPr>
      <w:moveToRangeStart w:id="4885" w:author="Steff Guzmán" w:date="2023-03-23T19:35:00Z" w:name="move130492546"/>
      <w:moveTo w:id="4886" w:author="Steff Guzmán" w:date="2023-03-23T19:35:00Z">
        <w:r>
          <w:rPr>
            <w:noProof/>
          </w:rPr>
          <w:drawing>
            <wp:inline distT="0" distB="0" distL="0" distR="0" wp14:anchorId="6956AAB4" wp14:editId="3CDF9DEC">
              <wp:extent cx="4010025" cy="113291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47"/>
                      <a:stretch/>
                    </pic:blipFill>
                    <pic:spPr bwMode="auto">
                      <a:xfrm>
                        <a:off x="0" y="0"/>
                        <a:ext cx="4010025" cy="1132915"/>
                      </a:xfrm>
                      <a:prstGeom prst="rect">
                        <a:avLst/>
                      </a:prstGeom>
                      <a:ln>
                        <a:noFill/>
                      </a:ln>
                      <a:extLst>
                        <a:ext uri="{53640926-AAD7-44D8-BBD7-CCE9431645EC}">
                          <a14:shadowObscured xmlns:a14="http://schemas.microsoft.com/office/drawing/2010/main"/>
                        </a:ext>
                      </a:extLst>
                    </pic:spPr>
                  </pic:pic>
                </a:graphicData>
              </a:graphic>
            </wp:inline>
          </w:drawing>
        </w:r>
      </w:moveTo>
      <w:moveToRangeEnd w:id="4885"/>
    </w:p>
    <w:p w14:paraId="1D621345" w14:textId="77777777" w:rsidR="00440B06" w:rsidRPr="00440B06" w:rsidRDefault="00440B06" w:rsidP="00EE67FE">
      <w:pPr>
        <w:ind w:firstLine="708"/>
        <w:rPr>
          <w:ins w:id="4887" w:author="Camilo Andrés Díaz Gómez" w:date="2023-03-16T23:06:00Z"/>
          <w:rFonts w:cs="Times New Roman"/>
          <w:szCs w:val="24"/>
        </w:rPr>
      </w:pPr>
    </w:p>
    <w:p w14:paraId="08609190" w14:textId="51C3BEAB" w:rsidR="00440B06" w:rsidDel="007760E0" w:rsidRDefault="007760E0">
      <w:pPr>
        <w:ind w:left="708" w:firstLine="708"/>
        <w:rPr>
          <w:ins w:id="4888" w:author="Camilo Andrés Díaz Gómez" w:date="2023-03-16T23:05:00Z"/>
          <w:del w:id="4889" w:author="Steff Guzmán" w:date="2023-03-23T19:39:00Z"/>
          <w:rFonts w:cs="Times New Roman"/>
          <w:szCs w:val="24"/>
        </w:rPr>
        <w:pPrChange w:id="4890" w:author="Camilo Andrés Díaz Gómez" w:date="2023-03-22T11:23:00Z">
          <w:pPr>
            <w:ind w:firstLine="708"/>
          </w:pPr>
        </w:pPrChange>
      </w:pPr>
      <w:ins w:id="4891" w:author="Steff Guzmán" w:date="2023-03-23T19:42:00Z">
        <w:r>
          <w:rPr>
            <w:rFonts w:cs="Times New Roman"/>
            <w:szCs w:val="24"/>
          </w:rPr>
          <w:t xml:space="preserve">Para genera un mapa de </w:t>
        </w:r>
      </w:ins>
      <w:ins w:id="4892" w:author="Camilo Andrés Díaz Gómez" w:date="2023-03-16T23:06:00Z">
        <w:del w:id="4893" w:author="Steff Guzmán" w:date="2023-03-23T19:39:00Z">
          <w:r w:rsidR="00440B06" w:rsidRPr="00440B06" w:rsidDel="007760E0">
            <w:rPr>
              <w:rFonts w:cs="Times New Roman"/>
              <w:szCs w:val="24"/>
            </w:rPr>
            <w:delText>La función corr() es utilizada para calcular la matriz de correlación, y el argumento method se establece en 'spearman' para calcular la correlación de Spearman en lugar de la correlación de Pearson predeterminada. La matriz resultante es una tabla que muestra la correlación entre todas las combinaciones de pares de variables en el DataFrame.</w:delText>
          </w:r>
        </w:del>
      </w:ins>
    </w:p>
    <w:p w14:paraId="4AA96914" w14:textId="04F92DE3" w:rsidR="00440B06" w:rsidDel="007760E0" w:rsidRDefault="00440B06" w:rsidP="00EE67FE">
      <w:pPr>
        <w:ind w:firstLine="708"/>
        <w:rPr>
          <w:ins w:id="4894" w:author="Camilo Andrés Díaz Gómez" w:date="2023-03-16T23:07:00Z"/>
          <w:del w:id="4895" w:author="Steff Guzmán" w:date="2023-03-23T19:39:00Z"/>
          <w:rFonts w:cs="Times New Roman"/>
          <w:szCs w:val="24"/>
        </w:rPr>
      </w:pPr>
    </w:p>
    <w:p w14:paraId="369A3CE7" w14:textId="787CCEF6" w:rsidR="00440B06" w:rsidDel="007760E0" w:rsidRDefault="00440B06">
      <w:pPr>
        <w:ind w:firstLine="708"/>
        <w:jc w:val="center"/>
        <w:rPr>
          <w:ins w:id="4896" w:author="Camilo Andrés Díaz Gómez" w:date="2023-03-16T23:07:00Z"/>
          <w:del w:id="4897" w:author="Steff Guzmán" w:date="2023-03-23T19:39:00Z"/>
          <w:rFonts w:cs="Times New Roman"/>
          <w:szCs w:val="24"/>
        </w:rPr>
        <w:pPrChange w:id="4898" w:author="Camilo Andrés Díaz Gómez" w:date="2023-03-20T11:42:00Z">
          <w:pPr>
            <w:ind w:firstLine="708"/>
          </w:pPr>
        </w:pPrChange>
      </w:pPr>
      <w:moveFromRangeStart w:id="4899" w:author="Steff Guzmán" w:date="2023-03-23T19:39:00Z" w:name="move130492806"/>
      <w:moveFrom w:id="4900" w:author="Steff Guzmán" w:date="2023-03-23T19:39:00Z">
        <w:ins w:id="4901" w:author="Camilo Andrés Díaz Gómez" w:date="2023-03-16T23:07:00Z">
          <w:r w:rsidDel="007760E0">
            <w:rPr>
              <w:noProof/>
            </w:rPr>
            <w:drawing>
              <wp:inline distT="0" distB="0" distL="0" distR="0" wp14:anchorId="63173077" wp14:editId="22D15CA2">
                <wp:extent cx="4438650" cy="10858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ins>
      </w:moveFrom>
      <w:moveFromRangeEnd w:id="4899"/>
    </w:p>
    <w:p w14:paraId="5F3CDA8F" w14:textId="36EFBF56" w:rsidR="00440B06" w:rsidDel="007760E0" w:rsidRDefault="00440B06">
      <w:pPr>
        <w:ind w:firstLine="708"/>
        <w:jc w:val="center"/>
        <w:rPr>
          <w:ins w:id="4902" w:author="Camilo Andrés Díaz Gómez" w:date="2023-03-16T23:07:00Z"/>
          <w:del w:id="4903" w:author="Steff Guzmán" w:date="2023-03-23T19:39:00Z"/>
          <w:rFonts w:cs="Times New Roman"/>
          <w:szCs w:val="24"/>
        </w:rPr>
        <w:pPrChange w:id="4904" w:author="Steff Guzmán" w:date="2023-03-23T19:39:00Z">
          <w:pPr>
            <w:ind w:firstLine="708"/>
          </w:pPr>
        </w:pPrChange>
      </w:pPr>
    </w:p>
    <w:p w14:paraId="5918102F" w14:textId="2CF8BB9A" w:rsidR="00F44EC0" w:rsidRDefault="00440B06">
      <w:pPr>
        <w:ind w:left="708" w:firstLine="708"/>
        <w:rPr>
          <w:ins w:id="4905" w:author="Steff Guzmán" w:date="2023-03-23T19:47:00Z"/>
          <w:rFonts w:cs="Times New Roman"/>
          <w:szCs w:val="24"/>
        </w:rPr>
      </w:pPr>
      <w:ins w:id="4906" w:author="Camilo Andrés Díaz Gómez" w:date="2023-03-16T23:07:00Z">
        <w:del w:id="4907" w:author="Steff Guzmán" w:date="2023-03-23T19:43:00Z">
          <w:r w:rsidRPr="00440B06" w:rsidDel="007760E0">
            <w:rPr>
              <w:rFonts w:cs="Times New Roman"/>
              <w:szCs w:val="24"/>
            </w:rPr>
            <w:delText xml:space="preserve">Estas líneas de código generan un mapa de </w:delText>
          </w:r>
        </w:del>
        <w:r w:rsidRPr="00440B06">
          <w:rPr>
            <w:rFonts w:cs="Times New Roman"/>
            <w:szCs w:val="24"/>
          </w:rPr>
          <w:t xml:space="preserve">calor de la matriz de correlación </w:t>
        </w:r>
        <w:proofErr w:type="spellStart"/>
        <w:r w:rsidRPr="00440B06">
          <w:rPr>
            <w:rFonts w:cs="Times New Roman"/>
            <w:szCs w:val="24"/>
          </w:rPr>
          <w:t>contamina_cor</w:t>
        </w:r>
      </w:ins>
      <w:proofErr w:type="spellEnd"/>
      <w:ins w:id="4908" w:author="Steff Guzmán" w:date="2023-03-23T19:43:00Z">
        <w:r w:rsidR="007760E0">
          <w:rPr>
            <w:rFonts w:cs="Times New Roman"/>
            <w:szCs w:val="24"/>
          </w:rPr>
          <w:t>,</w:t>
        </w:r>
      </w:ins>
      <w:ins w:id="4909" w:author="Camilo Andrés Díaz Gómez" w:date="2023-03-16T23:07:00Z">
        <w:r w:rsidRPr="00440B06">
          <w:rPr>
            <w:rFonts w:cs="Times New Roman"/>
            <w:szCs w:val="24"/>
          </w:rPr>
          <w:t xml:space="preserve"> </w:t>
        </w:r>
      </w:ins>
      <w:ins w:id="4910" w:author="Steff Guzmán" w:date="2023-03-23T19:43:00Z">
        <w:r w:rsidR="007760E0">
          <w:rPr>
            <w:rFonts w:cs="Times New Roman"/>
            <w:szCs w:val="24"/>
          </w:rPr>
          <w:t xml:space="preserve">se </w:t>
        </w:r>
      </w:ins>
      <w:ins w:id="4911" w:author="Camilo Andrés Díaz Gómez" w:date="2023-03-16T23:07:00Z">
        <w:r w:rsidRPr="00440B06">
          <w:rPr>
            <w:rFonts w:cs="Times New Roman"/>
            <w:szCs w:val="24"/>
          </w:rPr>
          <w:t>utiliza</w:t>
        </w:r>
        <w:del w:id="4912" w:author="Steff Guzmán" w:date="2023-03-23T19:43:00Z">
          <w:r w:rsidRPr="00440B06" w:rsidDel="007760E0">
            <w:rPr>
              <w:rFonts w:cs="Times New Roman"/>
              <w:szCs w:val="24"/>
            </w:rPr>
            <w:delText>ndo</w:delText>
          </w:r>
        </w:del>
        <w:r w:rsidRPr="00440B06">
          <w:rPr>
            <w:rFonts w:cs="Times New Roman"/>
            <w:szCs w:val="24"/>
          </w:rPr>
          <w:t xml:space="preserve"> la biblioteca </w:t>
        </w:r>
        <w:proofErr w:type="spellStart"/>
        <w:r w:rsidRPr="00440B06">
          <w:rPr>
            <w:rFonts w:cs="Times New Roman"/>
            <w:szCs w:val="24"/>
          </w:rPr>
          <w:t>seaborn</w:t>
        </w:r>
        <w:proofErr w:type="spellEnd"/>
        <w:r w:rsidRPr="00440B06">
          <w:rPr>
            <w:rFonts w:cs="Times New Roman"/>
            <w:szCs w:val="24"/>
          </w:rPr>
          <w:t>. El mapa de calor muestra la relación entre cada par de variables en el conjunto de datos utilizando un gradiente de color. La intensidad del color indica la fuerza y dirección de la correlación entre las variables</w:t>
        </w:r>
        <w:del w:id="4913" w:author="Steff Guzmán" w:date="2023-03-23T19:46:00Z">
          <w:r w:rsidRPr="00440B06" w:rsidDel="007760E0">
            <w:rPr>
              <w:rFonts w:cs="Times New Roman"/>
              <w:szCs w:val="24"/>
            </w:rPr>
            <w:delText>.</w:delText>
          </w:r>
        </w:del>
      </w:ins>
      <w:ins w:id="4914" w:author="Steff Guzmán" w:date="2023-03-23T19:45:00Z">
        <w:r w:rsidR="007760E0">
          <w:rPr>
            <w:rFonts w:cs="Times New Roman"/>
            <w:szCs w:val="24"/>
          </w:rPr>
          <w:t xml:space="preserve"> (Ver Anexo </w:t>
        </w:r>
      </w:ins>
      <w:ins w:id="4915" w:author="Steff Guzmán" w:date="2023-03-23T19:46:00Z">
        <w:r w:rsidR="007760E0">
          <w:rPr>
            <w:rFonts w:cs="Times New Roman"/>
            <w:szCs w:val="24"/>
          </w:rPr>
          <w:t>6).</w:t>
        </w:r>
      </w:ins>
      <w:ins w:id="4916" w:author="JHONATAN MAURICIO VILLARREAL CORREDOR" w:date="2023-03-22T22:12:00Z">
        <w:del w:id="4917" w:author="Steff Guzmán" w:date="2023-03-23T19:45:00Z">
          <w:r w:rsidR="00F44EC0" w:rsidRPr="00F44EC0" w:rsidDel="007760E0">
            <w:rPr>
              <w:rFonts w:cs="Times New Roman"/>
              <w:color w:val="FF0000"/>
              <w:szCs w:val="24"/>
              <w:rPrChange w:id="4918" w:author="JHONATAN MAURICIO VILLARREAL CORREDOR" w:date="2023-03-22T22:13:00Z">
                <w:rPr>
                  <w:rFonts w:cs="Times New Roman"/>
                  <w:szCs w:val="24"/>
                </w:rPr>
              </w:rPrChange>
            </w:rPr>
            <w:delText xml:space="preserve">Si desea obtener el mapa de </w:delText>
          </w:r>
        </w:del>
      </w:ins>
      <w:ins w:id="4919" w:author="JHONATAN MAURICIO VILLARREAL CORREDOR" w:date="2023-03-22T22:13:00Z">
        <w:del w:id="4920" w:author="Steff Guzmán" w:date="2023-03-23T19:45:00Z">
          <w:r w:rsidR="00F44EC0" w:rsidRPr="00F44EC0" w:rsidDel="007760E0">
            <w:rPr>
              <w:rFonts w:cs="Times New Roman"/>
              <w:color w:val="FF0000"/>
              <w:szCs w:val="24"/>
              <w:rPrChange w:id="4921" w:author="JHONATAN MAURICIO VILLARREAL CORREDOR" w:date="2023-03-22T22:13:00Z">
                <w:rPr>
                  <w:rFonts w:cs="Times New Roman"/>
                  <w:szCs w:val="24"/>
                </w:rPr>
              </w:rPrChange>
            </w:rPr>
            <w:delText>correlación lo podrá encontrar en el Anexo 6</w:delText>
          </w:r>
        </w:del>
      </w:ins>
      <w:ins w:id="4922" w:author="JHONATAN MAURICIO VILLARREAL CORREDOR" w:date="2023-03-22T22:14:00Z">
        <w:del w:id="4923" w:author="Steff Guzmán" w:date="2023-03-23T19:45:00Z">
          <w:r w:rsidR="00F44EC0" w:rsidDel="007760E0">
            <w:rPr>
              <w:rFonts w:cs="Times New Roman"/>
              <w:color w:val="FF0000"/>
              <w:szCs w:val="24"/>
            </w:rPr>
            <w:delText>un poco mas de parla)</w:delText>
          </w:r>
        </w:del>
      </w:ins>
    </w:p>
    <w:p w14:paraId="331401A5" w14:textId="77777777" w:rsidR="007760E0" w:rsidRDefault="007760E0" w:rsidP="007760E0">
      <w:pPr>
        <w:ind w:left="708" w:firstLine="708"/>
        <w:rPr>
          <w:ins w:id="4924" w:author="Steff Guzmán" w:date="2023-03-23T19:47:00Z"/>
          <w:rFonts w:cs="Times New Roman"/>
          <w:szCs w:val="24"/>
        </w:rPr>
      </w:pPr>
      <w:ins w:id="4925" w:author="Steff Guzmán" w:date="2023-03-23T19:47:00Z">
        <w:r w:rsidRPr="00440B06">
          <w:rPr>
            <w:rFonts w:cs="Times New Roman"/>
            <w:szCs w:val="24"/>
          </w:rPr>
          <w:t xml:space="preserve">El argumento </w:t>
        </w:r>
        <w:proofErr w:type="spellStart"/>
        <w:r w:rsidRPr="00440B06">
          <w:rPr>
            <w:rFonts w:cs="Times New Roman"/>
            <w:szCs w:val="24"/>
          </w:rPr>
          <w:t>xticklabels</w:t>
        </w:r>
        <w:proofErr w:type="spellEnd"/>
        <w:r w:rsidRPr="00440B06">
          <w:rPr>
            <w:rFonts w:cs="Times New Roman"/>
            <w:szCs w:val="24"/>
          </w:rPr>
          <w:t xml:space="preserve"> especifica las etiquetas para los marcadores en el eje x, y </w:t>
        </w:r>
        <w:proofErr w:type="spellStart"/>
        <w:r w:rsidRPr="00440B06">
          <w:rPr>
            <w:rFonts w:cs="Times New Roman"/>
            <w:szCs w:val="24"/>
          </w:rPr>
          <w:t>yticklabels</w:t>
        </w:r>
        <w:proofErr w:type="spellEnd"/>
        <w:r w:rsidRPr="00440B06">
          <w:rPr>
            <w:rFonts w:cs="Times New Roman"/>
            <w:szCs w:val="24"/>
          </w:rPr>
          <w:t xml:space="preserve"> especifica las etiquetas para los marcadores en el eje y. El argumento </w:t>
        </w:r>
        <w:proofErr w:type="spellStart"/>
        <w:r w:rsidRPr="00440B06">
          <w:rPr>
            <w:rFonts w:cs="Times New Roman"/>
            <w:szCs w:val="24"/>
          </w:rPr>
          <w:t>cmap</w:t>
        </w:r>
        <w:proofErr w:type="spellEnd"/>
        <w:r w:rsidRPr="00440B06">
          <w:rPr>
            <w:rFonts w:cs="Times New Roman"/>
            <w:szCs w:val="24"/>
          </w:rPr>
          <w:t xml:space="preserve"> especifica la paleta de colores utilizada para el mapa de calor. En este caso, se utiliza la paleta de colores "</w:t>
        </w:r>
        <w:proofErr w:type="spellStart"/>
        <w:r w:rsidRPr="00440B06">
          <w:rPr>
            <w:rFonts w:cs="Times New Roman"/>
            <w:szCs w:val="24"/>
          </w:rPr>
          <w:t>coolwarm</w:t>
        </w:r>
        <w:proofErr w:type="spellEnd"/>
        <w:r w:rsidRPr="00440B06">
          <w:rPr>
            <w:rFonts w:cs="Times New Roman"/>
            <w:szCs w:val="24"/>
          </w:rPr>
          <w:t>", que va desde azul frío a rojo cálido.</w:t>
        </w:r>
      </w:ins>
    </w:p>
    <w:p w14:paraId="5D41BC90" w14:textId="77777777" w:rsidR="007760E0" w:rsidRDefault="007760E0">
      <w:pPr>
        <w:ind w:left="708" w:firstLine="708"/>
        <w:rPr>
          <w:ins w:id="4926" w:author="Steff Guzmán" w:date="2023-03-23T19:46:00Z"/>
          <w:rFonts w:cs="Times New Roman"/>
          <w:szCs w:val="24"/>
        </w:rPr>
      </w:pPr>
    </w:p>
    <w:p w14:paraId="623BA81A" w14:textId="77777777" w:rsidR="007760E0" w:rsidRPr="00440B06" w:rsidRDefault="007760E0">
      <w:pPr>
        <w:ind w:left="708" w:firstLine="708"/>
        <w:rPr>
          <w:ins w:id="4927" w:author="Camilo Andrés Díaz Gómez" w:date="2023-03-16T23:07:00Z"/>
          <w:rFonts w:cs="Times New Roman"/>
          <w:szCs w:val="24"/>
        </w:rPr>
        <w:pPrChange w:id="4928" w:author="JHONATAN MAURICIO VILLARREAL CORREDOR" w:date="2023-03-22T22:13:00Z">
          <w:pPr>
            <w:ind w:firstLine="708"/>
          </w:pPr>
        </w:pPrChange>
      </w:pPr>
    </w:p>
    <w:p w14:paraId="29DC0B22" w14:textId="316D1E9C" w:rsidR="00440B06" w:rsidRDefault="007760E0" w:rsidP="007760E0">
      <w:pPr>
        <w:ind w:firstLine="708"/>
        <w:jc w:val="center"/>
        <w:rPr>
          <w:ins w:id="4929" w:author="Steff Guzmán" w:date="2023-03-23T19:46:00Z"/>
          <w:rFonts w:cs="Times New Roman"/>
          <w:szCs w:val="24"/>
        </w:rPr>
      </w:pPr>
      <w:moveToRangeStart w:id="4930" w:author="Steff Guzmán" w:date="2023-03-23T19:39:00Z" w:name="move130492806"/>
      <w:moveTo w:id="4931" w:author="Steff Guzmán" w:date="2023-03-23T19:39:00Z">
        <w:r>
          <w:rPr>
            <w:noProof/>
          </w:rPr>
          <w:drawing>
            <wp:inline distT="0" distB="0" distL="0" distR="0" wp14:anchorId="5DF7BEC2" wp14:editId="045E08A6">
              <wp:extent cx="4438650" cy="10858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085850"/>
                      </a:xfrm>
                      <a:prstGeom prst="rect">
                        <a:avLst/>
                      </a:prstGeom>
                    </pic:spPr>
                  </pic:pic>
                </a:graphicData>
              </a:graphic>
            </wp:inline>
          </w:drawing>
        </w:r>
      </w:moveTo>
      <w:moveToRangeEnd w:id="4930"/>
    </w:p>
    <w:p w14:paraId="423C01DE" w14:textId="77777777" w:rsidR="007760E0" w:rsidRPr="00440B06" w:rsidRDefault="007760E0">
      <w:pPr>
        <w:ind w:firstLine="708"/>
        <w:jc w:val="center"/>
        <w:rPr>
          <w:ins w:id="4932" w:author="Camilo Andrés Díaz Gómez" w:date="2023-03-16T23:07:00Z"/>
          <w:rFonts w:cs="Times New Roman"/>
          <w:szCs w:val="24"/>
        </w:rPr>
        <w:pPrChange w:id="4933" w:author="Steff Guzmán" w:date="2023-03-23T19:39:00Z">
          <w:pPr>
            <w:ind w:firstLine="708"/>
          </w:pPr>
        </w:pPrChange>
      </w:pPr>
    </w:p>
    <w:p w14:paraId="7C7D290E" w14:textId="305EF5B9" w:rsidR="00440B06" w:rsidDel="007760E0" w:rsidRDefault="00440B06">
      <w:pPr>
        <w:rPr>
          <w:ins w:id="4934" w:author="Camilo Andrés Díaz Gómez" w:date="2023-03-16T23:07:00Z"/>
          <w:del w:id="4935" w:author="Steff Guzmán" w:date="2023-03-23T19:46:00Z"/>
          <w:rFonts w:cs="Times New Roman"/>
          <w:szCs w:val="24"/>
        </w:rPr>
        <w:pPrChange w:id="4936" w:author="Steff Guzmán" w:date="2023-03-23T19:46:00Z">
          <w:pPr>
            <w:ind w:firstLine="708"/>
          </w:pPr>
        </w:pPrChange>
      </w:pPr>
      <w:ins w:id="4937" w:author="Camilo Andrés Díaz Gómez" w:date="2023-03-16T23:07:00Z">
        <w:del w:id="4938" w:author="Steff Guzmán" w:date="2023-03-23T19:46:00Z">
          <w:r w:rsidRPr="00440B06" w:rsidDel="007760E0">
            <w:rPr>
              <w:rFonts w:cs="Times New Roman"/>
              <w:szCs w:val="24"/>
            </w:rPr>
            <w:delText>El argumento xticklabels especifica las etiquetas para los marcadores en el eje x, y yticklabels especifica las etiquetas para los marcadores en el eje y. El argumento cmap especifica la paleta de colores utilizada para el mapa de calor. En este caso, se utiliza la paleta de colores "coolwarm", que va desde azul frío a rojo cálido.</w:delText>
          </w:r>
        </w:del>
      </w:ins>
    </w:p>
    <w:p w14:paraId="497DBA8E" w14:textId="7DBA232A" w:rsidR="00440B06" w:rsidDel="00E45F01" w:rsidRDefault="00440B06">
      <w:pPr>
        <w:ind w:left="708" w:firstLine="708"/>
        <w:rPr>
          <w:del w:id="4939" w:author="Steff Guzmán" w:date="2023-03-23T19:49:00Z"/>
          <w:rFonts w:cs="Times New Roman"/>
          <w:szCs w:val="24"/>
        </w:rPr>
      </w:pPr>
    </w:p>
    <w:p w14:paraId="68E3FFC3" w14:textId="77777777" w:rsidR="00E45F01" w:rsidRDefault="00E45F01">
      <w:pPr>
        <w:rPr>
          <w:ins w:id="4940" w:author="Steff Guzmán" w:date="2023-03-23T19:49:00Z"/>
          <w:rFonts w:cs="Times New Roman"/>
          <w:szCs w:val="24"/>
        </w:rPr>
        <w:pPrChange w:id="4941" w:author="Steff Guzmán" w:date="2023-03-23T19:46:00Z">
          <w:pPr>
            <w:ind w:firstLine="708"/>
          </w:pPr>
        </w:pPrChange>
      </w:pPr>
    </w:p>
    <w:p w14:paraId="405890B6" w14:textId="602D0ECB" w:rsidR="006F513C" w:rsidDel="00E45F01" w:rsidRDefault="00440B06">
      <w:pPr>
        <w:ind w:firstLine="708"/>
        <w:jc w:val="center"/>
        <w:rPr>
          <w:ins w:id="4942" w:author="Camilo Andrés Díaz Gómez" w:date="2023-03-16T23:08:00Z"/>
          <w:del w:id="4943" w:author="Steff Guzmán" w:date="2023-03-23T19:49:00Z"/>
          <w:rFonts w:cs="Times New Roman"/>
          <w:szCs w:val="24"/>
        </w:rPr>
        <w:pPrChange w:id="4944" w:author="Camilo Andrés Díaz Gómez" w:date="2023-03-20T11:43:00Z">
          <w:pPr>
            <w:ind w:firstLine="708"/>
          </w:pPr>
        </w:pPrChange>
      </w:pPr>
      <w:ins w:id="4945" w:author="Camilo Andrés Díaz Gómez" w:date="2023-03-16T23:08:00Z">
        <w:del w:id="4946" w:author="Steff Guzmán" w:date="2023-03-23T19:48:00Z">
          <w:r w:rsidDel="00E45F01">
            <w:rPr>
              <w:noProof/>
            </w:rPr>
            <w:drawing>
              <wp:inline distT="0" distB="0" distL="0" distR="0" wp14:anchorId="07A0E8E7" wp14:editId="3B9D7536">
                <wp:extent cx="5124450" cy="1133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del>
      </w:ins>
    </w:p>
    <w:p w14:paraId="4DD39A16" w14:textId="51B43FF8" w:rsidR="00440B06" w:rsidDel="00E45F01" w:rsidRDefault="00440B06">
      <w:pPr>
        <w:ind w:firstLine="708"/>
        <w:jc w:val="center"/>
        <w:rPr>
          <w:ins w:id="4947" w:author="Camilo Andrés Díaz Gómez" w:date="2023-03-16T23:08:00Z"/>
          <w:del w:id="4948" w:author="Steff Guzmán" w:date="2023-03-23T19:49:00Z"/>
          <w:rFonts w:cs="Times New Roman"/>
          <w:szCs w:val="24"/>
        </w:rPr>
        <w:pPrChange w:id="4949" w:author="Steff Guzmán" w:date="2023-03-23T19:49:00Z">
          <w:pPr>
            <w:ind w:firstLine="708"/>
          </w:pPr>
        </w:pPrChange>
      </w:pPr>
    </w:p>
    <w:p w14:paraId="4C155EF4" w14:textId="4F0CD67D" w:rsidR="00440B06" w:rsidRPr="00440B06" w:rsidDel="00E45F01" w:rsidRDefault="00440B06">
      <w:pPr>
        <w:ind w:left="708" w:firstLine="708"/>
        <w:rPr>
          <w:ins w:id="4950" w:author="Camilo Andrés Díaz Gómez" w:date="2023-03-16T23:08:00Z"/>
          <w:del w:id="4951" w:author="Steff Guzmán" w:date="2023-03-23T19:49:00Z"/>
          <w:rFonts w:cs="Times New Roman"/>
          <w:szCs w:val="24"/>
        </w:rPr>
        <w:pPrChange w:id="4952" w:author="Camilo Andrés Díaz Gómez" w:date="2023-03-22T11:24:00Z">
          <w:pPr>
            <w:ind w:firstLine="708"/>
          </w:pPr>
        </w:pPrChange>
      </w:pPr>
      <w:ins w:id="4953" w:author="Camilo Andrés Díaz Gómez" w:date="2023-03-16T23:08:00Z">
        <w:r w:rsidRPr="00440B06">
          <w:rPr>
            <w:rFonts w:cs="Times New Roman"/>
            <w:szCs w:val="24"/>
          </w:rPr>
          <w:t xml:space="preserve">La función </w:t>
        </w:r>
        <w:proofErr w:type="spellStart"/>
        <w:r w:rsidRPr="00440B06">
          <w:rPr>
            <w:rFonts w:cs="Times New Roman"/>
            <w:szCs w:val="24"/>
          </w:rPr>
          <w:t>corr_pair</w:t>
        </w:r>
        <w:proofErr w:type="spellEnd"/>
        <w:r w:rsidRPr="00440B06">
          <w:rPr>
            <w:rFonts w:cs="Times New Roman"/>
            <w:szCs w:val="24"/>
          </w:rPr>
          <w:t>()</w:t>
        </w:r>
        <w:r>
          <w:rPr>
            <w:rFonts w:cs="Times New Roman"/>
            <w:szCs w:val="24"/>
          </w:rPr>
          <w:t xml:space="preserve"> </w:t>
        </w:r>
        <w:r w:rsidRPr="00440B06">
          <w:rPr>
            <w:rFonts w:cs="Times New Roman"/>
            <w:szCs w:val="24"/>
          </w:rPr>
          <w:t xml:space="preserve">se utiliza para calcular la matriz de correlación entre todas las columnas numéricas del </w:t>
        </w:r>
        <w:proofErr w:type="spellStart"/>
        <w:r w:rsidRPr="00440B06">
          <w:rPr>
            <w:rFonts w:cs="Times New Roman"/>
            <w:szCs w:val="24"/>
          </w:rPr>
          <w:t>DataFrame</w:t>
        </w:r>
        <w:proofErr w:type="spellEnd"/>
        <w:r w:rsidRPr="00440B06">
          <w:rPr>
            <w:rFonts w:cs="Times New Roman"/>
            <w:szCs w:val="24"/>
          </w:rPr>
          <w:t xml:space="preserve"> </w:t>
        </w:r>
        <w:proofErr w:type="spellStart"/>
        <w:r w:rsidRPr="00440B06">
          <w:rPr>
            <w:rFonts w:cs="Times New Roman"/>
            <w:szCs w:val="24"/>
          </w:rPr>
          <w:t>df</w:t>
        </w:r>
        <w:proofErr w:type="spellEnd"/>
        <w:r w:rsidRPr="00440B06">
          <w:rPr>
            <w:rFonts w:cs="Times New Roman"/>
            <w:szCs w:val="24"/>
          </w:rPr>
          <w:t>. La salida es un nuevo DataFrame res que contiene las correlaciones entre cada par de columnas.</w:t>
        </w:r>
      </w:ins>
    </w:p>
    <w:p w14:paraId="6AE885D6" w14:textId="399808A4" w:rsidR="00440B06" w:rsidRPr="00440B06" w:rsidDel="00E45F01" w:rsidRDefault="00E45F01">
      <w:pPr>
        <w:ind w:left="708" w:firstLine="708"/>
        <w:rPr>
          <w:ins w:id="4954" w:author="Camilo Andrés Díaz Gómez" w:date="2023-03-16T23:08:00Z"/>
          <w:del w:id="4955" w:author="Steff Guzmán" w:date="2023-03-23T19:49:00Z"/>
          <w:rFonts w:cs="Times New Roman"/>
          <w:szCs w:val="24"/>
        </w:rPr>
        <w:pPrChange w:id="4956" w:author="Steff Guzmán" w:date="2023-03-23T19:49:00Z">
          <w:pPr>
            <w:ind w:firstLine="708"/>
          </w:pPr>
        </w:pPrChange>
      </w:pPr>
      <w:ins w:id="4957" w:author="Steff Guzmán" w:date="2023-03-23T19:49:00Z">
        <w:r>
          <w:rPr>
            <w:rFonts w:cs="Times New Roman"/>
            <w:szCs w:val="24"/>
          </w:rPr>
          <w:t xml:space="preserve"> La se</w:t>
        </w:r>
      </w:ins>
    </w:p>
    <w:p w14:paraId="4343F335" w14:textId="107377A4" w:rsidR="00440B06" w:rsidRDefault="00440B06">
      <w:pPr>
        <w:rPr>
          <w:ins w:id="4958" w:author="Steff Guzmán" w:date="2023-03-23T19:49:00Z"/>
          <w:rFonts w:cs="Times New Roman"/>
          <w:szCs w:val="24"/>
        </w:rPr>
        <w:pPrChange w:id="4959" w:author="Steff Guzmán" w:date="2023-03-23T19:49:00Z">
          <w:pPr>
            <w:ind w:left="708" w:firstLine="708"/>
          </w:pPr>
        </w:pPrChange>
      </w:pPr>
      <w:ins w:id="4960" w:author="Camilo Andrés Díaz Gómez" w:date="2023-03-16T23:08:00Z">
        <w:del w:id="4961" w:author="Steff Guzmán" w:date="2023-03-23T19:49:00Z">
          <w:r w:rsidRPr="00440B06" w:rsidDel="00E45F01">
            <w:rPr>
              <w:rFonts w:cs="Times New Roman"/>
              <w:szCs w:val="24"/>
            </w:rPr>
            <w:delText>La se</w:delText>
          </w:r>
        </w:del>
        <w:r w:rsidRPr="00440B06">
          <w:rPr>
            <w:rFonts w:cs="Times New Roman"/>
            <w:szCs w:val="24"/>
          </w:rPr>
          <w:t>gunda línea muestra las primeras filas de res, lo que permite visualizar algunas de las correlaciones calculadas</w:t>
        </w:r>
      </w:ins>
      <w:ins w:id="4962" w:author="Steff Guzmán" w:date="2023-03-23T19:49:00Z">
        <w:r w:rsidR="00E45F01">
          <w:rPr>
            <w:rFonts w:cs="Times New Roman"/>
            <w:szCs w:val="24"/>
          </w:rPr>
          <w:t xml:space="preserve"> </w:t>
        </w:r>
        <w:r w:rsidR="00E45F01" w:rsidRPr="00E45F01">
          <w:rPr>
            <w:rFonts w:cs="Times New Roman"/>
            <w:szCs w:val="24"/>
            <w:highlight w:val="yellow"/>
            <w:rPrChange w:id="4963" w:author="Steff Guzmán" w:date="2023-03-23T19:50:00Z">
              <w:rPr>
                <w:rFonts w:cs="Times New Roman"/>
                <w:szCs w:val="24"/>
              </w:rPr>
            </w:rPrChange>
          </w:rPr>
          <w:t>(Ver Figura</w:t>
        </w:r>
      </w:ins>
      <w:ins w:id="4964" w:author="Steff Guzmán" w:date="2023-03-23T19:50:00Z">
        <w:r w:rsidR="00E45F01" w:rsidRPr="00E45F01">
          <w:rPr>
            <w:rFonts w:cs="Times New Roman"/>
            <w:szCs w:val="24"/>
            <w:highlight w:val="yellow"/>
            <w:rPrChange w:id="4965" w:author="Steff Guzmán" w:date="2023-03-23T19:50:00Z">
              <w:rPr>
                <w:rFonts w:cs="Times New Roman"/>
                <w:szCs w:val="24"/>
              </w:rPr>
            </w:rPrChange>
          </w:rPr>
          <w:t>)</w:t>
        </w:r>
      </w:ins>
      <w:ins w:id="4966" w:author="Camilo Andrés Díaz Gómez" w:date="2023-03-16T23:08:00Z">
        <w:del w:id="4967" w:author="Steff Guzmán" w:date="2023-03-23T19:49:00Z">
          <w:r w:rsidRPr="00E45F01" w:rsidDel="00E45F01">
            <w:rPr>
              <w:rFonts w:cs="Times New Roman"/>
              <w:szCs w:val="24"/>
              <w:highlight w:val="yellow"/>
              <w:rPrChange w:id="4968" w:author="Steff Guzmán" w:date="2023-03-23T19:50:00Z">
                <w:rPr>
                  <w:rFonts w:cs="Times New Roman"/>
                  <w:szCs w:val="24"/>
                </w:rPr>
              </w:rPrChange>
            </w:rPr>
            <w:delText>.</w:delText>
          </w:r>
        </w:del>
      </w:ins>
    </w:p>
    <w:p w14:paraId="1413D233" w14:textId="4000B409" w:rsidR="00E45F01" w:rsidRDefault="00E45F01">
      <w:pPr>
        <w:ind w:left="708" w:firstLine="708"/>
        <w:rPr>
          <w:ins w:id="4969" w:author="Camilo Andrés Díaz Gómez" w:date="2023-03-16T23:08:00Z"/>
          <w:rFonts w:cs="Times New Roman"/>
          <w:szCs w:val="24"/>
        </w:rPr>
        <w:pPrChange w:id="4970" w:author="Camilo Andrés Díaz Gómez" w:date="2023-03-22T11:24:00Z">
          <w:pPr>
            <w:ind w:firstLine="708"/>
          </w:pPr>
        </w:pPrChange>
      </w:pPr>
      <w:ins w:id="4971" w:author="Steff Guzmán" w:date="2023-03-23T19:49:00Z">
        <w:r>
          <w:rPr>
            <w:noProof/>
          </w:rPr>
          <w:drawing>
            <wp:inline distT="0" distB="0" distL="0" distR="0" wp14:anchorId="76079216" wp14:editId="1B7C4783">
              <wp:extent cx="5124450" cy="1133475"/>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1133475"/>
                      </a:xfrm>
                      <a:prstGeom prst="rect">
                        <a:avLst/>
                      </a:prstGeom>
                    </pic:spPr>
                  </pic:pic>
                </a:graphicData>
              </a:graphic>
            </wp:inline>
          </w:drawing>
        </w:r>
      </w:ins>
    </w:p>
    <w:p w14:paraId="65BDF17D" w14:textId="0B61749E" w:rsidR="00440B06" w:rsidDel="00E45F01" w:rsidRDefault="00440B06" w:rsidP="00EE67FE">
      <w:pPr>
        <w:ind w:firstLine="708"/>
        <w:rPr>
          <w:ins w:id="4972" w:author="Camilo Andrés Díaz Gómez" w:date="2023-03-16T23:08:00Z"/>
          <w:del w:id="4973" w:author="Steff Guzmán" w:date="2023-03-23T19:50:00Z"/>
          <w:rFonts w:cs="Times New Roman"/>
          <w:szCs w:val="24"/>
        </w:rPr>
      </w:pPr>
    </w:p>
    <w:p w14:paraId="670267FB" w14:textId="34C38434" w:rsidR="00440B06" w:rsidDel="00E45F01" w:rsidRDefault="00440B06">
      <w:pPr>
        <w:rPr>
          <w:ins w:id="4974" w:author="Camilo Andrés Díaz Gómez" w:date="2023-03-16T23:09:00Z"/>
          <w:del w:id="4975" w:author="Steff Guzmán" w:date="2023-03-23T19:50:00Z"/>
          <w:rFonts w:cs="Times New Roman"/>
          <w:szCs w:val="24"/>
        </w:rPr>
        <w:pPrChange w:id="4976" w:author="Steff Guzmán" w:date="2023-03-23T19:50:00Z">
          <w:pPr>
            <w:ind w:firstLine="708"/>
          </w:pPr>
        </w:pPrChange>
      </w:pPr>
      <w:moveFromRangeStart w:id="4977" w:author="Steff Guzmán" w:date="2023-03-23T19:50:00Z" w:name="move130493446"/>
      <w:moveFrom w:id="4978" w:author="Steff Guzmán" w:date="2023-03-23T19:50:00Z">
        <w:ins w:id="4979" w:author="Camilo Andrés Díaz Gómez" w:date="2023-03-16T23:09:00Z">
          <w:r w:rsidDel="00E45F01">
            <w:rPr>
              <w:noProof/>
            </w:rPr>
            <w:drawing>
              <wp:inline distT="0" distB="0" distL="0" distR="0" wp14:anchorId="2E48AFE6" wp14:editId="36CEBD2C">
                <wp:extent cx="5612130" cy="60198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ins>
      </w:moveFrom>
      <w:moveFromRangeEnd w:id="4977"/>
    </w:p>
    <w:p w14:paraId="3B328AAC" w14:textId="4006517E" w:rsidR="00440B06" w:rsidRDefault="00440B06" w:rsidP="00EE67FE">
      <w:pPr>
        <w:ind w:firstLine="708"/>
        <w:rPr>
          <w:ins w:id="4980" w:author="Camilo Andrés Díaz Gómez" w:date="2023-03-16T23:09:00Z"/>
          <w:rFonts w:cs="Times New Roman"/>
          <w:szCs w:val="24"/>
        </w:rPr>
      </w:pPr>
    </w:p>
    <w:p w14:paraId="7555E225" w14:textId="3633C095" w:rsidR="00440B06" w:rsidRPr="00440B06" w:rsidDel="00E45F01" w:rsidRDefault="00E45F01">
      <w:pPr>
        <w:ind w:left="708" w:firstLine="708"/>
        <w:rPr>
          <w:ins w:id="4981" w:author="Camilo Andrés Díaz Gómez" w:date="2023-03-16T23:09:00Z"/>
          <w:del w:id="4982" w:author="Steff Guzmán" w:date="2023-03-23T19:50:00Z"/>
          <w:rFonts w:cs="Times New Roman"/>
          <w:szCs w:val="24"/>
        </w:rPr>
        <w:pPrChange w:id="4983" w:author="Camilo Andrés Díaz Gómez" w:date="2023-03-22T11:24:00Z">
          <w:pPr>
            <w:ind w:firstLine="708"/>
          </w:pPr>
        </w:pPrChange>
      </w:pPr>
      <w:ins w:id="4984" w:author="Steff Guzmán" w:date="2023-03-23T19:51:00Z">
        <w:r>
          <w:rPr>
            <w:rFonts w:cs="Times New Roman"/>
            <w:szCs w:val="24"/>
          </w:rPr>
          <w:t xml:space="preserve">El código de la </w:t>
        </w:r>
        <w:r w:rsidRPr="00E45F01">
          <w:rPr>
            <w:rFonts w:cs="Times New Roman"/>
            <w:szCs w:val="24"/>
            <w:highlight w:val="yellow"/>
            <w:rPrChange w:id="4985" w:author="Steff Guzmán" w:date="2023-03-23T19:51:00Z">
              <w:rPr>
                <w:rFonts w:cs="Times New Roman"/>
                <w:szCs w:val="24"/>
              </w:rPr>
            </w:rPrChange>
          </w:rPr>
          <w:t>Figura …..</w:t>
        </w:r>
        <w:r>
          <w:rPr>
            <w:rFonts w:cs="Times New Roman"/>
            <w:szCs w:val="24"/>
          </w:rPr>
          <w:t xml:space="preserve"> </w:t>
        </w:r>
      </w:ins>
      <w:ins w:id="4986" w:author="Camilo Andrés Díaz Gómez" w:date="2023-03-16T23:09:00Z">
        <w:del w:id="4987" w:author="Steff Guzmán" w:date="2023-03-23T19:51:00Z">
          <w:r w:rsidR="00440B06" w:rsidRPr="00440B06" w:rsidDel="00E45F01">
            <w:rPr>
              <w:rFonts w:cs="Times New Roman"/>
              <w:szCs w:val="24"/>
            </w:rPr>
            <w:delText>Est</w:delText>
          </w:r>
        </w:del>
        <w:del w:id="4988" w:author="Steff Guzmán" w:date="2023-03-23T19:50:00Z">
          <w:r w:rsidR="00440B06" w:rsidRPr="00440B06" w:rsidDel="00E45F01">
            <w:rPr>
              <w:rFonts w:cs="Times New Roman"/>
              <w:szCs w:val="24"/>
            </w:rPr>
            <w:delText xml:space="preserve">e </w:delText>
          </w:r>
        </w:del>
        <w:del w:id="4989" w:author="Steff Guzmán" w:date="2023-03-23T19:51:00Z">
          <w:r w:rsidR="00440B06" w:rsidRPr="00440B06" w:rsidDel="00E45F01">
            <w:rPr>
              <w:rFonts w:cs="Times New Roman"/>
              <w:szCs w:val="24"/>
            </w:rPr>
            <w:delText xml:space="preserve">código </w:delText>
          </w:r>
        </w:del>
        <w:r w:rsidR="00440B06" w:rsidRPr="00440B06">
          <w:rPr>
            <w:rFonts w:cs="Times New Roman"/>
            <w:szCs w:val="24"/>
          </w:rPr>
          <w:t>filtra las variables del DataFrame res que tienen alta correlación con la variable objetivo 'Temperatura', y las ordena en orden descendente según el valor de correlación.</w:t>
        </w:r>
      </w:ins>
      <w:ins w:id="4990" w:author="Steff Guzmán" w:date="2023-03-23T19:50:00Z">
        <w:r>
          <w:rPr>
            <w:rFonts w:cs="Times New Roman"/>
            <w:szCs w:val="24"/>
          </w:rPr>
          <w:t xml:space="preserve"> </w:t>
        </w:r>
      </w:ins>
    </w:p>
    <w:p w14:paraId="7AD19B27" w14:textId="77777777" w:rsidR="00440B06" w:rsidRPr="00440B06" w:rsidDel="00E45F01" w:rsidRDefault="00440B06" w:rsidP="00EE67FE">
      <w:pPr>
        <w:ind w:firstLine="708"/>
        <w:rPr>
          <w:ins w:id="4991" w:author="Camilo Andrés Díaz Gómez" w:date="2023-03-16T23:09:00Z"/>
          <w:del w:id="4992" w:author="Steff Guzmán" w:date="2023-03-23T19:50:00Z"/>
          <w:rFonts w:cs="Times New Roman"/>
          <w:szCs w:val="24"/>
        </w:rPr>
      </w:pPr>
    </w:p>
    <w:p w14:paraId="588EA0EB" w14:textId="7EBAF29A" w:rsidR="00E45F01" w:rsidRDefault="00440B06" w:rsidP="00E45F01">
      <w:pPr>
        <w:ind w:left="708" w:firstLine="708"/>
        <w:rPr>
          <w:ins w:id="4993" w:author="Steff Guzmán" w:date="2023-03-23T19:52:00Z"/>
          <w:rFonts w:cs="Times New Roman"/>
          <w:szCs w:val="24"/>
        </w:rPr>
      </w:pPr>
      <w:ins w:id="4994" w:author="Camilo Andrés Díaz Gómez" w:date="2023-03-16T23:09:00Z">
        <w:r w:rsidRPr="00440B06">
          <w:rPr>
            <w:rFonts w:cs="Times New Roman"/>
            <w:szCs w:val="24"/>
          </w:rPr>
          <w:t>La primera línea de código</w:t>
        </w:r>
      </w:ins>
      <w:ins w:id="4995" w:author="Camilo Andrés Díaz Gómez" w:date="2023-03-16T23:10:00Z">
        <w:r>
          <w:rPr>
            <w:rFonts w:cs="Times New Roman"/>
            <w:szCs w:val="24"/>
          </w:rPr>
          <w:t xml:space="preserve"> </w:t>
        </w:r>
      </w:ins>
      <w:ins w:id="4996" w:author="Camilo Andrés Díaz Gómez" w:date="2023-03-16T23:09:00Z">
        <w:r w:rsidRPr="00440B06">
          <w:rPr>
            <w:rFonts w:cs="Times New Roman"/>
            <w:szCs w:val="24"/>
          </w:rPr>
          <w:t xml:space="preserve">filtra las filas del DataFrame res que tienen el valor 'Temperatura' en la columna 'v2', es decir, filtra las variables que están altamente correlacionadas con la temperatura. Luego, se utiliza el método </w:t>
        </w:r>
        <w:proofErr w:type="spellStart"/>
        <w:r w:rsidRPr="00440B06">
          <w:rPr>
            <w:rFonts w:cs="Times New Roman"/>
            <w:szCs w:val="24"/>
          </w:rPr>
          <w:t>sort_values</w:t>
        </w:r>
        <w:proofErr w:type="spellEnd"/>
        <w:r w:rsidRPr="00440B06">
          <w:rPr>
            <w:rFonts w:cs="Times New Roman"/>
            <w:szCs w:val="24"/>
          </w:rPr>
          <w:t>() para ordenar el DataFrame resultante en orden descendente según el valor de correlación, que está almacenado en la columna 'R2'</w:t>
        </w:r>
      </w:ins>
      <w:ins w:id="4997" w:author="Steff Guzmán" w:date="2023-03-23T19:52:00Z">
        <w:r w:rsidR="00E45F01">
          <w:rPr>
            <w:rFonts w:cs="Times New Roman"/>
            <w:szCs w:val="24"/>
          </w:rPr>
          <w:t xml:space="preserve">. </w:t>
        </w:r>
      </w:ins>
      <w:ins w:id="4998" w:author="Camilo Andrés Díaz Gómez" w:date="2023-03-16T23:09:00Z">
        <w:del w:id="4999" w:author="Steff Guzmán" w:date="2023-03-23T19:50:00Z">
          <w:r w:rsidRPr="00440B06" w:rsidDel="00E45F01">
            <w:rPr>
              <w:rFonts w:cs="Times New Roman"/>
              <w:szCs w:val="24"/>
            </w:rPr>
            <w:delText>.</w:delText>
          </w:r>
        </w:del>
      </w:ins>
    </w:p>
    <w:p w14:paraId="40A0ABA0" w14:textId="77777777" w:rsidR="00E45F01" w:rsidRDefault="00E45F01" w:rsidP="00E45F01">
      <w:pPr>
        <w:ind w:left="708" w:firstLine="708"/>
        <w:rPr>
          <w:moveTo w:id="5000" w:author="Steff Guzmán" w:date="2023-03-23T19:52:00Z"/>
          <w:rFonts w:cs="Times New Roman"/>
          <w:szCs w:val="24"/>
        </w:rPr>
      </w:pPr>
      <w:moveToRangeStart w:id="5001" w:author="Steff Guzmán" w:date="2023-03-23T19:52:00Z" w:name="move130493551"/>
      <w:moveTo w:id="5002" w:author="Steff Guzmán" w:date="2023-03-23T19:52:00Z">
        <w:r w:rsidRPr="00440B06">
          <w:rPr>
            <w:rFonts w:cs="Times New Roman"/>
            <w:szCs w:val="24"/>
          </w:rPr>
          <w:t xml:space="preserve">El resultado es un </w:t>
        </w:r>
        <w:proofErr w:type="spellStart"/>
        <w:r w:rsidRPr="00440B06">
          <w:rPr>
            <w:rFonts w:cs="Times New Roman"/>
            <w:szCs w:val="24"/>
          </w:rPr>
          <w:t>DataFrame</w:t>
        </w:r>
        <w:proofErr w:type="spellEnd"/>
        <w:r w:rsidRPr="00440B06">
          <w:rPr>
            <w:rFonts w:cs="Times New Roman"/>
            <w:szCs w:val="24"/>
          </w:rPr>
          <w:t xml:space="preserve"> llamado </w:t>
        </w:r>
        <w:proofErr w:type="spellStart"/>
        <w:r w:rsidRPr="00440B06">
          <w:rPr>
            <w:rFonts w:cs="Times New Roman"/>
            <w:szCs w:val="24"/>
          </w:rPr>
          <w:t>res_target_ordered</w:t>
        </w:r>
        <w:proofErr w:type="spellEnd"/>
        <w:r w:rsidRPr="00440B06">
          <w:rPr>
            <w:rFonts w:cs="Times New Roman"/>
            <w:szCs w:val="24"/>
          </w:rPr>
          <w:t xml:space="preserve"> que contiene información sobre las variables del </w:t>
        </w:r>
        <w:proofErr w:type="spellStart"/>
        <w:r w:rsidRPr="00440B06">
          <w:rPr>
            <w:rFonts w:cs="Times New Roman"/>
            <w:szCs w:val="24"/>
          </w:rPr>
          <w:t>DataFrame</w:t>
        </w:r>
        <w:proofErr w:type="spellEnd"/>
        <w:r w:rsidRPr="00440B06">
          <w:rPr>
            <w:rFonts w:cs="Times New Roman"/>
            <w:szCs w:val="24"/>
          </w:rPr>
          <w:t xml:space="preserve"> original que tienen alta correlación con la temperatura, ordenadas por el valor de correlación.</w:t>
        </w:r>
      </w:moveTo>
    </w:p>
    <w:moveToRangeEnd w:id="5001"/>
    <w:p w14:paraId="64FA08DC" w14:textId="77777777" w:rsidR="00E45F01" w:rsidRDefault="00E45F01" w:rsidP="00E45F01">
      <w:pPr>
        <w:ind w:left="708" w:firstLine="708"/>
        <w:rPr>
          <w:ins w:id="5003" w:author="Steff Guzmán" w:date="2023-03-23T19:50:00Z"/>
          <w:rFonts w:cs="Times New Roman"/>
          <w:szCs w:val="24"/>
        </w:rPr>
      </w:pPr>
    </w:p>
    <w:p w14:paraId="2155A248" w14:textId="5C17B44F" w:rsidR="00E45F01" w:rsidRDefault="00E45F01" w:rsidP="00E45F01">
      <w:pPr>
        <w:ind w:left="708" w:firstLine="708"/>
        <w:rPr>
          <w:ins w:id="5004" w:author="Steff Guzmán" w:date="2023-03-23T19:50:00Z"/>
          <w:rFonts w:cs="Times New Roman"/>
          <w:szCs w:val="24"/>
        </w:rPr>
      </w:pPr>
    </w:p>
    <w:p w14:paraId="146D2B05" w14:textId="4732D023" w:rsidR="00E45F01" w:rsidRPr="00440B06" w:rsidRDefault="00E45F01">
      <w:pPr>
        <w:ind w:left="708" w:firstLine="708"/>
        <w:rPr>
          <w:ins w:id="5005" w:author="Camilo Andrés Díaz Gómez" w:date="2023-03-16T23:09:00Z"/>
          <w:rFonts w:cs="Times New Roman"/>
          <w:szCs w:val="24"/>
        </w:rPr>
        <w:pPrChange w:id="5006" w:author="Steff Guzmán" w:date="2023-03-23T19:50:00Z">
          <w:pPr>
            <w:ind w:firstLine="708"/>
          </w:pPr>
        </w:pPrChange>
      </w:pPr>
    </w:p>
    <w:p w14:paraId="0C5663AE" w14:textId="51EB510D" w:rsidR="00440B06" w:rsidRPr="00440B06" w:rsidRDefault="00E45F01" w:rsidP="00E45F01">
      <w:pPr>
        <w:ind w:firstLine="708"/>
        <w:rPr>
          <w:ins w:id="5007" w:author="Camilo Andrés Díaz Gómez" w:date="2023-03-16T23:09:00Z"/>
          <w:rFonts w:cs="Times New Roman"/>
          <w:szCs w:val="24"/>
        </w:rPr>
      </w:pPr>
      <w:moveToRangeStart w:id="5008" w:author="Steff Guzmán" w:date="2023-03-23T19:50:00Z" w:name="move130493446"/>
      <w:moveTo w:id="5009" w:author="Steff Guzmán" w:date="2023-03-23T19:50:00Z">
        <w:r>
          <w:rPr>
            <w:noProof/>
          </w:rPr>
          <w:drawing>
            <wp:inline distT="0" distB="0" distL="0" distR="0" wp14:anchorId="4B9148FF" wp14:editId="4760EF82">
              <wp:extent cx="5612130" cy="601980"/>
              <wp:effectExtent l="0" t="0" r="7620" b="76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7061"/>
                      <a:stretch/>
                    </pic:blipFill>
                    <pic:spPr bwMode="auto">
                      <a:xfrm>
                        <a:off x="0" y="0"/>
                        <a:ext cx="5612130" cy="601980"/>
                      </a:xfrm>
                      <a:prstGeom prst="rect">
                        <a:avLst/>
                      </a:prstGeom>
                      <a:ln>
                        <a:noFill/>
                      </a:ln>
                      <a:extLst>
                        <a:ext uri="{53640926-AAD7-44D8-BBD7-CCE9431645EC}">
                          <a14:shadowObscured xmlns:a14="http://schemas.microsoft.com/office/drawing/2010/main"/>
                        </a:ext>
                      </a:extLst>
                    </pic:spPr>
                  </pic:pic>
                </a:graphicData>
              </a:graphic>
            </wp:inline>
          </w:drawing>
        </w:r>
      </w:moveTo>
      <w:moveToRangeEnd w:id="5008"/>
    </w:p>
    <w:p w14:paraId="4D7113EF" w14:textId="51312FF2" w:rsidR="00440B06" w:rsidDel="00E45F01" w:rsidRDefault="00440B06">
      <w:pPr>
        <w:ind w:left="708" w:firstLine="708"/>
        <w:rPr>
          <w:ins w:id="5010" w:author="Camilo Andrés Díaz Gómez" w:date="2023-03-16T23:08:00Z"/>
          <w:moveFrom w:id="5011" w:author="Steff Guzmán" w:date="2023-03-23T19:52:00Z"/>
          <w:rFonts w:cs="Times New Roman"/>
          <w:szCs w:val="24"/>
        </w:rPr>
        <w:pPrChange w:id="5012" w:author="Camilo Andrés Díaz Gómez" w:date="2023-03-22T11:24:00Z">
          <w:pPr>
            <w:ind w:firstLine="708"/>
          </w:pPr>
        </w:pPrChange>
      </w:pPr>
      <w:moveFromRangeStart w:id="5013" w:author="Steff Guzmán" w:date="2023-03-23T19:52:00Z" w:name="move130493551"/>
      <w:moveFrom w:id="5014" w:author="Steff Guzmán" w:date="2023-03-23T19:52:00Z">
        <w:ins w:id="5015" w:author="Camilo Andrés Díaz Gómez" w:date="2023-03-16T23:09:00Z">
          <w:r w:rsidRPr="00440B06" w:rsidDel="00E45F01">
            <w:rPr>
              <w:rFonts w:cs="Times New Roman"/>
              <w:szCs w:val="24"/>
            </w:rPr>
            <w:t>El resultado es un DataFrame llamado res_target_ordered que contiene información sobre las variables del DataFrame original que tienen alta correlación con la temperatura, ordenadas por el valor de correlación.</w:t>
          </w:r>
        </w:ins>
      </w:moveFrom>
    </w:p>
    <w:moveFromRangeEnd w:id="5013"/>
    <w:p w14:paraId="2B437170" w14:textId="3B8FFC1C" w:rsidR="00440B06" w:rsidDel="00E45F01" w:rsidRDefault="00440B06" w:rsidP="00EE67FE">
      <w:pPr>
        <w:ind w:firstLine="708"/>
        <w:rPr>
          <w:ins w:id="5016" w:author="Camilo Andrés Díaz Gómez" w:date="2023-03-16T23:08:00Z"/>
          <w:del w:id="5017" w:author="Steff Guzmán" w:date="2023-03-23T19:55:00Z"/>
          <w:rFonts w:cs="Times New Roman"/>
          <w:szCs w:val="24"/>
        </w:rPr>
      </w:pPr>
    </w:p>
    <w:p w14:paraId="1DC79F95" w14:textId="498B2D2F" w:rsidR="00440B06" w:rsidDel="00E45F01" w:rsidRDefault="00440B06">
      <w:pPr>
        <w:rPr>
          <w:ins w:id="5018" w:author="Camilo Andrés Díaz Gómez" w:date="2023-03-16T23:08:00Z"/>
          <w:del w:id="5019" w:author="Steff Guzmán" w:date="2023-03-23T19:55:00Z"/>
          <w:rFonts w:cs="Times New Roman"/>
          <w:szCs w:val="24"/>
        </w:rPr>
        <w:pPrChange w:id="5020" w:author="Steff Guzmán" w:date="2023-03-23T19:55:00Z">
          <w:pPr>
            <w:ind w:firstLine="708"/>
          </w:pPr>
        </w:pPrChange>
      </w:pPr>
      <w:ins w:id="5021" w:author="Camilo Andrés Díaz Gómez" w:date="2023-03-16T23:10:00Z">
        <w:del w:id="5022" w:author="Steff Guzmán" w:date="2023-03-23T19:55:00Z">
          <w:r w:rsidDel="00E45F01">
            <w:rPr>
              <w:noProof/>
            </w:rPr>
            <w:drawing>
              <wp:inline distT="0" distB="0" distL="0" distR="0" wp14:anchorId="7D36D0E0" wp14:editId="4AA02183">
                <wp:extent cx="3695700" cy="15144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del>
      </w:ins>
    </w:p>
    <w:p w14:paraId="297F19C4" w14:textId="6D553FD6" w:rsidR="00440B06" w:rsidRDefault="00440B06">
      <w:pPr>
        <w:rPr>
          <w:ins w:id="5023" w:author="Camilo Andrés Díaz Gómez" w:date="2023-03-16T23:08:00Z"/>
          <w:rFonts w:cs="Times New Roman"/>
          <w:szCs w:val="24"/>
        </w:rPr>
        <w:pPrChange w:id="5024" w:author="Steff Guzmán" w:date="2023-03-23T19:55:00Z">
          <w:pPr>
            <w:ind w:firstLine="708"/>
          </w:pPr>
        </w:pPrChange>
      </w:pPr>
    </w:p>
    <w:p w14:paraId="183CCADE" w14:textId="117239F3" w:rsidR="00440B06" w:rsidRDefault="00440B06">
      <w:pPr>
        <w:ind w:left="708" w:firstLine="708"/>
        <w:rPr>
          <w:ins w:id="5025" w:author="Steff Guzmán" w:date="2023-03-23T19:55:00Z"/>
          <w:rFonts w:cs="Times New Roman"/>
          <w:szCs w:val="24"/>
        </w:rPr>
      </w:pPr>
      <w:ins w:id="5026" w:author="Camilo Andrés Díaz Gómez" w:date="2023-03-16T23:11:00Z">
        <w:r w:rsidRPr="00440B06">
          <w:rPr>
            <w:rFonts w:cs="Times New Roman"/>
            <w:szCs w:val="24"/>
          </w:rPr>
          <w:t xml:space="preserve">Estas líneas </w:t>
        </w:r>
      </w:ins>
      <w:ins w:id="5027" w:author="Steff Guzmán" w:date="2023-03-23T19:56:00Z">
        <w:r w:rsidR="00E45F01">
          <w:rPr>
            <w:rFonts w:cs="Times New Roman"/>
            <w:szCs w:val="24"/>
          </w:rPr>
          <w:t xml:space="preserve">en el </w:t>
        </w:r>
      </w:ins>
      <w:ins w:id="5028" w:author="Camilo Andrés Díaz Gómez" w:date="2023-03-16T23:11:00Z">
        <w:del w:id="5029" w:author="Steff Guzmán" w:date="2023-03-23T19:56:00Z">
          <w:r w:rsidRPr="00440B06" w:rsidDel="00E45F01">
            <w:rPr>
              <w:rFonts w:cs="Times New Roman"/>
              <w:szCs w:val="24"/>
            </w:rPr>
            <w:delText xml:space="preserve">de </w:delText>
          </w:r>
        </w:del>
        <w:r w:rsidRPr="00440B06">
          <w:rPr>
            <w:rFonts w:cs="Times New Roman"/>
            <w:szCs w:val="24"/>
          </w:rPr>
          <w:t xml:space="preserve">código </w:t>
        </w:r>
      </w:ins>
      <w:ins w:id="5030" w:author="Steff Guzmán" w:date="2023-03-23T19:56:00Z">
        <w:r w:rsidR="00E45F01">
          <w:rPr>
            <w:rFonts w:cs="Times New Roman"/>
            <w:szCs w:val="24"/>
          </w:rPr>
          <w:t>de l</w:t>
        </w:r>
      </w:ins>
      <w:ins w:id="5031" w:author="Steff Guzmán" w:date="2023-03-23T19:57:00Z">
        <w:r w:rsidR="00E45F01">
          <w:rPr>
            <w:rFonts w:cs="Times New Roman"/>
            <w:szCs w:val="24"/>
          </w:rPr>
          <w:t xml:space="preserve">a </w:t>
        </w:r>
      </w:ins>
      <w:ins w:id="5032" w:author="Camilo Andrés Díaz Gómez" w:date="2023-03-16T23:11:00Z">
        <w:r w:rsidRPr="004441E7">
          <w:rPr>
            <w:rFonts w:cs="Times New Roman"/>
            <w:szCs w:val="24"/>
            <w:highlight w:val="yellow"/>
            <w:rPrChange w:id="5033" w:author="Steff Guzmán" w:date="2023-03-23T19:57:00Z">
              <w:rPr>
                <w:rFonts w:cs="Times New Roman"/>
                <w:szCs w:val="24"/>
              </w:rPr>
            </w:rPrChange>
          </w:rPr>
          <w:t>fi</w:t>
        </w:r>
      </w:ins>
      <w:ins w:id="5034" w:author="Steff Guzmán" w:date="2023-03-23T19:57:00Z">
        <w:r w:rsidR="00E45F01" w:rsidRPr="004441E7">
          <w:rPr>
            <w:rFonts w:cs="Times New Roman"/>
            <w:szCs w:val="24"/>
            <w:highlight w:val="yellow"/>
            <w:rPrChange w:id="5035" w:author="Steff Guzmán" w:date="2023-03-23T19:57:00Z">
              <w:rPr>
                <w:rFonts w:cs="Times New Roman"/>
                <w:szCs w:val="24"/>
              </w:rPr>
            </w:rPrChange>
          </w:rPr>
          <w:t>gura</w:t>
        </w:r>
        <w:r w:rsidR="004441E7">
          <w:rPr>
            <w:rFonts w:cs="Times New Roman"/>
            <w:szCs w:val="24"/>
          </w:rPr>
          <w:t xml:space="preserve">, </w:t>
        </w:r>
        <w:r w:rsidR="00E45F01">
          <w:rPr>
            <w:rFonts w:cs="Times New Roman"/>
            <w:szCs w:val="24"/>
          </w:rPr>
          <w:t xml:space="preserve"> </w:t>
        </w:r>
        <w:r w:rsidR="004441E7">
          <w:rPr>
            <w:rFonts w:cs="Times New Roman"/>
            <w:szCs w:val="24"/>
          </w:rPr>
          <w:t>fi</w:t>
        </w:r>
      </w:ins>
      <w:ins w:id="5036" w:author="Camilo Andrés Díaz Gómez" w:date="2023-03-16T23:11:00Z">
        <w:r w:rsidRPr="00440B06">
          <w:rPr>
            <w:rFonts w:cs="Times New Roman"/>
            <w:szCs w:val="24"/>
          </w:rPr>
          <w:t>ltran las variables del DataFrame res que tienen una alta correlación con la variable objetivo</w:t>
        </w:r>
      </w:ins>
      <w:ins w:id="5037" w:author="Camilo Andrés Díaz Gómez" w:date="2023-03-20T11:56:00Z">
        <w:r w:rsidR="00D66BB6">
          <w:rPr>
            <w:rFonts w:cs="Times New Roman"/>
            <w:szCs w:val="24"/>
          </w:rPr>
          <w:t>, en este caso, ‘</w:t>
        </w:r>
      </w:ins>
      <w:ins w:id="5038" w:author="Camilo Andrés Díaz Gómez" w:date="2023-03-16T23:11:00Z">
        <w:r w:rsidRPr="00440B06">
          <w:rPr>
            <w:rFonts w:cs="Times New Roman"/>
            <w:szCs w:val="24"/>
          </w:rPr>
          <w:t>Temperatura</w:t>
        </w:r>
      </w:ins>
      <w:ins w:id="5039" w:author="Camilo Andrés Díaz Gómez" w:date="2023-03-20T11:56:00Z">
        <w:r w:rsidR="00D66BB6">
          <w:rPr>
            <w:rFonts w:cs="Times New Roman"/>
            <w:szCs w:val="24"/>
          </w:rPr>
          <w:t>’</w:t>
        </w:r>
      </w:ins>
      <w:ins w:id="5040" w:author="Camilo Andrés Díaz Gómez" w:date="2023-03-16T23:11:00Z">
        <w:r w:rsidRPr="00440B06">
          <w:rPr>
            <w:rFonts w:cs="Times New Roman"/>
            <w:szCs w:val="24"/>
          </w:rPr>
          <w:t>, ordenándolas de mayor a menor correlación, y mostrando las 3 primeras.</w:t>
        </w:r>
      </w:ins>
    </w:p>
    <w:p w14:paraId="4024779F" w14:textId="657F9099" w:rsidR="00E45F01" w:rsidRPr="00440B06" w:rsidRDefault="00E45F01">
      <w:pPr>
        <w:ind w:left="708" w:firstLine="708"/>
        <w:rPr>
          <w:ins w:id="5041" w:author="Camilo Andrés Díaz Gómez" w:date="2023-03-16T23:11:00Z"/>
          <w:rFonts w:cs="Times New Roman"/>
          <w:szCs w:val="24"/>
        </w:rPr>
        <w:pPrChange w:id="5042" w:author="Camilo Andrés Díaz Gómez" w:date="2023-03-22T11:24:00Z">
          <w:pPr>
            <w:ind w:firstLine="708"/>
          </w:pPr>
        </w:pPrChange>
      </w:pPr>
      <w:ins w:id="5043" w:author="Steff Guzmán" w:date="2023-03-23T19:55:00Z">
        <w:r>
          <w:rPr>
            <w:noProof/>
          </w:rPr>
          <w:drawing>
            <wp:inline distT="0" distB="0" distL="0" distR="0" wp14:anchorId="69DB32C5" wp14:editId="19378CB4">
              <wp:extent cx="3695700" cy="15144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514475"/>
                      </a:xfrm>
                      <a:prstGeom prst="rect">
                        <a:avLst/>
                      </a:prstGeom>
                    </pic:spPr>
                  </pic:pic>
                </a:graphicData>
              </a:graphic>
            </wp:inline>
          </w:drawing>
        </w:r>
      </w:ins>
    </w:p>
    <w:p w14:paraId="593DAAF7" w14:textId="25CF0D61" w:rsidR="00440B06" w:rsidDel="004441E7" w:rsidRDefault="00440B06" w:rsidP="00EE67FE">
      <w:pPr>
        <w:ind w:firstLine="708"/>
        <w:rPr>
          <w:ins w:id="5044" w:author="Camilo Andrés Díaz Gómez" w:date="2023-03-16T23:11:00Z"/>
          <w:del w:id="5045" w:author="Steff Guzmán" w:date="2023-03-23T19:57:00Z"/>
          <w:rFonts w:cs="Times New Roman"/>
          <w:szCs w:val="24"/>
        </w:rPr>
      </w:pPr>
    </w:p>
    <w:p w14:paraId="38104864" w14:textId="13410707" w:rsidR="00440B06" w:rsidDel="004441E7" w:rsidRDefault="00440B06">
      <w:pPr>
        <w:rPr>
          <w:ins w:id="5046" w:author="Camilo Andrés Díaz Gómez" w:date="2023-03-16T23:11:00Z"/>
          <w:del w:id="5047" w:author="Steff Guzmán" w:date="2023-03-23T19:57:00Z"/>
          <w:rFonts w:cs="Times New Roman"/>
          <w:szCs w:val="24"/>
        </w:rPr>
        <w:pPrChange w:id="5048" w:author="Steff Guzmán" w:date="2023-03-23T19:57:00Z">
          <w:pPr>
            <w:ind w:firstLine="708"/>
          </w:pPr>
        </w:pPrChange>
      </w:pPr>
      <w:ins w:id="5049" w:author="Camilo Andrés Díaz Gómez" w:date="2023-03-16T23:11:00Z">
        <w:del w:id="5050" w:author="Steff Guzmán" w:date="2023-03-23T19:57:00Z">
          <w:r w:rsidDel="004441E7">
            <w:rPr>
              <w:noProof/>
            </w:rPr>
            <w:drawing>
              <wp:inline distT="0" distB="0" distL="0" distR="0" wp14:anchorId="3E911CBF" wp14:editId="1770D5AD">
                <wp:extent cx="5562600" cy="847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del>
      </w:ins>
    </w:p>
    <w:p w14:paraId="0A0EE5C5" w14:textId="4D8A85C1" w:rsidR="00440B06" w:rsidRDefault="00440B06" w:rsidP="00EE67FE">
      <w:pPr>
        <w:ind w:firstLine="708"/>
        <w:rPr>
          <w:ins w:id="5051" w:author="Camilo Andrés Díaz Gómez" w:date="2023-03-16T23:11:00Z"/>
          <w:rFonts w:cs="Times New Roman"/>
          <w:szCs w:val="24"/>
        </w:rPr>
      </w:pPr>
    </w:p>
    <w:p w14:paraId="36C0B19F" w14:textId="7F4871E0" w:rsidR="00352D18" w:rsidRDefault="00440B06">
      <w:pPr>
        <w:ind w:left="708" w:firstLine="708"/>
        <w:rPr>
          <w:ins w:id="5052" w:author="Steff Guzmán" w:date="2023-03-23T19:57:00Z"/>
          <w:rFonts w:cs="Times New Roman"/>
          <w:szCs w:val="24"/>
        </w:rPr>
      </w:pPr>
      <w:ins w:id="5053" w:author="Camilo Andrés Díaz Gómez" w:date="2023-03-16T23:11:00Z">
        <w:r w:rsidRPr="00440B06">
          <w:rPr>
            <w:rFonts w:cs="Times New Roman"/>
            <w:szCs w:val="24"/>
          </w:rPr>
          <w:t xml:space="preserve">En esta parte del código </w:t>
        </w:r>
      </w:ins>
      <w:ins w:id="5054" w:author="Steff Guzmán" w:date="2023-03-23T19:58:00Z">
        <w:r w:rsidR="004441E7">
          <w:rPr>
            <w:rFonts w:cs="Times New Roman"/>
            <w:szCs w:val="24"/>
          </w:rPr>
          <w:t xml:space="preserve">de </w:t>
        </w:r>
        <w:r w:rsidR="004441E7" w:rsidRPr="004441E7">
          <w:rPr>
            <w:rFonts w:cs="Times New Roman"/>
            <w:szCs w:val="24"/>
            <w:highlight w:val="yellow"/>
            <w:rPrChange w:id="5055" w:author="Steff Guzmán" w:date="2023-03-23T19:58:00Z">
              <w:rPr>
                <w:rFonts w:cs="Times New Roman"/>
                <w:szCs w:val="24"/>
              </w:rPr>
            </w:rPrChange>
          </w:rPr>
          <w:t>la Figura</w:t>
        </w:r>
        <w:r w:rsidR="004441E7">
          <w:rPr>
            <w:rFonts w:cs="Times New Roman"/>
            <w:szCs w:val="24"/>
          </w:rPr>
          <w:t xml:space="preserve">, </w:t>
        </w:r>
      </w:ins>
      <w:ins w:id="5056" w:author="Camilo Andrés Díaz Gómez" w:date="2023-03-16T23:11:00Z">
        <w:r w:rsidRPr="00440B06">
          <w:rPr>
            <w:rFonts w:cs="Times New Roman"/>
            <w:szCs w:val="24"/>
          </w:rPr>
          <w:t>se filtran las variables que tienen una correlación con la variable objetivo 'Temperatura' menor al 0.05, es decir, aquellas variables que tienen poca correlación con la variable objetivo. Los resultados se guardan en la variable '</w:t>
        </w:r>
        <w:proofErr w:type="spellStart"/>
        <w:r w:rsidRPr="00440B06">
          <w:rPr>
            <w:rFonts w:cs="Times New Roman"/>
            <w:szCs w:val="24"/>
          </w:rPr>
          <w:t>less_variables</w:t>
        </w:r>
        <w:proofErr w:type="spellEnd"/>
        <w:r w:rsidRPr="00440B06">
          <w:rPr>
            <w:rFonts w:cs="Times New Roman"/>
            <w:szCs w:val="24"/>
          </w:rPr>
          <w:t>'.</w:t>
        </w:r>
      </w:ins>
    </w:p>
    <w:p w14:paraId="2CB0633F" w14:textId="75B55B95" w:rsidR="004441E7" w:rsidRPr="00352D18" w:rsidRDefault="004441E7">
      <w:pPr>
        <w:ind w:left="708" w:firstLine="708"/>
        <w:jc w:val="center"/>
        <w:rPr>
          <w:ins w:id="5057" w:author="Camilo Andrés Díaz Gómez" w:date="2023-03-21T20:38:00Z"/>
          <w:rFonts w:cs="Times New Roman"/>
        </w:rPr>
        <w:pPrChange w:id="5058" w:author="Steff Guzmán" w:date="2023-03-23T19:57:00Z">
          <w:pPr>
            <w:pStyle w:val="Ttulo3"/>
          </w:pPr>
        </w:pPrChange>
      </w:pPr>
      <w:ins w:id="5059" w:author="Steff Guzmán" w:date="2023-03-23T19:57:00Z">
        <w:r>
          <w:rPr>
            <w:noProof/>
          </w:rPr>
          <w:drawing>
            <wp:inline distT="0" distB="0" distL="0" distR="0" wp14:anchorId="49875CE3" wp14:editId="690350BF">
              <wp:extent cx="5562600" cy="84772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847725"/>
                      </a:xfrm>
                      <a:prstGeom prst="rect">
                        <a:avLst/>
                      </a:prstGeom>
                    </pic:spPr>
                  </pic:pic>
                </a:graphicData>
              </a:graphic>
            </wp:inline>
          </w:drawing>
        </w:r>
      </w:ins>
    </w:p>
    <w:p w14:paraId="0133A77A" w14:textId="77777777" w:rsidR="00352D18" w:rsidRDefault="00352D18">
      <w:pPr>
        <w:rPr>
          <w:ins w:id="5060" w:author="Camilo Andrés Díaz Gómez" w:date="2023-03-21T20:40:00Z"/>
        </w:rPr>
        <w:pPrChange w:id="5061" w:author="Camilo Andrés Díaz Gómez" w:date="2023-03-21T20:40:00Z">
          <w:pPr>
            <w:pStyle w:val="Ttulo3"/>
          </w:pPr>
        </w:pPrChange>
      </w:pPr>
    </w:p>
    <w:p w14:paraId="03EBB53B" w14:textId="5DFAFFC9" w:rsidR="00BE50D1" w:rsidRPr="00E4143F" w:rsidRDefault="00BE50D1">
      <w:pPr>
        <w:pStyle w:val="Ttulo4"/>
        <w:ind w:left="708"/>
        <w:rPr>
          <w:ins w:id="5062" w:author="Camilo Andrés Díaz Gómez" w:date="2023-03-16T23:38:00Z"/>
          <w:rFonts w:ascii="Times New Roman" w:hAnsi="Times New Roman" w:cs="Times New Roman"/>
          <w:b/>
          <w:bCs/>
          <w:color w:val="auto"/>
          <w:rPrChange w:id="5063" w:author="Camilo Andrés Díaz Gómez" w:date="2023-03-21T20:50:00Z">
            <w:rPr>
              <w:ins w:id="5064" w:author="Camilo Andrés Díaz Gómez" w:date="2023-03-16T23:38:00Z"/>
            </w:rPr>
          </w:rPrChange>
        </w:rPr>
        <w:pPrChange w:id="5065" w:author="Camilo Andrés Díaz Gómez" w:date="2023-03-21T20:52:00Z">
          <w:pPr>
            <w:pStyle w:val="Ttulo3"/>
            <w:ind w:firstLine="708"/>
          </w:pPr>
        </w:pPrChange>
      </w:pPr>
      <w:ins w:id="5066" w:author="Camilo Andrés Díaz Gómez" w:date="2023-03-16T23:38:00Z">
        <w:r w:rsidRPr="00E4143F">
          <w:rPr>
            <w:rFonts w:ascii="Times New Roman" w:hAnsi="Times New Roman" w:cs="Times New Roman"/>
            <w:b/>
            <w:bCs/>
            <w:color w:val="auto"/>
            <w:rPrChange w:id="5067" w:author="Camilo Andrés Díaz Gómez" w:date="2023-03-21T20:50:00Z">
              <w:rPr/>
            </w:rPrChange>
          </w:rPr>
          <w:t>Cargue y entrenamiento de los datos para el entrenamiento de los modelos</w:t>
        </w:r>
      </w:ins>
    </w:p>
    <w:p w14:paraId="40B3B533" w14:textId="48315254" w:rsidR="00BE50D1" w:rsidRPr="00BE50D1" w:rsidDel="004441E7" w:rsidRDefault="00BE50D1">
      <w:pPr>
        <w:rPr>
          <w:ins w:id="5068" w:author="Camilo Andrés Díaz Gómez" w:date="2023-03-16T23:12:00Z"/>
          <w:del w:id="5069" w:author="Steff Guzmán" w:date="2023-03-23T19:59:00Z"/>
        </w:rPr>
        <w:pPrChange w:id="5070" w:author="Camilo Andrés Díaz Gómez" w:date="2023-03-17T00:48:00Z">
          <w:pPr>
            <w:ind w:firstLine="708"/>
          </w:pPr>
        </w:pPrChange>
      </w:pPr>
    </w:p>
    <w:p w14:paraId="36D13AB0" w14:textId="27304AFE" w:rsidR="00440B06" w:rsidDel="004441E7" w:rsidRDefault="00440B06">
      <w:pPr>
        <w:rPr>
          <w:ins w:id="5071" w:author="Camilo Andrés Díaz Gómez" w:date="2023-03-16T23:12:00Z"/>
          <w:del w:id="5072" w:author="Steff Guzmán" w:date="2023-03-23T19:59:00Z"/>
          <w:rFonts w:cs="Times New Roman"/>
          <w:szCs w:val="24"/>
        </w:rPr>
        <w:pPrChange w:id="5073" w:author="Steff Guzmán" w:date="2023-03-23T19:59:00Z">
          <w:pPr>
            <w:ind w:firstLine="708"/>
          </w:pPr>
        </w:pPrChange>
      </w:pPr>
      <w:ins w:id="5074" w:author="Camilo Andrés Díaz Gómez" w:date="2023-03-16T23:12:00Z">
        <w:del w:id="5075" w:author="Steff Guzmán" w:date="2023-03-23T19:59:00Z">
          <w:r w:rsidDel="004441E7">
            <w:rPr>
              <w:noProof/>
            </w:rPr>
            <w:drawing>
              <wp:inline distT="0" distB="0" distL="0" distR="0" wp14:anchorId="7A6D3AC9" wp14:editId="61A9F17E">
                <wp:extent cx="5612130" cy="141478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del>
      </w:ins>
    </w:p>
    <w:p w14:paraId="12237FB7" w14:textId="054DF3A2" w:rsidR="00440B06" w:rsidRDefault="00440B06" w:rsidP="00EE67FE">
      <w:pPr>
        <w:ind w:firstLine="708"/>
        <w:rPr>
          <w:ins w:id="5076" w:author="Camilo Andrés Díaz Gómez" w:date="2023-03-16T23:12:00Z"/>
          <w:rFonts w:cs="Times New Roman"/>
          <w:szCs w:val="24"/>
        </w:rPr>
      </w:pPr>
    </w:p>
    <w:p w14:paraId="28307520" w14:textId="77777777" w:rsidR="00440B06" w:rsidRPr="00440B06" w:rsidRDefault="00440B06" w:rsidP="00EE67FE">
      <w:pPr>
        <w:ind w:firstLine="708"/>
        <w:rPr>
          <w:ins w:id="5077" w:author="Camilo Andrés Díaz Gómez" w:date="2023-03-16T23:12:00Z"/>
          <w:rFonts w:cs="Times New Roman"/>
          <w:szCs w:val="24"/>
        </w:rPr>
      </w:pPr>
      <w:ins w:id="5078" w:author="Camilo Andrés Díaz Gómez" w:date="2023-03-16T23:12:00Z">
        <w:r w:rsidRPr="00440B06">
          <w:rPr>
            <w:rFonts w:cs="Times New Roman"/>
            <w:szCs w:val="24"/>
          </w:rPr>
          <w:t xml:space="preserve">Estas líneas de código crean dos subconjuntos de datos a partir del conjunto de datos original </w:t>
        </w:r>
        <w:proofErr w:type="spellStart"/>
        <w:r w:rsidRPr="00440B06">
          <w:rPr>
            <w:rFonts w:cs="Times New Roman"/>
            <w:szCs w:val="24"/>
          </w:rPr>
          <w:t>df</w:t>
        </w:r>
        <w:proofErr w:type="spellEnd"/>
        <w:r w:rsidRPr="00440B06">
          <w:rPr>
            <w:rFonts w:cs="Times New Roman"/>
            <w:szCs w:val="24"/>
          </w:rPr>
          <w:t>.</w:t>
        </w:r>
      </w:ins>
    </w:p>
    <w:p w14:paraId="660A1AEC" w14:textId="77777777" w:rsidR="00440B06" w:rsidRPr="00440B06" w:rsidRDefault="00440B06" w:rsidP="00EE67FE">
      <w:pPr>
        <w:ind w:firstLine="708"/>
        <w:rPr>
          <w:ins w:id="5079" w:author="Camilo Andrés Díaz Gómez" w:date="2023-03-16T23:12:00Z"/>
          <w:rFonts w:cs="Times New Roman"/>
          <w:szCs w:val="24"/>
        </w:rPr>
      </w:pPr>
    </w:p>
    <w:p w14:paraId="2CB7C8D2" w14:textId="77777777" w:rsidR="00440B06" w:rsidRPr="00440B06" w:rsidRDefault="00440B06" w:rsidP="00EE67FE">
      <w:pPr>
        <w:ind w:firstLine="708"/>
        <w:rPr>
          <w:ins w:id="5080" w:author="Camilo Andrés Díaz Gómez" w:date="2023-03-16T23:12:00Z"/>
          <w:rFonts w:cs="Times New Roman"/>
          <w:szCs w:val="24"/>
        </w:rPr>
      </w:pPr>
      <w:proofErr w:type="spellStart"/>
      <w:ins w:id="5081" w:author="Camilo Andrés Díaz Gómez" w:date="2023-03-16T23:12:00Z">
        <w:r w:rsidRPr="00440B06">
          <w:rPr>
            <w:rFonts w:cs="Times New Roman"/>
            <w:szCs w:val="24"/>
          </w:rPr>
          <w:t>dfATrabajar</w:t>
        </w:r>
        <w:proofErr w:type="spellEnd"/>
        <w:r w:rsidRPr="00440B06">
          <w:rPr>
            <w:rFonts w:cs="Times New Roman"/>
            <w:szCs w:val="24"/>
          </w:rPr>
          <w:t xml:space="preserve"> contiene los datos que se utilizarán para entrenar un modelo. En este caso, se han seleccionado todas las observaciones que tienen una fecha anterior o igual al 31 de agosto de 2022.</w:t>
        </w:r>
      </w:ins>
    </w:p>
    <w:p w14:paraId="219FE826" w14:textId="77777777" w:rsidR="00440B06" w:rsidRPr="00440B06" w:rsidRDefault="00440B06" w:rsidP="00EE67FE">
      <w:pPr>
        <w:ind w:firstLine="708"/>
        <w:rPr>
          <w:ins w:id="5082" w:author="Camilo Andrés Díaz Gómez" w:date="2023-03-16T23:12:00Z"/>
          <w:rFonts w:cs="Times New Roman"/>
          <w:szCs w:val="24"/>
        </w:rPr>
      </w:pPr>
    </w:p>
    <w:p w14:paraId="1A884321" w14:textId="06884BB9" w:rsidR="00440B06" w:rsidRDefault="00440B06" w:rsidP="00EE67FE">
      <w:pPr>
        <w:ind w:firstLine="708"/>
        <w:rPr>
          <w:ins w:id="5083" w:author="Steff Guzmán" w:date="2023-03-23T19:59:00Z"/>
          <w:rFonts w:cs="Times New Roman"/>
          <w:szCs w:val="24"/>
        </w:rPr>
      </w:pPr>
      <w:proofErr w:type="spellStart"/>
      <w:ins w:id="5084" w:author="Camilo Andrés Díaz Gómez" w:date="2023-03-16T23:12:00Z">
        <w:r w:rsidRPr="00440B06">
          <w:rPr>
            <w:rFonts w:cs="Times New Roman"/>
            <w:szCs w:val="24"/>
          </w:rPr>
          <w:t>dfPruebas</w:t>
        </w:r>
        <w:proofErr w:type="spellEnd"/>
        <w:r w:rsidRPr="00440B06">
          <w:rPr>
            <w:rFonts w:cs="Times New Roman"/>
            <w:szCs w:val="24"/>
          </w:rPr>
          <w:t xml:space="preserve"> contiene los datos que se utilizarán para probar el modelo. En este caso, se han seleccionado todas las observaciones que tienen una fecha posterior al 31 de agosto de 2022 y anterior o igual al 30 de septiembre de 2022.</w:t>
        </w:r>
      </w:ins>
    </w:p>
    <w:p w14:paraId="35CDA41E" w14:textId="6F1992B1" w:rsidR="004441E7" w:rsidRDefault="004441E7" w:rsidP="00EE67FE">
      <w:pPr>
        <w:ind w:firstLine="708"/>
        <w:rPr>
          <w:ins w:id="5085" w:author="Steff Guzmán" w:date="2023-03-23T19:59:00Z"/>
          <w:rFonts w:cs="Times New Roman"/>
          <w:szCs w:val="24"/>
        </w:rPr>
      </w:pPr>
    </w:p>
    <w:p w14:paraId="431D8D5B" w14:textId="3D87E46F" w:rsidR="004441E7" w:rsidRDefault="004441E7" w:rsidP="00EE67FE">
      <w:pPr>
        <w:ind w:firstLine="708"/>
        <w:rPr>
          <w:ins w:id="5086" w:author="Camilo Andrés Díaz Gómez" w:date="2023-03-16T23:12:00Z"/>
          <w:rFonts w:cs="Times New Roman"/>
          <w:szCs w:val="24"/>
        </w:rPr>
      </w:pPr>
      <w:ins w:id="5087" w:author="Steff Guzmán" w:date="2023-03-23T19:59:00Z">
        <w:r>
          <w:rPr>
            <w:noProof/>
          </w:rPr>
          <w:drawing>
            <wp:inline distT="0" distB="0" distL="0" distR="0" wp14:anchorId="21535543" wp14:editId="60C6E9FC">
              <wp:extent cx="5612130" cy="141478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14780"/>
                      </a:xfrm>
                      <a:prstGeom prst="rect">
                        <a:avLst/>
                      </a:prstGeom>
                    </pic:spPr>
                  </pic:pic>
                </a:graphicData>
              </a:graphic>
            </wp:inline>
          </w:drawing>
        </w:r>
      </w:ins>
    </w:p>
    <w:p w14:paraId="40150EB1" w14:textId="49DE5DC6" w:rsidR="00440B06" w:rsidDel="004441E7" w:rsidRDefault="00440B06" w:rsidP="00EE67FE">
      <w:pPr>
        <w:ind w:firstLine="708"/>
        <w:rPr>
          <w:ins w:id="5088" w:author="Camilo Andrés Díaz Gómez" w:date="2023-03-16T23:12:00Z"/>
          <w:del w:id="5089" w:author="Steff Guzmán" w:date="2023-03-23T20:00:00Z"/>
          <w:rFonts w:cs="Times New Roman"/>
          <w:szCs w:val="24"/>
        </w:rPr>
      </w:pPr>
    </w:p>
    <w:p w14:paraId="72C05B0E" w14:textId="416946DC" w:rsidR="00440B06" w:rsidRDefault="00440B06">
      <w:pPr>
        <w:rPr>
          <w:ins w:id="5090" w:author="Camilo Andrés Díaz Gómez" w:date="2023-03-16T23:11:00Z"/>
          <w:rFonts w:cs="Times New Roman"/>
          <w:szCs w:val="24"/>
        </w:rPr>
        <w:pPrChange w:id="5091" w:author="Steff Guzmán" w:date="2023-03-23T20:00:00Z">
          <w:pPr>
            <w:ind w:firstLine="708"/>
          </w:pPr>
        </w:pPrChange>
      </w:pPr>
      <w:ins w:id="5092" w:author="Camilo Andrés Díaz Gómez" w:date="2023-03-16T23:13:00Z">
        <w:del w:id="5093" w:author="Steff Guzmán" w:date="2023-03-23T20:00:00Z">
          <w:r w:rsidDel="004441E7">
            <w:rPr>
              <w:noProof/>
            </w:rPr>
            <w:drawing>
              <wp:inline distT="0" distB="0" distL="0" distR="0" wp14:anchorId="6223A0B0" wp14:editId="4337019A">
                <wp:extent cx="5612130" cy="190881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del>
      </w:ins>
    </w:p>
    <w:p w14:paraId="7997ECAD" w14:textId="3D2EBEF8" w:rsidR="00440B06" w:rsidRDefault="00440B06" w:rsidP="00EE67FE">
      <w:pPr>
        <w:ind w:firstLine="708"/>
        <w:rPr>
          <w:ins w:id="5094" w:author="Camilo Andrés Díaz Gómez" w:date="2023-03-16T23:14:00Z"/>
          <w:rFonts w:cs="Times New Roman"/>
          <w:szCs w:val="24"/>
        </w:rPr>
      </w:pPr>
    </w:p>
    <w:p w14:paraId="0E6C4067" w14:textId="0E4B23C2" w:rsidR="00247E6E" w:rsidRDefault="004441E7" w:rsidP="00352D18">
      <w:pPr>
        <w:ind w:firstLine="708"/>
        <w:rPr>
          <w:ins w:id="5095" w:author="Steff Guzmán" w:date="2023-03-23T20:00:00Z"/>
          <w:rFonts w:cs="Times New Roman"/>
          <w:szCs w:val="24"/>
        </w:rPr>
      </w:pPr>
      <w:ins w:id="5096" w:author="Steff Guzmán" w:date="2023-03-23T20:01:00Z">
        <w:r w:rsidRPr="004441E7">
          <w:rPr>
            <w:rFonts w:cs="Times New Roman"/>
            <w:szCs w:val="24"/>
            <w:highlight w:val="yellow"/>
            <w:rPrChange w:id="5097" w:author="Steff Guzmán" w:date="2023-03-23T20:01:00Z">
              <w:rPr>
                <w:rFonts w:cs="Times New Roman"/>
                <w:szCs w:val="24"/>
              </w:rPr>
            </w:rPrChange>
          </w:rPr>
          <w:t>En la figura</w:t>
        </w:r>
        <w:r>
          <w:rPr>
            <w:rFonts w:cs="Times New Roman"/>
            <w:szCs w:val="24"/>
          </w:rPr>
          <w:t xml:space="preserve"> l</w:t>
        </w:r>
      </w:ins>
      <w:ins w:id="5098" w:author="Camilo Andrés Díaz Gómez" w:date="2023-03-16T23:14:00Z">
        <w:del w:id="5099" w:author="Steff Guzmán" w:date="2023-03-23T20:01:00Z">
          <w:r w:rsidR="00440B06" w:rsidRPr="00440B06" w:rsidDel="004441E7">
            <w:rPr>
              <w:rFonts w:cs="Times New Roman"/>
              <w:szCs w:val="24"/>
            </w:rPr>
            <w:delText>L</w:delText>
          </w:r>
        </w:del>
        <w:r w:rsidR="00440B06" w:rsidRPr="00440B06">
          <w:rPr>
            <w:rFonts w:cs="Times New Roman"/>
            <w:szCs w:val="24"/>
          </w:rPr>
          <w:t xml:space="preserve">a línea de código selecciona un subconjunto de columnas del </w:t>
        </w:r>
        <w:proofErr w:type="spellStart"/>
        <w:r w:rsidR="00440B06" w:rsidRPr="00440B06">
          <w:rPr>
            <w:rFonts w:cs="Times New Roman"/>
            <w:szCs w:val="24"/>
          </w:rPr>
          <w:t>DataFrame</w:t>
        </w:r>
        <w:proofErr w:type="spellEnd"/>
        <w:r w:rsidR="00440B06" w:rsidRPr="00440B06">
          <w:rPr>
            <w:rFonts w:cs="Times New Roman"/>
            <w:szCs w:val="24"/>
          </w:rPr>
          <w:t xml:space="preserve"> </w:t>
        </w:r>
        <w:proofErr w:type="spellStart"/>
        <w:r w:rsidR="00440B06" w:rsidRPr="00440B06">
          <w:rPr>
            <w:rFonts w:cs="Times New Roman"/>
            <w:szCs w:val="24"/>
          </w:rPr>
          <w:t>dfATrabajar</w:t>
        </w:r>
        <w:proofErr w:type="spellEnd"/>
        <w:r w:rsidR="00440B06" w:rsidRPr="00440B06">
          <w:rPr>
            <w:rFonts w:cs="Times New Roman"/>
            <w:szCs w:val="24"/>
          </w:rPr>
          <w:t xml:space="preserve"> para utilizar en el análisis. El nuevo </w:t>
        </w:r>
        <w:proofErr w:type="spellStart"/>
        <w:r w:rsidR="00440B06" w:rsidRPr="00440B06">
          <w:rPr>
            <w:rFonts w:cs="Times New Roman"/>
            <w:szCs w:val="24"/>
          </w:rPr>
          <w:t>DataFrame</w:t>
        </w:r>
        <w:proofErr w:type="spellEnd"/>
        <w:r w:rsidR="00440B06" w:rsidRPr="00440B06">
          <w:rPr>
            <w:rFonts w:cs="Times New Roman"/>
            <w:szCs w:val="24"/>
          </w:rPr>
          <w:t xml:space="preserve"> se llama </w:t>
        </w:r>
        <w:proofErr w:type="spellStart"/>
        <w:r w:rsidR="00440B06" w:rsidRPr="00440B06">
          <w:rPr>
            <w:rFonts w:cs="Times New Roman"/>
            <w:szCs w:val="24"/>
          </w:rPr>
          <w:t>dfAAnalisar</w:t>
        </w:r>
        <w:proofErr w:type="spellEnd"/>
        <w:r w:rsidR="00440B06" w:rsidRPr="00440B06">
          <w:rPr>
            <w:rFonts w:cs="Times New Roman"/>
            <w:szCs w:val="24"/>
          </w:rPr>
          <w:t xml:space="preserve"> y contiene las </w:t>
        </w:r>
        <w:r w:rsidR="00440B06">
          <w:rPr>
            <w:rFonts w:cs="Times New Roman"/>
            <w:szCs w:val="24"/>
          </w:rPr>
          <w:t xml:space="preserve">columnas necesarias para entrenar los </w:t>
        </w:r>
      </w:ins>
      <w:ins w:id="5100" w:author="Camilo Andrés Díaz Gómez" w:date="2023-03-16T23:15:00Z">
        <w:r w:rsidR="00440B06">
          <w:rPr>
            <w:rFonts w:cs="Times New Roman"/>
            <w:szCs w:val="24"/>
          </w:rPr>
          <w:t>modelos</w:t>
        </w:r>
      </w:ins>
      <w:ins w:id="5101" w:author="Camilo Andrés Díaz Gómez" w:date="2023-03-16T23:14:00Z">
        <w:r w:rsidR="00440B06">
          <w:rPr>
            <w:rFonts w:cs="Times New Roman"/>
            <w:szCs w:val="24"/>
          </w:rPr>
          <w:t xml:space="preserve">. Por </w:t>
        </w:r>
      </w:ins>
      <w:ins w:id="5102" w:author="Camilo Andrés Díaz Gómez" w:date="2023-03-16T23:15:00Z">
        <w:r w:rsidR="00440B06">
          <w:rPr>
            <w:rFonts w:cs="Times New Roman"/>
            <w:szCs w:val="24"/>
          </w:rPr>
          <w:t>último</w:t>
        </w:r>
      </w:ins>
      <w:ins w:id="5103" w:author="Camilo Andrés Díaz Gómez" w:date="2023-03-16T23:14:00Z">
        <w:r w:rsidR="00440B06">
          <w:rPr>
            <w:rFonts w:cs="Times New Roman"/>
            <w:szCs w:val="24"/>
          </w:rPr>
          <w:t xml:space="preserve">, se imprime el </w:t>
        </w:r>
        <w:proofErr w:type="spellStart"/>
        <w:r w:rsidR="00440B06">
          <w:rPr>
            <w:rFonts w:cs="Times New Roman"/>
            <w:szCs w:val="24"/>
          </w:rPr>
          <w:t>DataFrame</w:t>
        </w:r>
        <w:proofErr w:type="spellEnd"/>
        <w:r w:rsidR="00440B06">
          <w:rPr>
            <w:rFonts w:cs="Times New Roman"/>
            <w:szCs w:val="24"/>
          </w:rPr>
          <w:t xml:space="preserve"> para comprobar</w:t>
        </w:r>
      </w:ins>
      <w:ins w:id="5104" w:author="Camilo Andrés Díaz Gómez" w:date="2023-03-16T23:15:00Z">
        <w:r w:rsidR="00440B06">
          <w:rPr>
            <w:rFonts w:cs="Times New Roman"/>
            <w:szCs w:val="24"/>
          </w:rPr>
          <w:t>lo.</w:t>
        </w:r>
      </w:ins>
    </w:p>
    <w:p w14:paraId="36A207BE" w14:textId="6783AD71" w:rsidR="004441E7" w:rsidRDefault="004441E7" w:rsidP="00352D18">
      <w:pPr>
        <w:ind w:firstLine="708"/>
        <w:rPr>
          <w:ins w:id="5105" w:author="Camilo Andrés Díaz Gómez" w:date="2023-03-21T20:40:00Z"/>
          <w:rFonts w:cs="Times New Roman"/>
          <w:szCs w:val="24"/>
        </w:rPr>
      </w:pPr>
      <w:ins w:id="5106" w:author="Steff Guzmán" w:date="2023-03-23T20:00:00Z">
        <w:r>
          <w:rPr>
            <w:noProof/>
          </w:rPr>
          <w:drawing>
            <wp:inline distT="0" distB="0" distL="0" distR="0" wp14:anchorId="41A1ABB5" wp14:editId="3341B122">
              <wp:extent cx="5612130" cy="190881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08810"/>
                      </a:xfrm>
                      <a:prstGeom prst="rect">
                        <a:avLst/>
                      </a:prstGeom>
                    </pic:spPr>
                  </pic:pic>
                </a:graphicData>
              </a:graphic>
            </wp:inline>
          </w:drawing>
        </w:r>
      </w:ins>
    </w:p>
    <w:p w14:paraId="458D9FAE" w14:textId="77777777" w:rsidR="00352D18" w:rsidRDefault="00352D18" w:rsidP="00352D18">
      <w:pPr>
        <w:ind w:firstLine="708"/>
        <w:rPr>
          <w:ins w:id="5107" w:author="Camilo Andrés Díaz Gómez" w:date="2023-03-16T23:11:00Z"/>
          <w:rFonts w:cs="Times New Roman"/>
          <w:szCs w:val="24"/>
        </w:rPr>
      </w:pPr>
    </w:p>
    <w:p w14:paraId="3DB78A93" w14:textId="47656BF3" w:rsidR="00440B06" w:rsidRPr="00E4143F" w:rsidRDefault="00247E6E">
      <w:pPr>
        <w:pStyle w:val="Ttulo5"/>
        <w:ind w:left="708"/>
        <w:rPr>
          <w:ins w:id="5108" w:author="Camilo Andrés Díaz Gómez" w:date="2023-03-17T23:53:00Z"/>
          <w:rFonts w:cs="Times New Roman"/>
          <w:b/>
          <w:bCs/>
          <w:rPrChange w:id="5109" w:author="Camilo Andrés Díaz Gómez" w:date="2023-03-21T20:51:00Z">
            <w:rPr>
              <w:ins w:id="5110" w:author="Camilo Andrés Díaz Gómez" w:date="2023-03-17T23:53:00Z"/>
            </w:rPr>
          </w:rPrChange>
        </w:rPr>
        <w:pPrChange w:id="5111" w:author="Camilo Andrés Díaz Gómez" w:date="2023-03-21T20:51:00Z">
          <w:pPr>
            <w:ind w:firstLine="708"/>
          </w:pPr>
        </w:pPrChange>
      </w:pPr>
      <w:ins w:id="5112" w:author="Camilo Andrés Díaz Gómez" w:date="2023-03-17T23:53:00Z">
        <w:r w:rsidRPr="00E4143F">
          <w:rPr>
            <w:rFonts w:ascii="Times New Roman" w:hAnsi="Times New Roman" w:cs="Times New Roman"/>
            <w:b/>
            <w:bCs/>
            <w:color w:val="auto"/>
            <w:rPrChange w:id="5113" w:author="Camilo Andrés Díaz Gómez" w:date="2023-03-21T20:51:00Z">
              <w:rPr/>
            </w:rPrChange>
          </w:rPr>
          <w:t>Modelos de Machine Learning</w:t>
        </w:r>
      </w:ins>
    </w:p>
    <w:p w14:paraId="18EB2CA3" w14:textId="1849EDDF" w:rsidR="00247E6E" w:rsidDel="004441E7" w:rsidRDefault="00247E6E" w:rsidP="00EE67FE">
      <w:pPr>
        <w:ind w:firstLine="708"/>
        <w:rPr>
          <w:ins w:id="5114" w:author="Camilo Andrés Díaz Gómez" w:date="2023-03-16T23:11:00Z"/>
          <w:del w:id="5115" w:author="Steff Guzmán" w:date="2023-03-23T20:03:00Z"/>
          <w:rFonts w:cs="Times New Roman"/>
          <w:szCs w:val="24"/>
        </w:rPr>
      </w:pPr>
    </w:p>
    <w:p w14:paraId="67CF017E" w14:textId="67373204" w:rsidR="00440B06" w:rsidDel="004441E7" w:rsidRDefault="00717F4F">
      <w:pPr>
        <w:rPr>
          <w:ins w:id="5116" w:author="Camilo Andrés Díaz Gómez" w:date="2023-03-16T23:11:00Z"/>
          <w:del w:id="5117" w:author="Steff Guzmán" w:date="2023-03-23T20:03:00Z"/>
          <w:rFonts w:cs="Times New Roman"/>
          <w:szCs w:val="24"/>
        </w:rPr>
        <w:pPrChange w:id="5118" w:author="Steff Guzmán" w:date="2023-03-23T20:03:00Z">
          <w:pPr>
            <w:ind w:firstLine="708"/>
          </w:pPr>
        </w:pPrChange>
      </w:pPr>
      <w:ins w:id="5119" w:author="Camilo Andrés Díaz Gómez" w:date="2023-03-16T23:16:00Z">
        <w:del w:id="5120" w:author="Steff Guzmán" w:date="2023-03-23T20:03:00Z">
          <w:r w:rsidDel="004441E7">
            <w:rPr>
              <w:noProof/>
            </w:rPr>
            <w:drawing>
              <wp:inline distT="0" distB="0" distL="0" distR="0" wp14:anchorId="2B44057E" wp14:editId="4AE8AB84">
                <wp:extent cx="5612130" cy="231076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del>
      </w:ins>
    </w:p>
    <w:p w14:paraId="17EFA9B7" w14:textId="5BE1AEF9" w:rsidR="00440B06" w:rsidRDefault="00D66BB6" w:rsidP="00EE67FE">
      <w:pPr>
        <w:ind w:firstLine="708"/>
        <w:rPr>
          <w:ins w:id="5121" w:author="Camilo Andrés Díaz Gómez" w:date="2023-03-16T23:11:00Z"/>
          <w:rFonts w:cs="Times New Roman"/>
          <w:szCs w:val="24"/>
        </w:rPr>
      </w:pPr>
      <w:ins w:id="5122" w:author="Camilo Andrés Díaz Gómez" w:date="2023-03-20T11:57:00Z">
        <w:del w:id="5123" w:author="Steff Guzmán" w:date="2023-03-23T20:03:00Z">
          <w:r w:rsidDel="004441E7">
            <w:rPr>
              <w:noProof/>
            </w:rPr>
            <w:drawing>
              <wp:inline distT="0" distB="0" distL="0" distR="0" wp14:anchorId="0A9B114B" wp14:editId="7C026D68">
                <wp:extent cx="5612130" cy="6191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del>
      </w:ins>
    </w:p>
    <w:p w14:paraId="4FA78AB0" w14:textId="34C5C752" w:rsidR="00440B06" w:rsidRDefault="004441E7" w:rsidP="00EE67FE">
      <w:pPr>
        <w:ind w:firstLine="708"/>
        <w:rPr>
          <w:ins w:id="5124" w:author="Camilo Andrés Díaz Gómez" w:date="2023-03-20T11:58:00Z"/>
          <w:rFonts w:cs="Times New Roman"/>
          <w:szCs w:val="24"/>
        </w:rPr>
      </w:pPr>
      <w:ins w:id="5125" w:author="Steff Guzmán" w:date="2023-03-23T20:03:00Z">
        <w:r>
          <w:rPr>
            <w:rFonts w:cs="Times New Roman"/>
            <w:szCs w:val="24"/>
          </w:rPr>
          <w:t xml:space="preserve">Las </w:t>
        </w:r>
        <w:proofErr w:type="spellStart"/>
        <w:r>
          <w:rPr>
            <w:rFonts w:cs="Times New Roman"/>
            <w:szCs w:val="24"/>
          </w:rPr>
          <w:t>lineas</w:t>
        </w:r>
        <w:proofErr w:type="spellEnd"/>
        <w:r>
          <w:rPr>
            <w:rFonts w:cs="Times New Roman"/>
            <w:szCs w:val="24"/>
          </w:rPr>
          <w:t xml:space="preserve"> de código de </w:t>
        </w:r>
        <w:r w:rsidRPr="004441E7">
          <w:rPr>
            <w:rFonts w:cs="Times New Roman"/>
            <w:szCs w:val="24"/>
            <w:highlight w:val="yellow"/>
            <w:rPrChange w:id="5126" w:author="Steff Guzmán" w:date="2023-03-23T20:04:00Z">
              <w:rPr>
                <w:rFonts w:cs="Times New Roman"/>
                <w:szCs w:val="24"/>
              </w:rPr>
            </w:rPrChange>
          </w:rPr>
          <w:t>la figura</w:t>
        </w:r>
      </w:ins>
      <w:ins w:id="5127" w:author="Steff Guzmán" w:date="2023-03-23T20:04:00Z">
        <w:r>
          <w:rPr>
            <w:rFonts w:cs="Times New Roman"/>
            <w:szCs w:val="24"/>
          </w:rPr>
          <w:t>,</w:t>
        </w:r>
      </w:ins>
      <w:ins w:id="5128" w:author="Steff Guzmán" w:date="2023-03-23T20:03:00Z">
        <w:r>
          <w:rPr>
            <w:rFonts w:cs="Times New Roman"/>
            <w:szCs w:val="24"/>
          </w:rPr>
          <w:t xml:space="preserve"> </w:t>
        </w:r>
      </w:ins>
      <w:ins w:id="5129" w:author="Camilo Andrés Díaz Gómez" w:date="2023-03-16T23:17:00Z">
        <w:del w:id="5130" w:author="Steff Guzmán" w:date="2023-03-23T20:03:00Z">
          <w:r w:rsidR="00717F4F" w:rsidRPr="00717F4F" w:rsidDel="004441E7">
            <w:rPr>
              <w:rFonts w:cs="Times New Roman"/>
              <w:szCs w:val="24"/>
            </w:rPr>
            <w:delText xml:space="preserve">Estas líneas de código </w:delText>
          </w:r>
        </w:del>
        <w:r w:rsidR="00717F4F" w:rsidRPr="00717F4F">
          <w:rPr>
            <w:rFonts w:cs="Times New Roman"/>
            <w:szCs w:val="24"/>
          </w:rPr>
          <w:t xml:space="preserve">crean variables independientes para cada columna del </w:t>
        </w:r>
        <w:proofErr w:type="spellStart"/>
        <w:r w:rsidR="00717F4F" w:rsidRPr="00717F4F">
          <w:rPr>
            <w:rFonts w:cs="Times New Roman"/>
            <w:szCs w:val="24"/>
          </w:rPr>
          <w:t>DataFrame</w:t>
        </w:r>
        <w:proofErr w:type="spellEnd"/>
        <w:r w:rsidR="00717F4F" w:rsidRPr="00717F4F">
          <w:rPr>
            <w:rFonts w:cs="Times New Roman"/>
            <w:szCs w:val="24"/>
          </w:rPr>
          <w:t xml:space="preserve"> </w:t>
        </w:r>
        <w:proofErr w:type="spellStart"/>
        <w:r w:rsidR="00717F4F" w:rsidRPr="00717F4F">
          <w:rPr>
            <w:rFonts w:cs="Times New Roman"/>
            <w:szCs w:val="24"/>
          </w:rPr>
          <w:t>dfAAnalisar</w:t>
        </w:r>
        <w:proofErr w:type="spellEnd"/>
        <w:r w:rsidR="00717F4F" w:rsidRPr="00717F4F">
          <w:rPr>
            <w:rFonts w:cs="Times New Roman"/>
            <w:szCs w:val="24"/>
          </w:rPr>
          <w:t xml:space="preserve">. Cada variable almacena una representación de la columna correspondiente en forma de un arreglo de valores </w:t>
        </w:r>
        <w:proofErr w:type="spellStart"/>
        <w:r w:rsidR="00717F4F" w:rsidRPr="00717F4F">
          <w:rPr>
            <w:rFonts w:cs="Times New Roman"/>
            <w:szCs w:val="24"/>
          </w:rPr>
          <w:t>numpy</w:t>
        </w:r>
        <w:proofErr w:type="spellEnd"/>
        <w:r w:rsidR="00717F4F" w:rsidRPr="00717F4F">
          <w:rPr>
            <w:rFonts w:cs="Times New Roman"/>
            <w:szCs w:val="24"/>
          </w:rPr>
          <w:t xml:space="preserve">. Los nombres de las variables se asignan de acuerdo al nombre de la columna del </w:t>
        </w:r>
        <w:proofErr w:type="spellStart"/>
        <w:r w:rsidR="00717F4F" w:rsidRPr="00717F4F">
          <w:rPr>
            <w:rFonts w:cs="Times New Roman"/>
            <w:szCs w:val="24"/>
          </w:rPr>
          <w:t>DataFrame</w:t>
        </w:r>
        <w:proofErr w:type="spellEnd"/>
        <w:r w:rsidR="00717F4F" w:rsidRPr="00717F4F">
          <w:rPr>
            <w:rFonts w:cs="Times New Roman"/>
            <w:szCs w:val="24"/>
          </w:rPr>
          <w:t>.</w:t>
        </w:r>
      </w:ins>
    </w:p>
    <w:p w14:paraId="37D71134" w14:textId="5916623A" w:rsidR="00D66BB6" w:rsidRDefault="00D66BB6" w:rsidP="00EE67FE">
      <w:pPr>
        <w:ind w:firstLine="708"/>
        <w:rPr>
          <w:ins w:id="5131" w:author="Camilo Andrés Díaz Gómez" w:date="2023-03-20T11:58:00Z"/>
          <w:rFonts w:cs="Times New Roman"/>
          <w:szCs w:val="24"/>
        </w:rPr>
      </w:pPr>
    </w:p>
    <w:p w14:paraId="7E477A94" w14:textId="329C40F0" w:rsidR="00D66BB6" w:rsidRPr="00614520" w:rsidRDefault="00D66BB6" w:rsidP="00D66BB6">
      <w:pPr>
        <w:ind w:firstLine="708"/>
        <w:rPr>
          <w:ins w:id="5132" w:author="Camilo Andrés Díaz Gómez" w:date="2023-03-20T11:58:00Z"/>
          <w:rFonts w:cs="Times New Roman"/>
          <w:szCs w:val="24"/>
        </w:rPr>
      </w:pPr>
      <w:ins w:id="5133" w:author="Camilo Andrés Díaz Gómez" w:date="2023-03-20T11:58:00Z">
        <w:r>
          <w:rPr>
            <w:rFonts w:cs="Times New Roman"/>
            <w:szCs w:val="24"/>
          </w:rPr>
          <w:t>Luego,</w:t>
        </w:r>
        <w:r w:rsidRPr="00614520">
          <w:rPr>
            <w:rFonts w:cs="Times New Roman"/>
            <w:szCs w:val="24"/>
          </w:rPr>
          <w:t xml:space="preserve"> se </w:t>
        </w:r>
        <w:r>
          <w:rPr>
            <w:rFonts w:cs="Times New Roman"/>
            <w:szCs w:val="24"/>
          </w:rPr>
          <w:t>crea</w:t>
        </w:r>
        <w:r w:rsidRPr="00614520">
          <w:rPr>
            <w:rFonts w:cs="Times New Roman"/>
            <w:szCs w:val="24"/>
          </w:rPr>
          <w:t xml:space="preserve"> un </w:t>
        </w:r>
        <w:proofErr w:type="spellStart"/>
        <w:r w:rsidRPr="00614520">
          <w:rPr>
            <w:rFonts w:cs="Times New Roman"/>
            <w:szCs w:val="24"/>
          </w:rPr>
          <w:t>DataFrame</w:t>
        </w:r>
        <w:proofErr w:type="spellEnd"/>
        <w:r w:rsidRPr="00614520">
          <w:rPr>
            <w:rFonts w:cs="Times New Roman"/>
            <w:szCs w:val="24"/>
          </w:rPr>
          <w:t xml:space="preserve"> vacío llamado </w:t>
        </w:r>
        <w:proofErr w:type="spellStart"/>
        <w:r w:rsidRPr="00614520">
          <w:rPr>
            <w:rFonts w:cs="Times New Roman"/>
            <w:szCs w:val="24"/>
          </w:rPr>
          <w:t>dfFinalPruebas</w:t>
        </w:r>
        <w:proofErr w:type="spellEnd"/>
        <w:r w:rsidRPr="00614520">
          <w:rPr>
            <w:rFonts w:cs="Times New Roman"/>
            <w:szCs w:val="24"/>
          </w:rPr>
          <w:t xml:space="preserve"> </w:t>
        </w:r>
      </w:ins>
      <w:ins w:id="5134" w:author="Steff Guzmán" w:date="2023-03-23T20:05:00Z">
        <w:r w:rsidR="004441E7" w:rsidRPr="004441E7">
          <w:rPr>
            <w:rFonts w:cs="Times New Roman"/>
            <w:szCs w:val="24"/>
            <w:highlight w:val="yellow"/>
            <w:rPrChange w:id="5135" w:author="Steff Guzmán" w:date="2023-03-23T20:05:00Z">
              <w:rPr>
                <w:rFonts w:cs="Times New Roman"/>
                <w:szCs w:val="24"/>
              </w:rPr>
            </w:rPrChange>
          </w:rPr>
          <w:t>(</w:t>
        </w:r>
      </w:ins>
      <w:ins w:id="5136" w:author="Steff Guzmán" w:date="2023-03-23T20:04:00Z">
        <w:r w:rsidR="004441E7" w:rsidRPr="004441E7">
          <w:rPr>
            <w:rFonts w:cs="Times New Roman"/>
            <w:szCs w:val="24"/>
            <w:highlight w:val="yellow"/>
            <w:rPrChange w:id="5137" w:author="Steff Guzmán" w:date="2023-03-23T20:05:00Z">
              <w:rPr>
                <w:rFonts w:cs="Times New Roman"/>
                <w:szCs w:val="24"/>
              </w:rPr>
            </w:rPrChange>
          </w:rPr>
          <w:t>Ver figura)</w:t>
        </w:r>
      </w:ins>
      <w:ins w:id="5138" w:author="Steff Guzmán" w:date="2023-03-23T20:05:00Z">
        <w:r w:rsidR="004441E7">
          <w:rPr>
            <w:rFonts w:cs="Times New Roman"/>
            <w:szCs w:val="24"/>
          </w:rPr>
          <w:t>,</w:t>
        </w:r>
      </w:ins>
      <w:ins w:id="5139" w:author="Steff Guzmán" w:date="2023-03-23T20:04:00Z">
        <w:r w:rsidR="004441E7">
          <w:rPr>
            <w:rFonts w:cs="Times New Roman"/>
            <w:szCs w:val="24"/>
          </w:rPr>
          <w:t xml:space="preserve"> </w:t>
        </w:r>
      </w:ins>
      <w:ins w:id="5140" w:author="Camilo Andrés Díaz Gómez" w:date="2023-03-20T11:58:00Z">
        <w:r w:rsidRPr="00614520">
          <w:rPr>
            <w:rFonts w:cs="Times New Roman"/>
            <w:szCs w:val="24"/>
          </w:rPr>
          <w:t>que tendrá columnas para almacenar los resultados de la simulación de temperatura utilizando diferentes modelos de aprendizaje automático. El DataFrame tendrá las siguientes columnas: 'NombreEstacion','CodigoEstacion','FechaCompleta','Fecha','Hora','Temperatura_Simulada_Regression','Temperatura_Simulada_Polynomial_Regression','Temperatura_Simulada_KNN','Temperatura_Simulada_Decision_Trees','Temperatura_Simulada_Random_Forest','Temperatura_Simulada_Red_Neuronal','Temperatura_Prueba','Latitud','Longitud','Altitud'.</w:t>
        </w:r>
      </w:ins>
    </w:p>
    <w:p w14:paraId="4AC31FD0" w14:textId="77777777" w:rsidR="00D66BB6" w:rsidRDefault="00D66BB6" w:rsidP="00EE67FE">
      <w:pPr>
        <w:ind w:firstLine="708"/>
        <w:rPr>
          <w:ins w:id="5141" w:author="Camilo Andrés Díaz Gómez" w:date="2023-03-16T23:17:00Z"/>
          <w:rFonts w:cs="Times New Roman"/>
          <w:szCs w:val="24"/>
        </w:rPr>
      </w:pPr>
    </w:p>
    <w:p w14:paraId="388F8134" w14:textId="0C8E8F7B" w:rsidR="00717F4F" w:rsidRDefault="004441E7" w:rsidP="00EE67FE">
      <w:pPr>
        <w:ind w:firstLine="708"/>
        <w:rPr>
          <w:ins w:id="5142" w:author="Steff Guzmán" w:date="2023-03-23T20:03:00Z"/>
          <w:rFonts w:cs="Times New Roman"/>
          <w:szCs w:val="24"/>
        </w:rPr>
      </w:pPr>
      <w:ins w:id="5143" w:author="Steff Guzmán" w:date="2023-03-23T20:03:00Z">
        <w:r>
          <w:rPr>
            <w:noProof/>
          </w:rPr>
          <w:drawing>
            <wp:inline distT="0" distB="0" distL="0" distR="0" wp14:anchorId="7C20827B" wp14:editId="7CFEE53F">
              <wp:extent cx="5612130" cy="231076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10765"/>
                      </a:xfrm>
                      <a:prstGeom prst="rect">
                        <a:avLst/>
                      </a:prstGeom>
                    </pic:spPr>
                  </pic:pic>
                </a:graphicData>
              </a:graphic>
            </wp:inline>
          </w:drawing>
        </w:r>
      </w:ins>
    </w:p>
    <w:p w14:paraId="542320FF" w14:textId="1899B5AA" w:rsidR="004441E7" w:rsidRDefault="004441E7" w:rsidP="00EE67FE">
      <w:pPr>
        <w:ind w:firstLine="708"/>
        <w:rPr>
          <w:ins w:id="5144" w:author="Camilo Andrés Díaz Gómez" w:date="2023-03-16T23:17:00Z"/>
          <w:rFonts w:cs="Times New Roman"/>
          <w:szCs w:val="24"/>
        </w:rPr>
      </w:pPr>
      <w:ins w:id="5145" w:author="Steff Guzmán" w:date="2023-03-23T20:03:00Z">
        <w:r>
          <w:rPr>
            <w:noProof/>
          </w:rPr>
          <w:drawing>
            <wp:inline distT="0" distB="0" distL="0" distR="0" wp14:anchorId="5BDAEB89" wp14:editId="3B8E82D8">
              <wp:extent cx="5612130" cy="619125"/>
              <wp:effectExtent l="0" t="0" r="762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4830"/>
                      <a:stretch/>
                    </pic:blipFill>
                    <pic:spPr bwMode="auto">
                      <a:xfrm>
                        <a:off x="0" y="0"/>
                        <a:ext cx="5612130" cy="619125"/>
                      </a:xfrm>
                      <a:prstGeom prst="rect">
                        <a:avLst/>
                      </a:prstGeom>
                      <a:ln>
                        <a:noFill/>
                      </a:ln>
                      <a:extLst>
                        <a:ext uri="{53640926-AAD7-44D8-BBD7-CCE9431645EC}">
                          <a14:shadowObscured xmlns:a14="http://schemas.microsoft.com/office/drawing/2010/main"/>
                        </a:ext>
                      </a:extLst>
                    </pic:spPr>
                  </pic:pic>
                </a:graphicData>
              </a:graphic>
            </wp:inline>
          </w:drawing>
        </w:r>
      </w:ins>
    </w:p>
    <w:p w14:paraId="4B0F95AB" w14:textId="13CF4AC1" w:rsidR="00BE50D1" w:rsidRPr="00E4143F" w:rsidDel="004441E7" w:rsidRDefault="00BE50D1">
      <w:pPr>
        <w:pStyle w:val="Ttulo5"/>
        <w:ind w:left="1416"/>
        <w:rPr>
          <w:ins w:id="5146" w:author="Camilo Andrés Díaz Gómez" w:date="2023-03-16T23:38:00Z"/>
          <w:del w:id="5147" w:author="Steff Guzmán" w:date="2023-03-23T20:05:00Z"/>
          <w:rFonts w:ascii="Times New Roman" w:hAnsi="Times New Roman" w:cs="Times New Roman"/>
          <w:b/>
          <w:bCs/>
          <w:color w:val="auto"/>
          <w:rPrChange w:id="5148" w:author="Camilo Andrés Díaz Gómez" w:date="2023-03-21T20:51:00Z">
            <w:rPr>
              <w:ins w:id="5149" w:author="Camilo Andrés Díaz Gómez" w:date="2023-03-16T23:38:00Z"/>
              <w:del w:id="5150" w:author="Steff Guzmán" w:date="2023-03-23T20:05:00Z"/>
            </w:rPr>
          </w:rPrChange>
        </w:rPr>
        <w:pPrChange w:id="5151" w:author="Camilo Andrés Díaz Gómez" w:date="2023-03-22T11:19:00Z">
          <w:pPr>
            <w:pStyle w:val="Ttulo3"/>
            <w:ind w:firstLine="708"/>
          </w:pPr>
        </w:pPrChange>
      </w:pPr>
      <w:ins w:id="5152" w:author="Camilo Andrés Díaz Gómez" w:date="2023-03-16T23:39:00Z">
        <w:r w:rsidRPr="00E4143F">
          <w:rPr>
            <w:rFonts w:ascii="Times New Roman" w:hAnsi="Times New Roman" w:cs="Times New Roman"/>
            <w:b/>
            <w:bCs/>
            <w:color w:val="auto"/>
            <w:rPrChange w:id="5153" w:author="Camilo Andrés Díaz Gómez" w:date="2023-03-21T20:51:00Z">
              <w:rPr/>
            </w:rPrChange>
          </w:rPr>
          <w:t xml:space="preserve">Regresión </w:t>
        </w:r>
      </w:ins>
      <w:ins w:id="5154" w:author="Camilo Andrés Díaz Gómez" w:date="2023-03-17T23:53:00Z">
        <w:r w:rsidR="00247E6E" w:rsidRPr="00E4143F">
          <w:rPr>
            <w:rFonts w:ascii="Times New Roman" w:hAnsi="Times New Roman" w:cs="Times New Roman"/>
            <w:b/>
            <w:bCs/>
            <w:color w:val="auto"/>
          </w:rPr>
          <w:t>Múltiple</w:t>
        </w:r>
      </w:ins>
    </w:p>
    <w:p w14:paraId="6AEC92DF" w14:textId="12D66900" w:rsidR="00717F4F" w:rsidRDefault="00717F4F">
      <w:pPr>
        <w:pStyle w:val="Ttulo5"/>
        <w:ind w:left="1416"/>
        <w:rPr>
          <w:ins w:id="5155" w:author="Camilo Andrés Díaz Gómez" w:date="2023-03-16T23:17:00Z"/>
        </w:rPr>
        <w:pPrChange w:id="5156" w:author="Steff Guzmán" w:date="2023-03-23T20:05:00Z">
          <w:pPr>
            <w:ind w:firstLine="708"/>
          </w:pPr>
        </w:pPrChange>
      </w:pPr>
    </w:p>
    <w:p w14:paraId="4686E6B7" w14:textId="7A3BCBB8" w:rsidR="00717F4F" w:rsidDel="004441E7" w:rsidRDefault="00717F4F">
      <w:pPr>
        <w:rPr>
          <w:ins w:id="5157" w:author="Camilo Andrés Díaz Gómez" w:date="2023-03-16T23:18:00Z"/>
          <w:del w:id="5158" w:author="Steff Guzmán" w:date="2023-03-23T20:05:00Z"/>
          <w:rFonts w:cs="Times New Roman"/>
          <w:szCs w:val="24"/>
        </w:rPr>
        <w:pPrChange w:id="5159" w:author="Steff Guzmán" w:date="2023-03-23T20:05:00Z">
          <w:pPr>
            <w:ind w:firstLine="708"/>
          </w:pPr>
        </w:pPrChange>
      </w:pPr>
      <w:ins w:id="5160" w:author="Camilo Andrés Díaz Gómez" w:date="2023-03-16T23:18:00Z">
        <w:del w:id="5161" w:author="Steff Guzmán" w:date="2023-03-23T20:05:00Z">
          <w:r w:rsidDel="004441E7">
            <w:rPr>
              <w:noProof/>
            </w:rPr>
            <w:drawing>
              <wp:inline distT="0" distB="0" distL="0" distR="0" wp14:anchorId="6DB2F822" wp14:editId="63033F2A">
                <wp:extent cx="5612130" cy="156908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69085"/>
                        </a:xfrm>
                        <a:prstGeom prst="rect">
                          <a:avLst/>
                        </a:prstGeom>
                      </pic:spPr>
                    </pic:pic>
                  </a:graphicData>
                </a:graphic>
              </wp:inline>
            </w:drawing>
          </w:r>
        </w:del>
      </w:ins>
    </w:p>
    <w:p w14:paraId="223210D4" w14:textId="175EA2AA" w:rsidR="00717F4F" w:rsidRDefault="00717F4F">
      <w:pPr>
        <w:rPr>
          <w:ins w:id="5162" w:author="Camilo Andrés Díaz Gómez" w:date="2023-03-16T23:18:00Z"/>
          <w:rFonts w:cs="Times New Roman"/>
          <w:szCs w:val="24"/>
        </w:rPr>
        <w:pPrChange w:id="5163" w:author="Steff Guzmán" w:date="2023-03-23T20:05:00Z">
          <w:pPr>
            <w:ind w:firstLine="708"/>
          </w:pPr>
        </w:pPrChange>
      </w:pPr>
    </w:p>
    <w:p w14:paraId="5E425EAE" w14:textId="61039A81" w:rsidR="00717F4F" w:rsidRDefault="00717F4F" w:rsidP="00EE67FE">
      <w:pPr>
        <w:ind w:firstLine="708"/>
        <w:rPr>
          <w:ins w:id="5164" w:author="Steff Guzmán" w:date="2023-03-23T20:05:00Z"/>
          <w:rFonts w:cs="Times New Roman"/>
          <w:szCs w:val="24"/>
        </w:rPr>
      </w:pPr>
      <w:ins w:id="5165" w:author="Camilo Andrés Díaz Gómez" w:date="2023-03-16T23:18:00Z">
        <w:r w:rsidRPr="00717F4F">
          <w:rPr>
            <w:rFonts w:cs="Times New Roman"/>
            <w:szCs w:val="24"/>
          </w:rPr>
          <w:t>E</w:t>
        </w:r>
        <w:del w:id="5166" w:author="Steff Guzmán" w:date="2023-03-23T20:05:00Z">
          <w:r w:rsidRPr="00717F4F" w:rsidDel="004441E7">
            <w:rPr>
              <w:rFonts w:cs="Times New Roman"/>
              <w:szCs w:val="24"/>
            </w:rPr>
            <w:delText xml:space="preserve">stas líneas </w:delText>
          </w:r>
        </w:del>
      </w:ins>
      <w:ins w:id="5167" w:author="Steff Guzmán" w:date="2023-03-23T20:05:00Z">
        <w:r w:rsidR="004441E7">
          <w:rPr>
            <w:rFonts w:cs="Times New Roman"/>
            <w:szCs w:val="24"/>
          </w:rPr>
          <w:t xml:space="preserve">n la </w:t>
        </w:r>
        <w:r w:rsidR="004441E7" w:rsidRPr="004441E7">
          <w:rPr>
            <w:rFonts w:cs="Times New Roman"/>
            <w:szCs w:val="24"/>
            <w:highlight w:val="yellow"/>
            <w:rPrChange w:id="5168" w:author="Steff Guzmán" w:date="2023-03-23T20:05:00Z">
              <w:rPr>
                <w:rFonts w:cs="Times New Roman"/>
                <w:szCs w:val="24"/>
              </w:rPr>
            </w:rPrChange>
          </w:rPr>
          <w:t>Figura</w:t>
        </w:r>
        <w:r w:rsidR="004441E7">
          <w:rPr>
            <w:rFonts w:cs="Times New Roman"/>
            <w:szCs w:val="24"/>
          </w:rPr>
          <w:t xml:space="preserve"> las </w:t>
        </w:r>
      </w:ins>
      <w:ins w:id="5169" w:author="Steff Guzmán" w:date="2023-03-23T20:06:00Z">
        <w:r w:rsidR="004441E7">
          <w:rPr>
            <w:rFonts w:cs="Times New Roman"/>
            <w:szCs w:val="24"/>
          </w:rPr>
          <w:t xml:space="preserve">líneas </w:t>
        </w:r>
      </w:ins>
      <w:ins w:id="5170" w:author="Camilo Andrés Díaz Gómez" w:date="2023-03-16T23:18:00Z">
        <w:r w:rsidRPr="00717F4F">
          <w:rPr>
            <w:rFonts w:cs="Times New Roman"/>
            <w:szCs w:val="24"/>
          </w:rPr>
          <w:t>de código se refieren al entrenamiento de un modelo de aprendizaje automático utilizando la regresión lineal como algoritmo de predicción. Las características de entrada del modelo se seleccionan como la humedad y la hora del día, y se utilizan para predecir la temperatura.</w:t>
        </w:r>
      </w:ins>
    </w:p>
    <w:p w14:paraId="6136E4DB" w14:textId="5CBE8E2B" w:rsidR="004441E7" w:rsidRPr="00717F4F" w:rsidRDefault="004441E7" w:rsidP="00EE67FE">
      <w:pPr>
        <w:ind w:firstLine="708"/>
        <w:rPr>
          <w:ins w:id="5171" w:author="Camilo Andrés Díaz Gómez" w:date="2023-03-16T23:18:00Z"/>
          <w:rFonts w:cs="Times New Roman"/>
          <w:szCs w:val="24"/>
        </w:rPr>
      </w:pPr>
      <w:ins w:id="5172" w:author="Steff Guzmán" w:date="2023-03-23T20:05:00Z">
        <w:r>
          <w:rPr>
            <w:noProof/>
          </w:rPr>
          <w:drawing>
            <wp:inline distT="0" distB="0" distL="0" distR="0" wp14:anchorId="1560EE5A" wp14:editId="1B426019">
              <wp:extent cx="5612130" cy="1569085"/>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569085"/>
                      </a:xfrm>
                      <a:prstGeom prst="rect">
                        <a:avLst/>
                      </a:prstGeom>
                    </pic:spPr>
                  </pic:pic>
                </a:graphicData>
              </a:graphic>
            </wp:inline>
          </w:drawing>
        </w:r>
      </w:ins>
    </w:p>
    <w:p w14:paraId="33373465" w14:textId="77777777" w:rsidR="00717F4F" w:rsidRPr="00717F4F" w:rsidRDefault="00717F4F" w:rsidP="00EE67FE">
      <w:pPr>
        <w:ind w:firstLine="708"/>
        <w:rPr>
          <w:ins w:id="5173" w:author="Camilo Andrés Díaz Gómez" w:date="2023-03-16T23:18:00Z"/>
          <w:rFonts w:cs="Times New Roman"/>
          <w:szCs w:val="24"/>
        </w:rPr>
      </w:pPr>
    </w:p>
    <w:p w14:paraId="67E1D1D8" w14:textId="77777777" w:rsidR="00717F4F" w:rsidRPr="00717F4F" w:rsidRDefault="00717F4F" w:rsidP="00EE67FE">
      <w:pPr>
        <w:ind w:firstLine="708"/>
        <w:rPr>
          <w:ins w:id="5174" w:author="Camilo Andrés Díaz Gómez" w:date="2023-03-16T23:18:00Z"/>
          <w:rFonts w:cs="Times New Roman"/>
          <w:szCs w:val="24"/>
        </w:rPr>
      </w:pPr>
      <w:ins w:id="5175" w:author="Camilo Andrés Díaz Gómez" w:date="2023-03-16T23:18:00Z">
        <w:r w:rsidRPr="00717F4F">
          <w:rPr>
            <w:rFonts w:cs="Times New Roman"/>
            <w:szCs w:val="24"/>
          </w:rPr>
          <w:t>En particular:</w:t>
        </w:r>
      </w:ins>
    </w:p>
    <w:p w14:paraId="5D3C2C6D" w14:textId="77777777" w:rsidR="00717F4F" w:rsidRPr="00717F4F" w:rsidRDefault="00717F4F" w:rsidP="00EE67FE">
      <w:pPr>
        <w:ind w:firstLine="708"/>
        <w:rPr>
          <w:ins w:id="5176" w:author="Camilo Andrés Díaz Gómez" w:date="2023-03-16T23:18:00Z"/>
          <w:rFonts w:cs="Times New Roman"/>
          <w:szCs w:val="24"/>
        </w:rPr>
      </w:pPr>
    </w:p>
    <w:p w14:paraId="68812D15" w14:textId="77777777" w:rsidR="00717F4F" w:rsidRPr="00717F4F" w:rsidRDefault="00717F4F">
      <w:pPr>
        <w:pStyle w:val="Prrafodelista"/>
        <w:numPr>
          <w:ilvl w:val="0"/>
          <w:numId w:val="21"/>
        </w:numPr>
        <w:rPr>
          <w:ins w:id="5177" w:author="Camilo Andrés Díaz Gómez" w:date="2023-03-16T23:18:00Z"/>
          <w:rFonts w:cs="Times New Roman"/>
          <w:szCs w:val="24"/>
        </w:rPr>
        <w:pPrChange w:id="5178" w:author="Camilo Andrés Díaz Gómez" w:date="2023-03-17T00:48:00Z">
          <w:pPr>
            <w:ind w:firstLine="708"/>
          </w:pPr>
        </w:pPrChange>
      </w:pPr>
      <w:ins w:id="5179" w:author="Camilo Andrés Díaz Gómez" w:date="2023-03-16T23:18:00Z">
        <w:r w:rsidRPr="00717F4F">
          <w:rPr>
            <w:rFonts w:cs="Times New Roman"/>
            <w:szCs w:val="24"/>
          </w:rPr>
          <w:t>X=</w:t>
        </w:r>
        <w:proofErr w:type="spellStart"/>
        <w:r w:rsidRPr="00717F4F">
          <w:rPr>
            <w:rFonts w:cs="Times New Roman"/>
            <w:szCs w:val="24"/>
          </w:rPr>
          <w:t>np.array</w:t>
        </w:r>
        <w:proofErr w:type="spellEnd"/>
        <w:r w:rsidRPr="00717F4F">
          <w:rPr>
            <w:rFonts w:cs="Times New Roman"/>
            <w:szCs w:val="24"/>
          </w:rPr>
          <w:t>([</w:t>
        </w:r>
        <w:proofErr w:type="spellStart"/>
        <w:r w:rsidRPr="00717F4F">
          <w:rPr>
            <w:rFonts w:cs="Times New Roman"/>
            <w:szCs w:val="24"/>
          </w:rPr>
          <w:t>humedad,fechaHora</w:t>
        </w:r>
        <w:proofErr w:type="spellEnd"/>
        <w:r w:rsidRPr="00717F4F">
          <w:rPr>
            <w:rFonts w:cs="Times New Roman"/>
            <w:szCs w:val="24"/>
          </w:rPr>
          <w:t xml:space="preserve">]).T: Se crea una matriz </w:t>
        </w:r>
        <w:proofErr w:type="spellStart"/>
        <w:r w:rsidRPr="00717F4F">
          <w:rPr>
            <w:rFonts w:cs="Times New Roman"/>
            <w:szCs w:val="24"/>
          </w:rPr>
          <w:t>NumPy</w:t>
        </w:r>
        <w:proofErr w:type="spellEnd"/>
        <w:r w:rsidRPr="00717F4F">
          <w:rPr>
            <w:rFonts w:cs="Times New Roman"/>
            <w:szCs w:val="24"/>
          </w:rPr>
          <w:t xml:space="preserve"> X que contiene las características de entrada del modelo. Aquí, las características son la humedad y la hora del día. Los valores de la humedad y la hora se extraen de las variables humedad y </w:t>
        </w:r>
        <w:proofErr w:type="spellStart"/>
        <w:r w:rsidRPr="00717F4F">
          <w:rPr>
            <w:rFonts w:cs="Times New Roman"/>
            <w:szCs w:val="24"/>
          </w:rPr>
          <w:t>fechaHora</w:t>
        </w:r>
        <w:proofErr w:type="spellEnd"/>
        <w:r w:rsidRPr="00717F4F">
          <w:rPr>
            <w:rFonts w:cs="Times New Roman"/>
            <w:szCs w:val="24"/>
          </w:rPr>
          <w:t>, respectivamente, que se crearon previamente.</w:t>
        </w:r>
      </w:ins>
    </w:p>
    <w:p w14:paraId="3EAB7684" w14:textId="77777777" w:rsidR="00717F4F" w:rsidRPr="00717F4F" w:rsidRDefault="00717F4F" w:rsidP="00EE67FE">
      <w:pPr>
        <w:ind w:firstLine="708"/>
        <w:rPr>
          <w:ins w:id="5180" w:author="Camilo Andrés Díaz Gómez" w:date="2023-03-16T23:18:00Z"/>
          <w:rFonts w:cs="Times New Roman"/>
          <w:szCs w:val="24"/>
        </w:rPr>
      </w:pPr>
    </w:p>
    <w:p w14:paraId="52EE7168" w14:textId="77777777" w:rsidR="00717F4F" w:rsidRPr="00717F4F" w:rsidRDefault="00717F4F">
      <w:pPr>
        <w:pStyle w:val="Prrafodelista"/>
        <w:numPr>
          <w:ilvl w:val="0"/>
          <w:numId w:val="21"/>
        </w:numPr>
        <w:rPr>
          <w:ins w:id="5181" w:author="Camilo Andrés Díaz Gómez" w:date="2023-03-16T23:18:00Z"/>
          <w:rFonts w:cs="Times New Roman"/>
          <w:szCs w:val="24"/>
        </w:rPr>
        <w:pPrChange w:id="5182" w:author="Camilo Andrés Díaz Gómez" w:date="2023-03-17T00:48:00Z">
          <w:pPr>
            <w:ind w:firstLine="708"/>
          </w:pPr>
        </w:pPrChange>
      </w:pPr>
      <w:ins w:id="5183" w:author="Camilo Andrés Díaz Gómez" w:date="2023-03-16T23:18:00Z">
        <w:r w:rsidRPr="00717F4F">
          <w:rPr>
            <w:rFonts w:cs="Times New Roman"/>
            <w:szCs w:val="24"/>
          </w:rPr>
          <w:t>Y=</w:t>
        </w:r>
        <w:proofErr w:type="spellStart"/>
        <w:r w:rsidRPr="00717F4F">
          <w:rPr>
            <w:rFonts w:cs="Times New Roman"/>
            <w:szCs w:val="24"/>
          </w:rPr>
          <w:t>np.array</w:t>
        </w:r>
        <w:proofErr w:type="spellEnd"/>
        <w:r w:rsidRPr="00717F4F">
          <w:rPr>
            <w:rFonts w:cs="Times New Roman"/>
            <w:szCs w:val="24"/>
          </w:rPr>
          <w:t xml:space="preserve">([temperatura]).T: Se crea una matriz </w:t>
        </w:r>
        <w:proofErr w:type="spellStart"/>
        <w:r w:rsidRPr="00717F4F">
          <w:rPr>
            <w:rFonts w:cs="Times New Roman"/>
            <w:szCs w:val="24"/>
          </w:rPr>
          <w:t>NumPy</w:t>
        </w:r>
        <w:proofErr w:type="spellEnd"/>
        <w:r w:rsidRPr="00717F4F">
          <w:rPr>
            <w:rFonts w:cs="Times New Roman"/>
            <w:szCs w:val="24"/>
          </w:rPr>
          <w:t xml:space="preserve"> Y que contiene la variable objetivo a predecir, en este caso la temperatura. Los valores de la temperatura se extraen de la variable temperatura, que también se creó previamente.</w:t>
        </w:r>
      </w:ins>
    </w:p>
    <w:p w14:paraId="20817940" w14:textId="77777777" w:rsidR="00717F4F" w:rsidRPr="00717F4F" w:rsidRDefault="00717F4F" w:rsidP="00EE67FE">
      <w:pPr>
        <w:ind w:firstLine="708"/>
        <w:rPr>
          <w:ins w:id="5184" w:author="Camilo Andrés Díaz Gómez" w:date="2023-03-16T23:18:00Z"/>
          <w:rFonts w:cs="Times New Roman"/>
          <w:szCs w:val="24"/>
        </w:rPr>
      </w:pPr>
    </w:p>
    <w:p w14:paraId="24932056" w14:textId="1C7E8FE1" w:rsidR="00717F4F" w:rsidRDefault="00717F4F" w:rsidP="00EE67FE">
      <w:pPr>
        <w:ind w:firstLine="708"/>
        <w:rPr>
          <w:ins w:id="5185" w:author="Steff Guzmán" w:date="2023-03-23T20:07:00Z"/>
          <w:rFonts w:cs="Times New Roman"/>
          <w:szCs w:val="24"/>
        </w:rPr>
      </w:pPr>
      <w:ins w:id="5186" w:author="Camilo Andrés Díaz Gómez" w:date="2023-03-16T23:18:00Z">
        <w:r w:rsidRPr="00717F4F">
          <w:rPr>
            <w:rFonts w:cs="Times New Roman"/>
            <w:szCs w:val="24"/>
          </w:rPr>
          <w:t xml:space="preserve">Estas variables se utilizan como entrada para el modelo de regresión lineal que se entrena </w:t>
        </w:r>
      </w:ins>
      <w:ins w:id="5187" w:author="Steff Guzmán" w:date="2023-03-23T20:06:00Z">
        <w:r w:rsidR="000E36C6">
          <w:rPr>
            <w:rFonts w:cs="Times New Roman"/>
            <w:szCs w:val="24"/>
          </w:rPr>
          <w:t xml:space="preserve">en </w:t>
        </w:r>
        <w:r w:rsidR="000E36C6" w:rsidRPr="000E36C6">
          <w:rPr>
            <w:rFonts w:cs="Times New Roman"/>
            <w:szCs w:val="24"/>
            <w:highlight w:val="yellow"/>
            <w:rPrChange w:id="5188" w:author="Steff Guzmán" w:date="2023-03-23T20:06:00Z">
              <w:rPr>
                <w:rFonts w:cs="Times New Roman"/>
                <w:szCs w:val="24"/>
              </w:rPr>
            </w:rPrChange>
          </w:rPr>
          <w:t>la figura</w:t>
        </w:r>
      </w:ins>
      <w:ins w:id="5189" w:author="Steff Guzmán" w:date="2023-03-23T20:07:00Z">
        <w:r w:rsidR="000E36C6">
          <w:rPr>
            <w:rFonts w:cs="Times New Roman"/>
            <w:szCs w:val="24"/>
          </w:rPr>
          <w:t>.</w:t>
        </w:r>
      </w:ins>
      <w:ins w:id="5190" w:author="Camilo Andrés Díaz Gómez" w:date="2023-03-16T23:18:00Z">
        <w:del w:id="5191" w:author="Steff Guzmán" w:date="2023-03-23T20:06:00Z">
          <w:r w:rsidRPr="00717F4F" w:rsidDel="000E36C6">
            <w:rPr>
              <w:rFonts w:cs="Times New Roman"/>
              <w:szCs w:val="24"/>
            </w:rPr>
            <w:delText>a continuación</w:delText>
          </w:r>
        </w:del>
      </w:ins>
      <w:ins w:id="5192" w:author="Camilo Andrés Díaz Gómez" w:date="2023-03-16T23:19:00Z">
        <w:del w:id="5193" w:author="Steff Guzmán" w:date="2023-03-23T20:06:00Z">
          <w:r w:rsidDel="000E36C6">
            <w:rPr>
              <w:rFonts w:cs="Times New Roman"/>
              <w:szCs w:val="24"/>
            </w:rPr>
            <w:delText>:</w:delText>
          </w:r>
        </w:del>
      </w:ins>
    </w:p>
    <w:p w14:paraId="3EA1602B" w14:textId="77777777" w:rsidR="000E36C6" w:rsidRDefault="000E36C6" w:rsidP="000E36C6">
      <w:pPr>
        <w:ind w:firstLine="708"/>
        <w:rPr>
          <w:ins w:id="5194" w:author="Steff Guzmán" w:date="2023-03-23T20:07:00Z"/>
          <w:rFonts w:cs="Times New Roman"/>
          <w:szCs w:val="24"/>
        </w:rPr>
      </w:pPr>
    </w:p>
    <w:p w14:paraId="324268D3" w14:textId="1EDA7AAF" w:rsidR="000E36C6" w:rsidRPr="00717F4F" w:rsidRDefault="000E36C6" w:rsidP="000E36C6">
      <w:pPr>
        <w:ind w:firstLine="708"/>
        <w:rPr>
          <w:ins w:id="5195" w:author="Steff Guzmán" w:date="2023-03-23T20:07:00Z"/>
          <w:rFonts w:cs="Times New Roman"/>
          <w:szCs w:val="24"/>
        </w:rPr>
      </w:pPr>
      <w:ins w:id="5196" w:author="Steff Guzmán" w:date="2023-03-23T20:07:00Z">
        <w:r w:rsidRPr="00717F4F">
          <w:rPr>
            <w:rFonts w:cs="Times New Roman"/>
            <w:szCs w:val="24"/>
          </w:rPr>
          <w:t>Estas líneas de código corresponden a la implementación de</w:t>
        </w:r>
        <w:r>
          <w:rPr>
            <w:rFonts w:cs="Times New Roman"/>
            <w:szCs w:val="24"/>
          </w:rPr>
          <w:t xml:space="preserve">l </w:t>
        </w:r>
        <w:r w:rsidRPr="00717F4F">
          <w:rPr>
            <w:rFonts w:cs="Times New Roman"/>
            <w:szCs w:val="24"/>
          </w:rPr>
          <w:t xml:space="preserve">modelo de regresión lineal utilizando la librería </w:t>
        </w:r>
        <w:proofErr w:type="spellStart"/>
        <w:r w:rsidRPr="00717F4F">
          <w:rPr>
            <w:rFonts w:cs="Times New Roman"/>
            <w:szCs w:val="24"/>
          </w:rPr>
          <w:t>scikit-learn</w:t>
        </w:r>
        <w:proofErr w:type="spellEnd"/>
        <w:r w:rsidRPr="00717F4F">
          <w:rPr>
            <w:rFonts w:cs="Times New Roman"/>
            <w:szCs w:val="24"/>
          </w:rPr>
          <w:t>. A continuación, se explica cada línea en detalle:</w:t>
        </w:r>
      </w:ins>
    </w:p>
    <w:p w14:paraId="38BC3148" w14:textId="77777777" w:rsidR="000E36C6" w:rsidRPr="00717F4F" w:rsidRDefault="000E36C6" w:rsidP="000E36C6">
      <w:pPr>
        <w:ind w:firstLine="708"/>
        <w:rPr>
          <w:ins w:id="5197" w:author="Steff Guzmán" w:date="2023-03-23T20:07:00Z"/>
          <w:rFonts w:cs="Times New Roman"/>
          <w:szCs w:val="24"/>
        </w:rPr>
      </w:pPr>
    </w:p>
    <w:p w14:paraId="26BB6DB3" w14:textId="77777777" w:rsidR="000E36C6" w:rsidRPr="00717F4F" w:rsidRDefault="000E36C6" w:rsidP="000E36C6">
      <w:pPr>
        <w:ind w:firstLine="708"/>
        <w:rPr>
          <w:ins w:id="5198" w:author="Steff Guzmán" w:date="2023-03-23T20:07:00Z"/>
          <w:rFonts w:cs="Times New Roman"/>
          <w:szCs w:val="24"/>
        </w:rPr>
      </w:pPr>
      <w:ins w:id="5199" w:author="Steff Guzmán" w:date="2023-03-23T20:07:00Z">
        <w:r w:rsidRPr="00717F4F">
          <w:rPr>
            <w:rFonts w:cs="Times New Roman"/>
            <w:szCs w:val="24"/>
          </w:rPr>
          <w:t xml:space="preserve">La primera línea de código crea un objeto de la clase </w:t>
        </w:r>
        <w:proofErr w:type="spellStart"/>
        <w:r w:rsidRPr="00717F4F">
          <w:rPr>
            <w:rFonts w:cs="Times New Roman"/>
            <w:szCs w:val="24"/>
          </w:rPr>
          <w:t>LinearRegression</w:t>
        </w:r>
        <w:proofErr w:type="spellEnd"/>
        <w:r w:rsidRPr="00717F4F">
          <w:rPr>
            <w:rFonts w:cs="Times New Roman"/>
            <w:szCs w:val="24"/>
          </w:rPr>
          <w:t>. Este objeto será utilizado para realizar la regresión lineal.</w:t>
        </w:r>
      </w:ins>
    </w:p>
    <w:p w14:paraId="7F6C3DFF" w14:textId="77777777" w:rsidR="000E36C6" w:rsidRPr="00717F4F" w:rsidRDefault="000E36C6" w:rsidP="000E36C6">
      <w:pPr>
        <w:ind w:firstLine="708"/>
        <w:rPr>
          <w:ins w:id="5200" w:author="Steff Guzmán" w:date="2023-03-23T20:07:00Z"/>
          <w:rFonts w:cs="Times New Roman"/>
          <w:szCs w:val="24"/>
        </w:rPr>
      </w:pPr>
    </w:p>
    <w:p w14:paraId="769354E6" w14:textId="77777777" w:rsidR="000E36C6" w:rsidRPr="00717F4F" w:rsidRDefault="000E36C6" w:rsidP="000E36C6">
      <w:pPr>
        <w:ind w:firstLine="708"/>
        <w:rPr>
          <w:ins w:id="5201" w:author="Steff Guzmán" w:date="2023-03-23T20:07:00Z"/>
          <w:rFonts w:cs="Times New Roman"/>
          <w:szCs w:val="24"/>
        </w:rPr>
      </w:pPr>
      <w:ins w:id="5202" w:author="Steff Guzmán" w:date="2023-03-23T20:07:00Z">
        <w:r w:rsidRPr="00717F4F">
          <w:rPr>
            <w:rFonts w:cs="Times New Roman"/>
            <w:szCs w:val="24"/>
          </w:rPr>
          <w:t>En la segunda línea, se ajusta el modelo a los datos de entrenamiento. Es decir, se "entrena" el modelo con los datos de entrada X y las etiquetas de salida Y.</w:t>
        </w:r>
      </w:ins>
    </w:p>
    <w:p w14:paraId="0D2CDFBD" w14:textId="77777777" w:rsidR="000E36C6" w:rsidRPr="00717F4F" w:rsidRDefault="000E36C6" w:rsidP="000E36C6">
      <w:pPr>
        <w:ind w:firstLine="708"/>
        <w:rPr>
          <w:ins w:id="5203" w:author="Steff Guzmán" w:date="2023-03-23T20:07:00Z"/>
          <w:rFonts w:cs="Times New Roman"/>
          <w:szCs w:val="24"/>
        </w:rPr>
      </w:pPr>
    </w:p>
    <w:p w14:paraId="0D900398" w14:textId="77777777" w:rsidR="000E36C6" w:rsidRDefault="000E36C6" w:rsidP="000E36C6">
      <w:pPr>
        <w:ind w:firstLine="708"/>
        <w:rPr>
          <w:ins w:id="5204" w:author="Steff Guzmán" w:date="2023-03-23T20:07:00Z"/>
          <w:rFonts w:cs="Times New Roman"/>
          <w:szCs w:val="24"/>
        </w:rPr>
      </w:pPr>
      <w:ins w:id="5205" w:author="Steff Guzmán" w:date="2023-03-23T20:07:00Z">
        <w:r w:rsidRPr="00717F4F">
          <w:rPr>
            <w:rFonts w:cs="Times New Roman"/>
            <w:szCs w:val="24"/>
          </w:rPr>
          <w:t xml:space="preserve">En la tercera línea, se hacen predicciones utilizando el modelo ajustado y los datos de entrada X. Estas predicciones se almacenan en la variable </w:t>
        </w:r>
        <w:proofErr w:type="spellStart"/>
        <w:r w:rsidRPr="00717F4F">
          <w:rPr>
            <w:rFonts w:cs="Times New Roman"/>
            <w:szCs w:val="24"/>
          </w:rPr>
          <w:t>Y_pred</w:t>
        </w:r>
        <w:proofErr w:type="spellEnd"/>
        <w:r w:rsidRPr="00717F4F">
          <w:rPr>
            <w:rFonts w:cs="Times New Roman"/>
            <w:szCs w:val="24"/>
          </w:rPr>
          <w:t>.</w:t>
        </w:r>
      </w:ins>
    </w:p>
    <w:p w14:paraId="2370D439" w14:textId="77777777" w:rsidR="000E36C6" w:rsidRDefault="000E36C6" w:rsidP="00EE67FE">
      <w:pPr>
        <w:ind w:firstLine="708"/>
        <w:rPr>
          <w:ins w:id="5206" w:author="Camilo Andrés Díaz Gómez" w:date="2023-03-16T23:18:00Z"/>
          <w:rFonts w:cs="Times New Roman"/>
          <w:szCs w:val="24"/>
        </w:rPr>
      </w:pPr>
    </w:p>
    <w:p w14:paraId="7F781351" w14:textId="4B0EBF41" w:rsidR="00717F4F" w:rsidRDefault="00717F4F" w:rsidP="00EE67FE">
      <w:pPr>
        <w:ind w:firstLine="708"/>
        <w:rPr>
          <w:ins w:id="5207" w:author="Camilo Andrés Díaz Gómez" w:date="2023-03-16T23:18:00Z"/>
          <w:rFonts w:cs="Times New Roman"/>
          <w:szCs w:val="24"/>
        </w:rPr>
      </w:pPr>
    </w:p>
    <w:p w14:paraId="0FCBF044" w14:textId="1E3452A2" w:rsidR="00717F4F" w:rsidRDefault="00717F4F">
      <w:pPr>
        <w:ind w:firstLine="708"/>
        <w:jc w:val="center"/>
        <w:rPr>
          <w:ins w:id="5208" w:author="Camilo Andrés Díaz Gómez" w:date="2023-03-16T23:19:00Z"/>
          <w:rFonts w:cs="Times New Roman"/>
          <w:szCs w:val="24"/>
        </w:rPr>
        <w:pPrChange w:id="5209" w:author="Camilo Andrés Díaz Gómez" w:date="2023-03-20T11:44:00Z">
          <w:pPr>
            <w:ind w:firstLine="708"/>
          </w:pPr>
        </w:pPrChange>
      </w:pPr>
      <w:ins w:id="5210" w:author="Camilo Andrés Díaz Gómez" w:date="2023-03-16T23:19:00Z">
        <w:r>
          <w:rPr>
            <w:noProof/>
          </w:rPr>
          <w:drawing>
            <wp:inline distT="0" distB="0" distL="0" distR="0" wp14:anchorId="4A0E5C51" wp14:editId="5AEE404F">
              <wp:extent cx="5612130" cy="1710055"/>
              <wp:effectExtent l="0" t="0" r="762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10055"/>
                      </a:xfrm>
                      <a:prstGeom prst="rect">
                        <a:avLst/>
                      </a:prstGeom>
                    </pic:spPr>
                  </pic:pic>
                </a:graphicData>
              </a:graphic>
            </wp:inline>
          </w:drawing>
        </w:r>
      </w:ins>
    </w:p>
    <w:p w14:paraId="5852D735" w14:textId="6BA206B7" w:rsidR="00717F4F" w:rsidDel="000E36C6" w:rsidRDefault="00717F4F" w:rsidP="00EE67FE">
      <w:pPr>
        <w:ind w:firstLine="708"/>
        <w:rPr>
          <w:ins w:id="5211" w:author="Camilo Andrés Díaz Gómez" w:date="2023-03-16T23:19:00Z"/>
          <w:del w:id="5212" w:author="Steff Guzmán" w:date="2023-03-23T20:07:00Z"/>
          <w:rFonts w:cs="Times New Roman"/>
          <w:szCs w:val="24"/>
        </w:rPr>
      </w:pPr>
    </w:p>
    <w:p w14:paraId="5FF8CC93" w14:textId="5B633898" w:rsidR="00717F4F" w:rsidRPr="00717F4F" w:rsidDel="000E36C6" w:rsidRDefault="00717F4F">
      <w:pPr>
        <w:rPr>
          <w:ins w:id="5213" w:author="Camilo Andrés Díaz Gómez" w:date="2023-03-16T23:19:00Z"/>
          <w:del w:id="5214" w:author="Steff Guzmán" w:date="2023-03-23T20:07:00Z"/>
          <w:rFonts w:cs="Times New Roman"/>
          <w:szCs w:val="24"/>
        </w:rPr>
        <w:pPrChange w:id="5215" w:author="Steff Guzmán" w:date="2023-03-23T20:07:00Z">
          <w:pPr>
            <w:ind w:firstLine="708"/>
          </w:pPr>
        </w:pPrChange>
      </w:pPr>
      <w:ins w:id="5216" w:author="Camilo Andrés Díaz Gómez" w:date="2023-03-16T23:19:00Z">
        <w:del w:id="5217" w:author="Steff Guzmán" w:date="2023-03-23T20:07:00Z">
          <w:r w:rsidRPr="00717F4F" w:rsidDel="000E36C6">
            <w:rPr>
              <w:rFonts w:cs="Times New Roman"/>
              <w:szCs w:val="24"/>
            </w:rPr>
            <w:delText>Estas líneas de código corresponden a la implementación de</w:delText>
          </w:r>
        </w:del>
      </w:ins>
      <w:ins w:id="5218" w:author="Camilo Andrés Díaz Gómez" w:date="2023-03-16T23:20:00Z">
        <w:del w:id="5219" w:author="Steff Guzmán" w:date="2023-03-23T20:07:00Z">
          <w:r w:rsidDel="000E36C6">
            <w:rPr>
              <w:rFonts w:cs="Times New Roman"/>
              <w:szCs w:val="24"/>
            </w:rPr>
            <w:delText xml:space="preserve">l </w:delText>
          </w:r>
        </w:del>
      </w:ins>
      <w:ins w:id="5220" w:author="Camilo Andrés Díaz Gómez" w:date="2023-03-16T23:19:00Z">
        <w:del w:id="5221" w:author="Steff Guzmán" w:date="2023-03-23T20:07:00Z">
          <w:r w:rsidRPr="00717F4F" w:rsidDel="000E36C6">
            <w:rPr>
              <w:rFonts w:cs="Times New Roman"/>
              <w:szCs w:val="24"/>
            </w:rPr>
            <w:delText>modelo de regresión lineal utilizando la librería scikit-learn. A continuación, se explica cada línea en detalle:</w:delText>
          </w:r>
        </w:del>
      </w:ins>
    </w:p>
    <w:p w14:paraId="66CD0C3A" w14:textId="087EF431" w:rsidR="00717F4F" w:rsidRPr="00717F4F" w:rsidDel="000E36C6" w:rsidRDefault="00717F4F">
      <w:pPr>
        <w:rPr>
          <w:ins w:id="5222" w:author="Camilo Andrés Díaz Gómez" w:date="2023-03-16T23:19:00Z"/>
          <w:del w:id="5223" w:author="Steff Guzmán" w:date="2023-03-23T20:07:00Z"/>
          <w:rFonts w:cs="Times New Roman"/>
          <w:szCs w:val="24"/>
        </w:rPr>
        <w:pPrChange w:id="5224" w:author="Steff Guzmán" w:date="2023-03-23T20:07:00Z">
          <w:pPr>
            <w:ind w:firstLine="708"/>
          </w:pPr>
        </w:pPrChange>
      </w:pPr>
    </w:p>
    <w:p w14:paraId="635AEB54" w14:textId="5CB649C2" w:rsidR="00717F4F" w:rsidRPr="00717F4F" w:rsidDel="000E36C6" w:rsidRDefault="00717F4F">
      <w:pPr>
        <w:rPr>
          <w:ins w:id="5225" w:author="Camilo Andrés Díaz Gómez" w:date="2023-03-16T23:19:00Z"/>
          <w:del w:id="5226" w:author="Steff Guzmán" w:date="2023-03-23T20:07:00Z"/>
          <w:rFonts w:cs="Times New Roman"/>
          <w:szCs w:val="24"/>
        </w:rPr>
        <w:pPrChange w:id="5227" w:author="Steff Guzmán" w:date="2023-03-23T20:07:00Z">
          <w:pPr>
            <w:ind w:firstLine="708"/>
          </w:pPr>
        </w:pPrChange>
      </w:pPr>
      <w:ins w:id="5228" w:author="Camilo Andrés Díaz Gómez" w:date="2023-03-16T23:19:00Z">
        <w:del w:id="5229" w:author="Steff Guzmán" w:date="2023-03-23T20:07:00Z">
          <w:r w:rsidRPr="00717F4F" w:rsidDel="000E36C6">
            <w:rPr>
              <w:rFonts w:cs="Times New Roman"/>
              <w:szCs w:val="24"/>
            </w:rPr>
            <w:delText>La primera línea de código crea un objeto de la clase LinearRegression. Este objeto será utilizado para realizar la regresión lineal.</w:delText>
          </w:r>
        </w:del>
      </w:ins>
    </w:p>
    <w:p w14:paraId="3202E2B0" w14:textId="583873B6" w:rsidR="00717F4F" w:rsidRPr="00717F4F" w:rsidDel="000E36C6" w:rsidRDefault="00717F4F">
      <w:pPr>
        <w:rPr>
          <w:ins w:id="5230" w:author="Camilo Andrés Díaz Gómez" w:date="2023-03-16T23:19:00Z"/>
          <w:del w:id="5231" w:author="Steff Guzmán" w:date="2023-03-23T20:07:00Z"/>
          <w:rFonts w:cs="Times New Roman"/>
          <w:szCs w:val="24"/>
        </w:rPr>
        <w:pPrChange w:id="5232" w:author="Steff Guzmán" w:date="2023-03-23T20:07:00Z">
          <w:pPr>
            <w:ind w:firstLine="708"/>
          </w:pPr>
        </w:pPrChange>
      </w:pPr>
    </w:p>
    <w:p w14:paraId="33BF465E" w14:textId="431BC0AC" w:rsidR="00717F4F" w:rsidRPr="00717F4F" w:rsidDel="000E36C6" w:rsidRDefault="00717F4F">
      <w:pPr>
        <w:rPr>
          <w:ins w:id="5233" w:author="Camilo Andrés Díaz Gómez" w:date="2023-03-16T23:19:00Z"/>
          <w:del w:id="5234" w:author="Steff Guzmán" w:date="2023-03-23T20:07:00Z"/>
          <w:rFonts w:cs="Times New Roman"/>
          <w:szCs w:val="24"/>
        </w:rPr>
        <w:pPrChange w:id="5235" w:author="Steff Guzmán" w:date="2023-03-23T20:07:00Z">
          <w:pPr>
            <w:ind w:firstLine="708"/>
          </w:pPr>
        </w:pPrChange>
      </w:pPr>
      <w:ins w:id="5236" w:author="Camilo Andrés Díaz Gómez" w:date="2023-03-16T23:19:00Z">
        <w:del w:id="5237" w:author="Steff Guzmán" w:date="2023-03-23T20:07:00Z">
          <w:r w:rsidRPr="00717F4F" w:rsidDel="000E36C6">
            <w:rPr>
              <w:rFonts w:cs="Times New Roman"/>
              <w:szCs w:val="24"/>
            </w:rPr>
            <w:delText>En la segunda línea, se ajusta el modelo a los datos de entrenamiento. Es decir, se "entrena" el modelo con los datos de entrada X y las etiquetas de salida Y.</w:delText>
          </w:r>
        </w:del>
      </w:ins>
    </w:p>
    <w:p w14:paraId="4BFB421D" w14:textId="1ABB54A3" w:rsidR="00717F4F" w:rsidRPr="00717F4F" w:rsidDel="000E36C6" w:rsidRDefault="00717F4F">
      <w:pPr>
        <w:rPr>
          <w:ins w:id="5238" w:author="Camilo Andrés Díaz Gómez" w:date="2023-03-16T23:19:00Z"/>
          <w:del w:id="5239" w:author="Steff Guzmán" w:date="2023-03-23T20:07:00Z"/>
          <w:rFonts w:cs="Times New Roman"/>
          <w:szCs w:val="24"/>
        </w:rPr>
        <w:pPrChange w:id="5240" w:author="Steff Guzmán" w:date="2023-03-23T20:07:00Z">
          <w:pPr>
            <w:ind w:firstLine="708"/>
          </w:pPr>
        </w:pPrChange>
      </w:pPr>
    </w:p>
    <w:p w14:paraId="41E8863A" w14:textId="7314EE18" w:rsidR="00717F4F" w:rsidDel="000E36C6" w:rsidRDefault="00717F4F">
      <w:pPr>
        <w:rPr>
          <w:ins w:id="5241" w:author="Camilo Andrés Díaz Gómez" w:date="2023-03-16T23:18:00Z"/>
          <w:del w:id="5242" w:author="Steff Guzmán" w:date="2023-03-23T20:07:00Z"/>
          <w:rFonts w:cs="Times New Roman"/>
          <w:szCs w:val="24"/>
        </w:rPr>
        <w:pPrChange w:id="5243" w:author="Steff Guzmán" w:date="2023-03-23T20:07:00Z">
          <w:pPr>
            <w:ind w:firstLine="708"/>
          </w:pPr>
        </w:pPrChange>
      </w:pPr>
      <w:ins w:id="5244" w:author="Camilo Andrés Díaz Gómez" w:date="2023-03-16T23:19:00Z">
        <w:del w:id="5245" w:author="Steff Guzmán" w:date="2023-03-23T20:07:00Z">
          <w:r w:rsidRPr="00717F4F" w:rsidDel="000E36C6">
            <w:rPr>
              <w:rFonts w:cs="Times New Roman"/>
              <w:szCs w:val="24"/>
            </w:rPr>
            <w:delText>En la tercera línea, se hacen predicciones utilizando el modelo ajustado y los datos de entrada X. Estas predicciones se almacenan en la variable Y_pred.</w:delText>
          </w:r>
        </w:del>
      </w:ins>
    </w:p>
    <w:p w14:paraId="3EACE293" w14:textId="6E799F80" w:rsidR="00717F4F" w:rsidDel="00FC60AD" w:rsidRDefault="00717F4F">
      <w:pPr>
        <w:rPr>
          <w:ins w:id="5246" w:author="Camilo Andrés Díaz Gómez" w:date="2023-03-16T23:18:00Z"/>
          <w:del w:id="5247" w:author="Steff Guzmán" w:date="2023-03-23T20:07:00Z"/>
          <w:rFonts w:cs="Times New Roman"/>
          <w:szCs w:val="24"/>
        </w:rPr>
        <w:pPrChange w:id="5248" w:author="Steff Guzmán" w:date="2023-03-23T20:07:00Z">
          <w:pPr>
            <w:ind w:firstLine="708"/>
          </w:pPr>
        </w:pPrChange>
      </w:pPr>
    </w:p>
    <w:p w14:paraId="379AB584" w14:textId="4AE8F500" w:rsidR="00717F4F" w:rsidDel="00FC60AD" w:rsidRDefault="00717F4F">
      <w:pPr>
        <w:rPr>
          <w:ins w:id="5249" w:author="Camilo Andrés Díaz Gómez" w:date="2023-03-16T23:21:00Z"/>
          <w:del w:id="5250" w:author="Steff Guzmán" w:date="2023-03-23T20:07:00Z"/>
          <w:rFonts w:cs="Times New Roman"/>
          <w:szCs w:val="24"/>
        </w:rPr>
        <w:pPrChange w:id="5251" w:author="Steff Guzmán" w:date="2023-03-23T20:07:00Z">
          <w:pPr>
            <w:ind w:firstLine="708"/>
          </w:pPr>
        </w:pPrChange>
      </w:pPr>
      <w:ins w:id="5252" w:author="Camilo Andrés Díaz Gómez" w:date="2023-03-16T23:21:00Z">
        <w:del w:id="5253" w:author="Steff Guzmán" w:date="2023-03-23T20:07:00Z">
          <w:r w:rsidDel="00FC60AD">
            <w:rPr>
              <w:noProof/>
            </w:rPr>
            <w:drawing>
              <wp:inline distT="0" distB="0" distL="0" distR="0" wp14:anchorId="614E73D3" wp14:editId="1763A0FA">
                <wp:extent cx="5612130" cy="1999615"/>
                <wp:effectExtent l="0" t="0" r="762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del>
      </w:ins>
    </w:p>
    <w:p w14:paraId="6FDE7727" w14:textId="00D64863" w:rsidR="00717F4F" w:rsidRDefault="00717F4F" w:rsidP="00EE67FE">
      <w:pPr>
        <w:ind w:firstLine="708"/>
        <w:rPr>
          <w:ins w:id="5254" w:author="Camilo Andrés Díaz Gómez" w:date="2023-03-16T23:21:00Z"/>
          <w:rFonts w:cs="Times New Roman"/>
          <w:szCs w:val="24"/>
        </w:rPr>
      </w:pPr>
    </w:p>
    <w:p w14:paraId="3933281D" w14:textId="28C8B398" w:rsidR="00717F4F" w:rsidRPr="00717F4F" w:rsidRDefault="00C159D3" w:rsidP="00EE67FE">
      <w:pPr>
        <w:ind w:firstLine="708"/>
        <w:rPr>
          <w:ins w:id="5255" w:author="Camilo Andrés Díaz Gómez" w:date="2023-03-16T23:21:00Z"/>
          <w:rFonts w:cs="Times New Roman"/>
          <w:szCs w:val="24"/>
        </w:rPr>
      </w:pPr>
      <w:ins w:id="5256" w:author="Steff Guzmán" w:date="2023-03-23T20:08:00Z">
        <w:r>
          <w:rPr>
            <w:rFonts w:cs="Times New Roman"/>
            <w:szCs w:val="24"/>
          </w:rPr>
          <w:t xml:space="preserve">En </w:t>
        </w:r>
        <w:r w:rsidRPr="00C159D3">
          <w:rPr>
            <w:rFonts w:cs="Times New Roman"/>
            <w:szCs w:val="24"/>
            <w:highlight w:val="yellow"/>
            <w:rPrChange w:id="5257" w:author="Steff Guzmán" w:date="2023-03-23T20:08:00Z">
              <w:rPr>
                <w:rFonts w:cs="Times New Roman"/>
                <w:szCs w:val="24"/>
              </w:rPr>
            </w:rPrChange>
          </w:rPr>
          <w:t>la figura</w:t>
        </w:r>
        <w:r>
          <w:rPr>
            <w:rFonts w:cs="Times New Roman"/>
            <w:szCs w:val="24"/>
          </w:rPr>
          <w:t xml:space="preserve"> </w:t>
        </w:r>
      </w:ins>
      <w:ins w:id="5258" w:author="Camilo Andrés Díaz Gómez" w:date="2023-03-16T23:21:00Z">
        <w:del w:id="5259" w:author="Steff Guzmán" w:date="2023-03-23T20:08:00Z">
          <w:r w:rsidR="00717F4F" w:rsidRPr="00717F4F" w:rsidDel="00C159D3">
            <w:rPr>
              <w:rFonts w:cs="Times New Roman"/>
              <w:szCs w:val="24"/>
            </w:rPr>
            <w:delText>Estas l</w:delText>
          </w:r>
        </w:del>
      </w:ins>
      <w:ins w:id="5260" w:author="Steff Guzmán" w:date="2023-03-23T20:08:00Z">
        <w:r>
          <w:rPr>
            <w:rFonts w:cs="Times New Roman"/>
            <w:szCs w:val="24"/>
          </w:rPr>
          <w:t>las l</w:t>
        </w:r>
      </w:ins>
      <w:ins w:id="5261" w:author="Camilo Andrés Díaz Gómez" w:date="2023-03-16T23:21:00Z">
        <w:r w:rsidR="00717F4F" w:rsidRPr="00717F4F">
          <w:rPr>
            <w:rFonts w:cs="Times New Roman"/>
            <w:szCs w:val="24"/>
          </w:rPr>
          <w:t xml:space="preserve">íneas de código </w:t>
        </w:r>
      </w:ins>
      <w:ins w:id="5262" w:author="Camilo Andrés Díaz Gómez" w:date="2023-03-16T23:23:00Z">
        <w:r w:rsidR="00717F4F">
          <w:rPr>
            <w:rFonts w:cs="Times New Roman"/>
            <w:szCs w:val="24"/>
          </w:rPr>
          <w:t xml:space="preserve">se realizan para </w:t>
        </w:r>
      </w:ins>
      <w:ins w:id="5263" w:author="Camilo Andrés Díaz Gómez" w:date="2023-03-16T23:28:00Z">
        <w:r w:rsidR="00614520">
          <w:rPr>
            <w:rFonts w:cs="Times New Roman"/>
            <w:szCs w:val="24"/>
          </w:rPr>
          <w:t>cada resultado</w:t>
        </w:r>
      </w:ins>
      <w:ins w:id="5264" w:author="Camilo Andrés Díaz Gómez" w:date="2023-03-16T23:23:00Z">
        <w:r w:rsidR="00717F4F">
          <w:rPr>
            <w:rFonts w:cs="Times New Roman"/>
            <w:szCs w:val="24"/>
          </w:rPr>
          <w:t xml:space="preserve"> de los </w:t>
        </w:r>
      </w:ins>
      <w:ins w:id="5265" w:author="Camilo Andrés Díaz Gómez" w:date="2023-03-16T23:24:00Z">
        <w:r w:rsidR="00717F4F">
          <w:rPr>
            <w:rFonts w:cs="Times New Roman"/>
            <w:szCs w:val="24"/>
          </w:rPr>
          <w:t>modelos</w:t>
        </w:r>
      </w:ins>
      <w:ins w:id="5266" w:author="Camilo Andrés Díaz Gómez" w:date="2023-03-16T23:23:00Z">
        <w:r w:rsidR="00717F4F">
          <w:rPr>
            <w:rFonts w:cs="Times New Roman"/>
            <w:szCs w:val="24"/>
          </w:rPr>
          <w:t xml:space="preserve"> realizados, por esta razón, no se repetirá </w:t>
        </w:r>
      </w:ins>
      <w:ins w:id="5267" w:author="Camilo Andrés Díaz Gómez" w:date="2023-03-16T23:28:00Z">
        <w:r w:rsidR="00614520">
          <w:rPr>
            <w:rFonts w:cs="Times New Roman"/>
            <w:szCs w:val="24"/>
          </w:rPr>
          <w:t>más</w:t>
        </w:r>
      </w:ins>
      <w:ins w:id="5268" w:author="Camilo Andrés Díaz Gómez" w:date="2023-03-16T23:29:00Z">
        <w:r w:rsidR="00614520">
          <w:rPr>
            <w:rFonts w:cs="Times New Roman"/>
            <w:szCs w:val="24"/>
          </w:rPr>
          <w:t xml:space="preserve"> sus capturas</w:t>
        </w:r>
      </w:ins>
      <w:ins w:id="5269" w:author="Camilo Andrés Díaz Gómez" w:date="2023-03-16T23:28:00Z">
        <w:r w:rsidR="00614520">
          <w:rPr>
            <w:rFonts w:cs="Times New Roman"/>
            <w:szCs w:val="24"/>
          </w:rPr>
          <w:t>,</w:t>
        </w:r>
      </w:ins>
      <w:ins w:id="5270" w:author="Camilo Andrés Díaz Gómez" w:date="2023-03-16T23:23:00Z">
        <w:r w:rsidR="00717F4F">
          <w:rPr>
            <w:rFonts w:cs="Times New Roman"/>
            <w:szCs w:val="24"/>
          </w:rPr>
          <w:t xml:space="preserve"> pero se quiere recalcar</w:t>
        </w:r>
      </w:ins>
      <w:ins w:id="5271" w:author="Camilo Andrés Díaz Gómez" w:date="2023-03-16T23:24:00Z">
        <w:r w:rsidR="00717F4F">
          <w:rPr>
            <w:rFonts w:cs="Times New Roman"/>
            <w:szCs w:val="24"/>
          </w:rPr>
          <w:t xml:space="preserve"> que se usan en todos, las anteriores líneas de código </w:t>
        </w:r>
      </w:ins>
      <w:ins w:id="5272" w:author="Camilo Andrés Díaz Gómez" w:date="2023-03-16T23:21:00Z">
        <w:r w:rsidR="00717F4F" w:rsidRPr="00717F4F">
          <w:rPr>
            <w:rFonts w:cs="Times New Roman"/>
            <w:szCs w:val="24"/>
          </w:rPr>
          <w:t>calculan el error cuadrático medio y el coeficiente de determinación del modelo de regresión lineal entrenado previamente.</w:t>
        </w:r>
      </w:ins>
    </w:p>
    <w:p w14:paraId="7A96C5AF" w14:textId="77777777" w:rsidR="00717F4F" w:rsidRPr="00717F4F" w:rsidRDefault="00717F4F" w:rsidP="00EE67FE">
      <w:pPr>
        <w:ind w:firstLine="708"/>
        <w:rPr>
          <w:ins w:id="5273" w:author="Camilo Andrés Díaz Gómez" w:date="2023-03-16T23:21:00Z"/>
          <w:rFonts w:cs="Times New Roman"/>
          <w:szCs w:val="24"/>
        </w:rPr>
      </w:pPr>
    </w:p>
    <w:p w14:paraId="052AD306" w14:textId="4D17202A" w:rsidR="00717F4F" w:rsidRPr="00717F4F" w:rsidRDefault="00717F4F" w:rsidP="00EE67FE">
      <w:pPr>
        <w:ind w:firstLine="708"/>
        <w:rPr>
          <w:ins w:id="5274" w:author="Camilo Andrés Díaz Gómez" w:date="2023-03-16T23:21:00Z"/>
          <w:rFonts w:cs="Times New Roman"/>
          <w:szCs w:val="24"/>
        </w:rPr>
      </w:pPr>
      <w:ins w:id="5275" w:author="Camilo Andrés Díaz Gómez" w:date="2023-03-16T23:21:00Z">
        <w:r>
          <w:rPr>
            <w:rFonts w:cs="Times New Roman"/>
            <w:szCs w:val="24"/>
          </w:rPr>
          <w:t>E</w:t>
        </w:r>
        <w:r w:rsidRPr="00717F4F">
          <w:rPr>
            <w:rFonts w:cs="Times New Roman"/>
            <w:szCs w:val="24"/>
          </w:rPr>
          <w:t xml:space="preserve">rror es la raíz del error cuadrático medio (RMSE) entre las verdaderas observaciones de la temperatura Y </w:t>
        </w:r>
        <w:proofErr w:type="spellStart"/>
        <w:r w:rsidRPr="00717F4F">
          <w:rPr>
            <w:rFonts w:cs="Times New Roman"/>
            <w:szCs w:val="24"/>
          </w:rPr>
          <w:t>y</w:t>
        </w:r>
        <w:proofErr w:type="spellEnd"/>
        <w:r w:rsidRPr="00717F4F">
          <w:rPr>
            <w:rFonts w:cs="Times New Roman"/>
            <w:szCs w:val="24"/>
          </w:rPr>
          <w:t xml:space="preserve"> las predicciones </w:t>
        </w:r>
        <w:proofErr w:type="spellStart"/>
        <w:r w:rsidRPr="00717F4F">
          <w:rPr>
            <w:rFonts w:cs="Times New Roman"/>
            <w:szCs w:val="24"/>
          </w:rPr>
          <w:t>Y_pred</w:t>
        </w:r>
        <w:proofErr w:type="spellEnd"/>
        <w:r w:rsidRPr="00717F4F">
          <w:rPr>
            <w:rFonts w:cs="Times New Roman"/>
            <w:szCs w:val="24"/>
          </w:rPr>
          <w:t xml:space="preserve"> hechas por el modelo de regresión lineal. El cálculo se realiza utilizando la función </w:t>
        </w:r>
        <w:proofErr w:type="spellStart"/>
        <w:r w:rsidRPr="00717F4F">
          <w:rPr>
            <w:rFonts w:cs="Times New Roman"/>
            <w:szCs w:val="24"/>
          </w:rPr>
          <w:t>mean_squared_error</w:t>
        </w:r>
        <w:proofErr w:type="spellEnd"/>
        <w:r w:rsidRPr="00717F4F">
          <w:rPr>
            <w:rFonts w:cs="Times New Roman"/>
            <w:szCs w:val="24"/>
          </w:rPr>
          <w:t xml:space="preserve"> de la librería </w:t>
        </w:r>
        <w:proofErr w:type="spellStart"/>
        <w:r w:rsidRPr="00717F4F">
          <w:rPr>
            <w:rFonts w:cs="Times New Roman"/>
            <w:szCs w:val="24"/>
          </w:rPr>
          <w:t>scikit-learn</w:t>
        </w:r>
        <w:proofErr w:type="spellEnd"/>
        <w:r w:rsidRPr="00717F4F">
          <w:rPr>
            <w:rFonts w:cs="Times New Roman"/>
            <w:szCs w:val="24"/>
          </w:rPr>
          <w:t>.</w:t>
        </w:r>
      </w:ins>
    </w:p>
    <w:p w14:paraId="56EE37D0" w14:textId="77777777" w:rsidR="00717F4F" w:rsidRPr="00717F4F" w:rsidRDefault="00717F4F" w:rsidP="00EE67FE">
      <w:pPr>
        <w:ind w:firstLine="708"/>
        <w:rPr>
          <w:ins w:id="5276" w:author="Camilo Andrés Díaz Gómez" w:date="2023-03-16T23:21:00Z"/>
          <w:rFonts w:cs="Times New Roman"/>
          <w:szCs w:val="24"/>
        </w:rPr>
      </w:pPr>
    </w:p>
    <w:p w14:paraId="0BE00DF8" w14:textId="65CF8B93" w:rsidR="00717F4F" w:rsidRPr="00717F4F" w:rsidRDefault="00717F4F" w:rsidP="00EE67FE">
      <w:pPr>
        <w:ind w:firstLine="708"/>
        <w:rPr>
          <w:ins w:id="5277" w:author="Camilo Andrés Díaz Gómez" w:date="2023-03-16T23:21:00Z"/>
          <w:rFonts w:cs="Times New Roman"/>
          <w:szCs w:val="24"/>
        </w:rPr>
      </w:pPr>
      <w:ins w:id="5278" w:author="Camilo Andrés Díaz Gómez" w:date="2023-03-16T23:22:00Z">
        <w:r>
          <w:rPr>
            <w:rFonts w:cs="Times New Roman"/>
            <w:szCs w:val="24"/>
          </w:rPr>
          <w:t>R2</w:t>
        </w:r>
      </w:ins>
      <w:ins w:id="5279" w:author="Camilo Andrés Díaz Gómez" w:date="2023-03-16T23:21:00Z">
        <w:r w:rsidRPr="00717F4F">
          <w:rPr>
            <w:rFonts w:cs="Times New Roman"/>
            <w:szCs w:val="24"/>
          </w:rPr>
          <w:t xml:space="preserve"> es el coeficiente de determinación (R^2), una medida que indica la proporción de la varianza de la variable dependiente explicada por el modelo. Cuanto más cerca de 1 esté este valor, mejor será la capacidad del modelo para explicar la variabilidad de los datos. Se calcula utilizando el método score del objeto </w:t>
        </w:r>
        <w:proofErr w:type="spellStart"/>
        <w:r w:rsidRPr="00717F4F">
          <w:rPr>
            <w:rFonts w:cs="Times New Roman"/>
            <w:szCs w:val="24"/>
          </w:rPr>
          <w:t>reg</w:t>
        </w:r>
        <w:proofErr w:type="spellEnd"/>
        <w:r w:rsidRPr="00717F4F">
          <w:rPr>
            <w:rFonts w:cs="Times New Roman"/>
            <w:szCs w:val="24"/>
          </w:rPr>
          <w:t xml:space="preserve"> de la clase </w:t>
        </w:r>
        <w:proofErr w:type="spellStart"/>
        <w:r w:rsidRPr="00717F4F">
          <w:rPr>
            <w:rFonts w:cs="Times New Roman"/>
            <w:szCs w:val="24"/>
          </w:rPr>
          <w:t>LinearRegression</w:t>
        </w:r>
        <w:proofErr w:type="spellEnd"/>
        <w:r w:rsidRPr="00717F4F">
          <w:rPr>
            <w:rFonts w:cs="Times New Roman"/>
            <w:szCs w:val="24"/>
          </w:rPr>
          <w:t>.</w:t>
        </w:r>
      </w:ins>
    </w:p>
    <w:p w14:paraId="2D8489AF" w14:textId="77777777" w:rsidR="00717F4F" w:rsidRPr="00717F4F" w:rsidRDefault="00717F4F" w:rsidP="00EE67FE">
      <w:pPr>
        <w:ind w:firstLine="708"/>
        <w:rPr>
          <w:ins w:id="5280" w:author="Camilo Andrés Díaz Gómez" w:date="2023-03-16T23:21:00Z"/>
          <w:rFonts w:cs="Times New Roman"/>
          <w:szCs w:val="24"/>
        </w:rPr>
      </w:pPr>
    </w:p>
    <w:p w14:paraId="37A3C12D" w14:textId="61761D10" w:rsidR="00717F4F" w:rsidRDefault="00717F4F" w:rsidP="00EE67FE">
      <w:pPr>
        <w:ind w:firstLine="708"/>
        <w:rPr>
          <w:ins w:id="5281" w:author="Steff Guzmán" w:date="2023-03-23T20:08:00Z"/>
          <w:rFonts w:cs="Times New Roman"/>
          <w:szCs w:val="24"/>
        </w:rPr>
      </w:pPr>
      <w:ins w:id="5282" w:author="Camilo Andrés Díaz Gómez" w:date="2023-03-16T23:21:00Z">
        <w:r w:rsidRPr="00717F4F">
          <w:rPr>
            <w:rFonts w:cs="Times New Roman"/>
            <w:szCs w:val="24"/>
          </w:rPr>
          <w:t xml:space="preserve">Los coeficientes del modelo se imprimen utilizando el atributo </w:t>
        </w:r>
        <w:proofErr w:type="spellStart"/>
        <w:r w:rsidRPr="00717F4F">
          <w:rPr>
            <w:rFonts w:cs="Times New Roman"/>
            <w:szCs w:val="24"/>
          </w:rPr>
          <w:t>coef</w:t>
        </w:r>
        <w:proofErr w:type="spellEnd"/>
        <w:r w:rsidRPr="00717F4F">
          <w:rPr>
            <w:rFonts w:cs="Times New Roman"/>
            <w:szCs w:val="24"/>
          </w:rPr>
          <w:t xml:space="preserve">_ del objeto reg. En este caso, se trata de los coeficientes para las variables humedad y </w:t>
        </w:r>
        <w:proofErr w:type="spellStart"/>
        <w:r w:rsidRPr="00717F4F">
          <w:rPr>
            <w:rFonts w:cs="Times New Roman"/>
            <w:szCs w:val="24"/>
          </w:rPr>
          <w:t>fechaHora</w:t>
        </w:r>
        <w:proofErr w:type="spellEnd"/>
        <w:r w:rsidRPr="00717F4F">
          <w:rPr>
            <w:rFonts w:cs="Times New Roman"/>
            <w:szCs w:val="24"/>
          </w:rPr>
          <w:t>, que se utilizaron para predecir la temperatura</w:t>
        </w:r>
      </w:ins>
      <w:ins w:id="5283" w:author="Camilo Andrés Díaz Gómez" w:date="2023-03-16T23:22:00Z">
        <w:r>
          <w:rPr>
            <w:rFonts w:cs="Times New Roman"/>
            <w:szCs w:val="24"/>
          </w:rPr>
          <w:t xml:space="preserve"> en todos los modelos como se podrá evidenciar </w:t>
        </w:r>
      </w:ins>
      <w:ins w:id="5284" w:author="Camilo Andrés Díaz Gómez" w:date="2023-03-16T23:23:00Z">
        <w:r>
          <w:rPr>
            <w:rFonts w:cs="Times New Roman"/>
            <w:szCs w:val="24"/>
          </w:rPr>
          <w:t>más adelante en este documento</w:t>
        </w:r>
      </w:ins>
      <w:ins w:id="5285" w:author="Camilo Andrés Díaz Gómez" w:date="2023-03-16T23:21:00Z">
        <w:r w:rsidRPr="00717F4F">
          <w:rPr>
            <w:rFonts w:cs="Times New Roman"/>
            <w:szCs w:val="24"/>
          </w:rPr>
          <w:t>.</w:t>
        </w:r>
      </w:ins>
    </w:p>
    <w:p w14:paraId="0B45CF06" w14:textId="4FE320EE" w:rsidR="00C159D3" w:rsidRDefault="00C159D3" w:rsidP="00EE67FE">
      <w:pPr>
        <w:ind w:firstLine="708"/>
        <w:rPr>
          <w:ins w:id="5286" w:author="Camilo Andrés Díaz Gómez" w:date="2023-03-16T23:23:00Z"/>
          <w:rFonts w:cs="Times New Roman"/>
          <w:szCs w:val="24"/>
        </w:rPr>
      </w:pPr>
      <w:ins w:id="5287" w:author="Steff Guzmán" w:date="2023-03-23T20:08:00Z">
        <w:r>
          <w:rPr>
            <w:noProof/>
          </w:rPr>
          <w:drawing>
            <wp:inline distT="0" distB="0" distL="0" distR="0" wp14:anchorId="5773232D" wp14:editId="4C46B0A1">
              <wp:extent cx="5612130" cy="1999615"/>
              <wp:effectExtent l="0" t="0" r="762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99615"/>
                      </a:xfrm>
                      <a:prstGeom prst="rect">
                        <a:avLst/>
                      </a:prstGeom>
                    </pic:spPr>
                  </pic:pic>
                </a:graphicData>
              </a:graphic>
            </wp:inline>
          </w:drawing>
        </w:r>
      </w:ins>
    </w:p>
    <w:p w14:paraId="27414D31" w14:textId="77D4209E" w:rsidR="00717F4F" w:rsidRDefault="00717F4F" w:rsidP="00EE67FE">
      <w:pPr>
        <w:ind w:firstLine="708"/>
        <w:rPr>
          <w:ins w:id="5288" w:author="Camilo Andrés Díaz Gómez" w:date="2023-03-16T23:23:00Z"/>
          <w:rFonts w:cs="Times New Roman"/>
          <w:szCs w:val="24"/>
        </w:rPr>
      </w:pPr>
    </w:p>
    <w:p w14:paraId="1FF443B6" w14:textId="6D720A11" w:rsidR="00717F4F" w:rsidDel="00C159D3" w:rsidRDefault="00717F4F" w:rsidP="00EE67FE">
      <w:pPr>
        <w:ind w:firstLine="708"/>
        <w:rPr>
          <w:ins w:id="5289" w:author="Camilo Andrés Díaz Gómez" w:date="2023-03-16T23:18:00Z"/>
          <w:del w:id="5290" w:author="Steff Guzmán" w:date="2023-03-23T20:09:00Z"/>
          <w:rFonts w:cs="Times New Roman"/>
          <w:szCs w:val="24"/>
        </w:rPr>
      </w:pPr>
    </w:p>
    <w:p w14:paraId="68CC374D" w14:textId="4AF9173A" w:rsidR="00717F4F" w:rsidDel="00C159D3" w:rsidRDefault="00614520">
      <w:pPr>
        <w:rPr>
          <w:ins w:id="5291" w:author="Camilo Andrés Díaz Gómez" w:date="2023-03-16T23:27:00Z"/>
          <w:del w:id="5292" w:author="Steff Guzmán" w:date="2023-03-23T20:09:00Z"/>
          <w:rFonts w:cs="Times New Roman"/>
          <w:szCs w:val="24"/>
        </w:rPr>
        <w:pPrChange w:id="5293" w:author="Steff Guzmán" w:date="2023-03-23T20:09:00Z">
          <w:pPr>
            <w:ind w:firstLine="708"/>
          </w:pPr>
        </w:pPrChange>
      </w:pPr>
      <w:ins w:id="5294" w:author="Camilo Andrés Díaz Gómez" w:date="2023-03-16T23:26:00Z">
        <w:del w:id="5295" w:author="Steff Guzmán" w:date="2023-03-23T20:09:00Z">
          <w:r w:rsidDel="00C159D3">
            <w:rPr>
              <w:noProof/>
            </w:rPr>
            <w:drawing>
              <wp:inline distT="0" distB="0" distL="0" distR="0" wp14:anchorId="113FC41D" wp14:editId="7E5BC6BD">
                <wp:extent cx="5612130" cy="3500120"/>
                <wp:effectExtent l="0" t="0" r="762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26110" cy="3508839"/>
                        </a:xfrm>
                        <a:prstGeom prst="rect">
                          <a:avLst/>
                        </a:prstGeom>
                        <a:ln>
                          <a:noFill/>
                        </a:ln>
                        <a:extLst>
                          <a:ext uri="{53640926-AAD7-44D8-BBD7-CCE9431645EC}">
                            <a14:shadowObscured xmlns:a14="http://schemas.microsoft.com/office/drawing/2010/main"/>
                          </a:ext>
                        </a:extLst>
                      </pic:spPr>
                    </pic:pic>
                  </a:graphicData>
                </a:graphic>
              </wp:inline>
            </w:drawing>
          </w:r>
        </w:del>
      </w:ins>
    </w:p>
    <w:p w14:paraId="45DC00DA" w14:textId="77777777" w:rsidR="00614520" w:rsidRPr="00614520" w:rsidRDefault="00614520">
      <w:pPr>
        <w:rPr>
          <w:ins w:id="5296" w:author="Camilo Andrés Díaz Gómez" w:date="2023-03-16T23:27:00Z"/>
          <w:rFonts w:cs="Times New Roman"/>
          <w:szCs w:val="24"/>
        </w:rPr>
        <w:pPrChange w:id="5297" w:author="Camilo Andrés Díaz Gómez" w:date="2023-03-20T11:58:00Z">
          <w:pPr>
            <w:ind w:firstLine="708"/>
          </w:pPr>
        </w:pPrChange>
      </w:pPr>
    </w:p>
    <w:p w14:paraId="2419851C" w14:textId="35A7A927" w:rsidR="00614520" w:rsidRPr="00614520" w:rsidRDefault="00C159D3" w:rsidP="00EE67FE">
      <w:pPr>
        <w:ind w:firstLine="708"/>
        <w:rPr>
          <w:ins w:id="5298" w:author="Camilo Andrés Díaz Gómez" w:date="2023-03-16T23:27:00Z"/>
          <w:rFonts w:cs="Times New Roman"/>
          <w:szCs w:val="24"/>
        </w:rPr>
      </w:pPr>
      <w:ins w:id="5299" w:author="Steff Guzmán" w:date="2023-03-23T20:09:00Z">
        <w:r>
          <w:rPr>
            <w:rFonts w:cs="Times New Roman"/>
            <w:szCs w:val="24"/>
          </w:rPr>
          <w:t xml:space="preserve">En el </w:t>
        </w:r>
      </w:ins>
      <w:ins w:id="5300" w:author="Camilo Andrés Díaz Gómez" w:date="2023-03-20T11:58:00Z">
        <w:del w:id="5301" w:author="Steff Guzmán" w:date="2023-03-23T20:09:00Z">
          <w:r w:rsidR="00D66BB6" w:rsidDel="00C159D3">
            <w:rPr>
              <w:rFonts w:cs="Times New Roman"/>
              <w:szCs w:val="24"/>
            </w:rPr>
            <w:delText xml:space="preserve">En este </w:delText>
          </w:r>
        </w:del>
        <w:r w:rsidR="00D66BB6">
          <w:rPr>
            <w:rFonts w:cs="Times New Roman"/>
            <w:szCs w:val="24"/>
          </w:rPr>
          <w:t xml:space="preserve">código </w:t>
        </w:r>
      </w:ins>
      <w:ins w:id="5302" w:author="Steff Guzmán" w:date="2023-03-23T20:09:00Z">
        <w:r>
          <w:rPr>
            <w:rFonts w:cs="Times New Roman"/>
            <w:szCs w:val="24"/>
          </w:rPr>
          <w:t xml:space="preserve">de </w:t>
        </w:r>
        <w:r w:rsidRPr="00C159D3">
          <w:rPr>
            <w:rFonts w:cs="Times New Roman"/>
            <w:szCs w:val="24"/>
            <w:highlight w:val="yellow"/>
            <w:rPrChange w:id="5303" w:author="Steff Guzmán" w:date="2023-03-23T20:09:00Z">
              <w:rPr>
                <w:rFonts w:cs="Times New Roman"/>
                <w:szCs w:val="24"/>
              </w:rPr>
            </w:rPrChange>
          </w:rPr>
          <w:t>la figura</w:t>
        </w:r>
        <w:r>
          <w:rPr>
            <w:rFonts w:cs="Times New Roman"/>
            <w:szCs w:val="24"/>
          </w:rPr>
          <w:t xml:space="preserve"> </w:t>
        </w:r>
      </w:ins>
      <w:ins w:id="5304" w:author="Camilo Andrés Díaz Gómez" w:date="2023-03-16T23:27:00Z">
        <w:r w:rsidR="00614520" w:rsidRPr="00614520">
          <w:rPr>
            <w:rFonts w:cs="Times New Roman"/>
            <w:szCs w:val="24"/>
          </w:rPr>
          <w:t>se inicializa un contador i en cero y se itera sobre cada fila del DataFrame de pruebas (</w:t>
        </w:r>
        <w:proofErr w:type="spellStart"/>
        <w:r w:rsidR="00614520" w:rsidRPr="00614520">
          <w:rPr>
            <w:rFonts w:cs="Times New Roman"/>
            <w:szCs w:val="24"/>
          </w:rPr>
          <w:t>dfPruebas</w:t>
        </w:r>
        <w:proofErr w:type="spellEnd"/>
        <w:r w:rsidR="00614520" w:rsidRPr="00614520">
          <w:rPr>
            <w:rFonts w:cs="Times New Roman"/>
            <w:szCs w:val="24"/>
          </w:rPr>
          <w:t>). En cada iteración se extraen las variables de interés como el código de la estación, la fecha y hora de la observación, la humedad, la precipitación, la presión atmosférica, la temperatura de prueba, la latitud y la longitud.</w:t>
        </w:r>
      </w:ins>
    </w:p>
    <w:p w14:paraId="02145BD1" w14:textId="77777777" w:rsidR="00614520" w:rsidRPr="00614520" w:rsidRDefault="00614520" w:rsidP="00EE67FE">
      <w:pPr>
        <w:ind w:firstLine="708"/>
        <w:rPr>
          <w:ins w:id="5305" w:author="Camilo Andrés Díaz Gómez" w:date="2023-03-16T23:27:00Z"/>
          <w:rFonts w:cs="Times New Roman"/>
          <w:szCs w:val="24"/>
        </w:rPr>
      </w:pPr>
    </w:p>
    <w:p w14:paraId="62130FD4" w14:textId="77777777" w:rsidR="00614520" w:rsidRPr="00614520" w:rsidRDefault="00614520" w:rsidP="00EE67FE">
      <w:pPr>
        <w:ind w:firstLine="708"/>
        <w:rPr>
          <w:ins w:id="5306" w:author="Camilo Andrés Díaz Gómez" w:date="2023-03-16T23:27:00Z"/>
          <w:rFonts w:cs="Times New Roman"/>
          <w:szCs w:val="24"/>
        </w:rPr>
      </w:pPr>
      <w:ins w:id="5307" w:author="Camilo Andrés Díaz Gómez" w:date="2023-03-16T23:27:00Z">
        <w:r w:rsidRPr="00614520">
          <w:rPr>
            <w:rFonts w:cs="Times New Roman"/>
            <w:szCs w:val="24"/>
          </w:rPr>
          <w:t>Se utiliza el modelo de regresión previamente entrenado para simular la temperatura y se almacena el resultado en la columna '</w:t>
        </w:r>
        <w:proofErr w:type="spellStart"/>
        <w:r w:rsidRPr="00614520">
          <w:rPr>
            <w:rFonts w:cs="Times New Roman"/>
            <w:szCs w:val="24"/>
          </w:rPr>
          <w:t>Temperatura_Simulada_Regression</w:t>
        </w:r>
        <w:proofErr w:type="spellEnd"/>
        <w:r w:rsidRPr="00614520">
          <w:rPr>
            <w:rFonts w:cs="Times New Roman"/>
            <w:szCs w:val="24"/>
          </w:rPr>
          <w:t xml:space="preserve">' del </w:t>
        </w:r>
        <w:proofErr w:type="spellStart"/>
        <w:r w:rsidRPr="00614520">
          <w:rPr>
            <w:rFonts w:cs="Times New Roman"/>
            <w:szCs w:val="24"/>
          </w:rPr>
          <w:t>DataFrame</w:t>
        </w:r>
        <w:proofErr w:type="spellEnd"/>
        <w:r w:rsidRPr="00614520">
          <w:rPr>
            <w:rFonts w:cs="Times New Roman"/>
            <w:szCs w:val="24"/>
          </w:rPr>
          <w:t xml:space="preserve"> </w:t>
        </w:r>
        <w:proofErr w:type="spellStart"/>
        <w:r w:rsidRPr="00614520">
          <w:rPr>
            <w:rFonts w:cs="Times New Roman"/>
            <w:szCs w:val="24"/>
          </w:rPr>
          <w:t>dfFinalPruebas</w:t>
        </w:r>
        <w:proofErr w:type="spellEnd"/>
        <w:r w:rsidRPr="00614520">
          <w:rPr>
            <w:rFonts w:cs="Times New Roman"/>
            <w:szCs w:val="24"/>
          </w:rPr>
          <w:t xml:space="preserve">. Luego, se verifica a qué estación pertenece el registro actual y se almacena el registro completo en la fila correspondiente en </w:t>
        </w:r>
        <w:proofErr w:type="spellStart"/>
        <w:r w:rsidRPr="00614520">
          <w:rPr>
            <w:rFonts w:cs="Times New Roman"/>
            <w:szCs w:val="24"/>
          </w:rPr>
          <w:t>dfFinalPruebas</w:t>
        </w:r>
        <w:proofErr w:type="spellEnd"/>
        <w:r w:rsidRPr="00614520">
          <w:rPr>
            <w:rFonts w:cs="Times New Roman"/>
            <w:szCs w:val="24"/>
          </w:rPr>
          <w:t>.</w:t>
        </w:r>
      </w:ins>
    </w:p>
    <w:p w14:paraId="10532CFC" w14:textId="77777777" w:rsidR="00614520" w:rsidRPr="00614520" w:rsidRDefault="00614520" w:rsidP="00EE67FE">
      <w:pPr>
        <w:ind w:firstLine="708"/>
        <w:rPr>
          <w:ins w:id="5308" w:author="Camilo Andrés Díaz Gómez" w:date="2023-03-16T23:27:00Z"/>
          <w:rFonts w:cs="Times New Roman"/>
          <w:szCs w:val="24"/>
        </w:rPr>
      </w:pPr>
    </w:p>
    <w:p w14:paraId="629FE004" w14:textId="3560FFFA" w:rsidR="00614520" w:rsidRDefault="00614520" w:rsidP="00EE67FE">
      <w:pPr>
        <w:ind w:firstLine="708"/>
        <w:rPr>
          <w:ins w:id="5309" w:author="Steff Guzmán" w:date="2023-03-23T20:09:00Z"/>
          <w:rFonts w:cs="Times New Roman"/>
          <w:szCs w:val="24"/>
        </w:rPr>
      </w:pPr>
      <w:ins w:id="5310" w:author="Camilo Andrés Díaz Gómez" w:date="2023-03-16T23:27:00Z">
        <w:r w:rsidRPr="00614520">
          <w:rPr>
            <w:rFonts w:cs="Times New Roman"/>
            <w:szCs w:val="24"/>
          </w:rPr>
          <w:t xml:space="preserve">Finalmente, se incrementa el contador del índice del </w:t>
        </w:r>
        <w:proofErr w:type="spellStart"/>
        <w:r w:rsidRPr="00614520">
          <w:rPr>
            <w:rFonts w:cs="Times New Roman"/>
            <w:szCs w:val="24"/>
          </w:rPr>
          <w:t>DataFrame</w:t>
        </w:r>
        <w:proofErr w:type="spellEnd"/>
        <w:r w:rsidRPr="00614520">
          <w:rPr>
            <w:rFonts w:cs="Times New Roman"/>
            <w:szCs w:val="24"/>
          </w:rPr>
          <w:t xml:space="preserve"> </w:t>
        </w:r>
        <w:proofErr w:type="spellStart"/>
        <w:r w:rsidRPr="00614520">
          <w:rPr>
            <w:rFonts w:cs="Times New Roman"/>
            <w:szCs w:val="24"/>
          </w:rPr>
          <w:t>dfFinalPruebas</w:t>
        </w:r>
        <w:proofErr w:type="spellEnd"/>
        <w:r w:rsidRPr="00614520">
          <w:rPr>
            <w:rFonts w:cs="Times New Roman"/>
            <w:szCs w:val="24"/>
          </w:rPr>
          <w:t xml:space="preserve"> y se repite el proceso para el resto de las filas del </w:t>
        </w:r>
        <w:proofErr w:type="spellStart"/>
        <w:r w:rsidRPr="00614520">
          <w:rPr>
            <w:rFonts w:cs="Times New Roman"/>
            <w:szCs w:val="24"/>
          </w:rPr>
          <w:t>DataFrame</w:t>
        </w:r>
        <w:proofErr w:type="spellEnd"/>
        <w:r w:rsidRPr="00614520">
          <w:rPr>
            <w:rFonts w:cs="Times New Roman"/>
            <w:szCs w:val="24"/>
          </w:rPr>
          <w:t xml:space="preserve"> de pruebas.</w:t>
        </w:r>
      </w:ins>
    </w:p>
    <w:p w14:paraId="6548F8C1" w14:textId="741DB4D6" w:rsidR="00C159D3" w:rsidDel="00C159D3" w:rsidRDefault="00C159D3" w:rsidP="00EE67FE">
      <w:pPr>
        <w:ind w:firstLine="708"/>
        <w:rPr>
          <w:ins w:id="5311" w:author="Camilo Andrés Díaz Gómez" w:date="2023-03-16T23:27:00Z"/>
          <w:del w:id="5312" w:author="Steff Guzmán" w:date="2023-03-23T20:09:00Z"/>
          <w:rFonts w:cs="Times New Roman"/>
          <w:szCs w:val="24"/>
        </w:rPr>
      </w:pPr>
    </w:p>
    <w:p w14:paraId="4387C68A" w14:textId="32AF64B6" w:rsidR="00614520" w:rsidDel="00C159D3" w:rsidRDefault="00614520" w:rsidP="00EE67FE">
      <w:pPr>
        <w:ind w:firstLine="708"/>
        <w:rPr>
          <w:ins w:id="5313" w:author="Camilo Andrés Díaz Gómez" w:date="2023-03-16T23:27:00Z"/>
          <w:del w:id="5314" w:author="Steff Guzmán" w:date="2023-03-23T20:09:00Z"/>
          <w:rFonts w:cs="Times New Roman"/>
          <w:szCs w:val="24"/>
        </w:rPr>
      </w:pPr>
    </w:p>
    <w:p w14:paraId="76A77519" w14:textId="014B8C01" w:rsidR="00614520" w:rsidDel="00C159D3" w:rsidRDefault="00614520" w:rsidP="00EE67FE">
      <w:pPr>
        <w:ind w:firstLine="708"/>
        <w:rPr>
          <w:ins w:id="5315" w:author="Camilo Andrés Díaz Gómez" w:date="2023-03-16T23:28:00Z"/>
          <w:del w:id="5316" w:author="Steff Guzmán" w:date="2023-03-23T20:09:00Z"/>
          <w:rFonts w:cs="Times New Roman"/>
          <w:szCs w:val="24"/>
        </w:rPr>
      </w:pPr>
      <w:ins w:id="5317" w:author="Camilo Andrés Díaz Gómez" w:date="2023-03-16T23:28:00Z">
        <w:del w:id="5318" w:author="Steff Guzmán" w:date="2023-03-23T20:09:00Z">
          <w:r w:rsidDel="00C159D3">
            <w:rPr>
              <w:noProof/>
            </w:rPr>
            <w:drawing>
              <wp:inline distT="0" distB="0" distL="0" distR="0" wp14:anchorId="74F23455" wp14:editId="6E7D57B6">
                <wp:extent cx="5612130" cy="8445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del>
      </w:ins>
    </w:p>
    <w:p w14:paraId="05289D24" w14:textId="77777777" w:rsidR="00614520" w:rsidRDefault="00614520" w:rsidP="00EE67FE">
      <w:pPr>
        <w:ind w:firstLine="708"/>
        <w:rPr>
          <w:ins w:id="5319" w:author="Camilo Andrés Díaz Gómez" w:date="2023-03-16T23:28:00Z"/>
          <w:rFonts w:cs="Times New Roman"/>
          <w:szCs w:val="24"/>
        </w:rPr>
      </w:pPr>
    </w:p>
    <w:p w14:paraId="24999807" w14:textId="7F7B5D16" w:rsidR="00614520" w:rsidRDefault="00614520" w:rsidP="00EE67FE">
      <w:pPr>
        <w:ind w:firstLine="708"/>
        <w:rPr>
          <w:ins w:id="5320" w:author="Steff Guzmán" w:date="2023-03-23T20:09:00Z"/>
          <w:rFonts w:cs="Times New Roman"/>
          <w:szCs w:val="24"/>
        </w:rPr>
      </w:pPr>
      <w:ins w:id="5321" w:author="Camilo Andrés Díaz Gómez" w:date="2023-03-16T23:28:00Z">
        <w:r w:rsidRPr="00614520">
          <w:rPr>
            <w:rFonts w:cs="Times New Roman"/>
            <w:szCs w:val="24"/>
          </w:rPr>
          <w:t>Estas líneas de código</w:t>
        </w:r>
        <w:r>
          <w:rPr>
            <w:rFonts w:cs="Times New Roman"/>
            <w:szCs w:val="24"/>
          </w:rPr>
          <w:t xml:space="preserve"> de igual </w:t>
        </w:r>
      </w:ins>
      <w:ins w:id="5322" w:author="Camilo Andrés Díaz Gómez" w:date="2023-03-16T23:29:00Z">
        <w:r>
          <w:rPr>
            <w:rFonts w:cs="Times New Roman"/>
            <w:szCs w:val="24"/>
          </w:rPr>
          <w:t xml:space="preserve">manera </w:t>
        </w:r>
        <w:r w:rsidRPr="00614520">
          <w:rPr>
            <w:rFonts w:cs="Times New Roman"/>
            <w:szCs w:val="24"/>
          </w:rPr>
          <w:t>se</w:t>
        </w:r>
        <w:r>
          <w:rPr>
            <w:rFonts w:cs="Times New Roman"/>
            <w:szCs w:val="24"/>
          </w:rPr>
          <w:t xml:space="preserve"> realizan para cada resultado de los modelos realizados, también, no se repetirá más las capturas, pero se quiere recalcar que se usan en todos y lo que hacen es </w:t>
        </w:r>
      </w:ins>
      <w:ins w:id="5323" w:author="Camilo Andrés Díaz Gómez" w:date="2023-03-16T23:28:00Z">
        <w:r w:rsidRPr="00614520">
          <w:rPr>
            <w:rFonts w:cs="Times New Roman"/>
            <w:szCs w:val="24"/>
          </w:rPr>
          <w:t>calcula</w:t>
        </w:r>
      </w:ins>
      <w:ins w:id="5324" w:author="Camilo Andrés Díaz Gómez" w:date="2023-03-16T23:29:00Z">
        <w:r>
          <w:rPr>
            <w:rFonts w:cs="Times New Roman"/>
            <w:szCs w:val="24"/>
          </w:rPr>
          <w:t>r</w:t>
        </w:r>
      </w:ins>
      <w:ins w:id="5325" w:author="Camilo Andrés Díaz Gómez" w:date="2023-03-16T23:28:00Z">
        <w:r w:rsidRPr="00614520">
          <w:rPr>
            <w:rFonts w:cs="Times New Roman"/>
            <w:szCs w:val="24"/>
          </w:rPr>
          <w:t xml:space="preserve"> el coeficiente de determinación (R²) entre los valores reales de temperatura (almacenados en la columna "</w:t>
        </w:r>
        <w:proofErr w:type="spellStart"/>
        <w:r w:rsidRPr="00614520">
          <w:rPr>
            <w:rFonts w:cs="Times New Roman"/>
            <w:szCs w:val="24"/>
          </w:rPr>
          <w:t>Temperatura_Prueba</w:t>
        </w:r>
        <w:proofErr w:type="spellEnd"/>
        <w:r w:rsidRPr="00614520">
          <w:rPr>
            <w:rFonts w:cs="Times New Roman"/>
            <w:szCs w:val="24"/>
          </w:rPr>
          <w:t xml:space="preserve">" del </w:t>
        </w:r>
        <w:proofErr w:type="spellStart"/>
        <w:r w:rsidRPr="00614520">
          <w:rPr>
            <w:rFonts w:cs="Times New Roman"/>
            <w:szCs w:val="24"/>
          </w:rPr>
          <w:t>dataframe</w:t>
        </w:r>
        <w:proofErr w:type="spellEnd"/>
        <w:r w:rsidRPr="00614520">
          <w:rPr>
            <w:rFonts w:cs="Times New Roman"/>
            <w:szCs w:val="24"/>
          </w:rPr>
          <w:t xml:space="preserve"> "</w:t>
        </w:r>
        <w:proofErr w:type="spellStart"/>
        <w:r w:rsidRPr="00614520">
          <w:rPr>
            <w:rFonts w:cs="Times New Roman"/>
            <w:szCs w:val="24"/>
          </w:rPr>
          <w:t>dfFinalPruebas</w:t>
        </w:r>
        <w:proofErr w:type="spellEnd"/>
        <w:r w:rsidRPr="00614520">
          <w:rPr>
            <w:rFonts w:cs="Times New Roman"/>
            <w:szCs w:val="24"/>
          </w:rPr>
          <w:t>") y los valores simulados de temperatura utilizando el modelo de regresión (almacenados en la columna "</w:t>
        </w:r>
        <w:proofErr w:type="spellStart"/>
        <w:r w:rsidRPr="00614520">
          <w:rPr>
            <w:rFonts w:cs="Times New Roman"/>
            <w:szCs w:val="24"/>
          </w:rPr>
          <w:t>Temperatura_Simulada_Regression</w:t>
        </w:r>
        <w:proofErr w:type="spellEnd"/>
        <w:r w:rsidRPr="00614520">
          <w:rPr>
            <w:rFonts w:cs="Times New Roman"/>
            <w:szCs w:val="24"/>
          </w:rPr>
          <w:t xml:space="preserve">" del mismo </w:t>
        </w:r>
        <w:proofErr w:type="spellStart"/>
        <w:r w:rsidRPr="00614520">
          <w:rPr>
            <w:rFonts w:cs="Times New Roman"/>
            <w:szCs w:val="24"/>
          </w:rPr>
          <w:t>dataframe</w:t>
        </w:r>
        <w:proofErr w:type="spellEnd"/>
        <w:r w:rsidRPr="00614520">
          <w:rPr>
            <w:rFonts w:cs="Times New Roman"/>
            <w:szCs w:val="24"/>
          </w:rPr>
          <w:t>). El resultado se almacena en la variable "r2" y se imprime en pantalla. El coeficiente de determinación es una medida de la calidad del ajuste del modelo, y su valor puede oscilar entre 0 y 1. Un valor de 1 indica un ajuste perfecto, mientras que un valor de 0 indica que el modelo no es mejor que una simple predicción basada en la media de los datos. Por lo tanto, cuanto más cercano a 1 sea el valor de R², mejor será la calidad del modelo.</w:t>
        </w:r>
      </w:ins>
      <w:ins w:id="5326" w:author="Steff Guzmán" w:date="2023-03-23T20:10:00Z">
        <w:r w:rsidR="00C159D3">
          <w:rPr>
            <w:rFonts w:cs="Times New Roman"/>
            <w:szCs w:val="24"/>
          </w:rPr>
          <w:t xml:space="preserve"> </w:t>
        </w:r>
        <w:r w:rsidR="00C159D3" w:rsidRPr="00C159D3">
          <w:rPr>
            <w:rFonts w:cs="Times New Roman"/>
            <w:szCs w:val="24"/>
            <w:highlight w:val="yellow"/>
            <w:rPrChange w:id="5327" w:author="Steff Guzmán" w:date="2023-03-23T20:10:00Z">
              <w:rPr>
                <w:rFonts w:cs="Times New Roman"/>
                <w:szCs w:val="24"/>
              </w:rPr>
            </w:rPrChange>
          </w:rPr>
          <w:t>Ver figura</w:t>
        </w:r>
        <w:r w:rsidR="00C159D3">
          <w:rPr>
            <w:rFonts w:cs="Times New Roman"/>
            <w:szCs w:val="24"/>
          </w:rPr>
          <w:t xml:space="preserve"> </w:t>
        </w:r>
      </w:ins>
    </w:p>
    <w:p w14:paraId="7F31FC59" w14:textId="77777777" w:rsidR="00C159D3" w:rsidRDefault="00C159D3" w:rsidP="00C159D3">
      <w:pPr>
        <w:ind w:firstLine="708"/>
        <w:rPr>
          <w:ins w:id="5328" w:author="Steff Guzmán" w:date="2023-03-23T20:09:00Z"/>
          <w:rFonts w:cs="Times New Roman"/>
          <w:szCs w:val="24"/>
        </w:rPr>
      </w:pPr>
      <w:ins w:id="5329" w:author="Steff Guzmán" w:date="2023-03-23T20:09:00Z">
        <w:r>
          <w:rPr>
            <w:noProof/>
          </w:rPr>
          <w:drawing>
            <wp:inline distT="0" distB="0" distL="0" distR="0" wp14:anchorId="5A5EB07E" wp14:editId="7DA5C921">
              <wp:extent cx="5612130" cy="3500120"/>
              <wp:effectExtent l="0" t="0" r="762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237"/>
                      <a:stretch/>
                    </pic:blipFill>
                    <pic:spPr bwMode="auto">
                      <a:xfrm>
                        <a:off x="0" y="0"/>
                        <a:ext cx="5612130" cy="3500120"/>
                      </a:xfrm>
                      <a:prstGeom prst="rect">
                        <a:avLst/>
                      </a:prstGeom>
                      <a:ln>
                        <a:noFill/>
                      </a:ln>
                      <a:extLst>
                        <a:ext uri="{53640926-AAD7-44D8-BBD7-CCE9431645EC}">
                          <a14:shadowObscured xmlns:a14="http://schemas.microsoft.com/office/drawing/2010/main"/>
                        </a:ext>
                      </a:extLst>
                    </pic:spPr>
                  </pic:pic>
                </a:graphicData>
              </a:graphic>
            </wp:inline>
          </w:drawing>
        </w:r>
      </w:ins>
    </w:p>
    <w:p w14:paraId="3BAADC3E" w14:textId="77777777" w:rsidR="00C159D3" w:rsidRDefault="00C159D3" w:rsidP="00C159D3">
      <w:pPr>
        <w:ind w:firstLine="708"/>
        <w:rPr>
          <w:ins w:id="5330" w:author="Steff Guzmán" w:date="2023-03-23T20:09:00Z"/>
          <w:rFonts w:cs="Times New Roman"/>
          <w:szCs w:val="24"/>
        </w:rPr>
      </w:pPr>
    </w:p>
    <w:p w14:paraId="24CFFE62" w14:textId="77777777" w:rsidR="00C159D3" w:rsidRDefault="00C159D3" w:rsidP="00C159D3">
      <w:pPr>
        <w:ind w:firstLine="708"/>
        <w:rPr>
          <w:ins w:id="5331" w:author="Steff Guzmán" w:date="2023-03-23T20:09:00Z"/>
          <w:rFonts w:cs="Times New Roman"/>
          <w:szCs w:val="24"/>
        </w:rPr>
      </w:pPr>
      <w:ins w:id="5332" w:author="Steff Guzmán" w:date="2023-03-23T20:09:00Z">
        <w:r>
          <w:rPr>
            <w:noProof/>
          </w:rPr>
          <w:drawing>
            <wp:inline distT="0" distB="0" distL="0" distR="0" wp14:anchorId="5C2204C0" wp14:editId="201D2D11">
              <wp:extent cx="5612130" cy="84455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44550"/>
                      </a:xfrm>
                      <a:prstGeom prst="rect">
                        <a:avLst/>
                      </a:prstGeom>
                    </pic:spPr>
                  </pic:pic>
                </a:graphicData>
              </a:graphic>
            </wp:inline>
          </w:drawing>
        </w:r>
      </w:ins>
    </w:p>
    <w:p w14:paraId="45F6AF8E" w14:textId="77777777" w:rsidR="00C159D3" w:rsidRDefault="00C159D3" w:rsidP="00EE67FE">
      <w:pPr>
        <w:ind w:firstLine="708"/>
        <w:rPr>
          <w:ins w:id="5333" w:author="Camilo Andrés Díaz Gómez" w:date="2023-03-16T23:28:00Z"/>
          <w:rFonts w:cs="Times New Roman"/>
          <w:szCs w:val="24"/>
        </w:rPr>
      </w:pPr>
    </w:p>
    <w:p w14:paraId="650795B4" w14:textId="3CCD9AB9" w:rsidR="00614520" w:rsidRDefault="00614520" w:rsidP="00EE67FE">
      <w:pPr>
        <w:ind w:firstLine="708"/>
        <w:rPr>
          <w:ins w:id="5334" w:author="Camilo Andrés Díaz Gómez" w:date="2023-03-16T23:39:00Z"/>
          <w:rFonts w:cs="Times New Roman"/>
          <w:szCs w:val="24"/>
        </w:rPr>
      </w:pPr>
    </w:p>
    <w:p w14:paraId="53FFA1CC" w14:textId="61D46C43" w:rsidR="00BE50D1" w:rsidRPr="00E4143F" w:rsidRDefault="00BE50D1">
      <w:pPr>
        <w:pStyle w:val="Ttulo5"/>
        <w:ind w:left="1416"/>
        <w:rPr>
          <w:ins w:id="5335" w:author="Camilo Andrés Díaz Gómez" w:date="2023-03-16T23:39:00Z"/>
          <w:rFonts w:ascii="Times New Roman" w:hAnsi="Times New Roman" w:cs="Times New Roman"/>
          <w:b/>
          <w:bCs/>
          <w:color w:val="auto"/>
          <w:rPrChange w:id="5336" w:author="Camilo Andrés Díaz Gómez" w:date="2023-03-21T20:51:00Z">
            <w:rPr>
              <w:ins w:id="5337" w:author="Camilo Andrés Díaz Gómez" w:date="2023-03-16T23:39:00Z"/>
            </w:rPr>
          </w:rPrChange>
        </w:rPr>
        <w:pPrChange w:id="5338" w:author="Camilo Andrés Díaz Gómez" w:date="2023-03-22T11:19:00Z">
          <w:pPr>
            <w:pStyle w:val="Ttulo4"/>
            <w:ind w:firstLine="708"/>
          </w:pPr>
        </w:pPrChange>
      </w:pPr>
      <w:ins w:id="5339" w:author="Camilo Andrés Díaz Gómez" w:date="2023-03-16T23:39:00Z">
        <w:r w:rsidRPr="00E4143F">
          <w:rPr>
            <w:rFonts w:ascii="Times New Roman" w:hAnsi="Times New Roman" w:cs="Times New Roman"/>
            <w:b/>
            <w:bCs/>
            <w:color w:val="auto"/>
            <w:rPrChange w:id="5340" w:author="Camilo Andrés Díaz Gómez" w:date="2023-03-21T20:51:00Z">
              <w:rPr/>
            </w:rPrChange>
          </w:rPr>
          <w:t xml:space="preserve">Regresión </w:t>
        </w:r>
      </w:ins>
      <w:ins w:id="5341" w:author="Camilo Andrés Díaz Gómez" w:date="2023-03-17T23:51:00Z">
        <w:r w:rsidR="00247E6E" w:rsidRPr="00E4143F">
          <w:rPr>
            <w:rFonts w:ascii="Times New Roman" w:hAnsi="Times New Roman" w:cs="Times New Roman"/>
            <w:b/>
            <w:bCs/>
            <w:color w:val="auto"/>
            <w:rPrChange w:id="5342" w:author="Camilo Andrés Díaz Gómez" w:date="2023-03-21T20:51:00Z">
              <w:rPr/>
            </w:rPrChange>
          </w:rPr>
          <w:t>Polinomial</w:t>
        </w:r>
      </w:ins>
    </w:p>
    <w:p w14:paraId="24EEB62B" w14:textId="0CD87535" w:rsidR="00BE50D1" w:rsidDel="00247AA5" w:rsidRDefault="00BE50D1">
      <w:pPr>
        <w:rPr>
          <w:ins w:id="5343" w:author="Camilo Andrés Díaz Gómez" w:date="2023-03-16T23:28:00Z"/>
          <w:del w:id="5344" w:author="JUAN ESTEBAN CONTRERAS DIAZ" w:date="2023-03-24T11:57:00Z"/>
          <w:rFonts w:cs="Times New Roman"/>
          <w:szCs w:val="24"/>
        </w:rPr>
        <w:pPrChange w:id="5345" w:author="Camilo Andrés Díaz Gómez" w:date="2023-03-17T00:48:00Z">
          <w:pPr>
            <w:ind w:firstLine="708"/>
          </w:pPr>
        </w:pPrChange>
      </w:pPr>
    </w:p>
    <w:p w14:paraId="428B9376" w14:textId="67151DC9" w:rsidR="00614520" w:rsidDel="00247AA5" w:rsidRDefault="00BE50D1">
      <w:pPr>
        <w:ind w:firstLine="708"/>
        <w:jc w:val="center"/>
        <w:rPr>
          <w:ins w:id="5346" w:author="Camilo Andrés Díaz Gómez" w:date="2023-03-16T23:32:00Z"/>
          <w:del w:id="5347" w:author="JUAN ESTEBAN CONTRERAS DIAZ" w:date="2023-03-24T11:57:00Z"/>
          <w:rFonts w:cs="Times New Roman"/>
          <w:szCs w:val="24"/>
        </w:rPr>
        <w:pPrChange w:id="5348" w:author="Camilo Andrés Díaz Gómez" w:date="2023-03-20T11:45:00Z">
          <w:pPr>
            <w:ind w:firstLine="708"/>
          </w:pPr>
        </w:pPrChange>
      </w:pPr>
      <w:ins w:id="5349" w:author="Camilo Andrés Díaz Gómez" w:date="2023-03-16T23:40:00Z">
        <w:del w:id="5350" w:author="JUAN ESTEBAN CONTRERAS DIAZ" w:date="2023-03-24T11:57:00Z">
          <w:r w:rsidDel="00247AA5">
            <w:rPr>
              <w:noProof/>
            </w:rPr>
            <w:drawing>
              <wp:inline distT="0" distB="0" distL="0" distR="0" wp14:anchorId="65D222B0" wp14:editId="1E4F2311">
                <wp:extent cx="5612130" cy="314833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del>
      </w:ins>
    </w:p>
    <w:p w14:paraId="0CA15F6A" w14:textId="32551F8D" w:rsidR="00614520" w:rsidRDefault="00614520" w:rsidP="00EE67FE">
      <w:pPr>
        <w:ind w:firstLine="708"/>
        <w:rPr>
          <w:ins w:id="5351" w:author="Camilo Andrés Díaz Gómez" w:date="2023-03-16T23:32:00Z"/>
          <w:rFonts w:cs="Times New Roman"/>
          <w:szCs w:val="24"/>
        </w:rPr>
      </w:pPr>
    </w:p>
    <w:p w14:paraId="2B8A2AB8" w14:textId="13084823" w:rsidR="00614520" w:rsidRPr="00614520" w:rsidRDefault="00247AA5" w:rsidP="00EE67FE">
      <w:pPr>
        <w:ind w:firstLine="708"/>
        <w:rPr>
          <w:ins w:id="5352" w:author="Camilo Andrés Díaz Gómez" w:date="2023-03-16T23:32:00Z"/>
          <w:rFonts w:cs="Times New Roman"/>
          <w:szCs w:val="24"/>
        </w:rPr>
      </w:pPr>
      <w:ins w:id="5353" w:author="JUAN ESTEBAN CONTRERAS DIAZ" w:date="2023-03-24T11:59:00Z">
        <w:r>
          <w:rPr>
            <w:rFonts w:cs="Times New Roman"/>
            <w:szCs w:val="24"/>
          </w:rPr>
          <w:t>O</w:t>
        </w:r>
      </w:ins>
      <w:ins w:id="5354" w:author="JUAN ESTEBAN CONTRERAS DIAZ" w:date="2023-03-24T12:00:00Z">
        <w:r>
          <w:rPr>
            <w:rFonts w:cs="Times New Roman"/>
            <w:szCs w:val="24"/>
          </w:rPr>
          <w:t xml:space="preserve">bservando </w:t>
        </w:r>
        <w:r w:rsidRPr="00247AA5">
          <w:rPr>
            <w:rFonts w:cs="Times New Roman"/>
            <w:szCs w:val="24"/>
            <w:highlight w:val="yellow"/>
            <w:rPrChange w:id="5355" w:author="JUAN ESTEBAN CONTRERAS DIAZ" w:date="2023-03-24T12:00:00Z">
              <w:rPr>
                <w:rFonts w:cs="Times New Roman"/>
                <w:szCs w:val="24"/>
              </w:rPr>
            </w:rPrChange>
          </w:rPr>
          <w:t>la figura</w:t>
        </w:r>
        <w:r>
          <w:rPr>
            <w:rFonts w:cs="Times New Roman"/>
            <w:szCs w:val="24"/>
          </w:rPr>
          <w:t xml:space="preserve">, </w:t>
        </w:r>
      </w:ins>
      <w:ins w:id="5356" w:author="Camilo Andrés Díaz Gómez" w:date="2023-03-16T23:32:00Z">
        <w:del w:id="5357" w:author="JUAN ESTEBAN CONTRERAS DIAZ" w:date="2023-03-24T12:00:00Z">
          <w:r w:rsidR="00614520" w:rsidRPr="00614520" w:rsidDel="00247AA5">
            <w:rPr>
              <w:rFonts w:cs="Times New Roman"/>
              <w:szCs w:val="24"/>
            </w:rPr>
            <w:delText>Estas lín</w:delText>
          </w:r>
        </w:del>
      </w:ins>
      <w:ins w:id="5358" w:author="JUAN ESTEBAN CONTRERAS DIAZ" w:date="2023-03-24T12:00:00Z">
        <w:r>
          <w:rPr>
            <w:rFonts w:cs="Times New Roman"/>
            <w:szCs w:val="24"/>
          </w:rPr>
          <w:t xml:space="preserve">las </w:t>
        </w:r>
      </w:ins>
      <w:ins w:id="5359" w:author="Camilo Andrés Díaz Gómez" w:date="2023-03-16T23:32:00Z">
        <w:del w:id="5360" w:author="JUAN ESTEBAN CONTRERAS DIAZ" w:date="2023-03-24T12:00:00Z">
          <w:r w:rsidR="00614520" w:rsidRPr="00614520" w:rsidDel="00247AA5">
            <w:rPr>
              <w:rFonts w:cs="Times New Roman"/>
              <w:szCs w:val="24"/>
            </w:rPr>
            <w:delText>eas</w:delText>
          </w:r>
        </w:del>
      </w:ins>
      <w:ins w:id="5361" w:author="JUAN ESTEBAN CONTRERAS DIAZ" w:date="2023-03-24T12:00:00Z">
        <w:r>
          <w:rPr>
            <w:rFonts w:cs="Times New Roman"/>
            <w:szCs w:val="24"/>
          </w:rPr>
          <w:t>lín</w:t>
        </w:r>
        <w:r w:rsidRPr="00614520">
          <w:rPr>
            <w:rFonts w:cs="Times New Roman"/>
            <w:szCs w:val="24"/>
          </w:rPr>
          <w:t>eas</w:t>
        </w:r>
      </w:ins>
      <w:ins w:id="5362" w:author="Camilo Andrés Díaz Gómez" w:date="2023-03-16T23:32:00Z">
        <w:r w:rsidR="00614520" w:rsidRPr="00614520">
          <w:rPr>
            <w:rFonts w:cs="Times New Roman"/>
            <w:szCs w:val="24"/>
          </w:rPr>
          <w:t xml:space="preserve"> de código realizan la implementación del modelo de regresión polinomial y evalúan su precisión mediante el coeficiente de determinación (R²). A continuación, se detalla cada una de ellas:</w:t>
        </w:r>
      </w:ins>
    </w:p>
    <w:p w14:paraId="6E959E59" w14:textId="77777777" w:rsidR="00614520" w:rsidRPr="00614520" w:rsidRDefault="00614520" w:rsidP="00EE67FE">
      <w:pPr>
        <w:ind w:firstLine="708"/>
        <w:rPr>
          <w:ins w:id="5363" w:author="Camilo Andrés Díaz Gómez" w:date="2023-03-16T23:32:00Z"/>
          <w:rFonts w:cs="Times New Roman"/>
          <w:szCs w:val="24"/>
        </w:rPr>
      </w:pPr>
    </w:p>
    <w:p w14:paraId="7CE89D70" w14:textId="77777777" w:rsidR="00614520" w:rsidRPr="00614520" w:rsidRDefault="00614520" w:rsidP="00EE67FE">
      <w:pPr>
        <w:ind w:firstLine="708"/>
        <w:rPr>
          <w:ins w:id="5364" w:author="Camilo Andrés Díaz Gómez" w:date="2023-03-16T23:32:00Z"/>
          <w:rFonts w:cs="Times New Roman"/>
          <w:szCs w:val="24"/>
        </w:rPr>
      </w:pPr>
      <w:ins w:id="5365" w:author="Camilo Andrés Díaz Gómez" w:date="2023-03-16T23:32:00Z">
        <w:r w:rsidRPr="00614520">
          <w:rPr>
            <w:rFonts w:cs="Times New Roman"/>
            <w:szCs w:val="24"/>
          </w:rPr>
          <w:t xml:space="preserve">La primera línea divide los datos en conjuntos de entrenamiento y prueba. Se seleccionan las características (humedad y hora) y la variable objetivo (temperatura) de </w:t>
        </w:r>
        <w:proofErr w:type="spellStart"/>
        <w:r w:rsidRPr="00614520">
          <w:rPr>
            <w:rFonts w:cs="Times New Roman"/>
            <w:szCs w:val="24"/>
          </w:rPr>
          <w:t>dfAAnalisar</w:t>
        </w:r>
        <w:proofErr w:type="spellEnd"/>
        <w:r w:rsidRPr="00614520">
          <w:rPr>
            <w:rFonts w:cs="Times New Roman"/>
            <w:szCs w:val="24"/>
          </w:rPr>
          <w:t xml:space="preserve">. </w:t>
        </w:r>
        <w:proofErr w:type="spellStart"/>
        <w:r w:rsidRPr="00614520">
          <w:rPr>
            <w:rFonts w:cs="Times New Roman"/>
            <w:szCs w:val="24"/>
          </w:rPr>
          <w:t>train_test_split</w:t>
        </w:r>
        <w:proofErr w:type="spellEnd"/>
        <w:r w:rsidRPr="00614520">
          <w:rPr>
            <w:rFonts w:cs="Times New Roman"/>
            <w:szCs w:val="24"/>
          </w:rPr>
          <w:t xml:space="preserve"> divide los datos aleatoriamente en conjuntos de entrenamiento y prueba en una proporción de 80% y 20%, respectivamente. El parámetro </w:t>
        </w:r>
        <w:proofErr w:type="spellStart"/>
        <w:r w:rsidRPr="00614520">
          <w:rPr>
            <w:rFonts w:cs="Times New Roman"/>
            <w:szCs w:val="24"/>
          </w:rPr>
          <w:t>random_state</w:t>
        </w:r>
        <w:proofErr w:type="spellEnd"/>
        <w:r w:rsidRPr="00614520">
          <w:rPr>
            <w:rFonts w:cs="Times New Roman"/>
            <w:szCs w:val="24"/>
          </w:rPr>
          <w:t xml:space="preserve"> se utiliza para garantizar que la división se realice de la misma manera cada vez que se ejecute el código.</w:t>
        </w:r>
      </w:ins>
    </w:p>
    <w:p w14:paraId="02ECBB1E" w14:textId="77777777" w:rsidR="00614520" w:rsidRPr="00614520" w:rsidRDefault="00614520" w:rsidP="00EE67FE">
      <w:pPr>
        <w:ind w:firstLine="708"/>
        <w:rPr>
          <w:ins w:id="5366" w:author="Camilo Andrés Díaz Gómez" w:date="2023-03-16T23:32:00Z"/>
          <w:rFonts w:cs="Times New Roman"/>
          <w:szCs w:val="24"/>
        </w:rPr>
      </w:pPr>
    </w:p>
    <w:p w14:paraId="4ED310E4" w14:textId="77777777" w:rsidR="00614520" w:rsidRPr="00614520" w:rsidRDefault="00614520" w:rsidP="00EE67FE">
      <w:pPr>
        <w:ind w:firstLine="708"/>
        <w:rPr>
          <w:ins w:id="5367" w:author="Camilo Andrés Díaz Gómez" w:date="2023-03-16T23:32:00Z"/>
          <w:rFonts w:cs="Times New Roman"/>
          <w:szCs w:val="24"/>
        </w:rPr>
      </w:pPr>
      <w:ins w:id="5368" w:author="Camilo Andrés Díaz Gómez" w:date="2023-03-16T23:32:00Z">
        <w:r w:rsidRPr="00614520">
          <w:rPr>
            <w:rFonts w:cs="Times New Roman"/>
            <w:szCs w:val="24"/>
          </w:rPr>
          <w:t xml:space="preserve">La segunda línea realiza el preprocesamiento de datos para la regresión polinomial. Se utiliza la clase </w:t>
        </w:r>
        <w:proofErr w:type="spellStart"/>
        <w:r w:rsidRPr="00614520">
          <w:rPr>
            <w:rFonts w:cs="Times New Roman"/>
            <w:szCs w:val="24"/>
          </w:rPr>
          <w:t>PolynomialFeatures</w:t>
        </w:r>
        <w:proofErr w:type="spellEnd"/>
        <w:r w:rsidRPr="00614520">
          <w:rPr>
            <w:rFonts w:cs="Times New Roman"/>
            <w:szCs w:val="24"/>
          </w:rPr>
          <w:t xml:space="preserve"> para generar características polinomiales de grado 2 a partir de las características originales.</w:t>
        </w:r>
      </w:ins>
    </w:p>
    <w:p w14:paraId="123BCE01" w14:textId="77777777" w:rsidR="00614520" w:rsidRPr="00614520" w:rsidRDefault="00614520" w:rsidP="00EE67FE">
      <w:pPr>
        <w:ind w:firstLine="708"/>
        <w:rPr>
          <w:ins w:id="5369" w:author="Camilo Andrés Díaz Gómez" w:date="2023-03-16T23:32:00Z"/>
          <w:rFonts w:cs="Times New Roman"/>
          <w:szCs w:val="24"/>
        </w:rPr>
      </w:pPr>
    </w:p>
    <w:p w14:paraId="1B5AB84F" w14:textId="77777777" w:rsidR="00614520" w:rsidRPr="00614520" w:rsidRDefault="00614520" w:rsidP="00EE67FE">
      <w:pPr>
        <w:ind w:firstLine="708"/>
        <w:rPr>
          <w:ins w:id="5370" w:author="Camilo Andrés Díaz Gómez" w:date="2023-03-16T23:32:00Z"/>
          <w:rFonts w:cs="Times New Roman"/>
          <w:szCs w:val="24"/>
        </w:rPr>
      </w:pPr>
      <w:ins w:id="5371" w:author="Camilo Andrés Díaz Gómez" w:date="2023-03-16T23:32:00Z">
        <w:r w:rsidRPr="00614520">
          <w:rPr>
            <w:rFonts w:cs="Times New Roman"/>
            <w:szCs w:val="24"/>
          </w:rPr>
          <w:t>La tercera línea entrena el modelo de regresión polinomial utilizando las características polinomiales de grado 2 generadas y la variable objetivo de temperatura.</w:t>
        </w:r>
      </w:ins>
    </w:p>
    <w:p w14:paraId="025D6E2B" w14:textId="77777777" w:rsidR="00614520" w:rsidRPr="00614520" w:rsidRDefault="00614520" w:rsidP="00EE67FE">
      <w:pPr>
        <w:ind w:firstLine="708"/>
        <w:rPr>
          <w:ins w:id="5372" w:author="Camilo Andrés Díaz Gómez" w:date="2023-03-16T23:32:00Z"/>
          <w:rFonts w:cs="Times New Roman"/>
          <w:szCs w:val="24"/>
        </w:rPr>
      </w:pPr>
    </w:p>
    <w:p w14:paraId="55581554" w14:textId="77777777" w:rsidR="00614520" w:rsidRPr="00614520" w:rsidRDefault="00614520" w:rsidP="00EE67FE">
      <w:pPr>
        <w:ind w:firstLine="708"/>
        <w:rPr>
          <w:ins w:id="5373" w:author="Camilo Andrés Díaz Gómez" w:date="2023-03-16T23:32:00Z"/>
          <w:rFonts w:cs="Times New Roman"/>
          <w:szCs w:val="24"/>
        </w:rPr>
      </w:pPr>
      <w:ins w:id="5374" w:author="Camilo Andrés Díaz Gómez" w:date="2023-03-16T23:32:00Z">
        <w:r w:rsidRPr="00614520">
          <w:rPr>
            <w:rFonts w:cs="Times New Roman"/>
            <w:szCs w:val="24"/>
          </w:rPr>
          <w:t>La cuarta línea realiza las predicciones sobre los datos de prueba utilizando el modelo de regresión polinomial entrenado.</w:t>
        </w:r>
      </w:ins>
    </w:p>
    <w:p w14:paraId="2F3709B7" w14:textId="77777777" w:rsidR="00614520" w:rsidRPr="00614520" w:rsidRDefault="00614520" w:rsidP="00EE67FE">
      <w:pPr>
        <w:ind w:firstLine="708"/>
        <w:rPr>
          <w:ins w:id="5375" w:author="Camilo Andrés Díaz Gómez" w:date="2023-03-16T23:32:00Z"/>
          <w:rFonts w:cs="Times New Roman"/>
          <w:szCs w:val="24"/>
        </w:rPr>
      </w:pPr>
    </w:p>
    <w:p w14:paraId="06A8421D" w14:textId="24B8F1E0" w:rsidR="00614520" w:rsidRDefault="00614520" w:rsidP="00EE67FE">
      <w:pPr>
        <w:ind w:firstLine="708"/>
        <w:rPr>
          <w:ins w:id="5376" w:author="JUAN ESTEBAN CONTRERAS DIAZ" w:date="2023-03-24T11:58:00Z"/>
          <w:rFonts w:cs="Times New Roman"/>
          <w:szCs w:val="24"/>
        </w:rPr>
      </w:pPr>
      <w:ins w:id="5377" w:author="Camilo Andrés Díaz Gómez" w:date="2023-03-16T23:32:00Z">
        <w:r w:rsidRPr="00614520">
          <w:rPr>
            <w:rFonts w:cs="Times New Roman"/>
            <w:szCs w:val="24"/>
          </w:rPr>
          <w:t>La quinta línea evalúa la precisión del modelo utilizando el coeficiente de determinación (R²). Se compara la variable objetivo de temperatura real en los datos de prueba con las predicciones generadas por el modelo. Cuanto más cercano a 1 sea el valor de R², mejor será la precisión del modelo en predecir los valores de temperatura.</w:t>
        </w:r>
      </w:ins>
    </w:p>
    <w:p w14:paraId="6623E268" w14:textId="39C53F6F" w:rsidR="00247AA5" w:rsidRDefault="00247AA5" w:rsidP="00EE67FE">
      <w:pPr>
        <w:ind w:firstLine="708"/>
        <w:rPr>
          <w:ins w:id="5378" w:author="Camilo Andrés Díaz Gómez" w:date="2023-03-16T23:32:00Z"/>
          <w:rFonts w:cs="Times New Roman"/>
          <w:szCs w:val="24"/>
        </w:rPr>
      </w:pPr>
      <w:ins w:id="5379" w:author="JUAN ESTEBAN CONTRERAS DIAZ" w:date="2023-03-24T11:58:00Z">
        <w:r>
          <w:rPr>
            <w:noProof/>
          </w:rPr>
          <w:drawing>
            <wp:inline distT="0" distB="0" distL="0" distR="0" wp14:anchorId="5F1F5605" wp14:editId="7660F8C4">
              <wp:extent cx="5612130" cy="314833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8330"/>
                      </a:xfrm>
                      <a:prstGeom prst="rect">
                        <a:avLst/>
                      </a:prstGeom>
                    </pic:spPr>
                  </pic:pic>
                </a:graphicData>
              </a:graphic>
            </wp:inline>
          </w:drawing>
        </w:r>
      </w:ins>
    </w:p>
    <w:p w14:paraId="01EE2FCF" w14:textId="2D8AA625" w:rsidR="00614520" w:rsidRDefault="00614520" w:rsidP="00EE67FE">
      <w:pPr>
        <w:ind w:firstLine="708"/>
        <w:rPr>
          <w:ins w:id="5380" w:author="Camilo Andrés Díaz Gómez" w:date="2023-03-16T23:32:00Z"/>
          <w:rFonts w:cs="Times New Roman"/>
          <w:szCs w:val="24"/>
        </w:rPr>
      </w:pPr>
    </w:p>
    <w:p w14:paraId="3B149695" w14:textId="6A076145" w:rsidR="00614520" w:rsidDel="00261A6D" w:rsidRDefault="00BE50D1">
      <w:pPr>
        <w:ind w:firstLine="708"/>
        <w:jc w:val="center"/>
        <w:rPr>
          <w:ins w:id="5381" w:author="Camilo Andrés Díaz Gómez" w:date="2023-03-16T23:32:00Z"/>
          <w:del w:id="5382" w:author="JUAN ESTEBAN CONTRERAS DIAZ" w:date="2023-03-24T12:06:00Z"/>
          <w:rFonts w:cs="Times New Roman"/>
          <w:szCs w:val="24"/>
        </w:rPr>
        <w:pPrChange w:id="5383" w:author="Camilo Andrés Díaz Gómez" w:date="2023-03-20T11:45:00Z">
          <w:pPr>
            <w:ind w:firstLine="708"/>
          </w:pPr>
        </w:pPrChange>
      </w:pPr>
      <w:ins w:id="5384" w:author="Camilo Andrés Díaz Gómez" w:date="2023-03-16T23:43:00Z">
        <w:del w:id="5385" w:author="JUAN ESTEBAN CONTRERAS DIAZ" w:date="2023-03-24T11:58:00Z">
          <w:r w:rsidDel="00247AA5">
            <w:rPr>
              <w:noProof/>
            </w:rPr>
            <w:drawing>
              <wp:inline distT="0" distB="0" distL="0" distR="0" wp14:anchorId="7ECEE043" wp14:editId="382B8B21">
                <wp:extent cx="5612130" cy="11068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06805"/>
                        </a:xfrm>
                        <a:prstGeom prst="rect">
                          <a:avLst/>
                        </a:prstGeom>
                      </pic:spPr>
                    </pic:pic>
                  </a:graphicData>
                </a:graphic>
              </wp:inline>
            </w:drawing>
          </w:r>
        </w:del>
      </w:ins>
    </w:p>
    <w:p w14:paraId="5C9B1B79" w14:textId="77777777" w:rsidR="00614520" w:rsidRDefault="00614520">
      <w:pPr>
        <w:ind w:firstLine="708"/>
        <w:jc w:val="center"/>
        <w:rPr>
          <w:ins w:id="5386" w:author="Camilo Andrés Díaz Gómez" w:date="2023-03-16T23:28:00Z"/>
          <w:rFonts w:cs="Times New Roman"/>
          <w:szCs w:val="24"/>
        </w:rPr>
        <w:pPrChange w:id="5387" w:author="JUAN ESTEBAN CONTRERAS DIAZ" w:date="2023-03-24T12:06:00Z">
          <w:pPr>
            <w:ind w:firstLine="708"/>
          </w:pPr>
        </w:pPrChange>
      </w:pPr>
    </w:p>
    <w:p w14:paraId="1C33C43F" w14:textId="2875AB84" w:rsidR="00614520" w:rsidRDefault="00BE50D1" w:rsidP="00EE67FE">
      <w:pPr>
        <w:ind w:firstLine="708"/>
        <w:rPr>
          <w:ins w:id="5388" w:author="JUAN ESTEBAN CONTRERAS DIAZ" w:date="2023-03-24T11:58:00Z"/>
          <w:rFonts w:cs="Times New Roman"/>
          <w:szCs w:val="24"/>
        </w:rPr>
      </w:pPr>
      <w:ins w:id="5389" w:author="Camilo Andrés Díaz Gómez" w:date="2023-03-16T23:43:00Z">
        <w:r w:rsidRPr="00BE50D1">
          <w:rPr>
            <w:rFonts w:cs="Times New Roman"/>
            <w:szCs w:val="24"/>
          </w:rPr>
          <w:t xml:space="preserve">En </w:t>
        </w:r>
      </w:ins>
      <w:ins w:id="5390" w:author="JUAN ESTEBAN CONTRERAS DIAZ" w:date="2023-03-24T12:06:00Z">
        <w:r w:rsidR="00261A6D">
          <w:rPr>
            <w:rFonts w:cs="Times New Roman"/>
            <w:szCs w:val="24"/>
          </w:rPr>
          <w:t>el</w:t>
        </w:r>
      </w:ins>
      <w:ins w:id="5391" w:author="Camilo Andrés Díaz Gómez" w:date="2023-03-16T23:43:00Z">
        <w:del w:id="5392" w:author="JUAN ESTEBAN CONTRERAS DIAZ" w:date="2023-03-24T12:06:00Z">
          <w:r w:rsidRPr="00BE50D1" w:rsidDel="00261A6D">
            <w:rPr>
              <w:rFonts w:cs="Times New Roman"/>
              <w:szCs w:val="24"/>
            </w:rPr>
            <w:delText>este</w:delText>
          </w:r>
        </w:del>
        <w:r w:rsidRPr="00BE50D1">
          <w:rPr>
            <w:rFonts w:cs="Times New Roman"/>
            <w:szCs w:val="24"/>
          </w:rPr>
          <w:t xml:space="preserve"> código</w:t>
        </w:r>
      </w:ins>
      <w:ins w:id="5393" w:author="JUAN ESTEBAN CONTRERAS DIAZ" w:date="2023-03-24T12:06:00Z">
        <w:r w:rsidR="00261A6D">
          <w:rPr>
            <w:rFonts w:cs="Times New Roman"/>
            <w:szCs w:val="24"/>
          </w:rPr>
          <w:t xml:space="preserve"> </w:t>
        </w:r>
      </w:ins>
      <w:ins w:id="5394" w:author="JUAN ESTEBAN CONTRERAS DIAZ" w:date="2023-03-24T12:07:00Z">
        <w:r w:rsidR="00261A6D">
          <w:rPr>
            <w:rFonts w:cs="Times New Roman"/>
            <w:szCs w:val="24"/>
          </w:rPr>
          <w:t xml:space="preserve">mostrado en </w:t>
        </w:r>
        <w:r w:rsidR="00261A6D" w:rsidRPr="00261A6D">
          <w:rPr>
            <w:rFonts w:cs="Times New Roman"/>
            <w:szCs w:val="24"/>
            <w:highlight w:val="yellow"/>
            <w:rPrChange w:id="5395" w:author="JUAN ESTEBAN CONTRERAS DIAZ" w:date="2023-03-24T12:07:00Z">
              <w:rPr>
                <w:rFonts w:cs="Times New Roman"/>
                <w:szCs w:val="24"/>
              </w:rPr>
            </w:rPrChange>
          </w:rPr>
          <w:t>la figura</w:t>
        </w:r>
      </w:ins>
      <w:ins w:id="5396" w:author="Camilo Andrés Díaz Gómez" w:date="2023-03-16T23:44:00Z">
        <w:r w:rsidRPr="00261A6D">
          <w:rPr>
            <w:rFonts w:cs="Times New Roman"/>
            <w:szCs w:val="24"/>
            <w:highlight w:val="yellow"/>
            <w:rPrChange w:id="5397" w:author="JUAN ESTEBAN CONTRERAS DIAZ" w:date="2023-03-24T12:07:00Z">
              <w:rPr>
                <w:rFonts w:cs="Times New Roman"/>
                <w:szCs w:val="24"/>
              </w:rPr>
            </w:rPrChange>
          </w:rPr>
          <w:t>,</w:t>
        </w:r>
        <w:r>
          <w:rPr>
            <w:rFonts w:cs="Times New Roman"/>
            <w:szCs w:val="24"/>
          </w:rPr>
          <w:t xml:space="preserve"> el cual también se repite en todos los modelos desde regresión polinomial en </w:t>
        </w:r>
      </w:ins>
      <w:ins w:id="5398" w:author="Camilo Andrés Díaz Gómez" w:date="2023-03-16T23:45:00Z">
        <w:r>
          <w:rPr>
            <w:rFonts w:cs="Times New Roman"/>
            <w:szCs w:val="24"/>
          </w:rPr>
          <w:t xml:space="preserve">adelante, </w:t>
        </w:r>
        <w:r w:rsidRPr="00BE50D1">
          <w:rPr>
            <w:rFonts w:cs="Times New Roman"/>
            <w:szCs w:val="24"/>
          </w:rPr>
          <w:t>recorre</w:t>
        </w:r>
      </w:ins>
      <w:ins w:id="5399" w:author="Camilo Andrés Díaz Gómez" w:date="2023-03-16T23:43:00Z">
        <w:r w:rsidRPr="00BE50D1">
          <w:rPr>
            <w:rFonts w:cs="Times New Roman"/>
            <w:szCs w:val="24"/>
          </w:rPr>
          <w:t xml:space="preserve"> el </w:t>
        </w:r>
        <w:proofErr w:type="spellStart"/>
        <w:r w:rsidRPr="00BE50D1">
          <w:rPr>
            <w:rFonts w:cs="Times New Roman"/>
            <w:szCs w:val="24"/>
          </w:rPr>
          <w:t>dataframe</w:t>
        </w:r>
        <w:proofErr w:type="spellEnd"/>
        <w:r w:rsidRPr="00BE50D1">
          <w:rPr>
            <w:rFonts w:cs="Times New Roman"/>
            <w:szCs w:val="24"/>
          </w:rPr>
          <w:t xml:space="preserve"> de pruebas y se realiza la simulación de temperatura utilizando el modelo de regresión polinomial que se entrenó previamente. Los valores de temperatura simulados se almacenan en la columna "</w:t>
        </w:r>
        <w:proofErr w:type="spellStart"/>
        <w:r w:rsidRPr="00BE50D1">
          <w:rPr>
            <w:rFonts w:cs="Times New Roman"/>
            <w:szCs w:val="24"/>
          </w:rPr>
          <w:t>Temperatura_Simulada_Polynomial_Regression</w:t>
        </w:r>
        <w:proofErr w:type="spellEnd"/>
        <w:r w:rsidRPr="00BE50D1">
          <w:rPr>
            <w:rFonts w:cs="Times New Roman"/>
            <w:szCs w:val="24"/>
          </w:rPr>
          <w:t xml:space="preserve">" del </w:t>
        </w:r>
        <w:proofErr w:type="spellStart"/>
        <w:r w:rsidRPr="00BE50D1">
          <w:rPr>
            <w:rFonts w:cs="Times New Roman"/>
            <w:szCs w:val="24"/>
          </w:rPr>
          <w:t>dataframe</w:t>
        </w:r>
        <w:proofErr w:type="spellEnd"/>
        <w:r w:rsidRPr="00BE50D1">
          <w:rPr>
            <w:rFonts w:cs="Times New Roman"/>
            <w:szCs w:val="24"/>
          </w:rPr>
          <w:t xml:space="preserve"> </w:t>
        </w:r>
        <w:proofErr w:type="spellStart"/>
        <w:r w:rsidRPr="00BE50D1">
          <w:rPr>
            <w:rFonts w:cs="Times New Roman"/>
            <w:szCs w:val="24"/>
          </w:rPr>
          <w:t>dfFinalPruebas</w:t>
        </w:r>
        <w:proofErr w:type="spellEnd"/>
        <w:r w:rsidRPr="00BE50D1">
          <w:rPr>
            <w:rFonts w:cs="Times New Roman"/>
            <w:szCs w:val="24"/>
          </w:rPr>
          <w:t xml:space="preserve">. Para cada registro en el </w:t>
        </w:r>
        <w:proofErr w:type="spellStart"/>
        <w:r w:rsidRPr="00BE50D1">
          <w:rPr>
            <w:rFonts w:cs="Times New Roman"/>
            <w:szCs w:val="24"/>
          </w:rPr>
          <w:t>dataframe</w:t>
        </w:r>
        <w:proofErr w:type="spellEnd"/>
        <w:r w:rsidRPr="00BE50D1">
          <w:rPr>
            <w:rFonts w:cs="Times New Roman"/>
            <w:szCs w:val="24"/>
          </w:rPr>
          <w:t xml:space="preserve"> de pruebas, se accede a la posición correspondiente en la columna de temperatura simulada y se le asigna el valor correspondiente de la predicción del modelo de regresión polinomial.</w:t>
        </w:r>
      </w:ins>
    </w:p>
    <w:p w14:paraId="4972C7A2" w14:textId="55B95B86" w:rsidR="00247AA5" w:rsidRDefault="00247AA5" w:rsidP="00EE67FE">
      <w:pPr>
        <w:ind w:firstLine="708"/>
        <w:rPr>
          <w:ins w:id="5400" w:author="Camilo Andrés Díaz Gómez" w:date="2023-03-16T23:46:00Z"/>
          <w:rFonts w:cs="Times New Roman"/>
          <w:szCs w:val="24"/>
        </w:rPr>
      </w:pPr>
      <w:ins w:id="5401" w:author="JUAN ESTEBAN CONTRERAS DIAZ" w:date="2023-03-24T11:58:00Z">
        <w:r>
          <w:rPr>
            <w:noProof/>
          </w:rPr>
          <w:drawing>
            <wp:inline distT="0" distB="0" distL="0" distR="0" wp14:anchorId="42F9169F" wp14:editId="3543DE32">
              <wp:extent cx="5612130" cy="1106805"/>
              <wp:effectExtent l="0" t="0" r="7620" b="0"/>
              <wp:docPr id="89" name="Imagen 8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exto&#10;&#10;Descripción generada automáticamente"/>
                      <pic:cNvPicPr/>
                    </pic:nvPicPr>
                    <pic:blipFill>
                      <a:blip r:embed="rId44"/>
                      <a:stretch>
                        <a:fillRect/>
                      </a:stretch>
                    </pic:blipFill>
                    <pic:spPr>
                      <a:xfrm>
                        <a:off x="0" y="0"/>
                        <a:ext cx="5612130" cy="1106805"/>
                      </a:xfrm>
                      <a:prstGeom prst="rect">
                        <a:avLst/>
                      </a:prstGeom>
                    </pic:spPr>
                  </pic:pic>
                </a:graphicData>
              </a:graphic>
            </wp:inline>
          </w:drawing>
        </w:r>
      </w:ins>
    </w:p>
    <w:p w14:paraId="77E44181" w14:textId="7448FACD" w:rsidR="00CF6FBB" w:rsidRDefault="00CF6FBB" w:rsidP="00EE67FE">
      <w:pPr>
        <w:ind w:firstLine="708"/>
        <w:rPr>
          <w:ins w:id="5402" w:author="Camilo Andrés Díaz Gómez" w:date="2023-03-16T23:46:00Z"/>
          <w:rFonts w:cs="Times New Roman"/>
          <w:szCs w:val="24"/>
        </w:rPr>
      </w:pPr>
    </w:p>
    <w:p w14:paraId="2ECA7240" w14:textId="6FC971B4" w:rsidR="00CF6FBB" w:rsidRDefault="00CF6FBB">
      <w:pPr>
        <w:ind w:firstLine="708"/>
        <w:jc w:val="center"/>
        <w:rPr>
          <w:ins w:id="5403" w:author="Camilo Andrés Díaz Gómez" w:date="2023-03-16T23:45:00Z"/>
          <w:rFonts w:cs="Times New Roman"/>
          <w:szCs w:val="24"/>
        </w:rPr>
        <w:pPrChange w:id="5404" w:author="Camilo Andrés Díaz Gómez" w:date="2023-03-20T11:45:00Z">
          <w:pPr>
            <w:ind w:firstLine="708"/>
          </w:pPr>
        </w:pPrChange>
      </w:pPr>
      <w:ins w:id="5405" w:author="Camilo Andrés Díaz Gómez" w:date="2023-03-16T23:46:00Z">
        <w:del w:id="5406" w:author="JUAN ESTEBAN CONTRERAS DIAZ" w:date="2023-03-24T11:58:00Z">
          <w:r w:rsidDel="00247AA5">
            <w:rPr>
              <w:noProof/>
            </w:rPr>
            <w:drawing>
              <wp:inline distT="0" distB="0" distL="0" distR="0" wp14:anchorId="53957946" wp14:editId="1E1C0ADE">
                <wp:extent cx="5612130" cy="117094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45"/>
                        <a:stretch>
                          <a:fillRect/>
                        </a:stretch>
                      </pic:blipFill>
                      <pic:spPr>
                        <a:xfrm>
                          <a:off x="0" y="0"/>
                          <a:ext cx="5612130" cy="1170940"/>
                        </a:xfrm>
                        <a:prstGeom prst="rect">
                          <a:avLst/>
                        </a:prstGeom>
                      </pic:spPr>
                    </pic:pic>
                  </a:graphicData>
                </a:graphic>
              </wp:inline>
            </w:drawing>
          </w:r>
        </w:del>
      </w:ins>
    </w:p>
    <w:p w14:paraId="2D8774AD" w14:textId="012A94AB" w:rsidR="00BE50D1" w:rsidRDefault="00BE50D1" w:rsidP="00EE67FE">
      <w:pPr>
        <w:ind w:firstLine="708"/>
        <w:rPr>
          <w:ins w:id="5407" w:author="Camilo Andrés Díaz Gómez" w:date="2023-03-16T23:45:00Z"/>
          <w:rFonts w:cs="Times New Roman"/>
          <w:szCs w:val="24"/>
        </w:rPr>
      </w:pPr>
    </w:p>
    <w:p w14:paraId="089F9053" w14:textId="0B0FCA4C" w:rsidR="00CF6FBB" w:rsidRPr="00CF6FBB" w:rsidRDefault="00CF6FBB" w:rsidP="00EE67FE">
      <w:pPr>
        <w:ind w:firstLine="708"/>
        <w:rPr>
          <w:ins w:id="5408" w:author="Camilo Andrés Díaz Gómez" w:date="2023-03-16T23:46:00Z"/>
          <w:rFonts w:cs="Times New Roman"/>
          <w:szCs w:val="24"/>
        </w:rPr>
      </w:pPr>
      <w:ins w:id="5409" w:author="Camilo Andrés Díaz Gómez" w:date="2023-03-16T23:46:00Z">
        <w:r w:rsidRPr="00CF6FBB">
          <w:rPr>
            <w:rFonts w:cs="Times New Roman"/>
            <w:szCs w:val="24"/>
          </w:rPr>
          <w:t xml:space="preserve">En </w:t>
        </w:r>
      </w:ins>
      <w:ins w:id="5410" w:author="JUAN ESTEBAN CONTRERAS DIAZ" w:date="2023-03-24T12:07:00Z">
        <w:r w:rsidR="00261A6D" w:rsidRPr="00285C66">
          <w:rPr>
            <w:rFonts w:cs="Times New Roman"/>
            <w:szCs w:val="24"/>
            <w:highlight w:val="yellow"/>
            <w:rPrChange w:id="5411" w:author="JUAN ESTEBAN CONTRERAS DIAZ" w:date="2023-03-24T12:07:00Z">
              <w:rPr>
                <w:rFonts w:cs="Times New Roman"/>
                <w:szCs w:val="24"/>
              </w:rPr>
            </w:rPrChange>
          </w:rPr>
          <w:t>la figura</w:t>
        </w:r>
        <w:r w:rsidR="00261A6D">
          <w:rPr>
            <w:rFonts w:cs="Times New Roman"/>
            <w:szCs w:val="24"/>
          </w:rPr>
          <w:t xml:space="preserve"> </w:t>
        </w:r>
      </w:ins>
      <w:ins w:id="5412" w:author="Camilo Andrés Díaz Gómez" w:date="2023-03-16T23:46:00Z">
        <w:del w:id="5413" w:author="JUAN ESTEBAN CONTRERAS DIAZ" w:date="2023-03-24T12:07:00Z">
          <w:r w:rsidRPr="00CF6FBB" w:rsidDel="00261A6D">
            <w:rPr>
              <w:rFonts w:cs="Times New Roman"/>
              <w:szCs w:val="24"/>
            </w:rPr>
            <w:delText xml:space="preserve">este código </w:delText>
          </w:r>
        </w:del>
      </w:ins>
      <w:ins w:id="5414" w:author="JUAN ESTEBAN CONTRERAS DIAZ" w:date="2023-03-24T12:07:00Z">
        <w:r w:rsidR="00285C66">
          <w:rPr>
            <w:rFonts w:cs="Times New Roman"/>
            <w:szCs w:val="24"/>
          </w:rPr>
          <w:t>el código permite seleccionar</w:t>
        </w:r>
      </w:ins>
      <w:ins w:id="5415" w:author="Camilo Andrés Díaz Gómez" w:date="2023-03-16T23:46:00Z">
        <w:del w:id="5416" w:author="JUAN ESTEBAN CONTRERAS DIAZ" w:date="2023-03-24T12:07:00Z">
          <w:r w:rsidRPr="00CF6FBB" w:rsidDel="00285C66">
            <w:rPr>
              <w:rFonts w:cs="Times New Roman"/>
              <w:szCs w:val="24"/>
            </w:rPr>
            <w:delText>se están seleccionando</w:delText>
          </w:r>
        </w:del>
        <w:r w:rsidRPr="00CF6FBB">
          <w:rPr>
            <w:rFonts w:cs="Times New Roman"/>
            <w:szCs w:val="24"/>
          </w:rPr>
          <w:t xml:space="preserve"> las características (variables predictoras) que se utilizarán para predecir la variable de salida (la temperatura). Las variables predictoras seleccionadas son "Humedad" y "Hora".</w:t>
        </w:r>
      </w:ins>
    </w:p>
    <w:p w14:paraId="6C70781F" w14:textId="77777777" w:rsidR="00CF6FBB" w:rsidRPr="00CF6FBB" w:rsidRDefault="00CF6FBB" w:rsidP="00EE67FE">
      <w:pPr>
        <w:ind w:firstLine="708"/>
        <w:rPr>
          <w:ins w:id="5417" w:author="Camilo Andrés Díaz Gómez" w:date="2023-03-16T23:46:00Z"/>
          <w:rFonts w:cs="Times New Roman"/>
          <w:szCs w:val="24"/>
        </w:rPr>
      </w:pPr>
    </w:p>
    <w:p w14:paraId="59960B28" w14:textId="66551204" w:rsidR="00BE50D1" w:rsidRDefault="00CF6FBB" w:rsidP="00EE67FE">
      <w:pPr>
        <w:ind w:firstLine="708"/>
        <w:rPr>
          <w:ins w:id="5418" w:author="JUAN ESTEBAN CONTRERAS DIAZ" w:date="2023-03-24T11:58:00Z"/>
          <w:rFonts w:cs="Times New Roman"/>
          <w:szCs w:val="24"/>
        </w:rPr>
      </w:pPr>
      <w:ins w:id="5419" w:author="Camilo Andrés Díaz Gómez" w:date="2023-03-16T23:46:00Z">
        <w:r w:rsidRPr="00CF6FBB">
          <w:rPr>
            <w:rFonts w:cs="Times New Roman"/>
            <w:szCs w:val="24"/>
          </w:rPr>
          <w:t xml:space="preserve">Luego, se </w:t>
        </w:r>
        <w:del w:id="5420" w:author="JUAN ESTEBAN CONTRERAS DIAZ" w:date="2023-03-24T12:08:00Z">
          <w:r w:rsidRPr="00CF6FBB" w:rsidDel="00EC2EEF">
            <w:rPr>
              <w:rFonts w:cs="Times New Roman"/>
              <w:szCs w:val="24"/>
            </w:rPr>
            <w:delText>está asignando</w:delText>
          </w:r>
        </w:del>
      </w:ins>
      <w:ins w:id="5421" w:author="JUAN ESTEBAN CONTRERAS DIAZ" w:date="2023-03-24T12:08:00Z">
        <w:r w:rsidR="00EC2EEF">
          <w:rPr>
            <w:rFonts w:cs="Times New Roman"/>
            <w:szCs w:val="24"/>
          </w:rPr>
          <w:t>asigna</w:t>
        </w:r>
      </w:ins>
      <w:ins w:id="5422" w:author="Camilo Andrés Díaz Gómez" w:date="2023-03-16T23:46:00Z">
        <w:r w:rsidRPr="00CF6FBB">
          <w:rPr>
            <w:rFonts w:cs="Times New Roman"/>
            <w:szCs w:val="24"/>
          </w:rPr>
          <w:t xml:space="preserve"> a la variable Y los valores de la columna "Temperatura" del </w:t>
        </w:r>
        <w:proofErr w:type="spellStart"/>
        <w:r w:rsidRPr="00CF6FBB">
          <w:rPr>
            <w:rFonts w:cs="Times New Roman"/>
            <w:szCs w:val="24"/>
          </w:rPr>
          <w:t>DataFrame</w:t>
        </w:r>
        <w:proofErr w:type="spellEnd"/>
        <w:r w:rsidRPr="00CF6FBB">
          <w:rPr>
            <w:rFonts w:cs="Times New Roman"/>
            <w:szCs w:val="24"/>
          </w:rPr>
          <w:t xml:space="preserve"> "</w:t>
        </w:r>
        <w:proofErr w:type="spellStart"/>
        <w:r w:rsidRPr="00CF6FBB">
          <w:rPr>
            <w:rFonts w:cs="Times New Roman"/>
            <w:szCs w:val="24"/>
          </w:rPr>
          <w:t>dfAAnalisar</w:t>
        </w:r>
        <w:proofErr w:type="spellEnd"/>
        <w:r w:rsidRPr="00CF6FBB">
          <w:rPr>
            <w:rFonts w:cs="Times New Roman"/>
            <w:szCs w:val="24"/>
          </w:rPr>
          <w:t>". Esta es la variable que se intentará predecir a partir de las variables predictoras seleccionadas.</w:t>
        </w:r>
      </w:ins>
    </w:p>
    <w:p w14:paraId="10A21367" w14:textId="6EA351C8" w:rsidR="00247AA5" w:rsidRDefault="00247AA5" w:rsidP="00EE67FE">
      <w:pPr>
        <w:ind w:firstLine="708"/>
        <w:rPr>
          <w:ins w:id="5423" w:author="Camilo Andrés Díaz Gómez" w:date="2023-03-16T23:46:00Z"/>
          <w:rFonts w:cs="Times New Roman"/>
          <w:szCs w:val="24"/>
        </w:rPr>
      </w:pPr>
      <w:ins w:id="5424" w:author="JUAN ESTEBAN CONTRERAS DIAZ" w:date="2023-03-24T11:58:00Z">
        <w:r>
          <w:rPr>
            <w:noProof/>
          </w:rPr>
          <w:drawing>
            <wp:inline distT="0" distB="0" distL="0" distR="0" wp14:anchorId="0A855FDE" wp14:editId="5C15C755">
              <wp:extent cx="5612130" cy="1170940"/>
              <wp:effectExtent l="0" t="0" r="7620" b="0"/>
              <wp:docPr id="98" name="Imagen 9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Interfaz de usuario gráfica, Texto&#10;&#10;Descripción generada automáticamente"/>
                      <pic:cNvPicPr/>
                    </pic:nvPicPr>
                    <pic:blipFill>
                      <a:blip r:embed="rId45"/>
                      <a:stretch>
                        <a:fillRect/>
                      </a:stretch>
                    </pic:blipFill>
                    <pic:spPr>
                      <a:xfrm>
                        <a:off x="0" y="0"/>
                        <a:ext cx="5612130" cy="1170940"/>
                      </a:xfrm>
                      <a:prstGeom prst="rect">
                        <a:avLst/>
                      </a:prstGeom>
                    </pic:spPr>
                  </pic:pic>
                </a:graphicData>
              </a:graphic>
            </wp:inline>
          </w:drawing>
        </w:r>
      </w:ins>
    </w:p>
    <w:p w14:paraId="312C7F5E" w14:textId="11C4650E" w:rsidR="00CF6FBB" w:rsidRDefault="00CF6FBB" w:rsidP="00EE67FE">
      <w:pPr>
        <w:ind w:firstLine="708"/>
        <w:rPr>
          <w:ins w:id="5425" w:author="Camilo Andrés Díaz Gómez" w:date="2023-03-16T23:46:00Z"/>
          <w:rFonts w:cs="Times New Roman"/>
          <w:szCs w:val="24"/>
        </w:rPr>
      </w:pPr>
    </w:p>
    <w:p w14:paraId="36657AF1" w14:textId="358CFA48" w:rsidR="00CF6FBB" w:rsidRDefault="00CF6FBB">
      <w:pPr>
        <w:ind w:firstLine="708"/>
        <w:jc w:val="center"/>
        <w:rPr>
          <w:ins w:id="5426" w:author="Camilo Andrés Díaz Gómez" w:date="2023-03-16T23:27:00Z"/>
          <w:rFonts w:cs="Times New Roman"/>
          <w:szCs w:val="24"/>
        </w:rPr>
        <w:pPrChange w:id="5427" w:author="Camilo Andrés Díaz Gómez" w:date="2023-03-20T11:45:00Z">
          <w:pPr>
            <w:ind w:firstLine="708"/>
          </w:pPr>
        </w:pPrChange>
      </w:pPr>
      <w:ins w:id="5428" w:author="Camilo Andrés Díaz Gómez" w:date="2023-03-16T23:48:00Z">
        <w:r>
          <w:rPr>
            <w:noProof/>
          </w:rPr>
          <w:drawing>
            <wp:inline distT="0" distB="0" distL="0" distR="0" wp14:anchorId="7C6A6F40" wp14:editId="601E7D58">
              <wp:extent cx="5612130" cy="9906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990600"/>
                      </a:xfrm>
                      <a:prstGeom prst="rect">
                        <a:avLst/>
                      </a:prstGeom>
                    </pic:spPr>
                  </pic:pic>
                </a:graphicData>
              </a:graphic>
            </wp:inline>
          </w:drawing>
        </w:r>
      </w:ins>
    </w:p>
    <w:p w14:paraId="2928AF8C" w14:textId="07709A89" w:rsidR="00614520" w:rsidRDefault="00614520" w:rsidP="00EE67FE">
      <w:pPr>
        <w:ind w:firstLine="708"/>
        <w:rPr>
          <w:ins w:id="5429" w:author="Camilo Andrés Díaz Gómez" w:date="2023-03-16T23:47:00Z"/>
          <w:rFonts w:cs="Times New Roman"/>
          <w:szCs w:val="24"/>
        </w:rPr>
      </w:pPr>
    </w:p>
    <w:p w14:paraId="454ABBD4" w14:textId="77777777" w:rsidR="00CF6FBB" w:rsidRPr="00CF6FBB" w:rsidRDefault="00CF6FBB" w:rsidP="00EE67FE">
      <w:pPr>
        <w:ind w:firstLine="708"/>
        <w:rPr>
          <w:ins w:id="5430" w:author="Camilo Andrés Díaz Gómez" w:date="2023-03-16T23:47:00Z"/>
          <w:rFonts w:cs="Times New Roman"/>
          <w:szCs w:val="24"/>
        </w:rPr>
      </w:pPr>
      <w:ins w:id="5431" w:author="Camilo Andrés Díaz Gómez" w:date="2023-03-16T23:47:00Z">
        <w:r w:rsidRPr="00CF6FBB">
          <w:rPr>
            <w:rFonts w:cs="Times New Roman"/>
            <w:szCs w:val="24"/>
          </w:rPr>
          <w:t xml:space="preserve">Este código está dividiendo los datos en conjuntos de entrenamiento y prueba utilizando la función </w:t>
        </w:r>
        <w:proofErr w:type="spellStart"/>
        <w:r w:rsidRPr="00CF6FBB">
          <w:rPr>
            <w:rFonts w:cs="Times New Roman"/>
            <w:szCs w:val="24"/>
          </w:rPr>
          <w:t>train_test_split</w:t>
        </w:r>
        <w:proofErr w:type="spellEnd"/>
        <w:r w:rsidRPr="00CF6FBB">
          <w:rPr>
            <w:rFonts w:cs="Times New Roman"/>
            <w:szCs w:val="24"/>
          </w:rPr>
          <w:t xml:space="preserve"> de la librería </w:t>
        </w:r>
        <w:proofErr w:type="spellStart"/>
        <w:r w:rsidRPr="00CF6FBB">
          <w:rPr>
            <w:rFonts w:cs="Times New Roman"/>
            <w:szCs w:val="24"/>
          </w:rPr>
          <w:t>scikit-learn</w:t>
        </w:r>
        <w:proofErr w:type="spellEnd"/>
        <w:r w:rsidRPr="00CF6FBB">
          <w:rPr>
            <w:rFonts w:cs="Times New Roman"/>
            <w:szCs w:val="24"/>
          </w:rPr>
          <w:t>.</w:t>
        </w:r>
      </w:ins>
    </w:p>
    <w:p w14:paraId="5F147E6B" w14:textId="77777777" w:rsidR="00CF6FBB" w:rsidRPr="00CF6FBB" w:rsidRDefault="00CF6FBB" w:rsidP="00EE67FE">
      <w:pPr>
        <w:ind w:firstLine="708"/>
        <w:rPr>
          <w:ins w:id="5432" w:author="Camilo Andrés Díaz Gómez" w:date="2023-03-16T23:47:00Z"/>
          <w:rFonts w:cs="Times New Roman"/>
          <w:szCs w:val="24"/>
        </w:rPr>
      </w:pPr>
    </w:p>
    <w:p w14:paraId="3042B6DF" w14:textId="77777777" w:rsidR="00CF6FBB" w:rsidRPr="00CF6FBB" w:rsidRDefault="00CF6FBB" w:rsidP="00EE67FE">
      <w:pPr>
        <w:ind w:firstLine="708"/>
        <w:rPr>
          <w:ins w:id="5433" w:author="Camilo Andrés Díaz Gómez" w:date="2023-03-16T23:47:00Z"/>
          <w:rFonts w:cs="Times New Roman"/>
          <w:szCs w:val="24"/>
        </w:rPr>
      </w:pPr>
      <w:ins w:id="5434" w:author="Camilo Andrés Díaz Gómez" w:date="2023-03-16T23:47:00Z">
        <w:r w:rsidRPr="00CF6FBB">
          <w:rPr>
            <w:rFonts w:cs="Times New Roman"/>
            <w:szCs w:val="24"/>
          </w:rPr>
          <w:t>X representa las características que se utilizarán para predecir la variable de salida Y. Y es la variable de salida que se quiere predecir.</w:t>
        </w:r>
      </w:ins>
    </w:p>
    <w:p w14:paraId="0A6E675A" w14:textId="77777777" w:rsidR="00CF6FBB" w:rsidRPr="00CF6FBB" w:rsidRDefault="00CF6FBB" w:rsidP="00EE67FE">
      <w:pPr>
        <w:ind w:firstLine="708"/>
        <w:rPr>
          <w:ins w:id="5435" w:author="Camilo Andrés Díaz Gómez" w:date="2023-03-16T23:47:00Z"/>
          <w:rFonts w:cs="Times New Roman"/>
          <w:szCs w:val="24"/>
        </w:rPr>
      </w:pPr>
    </w:p>
    <w:p w14:paraId="487F8F1B" w14:textId="09F5B4FE" w:rsidR="00CF6FBB" w:rsidRPr="00CF6FBB" w:rsidRDefault="00CF6FBB" w:rsidP="00EE67FE">
      <w:pPr>
        <w:ind w:firstLine="708"/>
        <w:rPr>
          <w:ins w:id="5436" w:author="Camilo Andrés Díaz Gómez" w:date="2023-03-16T23:47:00Z"/>
          <w:rFonts w:cs="Times New Roman"/>
          <w:szCs w:val="24"/>
        </w:rPr>
      </w:pPr>
      <w:proofErr w:type="spellStart"/>
      <w:ins w:id="5437" w:author="Camilo Andrés Díaz Gómez" w:date="2023-03-16T23:48:00Z">
        <w:r>
          <w:rPr>
            <w:rFonts w:cs="Times New Roman"/>
            <w:szCs w:val="24"/>
          </w:rPr>
          <w:t>T</w:t>
        </w:r>
      </w:ins>
      <w:ins w:id="5438" w:author="Camilo Andrés Díaz Gómez" w:date="2023-03-16T23:47:00Z">
        <w:r w:rsidRPr="00CF6FBB">
          <w:rPr>
            <w:rFonts w:cs="Times New Roman"/>
            <w:szCs w:val="24"/>
          </w:rPr>
          <w:t>est_size</w:t>
        </w:r>
        <w:proofErr w:type="spellEnd"/>
        <w:r w:rsidRPr="00CF6FBB">
          <w:rPr>
            <w:rFonts w:cs="Times New Roman"/>
            <w:szCs w:val="24"/>
          </w:rPr>
          <w:t>=</w:t>
        </w:r>
      </w:ins>
      <w:ins w:id="5439" w:author="Camilo Andrés Díaz Gómez" w:date="2023-03-16T23:48:00Z">
        <w:r>
          <w:rPr>
            <w:rFonts w:cs="Times New Roman"/>
            <w:szCs w:val="24"/>
          </w:rPr>
          <w:t>0.2</w:t>
        </w:r>
      </w:ins>
      <w:ins w:id="5440" w:author="Camilo Andrés Díaz Gómez" w:date="2023-03-16T23:47:00Z">
        <w:r w:rsidRPr="00CF6FBB">
          <w:rPr>
            <w:rFonts w:cs="Times New Roman"/>
            <w:szCs w:val="24"/>
          </w:rPr>
          <w:t xml:space="preserve"> indica que el </w:t>
        </w:r>
      </w:ins>
      <w:ins w:id="5441" w:author="Camilo Andrés Díaz Gómez" w:date="2023-03-16T23:48:00Z">
        <w:r>
          <w:rPr>
            <w:rFonts w:cs="Times New Roman"/>
            <w:szCs w:val="24"/>
          </w:rPr>
          <w:t>2</w:t>
        </w:r>
      </w:ins>
      <w:ins w:id="5442" w:author="Camilo Andrés Díaz Gómez" w:date="2023-03-16T23:47:00Z">
        <w:r w:rsidRPr="00CF6FBB">
          <w:rPr>
            <w:rFonts w:cs="Times New Roman"/>
            <w:szCs w:val="24"/>
          </w:rPr>
          <w:t xml:space="preserve">0% de los datos se utilizarán para el conjunto de prueba y el 70% para el conjunto de entrenamiento. </w:t>
        </w:r>
        <w:proofErr w:type="spellStart"/>
        <w:r w:rsidRPr="00CF6FBB">
          <w:rPr>
            <w:rFonts w:cs="Times New Roman"/>
            <w:szCs w:val="24"/>
          </w:rPr>
          <w:t>random_state</w:t>
        </w:r>
        <w:proofErr w:type="spellEnd"/>
        <w:r w:rsidRPr="00CF6FBB">
          <w:rPr>
            <w:rFonts w:cs="Times New Roman"/>
            <w:szCs w:val="24"/>
          </w:rPr>
          <w:t>=0 se utiliza para que la división se haga de manera determinista, de tal manera que la división siempre sea la misma.</w:t>
        </w:r>
      </w:ins>
    </w:p>
    <w:p w14:paraId="60A1ED7A" w14:textId="77777777" w:rsidR="00CF6FBB" w:rsidRPr="00CF6FBB" w:rsidRDefault="00CF6FBB" w:rsidP="00EE67FE">
      <w:pPr>
        <w:ind w:firstLine="708"/>
        <w:rPr>
          <w:ins w:id="5443" w:author="Camilo Andrés Díaz Gómez" w:date="2023-03-16T23:47:00Z"/>
          <w:rFonts w:cs="Times New Roman"/>
          <w:szCs w:val="24"/>
        </w:rPr>
      </w:pPr>
    </w:p>
    <w:p w14:paraId="05E53172" w14:textId="3F204606" w:rsidR="00CF6FBB" w:rsidRDefault="00CF6FBB" w:rsidP="00EE67FE">
      <w:pPr>
        <w:ind w:firstLine="708"/>
        <w:rPr>
          <w:ins w:id="5444" w:author="Camilo Andrés Díaz Gómez" w:date="2023-03-16T23:27:00Z"/>
          <w:rFonts w:cs="Times New Roman"/>
          <w:szCs w:val="24"/>
        </w:rPr>
      </w:pPr>
      <w:proofErr w:type="spellStart"/>
      <w:ins w:id="5445" w:author="Camilo Andrés Díaz Gómez" w:date="2023-03-16T23:47:00Z">
        <w:r w:rsidRPr="00CF6FBB">
          <w:rPr>
            <w:rFonts w:cs="Times New Roman"/>
            <w:szCs w:val="24"/>
          </w:rPr>
          <w:t>X_train</w:t>
        </w:r>
        <w:proofErr w:type="spellEnd"/>
        <w:r w:rsidRPr="00CF6FBB">
          <w:rPr>
            <w:rFonts w:cs="Times New Roman"/>
            <w:szCs w:val="24"/>
          </w:rPr>
          <w:t xml:space="preserve"> y </w:t>
        </w:r>
        <w:proofErr w:type="spellStart"/>
        <w:r w:rsidRPr="00CF6FBB">
          <w:rPr>
            <w:rFonts w:cs="Times New Roman"/>
            <w:szCs w:val="24"/>
          </w:rPr>
          <w:t>Y_train</w:t>
        </w:r>
        <w:proofErr w:type="spellEnd"/>
        <w:r w:rsidRPr="00CF6FBB">
          <w:rPr>
            <w:rFonts w:cs="Times New Roman"/>
            <w:szCs w:val="24"/>
          </w:rPr>
          <w:t xml:space="preserve"> son los conjuntos de características de entrenamiento y variables de salida de entrenamiento, respectivamente. </w:t>
        </w:r>
        <w:proofErr w:type="spellStart"/>
        <w:r w:rsidRPr="00CF6FBB">
          <w:rPr>
            <w:rFonts w:cs="Times New Roman"/>
            <w:szCs w:val="24"/>
          </w:rPr>
          <w:t>X_test</w:t>
        </w:r>
        <w:proofErr w:type="spellEnd"/>
        <w:r w:rsidRPr="00CF6FBB">
          <w:rPr>
            <w:rFonts w:cs="Times New Roman"/>
            <w:szCs w:val="24"/>
          </w:rPr>
          <w:t xml:space="preserve"> y </w:t>
        </w:r>
        <w:proofErr w:type="spellStart"/>
        <w:r w:rsidRPr="00CF6FBB">
          <w:rPr>
            <w:rFonts w:cs="Times New Roman"/>
            <w:szCs w:val="24"/>
          </w:rPr>
          <w:t>Y_test</w:t>
        </w:r>
        <w:proofErr w:type="spellEnd"/>
        <w:r w:rsidRPr="00CF6FBB">
          <w:rPr>
            <w:rFonts w:cs="Times New Roman"/>
            <w:szCs w:val="24"/>
          </w:rPr>
          <w:t xml:space="preserve"> son los conjuntos de características de prueba y variables de salida de prueba, respectivamente.</w:t>
        </w:r>
      </w:ins>
    </w:p>
    <w:p w14:paraId="57D5CD7B" w14:textId="1B3FE76C" w:rsidR="00614520" w:rsidRDefault="00614520" w:rsidP="00EE67FE">
      <w:pPr>
        <w:ind w:firstLine="708"/>
        <w:rPr>
          <w:ins w:id="5446" w:author="Camilo Andrés Díaz Gómez" w:date="2023-03-16T23:27:00Z"/>
          <w:rFonts w:cs="Times New Roman"/>
          <w:szCs w:val="24"/>
        </w:rPr>
      </w:pPr>
    </w:p>
    <w:p w14:paraId="7D9DE48F" w14:textId="2D74B7B0" w:rsidR="00614520" w:rsidRDefault="00CF6FBB">
      <w:pPr>
        <w:ind w:firstLine="708"/>
        <w:jc w:val="center"/>
        <w:rPr>
          <w:ins w:id="5447" w:author="Camilo Andrés Díaz Gómez" w:date="2023-03-16T23:27:00Z"/>
          <w:rFonts w:cs="Times New Roman"/>
          <w:szCs w:val="24"/>
        </w:rPr>
        <w:pPrChange w:id="5448" w:author="Camilo Andrés Díaz Gómez" w:date="2023-03-20T11:45:00Z">
          <w:pPr>
            <w:ind w:firstLine="708"/>
          </w:pPr>
        </w:pPrChange>
      </w:pPr>
      <w:ins w:id="5449" w:author="Camilo Andrés Díaz Gómez" w:date="2023-03-16T23:49:00Z">
        <w:r>
          <w:rPr>
            <w:noProof/>
          </w:rPr>
          <w:drawing>
            <wp:inline distT="0" distB="0" distL="0" distR="0" wp14:anchorId="71B7B11A" wp14:editId="00D1F2A6">
              <wp:extent cx="5612130" cy="1593850"/>
              <wp:effectExtent l="0" t="0" r="7620" b="63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93850"/>
                      </a:xfrm>
                      <a:prstGeom prst="rect">
                        <a:avLst/>
                      </a:prstGeom>
                    </pic:spPr>
                  </pic:pic>
                </a:graphicData>
              </a:graphic>
            </wp:inline>
          </w:drawing>
        </w:r>
      </w:ins>
    </w:p>
    <w:p w14:paraId="23E33C61" w14:textId="123AF229" w:rsidR="00614520" w:rsidRDefault="00614520" w:rsidP="00EE67FE">
      <w:pPr>
        <w:ind w:firstLine="708"/>
        <w:rPr>
          <w:ins w:id="5450" w:author="Camilo Andrés Díaz Gómez" w:date="2023-03-16T23:27:00Z"/>
          <w:rFonts w:cs="Times New Roman"/>
          <w:szCs w:val="24"/>
        </w:rPr>
      </w:pPr>
    </w:p>
    <w:p w14:paraId="7A68C9EF" w14:textId="561B286B" w:rsidR="00614520" w:rsidRDefault="00CF6FBB" w:rsidP="00EE67FE">
      <w:pPr>
        <w:ind w:firstLine="708"/>
        <w:rPr>
          <w:ins w:id="5451" w:author="Camilo Andrés Díaz Gómez" w:date="2023-03-16T23:50:00Z"/>
          <w:rFonts w:cs="Times New Roman"/>
          <w:szCs w:val="24"/>
        </w:rPr>
      </w:pPr>
      <w:ins w:id="5452" w:author="Camilo Andrés Díaz Gómez" w:date="2023-03-16T23:49:00Z">
        <w:r w:rsidRPr="00CF6FBB">
          <w:rPr>
            <w:rFonts w:cs="Times New Roman"/>
            <w:szCs w:val="24"/>
          </w:rPr>
          <w:t>Este fragmento de código realiza una búsqueda del mejor valor de k para el modelo K-</w:t>
        </w:r>
        <w:proofErr w:type="spellStart"/>
        <w:r w:rsidRPr="00CF6FBB">
          <w:rPr>
            <w:rFonts w:cs="Times New Roman"/>
            <w:szCs w:val="24"/>
          </w:rPr>
          <w:t>Nearest</w:t>
        </w:r>
        <w:proofErr w:type="spellEnd"/>
        <w:r w:rsidRPr="00CF6FBB">
          <w:rPr>
            <w:rFonts w:cs="Times New Roman"/>
            <w:szCs w:val="24"/>
          </w:rPr>
          <w:t xml:space="preserve"> </w:t>
        </w:r>
        <w:proofErr w:type="spellStart"/>
        <w:r w:rsidRPr="00CF6FBB">
          <w:rPr>
            <w:rFonts w:cs="Times New Roman"/>
            <w:szCs w:val="24"/>
          </w:rPr>
          <w:t>Neighbors</w:t>
        </w:r>
        <w:proofErr w:type="spellEnd"/>
        <w:r w:rsidRPr="00CF6FBB">
          <w:rPr>
            <w:rFonts w:cs="Times New Roman"/>
            <w:szCs w:val="24"/>
          </w:rPr>
          <w:t xml:space="preserve"> (KNN) utilizando el método de validación cruzada con una partición </w:t>
        </w:r>
        <w:r>
          <w:rPr>
            <w:rFonts w:cs="Times New Roman"/>
            <w:szCs w:val="24"/>
          </w:rPr>
          <w:t>8</w:t>
        </w:r>
        <w:r w:rsidRPr="00CF6FBB">
          <w:rPr>
            <w:rFonts w:cs="Times New Roman"/>
            <w:szCs w:val="24"/>
          </w:rPr>
          <w:t>0/</w:t>
        </w:r>
        <w:r>
          <w:rPr>
            <w:rFonts w:cs="Times New Roman"/>
            <w:szCs w:val="24"/>
          </w:rPr>
          <w:t>2</w:t>
        </w:r>
        <w:r w:rsidRPr="00CF6FBB">
          <w:rPr>
            <w:rFonts w:cs="Times New Roman"/>
            <w:szCs w:val="24"/>
          </w:rPr>
          <w:t>0 entre conjuntos de entrenamiento y prueba. Para hacerlo, se entrena un modelo KNN con diferentes valores de k (del 1 al 100) y se evalúa su desempeño en el conjunto de prueba mediante el cálculo del error cuadrático medio (MSE).</w:t>
        </w:r>
      </w:ins>
      <w:ins w:id="5453" w:author="Camilo Andrés Díaz Gómez" w:date="2023-03-16T23:50:00Z">
        <w:r>
          <w:rPr>
            <w:rFonts w:cs="Times New Roman"/>
            <w:szCs w:val="24"/>
          </w:rPr>
          <w:t xml:space="preserve"> Por último, el</w:t>
        </w:r>
      </w:ins>
      <w:ins w:id="5454" w:author="Camilo Andrés Díaz Gómez" w:date="2023-03-16T23:49:00Z">
        <w:r w:rsidRPr="00CF6FBB">
          <w:rPr>
            <w:rFonts w:cs="Times New Roman"/>
            <w:szCs w:val="24"/>
          </w:rPr>
          <w:t xml:space="preserve"> error cuadrático medio se almacena en una lista llamada error. </w:t>
        </w:r>
      </w:ins>
    </w:p>
    <w:p w14:paraId="3D1C95FF" w14:textId="77777777" w:rsidR="00CF6FBB" w:rsidRDefault="00CF6FBB" w:rsidP="00EE67FE">
      <w:pPr>
        <w:ind w:firstLine="708"/>
        <w:rPr>
          <w:ins w:id="5455" w:author="Camilo Andrés Díaz Gómez" w:date="2023-03-16T23:27:00Z"/>
          <w:rFonts w:cs="Times New Roman"/>
          <w:szCs w:val="24"/>
        </w:rPr>
      </w:pPr>
    </w:p>
    <w:p w14:paraId="79B273C6" w14:textId="6F6E63F7" w:rsidR="00614520" w:rsidRDefault="00CF6FBB">
      <w:pPr>
        <w:ind w:firstLine="708"/>
        <w:jc w:val="center"/>
        <w:rPr>
          <w:ins w:id="5456" w:author="Camilo Andrés Díaz Gómez" w:date="2023-03-16T23:27:00Z"/>
          <w:rFonts w:cs="Times New Roman"/>
          <w:szCs w:val="24"/>
        </w:rPr>
        <w:pPrChange w:id="5457" w:author="Camilo Andrés Díaz Gómez" w:date="2023-03-20T11:45:00Z">
          <w:pPr>
            <w:ind w:firstLine="708"/>
          </w:pPr>
        </w:pPrChange>
      </w:pPr>
      <w:ins w:id="5458" w:author="Camilo Andrés Díaz Gómez" w:date="2023-03-16T23:50:00Z">
        <w:r>
          <w:rPr>
            <w:noProof/>
          </w:rPr>
          <w:drawing>
            <wp:inline distT="0" distB="0" distL="0" distR="0" wp14:anchorId="78FDDCA9" wp14:editId="3E0728D2">
              <wp:extent cx="4610100" cy="8858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100" cy="885825"/>
                      </a:xfrm>
                      <a:prstGeom prst="rect">
                        <a:avLst/>
                      </a:prstGeom>
                    </pic:spPr>
                  </pic:pic>
                </a:graphicData>
              </a:graphic>
            </wp:inline>
          </w:drawing>
        </w:r>
      </w:ins>
    </w:p>
    <w:p w14:paraId="58E81CB1" w14:textId="331CC142" w:rsidR="00614520" w:rsidRDefault="00614520" w:rsidP="00EE67FE">
      <w:pPr>
        <w:ind w:firstLine="708"/>
        <w:rPr>
          <w:ins w:id="5459" w:author="Camilo Andrés Díaz Gómez" w:date="2023-03-16T23:27:00Z"/>
          <w:rFonts w:cs="Times New Roman"/>
          <w:szCs w:val="24"/>
        </w:rPr>
      </w:pPr>
    </w:p>
    <w:p w14:paraId="712EDC9C" w14:textId="392874C9" w:rsidR="00614520" w:rsidRDefault="00CF6FBB" w:rsidP="00EE67FE">
      <w:pPr>
        <w:ind w:firstLine="708"/>
        <w:rPr>
          <w:ins w:id="5460" w:author="Camilo Andrés Díaz Gómez" w:date="2023-03-16T23:51:00Z"/>
          <w:rFonts w:cs="Times New Roman"/>
          <w:szCs w:val="24"/>
        </w:rPr>
      </w:pPr>
      <w:ins w:id="5461" w:author="Camilo Andrés Díaz Gómez" w:date="2023-03-16T23:51:00Z">
        <w:r w:rsidRPr="00CF6FBB">
          <w:rPr>
            <w:rFonts w:cs="Times New Roman"/>
            <w:szCs w:val="24"/>
          </w:rPr>
          <w:t>Este código encuentra el valor de k óptimo para el modelo de regresión k-NN. El error cuadrático medio se calcula para valores de k desde 1 hasta 100 y se almacenan en la lista "error". Luego se busca el valor mínimo de la lista de errores y se determina su índice en la lista. Como los índices en Python comienzan en 0 y no en 1, se agrega 1 al índice para obtener el valor óptimo de k.</w:t>
        </w:r>
      </w:ins>
    </w:p>
    <w:p w14:paraId="60150508" w14:textId="70075CD8" w:rsidR="00CF6FBB" w:rsidRDefault="00CF6FBB" w:rsidP="00EE67FE">
      <w:pPr>
        <w:ind w:firstLine="708"/>
        <w:rPr>
          <w:ins w:id="5462" w:author="Camilo Andrés Díaz Gómez" w:date="2023-03-16T23:51:00Z"/>
          <w:rFonts w:cs="Times New Roman"/>
          <w:szCs w:val="24"/>
        </w:rPr>
      </w:pPr>
    </w:p>
    <w:p w14:paraId="6581C02E" w14:textId="3FF7FF41" w:rsidR="00CF6FBB" w:rsidRDefault="00CF6FBB">
      <w:pPr>
        <w:ind w:firstLine="708"/>
        <w:jc w:val="center"/>
        <w:rPr>
          <w:ins w:id="5463" w:author="Camilo Andrés Díaz Gómez" w:date="2023-03-16T23:27:00Z"/>
          <w:rFonts w:cs="Times New Roman"/>
          <w:szCs w:val="24"/>
        </w:rPr>
        <w:pPrChange w:id="5464" w:author="Camilo Andrés Díaz Gómez" w:date="2023-03-20T11:45:00Z">
          <w:pPr>
            <w:ind w:firstLine="708"/>
          </w:pPr>
        </w:pPrChange>
      </w:pPr>
      <w:ins w:id="5465" w:author="Camilo Andrés Díaz Gómez" w:date="2023-03-16T23:51:00Z">
        <w:r>
          <w:rPr>
            <w:noProof/>
          </w:rPr>
          <w:drawing>
            <wp:inline distT="0" distB="0" distL="0" distR="0" wp14:anchorId="28084671" wp14:editId="6083311E">
              <wp:extent cx="4171950" cy="9525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952500"/>
                      </a:xfrm>
                      <a:prstGeom prst="rect">
                        <a:avLst/>
                      </a:prstGeom>
                    </pic:spPr>
                  </pic:pic>
                </a:graphicData>
              </a:graphic>
            </wp:inline>
          </w:drawing>
        </w:r>
      </w:ins>
    </w:p>
    <w:p w14:paraId="695B119C" w14:textId="65BF78F8" w:rsidR="00614520" w:rsidRDefault="00614520" w:rsidP="00EE67FE">
      <w:pPr>
        <w:ind w:firstLine="708"/>
        <w:rPr>
          <w:ins w:id="5466" w:author="Camilo Andrés Díaz Gómez" w:date="2023-03-16T23:27:00Z"/>
          <w:rFonts w:cs="Times New Roman"/>
          <w:szCs w:val="24"/>
        </w:rPr>
      </w:pPr>
    </w:p>
    <w:p w14:paraId="7D90A020" w14:textId="13BF2DC2" w:rsidR="00614520" w:rsidRDefault="00CF6FBB" w:rsidP="00EE67FE">
      <w:pPr>
        <w:ind w:firstLine="708"/>
        <w:rPr>
          <w:ins w:id="5467" w:author="Camilo Andrés Díaz Gómez" w:date="2023-03-16T23:27:00Z"/>
          <w:rFonts w:cs="Times New Roman"/>
          <w:szCs w:val="24"/>
        </w:rPr>
      </w:pPr>
      <w:ins w:id="5468" w:author="Camilo Andrés Díaz Gómez" w:date="2023-03-16T23:51:00Z">
        <w:r w:rsidRPr="00CF6FBB">
          <w:rPr>
            <w:rFonts w:cs="Times New Roman"/>
            <w:szCs w:val="24"/>
          </w:rPr>
          <w:t>Este código está realizando el entrenamiento del modelo K-</w:t>
        </w:r>
        <w:proofErr w:type="spellStart"/>
        <w:r w:rsidRPr="00CF6FBB">
          <w:rPr>
            <w:rFonts w:cs="Times New Roman"/>
            <w:szCs w:val="24"/>
          </w:rPr>
          <w:t>Nearest</w:t>
        </w:r>
        <w:proofErr w:type="spellEnd"/>
        <w:r w:rsidRPr="00CF6FBB">
          <w:rPr>
            <w:rFonts w:cs="Times New Roman"/>
            <w:szCs w:val="24"/>
          </w:rPr>
          <w:t xml:space="preserve"> </w:t>
        </w:r>
        <w:proofErr w:type="spellStart"/>
        <w:r w:rsidRPr="00CF6FBB">
          <w:rPr>
            <w:rFonts w:cs="Times New Roman"/>
            <w:szCs w:val="24"/>
          </w:rPr>
          <w:t>Neighbors</w:t>
        </w:r>
        <w:proofErr w:type="spellEnd"/>
        <w:r w:rsidRPr="00CF6FBB">
          <w:rPr>
            <w:rFonts w:cs="Times New Roman"/>
            <w:szCs w:val="24"/>
          </w:rPr>
          <w:t xml:space="preserve"> (KNN) con regresión. Primero, se instancia el modelo de regresión KNN con el valor de k obtenido en la búsqueda del mejor k. Luego, se entrena el modelo con los datos de entrenamiento (</w:t>
        </w:r>
        <w:proofErr w:type="spellStart"/>
        <w:r w:rsidRPr="00CF6FBB">
          <w:rPr>
            <w:rFonts w:cs="Times New Roman"/>
            <w:szCs w:val="24"/>
          </w:rPr>
          <w:t>X_train</w:t>
        </w:r>
        <w:proofErr w:type="spellEnd"/>
        <w:r w:rsidRPr="00CF6FBB">
          <w:rPr>
            <w:rFonts w:cs="Times New Roman"/>
            <w:szCs w:val="24"/>
          </w:rPr>
          <w:t xml:space="preserve"> e </w:t>
        </w:r>
        <w:proofErr w:type="spellStart"/>
        <w:r w:rsidRPr="00CF6FBB">
          <w:rPr>
            <w:rFonts w:cs="Times New Roman"/>
            <w:szCs w:val="24"/>
          </w:rPr>
          <w:t>Y_train</w:t>
        </w:r>
        <w:proofErr w:type="spellEnd"/>
        <w:r w:rsidRPr="00CF6FBB">
          <w:rPr>
            <w:rFonts w:cs="Times New Roman"/>
            <w:szCs w:val="24"/>
          </w:rPr>
          <w:t>) utilizando el método fit. Finalmente, se realiza la predicción sobre los datos de prueba (</w:t>
        </w:r>
        <w:proofErr w:type="spellStart"/>
        <w:r w:rsidRPr="00CF6FBB">
          <w:rPr>
            <w:rFonts w:cs="Times New Roman"/>
            <w:szCs w:val="24"/>
          </w:rPr>
          <w:t>X_test</w:t>
        </w:r>
        <w:proofErr w:type="spellEnd"/>
        <w:r w:rsidRPr="00CF6FBB">
          <w:rPr>
            <w:rFonts w:cs="Times New Roman"/>
            <w:szCs w:val="24"/>
          </w:rPr>
          <w:t xml:space="preserve">) y se almacenan en la variable </w:t>
        </w:r>
        <w:proofErr w:type="spellStart"/>
        <w:r w:rsidRPr="00CF6FBB">
          <w:rPr>
            <w:rFonts w:cs="Times New Roman"/>
            <w:szCs w:val="24"/>
          </w:rPr>
          <w:t>y_pred</w:t>
        </w:r>
        <w:proofErr w:type="spellEnd"/>
        <w:r w:rsidRPr="00CF6FBB">
          <w:rPr>
            <w:rFonts w:cs="Times New Roman"/>
            <w:szCs w:val="24"/>
          </w:rPr>
          <w:t>.</w:t>
        </w:r>
      </w:ins>
    </w:p>
    <w:p w14:paraId="4726E62E" w14:textId="766DA208" w:rsidR="00614520" w:rsidRDefault="00614520" w:rsidP="00EE67FE">
      <w:pPr>
        <w:ind w:firstLine="708"/>
        <w:rPr>
          <w:ins w:id="5469" w:author="Camilo Andrés Díaz Gómez" w:date="2023-03-16T23:57:00Z"/>
          <w:rFonts w:cs="Times New Roman"/>
          <w:szCs w:val="24"/>
        </w:rPr>
      </w:pPr>
    </w:p>
    <w:p w14:paraId="0E3F2CC6" w14:textId="52F6B00F" w:rsidR="0061091D" w:rsidRPr="00E4143F" w:rsidRDefault="0061091D">
      <w:pPr>
        <w:pStyle w:val="Ttulo5"/>
        <w:ind w:left="1416"/>
        <w:rPr>
          <w:ins w:id="5470" w:author="Camilo Andrés Díaz Gómez" w:date="2023-03-16T23:57:00Z"/>
          <w:rFonts w:ascii="Times New Roman" w:hAnsi="Times New Roman" w:cs="Times New Roman"/>
          <w:b/>
          <w:bCs/>
          <w:color w:val="auto"/>
          <w:rPrChange w:id="5471" w:author="Camilo Andrés Díaz Gómez" w:date="2023-03-21T20:51:00Z">
            <w:rPr>
              <w:ins w:id="5472" w:author="Camilo Andrés Díaz Gómez" w:date="2023-03-16T23:57:00Z"/>
            </w:rPr>
          </w:rPrChange>
        </w:rPr>
        <w:pPrChange w:id="5473" w:author="Camilo Andrés Díaz Gómez" w:date="2023-03-22T11:19:00Z">
          <w:pPr>
            <w:pStyle w:val="Ttulo4"/>
            <w:ind w:firstLine="708"/>
          </w:pPr>
        </w:pPrChange>
      </w:pPr>
      <w:ins w:id="5474" w:author="Camilo Andrés Díaz Gómez" w:date="2023-03-16T23:57:00Z">
        <w:r w:rsidRPr="00E4143F">
          <w:rPr>
            <w:rFonts w:ascii="Times New Roman" w:hAnsi="Times New Roman" w:cs="Times New Roman"/>
            <w:b/>
            <w:bCs/>
            <w:color w:val="auto"/>
            <w:rPrChange w:id="5475" w:author="Camilo Andrés Díaz Gómez" w:date="2023-03-21T20:51:00Z">
              <w:rPr/>
            </w:rPrChange>
          </w:rPr>
          <w:t>Arboles de decisión con regresión</w:t>
        </w:r>
      </w:ins>
    </w:p>
    <w:p w14:paraId="66EDFDD2" w14:textId="0F87CE37" w:rsidR="0061091D" w:rsidDel="00EC2EEF" w:rsidRDefault="0061091D" w:rsidP="00EE67FE">
      <w:pPr>
        <w:ind w:firstLine="708"/>
        <w:rPr>
          <w:ins w:id="5476" w:author="Camilo Andrés Díaz Gómez" w:date="2023-03-16T23:27:00Z"/>
          <w:del w:id="5477" w:author="JUAN ESTEBAN CONTRERAS DIAZ" w:date="2023-03-24T12:08:00Z"/>
          <w:rFonts w:cs="Times New Roman"/>
          <w:szCs w:val="24"/>
        </w:rPr>
      </w:pPr>
    </w:p>
    <w:p w14:paraId="278F735E" w14:textId="67FEBE3D" w:rsidR="00614520" w:rsidDel="00EC2EEF" w:rsidRDefault="0061091D">
      <w:pPr>
        <w:ind w:firstLine="708"/>
        <w:jc w:val="center"/>
        <w:rPr>
          <w:ins w:id="5478" w:author="Camilo Andrés Díaz Gómez" w:date="2023-03-16T23:27:00Z"/>
          <w:del w:id="5479" w:author="JUAN ESTEBAN CONTRERAS DIAZ" w:date="2023-03-24T12:08:00Z"/>
          <w:rFonts w:cs="Times New Roman"/>
          <w:szCs w:val="24"/>
        </w:rPr>
        <w:pPrChange w:id="5480" w:author="Camilo Andrés Díaz Gómez" w:date="2023-03-20T11:45:00Z">
          <w:pPr>
            <w:ind w:firstLine="708"/>
          </w:pPr>
        </w:pPrChange>
      </w:pPr>
      <w:ins w:id="5481" w:author="Camilo Andrés Díaz Gómez" w:date="2023-03-16T23:57:00Z">
        <w:del w:id="5482" w:author="JUAN ESTEBAN CONTRERAS DIAZ" w:date="2023-03-24T12:08:00Z">
          <w:r w:rsidDel="00EC2EEF">
            <w:rPr>
              <w:noProof/>
            </w:rPr>
            <w:drawing>
              <wp:inline distT="0" distB="0" distL="0" distR="0" wp14:anchorId="76F763B5" wp14:editId="5DFCB3D9">
                <wp:extent cx="5612130" cy="2182495"/>
                <wp:effectExtent l="0" t="0" r="762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del>
      </w:ins>
    </w:p>
    <w:p w14:paraId="130917A4" w14:textId="47B79B2B" w:rsidR="00614520" w:rsidRDefault="00614520" w:rsidP="00EE67FE">
      <w:pPr>
        <w:ind w:firstLine="708"/>
        <w:rPr>
          <w:ins w:id="5483" w:author="Camilo Andrés Díaz Gómez" w:date="2023-03-16T23:59:00Z"/>
          <w:rFonts w:cs="Times New Roman"/>
          <w:szCs w:val="24"/>
        </w:rPr>
      </w:pPr>
    </w:p>
    <w:p w14:paraId="6770970C" w14:textId="600AE512" w:rsidR="0061091D" w:rsidRPr="0061091D" w:rsidRDefault="0061091D" w:rsidP="00EE67FE">
      <w:pPr>
        <w:ind w:firstLine="708"/>
        <w:rPr>
          <w:ins w:id="5484" w:author="Camilo Andrés Díaz Gómez" w:date="2023-03-16T23:59:00Z"/>
          <w:rFonts w:cs="Times New Roman"/>
          <w:szCs w:val="24"/>
        </w:rPr>
      </w:pPr>
      <w:ins w:id="5485" w:author="Camilo Andrés Díaz Gómez" w:date="2023-03-16T23:59:00Z">
        <w:r w:rsidRPr="0061091D">
          <w:rPr>
            <w:rFonts w:cs="Times New Roman"/>
            <w:szCs w:val="24"/>
          </w:rPr>
          <w:t xml:space="preserve">En </w:t>
        </w:r>
      </w:ins>
      <w:ins w:id="5486" w:author="JUAN ESTEBAN CONTRERAS DIAZ" w:date="2023-03-24T12:09:00Z">
        <w:r w:rsidR="00EC2EEF">
          <w:rPr>
            <w:rFonts w:cs="Times New Roman"/>
            <w:szCs w:val="24"/>
          </w:rPr>
          <w:t xml:space="preserve">el código presentado en </w:t>
        </w:r>
        <w:r w:rsidR="00EC2EEF" w:rsidRPr="00EC2EEF">
          <w:rPr>
            <w:rFonts w:cs="Times New Roman"/>
            <w:szCs w:val="24"/>
            <w:highlight w:val="yellow"/>
            <w:rPrChange w:id="5487" w:author="JUAN ESTEBAN CONTRERAS DIAZ" w:date="2023-03-24T12:10:00Z">
              <w:rPr>
                <w:rFonts w:cs="Times New Roman"/>
                <w:szCs w:val="24"/>
              </w:rPr>
            </w:rPrChange>
          </w:rPr>
          <w:t>la figura</w:t>
        </w:r>
        <w:r w:rsidR="00EC2EEF">
          <w:rPr>
            <w:rFonts w:cs="Times New Roman"/>
            <w:szCs w:val="24"/>
          </w:rPr>
          <w:t xml:space="preserve"> </w:t>
        </w:r>
      </w:ins>
      <w:ins w:id="5488" w:author="Camilo Andrés Díaz Gómez" w:date="2023-03-16T23:59:00Z">
        <w:del w:id="5489" w:author="JUAN ESTEBAN CONTRERAS DIAZ" w:date="2023-03-24T12:09:00Z">
          <w:r w:rsidRPr="0061091D" w:rsidDel="00EC2EEF">
            <w:rPr>
              <w:rFonts w:cs="Times New Roman"/>
              <w:szCs w:val="24"/>
            </w:rPr>
            <w:delText xml:space="preserve">estas líneas de código se </w:delText>
          </w:r>
        </w:del>
      </w:ins>
      <w:ins w:id="5490" w:author="JUAN ESTEBAN CONTRERAS DIAZ" w:date="2023-03-24T12:09:00Z">
        <w:r w:rsidR="00EC2EEF">
          <w:rPr>
            <w:rFonts w:cs="Times New Roman"/>
            <w:szCs w:val="24"/>
          </w:rPr>
          <w:t xml:space="preserve">permite </w:t>
        </w:r>
      </w:ins>
      <w:ins w:id="5491" w:author="JUAN ESTEBAN CONTRERAS DIAZ" w:date="2023-03-24T12:10:00Z">
        <w:r w:rsidR="00EC2EEF">
          <w:rPr>
            <w:rFonts w:cs="Times New Roman"/>
            <w:szCs w:val="24"/>
          </w:rPr>
          <w:t>realizar</w:t>
        </w:r>
      </w:ins>
      <w:ins w:id="5492" w:author="Camilo Andrés Díaz Gómez" w:date="2023-03-16T23:59:00Z">
        <w:del w:id="5493" w:author="JUAN ESTEBAN CONTRERAS DIAZ" w:date="2023-03-24T12:09:00Z">
          <w:r w:rsidRPr="0061091D" w:rsidDel="00EC2EEF">
            <w:rPr>
              <w:rFonts w:cs="Times New Roman"/>
              <w:szCs w:val="24"/>
            </w:rPr>
            <w:delText>está realizando lo siguiente</w:delText>
          </w:r>
        </w:del>
        <w:r w:rsidRPr="0061091D">
          <w:rPr>
            <w:rFonts w:cs="Times New Roman"/>
            <w:szCs w:val="24"/>
          </w:rPr>
          <w:t>:</w:t>
        </w:r>
      </w:ins>
    </w:p>
    <w:p w14:paraId="655F926E" w14:textId="77777777" w:rsidR="0061091D" w:rsidRPr="0061091D" w:rsidRDefault="0061091D" w:rsidP="00EE67FE">
      <w:pPr>
        <w:ind w:firstLine="708"/>
        <w:rPr>
          <w:ins w:id="5494" w:author="Camilo Andrés Díaz Gómez" w:date="2023-03-16T23:59:00Z"/>
          <w:rFonts w:cs="Times New Roman"/>
          <w:szCs w:val="24"/>
        </w:rPr>
      </w:pPr>
    </w:p>
    <w:p w14:paraId="1E817575" w14:textId="49BE1E04" w:rsidR="0061091D" w:rsidRPr="0061091D" w:rsidRDefault="0061091D">
      <w:pPr>
        <w:pStyle w:val="Prrafodelista"/>
        <w:numPr>
          <w:ilvl w:val="0"/>
          <w:numId w:val="22"/>
        </w:numPr>
        <w:rPr>
          <w:ins w:id="5495" w:author="Camilo Andrés Díaz Gómez" w:date="2023-03-16T23:59:00Z"/>
          <w:rFonts w:cs="Times New Roman"/>
          <w:szCs w:val="24"/>
        </w:rPr>
        <w:pPrChange w:id="5496" w:author="Camilo Andrés Díaz Gómez" w:date="2023-03-17T00:48:00Z">
          <w:pPr>
            <w:ind w:firstLine="708"/>
          </w:pPr>
        </w:pPrChange>
      </w:pPr>
      <w:ins w:id="5497" w:author="Camilo Andrés Díaz Gómez" w:date="2023-03-16T23:59:00Z">
        <w:del w:id="5498" w:author="JUAN ESTEBAN CONTRERAS DIAZ" w:date="2023-03-24T12:09:00Z">
          <w:r w:rsidRPr="0061091D" w:rsidDel="00EC2EEF">
            <w:rPr>
              <w:rFonts w:cs="Times New Roman"/>
              <w:szCs w:val="24"/>
            </w:rPr>
            <w:delText>Se seleccionan</w:delText>
          </w:r>
        </w:del>
      </w:ins>
      <w:ins w:id="5499" w:author="JUAN ESTEBAN CONTRERAS DIAZ" w:date="2023-03-24T12:09:00Z">
        <w:r w:rsidR="00EC2EEF">
          <w:rPr>
            <w:rFonts w:cs="Times New Roman"/>
            <w:szCs w:val="24"/>
          </w:rPr>
          <w:t>Seleccionar</w:t>
        </w:r>
      </w:ins>
      <w:ins w:id="5500" w:author="Camilo Andrés Díaz Gómez" w:date="2023-03-16T23:59:00Z">
        <w:r w:rsidRPr="0061091D">
          <w:rPr>
            <w:rFonts w:cs="Times New Roman"/>
            <w:szCs w:val="24"/>
          </w:rPr>
          <w:t xml:space="preserve"> las características que se utilizarán para predecir la variable de salida. En este caso, se seleccionan todas las columnas del </w:t>
        </w:r>
        <w:proofErr w:type="spellStart"/>
        <w:r w:rsidRPr="0061091D">
          <w:rPr>
            <w:rFonts w:cs="Times New Roman"/>
            <w:szCs w:val="24"/>
          </w:rPr>
          <w:t>DataFrame</w:t>
        </w:r>
        <w:proofErr w:type="spellEnd"/>
        <w:r w:rsidRPr="0061091D">
          <w:rPr>
            <w:rFonts w:cs="Times New Roman"/>
            <w:szCs w:val="24"/>
          </w:rPr>
          <w:t xml:space="preserve"> </w:t>
        </w:r>
        <w:proofErr w:type="spellStart"/>
        <w:r w:rsidRPr="0061091D">
          <w:rPr>
            <w:rFonts w:cs="Times New Roman"/>
            <w:szCs w:val="24"/>
          </w:rPr>
          <w:t>dfAAnalisar</w:t>
        </w:r>
        <w:proofErr w:type="spellEnd"/>
        <w:r w:rsidRPr="0061091D">
          <w:rPr>
            <w:rFonts w:cs="Times New Roman"/>
            <w:szCs w:val="24"/>
          </w:rPr>
          <w:t xml:space="preserve"> excepto Temperatura y </w:t>
        </w:r>
        <w:proofErr w:type="spellStart"/>
        <w:r w:rsidRPr="0061091D">
          <w:rPr>
            <w:rFonts w:cs="Times New Roman"/>
            <w:szCs w:val="24"/>
          </w:rPr>
          <w:t>FechaObservacion</w:t>
        </w:r>
        <w:proofErr w:type="spellEnd"/>
        <w:r w:rsidRPr="0061091D">
          <w:rPr>
            <w:rFonts w:cs="Times New Roman"/>
            <w:szCs w:val="24"/>
          </w:rPr>
          <w:t>. Estas características se almacenan en la variable X.</w:t>
        </w:r>
      </w:ins>
    </w:p>
    <w:p w14:paraId="00F2DF6B" w14:textId="77777777" w:rsidR="0061091D" w:rsidRPr="0061091D" w:rsidRDefault="0061091D" w:rsidP="00EE67FE">
      <w:pPr>
        <w:ind w:firstLine="708"/>
        <w:rPr>
          <w:ins w:id="5501" w:author="Camilo Andrés Díaz Gómez" w:date="2023-03-16T23:59:00Z"/>
          <w:rFonts w:cs="Times New Roman"/>
          <w:szCs w:val="24"/>
        </w:rPr>
      </w:pPr>
    </w:p>
    <w:p w14:paraId="6783C7C4" w14:textId="60D20C37" w:rsidR="0061091D" w:rsidRPr="0061091D" w:rsidRDefault="0061091D">
      <w:pPr>
        <w:pStyle w:val="Prrafodelista"/>
        <w:numPr>
          <w:ilvl w:val="0"/>
          <w:numId w:val="22"/>
        </w:numPr>
        <w:rPr>
          <w:ins w:id="5502" w:author="Camilo Andrés Díaz Gómez" w:date="2023-03-16T23:59:00Z"/>
          <w:rFonts w:cs="Times New Roman"/>
          <w:szCs w:val="24"/>
        </w:rPr>
        <w:pPrChange w:id="5503" w:author="Camilo Andrés Díaz Gómez" w:date="2023-03-17T00:48:00Z">
          <w:pPr>
            <w:ind w:firstLine="708"/>
          </w:pPr>
        </w:pPrChange>
      </w:pPr>
      <w:ins w:id="5504" w:author="Camilo Andrés Díaz Gómez" w:date="2023-03-16T23:59:00Z">
        <w:del w:id="5505" w:author="JUAN ESTEBAN CONTRERAS DIAZ" w:date="2023-03-24T12:10:00Z">
          <w:r w:rsidRPr="0061091D" w:rsidDel="00EC2EEF">
            <w:rPr>
              <w:rFonts w:cs="Times New Roman"/>
              <w:szCs w:val="24"/>
            </w:rPr>
            <w:delText>Se define</w:delText>
          </w:r>
        </w:del>
      </w:ins>
      <w:ins w:id="5506" w:author="JUAN ESTEBAN CONTRERAS DIAZ" w:date="2023-03-24T12:10:00Z">
        <w:r w:rsidR="00EC2EEF">
          <w:rPr>
            <w:rFonts w:cs="Times New Roman"/>
            <w:szCs w:val="24"/>
          </w:rPr>
          <w:t>Definir</w:t>
        </w:r>
      </w:ins>
      <w:ins w:id="5507" w:author="Camilo Andrés Díaz Gómez" w:date="2023-03-16T23:59:00Z">
        <w:r w:rsidRPr="0061091D">
          <w:rPr>
            <w:rFonts w:cs="Times New Roman"/>
            <w:szCs w:val="24"/>
          </w:rPr>
          <w:t xml:space="preserve"> la variable objetivo, que es la columna Temperatura del </w:t>
        </w:r>
        <w:proofErr w:type="spellStart"/>
        <w:r w:rsidRPr="0061091D">
          <w:rPr>
            <w:rFonts w:cs="Times New Roman"/>
            <w:szCs w:val="24"/>
          </w:rPr>
          <w:t>DataFrame</w:t>
        </w:r>
        <w:proofErr w:type="spellEnd"/>
        <w:r w:rsidRPr="0061091D">
          <w:rPr>
            <w:rFonts w:cs="Times New Roman"/>
            <w:szCs w:val="24"/>
          </w:rPr>
          <w:t xml:space="preserve"> </w:t>
        </w:r>
        <w:proofErr w:type="spellStart"/>
        <w:r w:rsidRPr="0061091D">
          <w:rPr>
            <w:rFonts w:cs="Times New Roman"/>
            <w:szCs w:val="24"/>
          </w:rPr>
          <w:t>dfAAnalisar</w:t>
        </w:r>
        <w:proofErr w:type="spellEnd"/>
        <w:r w:rsidRPr="0061091D">
          <w:rPr>
            <w:rFonts w:cs="Times New Roman"/>
            <w:szCs w:val="24"/>
          </w:rPr>
          <w:t>. Esta variable se almacena en la variable y.</w:t>
        </w:r>
      </w:ins>
    </w:p>
    <w:p w14:paraId="4221A44B" w14:textId="77777777" w:rsidR="0061091D" w:rsidRPr="0061091D" w:rsidRDefault="0061091D" w:rsidP="00EE67FE">
      <w:pPr>
        <w:ind w:firstLine="708"/>
        <w:rPr>
          <w:ins w:id="5508" w:author="Camilo Andrés Díaz Gómez" w:date="2023-03-16T23:59:00Z"/>
          <w:rFonts w:cs="Times New Roman"/>
          <w:szCs w:val="24"/>
        </w:rPr>
      </w:pPr>
    </w:p>
    <w:p w14:paraId="4593A83C" w14:textId="23C15BFA" w:rsidR="0061091D" w:rsidRPr="0061091D" w:rsidRDefault="0061091D">
      <w:pPr>
        <w:pStyle w:val="Prrafodelista"/>
        <w:numPr>
          <w:ilvl w:val="0"/>
          <w:numId w:val="22"/>
        </w:numPr>
        <w:rPr>
          <w:ins w:id="5509" w:author="Camilo Andrés Díaz Gómez" w:date="2023-03-16T23:59:00Z"/>
          <w:rFonts w:cs="Times New Roman"/>
          <w:szCs w:val="24"/>
        </w:rPr>
        <w:pPrChange w:id="5510" w:author="Camilo Andrés Díaz Gómez" w:date="2023-03-17T00:48:00Z">
          <w:pPr>
            <w:ind w:firstLine="708"/>
          </w:pPr>
        </w:pPrChange>
      </w:pPr>
      <w:ins w:id="5511" w:author="Camilo Andrés Díaz Gómez" w:date="2023-03-16T23:59:00Z">
        <w:del w:id="5512" w:author="JUAN ESTEBAN CONTRERAS DIAZ" w:date="2023-03-24T12:10:00Z">
          <w:r w:rsidRPr="0061091D" w:rsidDel="00EC2EEF">
            <w:rPr>
              <w:rFonts w:cs="Times New Roman"/>
              <w:szCs w:val="24"/>
            </w:rPr>
            <w:delText>Se dividen</w:delText>
          </w:r>
        </w:del>
      </w:ins>
      <w:ins w:id="5513" w:author="JUAN ESTEBAN CONTRERAS DIAZ" w:date="2023-03-24T12:10:00Z">
        <w:r w:rsidR="00EC2EEF">
          <w:rPr>
            <w:rFonts w:cs="Times New Roman"/>
            <w:szCs w:val="24"/>
          </w:rPr>
          <w:t>Dividir</w:t>
        </w:r>
      </w:ins>
      <w:ins w:id="5514" w:author="Camilo Andrés Díaz Gómez" w:date="2023-03-16T23:59:00Z">
        <w:r w:rsidRPr="0061091D">
          <w:rPr>
            <w:rFonts w:cs="Times New Roman"/>
            <w:szCs w:val="24"/>
          </w:rPr>
          <w:t xml:space="preserve"> los datos en conjuntos de entrenamiento y prueba utilizando la función </w:t>
        </w:r>
        <w:proofErr w:type="spellStart"/>
        <w:r w:rsidRPr="0061091D">
          <w:rPr>
            <w:rFonts w:cs="Times New Roman"/>
            <w:szCs w:val="24"/>
          </w:rPr>
          <w:t>train_test_split</w:t>
        </w:r>
        <w:proofErr w:type="spellEnd"/>
        <w:r w:rsidRPr="0061091D">
          <w:rPr>
            <w:rFonts w:cs="Times New Roman"/>
            <w:szCs w:val="24"/>
          </w:rPr>
          <w:t xml:space="preserve"> de </w:t>
        </w:r>
        <w:proofErr w:type="spellStart"/>
        <w:r w:rsidRPr="0061091D">
          <w:rPr>
            <w:rFonts w:cs="Times New Roman"/>
            <w:szCs w:val="24"/>
          </w:rPr>
          <w:t>scikit-learn</w:t>
        </w:r>
        <w:proofErr w:type="spellEnd"/>
        <w:r w:rsidRPr="0061091D">
          <w:rPr>
            <w:rFonts w:cs="Times New Roman"/>
            <w:szCs w:val="24"/>
          </w:rPr>
          <w:t xml:space="preserve">. El conjunto de características de entrenamiento se almacena en la variable </w:t>
        </w:r>
        <w:proofErr w:type="spellStart"/>
        <w:r w:rsidRPr="0061091D">
          <w:rPr>
            <w:rFonts w:cs="Times New Roman"/>
            <w:szCs w:val="24"/>
          </w:rPr>
          <w:t>X_train</w:t>
        </w:r>
        <w:proofErr w:type="spellEnd"/>
        <w:r w:rsidRPr="0061091D">
          <w:rPr>
            <w:rFonts w:cs="Times New Roman"/>
            <w:szCs w:val="24"/>
          </w:rPr>
          <w:t xml:space="preserve">, el conjunto de características de prueba se almacena en la variable </w:t>
        </w:r>
        <w:proofErr w:type="spellStart"/>
        <w:r w:rsidRPr="0061091D">
          <w:rPr>
            <w:rFonts w:cs="Times New Roman"/>
            <w:szCs w:val="24"/>
          </w:rPr>
          <w:t>X_test</w:t>
        </w:r>
        <w:proofErr w:type="spellEnd"/>
        <w:r w:rsidRPr="0061091D">
          <w:rPr>
            <w:rFonts w:cs="Times New Roman"/>
            <w:szCs w:val="24"/>
          </w:rPr>
          <w:t xml:space="preserve">, el conjunto de variables de salida de entrenamiento se almacena en la variable </w:t>
        </w:r>
        <w:proofErr w:type="spellStart"/>
        <w:r w:rsidRPr="0061091D">
          <w:rPr>
            <w:rFonts w:cs="Times New Roman"/>
            <w:szCs w:val="24"/>
          </w:rPr>
          <w:t>y_train</w:t>
        </w:r>
        <w:proofErr w:type="spellEnd"/>
        <w:r w:rsidRPr="0061091D">
          <w:rPr>
            <w:rFonts w:cs="Times New Roman"/>
            <w:szCs w:val="24"/>
          </w:rPr>
          <w:t xml:space="preserve"> y el conjunto de variables de salida de prueba se almacena en la variable </w:t>
        </w:r>
        <w:proofErr w:type="spellStart"/>
        <w:r w:rsidRPr="0061091D">
          <w:rPr>
            <w:rFonts w:cs="Times New Roman"/>
            <w:szCs w:val="24"/>
          </w:rPr>
          <w:t>Y_test</w:t>
        </w:r>
        <w:proofErr w:type="spellEnd"/>
        <w:r w:rsidRPr="0061091D">
          <w:rPr>
            <w:rFonts w:cs="Times New Roman"/>
            <w:szCs w:val="24"/>
          </w:rPr>
          <w:t>. La división se hace de tal manera que el 20% de los datos se utiliza para el conjunto de prueba y el 80% para el conjunto de entrenamiento. Además, se establece una semilla (</w:t>
        </w:r>
        <w:proofErr w:type="spellStart"/>
        <w:r w:rsidRPr="0061091D">
          <w:rPr>
            <w:rFonts w:cs="Times New Roman"/>
            <w:szCs w:val="24"/>
          </w:rPr>
          <w:t>random_state</w:t>
        </w:r>
        <w:proofErr w:type="spellEnd"/>
        <w:r w:rsidRPr="0061091D">
          <w:rPr>
            <w:rFonts w:cs="Times New Roman"/>
            <w:szCs w:val="24"/>
          </w:rPr>
          <w:t>=0) para hacer la división de manera determinista.</w:t>
        </w:r>
      </w:ins>
    </w:p>
    <w:p w14:paraId="3B023B63" w14:textId="77777777" w:rsidR="0061091D" w:rsidRPr="0061091D" w:rsidRDefault="0061091D" w:rsidP="00EE67FE">
      <w:pPr>
        <w:ind w:firstLine="708"/>
        <w:rPr>
          <w:ins w:id="5515" w:author="Camilo Andrés Díaz Gómez" w:date="2023-03-16T23:59:00Z"/>
          <w:rFonts w:cs="Times New Roman"/>
          <w:szCs w:val="24"/>
        </w:rPr>
      </w:pPr>
    </w:p>
    <w:p w14:paraId="4CA9CD34" w14:textId="4CEE2089" w:rsidR="0061091D" w:rsidRPr="0061091D" w:rsidRDefault="0061091D">
      <w:pPr>
        <w:pStyle w:val="Prrafodelista"/>
        <w:numPr>
          <w:ilvl w:val="0"/>
          <w:numId w:val="22"/>
        </w:numPr>
        <w:rPr>
          <w:ins w:id="5516" w:author="Camilo Andrés Díaz Gómez" w:date="2023-03-16T23:59:00Z"/>
          <w:rFonts w:cs="Times New Roman"/>
          <w:szCs w:val="24"/>
        </w:rPr>
        <w:pPrChange w:id="5517" w:author="Camilo Andrés Díaz Gómez" w:date="2023-03-17T00:48:00Z">
          <w:pPr>
            <w:ind w:firstLine="708"/>
          </w:pPr>
        </w:pPrChange>
      </w:pPr>
      <w:ins w:id="5518" w:author="Camilo Andrés Díaz Gómez" w:date="2023-03-16T23:59:00Z">
        <w:del w:id="5519" w:author="JUAN ESTEBAN CONTRERAS DIAZ" w:date="2023-03-24T12:10:00Z">
          <w:r w:rsidRPr="0061091D" w:rsidDel="00EC2EEF">
            <w:rPr>
              <w:rFonts w:cs="Times New Roman"/>
              <w:szCs w:val="24"/>
            </w:rPr>
            <w:delText>Se define</w:delText>
          </w:r>
        </w:del>
      </w:ins>
      <w:ins w:id="5520" w:author="JUAN ESTEBAN CONTRERAS DIAZ" w:date="2023-03-24T12:10:00Z">
        <w:r w:rsidR="00EC2EEF">
          <w:rPr>
            <w:rFonts w:cs="Times New Roman"/>
            <w:szCs w:val="24"/>
          </w:rPr>
          <w:t>Definir</w:t>
        </w:r>
      </w:ins>
      <w:ins w:id="5521" w:author="Camilo Andrés Díaz Gómez" w:date="2023-03-16T23:59:00Z">
        <w:del w:id="5522" w:author="JUAN ESTEBAN CONTRERAS DIAZ" w:date="2023-03-24T12:10:00Z">
          <w:r w:rsidRPr="0061091D" w:rsidDel="00EC2EEF">
            <w:rPr>
              <w:rFonts w:cs="Times New Roman"/>
              <w:szCs w:val="24"/>
            </w:rPr>
            <w:delText xml:space="preserve"> </w:delText>
          </w:r>
        </w:del>
      </w:ins>
      <w:ins w:id="5523" w:author="JUAN ESTEBAN CONTRERAS DIAZ" w:date="2023-03-24T12:10:00Z">
        <w:r w:rsidR="00EC2EEF">
          <w:rPr>
            <w:rFonts w:cs="Times New Roman"/>
            <w:szCs w:val="24"/>
          </w:rPr>
          <w:t xml:space="preserve"> </w:t>
        </w:r>
      </w:ins>
      <w:ins w:id="5524" w:author="Camilo Andrés Díaz Gómez" w:date="2023-03-16T23:59:00Z">
        <w:r w:rsidRPr="0061091D">
          <w:rPr>
            <w:rFonts w:cs="Times New Roman"/>
            <w:szCs w:val="24"/>
          </w:rPr>
          <w:t xml:space="preserve">un modelo de árboles de decisión utilizando la clase </w:t>
        </w:r>
        <w:proofErr w:type="spellStart"/>
        <w:r w:rsidRPr="0061091D">
          <w:rPr>
            <w:rFonts w:cs="Times New Roman"/>
            <w:szCs w:val="24"/>
          </w:rPr>
          <w:t>DecisionTreeRegressor</w:t>
        </w:r>
        <w:proofErr w:type="spellEnd"/>
        <w:r w:rsidRPr="0061091D">
          <w:rPr>
            <w:rFonts w:cs="Times New Roman"/>
            <w:szCs w:val="24"/>
          </w:rPr>
          <w:t xml:space="preserve"> de </w:t>
        </w:r>
        <w:proofErr w:type="spellStart"/>
        <w:r w:rsidRPr="0061091D">
          <w:rPr>
            <w:rFonts w:cs="Times New Roman"/>
            <w:szCs w:val="24"/>
          </w:rPr>
          <w:t>scikit-learn</w:t>
        </w:r>
        <w:proofErr w:type="spellEnd"/>
        <w:r w:rsidRPr="0061091D">
          <w:rPr>
            <w:rFonts w:cs="Times New Roman"/>
            <w:szCs w:val="24"/>
          </w:rPr>
          <w:t>. Se establece una semilla aleatoria (</w:t>
        </w:r>
        <w:proofErr w:type="spellStart"/>
        <w:r w:rsidRPr="0061091D">
          <w:rPr>
            <w:rFonts w:cs="Times New Roman"/>
            <w:szCs w:val="24"/>
          </w:rPr>
          <w:t>random_state</w:t>
        </w:r>
        <w:proofErr w:type="spellEnd"/>
        <w:r w:rsidRPr="0061091D">
          <w:rPr>
            <w:rFonts w:cs="Times New Roman"/>
            <w:szCs w:val="24"/>
          </w:rPr>
          <w:t>=3) para que los resultados sean reproducibles.</w:t>
        </w:r>
      </w:ins>
    </w:p>
    <w:p w14:paraId="6ABFCA0C" w14:textId="77777777" w:rsidR="0061091D" w:rsidRPr="0061091D" w:rsidRDefault="0061091D" w:rsidP="00EE67FE">
      <w:pPr>
        <w:ind w:firstLine="708"/>
        <w:rPr>
          <w:ins w:id="5525" w:author="Camilo Andrés Díaz Gómez" w:date="2023-03-16T23:59:00Z"/>
          <w:rFonts w:cs="Times New Roman"/>
          <w:szCs w:val="24"/>
        </w:rPr>
      </w:pPr>
    </w:p>
    <w:p w14:paraId="293221B4" w14:textId="097990B4" w:rsidR="0061091D" w:rsidRPr="0061091D" w:rsidRDefault="0061091D">
      <w:pPr>
        <w:pStyle w:val="Prrafodelista"/>
        <w:numPr>
          <w:ilvl w:val="0"/>
          <w:numId w:val="22"/>
        </w:numPr>
        <w:rPr>
          <w:ins w:id="5526" w:author="Camilo Andrés Díaz Gómez" w:date="2023-03-16T23:59:00Z"/>
          <w:rFonts w:cs="Times New Roman"/>
          <w:szCs w:val="24"/>
        </w:rPr>
        <w:pPrChange w:id="5527" w:author="Camilo Andrés Díaz Gómez" w:date="2023-03-17T00:48:00Z">
          <w:pPr>
            <w:ind w:firstLine="708"/>
          </w:pPr>
        </w:pPrChange>
      </w:pPr>
      <w:ins w:id="5528" w:author="Camilo Andrés Díaz Gómez" w:date="2023-03-16T23:59:00Z">
        <w:del w:id="5529" w:author="JUAN ESTEBAN CONTRERAS DIAZ" w:date="2023-03-24T12:10:00Z">
          <w:r w:rsidRPr="0061091D" w:rsidDel="00EC2EEF">
            <w:rPr>
              <w:rFonts w:cs="Times New Roman"/>
              <w:szCs w:val="24"/>
            </w:rPr>
            <w:delText>Se entrena</w:delText>
          </w:r>
        </w:del>
      </w:ins>
      <w:ins w:id="5530" w:author="JUAN ESTEBAN CONTRERAS DIAZ" w:date="2023-03-24T12:10:00Z">
        <w:r w:rsidR="00EC2EEF">
          <w:rPr>
            <w:rFonts w:cs="Times New Roman"/>
            <w:szCs w:val="24"/>
          </w:rPr>
          <w:t>Entrenar</w:t>
        </w:r>
      </w:ins>
      <w:ins w:id="5531" w:author="Camilo Andrés Díaz Gómez" w:date="2023-03-16T23:59:00Z">
        <w:r w:rsidRPr="0061091D">
          <w:rPr>
            <w:rFonts w:cs="Times New Roman"/>
            <w:szCs w:val="24"/>
          </w:rPr>
          <w:t xml:space="preserve"> el modelo de árboles de decisión con los datos de entrenamiento utilizando el método fit de la clase </w:t>
        </w:r>
        <w:proofErr w:type="spellStart"/>
        <w:r w:rsidRPr="0061091D">
          <w:rPr>
            <w:rFonts w:cs="Times New Roman"/>
            <w:szCs w:val="24"/>
          </w:rPr>
          <w:t>DecisionTreeRegressor</w:t>
        </w:r>
        <w:proofErr w:type="spellEnd"/>
        <w:r w:rsidRPr="0061091D">
          <w:rPr>
            <w:rFonts w:cs="Times New Roman"/>
            <w:szCs w:val="24"/>
          </w:rPr>
          <w:t>.</w:t>
        </w:r>
      </w:ins>
    </w:p>
    <w:p w14:paraId="5BBD456E" w14:textId="77777777" w:rsidR="0061091D" w:rsidRPr="0061091D" w:rsidRDefault="0061091D" w:rsidP="00EE67FE">
      <w:pPr>
        <w:ind w:firstLine="708"/>
        <w:rPr>
          <w:ins w:id="5532" w:author="Camilo Andrés Díaz Gómez" w:date="2023-03-16T23:59:00Z"/>
          <w:rFonts w:cs="Times New Roman"/>
          <w:szCs w:val="24"/>
        </w:rPr>
      </w:pPr>
    </w:p>
    <w:p w14:paraId="0343B9C1" w14:textId="61C9F2F2" w:rsidR="0061091D" w:rsidRDefault="0061091D">
      <w:pPr>
        <w:pStyle w:val="Prrafodelista"/>
        <w:numPr>
          <w:ilvl w:val="0"/>
          <w:numId w:val="22"/>
        </w:numPr>
        <w:rPr>
          <w:ins w:id="5533" w:author="JUAN ESTEBAN CONTRERAS DIAZ" w:date="2023-03-24T12:08:00Z"/>
          <w:rFonts w:cs="Times New Roman"/>
          <w:szCs w:val="24"/>
        </w:rPr>
      </w:pPr>
      <w:ins w:id="5534" w:author="Camilo Andrés Díaz Gómez" w:date="2023-03-16T23:59:00Z">
        <w:del w:id="5535" w:author="JUAN ESTEBAN CONTRERAS DIAZ" w:date="2023-03-24T12:10:00Z">
          <w:r w:rsidRPr="0061091D" w:rsidDel="00EC2EEF">
            <w:rPr>
              <w:rFonts w:cs="Times New Roman"/>
              <w:szCs w:val="24"/>
            </w:rPr>
            <w:delText>Se realizan</w:delText>
          </w:r>
        </w:del>
      </w:ins>
      <w:ins w:id="5536" w:author="JUAN ESTEBAN CONTRERAS DIAZ" w:date="2023-03-24T12:10:00Z">
        <w:r w:rsidR="00EC2EEF">
          <w:rPr>
            <w:rFonts w:cs="Times New Roman"/>
            <w:szCs w:val="24"/>
          </w:rPr>
          <w:t>Realizar</w:t>
        </w:r>
      </w:ins>
      <w:ins w:id="5537" w:author="Camilo Andrés Díaz Gómez" w:date="2023-03-16T23:59:00Z">
        <w:r w:rsidRPr="0061091D">
          <w:rPr>
            <w:rFonts w:cs="Times New Roman"/>
            <w:szCs w:val="24"/>
          </w:rPr>
          <w:t xml:space="preserve"> las predicciones sobre los datos de prueba utilizando el método </w:t>
        </w:r>
        <w:proofErr w:type="spellStart"/>
        <w:r w:rsidRPr="0061091D">
          <w:rPr>
            <w:rFonts w:cs="Times New Roman"/>
            <w:szCs w:val="24"/>
          </w:rPr>
          <w:t>predict</w:t>
        </w:r>
        <w:proofErr w:type="spellEnd"/>
        <w:r w:rsidRPr="0061091D">
          <w:rPr>
            <w:rFonts w:cs="Times New Roman"/>
            <w:szCs w:val="24"/>
          </w:rPr>
          <w:t xml:space="preserve"> del modelo entrenado. Las predicciones se almacenan en la variable </w:t>
        </w:r>
        <w:proofErr w:type="spellStart"/>
        <w:r w:rsidRPr="0061091D">
          <w:rPr>
            <w:rFonts w:cs="Times New Roman"/>
            <w:szCs w:val="24"/>
          </w:rPr>
          <w:t>Y_pred</w:t>
        </w:r>
        <w:proofErr w:type="spellEnd"/>
        <w:r w:rsidRPr="0061091D">
          <w:rPr>
            <w:rFonts w:cs="Times New Roman"/>
            <w:szCs w:val="24"/>
          </w:rPr>
          <w:t>.</w:t>
        </w:r>
      </w:ins>
    </w:p>
    <w:p w14:paraId="000CF489" w14:textId="77777777" w:rsidR="00EC2EEF" w:rsidRPr="00EC2EEF" w:rsidRDefault="00EC2EEF">
      <w:pPr>
        <w:pStyle w:val="Prrafodelista"/>
        <w:rPr>
          <w:ins w:id="5538" w:author="JUAN ESTEBAN CONTRERAS DIAZ" w:date="2023-03-24T12:08:00Z"/>
          <w:rFonts w:cs="Times New Roman"/>
          <w:szCs w:val="24"/>
        </w:rPr>
        <w:pPrChange w:id="5539" w:author="JUAN ESTEBAN CONTRERAS DIAZ" w:date="2023-03-24T12:08:00Z">
          <w:pPr>
            <w:pStyle w:val="Prrafodelista"/>
            <w:numPr>
              <w:numId w:val="22"/>
            </w:numPr>
            <w:ind w:left="1428" w:hanging="360"/>
          </w:pPr>
        </w:pPrChange>
      </w:pPr>
    </w:p>
    <w:p w14:paraId="5DAE3AA7" w14:textId="14AE4E5E" w:rsidR="00EC2EEF" w:rsidRPr="0061091D" w:rsidRDefault="00EC2EEF">
      <w:pPr>
        <w:pStyle w:val="Prrafodelista"/>
        <w:ind w:left="1428"/>
        <w:jc w:val="center"/>
        <w:rPr>
          <w:ins w:id="5540" w:author="Camilo Andrés Díaz Gómez" w:date="2023-03-16T23:59:00Z"/>
          <w:rFonts w:cs="Times New Roman"/>
          <w:szCs w:val="24"/>
        </w:rPr>
        <w:pPrChange w:id="5541" w:author="JUAN ESTEBAN CONTRERAS DIAZ" w:date="2023-03-24T12:09:00Z">
          <w:pPr>
            <w:ind w:firstLine="708"/>
          </w:pPr>
        </w:pPrChange>
      </w:pPr>
      <w:ins w:id="5542" w:author="JUAN ESTEBAN CONTRERAS DIAZ" w:date="2023-03-24T12:08:00Z">
        <w:r>
          <w:rPr>
            <w:noProof/>
          </w:rPr>
          <w:drawing>
            <wp:inline distT="0" distB="0" distL="0" distR="0" wp14:anchorId="7E011EDF" wp14:editId="45C26C2B">
              <wp:extent cx="5612130" cy="2182495"/>
              <wp:effectExtent l="0" t="0" r="7620" b="82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82495"/>
                      </a:xfrm>
                      <a:prstGeom prst="rect">
                        <a:avLst/>
                      </a:prstGeom>
                    </pic:spPr>
                  </pic:pic>
                </a:graphicData>
              </a:graphic>
            </wp:inline>
          </w:drawing>
        </w:r>
      </w:ins>
    </w:p>
    <w:p w14:paraId="5839DFE7" w14:textId="77777777" w:rsidR="0061091D" w:rsidRPr="0061091D" w:rsidRDefault="0061091D" w:rsidP="00EE67FE">
      <w:pPr>
        <w:ind w:firstLine="708"/>
        <w:rPr>
          <w:ins w:id="5543" w:author="Camilo Andrés Díaz Gómez" w:date="2023-03-16T23:59:00Z"/>
          <w:rFonts w:cs="Times New Roman"/>
          <w:szCs w:val="24"/>
        </w:rPr>
      </w:pPr>
    </w:p>
    <w:p w14:paraId="3B62FC6E" w14:textId="703A7CD0" w:rsidR="0061091D" w:rsidRPr="00E4143F" w:rsidRDefault="007F28DA">
      <w:pPr>
        <w:pStyle w:val="Ttulo5"/>
        <w:ind w:left="1068" w:firstLine="348"/>
        <w:rPr>
          <w:ins w:id="5544" w:author="Camilo Andrés Díaz Gómez" w:date="2023-03-17T00:02:00Z"/>
          <w:rFonts w:ascii="Times New Roman" w:hAnsi="Times New Roman" w:cs="Times New Roman"/>
          <w:b/>
          <w:bCs/>
          <w:color w:val="auto"/>
          <w:rPrChange w:id="5545" w:author="Camilo Andrés Díaz Gómez" w:date="2023-03-21T20:51:00Z">
            <w:rPr>
              <w:ins w:id="5546" w:author="Camilo Andrés Díaz Gómez" w:date="2023-03-17T00:02:00Z"/>
            </w:rPr>
          </w:rPrChange>
        </w:rPr>
        <w:pPrChange w:id="5547" w:author="Camilo Andrés Díaz Gómez" w:date="2023-03-22T11:19:00Z">
          <w:pPr>
            <w:pStyle w:val="Ttulo4"/>
            <w:ind w:firstLine="708"/>
          </w:pPr>
        </w:pPrChange>
      </w:pPr>
      <w:proofErr w:type="spellStart"/>
      <w:ins w:id="5548" w:author="Camilo Andrés Díaz Gómez" w:date="2023-03-22T11:24:00Z">
        <w:r>
          <w:rPr>
            <w:rFonts w:ascii="Times New Roman" w:hAnsi="Times New Roman" w:cs="Times New Roman"/>
            <w:b/>
            <w:bCs/>
            <w:color w:val="auto"/>
          </w:rPr>
          <w:t>Random</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Tree</w:t>
        </w:r>
      </w:ins>
      <w:proofErr w:type="spellEnd"/>
      <w:ins w:id="5549" w:author="Camilo Andrés Díaz Gómez" w:date="2023-03-17T00:02:00Z">
        <w:r w:rsidR="0061091D" w:rsidRPr="00E4143F">
          <w:rPr>
            <w:rFonts w:ascii="Times New Roman" w:hAnsi="Times New Roman" w:cs="Times New Roman"/>
            <w:b/>
            <w:bCs/>
            <w:color w:val="auto"/>
            <w:rPrChange w:id="5550" w:author="Camilo Andrés Díaz Gómez" w:date="2023-03-21T20:51:00Z">
              <w:rPr/>
            </w:rPrChange>
          </w:rPr>
          <w:t xml:space="preserve"> con regresión</w:t>
        </w:r>
      </w:ins>
    </w:p>
    <w:p w14:paraId="3F4F8300" w14:textId="175DFD0A" w:rsidR="0061091D" w:rsidDel="00EC2EEF" w:rsidRDefault="0061091D" w:rsidP="00EE67FE">
      <w:pPr>
        <w:ind w:firstLine="708"/>
        <w:rPr>
          <w:ins w:id="5551" w:author="Camilo Andrés Díaz Gómez" w:date="2023-03-17T00:04:00Z"/>
          <w:del w:id="5552" w:author="JUAN ESTEBAN CONTRERAS DIAZ" w:date="2023-03-24T12:10:00Z"/>
          <w:rFonts w:cs="Times New Roman"/>
          <w:szCs w:val="24"/>
        </w:rPr>
      </w:pPr>
    </w:p>
    <w:p w14:paraId="725A089E" w14:textId="0BC12567" w:rsidR="0061091D" w:rsidRPr="0061091D" w:rsidDel="00EC2EEF" w:rsidRDefault="0061091D">
      <w:pPr>
        <w:ind w:firstLine="708"/>
        <w:jc w:val="center"/>
        <w:rPr>
          <w:ins w:id="5553" w:author="Camilo Andrés Díaz Gómez" w:date="2023-03-16T23:59:00Z"/>
          <w:del w:id="5554" w:author="JUAN ESTEBAN CONTRERAS DIAZ" w:date="2023-03-24T12:10:00Z"/>
          <w:rFonts w:cs="Times New Roman"/>
          <w:szCs w:val="24"/>
        </w:rPr>
        <w:pPrChange w:id="5555" w:author="Camilo Andrés Díaz Gómez" w:date="2023-03-20T11:46:00Z">
          <w:pPr>
            <w:ind w:firstLine="708"/>
          </w:pPr>
        </w:pPrChange>
      </w:pPr>
      <w:moveFromRangeStart w:id="5556" w:author="JUAN ESTEBAN CONTRERAS DIAZ" w:date="2023-03-24T12:11:00Z" w:name="move130552277"/>
      <w:moveFrom w:id="5557" w:author="JUAN ESTEBAN CONTRERAS DIAZ" w:date="2023-03-24T12:11:00Z">
        <w:ins w:id="5558" w:author="Camilo Andrés Díaz Gómez" w:date="2023-03-17T00:05:00Z">
          <w:r w:rsidDel="00EC2EEF">
            <w:rPr>
              <w:noProof/>
            </w:rPr>
            <w:drawing>
              <wp:inline distT="0" distB="0" distL="0" distR="0" wp14:anchorId="38FC1F38" wp14:editId="5B0C967B">
                <wp:extent cx="5612130" cy="1691005"/>
                <wp:effectExtent l="0" t="0" r="762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ins>
      </w:moveFrom>
      <w:moveFromRangeEnd w:id="5556"/>
    </w:p>
    <w:p w14:paraId="68617EEC" w14:textId="77777777" w:rsidR="0061091D" w:rsidRPr="0061091D" w:rsidRDefault="0061091D" w:rsidP="00EE67FE">
      <w:pPr>
        <w:ind w:firstLine="708"/>
        <w:rPr>
          <w:ins w:id="5559" w:author="Camilo Andrés Díaz Gómez" w:date="2023-03-16T23:59:00Z"/>
          <w:rFonts w:cs="Times New Roman"/>
          <w:szCs w:val="24"/>
        </w:rPr>
      </w:pPr>
    </w:p>
    <w:p w14:paraId="66DC50C1" w14:textId="77777777" w:rsidR="0061091D" w:rsidRPr="0061091D" w:rsidRDefault="0061091D" w:rsidP="00EE67FE">
      <w:pPr>
        <w:ind w:firstLine="708"/>
        <w:rPr>
          <w:ins w:id="5560" w:author="Camilo Andrés Díaz Gómez" w:date="2023-03-17T00:05:00Z"/>
          <w:rFonts w:cs="Times New Roman"/>
          <w:szCs w:val="24"/>
        </w:rPr>
      </w:pPr>
      <w:ins w:id="5561" w:author="Camilo Andrés Díaz Gómez" w:date="2023-03-17T00:05:00Z">
        <w:r w:rsidRPr="0061091D">
          <w:rPr>
            <w:rFonts w:cs="Times New Roman"/>
            <w:szCs w:val="24"/>
          </w:rPr>
          <w:t>Estas líneas de código se utilizan para preparar los datos para un modelo de regresión.</w:t>
        </w:r>
      </w:ins>
    </w:p>
    <w:p w14:paraId="2D12EEAE" w14:textId="77777777" w:rsidR="0061091D" w:rsidRPr="0061091D" w:rsidRDefault="0061091D" w:rsidP="00EE67FE">
      <w:pPr>
        <w:ind w:firstLine="708"/>
        <w:rPr>
          <w:ins w:id="5562" w:author="Camilo Andrés Díaz Gómez" w:date="2023-03-17T00:05:00Z"/>
          <w:rFonts w:cs="Times New Roman"/>
          <w:szCs w:val="24"/>
        </w:rPr>
      </w:pPr>
    </w:p>
    <w:p w14:paraId="4A5B58A2" w14:textId="250B4AD5" w:rsidR="0061091D" w:rsidRPr="0061091D" w:rsidRDefault="0061091D" w:rsidP="00EE67FE">
      <w:pPr>
        <w:ind w:firstLine="708"/>
        <w:rPr>
          <w:ins w:id="5563" w:author="Camilo Andrés Díaz Gómez" w:date="2023-03-17T00:05:00Z"/>
          <w:rFonts w:cs="Times New Roman"/>
          <w:szCs w:val="24"/>
        </w:rPr>
      </w:pPr>
      <w:ins w:id="5564" w:author="Camilo Andrés Díaz Gómez" w:date="2023-03-17T00:05:00Z">
        <w:r w:rsidRPr="0061091D">
          <w:rPr>
            <w:rFonts w:cs="Times New Roman"/>
            <w:szCs w:val="24"/>
          </w:rPr>
          <w:t>En la primera línea, se crea la variable X, que contendrá todas las columnas del conjunto de datos original excepto "Temperatura" y "</w:t>
        </w:r>
        <w:proofErr w:type="spellStart"/>
        <w:r w:rsidRPr="0061091D">
          <w:rPr>
            <w:rFonts w:cs="Times New Roman"/>
            <w:szCs w:val="24"/>
          </w:rPr>
          <w:t>FechaObservacion</w:t>
        </w:r>
        <w:proofErr w:type="spellEnd"/>
        <w:r w:rsidRPr="0061091D">
          <w:rPr>
            <w:rFonts w:cs="Times New Roman"/>
            <w:szCs w:val="24"/>
          </w:rPr>
          <w:t xml:space="preserve">". Esto se hace utilizando el método </w:t>
        </w:r>
        <w:proofErr w:type="spellStart"/>
        <w:r w:rsidRPr="0061091D">
          <w:rPr>
            <w:rFonts w:cs="Times New Roman"/>
            <w:szCs w:val="24"/>
          </w:rPr>
          <w:t>drop</w:t>
        </w:r>
        <w:proofErr w:type="spellEnd"/>
        <w:r w:rsidRPr="0061091D">
          <w:rPr>
            <w:rFonts w:cs="Times New Roman"/>
            <w:szCs w:val="24"/>
          </w:rPr>
          <w:t>() de pandas para eliminar estas dos columnas del DataFrame original.</w:t>
        </w:r>
      </w:ins>
    </w:p>
    <w:p w14:paraId="2D642D5F" w14:textId="77777777" w:rsidR="0061091D" w:rsidRPr="0061091D" w:rsidRDefault="0061091D" w:rsidP="00EE67FE">
      <w:pPr>
        <w:ind w:firstLine="708"/>
        <w:rPr>
          <w:ins w:id="5565" w:author="Camilo Andrés Díaz Gómez" w:date="2023-03-17T00:05:00Z"/>
          <w:rFonts w:cs="Times New Roman"/>
          <w:szCs w:val="24"/>
        </w:rPr>
      </w:pPr>
    </w:p>
    <w:p w14:paraId="7F4F2176" w14:textId="26F60581" w:rsidR="0061091D" w:rsidRDefault="0061091D" w:rsidP="00EE67FE">
      <w:pPr>
        <w:ind w:firstLine="708"/>
        <w:rPr>
          <w:ins w:id="5566" w:author="JUAN ESTEBAN CONTRERAS DIAZ" w:date="2023-03-24T12:11:00Z"/>
          <w:rFonts w:cs="Times New Roman"/>
          <w:szCs w:val="24"/>
        </w:rPr>
      </w:pPr>
      <w:ins w:id="5567" w:author="Camilo Andrés Díaz Gómez" w:date="2023-03-17T00:05:00Z">
        <w:r w:rsidRPr="0061091D">
          <w:rPr>
            <w:rFonts w:cs="Times New Roman"/>
            <w:szCs w:val="24"/>
          </w:rPr>
          <w:t>En la segunda línea, se crea la variable y, que contendrá solamente la columna "Temperatura" del DataFrame original. Esta columna será la variable objetivo que el modelo intentará predecir en función de las demás características del conjunto de datos.</w:t>
        </w:r>
      </w:ins>
    </w:p>
    <w:p w14:paraId="473DE135" w14:textId="2F0BD388" w:rsidR="00EC2EEF" w:rsidRDefault="00EC2EEF" w:rsidP="00EE67FE">
      <w:pPr>
        <w:ind w:firstLine="708"/>
        <w:rPr>
          <w:ins w:id="5568" w:author="Camilo Andrés Díaz Gómez" w:date="2023-03-17T00:05:00Z"/>
          <w:rFonts w:cs="Times New Roman"/>
          <w:szCs w:val="24"/>
        </w:rPr>
      </w:pPr>
      <w:moveToRangeStart w:id="5569" w:author="JUAN ESTEBAN CONTRERAS DIAZ" w:date="2023-03-24T12:11:00Z" w:name="move130552277"/>
      <w:moveTo w:id="5570" w:author="JUAN ESTEBAN CONTRERAS DIAZ" w:date="2023-03-24T12:11:00Z">
        <w:r>
          <w:rPr>
            <w:noProof/>
          </w:rPr>
          <w:drawing>
            <wp:inline distT="0" distB="0" distL="0" distR="0" wp14:anchorId="73BEC59F" wp14:editId="3F23E1C6">
              <wp:extent cx="5612130" cy="1691005"/>
              <wp:effectExtent l="0" t="0" r="762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91005"/>
                      </a:xfrm>
                      <a:prstGeom prst="rect">
                        <a:avLst/>
                      </a:prstGeom>
                    </pic:spPr>
                  </pic:pic>
                </a:graphicData>
              </a:graphic>
            </wp:inline>
          </w:drawing>
        </w:r>
      </w:moveTo>
      <w:moveToRangeEnd w:id="5569"/>
    </w:p>
    <w:p w14:paraId="22C44A6A" w14:textId="574D9655" w:rsidR="0061091D" w:rsidDel="00EC2EEF" w:rsidRDefault="0061091D" w:rsidP="00EE67FE">
      <w:pPr>
        <w:ind w:firstLine="708"/>
        <w:rPr>
          <w:ins w:id="5571" w:author="Camilo Andrés Díaz Gómez" w:date="2023-03-17T00:05:00Z"/>
          <w:del w:id="5572" w:author="JUAN ESTEBAN CONTRERAS DIAZ" w:date="2023-03-24T12:11:00Z"/>
          <w:rFonts w:cs="Times New Roman"/>
          <w:szCs w:val="24"/>
        </w:rPr>
      </w:pPr>
    </w:p>
    <w:p w14:paraId="502DE382" w14:textId="568D1E62" w:rsidR="0061091D" w:rsidDel="00EC2EEF" w:rsidRDefault="00567F5D">
      <w:pPr>
        <w:ind w:firstLine="708"/>
        <w:jc w:val="center"/>
        <w:rPr>
          <w:ins w:id="5573" w:author="Camilo Andrés Díaz Gómez" w:date="2023-03-17T00:06:00Z"/>
          <w:del w:id="5574" w:author="JUAN ESTEBAN CONTRERAS DIAZ" w:date="2023-03-24T12:11:00Z"/>
          <w:rFonts w:cs="Times New Roman"/>
          <w:szCs w:val="24"/>
        </w:rPr>
        <w:pPrChange w:id="5575" w:author="Camilo Andrés Díaz Gómez" w:date="2023-03-20T11:46:00Z">
          <w:pPr>
            <w:ind w:firstLine="708"/>
          </w:pPr>
        </w:pPrChange>
      </w:pPr>
      <w:ins w:id="5576" w:author="Camilo Andrés Díaz Gómez" w:date="2023-03-17T00:06:00Z">
        <w:del w:id="5577" w:author="JUAN ESTEBAN CONTRERAS DIAZ" w:date="2023-03-24T12:11:00Z">
          <w:r w:rsidDel="00EC2EEF">
            <w:rPr>
              <w:noProof/>
            </w:rPr>
            <w:drawing>
              <wp:inline distT="0" distB="0" distL="0" distR="0" wp14:anchorId="5477A0F6" wp14:editId="6C263DCF">
                <wp:extent cx="5612130" cy="1215390"/>
                <wp:effectExtent l="0" t="0" r="762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215390"/>
                        </a:xfrm>
                        <a:prstGeom prst="rect">
                          <a:avLst/>
                        </a:prstGeom>
                      </pic:spPr>
                    </pic:pic>
                  </a:graphicData>
                </a:graphic>
              </wp:inline>
            </w:drawing>
          </w:r>
        </w:del>
      </w:ins>
    </w:p>
    <w:p w14:paraId="16A5A5CF" w14:textId="332AD9EE" w:rsidR="00567F5D" w:rsidRDefault="00567F5D" w:rsidP="00EE67FE">
      <w:pPr>
        <w:ind w:firstLine="708"/>
        <w:rPr>
          <w:ins w:id="5578" w:author="Camilo Andrés Díaz Gómez" w:date="2023-03-17T00:06:00Z"/>
          <w:rFonts w:cs="Times New Roman"/>
          <w:szCs w:val="24"/>
        </w:rPr>
      </w:pPr>
    </w:p>
    <w:p w14:paraId="7A20C1AC" w14:textId="77777777" w:rsidR="00567F5D" w:rsidRPr="00567F5D" w:rsidRDefault="00567F5D" w:rsidP="00EE67FE">
      <w:pPr>
        <w:ind w:firstLine="708"/>
        <w:rPr>
          <w:ins w:id="5579" w:author="Camilo Andrés Díaz Gómez" w:date="2023-03-17T00:07:00Z"/>
          <w:rFonts w:cs="Times New Roman"/>
          <w:szCs w:val="24"/>
        </w:rPr>
      </w:pPr>
      <w:ins w:id="5580" w:author="Camilo Andrés Díaz Gómez" w:date="2023-03-17T00:07:00Z">
        <w:r w:rsidRPr="00567F5D">
          <w:rPr>
            <w:rFonts w:cs="Times New Roman"/>
            <w:szCs w:val="24"/>
          </w:rPr>
          <w:t xml:space="preserve">Las líneas de código crean un objeto </w:t>
        </w:r>
        <w:proofErr w:type="spellStart"/>
        <w:r w:rsidRPr="00567F5D">
          <w:rPr>
            <w:rFonts w:cs="Times New Roman"/>
            <w:szCs w:val="24"/>
          </w:rPr>
          <w:t>scaler</w:t>
        </w:r>
        <w:proofErr w:type="spellEnd"/>
        <w:r w:rsidRPr="00567F5D">
          <w:rPr>
            <w:rFonts w:cs="Times New Roman"/>
            <w:szCs w:val="24"/>
          </w:rPr>
          <w:t xml:space="preserve"> de la clase </w:t>
        </w:r>
        <w:proofErr w:type="spellStart"/>
        <w:r w:rsidRPr="00567F5D">
          <w:rPr>
            <w:rFonts w:cs="Times New Roman"/>
            <w:szCs w:val="24"/>
          </w:rPr>
          <w:t>StandardScaler</w:t>
        </w:r>
        <w:proofErr w:type="spellEnd"/>
        <w:r w:rsidRPr="00567F5D">
          <w:rPr>
            <w:rFonts w:cs="Times New Roman"/>
            <w:szCs w:val="24"/>
          </w:rPr>
          <w:t xml:space="preserve"> y lo utilizan para estandarizar el conjunto de datos X. La estandarización de los datos significa que se resta la media de cada característica y se divide por su desviación estándar para que todas las características tengan una media de cero y una desviación estándar de uno. Esto es importante porque muchas técnicas de aprendizaje automático asumen que las características están en la misma escala.</w:t>
        </w:r>
      </w:ins>
    </w:p>
    <w:p w14:paraId="55B2E3B0" w14:textId="77777777" w:rsidR="00567F5D" w:rsidRPr="00567F5D" w:rsidRDefault="00567F5D" w:rsidP="00EE67FE">
      <w:pPr>
        <w:ind w:firstLine="708"/>
        <w:rPr>
          <w:ins w:id="5581" w:author="Camilo Andrés Díaz Gómez" w:date="2023-03-17T00:07:00Z"/>
          <w:rFonts w:cs="Times New Roman"/>
          <w:szCs w:val="24"/>
        </w:rPr>
      </w:pPr>
    </w:p>
    <w:p w14:paraId="0DF75FE6" w14:textId="040C4A83" w:rsidR="00567F5D" w:rsidRDefault="00567F5D" w:rsidP="00EE67FE">
      <w:pPr>
        <w:ind w:firstLine="708"/>
        <w:rPr>
          <w:ins w:id="5582" w:author="JUAN ESTEBAN CONTRERAS DIAZ" w:date="2023-03-24T12:11:00Z"/>
          <w:rFonts w:cs="Times New Roman"/>
          <w:szCs w:val="24"/>
        </w:rPr>
      </w:pPr>
      <w:ins w:id="5583" w:author="Camilo Andrés Díaz Gómez" w:date="2023-03-17T00:07:00Z">
        <w:r w:rsidRPr="00567F5D">
          <w:rPr>
            <w:rFonts w:cs="Times New Roman"/>
            <w:szCs w:val="24"/>
          </w:rPr>
          <w:t xml:space="preserve">En la segunda línea de código, se llama al método </w:t>
        </w:r>
        <w:proofErr w:type="spellStart"/>
        <w:r w:rsidRPr="00567F5D">
          <w:rPr>
            <w:rFonts w:cs="Times New Roman"/>
            <w:szCs w:val="24"/>
          </w:rPr>
          <w:t>fit_transform</w:t>
        </w:r>
        <w:proofErr w:type="spellEnd"/>
        <w:r w:rsidRPr="00567F5D">
          <w:rPr>
            <w:rFonts w:cs="Times New Roman"/>
            <w:szCs w:val="24"/>
          </w:rPr>
          <w:t xml:space="preserve"> del objeto </w:t>
        </w:r>
        <w:proofErr w:type="spellStart"/>
        <w:r w:rsidRPr="00567F5D">
          <w:rPr>
            <w:rFonts w:cs="Times New Roman"/>
            <w:szCs w:val="24"/>
          </w:rPr>
          <w:t>scaler</w:t>
        </w:r>
        <w:proofErr w:type="spellEnd"/>
        <w:r w:rsidRPr="00567F5D">
          <w:rPr>
            <w:rFonts w:cs="Times New Roman"/>
            <w:szCs w:val="24"/>
          </w:rPr>
          <w:t xml:space="preserve"> pasando X como argumento. Este método ajusta el </w:t>
        </w:r>
        <w:proofErr w:type="spellStart"/>
        <w:r w:rsidRPr="00567F5D">
          <w:rPr>
            <w:rFonts w:cs="Times New Roman"/>
            <w:szCs w:val="24"/>
          </w:rPr>
          <w:t>scaler</w:t>
        </w:r>
        <w:proofErr w:type="spellEnd"/>
        <w:r w:rsidRPr="00567F5D">
          <w:rPr>
            <w:rFonts w:cs="Times New Roman"/>
            <w:szCs w:val="24"/>
          </w:rPr>
          <w:t xml:space="preserve"> a X y luego aplica la transformación de estandarización a X, almacenando el resultado en </w:t>
        </w:r>
        <w:proofErr w:type="spellStart"/>
        <w:r w:rsidRPr="00567F5D">
          <w:rPr>
            <w:rFonts w:cs="Times New Roman"/>
            <w:szCs w:val="24"/>
          </w:rPr>
          <w:t>X_scaled</w:t>
        </w:r>
        <w:proofErr w:type="spellEnd"/>
        <w:r w:rsidRPr="00567F5D">
          <w:rPr>
            <w:rFonts w:cs="Times New Roman"/>
            <w:szCs w:val="24"/>
          </w:rPr>
          <w:t>.</w:t>
        </w:r>
      </w:ins>
    </w:p>
    <w:p w14:paraId="669337F6" w14:textId="02DE21A1" w:rsidR="00EC2EEF" w:rsidRDefault="00EC2EEF" w:rsidP="00EE67FE">
      <w:pPr>
        <w:ind w:firstLine="708"/>
        <w:rPr>
          <w:ins w:id="5584" w:author="Camilo Andrés Díaz Gómez" w:date="2023-03-17T00:07:00Z"/>
          <w:rFonts w:cs="Times New Roman"/>
          <w:szCs w:val="24"/>
        </w:rPr>
      </w:pPr>
      <w:ins w:id="5585" w:author="JUAN ESTEBAN CONTRERAS DIAZ" w:date="2023-03-24T12:11:00Z">
        <w:r>
          <w:rPr>
            <w:noProof/>
          </w:rPr>
          <w:drawing>
            <wp:inline distT="0" distB="0" distL="0" distR="0" wp14:anchorId="1EBCCC9F" wp14:editId="131AD41D">
              <wp:extent cx="5612130" cy="1215390"/>
              <wp:effectExtent l="0" t="0" r="7620" b="3810"/>
              <wp:docPr id="108" name="Imagen 1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exto&#10;&#10;Descripción generada automáticamente"/>
                      <pic:cNvPicPr/>
                    </pic:nvPicPr>
                    <pic:blipFill>
                      <a:blip r:embed="rId52"/>
                      <a:stretch>
                        <a:fillRect/>
                      </a:stretch>
                    </pic:blipFill>
                    <pic:spPr>
                      <a:xfrm>
                        <a:off x="0" y="0"/>
                        <a:ext cx="5612130" cy="1215390"/>
                      </a:xfrm>
                      <a:prstGeom prst="rect">
                        <a:avLst/>
                      </a:prstGeom>
                    </pic:spPr>
                  </pic:pic>
                </a:graphicData>
              </a:graphic>
            </wp:inline>
          </w:drawing>
        </w:r>
      </w:ins>
    </w:p>
    <w:p w14:paraId="1DED2923" w14:textId="2804E8D2" w:rsidR="00567F5D" w:rsidDel="00EC2EEF" w:rsidRDefault="00567F5D" w:rsidP="00EE67FE">
      <w:pPr>
        <w:ind w:firstLine="708"/>
        <w:rPr>
          <w:ins w:id="5586" w:author="Camilo Andrés Díaz Gómez" w:date="2023-03-17T00:07:00Z"/>
          <w:del w:id="5587" w:author="JUAN ESTEBAN CONTRERAS DIAZ" w:date="2023-03-24T12:11:00Z"/>
          <w:rFonts w:cs="Times New Roman"/>
          <w:szCs w:val="24"/>
        </w:rPr>
      </w:pPr>
    </w:p>
    <w:p w14:paraId="3F61A518" w14:textId="5F647CAE" w:rsidR="00567F5D" w:rsidRPr="0061091D" w:rsidDel="00EC2EEF" w:rsidRDefault="00567F5D">
      <w:pPr>
        <w:ind w:firstLine="708"/>
        <w:jc w:val="center"/>
        <w:rPr>
          <w:ins w:id="5588" w:author="Camilo Andrés Díaz Gómez" w:date="2023-03-16T23:59:00Z"/>
          <w:del w:id="5589" w:author="JUAN ESTEBAN CONTRERAS DIAZ" w:date="2023-03-24T12:11:00Z"/>
          <w:rFonts w:cs="Times New Roman"/>
          <w:szCs w:val="24"/>
        </w:rPr>
        <w:pPrChange w:id="5590" w:author="Camilo Andrés Díaz Gómez" w:date="2023-03-20T11:46:00Z">
          <w:pPr>
            <w:ind w:firstLine="708"/>
          </w:pPr>
        </w:pPrChange>
      </w:pPr>
      <w:moveFromRangeStart w:id="5591" w:author="JUAN ESTEBAN CONTRERAS DIAZ" w:date="2023-03-24T12:11:00Z" w:name="move130552298"/>
      <w:moveFrom w:id="5592" w:author="JUAN ESTEBAN CONTRERAS DIAZ" w:date="2023-03-24T12:11:00Z">
        <w:ins w:id="5593" w:author="Camilo Andrés Díaz Gómez" w:date="2023-03-17T00:08:00Z">
          <w:r w:rsidDel="00EC2EEF">
            <w:rPr>
              <w:noProof/>
            </w:rPr>
            <w:drawing>
              <wp:inline distT="0" distB="0" distL="0" distR="0" wp14:anchorId="0A4EBF1B" wp14:editId="104E8CEB">
                <wp:extent cx="5612130" cy="1198245"/>
                <wp:effectExtent l="0" t="0" r="7620"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198245"/>
                        </a:xfrm>
                        <a:prstGeom prst="rect">
                          <a:avLst/>
                        </a:prstGeom>
                      </pic:spPr>
                    </pic:pic>
                  </a:graphicData>
                </a:graphic>
              </wp:inline>
            </w:drawing>
          </w:r>
        </w:ins>
      </w:moveFrom>
      <w:moveFromRangeEnd w:id="5591"/>
    </w:p>
    <w:p w14:paraId="4CC8B033" w14:textId="77777777" w:rsidR="0061091D" w:rsidRDefault="0061091D" w:rsidP="00EE67FE">
      <w:pPr>
        <w:ind w:firstLine="708"/>
        <w:rPr>
          <w:ins w:id="5594" w:author="Camilo Andrés Díaz Gómez" w:date="2023-03-16T23:27:00Z"/>
          <w:rFonts w:cs="Times New Roman"/>
          <w:szCs w:val="24"/>
        </w:rPr>
      </w:pPr>
    </w:p>
    <w:p w14:paraId="21C06B5E" w14:textId="438B63A2" w:rsidR="00614520" w:rsidRDefault="00567F5D" w:rsidP="00EE67FE">
      <w:pPr>
        <w:ind w:firstLine="708"/>
        <w:rPr>
          <w:ins w:id="5595" w:author="JUAN ESTEBAN CONTRERAS DIAZ" w:date="2023-03-24T12:11:00Z"/>
          <w:rFonts w:cs="Times New Roman"/>
          <w:szCs w:val="24"/>
        </w:rPr>
      </w:pPr>
      <w:ins w:id="5596" w:author="Camilo Andrés Díaz Gómez" w:date="2023-03-17T00:09:00Z">
        <w:r w:rsidRPr="00567F5D">
          <w:rPr>
            <w:rFonts w:cs="Times New Roman"/>
            <w:szCs w:val="24"/>
          </w:rPr>
          <w:t xml:space="preserve">Estas líneas de código utilizan la función </w:t>
        </w:r>
        <w:proofErr w:type="spellStart"/>
        <w:r w:rsidRPr="00567F5D">
          <w:rPr>
            <w:rFonts w:cs="Times New Roman"/>
            <w:szCs w:val="24"/>
          </w:rPr>
          <w:t>train_test_split</w:t>
        </w:r>
        <w:proofErr w:type="spellEnd"/>
        <w:r w:rsidRPr="00567F5D">
          <w:rPr>
            <w:rFonts w:cs="Times New Roman"/>
            <w:szCs w:val="24"/>
          </w:rPr>
          <w:t xml:space="preserve"> de </w:t>
        </w:r>
        <w:proofErr w:type="spellStart"/>
        <w:r w:rsidRPr="00567F5D">
          <w:rPr>
            <w:rFonts w:cs="Times New Roman"/>
            <w:szCs w:val="24"/>
          </w:rPr>
          <w:t>sklearn.model_selection</w:t>
        </w:r>
        <w:proofErr w:type="spellEnd"/>
        <w:r w:rsidRPr="00567F5D">
          <w:rPr>
            <w:rFonts w:cs="Times New Roman"/>
            <w:szCs w:val="24"/>
          </w:rPr>
          <w:t xml:space="preserve"> para dividir el conjunto de datos estandarizado </w:t>
        </w:r>
        <w:proofErr w:type="spellStart"/>
        <w:r w:rsidRPr="00567F5D">
          <w:rPr>
            <w:rFonts w:cs="Times New Roman"/>
            <w:szCs w:val="24"/>
          </w:rPr>
          <w:t>X_scaled</w:t>
        </w:r>
        <w:proofErr w:type="spellEnd"/>
        <w:r w:rsidRPr="00567F5D">
          <w:rPr>
            <w:rFonts w:cs="Times New Roman"/>
            <w:szCs w:val="24"/>
          </w:rPr>
          <w:t xml:space="preserve"> y la variable objetivo Y en conjuntos de entrenamiento y prueba. El argumento </w:t>
        </w:r>
        <w:proofErr w:type="spellStart"/>
        <w:r w:rsidRPr="00567F5D">
          <w:rPr>
            <w:rFonts w:cs="Times New Roman"/>
            <w:szCs w:val="24"/>
          </w:rPr>
          <w:t>test_size</w:t>
        </w:r>
        <w:proofErr w:type="spellEnd"/>
        <w:r w:rsidRPr="00567F5D">
          <w:rPr>
            <w:rFonts w:cs="Times New Roman"/>
            <w:szCs w:val="24"/>
          </w:rPr>
          <w:t xml:space="preserve">=0.20 indica que el 20% del conjunto de datos se reservará para la prueba. El argumento </w:t>
        </w:r>
        <w:proofErr w:type="spellStart"/>
        <w:r w:rsidRPr="00567F5D">
          <w:rPr>
            <w:rFonts w:cs="Times New Roman"/>
            <w:szCs w:val="24"/>
          </w:rPr>
          <w:t>random_state</w:t>
        </w:r>
        <w:proofErr w:type="spellEnd"/>
        <w:r w:rsidRPr="00567F5D">
          <w:rPr>
            <w:rFonts w:cs="Times New Roman"/>
            <w:szCs w:val="24"/>
          </w:rPr>
          <w:t xml:space="preserve">=42 se utiliza para establecer una semilla aleatoria y garantizar que la división de datos sea reproducible. </w:t>
        </w:r>
        <w:proofErr w:type="spellStart"/>
        <w:r w:rsidRPr="00567F5D">
          <w:rPr>
            <w:rFonts w:cs="Times New Roman"/>
            <w:szCs w:val="24"/>
          </w:rPr>
          <w:t>X_scaled</w:t>
        </w:r>
        <w:proofErr w:type="spellEnd"/>
        <w:r w:rsidRPr="00567F5D">
          <w:rPr>
            <w:rFonts w:cs="Times New Roman"/>
            <w:szCs w:val="24"/>
          </w:rPr>
          <w:t xml:space="preserve"> se divide en </w:t>
        </w:r>
        <w:proofErr w:type="spellStart"/>
        <w:r w:rsidRPr="00567F5D">
          <w:rPr>
            <w:rFonts w:cs="Times New Roman"/>
            <w:szCs w:val="24"/>
          </w:rPr>
          <w:t>X_train</w:t>
        </w:r>
        <w:proofErr w:type="spellEnd"/>
        <w:r w:rsidRPr="00567F5D">
          <w:rPr>
            <w:rFonts w:cs="Times New Roman"/>
            <w:szCs w:val="24"/>
          </w:rPr>
          <w:t xml:space="preserve"> (80%) y </w:t>
        </w:r>
        <w:proofErr w:type="spellStart"/>
        <w:r w:rsidRPr="00567F5D">
          <w:rPr>
            <w:rFonts w:cs="Times New Roman"/>
            <w:szCs w:val="24"/>
          </w:rPr>
          <w:t>X_test</w:t>
        </w:r>
        <w:proofErr w:type="spellEnd"/>
        <w:r w:rsidRPr="00567F5D">
          <w:rPr>
            <w:rFonts w:cs="Times New Roman"/>
            <w:szCs w:val="24"/>
          </w:rPr>
          <w:t xml:space="preserve"> (20%), y </w:t>
        </w:r>
        <w:proofErr w:type="spellStart"/>
        <w:r w:rsidRPr="00567F5D">
          <w:rPr>
            <w:rFonts w:cs="Times New Roman"/>
            <w:szCs w:val="24"/>
          </w:rPr>
          <w:t>Y</w:t>
        </w:r>
        <w:proofErr w:type="spellEnd"/>
        <w:r w:rsidRPr="00567F5D">
          <w:rPr>
            <w:rFonts w:cs="Times New Roman"/>
            <w:szCs w:val="24"/>
          </w:rPr>
          <w:t xml:space="preserve"> se divide en </w:t>
        </w:r>
        <w:proofErr w:type="spellStart"/>
        <w:r w:rsidRPr="00567F5D">
          <w:rPr>
            <w:rFonts w:cs="Times New Roman"/>
            <w:szCs w:val="24"/>
          </w:rPr>
          <w:t>Y_train</w:t>
        </w:r>
        <w:proofErr w:type="spellEnd"/>
        <w:r w:rsidRPr="00567F5D">
          <w:rPr>
            <w:rFonts w:cs="Times New Roman"/>
            <w:szCs w:val="24"/>
          </w:rPr>
          <w:t xml:space="preserve"> (80%) y </w:t>
        </w:r>
        <w:proofErr w:type="spellStart"/>
        <w:r w:rsidRPr="00567F5D">
          <w:rPr>
            <w:rFonts w:cs="Times New Roman"/>
            <w:szCs w:val="24"/>
          </w:rPr>
          <w:t>Y_test</w:t>
        </w:r>
        <w:proofErr w:type="spellEnd"/>
        <w:r w:rsidRPr="00567F5D">
          <w:rPr>
            <w:rFonts w:cs="Times New Roman"/>
            <w:szCs w:val="24"/>
          </w:rPr>
          <w:t xml:space="preserve"> (20%). Los conjuntos de entrenamiento se utilizarán para entrenar el modelo y los conjuntos de prueba se utilizarán para evaluar la precisión del modelo.</w:t>
        </w:r>
      </w:ins>
    </w:p>
    <w:p w14:paraId="557A131F" w14:textId="7CAB0476" w:rsidR="00EC2EEF" w:rsidRDefault="00EC2EEF" w:rsidP="00EE67FE">
      <w:pPr>
        <w:ind w:firstLine="708"/>
        <w:rPr>
          <w:ins w:id="5597" w:author="Camilo Andrés Díaz Gómez" w:date="2023-03-17T00:09:00Z"/>
          <w:rFonts w:cs="Times New Roman"/>
          <w:szCs w:val="24"/>
        </w:rPr>
      </w:pPr>
      <w:moveToRangeStart w:id="5598" w:author="JUAN ESTEBAN CONTRERAS DIAZ" w:date="2023-03-24T12:11:00Z" w:name="move130552298"/>
      <w:moveTo w:id="5599" w:author="JUAN ESTEBAN CONTRERAS DIAZ" w:date="2023-03-24T12:11:00Z">
        <w:r>
          <w:rPr>
            <w:noProof/>
          </w:rPr>
          <w:drawing>
            <wp:inline distT="0" distB="0" distL="0" distR="0" wp14:anchorId="47D70BD7" wp14:editId="383AA0E6">
              <wp:extent cx="5612130" cy="1198245"/>
              <wp:effectExtent l="0" t="0" r="7620" b="1905"/>
              <wp:docPr id="109" name="Imagen 10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10;&#10;Descripción generada automáticamente"/>
                      <pic:cNvPicPr/>
                    </pic:nvPicPr>
                    <pic:blipFill>
                      <a:blip r:embed="rId53"/>
                      <a:stretch>
                        <a:fillRect/>
                      </a:stretch>
                    </pic:blipFill>
                    <pic:spPr>
                      <a:xfrm>
                        <a:off x="0" y="0"/>
                        <a:ext cx="5612130" cy="1198245"/>
                      </a:xfrm>
                      <a:prstGeom prst="rect">
                        <a:avLst/>
                      </a:prstGeom>
                    </pic:spPr>
                  </pic:pic>
                </a:graphicData>
              </a:graphic>
            </wp:inline>
          </w:drawing>
        </w:r>
      </w:moveTo>
      <w:moveToRangeEnd w:id="5598"/>
    </w:p>
    <w:p w14:paraId="6851FC73" w14:textId="027E7FA4" w:rsidR="00567F5D" w:rsidDel="00EC2EEF" w:rsidRDefault="00567F5D" w:rsidP="00EE67FE">
      <w:pPr>
        <w:ind w:firstLine="708"/>
        <w:rPr>
          <w:ins w:id="5600" w:author="Camilo Andrés Díaz Gómez" w:date="2023-03-17T00:09:00Z"/>
          <w:del w:id="5601" w:author="JUAN ESTEBAN CONTRERAS DIAZ" w:date="2023-03-24T12:11:00Z"/>
          <w:rFonts w:cs="Times New Roman"/>
          <w:szCs w:val="24"/>
        </w:rPr>
      </w:pPr>
    </w:p>
    <w:p w14:paraId="3D681E54" w14:textId="49F35F0A" w:rsidR="00567F5D" w:rsidDel="00EC2EEF" w:rsidRDefault="00ED1460">
      <w:pPr>
        <w:ind w:firstLine="708"/>
        <w:jc w:val="center"/>
        <w:rPr>
          <w:ins w:id="5602" w:author="Camilo Andrés Díaz Gómez" w:date="2023-03-17T00:15:00Z"/>
          <w:del w:id="5603" w:author="JUAN ESTEBAN CONTRERAS DIAZ" w:date="2023-03-24T12:11:00Z"/>
          <w:rFonts w:cs="Times New Roman"/>
          <w:szCs w:val="24"/>
        </w:rPr>
        <w:pPrChange w:id="5604" w:author="Camilo Andrés Díaz Gómez" w:date="2023-03-20T11:46:00Z">
          <w:pPr>
            <w:ind w:firstLine="708"/>
          </w:pPr>
        </w:pPrChange>
      </w:pPr>
      <w:ins w:id="5605" w:author="Camilo Andrés Díaz Gómez" w:date="2023-03-17T00:17:00Z">
        <w:del w:id="5606" w:author="JUAN ESTEBAN CONTRERAS DIAZ" w:date="2023-03-24T12:11:00Z">
          <w:r w:rsidDel="00EC2EEF">
            <w:rPr>
              <w:noProof/>
            </w:rPr>
            <w:drawing>
              <wp:inline distT="0" distB="0" distL="0" distR="0" wp14:anchorId="767F7CA7" wp14:editId="43E6F660">
                <wp:extent cx="4743450" cy="1638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3450" cy="1638300"/>
                        </a:xfrm>
                        <a:prstGeom prst="rect">
                          <a:avLst/>
                        </a:prstGeom>
                      </pic:spPr>
                    </pic:pic>
                  </a:graphicData>
                </a:graphic>
              </wp:inline>
            </w:drawing>
          </w:r>
        </w:del>
      </w:ins>
    </w:p>
    <w:p w14:paraId="306C6870" w14:textId="6351D873" w:rsidR="00567F5D" w:rsidRDefault="00567F5D" w:rsidP="00EE67FE">
      <w:pPr>
        <w:ind w:firstLine="708"/>
        <w:rPr>
          <w:ins w:id="5607" w:author="Camilo Andrés Díaz Gómez" w:date="2023-03-17T00:15:00Z"/>
          <w:rFonts w:cs="Times New Roman"/>
          <w:szCs w:val="24"/>
        </w:rPr>
      </w:pPr>
    </w:p>
    <w:p w14:paraId="3F0138AC" w14:textId="77777777" w:rsidR="00567F5D" w:rsidRPr="00567F5D" w:rsidRDefault="00567F5D" w:rsidP="00EE67FE">
      <w:pPr>
        <w:ind w:firstLine="708"/>
        <w:rPr>
          <w:ins w:id="5608" w:author="Camilo Andrés Díaz Gómez" w:date="2023-03-17T00:15:00Z"/>
          <w:rFonts w:cs="Times New Roman"/>
          <w:szCs w:val="24"/>
        </w:rPr>
      </w:pPr>
      <w:ins w:id="5609" w:author="Camilo Andrés Díaz Gómez" w:date="2023-03-17T00:15:00Z">
        <w:r w:rsidRPr="00567F5D">
          <w:rPr>
            <w:rFonts w:cs="Times New Roman"/>
            <w:szCs w:val="24"/>
          </w:rPr>
          <w:t>Estas líneas de código están creando un modelo de regresión aleatoria (</w:t>
        </w:r>
        <w:proofErr w:type="spellStart"/>
        <w:r w:rsidRPr="00567F5D">
          <w:rPr>
            <w:rFonts w:cs="Times New Roman"/>
            <w:szCs w:val="24"/>
          </w:rPr>
          <w:t>Random</w:t>
        </w:r>
        <w:proofErr w:type="spellEnd"/>
        <w:r w:rsidRPr="00567F5D">
          <w:rPr>
            <w:rFonts w:cs="Times New Roman"/>
            <w:szCs w:val="24"/>
          </w:rPr>
          <w:t xml:space="preserve"> Forest </w:t>
        </w:r>
        <w:proofErr w:type="spellStart"/>
        <w:r w:rsidRPr="00567F5D">
          <w:rPr>
            <w:rFonts w:cs="Times New Roman"/>
            <w:szCs w:val="24"/>
          </w:rPr>
          <w:t>Regressor</w:t>
        </w:r>
        <w:proofErr w:type="spellEnd"/>
        <w:r w:rsidRPr="00567F5D">
          <w:rPr>
            <w:rFonts w:cs="Times New Roman"/>
            <w:szCs w:val="24"/>
          </w:rPr>
          <w:t>) y entrenándolo utilizando el conjunto de datos de entrenamiento (</w:t>
        </w:r>
        <w:proofErr w:type="spellStart"/>
        <w:r w:rsidRPr="00567F5D">
          <w:rPr>
            <w:rFonts w:cs="Times New Roman"/>
            <w:szCs w:val="24"/>
          </w:rPr>
          <w:t>X_train</w:t>
        </w:r>
        <w:proofErr w:type="spellEnd"/>
        <w:r w:rsidRPr="00567F5D">
          <w:rPr>
            <w:rFonts w:cs="Times New Roman"/>
            <w:szCs w:val="24"/>
          </w:rPr>
          <w:t xml:space="preserve"> y </w:t>
        </w:r>
        <w:proofErr w:type="spellStart"/>
        <w:r w:rsidRPr="00567F5D">
          <w:rPr>
            <w:rFonts w:cs="Times New Roman"/>
            <w:szCs w:val="24"/>
          </w:rPr>
          <w:t>Y_train</w:t>
        </w:r>
        <w:proofErr w:type="spellEnd"/>
        <w:r w:rsidRPr="00567F5D">
          <w:rPr>
            <w:rFonts w:cs="Times New Roman"/>
            <w:szCs w:val="24"/>
          </w:rPr>
          <w:t>).</w:t>
        </w:r>
      </w:ins>
    </w:p>
    <w:p w14:paraId="2CE7EAEA" w14:textId="77777777" w:rsidR="00567F5D" w:rsidRPr="00567F5D" w:rsidRDefault="00567F5D" w:rsidP="00EE67FE">
      <w:pPr>
        <w:ind w:firstLine="708"/>
        <w:rPr>
          <w:ins w:id="5610" w:author="Camilo Andrés Díaz Gómez" w:date="2023-03-17T00:15:00Z"/>
          <w:rFonts w:cs="Times New Roman"/>
          <w:szCs w:val="24"/>
        </w:rPr>
      </w:pPr>
    </w:p>
    <w:p w14:paraId="582BD0F9" w14:textId="77777777" w:rsidR="00567F5D" w:rsidRPr="00567F5D" w:rsidRDefault="00567F5D" w:rsidP="00EE67FE">
      <w:pPr>
        <w:ind w:firstLine="708"/>
        <w:rPr>
          <w:ins w:id="5611" w:author="Camilo Andrés Díaz Gómez" w:date="2023-03-17T00:15:00Z"/>
          <w:rFonts w:cs="Times New Roman"/>
          <w:szCs w:val="24"/>
        </w:rPr>
      </w:pPr>
      <w:ins w:id="5612" w:author="Camilo Andrés Díaz Gómez" w:date="2023-03-17T00:15:00Z">
        <w:r w:rsidRPr="00567F5D">
          <w:rPr>
            <w:rFonts w:cs="Times New Roman"/>
            <w:szCs w:val="24"/>
          </w:rPr>
          <w:t xml:space="preserve">En la primera línea, se crea un objeto de la clase </w:t>
        </w:r>
        <w:proofErr w:type="spellStart"/>
        <w:r w:rsidRPr="00567F5D">
          <w:rPr>
            <w:rFonts w:cs="Times New Roman"/>
            <w:szCs w:val="24"/>
          </w:rPr>
          <w:t>RandomForestRegressor</w:t>
        </w:r>
        <w:proofErr w:type="spellEnd"/>
        <w:r w:rsidRPr="00567F5D">
          <w:rPr>
            <w:rFonts w:cs="Times New Roman"/>
            <w:szCs w:val="24"/>
          </w:rPr>
          <w:t xml:space="preserve"> y se especifica el número de árboles de decisión que se utilizarán en el modelo (</w:t>
        </w:r>
        <w:proofErr w:type="spellStart"/>
        <w:r w:rsidRPr="00567F5D">
          <w:rPr>
            <w:rFonts w:cs="Times New Roman"/>
            <w:szCs w:val="24"/>
          </w:rPr>
          <w:t>n_estimators</w:t>
        </w:r>
        <w:proofErr w:type="spellEnd"/>
        <w:r w:rsidRPr="00567F5D">
          <w:rPr>
            <w:rFonts w:cs="Times New Roman"/>
            <w:szCs w:val="24"/>
          </w:rPr>
          <w:t>=100).</w:t>
        </w:r>
      </w:ins>
    </w:p>
    <w:p w14:paraId="23FCC29D" w14:textId="77777777" w:rsidR="00567F5D" w:rsidRPr="00567F5D" w:rsidRDefault="00567F5D" w:rsidP="00EE67FE">
      <w:pPr>
        <w:ind w:firstLine="708"/>
        <w:rPr>
          <w:ins w:id="5613" w:author="Camilo Andrés Díaz Gómez" w:date="2023-03-17T00:15:00Z"/>
          <w:rFonts w:cs="Times New Roman"/>
          <w:szCs w:val="24"/>
        </w:rPr>
      </w:pPr>
    </w:p>
    <w:p w14:paraId="55E9AE82" w14:textId="1B6DE3AE" w:rsidR="00567F5D" w:rsidRDefault="00567F5D" w:rsidP="00EE67FE">
      <w:pPr>
        <w:ind w:firstLine="708"/>
        <w:rPr>
          <w:ins w:id="5614" w:author="Camilo Andrés Díaz Gómez" w:date="2023-03-17T00:15:00Z"/>
          <w:rFonts w:cs="Times New Roman"/>
          <w:szCs w:val="24"/>
        </w:rPr>
      </w:pPr>
      <w:ins w:id="5615" w:author="Camilo Andrés Díaz Gómez" w:date="2023-03-17T00:15:00Z">
        <w:r w:rsidRPr="00567F5D">
          <w:rPr>
            <w:rFonts w:cs="Times New Roman"/>
            <w:szCs w:val="24"/>
          </w:rPr>
          <w:t>En la segunda línea, se entrena el modelo utilizando el método fit(), que ajusta el modelo a los datos de entrenamiento (</w:t>
        </w:r>
        <w:proofErr w:type="spellStart"/>
        <w:r w:rsidRPr="00567F5D">
          <w:rPr>
            <w:rFonts w:cs="Times New Roman"/>
            <w:szCs w:val="24"/>
          </w:rPr>
          <w:t>X_train</w:t>
        </w:r>
        <w:proofErr w:type="spellEnd"/>
        <w:r w:rsidRPr="00567F5D">
          <w:rPr>
            <w:rFonts w:cs="Times New Roman"/>
            <w:szCs w:val="24"/>
          </w:rPr>
          <w:t xml:space="preserve"> y </w:t>
        </w:r>
        <w:proofErr w:type="spellStart"/>
        <w:r w:rsidRPr="00567F5D">
          <w:rPr>
            <w:rFonts w:cs="Times New Roman"/>
            <w:szCs w:val="24"/>
          </w:rPr>
          <w:t>Y_train</w:t>
        </w:r>
        <w:proofErr w:type="spellEnd"/>
        <w:r w:rsidRPr="00567F5D">
          <w:rPr>
            <w:rFonts w:cs="Times New Roman"/>
            <w:szCs w:val="24"/>
          </w:rPr>
          <w:t>). Durante el entrenamiento, el modelo ajusta los parámetros de cada árbol de decisión para minimizar el error en la predicción de la variable objetivo (</w:t>
        </w:r>
        <w:proofErr w:type="spellStart"/>
        <w:r w:rsidRPr="00567F5D">
          <w:rPr>
            <w:rFonts w:cs="Times New Roman"/>
            <w:szCs w:val="24"/>
          </w:rPr>
          <w:t>Y_train</w:t>
        </w:r>
        <w:proofErr w:type="spellEnd"/>
        <w:r w:rsidRPr="00567F5D">
          <w:rPr>
            <w:rFonts w:cs="Times New Roman"/>
            <w:szCs w:val="24"/>
          </w:rPr>
          <w:t>) utilizando las características de entrada (</w:t>
        </w:r>
        <w:proofErr w:type="spellStart"/>
        <w:r w:rsidRPr="00567F5D">
          <w:rPr>
            <w:rFonts w:cs="Times New Roman"/>
            <w:szCs w:val="24"/>
          </w:rPr>
          <w:t>X_train</w:t>
        </w:r>
        <w:proofErr w:type="spellEnd"/>
        <w:r w:rsidRPr="00567F5D">
          <w:rPr>
            <w:rFonts w:cs="Times New Roman"/>
            <w:szCs w:val="24"/>
          </w:rPr>
          <w:t>).</w:t>
        </w:r>
      </w:ins>
    </w:p>
    <w:p w14:paraId="61C45C41" w14:textId="2870E046" w:rsidR="00567F5D" w:rsidRDefault="00567F5D" w:rsidP="00EE67FE">
      <w:pPr>
        <w:ind w:firstLine="708"/>
        <w:rPr>
          <w:ins w:id="5616" w:author="Camilo Andrés Díaz Gómez" w:date="2023-03-17T00:15:00Z"/>
          <w:rFonts w:cs="Times New Roman"/>
          <w:szCs w:val="24"/>
        </w:rPr>
      </w:pPr>
    </w:p>
    <w:p w14:paraId="191ED83F" w14:textId="7493DA5B" w:rsidR="00567F5D" w:rsidRDefault="00567F5D" w:rsidP="00EE67FE">
      <w:pPr>
        <w:ind w:firstLine="708"/>
        <w:rPr>
          <w:ins w:id="5617" w:author="JUAN ESTEBAN CONTRERAS DIAZ" w:date="2023-03-24T12:11:00Z"/>
          <w:rFonts w:cs="Times New Roman"/>
          <w:szCs w:val="24"/>
        </w:rPr>
      </w:pPr>
      <w:ins w:id="5618" w:author="Camilo Andrés Díaz Gómez" w:date="2023-03-17T00:16:00Z">
        <w:r w:rsidRPr="00567F5D">
          <w:rPr>
            <w:rFonts w:cs="Times New Roman"/>
            <w:szCs w:val="24"/>
          </w:rPr>
          <w:t xml:space="preserve">Finalmente, se realiza una predicción en el conjunto de prueba </w:t>
        </w:r>
        <w:proofErr w:type="spellStart"/>
        <w:r w:rsidRPr="00567F5D">
          <w:rPr>
            <w:rFonts w:cs="Times New Roman"/>
            <w:szCs w:val="24"/>
          </w:rPr>
          <w:t>X_test</w:t>
        </w:r>
        <w:proofErr w:type="spellEnd"/>
        <w:r w:rsidRPr="00567F5D">
          <w:rPr>
            <w:rFonts w:cs="Times New Roman"/>
            <w:szCs w:val="24"/>
          </w:rPr>
          <w:t xml:space="preserve"> utilizando el método </w:t>
        </w:r>
        <w:proofErr w:type="spellStart"/>
        <w:proofErr w:type="gramStart"/>
        <w:r w:rsidRPr="00567F5D">
          <w:rPr>
            <w:rFonts w:cs="Times New Roman"/>
            <w:szCs w:val="24"/>
          </w:rPr>
          <w:t>predict</w:t>
        </w:r>
        <w:proofErr w:type="spellEnd"/>
        <w:r w:rsidRPr="00567F5D">
          <w:rPr>
            <w:rFonts w:cs="Times New Roman"/>
            <w:szCs w:val="24"/>
          </w:rPr>
          <w:t>(</w:t>
        </w:r>
        <w:proofErr w:type="gramEnd"/>
        <w:r w:rsidRPr="00567F5D">
          <w:rPr>
            <w:rFonts w:cs="Times New Roman"/>
            <w:szCs w:val="24"/>
          </w:rPr>
          <w:t xml:space="preserve">) del objeto modelo y se guarda el resultado en </w:t>
        </w:r>
        <w:proofErr w:type="spellStart"/>
        <w:r w:rsidRPr="00567F5D">
          <w:rPr>
            <w:rFonts w:cs="Times New Roman"/>
            <w:szCs w:val="24"/>
          </w:rPr>
          <w:t>y_pred</w:t>
        </w:r>
        <w:proofErr w:type="spellEnd"/>
        <w:r w:rsidRPr="00567F5D">
          <w:rPr>
            <w:rFonts w:cs="Times New Roman"/>
            <w:szCs w:val="24"/>
          </w:rPr>
          <w:t>.</w:t>
        </w:r>
      </w:ins>
      <w:bookmarkEnd w:id="4553"/>
    </w:p>
    <w:p w14:paraId="672CC06E" w14:textId="26B7C622" w:rsidR="00EC2EEF" w:rsidRDefault="00EC2EEF" w:rsidP="00EE67FE">
      <w:pPr>
        <w:ind w:firstLine="708"/>
        <w:rPr>
          <w:ins w:id="5619" w:author="Camilo Andrés Díaz Gómez" w:date="2023-03-21T20:39:00Z"/>
          <w:rFonts w:cs="Times New Roman"/>
          <w:szCs w:val="24"/>
        </w:rPr>
      </w:pPr>
      <w:ins w:id="5620" w:author="JUAN ESTEBAN CONTRERAS DIAZ" w:date="2023-03-24T12:11:00Z">
        <w:r>
          <w:rPr>
            <w:noProof/>
          </w:rPr>
          <w:drawing>
            <wp:inline distT="0" distB="0" distL="0" distR="0" wp14:anchorId="7338DA7E" wp14:editId="6723134D">
              <wp:extent cx="4743450" cy="1638300"/>
              <wp:effectExtent l="0" t="0" r="0" b="0"/>
              <wp:docPr id="110" name="Imagen 1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Texto&#10;&#10;Descripción generada automáticamente"/>
                      <pic:cNvPicPr/>
                    </pic:nvPicPr>
                    <pic:blipFill>
                      <a:blip r:embed="rId54"/>
                      <a:stretch>
                        <a:fillRect/>
                      </a:stretch>
                    </pic:blipFill>
                    <pic:spPr>
                      <a:xfrm>
                        <a:off x="0" y="0"/>
                        <a:ext cx="4743450" cy="1638300"/>
                      </a:xfrm>
                      <a:prstGeom prst="rect">
                        <a:avLst/>
                      </a:prstGeom>
                    </pic:spPr>
                  </pic:pic>
                </a:graphicData>
              </a:graphic>
            </wp:inline>
          </w:drawing>
        </w:r>
      </w:ins>
    </w:p>
    <w:p w14:paraId="74E5497B" w14:textId="77777777" w:rsidR="00352D18" w:rsidRPr="00567F5D" w:rsidRDefault="00352D18" w:rsidP="00EE67FE">
      <w:pPr>
        <w:ind w:firstLine="708"/>
        <w:rPr>
          <w:ins w:id="5621" w:author="Camilo Andrés Díaz Gómez" w:date="2023-03-17T00:16:00Z"/>
          <w:rFonts w:cs="Times New Roman"/>
          <w:szCs w:val="24"/>
        </w:rPr>
      </w:pPr>
    </w:p>
    <w:p w14:paraId="53278079" w14:textId="366AA2D0" w:rsidR="00ED1460" w:rsidRPr="00E4143F" w:rsidRDefault="00ED1460">
      <w:pPr>
        <w:pStyle w:val="Ttulo5"/>
        <w:ind w:left="1416"/>
        <w:rPr>
          <w:ins w:id="5622" w:author="Camilo Andrés Díaz Gómez" w:date="2023-03-17T00:19:00Z"/>
          <w:rFonts w:ascii="Times New Roman" w:hAnsi="Times New Roman" w:cs="Times New Roman"/>
          <w:b/>
          <w:bCs/>
          <w:color w:val="auto"/>
          <w:rPrChange w:id="5623" w:author="Camilo Andrés Díaz Gómez" w:date="2023-03-21T20:51:00Z">
            <w:rPr>
              <w:ins w:id="5624" w:author="Camilo Andrés Díaz Gómez" w:date="2023-03-17T00:19:00Z"/>
            </w:rPr>
          </w:rPrChange>
        </w:rPr>
        <w:pPrChange w:id="5625" w:author="Camilo Andrés Díaz Gómez" w:date="2023-03-22T11:19:00Z">
          <w:pPr>
            <w:pStyle w:val="Ttulo4"/>
            <w:ind w:firstLine="708"/>
          </w:pPr>
        </w:pPrChange>
      </w:pPr>
      <w:ins w:id="5626" w:author="Camilo Andrés Díaz Gómez" w:date="2023-03-17T00:19:00Z">
        <w:r w:rsidRPr="00E4143F">
          <w:rPr>
            <w:rFonts w:ascii="Times New Roman" w:hAnsi="Times New Roman" w:cs="Times New Roman"/>
            <w:b/>
            <w:bCs/>
            <w:color w:val="auto"/>
            <w:rPrChange w:id="5627" w:author="Camilo Andrés Díaz Gómez" w:date="2023-03-21T20:51:00Z">
              <w:rPr/>
            </w:rPrChange>
          </w:rPr>
          <w:t>Red Neuronal</w:t>
        </w:r>
      </w:ins>
    </w:p>
    <w:p w14:paraId="01382010" w14:textId="251E2CB6" w:rsidR="00A251FC" w:rsidDel="00EC2EEF" w:rsidRDefault="00A251FC" w:rsidP="00EE67FE">
      <w:pPr>
        <w:rPr>
          <w:ins w:id="5628" w:author="Camilo Andrés Díaz Gómez" w:date="2023-03-17T21:19:00Z"/>
          <w:del w:id="5629" w:author="JUAN ESTEBAN CONTRERAS DIAZ" w:date="2023-03-24T12:11:00Z"/>
        </w:rPr>
      </w:pPr>
    </w:p>
    <w:p w14:paraId="6C751871" w14:textId="11A60315" w:rsidR="00ED1460" w:rsidDel="00EC2EEF" w:rsidRDefault="00A251FC">
      <w:pPr>
        <w:jc w:val="center"/>
        <w:rPr>
          <w:ins w:id="5630" w:author="Camilo Andrés Díaz Gómez" w:date="2023-03-17T21:19:00Z"/>
          <w:del w:id="5631" w:author="JUAN ESTEBAN CONTRERAS DIAZ" w:date="2023-03-24T12:11:00Z"/>
        </w:rPr>
        <w:pPrChange w:id="5632" w:author="Camilo Andrés Díaz Gómez" w:date="2023-03-20T11:46:00Z">
          <w:pPr/>
        </w:pPrChange>
      </w:pPr>
      <w:ins w:id="5633" w:author="Camilo Andrés Díaz Gómez" w:date="2023-03-17T21:18:00Z">
        <w:del w:id="5634" w:author="JUAN ESTEBAN CONTRERAS DIAZ" w:date="2023-03-24T12:11:00Z">
          <w:r w:rsidDel="00EC2EEF">
            <w:rPr>
              <w:noProof/>
            </w:rPr>
            <w:drawing>
              <wp:inline distT="0" distB="0" distL="0" distR="0" wp14:anchorId="68267588" wp14:editId="16D5ACA3">
                <wp:extent cx="6105525" cy="4531131"/>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2731" cy="4536478"/>
                        </a:xfrm>
                        <a:prstGeom prst="rect">
                          <a:avLst/>
                        </a:prstGeom>
                      </pic:spPr>
                    </pic:pic>
                  </a:graphicData>
                </a:graphic>
              </wp:inline>
            </w:drawing>
          </w:r>
        </w:del>
      </w:ins>
    </w:p>
    <w:p w14:paraId="0D0B4B27" w14:textId="14FC4E2D" w:rsidR="00A251FC" w:rsidRDefault="00A251FC" w:rsidP="00EE67FE">
      <w:pPr>
        <w:rPr>
          <w:ins w:id="5635" w:author="Camilo Andrés Díaz Gómez" w:date="2023-03-17T21:22:00Z"/>
        </w:rPr>
      </w:pPr>
    </w:p>
    <w:p w14:paraId="41F68D10" w14:textId="484886D9" w:rsidR="00A251FC" w:rsidRDefault="00A251FC">
      <w:pPr>
        <w:ind w:firstLine="708"/>
        <w:rPr>
          <w:ins w:id="5636" w:author="Camilo Andrés Díaz Gómez" w:date="2023-03-17T21:22:00Z"/>
        </w:rPr>
        <w:pPrChange w:id="5637" w:author="Camilo Andrés Díaz Gómez" w:date="2023-03-17T21:23:00Z">
          <w:pPr/>
        </w:pPrChange>
      </w:pPr>
      <w:ins w:id="5638" w:author="Camilo Andrés Díaz Gómez" w:date="2023-03-17T21:22:00Z">
        <w:r>
          <w:t xml:space="preserve">Estas líneas de código tienen como objetivo entrenar y evaluar un modelo de red neuronal para predecir la temperatura en función de la hora del día y la humedad. A </w:t>
        </w:r>
      </w:ins>
      <w:ins w:id="5639" w:author="Camilo Andrés Díaz Gómez" w:date="2023-03-17T21:23:00Z">
        <w:r>
          <w:t>continuación,</w:t>
        </w:r>
      </w:ins>
      <w:ins w:id="5640" w:author="Camilo Andrés Díaz Gómez" w:date="2023-03-17T21:22:00Z">
        <w:r>
          <w:t xml:space="preserve"> se detallan las acciones que se realizan en cada una de ellas:</w:t>
        </w:r>
      </w:ins>
    </w:p>
    <w:p w14:paraId="2A8E689E" w14:textId="77777777" w:rsidR="00A251FC" w:rsidRDefault="00A251FC" w:rsidP="00A251FC">
      <w:pPr>
        <w:rPr>
          <w:ins w:id="5641" w:author="Camilo Andrés Díaz Gómez" w:date="2023-03-17T21:22:00Z"/>
        </w:rPr>
      </w:pPr>
    </w:p>
    <w:p w14:paraId="34504C04" w14:textId="77777777" w:rsidR="00A251FC" w:rsidRDefault="00A251FC">
      <w:pPr>
        <w:ind w:firstLine="708"/>
        <w:rPr>
          <w:ins w:id="5642" w:author="Camilo Andrés Díaz Gómez" w:date="2023-03-17T21:22:00Z"/>
        </w:rPr>
        <w:pPrChange w:id="5643" w:author="Camilo Andrés Díaz Gómez" w:date="2023-03-17T21:23:00Z">
          <w:pPr/>
        </w:pPrChange>
      </w:pPr>
      <w:ins w:id="5644" w:author="Camilo Andrés Díaz Gómez" w:date="2023-03-17T21:22:00Z">
        <w:r>
          <w:t xml:space="preserve">X = </w:t>
        </w:r>
        <w:proofErr w:type="spellStart"/>
        <w:r>
          <w:t>dfAAnalisar</w:t>
        </w:r>
        <w:proofErr w:type="spellEnd"/>
        <w:r>
          <w:t xml:space="preserve">[['Hora', 'Humedad']] y </w:t>
        </w:r>
        <w:proofErr w:type="spellStart"/>
        <w:r>
          <w:t>y</w:t>
        </w:r>
        <w:proofErr w:type="spellEnd"/>
        <w:r>
          <w:t xml:space="preserve"> = </w:t>
        </w:r>
        <w:proofErr w:type="spellStart"/>
        <w:r>
          <w:t>dfAAnalisar</w:t>
        </w:r>
        <w:proofErr w:type="spellEnd"/>
        <w:r>
          <w:t xml:space="preserve">['Temperatura']: Se separan los datos de entrada (X) y la salida (y) del conjunto de datos </w:t>
        </w:r>
        <w:proofErr w:type="spellStart"/>
        <w:r>
          <w:t>dfAAnalisar</w:t>
        </w:r>
        <w:proofErr w:type="spellEnd"/>
        <w:r>
          <w:t xml:space="preserve">, donde X contiene las columnas "Hora" y "Humedad" y </w:t>
        </w:r>
        <w:proofErr w:type="spellStart"/>
        <w:r>
          <w:t>y</w:t>
        </w:r>
        <w:proofErr w:type="spellEnd"/>
        <w:r>
          <w:t xml:space="preserve"> contiene la columna "Temperatura".</w:t>
        </w:r>
      </w:ins>
    </w:p>
    <w:p w14:paraId="07810E66" w14:textId="77777777" w:rsidR="00A251FC" w:rsidRDefault="00A251FC" w:rsidP="00A251FC">
      <w:pPr>
        <w:rPr>
          <w:ins w:id="5645" w:author="Camilo Andrés Díaz Gómez" w:date="2023-03-17T21:22:00Z"/>
        </w:rPr>
      </w:pPr>
    </w:p>
    <w:p w14:paraId="7D120377" w14:textId="77777777" w:rsidR="00A251FC" w:rsidRDefault="00A251FC">
      <w:pPr>
        <w:ind w:firstLine="708"/>
        <w:rPr>
          <w:ins w:id="5646" w:author="Camilo Andrés Díaz Gómez" w:date="2023-03-17T21:22:00Z"/>
        </w:rPr>
        <w:pPrChange w:id="5647" w:author="Camilo Andrés Díaz Gómez" w:date="2023-03-17T21:23:00Z">
          <w:pPr/>
        </w:pPrChange>
      </w:pPr>
      <w:proofErr w:type="spellStart"/>
      <w:ins w:id="5648" w:author="Camilo Andrés Díaz Gómez" w:date="2023-03-17T21:22:00Z">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=0.3, </w:t>
        </w:r>
        <w:proofErr w:type="spellStart"/>
        <w:r>
          <w:t>random_state</w:t>
        </w:r>
        <w:proofErr w:type="spellEnd"/>
        <w:r>
          <w:t>=42): Se divide el conjunto de datos en conjuntos de entrenamiento (</w:t>
        </w:r>
        <w:proofErr w:type="spellStart"/>
        <w:r>
          <w:t>X_train</w:t>
        </w:r>
        <w:proofErr w:type="spellEnd"/>
        <w:r>
          <w:t xml:space="preserve"> y </w:t>
        </w:r>
        <w:proofErr w:type="spellStart"/>
        <w:r>
          <w:t>y_train</w:t>
        </w:r>
        <w:proofErr w:type="spellEnd"/>
        <w:r>
          <w:t>) y de prueba (</w:t>
        </w:r>
        <w:proofErr w:type="spellStart"/>
        <w:r>
          <w:t>X_test</w:t>
        </w:r>
        <w:proofErr w:type="spellEnd"/>
        <w:r>
          <w:t xml:space="preserve"> y </w:t>
        </w:r>
        <w:proofErr w:type="spellStart"/>
        <w:r>
          <w:t>y_test</w:t>
        </w:r>
        <w:proofErr w:type="spellEnd"/>
        <w:r>
          <w:t xml:space="preserve">) utilizando la función </w:t>
        </w:r>
        <w:proofErr w:type="spellStart"/>
        <w:r>
          <w:t>train_test_split</w:t>
        </w:r>
        <w:proofErr w:type="spellEnd"/>
        <w:r>
          <w:t xml:space="preserve"> de </w:t>
        </w:r>
        <w:proofErr w:type="spellStart"/>
        <w:r>
          <w:t>scikit-learn</w:t>
        </w:r>
        <w:proofErr w:type="spellEnd"/>
        <w:r>
          <w:t xml:space="preserve">. La variable </w:t>
        </w:r>
        <w:proofErr w:type="spellStart"/>
        <w:r>
          <w:t>test_size</w:t>
        </w:r>
        <w:proofErr w:type="spellEnd"/>
        <w:r>
          <w:t xml:space="preserve"> indica que el 30% de los datos se utilizarán para la prueba y </w:t>
        </w:r>
        <w:proofErr w:type="spellStart"/>
        <w:r>
          <w:t>random_state</w:t>
        </w:r>
        <w:proofErr w:type="spellEnd"/>
        <w:r>
          <w:t xml:space="preserve"> se utiliza para obtener los mismos resultados en cada ejecución del script.</w:t>
        </w:r>
      </w:ins>
    </w:p>
    <w:p w14:paraId="371BF713" w14:textId="77777777" w:rsidR="00A251FC" w:rsidRDefault="00A251FC" w:rsidP="00A251FC">
      <w:pPr>
        <w:rPr>
          <w:ins w:id="5649" w:author="Camilo Andrés Díaz Gómez" w:date="2023-03-17T21:22:00Z"/>
        </w:rPr>
      </w:pPr>
    </w:p>
    <w:p w14:paraId="46E25DB5" w14:textId="016877F5" w:rsidR="00A251FC" w:rsidRDefault="00A251FC">
      <w:pPr>
        <w:ind w:firstLine="708"/>
        <w:rPr>
          <w:ins w:id="5650" w:author="Camilo Andrés Díaz Gómez" w:date="2023-03-17T21:22:00Z"/>
        </w:rPr>
        <w:pPrChange w:id="5651" w:author="Camilo Andrés Díaz Gómez" w:date="2023-03-17T21:23:00Z">
          <w:pPr/>
        </w:pPrChange>
      </w:pPr>
      <w:proofErr w:type="spellStart"/>
      <w:ins w:id="5652" w:author="Camilo Andrés Díaz Gómez" w:date="2023-03-17T21:23:00Z">
        <w:r>
          <w:t>S</w:t>
        </w:r>
      </w:ins>
      <w:ins w:id="5653" w:author="Camilo Andrés Díaz Gómez" w:date="2023-03-17T21:22:00Z">
        <w:r>
          <w:t>caler</w:t>
        </w:r>
        <w:proofErr w:type="spellEnd"/>
        <w:r>
          <w:t xml:space="preserve"> = </w:t>
        </w:r>
        <w:proofErr w:type="spellStart"/>
        <w:r>
          <w:t>StandardScaler</w:t>
        </w:r>
        <w:proofErr w:type="spellEnd"/>
        <w:r>
          <w:t xml:space="preserve">(): Se crea un objeto de tipo </w:t>
        </w:r>
        <w:proofErr w:type="spellStart"/>
        <w:r>
          <w:t>StandardScaler</w:t>
        </w:r>
        <w:proofErr w:type="spellEnd"/>
        <w:r>
          <w:t>, que se utilizará para escalar los datos de entrada.</w:t>
        </w:r>
      </w:ins>
    </w:p>
    <w:p w14:paraId="7531BF5E" w14:textId="77777777" w:rsidR="00A251FC" w:rsidRDefault="00A251FC" w:rsidP="00A251FC">
      <w:pPr>
        <w:rPr>
          <w:ins w:id="5654" w:author="Camilo Andrés Díaz Gómez" w:date="2023-03-17T21:22:00Z"/>
        </w:rPr>
      </w:pPr>
    </w:p>
    <w:p w14:paraId="10877874" w14:textId="77777777" w:rsidR="00A251FC" w:rsidRDefault="00A251FC">
      <w:pPr>
        <w:ind w:firstLine="708"/>
        <w:rPr>
          <w:ins w:id="5655" w:author="Camilo Andrés Díaz Gómez" w:date="2023-03-17T21:22:00Z"/>
        </w:rPr>
        <w:pPrChange w:id="5656" w:author="Camilo Andrés Díaz Gómez" w:date="2023-03-17T21:23:00Z">
          <w:pPr/>
        </w:pPrChange>
      </w:pPr>
      <w:proofErr w:type="spellStart"/>
      <w:ins w:id="5657" w:author="Camilo Andrés Díaz Gómez" w:date="2023-03-17T21:22:00Z">
        <w:r>
          <w:t>X_train</w:t>
        </w:r>
        <w:proofErr w:type="spellEnd"/>
        <w:r>
          <w:t xml:space="preserve"> = </w:t>
        </w:r>
        <w:proofErr w:type="spellStart"/>
        <w:r>
          <w:t>scaler.fit_transform</w:t>
        </w:r>
        <w:proofErr w:type="spellEnd"/>
        <w:r>
          <w:t>(</w:t>
        </w:r>
        <w:proofErr w:type="spellStart"/>
        <w:r>
          <w:t>X_train</w:t>
        </w:r>
        <w:proofErr w:type="spellEnd"/>
        <w:r>
          <w:t xml:space="preserve">) y </w:t>
        </w:r>
        <w:proofErr w:type="spellStart"/>
        <w:r>
          <w:t>X_test</w:t>
        </w:r>
        <w:proofErr w:type="spellEnd"/>
        <w:r>
          <w:t xml:space="preserve"> = </w:t>
        </w:r>
        <w:proofErr w:type="spellStart"/>
        <w:r>
          <w:t>scaler.transform</w:t>
        </w:r>
        <w:proofErr w:type="spellEnd"/>
        <w:r>
          <w:t>(</w:t>
        </w:r>
        <w:proofErr w:type="spellStart"/>
        <w:r>
          <w:t>X_test</w:t>
        </w:r>
        <w:proofErr w:type="spellEnd"/>
        <w:r>
          <w:t xml:space="preserve">): Los datos de entrada se escalan utilizando el objeto </w:t>
        </w:r>
        <w:proofErr w:type="spellStart"/>
        <w:r>
          <w:t>scaler</w:t>
        </w:r>
        <w:proofErr w:type="spellEnd"/>
        <w:r>
          <w:t xml:space="preserve"> creado anteriormente.</w:t>
        </w:r>
      </w:ins>
    </w:p>
    <w:p w14:paraId="3824C4FF" w14:textId="77777777" w:rsidR="00A251FC" w:rsidRDefault="00A251FC" w:rsidP="00A251FC">
      <w:pPr>
        <w:rPr>
          <w:ins w:id="5658" w:author="Camilo Andrés Díaz Gómez" w:date="2023-03-17T21:22:00Z"/>
        </w:rPr>
      </w:pPr>
    </w:p>
    <w:p w14:paraId="75A62FB8" w14:textId="24ECF795" w:rsidR="00A251FC" w:rsidRDefault="00A251FC">
      <w:pPr>
        <w:ind w:firstLine="708"/>
        <w:rPr>
          <w:ins w:id="5659" w:author="Camilo Andrés Díaz Gómez" w:date="2023-03-17T21:22:00Z"/>
        </w:rPr>
        <w:pPrChange w:id="5660" w:author="Camilo Andrés Díaz Gómez" w:date="2023-03-17T21:23:00Z">
          <w:pPr/>
        </w:pPrChange>
      </w:pPr>
      <w:ins w:id="5661" w:author="Camilo Andrés Díaz Gómez" w:date="2023-03-17T21:23:00Z">
        <w:r>
          <w:t>B</w:t>
        </w:r>
      </w:ins>
      <w:ins w:id="5662" w:author="Camilo Andrés Díaz Gómez" w:date="2023-03-17T21:22:00Z">
        <w:r>
          <w:t>est_r2_score = 0: Se inicializa la variable best_r2_score con un valor de cero, que se utilizará para almacenar el mejor valor de R cuadrado (r2) obtenido durante el entrenamiento del modelo.</w:t>
        </w:r>
      </w:ins>
    </w:p>
    <w:p w14:paraId="038191D2" w14:textId="77777777" w:rsidR="00A251FC" w:rsidRDefault="00A251FC" w:rsidP="00A251FC">
      <w:pPr>
        <w:rPr>
          <w:ins w:id="5663" w:author="Camilo Andrés Díaz Gómez" w:date="2023-03-17T21:22:00Z"/>
        </w:rPr>
      </w:pPr>
    </w:p>
    <w:p w14:paraId="1CC3CF07" w14:textId="2C60E64E" w:rsidR="00A251FC" w:rsidRDefault="00A251FC">
      <w:pPr>
        <w:ind w:firstLine="708"/>
        <w:rPr>
          <w:ins w:id="5664" w:author="Camilo Andrés Díaz Gómez" w:date="2023-03-17T21:22:00Z"/>
        </w:rPr>
        <w:pPrChange w:id="5665" w:author="Camilo Andrés Díaz Gómez" w:date="2023-03-17T21:23:00Z">
          <w:pPr/>
        </w:pPrChange>
      </w:pPr>
      <w:proofErr w:type="spellStart"/>
      <w:ins w:id="5666" w:author="Camilo Andrés Díaz Gómez" w:date="2023-03-17T21:23:00Z">
        <w:r>
          <w:t>Fo</w:t>
        </w:r>
      </w:ins>
      <w:ins w:id="5667" w:author="Camilo Andrés Díaz Gómez" w:date="2023-03-17T21:22:00Z">
        <w:r>
          <w:t>r</w:t>
        </w:r>
        <w:proofErr w:type="spellEnd"/>
        <w:r>
          <w:t xml:space="preserve"> </w:t>
        </w:r>
        <w:proofErr w:type="spellStart"/>
        <w:r>
          <w:t>hidden_layer_sizes</w:t>
        </w:r>
        <w:proofErr w:type="spellEnd"/>
        <w:r>
          <w:t xml:space="preserve"> in [(100,), (50, 50), (25, 25, 25)]:: Se inicia un bucle for que recorre diferentes configuraciones de capas ocultas en la red neuronal. En este caso se prueban 3 configuraciones diferentes, cada una con una cantidad diferente de capas ocultas.</w:t>
        </w:r>
      </w:ins>
    </w:p>
    <w:p w14:paraId="1EE9F9B1" w14:textId="77777777" w:rsidR="00A251FC" w:rsidRDefault="00A251FC" w:rsidP="00A251FC">
      <w:pPr>
        <w:rPr>
          <w:ins w:id="5668" w:author="Camilo Andrés Díaz Gómez" w:date="2023-03-17T21:22:00Z"/>
        </w:rPr>
      </w:pPr>
    </w:p>
    <w:p w14:paraId="111CACFB" w14:textId="3DA86850" w:rsidR="00A251FC" w:rsidRDefault="00A251FC">
      <w:pPr>
        <w:ind w:firstLine="708"/>
        <w:rPr>
          <w:ins w:id="5669" w:author="Camilo Andrés Díaz Gómez" w:date="2023-03-17T21:22:00Z"/>
        </w:rPr>
        <w:pPrChange w:id="5670" w:author="Camilo Andrés Díaz Gómez" w:date="2023-03-17T21:23:00Z">
          <w:pPr/>
        </w:pPrChange>
      </w:pPr>
      <w:proofErr w:type="spellStart"/>
      <w:ins w:id="5671" w:author="Camilo Andrés Díaz Gómez" w:date="2023-03-17T21:23:00Z">
        <w:r>
          <w:t>F</w:t>
        </w:r>
      </w:ins>
      <w:ins w:id="5672" w:author="Camilo Andrés Díaz Gómez" w:date="2023-03-17T21:22:00Z">
        <w:r>
          <w:t>or</w:t>
        </w:r>
        <w:proofErr w:type="spellEnd"/>
        <w:r>
          <w:t xml:space="preserve"> </w:t>
        </w:r>
        <w:proofErr w:type="spellStart"/>
        <w:r>
          <w:t>alpha</w:t>
        </w:r>
        <w:proofErr w:type="spellEnd"/>
        <w:r>
          <w:t xml:space="preserve"> in [0.001, 0.01, 0.1]:: Se inicia otro bucle for que recorre diferentes valores de </w:t>
        </w:r>
        <w:proofErr w:type="spellStart"/>
        <w:r>
          <w:t>alpha</w:t>
        </w:r>
        <w:proofErr w:type="spellEnd"/>
        <w:r>
          <w:t>, que se utiliza como un parámetro de regularización para evitar el sobreajuste del modelo.</w:t>
        </w:r>
      </w:ins>
    </w:p>
    <w:p w14:paraId="1424DD12" w14:textId="77777777" w:rsidR="00A251FC" w:rsidRDefault="00A251FC" w:rsidP="00A251FC">
      <w:pPr>
        <w:rPr>
          <w:ins w:id="5673" w:author="Camilo Andrés Díaz Gómez" w:date="2023-03-17T21:22:00Z"/>
        </w:rPr>
      </w:pPr>
    </w:p>
    <w:p w14:paraId="6541C4BE" w14:textId="287FDB02" w:rsidR="00A251FC" w:rsidRDefault="00A251FC">
      <w:pPr>
        <w:ind w:firstLine="708"/>
        <w:rPr>
          <w:ins w:id="5674" w:author="Camilo Andrés Díaz Gómez" w:date="2023-03-17T21:22:00Z"/>
        </w:rPr>
        <w:pPrChange w:id="5675" w:author="Camilo Andrés Díaz Gómez" w:date="2023-03-17T21:23:00Z">
          <w:pPr/>
        </w:pPrChange>
      </w:pPr>
      <w:proofErr w:type="spellStart"/>
      <w:ins w:id="5676" w:author="Camilo Andrés Díaz Gómez" w:date="2023-03-17T21:23:00Z">
        <w:r>
          <w:t>F</w:t>
        </w:r>
      </w:ins>
      <w:ins w:id="5677" w:author="Camilo Andrés Díaz Gómez" w:date="2023-03-17T21:22:00Z">
        <w:r>
          <w:t>or</w:t>
        </w:r>
        <w:proofErr w:type="spellEnd"/>
        <w:r>
          <w:t xml:space="preserve"> </w:t>
        </w:r>
        <w:proofErr w:type="spellStart"/>
        <w:r>
          <w:t>learning_rate_init</w:t>
        </w:r>
        <w:proofErr w:type="spellEnd"/>
        <w:r>
          <w:t xml:space="preserve"> in [0.001, 0.01, 0.1]:: Se inicia otro bucle for que recorre diferentes valores de </w:t>
        </w:r>
        <w:proofErr w:type="spellStart"/>
        <w:r>
          <w:t>learning_rate_init</w:t>
        </w:r>
        <w:proofErr w:type="spellEnd"/>
        <w:r>
          <w:t>, que se utiliza para ajustar la tasa de aprendizaje de la red neuronal.</w:t>
        </w:r>
      </w:ins>
    </w:p>
    <w:p w14:paraId="2725989F" w14:textId="77777777" w:rsidR="00A251FC" w:rsidRDefault="00A251FC" w:rsidP="00A251FC">
      <w:pPr>
        <w:rPr>
          <w:ins w:id="5678" w:author="Camilo Andrés Díaz Gómez" w:date="2023-03-17T21:22:00Z"/>
        </w:rPr>
      </w:pPr>
    </w:p>
    <w:p w14:paraId="685CDF4E" w14:textId="5742288B" w:rsidR="00A251FC" w:rsidRDefault="00A251FC">
      <w:pPr>
        <w:ind w:left="708"/>
        <w:rPr>
          <w:ins w:id="5679" w:author="Camilo Andrés Díaz Gómez" w:date="2023-03-17T21:22:00Z"/>
        </w:rPr>
        <w:pPrChange w:id="5680" w:author="Camilo Andrés Díaz Gómez" w:date="2023-03-17T21:23:00Z">
          <w:pPr/>
        </w:pPrChange>
      </w:pPr>
      <w:proofErr w:type="spellStart"/>
      <w:ins w:id="5681" w:author="Camilo Andrés Díaz Gómez" w:date="2023-03-17T21:23:00Z">
        <w:r>
          <w:t>M</w:t>
        </w:r>
      </w:ins>
      <w:ins w:id="5682" w:author="Camilo Andrés Díaz Gómez" w:date="2023-03-17T21:22:00Z">
        <w:r>
          <w:t>odel</w:t>
        </w:r>
        <w:proofErr w:type="spellEnd"/>
        <w:r>
          <w:t xml:space="preserve"> = </w:t>
        </w:r>
        <w:proofErr w:type="spellStart"/>
        <w:r>
          <w:t>MLPRegressor</w:t>
        </w:r>
        <w:proofErr w:type="spellEnd"/>
        <w:r>
          <w:t>(</w:t>
        </w:r>
        <w:proofErr w:type="spellStart"/>
        <w:r>
          <w:t>hidden_layer_sizes</w:t>
        </w:r>
        <w:proofErr w:type="spellEnd"/>
        <w:r>
          <w:t>=</w:t>
        </w:r>
        <w:proofErr w:type="spellStart"/>
        <w:r>
          <w:t>hidden_layer_sizes</w:t>
        </w:r>
        <w:proofErr w:type="spellEnd"/>
        <w:r>
          <w:t xml:space="preserve">, </w:t>
        </w:r>
        <w:proofErr w:type="spellStart"/>
        <w:r>
          <w:t>alpha</w:t>
        </w:r>
        <w:proofErr w:type="spellEnd"/>
        <w:r>
          <w:t>=</w:t>
        </w:r>
        <w:proofErr w:type="spellStart"/>
        <w:r>
          <w:t>alpha</w:t>
        </w:r>
        <w:proofErr w:type="spellEnd"/>
        <w:r>
          <w:t xml:space="preserve">, </w:t>
        </w:r>
        <w:proofErr w:type="spellStart"/>
        <w:r>
          <w:t>learning_rate_init</w:t>
        </w:r>
        <w:proofErr w:type="spellEnd"/>
        <w:r>
          <w:t>=</w:t>
        </w:r>
        <w:proofErr w:type="spellStart"/>
        <w:r>
          <w:t>learning_rate_init</w:t>
        </w:r>
        <w:proofErr w:type="spellEnd"/>
        <w:r>
          <w:t xml:space="preserve">, </w:t>
        </w:r>
        <w:proofErr w:type="spellStart"/>
        <w:r>
          <w:t>random_state</w:t>
        </w:r>
        <w:proofErr w:type="spellEnd"/>
        <w:r>
          <w:t xml:space="preserve">=42): Se crea un objeto de tipo </w:t>
        </w:r>
        <w:proofErr w:type="spellStart"/>
        <w:r>
          <w:t>MLPRegressor</w:t>
        </w:r>
        <w:proofErr w:type="spellEnd"/>
        <w:r>
          <w:t xml:space="preserve"> (regresor de red neuronal multicapa) con los parámetros especificados en los bucles anteriores.</w:t>
        </w:r>
      </w:ins>
    </w:p>
    <w:p w14:paraId="4DEFA17B" w14:textId="77777777" w:rsidR="00A251FC" w:rsidRDefault="00A251FC" w:rsidP="00A251FC">
      <w:pPr>
        <w:rPr>
          <w:ins w:id="5683" w:author="Camilo Andrés Díaz Gómez" w:date="2023-03-17T21:22:00Z"/>
        </w:rPr>
      </w:pPr>
    </w:p>
    <w:p w14:paraId="7D12C5F8" w14:textId="3496B42E" w:rsidR="00A251FC" w:rsidRDefault="00A251FC">
      <w:pPr>
        <w:ind w:firstLine="708"/>
        <w:rPr>
          <w:ins w:id="5684" w:author="Camilo Andrés Díaz Gómez" w:date="2023-03-17T21:22:00Z"/>
        </w:rPr>
        <w:pPrChange w:id="5685" w:author="Camilo Andrés Díaz Gómez" w:date="2023-03-17T21:23:00Z">
          <w:pPr/>
        </w:pPrChange>
      </w:pPr>
      <w:proofErr w:type="spellStart"/>
      <w:ins w:id="5686" w:author="Camilo Andrés Díaz Gómez" w:date="2023-03-17T21:23:00Z">
        <w:r>
          <w:t>M</w:t>
        </w:r>
      </w:ins>
      <w:ins w:id="5687" w:author="Camilo Andrés Díaz Gómez" w:date="2023-03-17T21:22:00Z">
        <w:r>
          <w:t>odel.fit</w:t>
        </w:r>
        <w:proofErr w:type="spellEnd"/>
        <w:r>
          <w:t>(</w:t>
        </w:r>
        <w:proofErr w:type="spellStart"/>
        <w:r>
          <w:t>X_train</w:t>
        </w:r>
        <w:proofErr w:type="spellEnd"/>
        <w:r>
          <w:t xml:space="preserve">, </w:t>
        </w:r>
        <w:proofErr w:type="spellStart"/>
        <w:r>
          <w:t>y_train</w:t>
        </w:r>
        <w:proofErr w:type="spellEnd"/>
        <w:r>
          <w:t>): Se entrena el modelo utilizando los datos de entrenamiento.</w:t>
        </w:r>
      </w:ins>
    </w:p>
    <w:p w14:paraId="5441B693" w14:textId="77777777" w:rsidR="00A251FC" w:rsidRDefault="00A251FC" w:rsidP="00A251FC">
      <w:pPr>
        <w:rPr>
          <w:ins w:id="5688" w:author="Camilo Andrés Díaz Gómez" w:date="2023-03-17T21:22:00Z"/>
        </w:rPr>
      </w:pPr>
    </w:p>
    <w:p w14:paraId="4A61B38D" w14:textId="6CFD92C2" w:rsidR="00352D18" w:rsidRDefault="00A251FC" w:rsidP="00352D18">
      <w:pPr>
        <w:ind w:firstLine="708"/>
        <w:rPr>
          <w:ins w:id="5689" w:author="JUAN ESTEBAN CONTRERAS DIAZ" w:date="2023-03-24T12:11:00Z"/>
        </w:rPr>
      </w:pPr>
      <w:proofErr w:type="spellStart"/>
      <w:ins w:id="5690" w:author="Camilo Andrés Díaz Gómez" w:date="2023-03-17T21:23:00Z">
        <w:r>
          <w:t>Y</w:t>
        </w:r>
      </w:ins>
      <w:ins w:id="5691" w:author="Camilo Andrés Díaz Gómez" w:date="2023-03-17T21:22:00Z">
        <w:r>
          <w:t>_pred</w:t>
        </w:r>
        <w:proofErr w:type="spellEnd"/>
        <w:r>
          <w:t xml:space="preserve"> = </w:t>
        </w:r>
        <w:proofErr w:type="spellStart"/>
        <w:proofErr w:type="gramStart"/>
        <w:r>
          <w:t>model.predict</w:t>
        </w:r>
        <w:proofErr w:type="spellEnd"/>
        <w:proofErr w:type="gramEnd"/>
        <w:r>
          <w:t>(</w:t>
        </w:r>
        <w:proofErr w:type="spellStart"/>
        <w:r>
          <w:t>X_test</w:t>
        </w:r>
        <w:proofErr w:type="spellEnd"/>
        <w:r>
          <w:t>) y r2 = r2_score(</w:t>
        </w:r>
        <w:proofErr w:type="spellStart"/>
        <w:r>
          <w:t>y_test</w:t>
        </w:r>
        <w:proofErr w:type="spellEnd"/>
        <w:r>
          <w:t xml:space="preserve">, </w:t>
        </w:r>
        <w:proofErr w:type="spellStart"/>
        <w:r>
          <w:t>y_pred</w:t>
        </w:r>
        <w:proofErr w:type="spellEnd"/>
        <w:r>
          <w:t>): Se utilizan los datos de prueba para evaluar el modelo y se calcula el valor de R cuadrado (r2) para medir su desempeño.</w:t>
        </w:r>
      </w:ins>
    </w:p>
    <w:p w14:paraId="56F42020" w14:textId="5CF4FA5D" w:rsidR="00EC2EEF" w:rsidRDefault="00EC2EEF" w:rsidP="00352D18">
      <w:pPr>
        <w:ind w:firstLine="708"/>
        <w:rPr>
          <w:ins w:id="5692" w:author="Camilo Andrés Díaz Gómez" w:date="2023-03-21T20:40:00Z"/>
        </w:rPr>
      </w:pPr>
      <w:ins w:id="5693" w:author="JUAN ESTEBAN CONTRERAS DIAZ" w:date="2023-03-24T12:11:00Z">
        <w:r>
          <w:rPr>
            <w:noProof/>
          </w:rPr>
          <w:drawing>
            <wp:inline distT="0" distB="0" distL="0" distR="0" wp14:anchorId="3D35B45A" wp14:editId="17DA1B99">
              <wp:extent cx="5612130" cy="4164592"/>
              <wp:effectExtent l="0" t="0" r="7620" b="762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exto&#10;&#10;Descripción generada automáticamente"/>
                      <pic:cNvPicPr/>
                    </pic:nvPicPr>
                    <pic:blipFill>
                      <a:blip r:embed="rId55"/>
                      <a:stretch>
                        <a:fillRect/>
                      </a:stretch>
                    </pic:blipFill>
                    <pic:spPr>
                      <a:xfrm>
                        <a:off x="0" y="0"/>
                        <a:ext cx="5612130" cy="4164592"/>
                      </a:xfrm>
                      <a:prstGeom prst="rect">
                        <a:avLst/>
                      </a:prstGeom>
                    </pic:spPr>
                  </pic:pic>
                </a:graphicData>
              </a:graphic>
            </wp:inline>
          </w:drawing>
        </w:r>
      </w:ins>
    </w:p>
    <w:p w14:paraId="37D10608" w14:textId="77777777" w:rsidR="00352D18" w:rsidRPr="00352D18" w:rsidRDefault="00352D18">
      <w:pPr>
        <w:ind w:firstLine="708"/>
        <w:rPr>
          <w:ins w:id="5694" w:author="Camilo Andrés Díaz Gómez" w:date="2023-03-21T20:40:00Z"/>
          <w:rPrChange w:id="5695" w:author="Camilo Andrés Díaz Gómez" w:date="2023-03-21T20:40:00Z">
            <w:rPr>
              <w:ins w:id="5696" w:author="Camilo Andrés Díaz Gómez" w:date="2023-03-21T20:40:00Z"/>
              <w:rFonts w:ascii="Times New Roman" w:hAnsi="Times New Roman" w:cs="Times New Roman"/>
              <w:b/>
              <w:bCs/>
              <w:color w:val="auto"/>
            </w:rPr>
          </w:rPrChange>
        </w:rPr>
        <w:pPrChange w:id="5697" w:author="Camilo Andrés Díaz Gómez" w:date="2023-03-21T20:40:00Z">
          <w:pPr>
            <w:pStyle w:val="Ttulo3"/>
          </w:pPr>
        </w:pPrChange>
      </w:pPr>
    </w:p>
    <w:p w14:paraId="5598CF61" w14:textId="7C2C4BB7" w:rsidR="00247E6E" w:rsidRPr="00E4143F" w:rsidRDefault="00247E6E">
      <w:pPr>
        <w:pStyle w:val="Ttulo4"/>
        <w:ind w:left="708"/>
        <w:rPr>
          <w:ins w:id="5698" w:author="Camilo Andrés Díaz Gómez" w:date="2023-03-17T23:55:00Z"/>
          <w:rFonts w:ascii="Times New Roman" w:hAnsi="Times New Roman" w:cs="Times New Roman"/>
          <w:b/>
          <w:bCs/>
          <w:color w:val="auto"/>
          <w:rPrChange w:id="5699" w:author="Camilo Andrés Díaz Gómez" w:date="2023-03-21T20:51:00Z">
            <w:rPr>
              <w:ins w:id="5700" w:author="Camilo Andrés Díaz Gómez" w:date="2023-03-17T23:55:00Z"/>
            </w:rPr>
          </w:rPrChange>
        </w:rPr>
        <w:pPrChange w:id="5701" w:author="Camilo Andrés Díaz Gómez" w:date="2023-03-21T20:52:00Z">
          <w:pPr>
            <w:pStyle w:val="Ttulo3"/>
          </w:pPr>
        </w:pPrChange>
      </w:pPr>
      <w:ins w:id="5702" w:author="Camilo Andrés Díaz Gómez" w:date="2023-03-17T23:55:00Z">
        <w:r w:rsidRPr="00E4143F">
          <w:rPr>
            <w:rFonts w:ascii="Times New Roman" w:hAnsi="Times New Roman" w:cs="Times New Roman"/>
            <w:b/>
            <w:bCs/>
            <w:color w:val="auto"/>
            <w:rPrChange w:id="5703" w:author="Camilo Andrés Díaz Gómez" w:date="2023-03-21T20:51:00Z">
              <w:rPr/>
            </w:rPrChange>
          </w:rPr>
          <w:t>Pruebas</w:t>
        </w:r>
      </w:ins>
    </w:p>
    <w:p w14:paraId="1C773CFA" w14:textId="628CEC35" w:rsidR="00247E6E" w:rsidRPr="00247E6E" w:rsidDel="00EC2EEF" w:rsidRDefault="00247E6E" w:rsidP="00247E6E">
      <w:pPr>
        <w:rPr>
          <w:ins w:id="5704" w:author="Camilo Andrés Díaz Gómez" w:date="2023-03-17T21:22:00Z"/>
          <w:del w:id="5705" w:author="JUAN ESTEBAN CONTRERAS DIAZ" w:date="2023-03-24T12:11:00Z"/>
        </w:rPr>
      </w:pPr>
    </w:p>
    <w:p w14:paraId="4F5AAFB1" w14:textId="534E9375" w:rsidR="00567F5D" w:rsidDel="00EC2EEF" w:rsidRDefault="000F282E">
      <w:pPr>
        <w:ind w:firstLine="708"/>
        <w:jc w:val="center"/>
        <w:rPr>
          <w:ins w:id="5706" w:author="Camilo Andrés Díaz Gómez" w:date="2023-03-17T21:36:00Z"/>
          <w:del w:id="5707" w:author="JUAN ESTEBAN CONTRERAS DIAZ" w:date="2023-03-24T12:11:00Z"/>
        </w:rPr>
        <w:pPrChange w:id="5708" w:author="Camilo Andrés Díaz Gómez" w:date="2023-03-20T11:47:00Z">
          <w:pPr>
            <w:ind w:firstLine="708"/>
          </w:pPr>
        </w:pPrChange>
      </w:pPr>
      <w:ins w:id="5709" w:author="Camilo Andrés Díaz Gómez" w:date="2023-03-17T21:36:00Z">
        <w:del w:id="5710" w:author="JUAN ESTEBAN CONTRERAS DIAZ" w:date="2023-03-24T12:11:00Z">
          <w:r w:rsidDel="00EC2EEF">
            <w:rPr>
              <w:noProof/>
            </w:rPr>
            <w:drawing>
              <wp:inline distT="0" distB="0" distL="0" distR="0" wp14:anchorId="0DC20EA2" wp14:editId="2166912E">
                <wp:extent cx="6046217" cy="1857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56"/>
                        <a:stretch>
                          <a:fillRect/>
                        </a:stretch>
                      </pic:blipFill>
                      <pic:spPr>
                        <a:xfrm>
                          <a:off x="0" y="0"/>
                          <a:ext cx="6048593" cy="1858105"/>
                        </a:xfrm>
                        <a:prstGeom prst="rect">
                          <a:avLst/>
                        </a:prstGeom>
                      </pic:spPr>
                    </pic:pic>
                  </a:graphicData>
                </a:graphic>
              </wp:inline>
            </w:drawing>
          </w:r>
        </w:del>
      </w:ins>
    </w:p>
    <w:p w14:paraId="1E1D3DE7" w14:textId="207382DE" w:rsidR="000F282E" w:rsidRDefault="000F282E" w:rsidP="00EE67FE">
      <w:pPr>
        <w:ind w:firstLine="708"/>
        <w:rPr>
          <w:ins w:id="5711" w:author="Camilo Andrés Díaz Gómez" w:date="2023-03-17T21:36:00Z"/>
        </w:rPr>
      </w:pPr>
    </w:p>
    <w:p w14:paraId="36C0FC68" w14:textId="1389158A" w:rsidR="000F282E" w:rsidRDefault="000F282E" w:rsidP="000F282E">
      <w:pPr>
        <w:ind w:firstLine="708"/>
        <w:rPr>
          <w:ins w:id="5712" w:author="Camilo Andrés Díaz Gómez" w:date="2023-03-17T21:37:00Z"/>
        </w:rPr>
      </w:pPr>
      <w:ins w:id="5713" w:author="Camilo Andrés Díaz Gómez" w:date="2023-03-17T21:37:00Z">
        <w:r>
          <w:t xml:space="preserve">Estas líneas de código tienen como objetivo analizar el desempeño de </w:t>
        </w:r>
      </w:ins>
      <w:ins w:id="5714" w:author="Camilo Andrés Díaz Gómez" w:date="2023-03-22T11:24:00Z">
        <w:r w:rsidR="007F28DA">
          <w:t xml:space="preserve">los </w:t>
        </w:r>
      </w:ins>
      <w:ins w:id="5715" w:author="Camilo Andrés Díaz Gómez" w:date="2023-03-17T21:37:00Z">
        <w:r>
          <w:t>diferentes modelos de Machine Learning para obtener la temperatura, comparando sus resultados con los datos de prueba.</w:t>
        </w:r>
      </w:ins>
    </w:p>
    <w:p w14:paraId="249FEBAA" w14:textId="77777777" w:rsidR="000F282E" w:rsidRDefault="000F282E" w:rsidP="000F282E">
      <w:pPr>
        <w:ind w:firstLine="708"/>
        <w:rPr>
          <w:ins w:id="5716" w:author="Camilo Andrés Díaz Gómez" w:date="2023-03-17T21:37:00Z"/>
        </w:rPr>
      </w:pPr>
    </w:p>
    <w:p w14:paraId="26208FFB" w14:textId="77777777" w:rsidR="000F282E" w:rsidRDefault="000F282E" w:rsidP="000F282E">
      <w:pPr>
        <w:ind w:firstLine="708"/>
        <w:rPr>
          <w:ins w:id="5717" w:author="Camilo Andrés Díaz Gómez" w:date="2023-03-17T21:37:00Z"/>
        </w:rPr>
      </w:pPr>
      <w:ins w:id="5718" w:author="Camilo Andrés Díaz Gómez" w:date="2023-03-17T21:37:00Z">
        <w:r>
          <w:t xml:space="preserve">La primera línea convierte la columna "Fecha" de la variable </w:t>
        </w:r>
        <w:proofErr w:type="spellStart"/>
        <w:r>
          <w:t>dfFinalPruebas</w:t>
        </w:r>
        <w:proofErr w:type="spellEnd"/>
        <w:r>
          <w:t xml:space="preserve"> en formato </w:t>
        </w:r>
        <w:proofErr w:type="spellStart"/>
        <w:r>
          <w:t>datetime</w:t>
        </w:r>
        <w:proofErr w:type="spellEnd"/>
        <w:r>
          <w:t xml:space="preserve">. Luego, se ordena el </w:t>
        </w:r>
        <w:proofErr w:type="spellStart"/>
        <w:r>
          <w:t>dataframe</w:t>
        </w:r>
        <w:proofErr w:type="spellEnd"/>
        <w:r>
          <w:t xml:space="preserve"> por fecha y hora.</w:t>
        </w:r>
      </w:ins>
    </w:p>
    <w:p w14:paraId="4A406501" w14:textId="77777777" w:rsidR="000F282E" w:rsidRDefault="000F282E" w:rsidP="000F282E">
      <w:pPr>
        <w:ind w:firstLine="708"/>
        <w:rPr>
          <w:ins w:id="5719" w:author="Camilo Andrés Díaz Gómez" w:date="2023-03-17T21:37:00Z"/>
        </w:rPr>
      </w:pPr>
    </w:p>
    <w:p w14:paraId="236FA285" w14:textId="77777777" w:rsidR="000F282E" w:rsidRDefault="000F282E" w:rsidP="000F282E">
      <w:pPr>
        <w:ind w:firstLine="708"/>
        <w:rPr>
          <w:ins w:id="5720" w:author="Camilo Andrés Díaz Gómez" w:date="2023-03-17T21:37:00Z"/>
        </w:rPr>
      </w:pPr>
      <w:ins w:id="5721" w:author="Camilo Andrés Díaz Gómez" w:date="2023-03-17T21:37:00Z">
        <w:r>
          <w:t xml:space="preserve">A continuación, se crean varias columnas nuevas en el </w:t>
        </w:r>
        <w:proofErr w:type="spellStart"/>
        <w:r>
          <w:t>dataframe</w:t>
        </w:r>
        <w:proofErr w:type="spellEnd"/>
        <w:r>
          <w:t xml:space="preserve"> </w:t>
        </w:r>
        <w:proofErr w:type="spellStart"/>
        <w:r>
          <w:t>dfFinalPruebas</w:t>
        </w:r>
        <w:proofErr w:type="spellEnd"/>
        <w:r>
          <w:t xml:space="preserve"> que representan las diferencias entre las temperaturas simuladas por cada modelo de machine </w:t>
        </w:r>
        <w:proofErr w:type="spellStart"/>
        <w:r>
          <w:t>learning</w:t>
        </w:r>
        <w:proofErr w:type="spellEnd"/>
        <w:r>
          <w:t xml:space="preserve"> y las temperaturas de prueba.</w:t>
        </w:r>
      </w:ins>
    </w:p>
    <w:p w14:paraId="0CBA82EA" w14:textId="77777777" w:rsidR="000F282E" w:rsidRDefault="000F282E" w:rsidP="000F282E">
      <w:pPr>
        <w:ind w:firstLine="708"/>
        <w:rPr>
          <w:ins w:id="5722" w:author="Camilo Andrés Díaz Gómez" w:date="2023-03-17T21:37:00Z"/>
        </w:rPr>
      </w:pPr>
    </w:p>
    <w:p w14:paraId="0A70490E" w14:textId="381CA83B" w:rsidR="000F282E" w:rsidRDefault="000F282E" w:rsidP="000F282E">
      <w:pPr>
        <w:ind w:firstLine="708"/>
        <w:rPr>
          <w:ins w:id="5723" w:author="JUAN ESTEBAN CONTRERAS DIAZ" w:date="2023-03-24T12:11:00Z"/>
        </w:rPr>
      </w:pPr>
      <w:ins w:id="5724" w:author="Camilo Andrés Díaz Gómez" w:date="2023-03-17T21:37:00Z">
        <w:r>
          <w:t>Finalmente, se calcula el promedio de las diferencias para cada modelo y se imprime en la consola para comparar los resultados. Esto permitirá determinar cuál de los modelos tiene un mejor desempeño en términos de precisión en la predicción de la temperatura.</w:t>
        </w:r>
      </w:ins>
    </w:p>
    <w:p w14:paraId="3E6EAF15" w14:textId="638A249B" w:rsidR="00EC2EEF" w:rsidRDefault="00EC2EEF" w:rsidP="000F282E">
      <w:pPr>
        <w:ind w:firstLine="708"/>
        <w:rPr>
          <w:ins w:id="5725" w:author="Camilo Andrés Díaz Gómez" w:date="2023-03-17T21:23:00Z"/>
        </w:rPr>
      </w:pPr>
      <w:ins w:id="5726" w:author="JUAN ESTEBAN CONTRERAS DIAZ" w:date="2023-03-24T12:11:00Z">
        <w:r>
          <w:rPr>
            <w:noProof/>
          </w:rPr>
          <w:drawing>
            <wp:inline distT="0" distB="0" distL="0" distR="0" wp14:anchorId="45AB4A9D" wp14:editId="3A641F7B">
              <wp:extent cx="5612130" cy="1724134"/>
              <wp:effectExtent l="0" t="0" r="7620" b="9525"/>
              <wp:docPr id="112" name="Imagen 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exto&#10;&#10;Descripción generada automáticamente"/>
                      <pic:cNvPicPr/>
                    </pic:nvPicPr>
                    <pic:blipFill>
                      <a:blip r:embed="rId56"/>
                      <a:stretch>
                        <a:fillRect/>
                      </a:stretch>
                    </pic:blipFill>
                    <pic:spPr>
                      <a:xfrm>
                        <a:off x="0" y="0"/>
                        <a:ext cx="5612130" cy="1724134"/>
                      </a:xfrm>
                      <a:prstGeom prst="rect">
                        <a:avLst/>
                      </a:prstGeom>
                    </pic:spPr>
                  </pic:pic>
                </a:graphicData>
              </a:graphic>
            </wp:inline>
          </w:drawing>
        </w:r>
      </w:ins>
    </w:p>
    <w:p w14:paraId="0EC5018A" w14:textId="73C0928B" w:rsidR="00A251FC" w:rsidDel="00EC2EEF" w:rsidRDefault="00A251FC" w:rsidP="00EE67FE">
      <w:pPr>
        <w:ind w:firstLine="708"/>
        <w:rPr>
          <w:ins w:id="5727" w:author="Camilo Andrés Díaz Gómez" w:date="2023-03-17T21:23:00Z"/>
          <w:del w:id="5728" w:author="JUAN ESTEBAN CONTRERAS DIAZ" w:date="2023-03-24T12:12:00Z"/>
        </w:rPr>
      </w:pPr>
    </w:p>
    <w:p w14:paraId="592901B0" w14:textId="3DC2DCFA" w:rsidR="00A251FC" w:rsidDel="00EC2EEF" w:rsidRDefault="000F282E">
      <w:pPr>
        <w:ind w:firstLine="708"/>
        <w:jc w:val="center"/>
        <w:rPr>
          <w:ins w:id="5729" w:author="Camilo Andrés Díaz Gómez" w:date="2023-03-17T21:23:00Z"/>
          <w:del w:id="5730" w:author="JUAN ESTEBAN CONTRERAS DIAZ" w:date="2023-03-24T12:12:00Z"/>
        </w:rPr>
        <w:pPrChange w:id="5731" w:author="Camilo Andrés Díaz Gómez" w:date="2023-03-20T11:48:00Z">
          <w:pPr>
            <w:ind w:firstLine="708"/>
          </w:pPr>
        </w:pPrChange>
      </w:pPr>
      <w:ins w:id="5732" w:author="Camilo Andrés Díaz Gómez" w:date="2023-03-17T21:38:00Z">
        <w:del w:id="5733" w:author="JUAN ESTEBAN CONTRERAS DIAZ" w:date="2023-03-24T12:11:00Z">
          <w:r w:rsidDel="00EC2EEF">
            <w:rPr>
              <w:noProof/>
            </w:rPr>
            <w:drawing>
              <wp:inline distT="0" distB="0" distL="0" distR="0" wp14:anchorId="5A3D9F16" wp14:editId="436C5C88">
                <wp:extent cx="5612130" cy="10941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094105"/>
                        </a:xfrm>
                        <a:prstGeom prst="rect">
                          <a:avLst/>
                        </a:prstGeom>
                      </pic:spPr>
                    </pic:pic>
                  </a:graphicData>
                </a:graphic>
              </wp:inline>
            </w:drawing>
          </w:r>
        </w:del>
      </w:ins>
    </w:p>
    <w:p w14:paraId="234980AE" w14:textId="77777777" w:rsidR="00A251FC" w:rsidRPr="00567F5D" w:rsidRDefault="00A251FC" w:rsidP="00EE67FE">
      <w:pPr>
        <w:ind w:firstLine="708"/>
        <w:rPr>
          <w:ins w:id="5734" w:author="Camilo Andrés Díaz Gómez" w:date="2023-03-17T00:16:00Z"/>
          <w:rFonts w:cs="Times New Roman"/>
          <w:szCs w:val="24"/>
        </w:rPr>
      </w:pPr>
    </w:p>
    <w:p w14:paraId="43F839F0" w14:textId="77777777" w:rsidR="000F282E" w:rsidRPr="000F282E" w:rsidRDefault="000F282E" w:rsidP="000F282E">
      <w:pPr>
        <w:ind w:firstLine="708"/>
        <w:rPr>
          <w:ins w:id="5735" w:author="Camilo Andrés Díaz Gómez" w:date="2023-03-17T21:38:00Z"/>
          <w:rFonts w:cs="Times New Roman"/>
          <w:szCs w:val="24"/>
        </w:rPr>
      </w:pPr>
      <w:ins w:id="5736" w:author="Camilo Andrés Díaz Gómez" w:date="2023-03-17T21:38:00Z">
        <w:r w:rsidRPr="000F282E">
          <w:rPr>
            <w:rFonts w:cs="Times New Roman"/>
            <w:szCs w:val="24"/>
          </w:rPr>
          <w:t xml:space="preserve">Estas líneas de código tienen como objetivo exportar el </w:t>
        </w:r>
        <w:proofErr w:type="spellStart"/>
        <w:r w:rsidRPr="000F282E">
          <w:rPr>
            <w:rFonts w:cs="Times New Roman"/>
            <w:szCs w:val="24"/>
          </w:rPr>
          <w:t>dataframe</w:t>
        </w:r>
        <w:proofErr w:type="spellEnd"/>
        <w:r w:rsidRPr="000F282E">
          <w:rPr>
            <w:rFonts w:cs="Times New Roman"/>
            <w:szCs w:val="24"/>
          </w:rPr>
          <w:t xml:space="preserve"> </w:t>
        </w:r>
        <w:proofErr w:type="spellStart"/>
        <w:r w:rsidRPr="000F282E">
          <w:rPr>
            <w:rFonts w:cs="Times New Roman"/>
            <w:szCs w:val="24"/>
          </w:rPr>
          <w:t>dfFinalPruebas</w:t>
        </w:r>
        <w:proofErr w:type="spellEnd"/>
        <w:r w:rsidRPr="000F282E">
          <w:rPr>
            <w:rFonts w:cs="Times New Roman"/>
            <w:szCs w:val="24"/>
          </w:rPr>
          <w:t xml:space="preserve"> a un archivo CSV en la ubicación especificada por la variable </w:t>
        </w:r>
        <w:proofErr w:type="spellStart"/>
        <w:r w:rsidRPr="000F282E">
          <w:rPr>
            <w:rFonts w:cs="Times New Roman"/>
            <w:szCs w:val="24"/>
          </w:rPr>
          <w:t>path_almacenar</w:t>
        </w:r>
        <w:proofErr w:type="spellEnd"/>
        <w:r w:rsidRPr="000F282E">
          <w:rPr>
            <w:rFonts w:cs="Times New Roman"/>
            <w:szCs w:val="24"/>
          </w:rPr>
          <w:t>. Esto permitirá guardar los resultados de los análisis realizados y compartirlos con otros usuarios o utilizarlos en futuros análisis.</w:t>
        </w:r>
      </w:ins>
    </w:p>
    <w:p w14:paraId="24D3789E" w14:textId="77777777" w:rsidR="000F282E" w:rsidRPr="000F282E" w:rsidRDefault="000F282E" w:rsidP="000F282E">
      <w:pPr>
        <w:ind w:firstLine="708"/>
        <w:rPr>
          <w:ins w:id="5737" w:author="Camilo Andrés Díaz Gómez" w:date="2023-03-17T21:38:00Z"/>
          <w:rFonts w:cs="Times New Roman"/>
          <w:szCs w:val="24"/>
        </w:rPr>
      </w:pPr>
    </w:p>
    <w:p w14:paraId="7CC057D8" w14:textId="69753E26" w:rsidR="00567F5D" w:rsidRDefault="000F282E" w:rsidP="00E4143F">
      <w:pPr>
        <w:ind w:firstLine="708"/>
        <w:rPr>
          <w:ins w:id="5738" w:author="JUAN ESTEBAN CONTRERAS DIAZ" w:date="2023-03-24T12:12:00Z"/>
          <w:rFonts w:cs="Times New Roman"/>
          <w:szCs w:val="24"/>
        </w:rPr>
      </w:pPr>
      <w:ins w:id="5739" w:author="Camilo Andrés Díaz Gómez" w:date="2023-03-17T21:38:00Z">
        <w:r w:rsidRPr="000F282E">
          <w:rPr>
            <w:rFonts w:cs="Times New Roman"/>
            <w:szCs w:val="24"/>
          </w:rPr>
          <w:t xml:space="preserve">La función </w:t>
        </w:r>
        <w:proofErr w:type="spellStart"/>
        <w:r w:rsidRPr="000F282E">
          <w:rPr>
            <w:rFonts w:cs="Times New Roman"/>
            <w:szCs w:val="24"/>
          </w:rPr>
          <w:t>to_</w:t>
        </w:r>
        <w:proofErr w:type="gramStart"/>
        <w:r w:rsidRPr="000F282E">
          <w:rPr>
            <w:rFonts w:cs="Times New Roman"/>
            <w:szCs w:val="24"/>
          </w:rPr>
          <w:t>csv</w:t>
        </w:r>
        <w:proofErr w:type="spellEnd"/>
        <w:r w:rsidRPr="000F282E">
          <w:rPr>
            <w:rFonts w:cs="Times New Roman"/>
            <w:szCs w:val="24"/>
          </w:rPr>
          <w:t>(</w:t>
        </w:r>
        <w:proofErr w:type="gramEnd"/>
        <w:r w:rsidRPr="000F282E">
          <w:rPr>
            <w:rFonts w:cs="Times New Roman"/>
            <w:szCs w:val="24"/>
          </w:rPr>
          <w:t xml:space="preserve">) de Pandas convierte el </w:t>
        </w:r>
        <w:proofErr w:type="spellStart"/>
        <w:r w:rsidRPr="000F282E">
          <w:rPr>
            <w:rFonts w:cs="Times New Roman"/>
            <w:szCs w:val="24"/>
          </w:rPr>
          <w:t>dataframe</w:t>
        </w:r>
        <w:proofErr w:type="spellEnd"/>
        <w:r w:rsidRPr="000F282E">
          <w:rPr>
            <w:rFonts w:cs="Times New Roman"/>
            <w:szCs w:val="24"/>
          </w:rPr>
          <w:t xml:space="preserve"> en un archivo CSV y lo almacena en la ubicación especificada por </w:t>
        </w:r>
        <w:proofErr w:type="spellStart"/>
        <w:r w:rsidRPr="000F282E">
          <w:rPr>
            <w:rFonts w:cs="Times New Roman"/>
            <w:szCs w:val="24"/>
          </w:rPr>
          <w:t>path_almacenar</w:t>
        </w:r>
        <w:proofErr w:type="spellEnd"/>
        <w:r w:rsidRPr="000F282E">
          <w:rPr>
            <w:rFonts w:cs="Times New Roman"/>
            <w:szCs w:val="24"/>
          </w:rPr>
          <w:t>.</w:t>
        </w:r>
      </w:ins>
    </w:p>
    <w:p w14:paraId="51DE281F" w14:textId="54CA5C1F" w:rsidR="00EC2EEF" w:rsidRDefault="00EC2EEF" w:rsidP="00E4143F">
      <w:pPr>
        <w:ind w:firstLine="708"/>
        <w:rPr>
          <w:ins w:id="5740" w:author="Camilo Andrés Díaz Gómez" w:date="2023-03-21T20:52:00Z"/>
          <w:rFonts w:cs="Times New Roman"/>
          <w:szCs w:val="24"/>
        </w:rPr>
      </w:pPr>
      <w:ins w:id="5741" w:author="JUAN ESTEBAN CONTRERAS DIAZ" w:date="2023-03-24T12:12:00Z">
        <w:r>
          <w:rPr>
            <w:noProof/>
          </w:rPr>
          <w:drawing>
            <wp:inline distT="0" distB="0" distL="0" distR="0" wp14:anchorId="723CE208" wp14:editId="4D3896C6">
              <wp:extent cx="5612130" cy="1094105"/>
              <wp:effectExtent l="0" t="0" r="7620" b="0"/>
              <wp:docPr id="113" name="Imagen 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exto&#10;&#10;Descripción generada automáticamente"/>
                      <pic:cNvPicPr/>
                    </pic:nvPicPr>
                    <pic:blipFill>
                      <a:blip r:embed="rId57"/>
                      <a:stretch>
                        <a:fillRect/>
                      </a:stretch>
                    </pic:blipFill>
                    <pic:spPr>
                      <a:xfrm>
                        <a:off x="0" y="0"/>
                        <a:ext cx="5612130" cy="1094105"/>
                      </a:xfrm>
                      <a:prstGeom prst="rect">
                        <a:avLst/>
                      </a:prstGeom>
                    </pic:spPr>
                  </pic:pic>
                </a:graphicData>
              </a:graphic>
            </wp:inline>
          </w:drawing>
        </w:r>
      </w:ins>
    </w:p>
    <w:p w14:paraId="2A6D479D" w14:textId="77777777" w:rsidR="00E4143F" w:rsidRDefault="00E4143F">
      <w:pPr>
        <w:rPr>
          <w:ins w:id="5742" w:author="Camilo Andrés Díaz Gómez" w:date="2023-03-21T20:52:00Z"/>
        </w:rPr>
        <w:pPrChange w:id="5743" w:author="Camilo Andrés Díaz Gómez" w:date="2023-03-21T20:52:00Z">
          <w:pPr>
            <w:pStyle w:val="Ttulo3"/>
          </w:pPr>
        </w:pPrChange>
      </w:pPr>
    </w:p>
    <w:p w14:paraId="733440A9" w14:textId="013947B8" w:rsidR="00E4143F" w:rsidRPr="0058665E" w:rsidRDefault="00E4143F" w:rsidP="00E4143F">
      <w:pPr>
        <w:pStyle w:val="Ttulo3"/>
        <w:rPr>
          <w:ins w:id="5744" w:author="Camilo Andrés Díaz Gómez" w:date="2023-03-21T20:52:00Z"/>
          <w:rFonts w:ascii="Times New Roman" w:hAnsi="Times New Roman" w:cs="Times New Roman"/>
          <w:b/>
          <w:bCs/>
          <w:color w:val="auto"/>
        </w:rPr>
      </w:pPr>
      <w:bookmarkStart w:id="5745" w:name="_Toc130385279"/>
      <w:ins w:id="5746" w:author="Camilo Andrés Díaz Gómez" w:date="2023-03-21T20:53:00Z">
        <w:r>
          <w:rPr>
            <w:rFonts w:ascii="Times New Roman" w:hAnsi="Times New Roman" w:cs="Times New Roman"/>
            <w:b/>
            <w:bCs/>
            <w:color w:val="auto"/>
          </w:rPr>
          <w:t>Resultados obtenidos</w:t>
        </w:r>
      </w:ins>
      <w:bookmarkEnd w:id="5745"/>
    </w:p>
    <w:p w14:paraId="0D604731" w14:textId="77777777" w:rsidR="00E4143F" w:rsidRDefault="00E4143F" w:rsidP="00EE67FE">
      <w:pPr>
        <w:ind w:firstLine="708"/>
        <w:rPr>
          <w:ins w:id="5747" w:author="Camilo Andrés Díaz Gómez" w:date="2023-03-17T00:15:00Z"/>
          <w:rFonts w:cs="Times New Roman"/>
          <w:szCs w:val="24"/>
        </w:rPr>
      </w:pPr>
    </w:p>
    <w:p w14:paraId="3A55265C" w14:textId="55F87E8A" w:rsidR="00F978D4" w:rsidRPr="00F978D4" w:rsidRDefault="00F978D4" w:rsidP="00F978D4">
      <w:pPr>
        <w:ind w:firstLine="708"/>
        <w:rPr>
          <w:ins w:id="5748" w:author="Camilo Andrés Díaz Gómez" w:date="2023-03-21T20:58:00Z"/>
          <w:rFonts w:cs="Times New Roman"/>
          <w:szCs w:val="24"/>
        </w:rPr>
      </w:pPr>
      <w:ins w:id="5749" w:author="Camilo Andrés Díaz Gómez" w:date="2023-03-21T20:58:00Z">
        <w:r w:rsidRPr="00F978D4">
          <w:rPr>
            <w:rFonts w:cs="Times New Roman"/>
            <w:szCs w:val="24"/>
          </w:rPr>
          <w:t>En segundo lugar, en relación a los resultados, se obtuv</w:t>
        </w:r>
      </w:ins>
      <w:ins w:id="5750" w:author="Camilo Andrés Díaz Gómez" w:date="2023-03-22T13:18:00Z">
        <w:r w:rsidR="00F504C8">
          <w:rPr>
            <w:rFonts w:cs="Times New Roman"/>
            <w:szCs w:val="24"/>
          </w:rPr>
          <w:t>o un</w:t>
        </w:r>
      </w:ins>
      <w:ins w:id="5751" w:author="Camilo Andrés Díaz Gómez" w:date="2023-03-21T20:58:00Z">
        <w:r w:rsidRPr="00F978D4">
          <w:rPr>
            <w:rFonts w:cs="Times New Roman"/>
            <w:szCs w:val="24"/>
          </w:rPr>
          <w:t xml:space="preserve"> </w:t>
        </w:r>
      </w:ins>
      <w:ins w:id="5752" w:author="Camilo Andrés Díaz Gómez" w:date="2023-03-22T11:26:00Z">
        <w:r w:rsidR="007F28DA">
          <w:rPr>
            <w:rFonts w:cs="Times New Roman"/>
            <w:szCs w:val="24"/>
          </w:rPr>
          <w:t>rendimiento</w:t>
        </w:r>
      </w:ins>
      <w:ins w:id="5753" w:author="Camilo Andrés Díaz Gómez" w:date="2023-03-21T20:58:00Z">
        <w:r w:rsidRPr="00F978D4">
          <w:rPr>
            <w:rFonts w:cs="Times New Roman"/>
            <w:szCs w:val="24"/>
          </w:rPr>
          <w:t xml:space="preserve"> satisfactorio. Es importante destacar que, aunque se generaron los datos de ejemplo para la variable "</w:t>
        </w:r>
      </w:ins>
      <w:ins w:id="5754" w:author="Camilo Andrés Díaz Gómez" w:date="2023-03-21T20:59:00Z">
        <w:r>
          <w:rPr>
            <w:rFonts w:cs="Times New Roman"/>
            <w:szCs w:val="24"/>
          </w:rPr>
          <w:t>T</w:t>
        </w:r>
      </w:ins>
      <w:ins w:id="5755" w:author="Camilo Andrés Díaz Gómez" w:date="2023-03-21T20:58:00Z">
        <w:r w:rsidRPr="00F978D4">
          <w:rPr>
            <w:rFonts w:cs="Times New Roman"/>
            <w:szCs w:val="24"/>
          </w:rPr>
          <w:t>emperatura", se pueden generar variables adicionales utilizando el mismo proceso.</w:t>
        </w:r>
      </w:ins>
    </w:p>
    <w:p w14:paraId="6FAD62A6" w14:textId="77777777" w:rsidR="00F978D4" w:rsidRPr="00F978D4" w:rsidRDefault="00F978D4" w:rsidP="00F978D4">
      <w:pPr>
        <w:ind w:firstLine="708"/>
        <w:rPr>
          <w:ins w:id="5756" w:author="Camilo Andrés Díaz Gómez" w:date="2023-03-21T20:58:00Z"/>
          <w:rFonts w:cs="Times New Roman"/>
          <w:szCs w:val="24"/>
        </w:rPr>
      </w:pPr>
    </w:p>
    <w:p w14:paraId="1CE5CD3C" w14:textId="4FC87030" w:rsidR="00F978D4" w:rsidDel="00F978D4" w:rsidRDefault="00F978D4" w:rsidP="00EE67FE">
      <w:pPr>
        <w:ind w:firstLine="708"/>
        <w:rPr>
          <w:del w:id="5757" w:author="Camilo Andrés Díaz Gómez" w:date="2023-03-21T20:58:00Z"/>
          <w:rFonts w:cs="Times New Roman"/>
          <w:szCs w:val="24"/>
        </w:rPr>
      </w:pPr>
      <w:ins w:id="5758" w:author="Camilo Andrés Díaz Gómez" w:date="2023-03-21T20:58:00Z">
        <w:r w:rsidRPr="00F978D4">
          <w:rPr>
            <w:rFonts w:cs="Times New Roman"/>
            <w:szCs w:val="24"/>
          </w:rPr>
          <w:t>Después de diseñar, programar y probar los modelos de aprendizaje automático, se lograron resultados satisfactorios gracias a la gran cantidad de datos insertados en el modelo. Estos datos incluyen información desde el año 2015 hasta agosto de 2022. Cabe destacar que los modelos de aprendizaje automático proporcionan mejores resultados cuanto mayor sea la cantidad de datos utilizados para entrenarlos.</w:t>
        </w:r>
      </w:ins>
    </w:p>
    <w:p w14:paraId="5784B475" w14:textId="77777777" w:rsidR="00F978D4" w:rsidRPr="00BD3055" w:rsidRDefault="00F978D4" w:rsidP="00F978D4">
      <w:pPr>
        <w:ind w:firstLine="708"/>
        <w:rPr>
          <w:ins w:id="5759" w:author="Camilo Andrés Díaz Gómez" w:date="2023-03-21T20:58:00Z"/>
          <w:rFonts w:cs="Times New Roman"/>
          <w:szCs w:val="24"/>
        </w:rPr>
      </w:pPr>
    </w:p>
    <w:p w14:paraId="4AB02AEA" w14:textId="6A0E1C00" w:rsidR="00166BA6" w:rsidRPr="00BD3055" w:rsidDel="00F978D4" w:rsidRDefault="00166BA6" w:rsidP="00EE67FE">
      <w:pPr>
        <w:ind w:firstLine="708"/>
        <w:rPr>
          <w:del w:id="5760" w:author="Camilo Andrés Díaz Gómez" w:date="2023-03-21T20:58:00Z"/>
          <w:rFonts w:cs="Times New Roman"/>
          <w:szCs w:val="24"/>
        </w:rPr>
      </w:pPr>
      <w:del w:id="5761" w:author="Camilo Andrés Díaz Gómez" w:date="2023-03-21T20:58:00Z">
        <w:r w:rsidRPr="00BD3055" w:rsidDel="00F978D4">
          <w:rPr>
            <w:rFonts w:cs="Times New Roman"/>
            <w:szCs w:val="24"/>
          </w:rPr>
          <w:delText xml:space="preserve">Después de </w:delText>
        </w:r>
        <w:r w:rsidRPr="00F978D4" w:rsidDel="00F978D4">
          <w:rPr>
            <w:rFonts w:cs="Times New Roman"/>
            <w:szCs w:val="24"/>
          </w:rPr>
          <w:delText>haber diseñado, programado y probado</w:delText>
        </w:r>
        <w:r w:rsidRPr="00BD3055" w:rsidDel="00F978D4">
          <w:rPr>
            <w:rFonts w:cs="Times New Roman"/>
            <w:szCs w:val="24"/>
          </w:rPr>
          <w:delText xml:space="preserve">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delText>
        </w:r>
      </w:del>
    </w:p>
    <w:p w14:paraId="245BF336" w14:textId="77777777" w:rsidR="00166BA6" w:rsidRPr="00BD3055" w:rsidRDefault="00166BA6" w:rsidP="00EE67FE">
      <w:pPr>
        <w:ind w:firstLine="708"/>
        <w:rPr>
          <w:rFonts w:cs="Times New Roman"/>
          <w:szCs w:val="24"/>
        </w:rPr>
      </w:pPr>
    </w:p>
    <w:p w14:paraId="64A23298" w14:textId="79BA6FA1" w:rsidR="00166BA6" w:rsidRPr="00BD3055" w:rsidRDefault="00166BA6" w:rsidP="00EE67FE">
      <w:pPr>
        <w:ind w:firstLine="708"/>
        <w:rPr>
          <w:rFonts w:cs="Times New Roman"/>
          <w:szCs w:val="24"/>
        </w:rPr>
      </w:pPr>
      <w:r w:rsidRPr="00BD3055">
        <w:rPr>
          <w:rFonts w:cs="Times New Roman"/>
          <w:szCs w:val="24"/>
        </w:rPr>
        <w:t>Inicialmente, los modelos estaban siendo entrenados con datos horarios de las variables con las que tenían más correlación:</w:t>
      </w:r>
      <w:del w:id="5762" w:author="Camilo Andrés Díaz Gómez" w:date="2023-03-22T11:27:00Z">
        <w:r w:rsidRPr="00BD3055" w:rsidDel="007F28DA">
          <w:rPr>
            <w:rFonts w:cs="Times New Roman"/>
            <w:szCs w:val="24"/>
          </w:rPr>
          <w:delText xml:space="preserve"> temperatura,</w:delText>
        </w:r>
      </w:del>
      <w:r w:rsidRPr="00BD3055">
        <w:rPr>
          <w:rFonts w:cs="Times New Roman"/>
          <w:szCs w:val="24"/>
        </w:rPr>
        <w:t xml:space="preserve">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BD3055" w:rsidRDefault="00166BA6" w:rsidP="00EE67FE">
      <w:pPr>
        <w:ind w:firstLine="708"/>
        <w:rPr>
          <w:rFonts w:cs="Times New Roman"/>
          <w:szCs w:val="24"/>
        </w:rPr>
      </w:pPr>
    </w:p>
    <w:p w14:paraId="2AC5E676" w14:textId="3256E369" w:rsidR="00473DA3" w:rsidRDefault="00DF131A" w:rsidP="00EE67FE">
      <w:pPr>
        <w:ind w:firstLine="708"/>
        <w:rPr>
          <w:ins w:id="5763" w:author="Camilo Andrés Díaz Gómez" w:date="2023-03-22T16:14:00Z"/>
          <w:rFonts w:cs="Times New Roman"/>
          <w:szCs w:val="24"/>
        </w:rPr>
      </w:pPr>
      <w:r w:rsidRPr="00BD3055">
        <w:rPr>
          <w:rFonts w:cs="Times New Roman"/>
          <w:szCs w:val="24"/>
        </w:rPr>
        <w:t xml:space="preserve">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w:t>
      </w:r>
      <w:del w:id="5764" w:author="Camilo Andrés Díaz Gómez" w:date="2023-03-22T11:28:00Z">
        <w:r w:rsidRPr="00BD3055" w:rsidDel="007F28DA">
          <w:rPr>
            <w:rFonts w:cs="Times New Roman"/>
            <w:szCs w:val="24"/>
          </w:rPr>
          <w:delText xml:space="preserve">las </w:delText>
        </w:r>
      </w:del>
      <w:ins w:id="5765" w:author="Camilo Andrés Díaz Gómez" w:date="2023-03-22T11:28:00Z">
        <w:r w:rsidR="007F28DA" w:rsidRPr="00BD3055">
          <w:rPr>
            <w:rFonts w:cs="Times New Roman"/>
            <w:szCs w:val="24"/>
          </w:rPr>
          <w:t>l</w:t>
        </w:r>
        <w:r w:rsidR="007F28DA">
          <w:rPr>
            <w:rFonts w:cs="Times New Roman"/>
            <w:szCs w:val="24"/>
          </w:rPr>
          <w:t>o</w:t>
        </w:r>
        <w:r w:rsidR="007F28DA" w:rsidRPr="00BD3055">
          <w:rPr>
            <w:rFonts w:cs="Times New Roman"/>
            <w:szCs w:val="24"/>
          </w:rPr>
          <w:t xml:space="preserve">s </w:t>
        </w:r>
      </w:ins>
      <w:del w:id="5766" w:author="Camilo Andrés Díaz Gómez" w:date="2023-03-22T11:28:00Z">
        <w:r w:rsidRPr="00BD3055" w:rsidDel="007F28DA">
          <w:rPr>
            <w:rFonts w:cs="Times New Roman"/>
            <w:szCs w:val="24"/>
          </w:rPr>
          <w:delText xml:space="preserve">predicciones </w:delText>
        </w:r>
      </w:del>
      <w:ins w:id="5767" w:author="Camilo Andrés Díaz Gómez" w:date="2023-03-22T11:28:00Z">
        <w:r w:rsidR="007F28DA">
          <w:rPr>
            <w:rFonts w:cs="Times New Roman"/>
            <w:szCs w:val="24"/>
          </w:rPr>
          <w:t>datos generados</w:t>
        </w:r>
        <w:r w:rsidR="007F28DA" w:rsidRPr="00BD3055">
          <w:rPr>
            <w:rFonts w:cs="Times New Roman"/>
            <w:szCs w:val="24"/>
          </w:rPr>
          <w:t xml:space="preserve"> </w:t>
        </w:r>
      </w:ins>
      <w:r w:rsidRPr="00BD3055">
        <w:rPr>
          <w:rFonts w:cs="Times New Roman"/>
          <w:szCs w:val="24"/>
        </w:rPr>
        <w:t xml:space="preserve">de temperaturas para el mes de septiembre de 2022 (el mes en el que se realizaron las pruebas). El modelo que dio los mejores resultados tuvo un promedio de </w:t>
      </w:r>
      <w:ins w:id="5768" w:author="Camilo Andrés Díaz Gómez" w:date="2023-03-22T16:14:00Z">
        <w:r w:rsidR="00FE36FA" w:rsidRPr="00FE36FA">
          <w:rPr>
            <w:rFonts w:cs="Times New Roman"/>
            <w:szCs w:val="24"/>
          </w:rPr>
          <w:t>0.962</w:t>
        </w:r>
      </w:ins>
      <w:del w:id="5769" w:author="Camilo Andrés Díaz Gómez" w:date="2023-03-22T16:14:00Z">
        <w:r w:rsidRPr="00F504C8" w:rsidDel="00FE36FA">
          <w:rPr>
            <w:rFonts w:cs="Times New Roman"/>
            <w:color w:val="FF0000"/>
            <w:szCs w:val="24"/>
            <w:rPrChange w:id="5770" w:author="Camilo Andrés Díaz Gómez" w:date="2023-03-22T13:19:00Z">
              <w:rPr>
                <w:rFonts w:cs="Times New Roman"/>
                <w:szCs w:val="24"/>
              </w:rPr>
            </w:rPrChange>
          </w:rPr>
          <w:delText>0.5239</w:delText>
        </w:r>
      </w:del>
      <w:r w:rsidRPr="00BD3055">
        <w:rPr>
          <w:rFonts w:cs="Times New Roman"/>
          <w:szCs w:val="24"/>
        </w:rPr>
        <w:t>, lo cual posiblemente se debió a que se le pasaron las variables que tenían una mejor correlación con la variable a predecir.</w:t>
      </w:r>
    </w:p>
    <w:p w14:paraId="4A5F0DBC" w14:textId="77777777" w:rsidR="00FE36FA" w:rsidRPr="00BD3055" w:rsidRDefault="00FE36FA" w:rsidP="00EE67FE">
      <w:pPr>
        <w:ind w:firstLine="708"/>
        <w:rPr>
          <w:rFonts w:cs="Times New Roman"/>
          <w:szCs w:val="24"/>
        </w:rPr>
      </w:pPr>
    </w:p>
    <w:p w14:paraId="3F45E5E4" w14:textId="3EA9FF65" w:rsidR="00DF131A" w:rsidRPr="00BD3055" w:rsidDel="00FE36FA" w:rsidRDefault="00DF131A" w:rsidP="00EE67FE">
      <w:pPr>
        <w:ind w:firstLine="708"/>
        <w:rPr>
          <w:del w:id="5771" w:author="Camilo Andrés Díaz Gómez" w:date="2023-03-22T16:15:00Z"/>
          <w:rFonts w:cs="Times New Roman"/>
          <w:szCs w:val="24"/>
        </w:rPr>
      </w:pPr>
    </w:p>
    <w:p w14:paraId="28E38947" w14:textId="1E4DA913" w:rsidR="00424606" w:rsidRPr="00BD3055" w:rsidRDefault="00424606" w:rsidP="00EE67FE">
      <w:pPr>
        <w:ind w:firstLine="708"/>
        <w:rPr>
          <w:rFonts w:cs="Times New Roman"/>
          <w:szCs w:val="24"/>
        </w:rPr>
      </w:pPr>
      <w:r w:rsidRPr="00BD3055">
        <w:rPr>
          <w:rFonts w:cs="Times New Roman"/>
          <w:szCs w:val="24"/>
        </w:rPr>
        <w:t>Se llevaron a cabo pruebas utilizando tanto datos en tiempo real como datos previamente procesados para entrenar modelos de Machine Learning. Se presentarán a continuación los resultados obtenidos mediante la comparación de estos datos y el análisis en tiempo real.</w:t>
      </w:r>
    </w:p>
    <w:p w14:paraId="3C1635BF" w14:textId="77777777" w:rsidR="00424606" w:rsidRPr="00BD3055" w:rsidRDefault="00424606" w:rsidP="00EE67FE">
      <w:pPr>
        <w:ind w:firstLine="708"/>
        <w:rPr>
          <w:rFonts w:cs="Times New Roman"/>
          <w:szCs w:val="24"/>
        </w:rPr>
      </w:pPr>
    </w:p>
    <w:p w14:paraId="29A3C9F9" w14:textId="455C51C3" w:rsidR="00635654" w:rsidRDefault="00424606" w:rsidP="00EE67FE">
      <w:pPr>
        <w:ind w:firstLine="708"/>
        <w:rPr>
          <w:ins w:id="5772" w:author="Camilo Andrés Díaz Gómez" w:date="2023-03-21T21:11:00Z"/>
          <w:rFonts w:cs="Times New Roman"/>
          <w:szCs w:val="24"/>
        </w:rPr>
      </w:pPr>
      <w:r w:rsidRPr="00BD3055">
        <w:rPr>
          <w:rFonts w:cs="Times New Roman"/>
          <w:szCs w:val="24"/>
        </w:rPr>
        <w:t>Para iniciar, se generaron promedios diarios correspondientes al mes de septiembre por cada modelo</w:t>
      </w:r>
      <w:del w:id="5773" w:author="Camilo Andrés Díaz Gómez" w:date="2023-03-22T13:19:00Z">
        <w:r w:rsidRPr="00BD3055" w:rsidDel="00F504C8">
          <w:rPr>
            <w:rFonts w:cs="Times New Roman"/>
            <w:szCs w:val="24"/>
          </w:rPr>
          <w:delText>,</w:delText>
        </w:r>
      </w:del>
      <w:r w:rsidRPr="00BD3055">
        <w:rPr>
          <w:rFonts w:cs="Times New Roman"/>
          <w:szCs w:val="24"/>
        </w:rPr>
        <w:t xml:space="preserve"> utilizando la columna de temperatura real. Como resultado de este proceso, se obtuvo la siguiente tabla:</w:t>
      </w:r>
    </w:p>
    <w:p w14:paraId="01B98993" w14:textId="1D0DAE1B" w:rsidR="00F37A51" w:rsidDel="00FE36FA" w:rsidRDefault="00F37A51" w:rsidP="00F504C8">
      <w:pPr>
        <w:pStyle w:val="Descripcin"/>
        <w:keepNext/>
        <w:rPr>
          <w:del w:id="5774" w:author="Camilo Andrés Díaz Gómez" w:date="2023-03-22T13:22:00Z"/>
          <w:rFonts w:cs="Times New Roman"/>
          <w:szCs w:val="24"/>
        </w:rPr>
      </w:pPr>
    </w:p>
    <w:p w14:paraId="30DD0372" w14:textId="29FFD64A" w:rsidR="00FE36FA" w:rsidRDefault="00FE36FA" w:rsidP="00FE36FA">
      <w:pPr>
        <w:rPr>
          <w:ins w:id="5775" w:author="Camilo Andrés Díaz Gómez" w:date="2023-03-22T16:15:00Z"/>
        </w:rPr>
      </w:pPr>
    </w:p>
    <w:p w14:paraId="4C984ECC" w14:textId="77777777" w:rsidR="00FE36FA" w:rsidRPr="0058665E" w:rsidRDefault="00FE36FA" w:rsidP="00FE36FA">
      <w:pPr>
        <w:pStyle w:val="Descripcin"/>
        <w:keepNext/>
        <w:rPr>
          <w:ins w:id="5776" w:author="Camilo Andrés Díaz Gómez" w:date="2023-03-22T16:15:00Z"/>
          <w:b w:val="0"/>
          <w:bCs/>
          <w:i/>
          <w:iCs w:val="0"/>
        </w:rPr>
      </w:pPr>
      <w:ins w:id="5777" w:author="Camilo Andrés Díaz Gómez" w:date="2023-03-22T16:15:00Z">
        <w:r>
          <w:t xml:space="preserve">Tabla </w:t>
        </w:r>
        <w:r>
          <w:fldChar w:fldCharType="begin"/>
        </w:r>
        <w:r>
          <w:instrText xml:space="preserve"> SEQ Tabla \* ARABIC </w:instrText>
        </w:r>
        <w:r>
          <w:fldChar w:fldCharType="separate"/>
        </w:r>
        <w:r>
          <w:rPr>
            <w:noProof/>
          </w:rPr>
          <w:t>3</w:t>
        </w:r>
        <w:r>
          <w:fldChar w:fldCharType="end"/>
        </w:r>
        <w:r>
          <w:t xml:space="preserve"> </w:t>
        </w:r>
        <w:r w:rsidRPr="0058665E">
          <w:rPr>
            <w:b w:val="0"/>
            <w:bCs/>
            <w:i/>
            <w:iCs w:val="0"/>
          </w:rPr>
          <w:t>Promedio de datos diarios del mes de septiembre</w:t>
        </w:r>
      </w:ins>
    </w:p>
    <w:tbl>
      <w:tblPr>
        <w:tblStyle w:val="Tablaconcuadrcula"/>
        <w:tblpPr w:leftFromText="141" w:rightFromText="141" w:vertAnchor="text" w:horzAnchor="margin" w:tblpY="181"/>
        <w:tblW w:w="8926" w:type="dxa"/>
        <w:tblInd w:w="0" w:type="dxa"/>
        <w:tblLayout w:type="fixed"/>
        <w:tblLook w:val="04A0" w:firstRow="1" w:lastRow="0" w:firstColumn="1" w:lastColumn="0" w:noHBand="0" w:noVBand="1"/>
      </w:tblPr>
      <w:tblGrid>
        <w:gridCol w:w="562"/>
        <w:gridCol w:w="1134"/>
        <w:gridCol w:w="1276"/>
        <w:gridCol w:w="851"/>
        <w:gridCol w:w="1275"/>
        <w:gridCol w:w="1276"/>
        <w:gridCol w:w="1134"/>
        <w:gridCol w:w="1418"/>
      </w:tblGrid>
      <w:tr w:rsidR="00FE36FA" w:rsidRPr="00BD3055" w14:paraId="3DD799FB" w14:textId="77777777" w:rsidTr="0058665E">
        <w:trPr>
          <w:ins w:id="5778" w:author="Camilo Andrés Díaz Gómez" w:date="2023-03-22T16:15:00Z"/>
        </w:trPr>
        <w:tc>
          <w:tcPr>
            <w:tcW w:w="562" w:type="dxa"/>
            <w:vAlign w:val="center"/>
          </w:tcPr>
          <w:p w14:paraId="0A13C446" w14:textId="790A520C" w:rsidR="00FE36FA" w:rsidRPr="00FE36FA" w:rsidRDefault="00B372B4" w:rsidP="0058665E">
            <w:pPr>
              <w:jc w:val="center"/>
              <w:rPr>
                <w:ins w:id="5779" w:author="Camilo Andrés Díaz Gómez" w:date="2023-03-22T16:15:00Z"/>
                <w:rFonts w:cs="Times New Roman"/>
                <w:b/>
                <w:bCs/>
                <w:sz w:val="20"/>
                <w:szCs w:val="20"/>
              </w:rPr>
            </w:pPr>
            <w:ins w:id="5780" w:author="Camilo Andrés Díaz Gómez" w:date="2023-03-22T17:38:00Z">
              <w:r>
                <w:rPr>
                  <w:rFonts w:cs="Times New Roman"/>
                  <w:b/>
                  <w:bCs/>
                  <w:sz w:val="20"/>
                  <w:szCs w:val="20"/>
                </w:rPr>
                <w:t>c</w:t>
              </w:r>
            </w:ins>
          </w:p>
        </w:tc>
        <w:tc>
          <w:tcPr>
            <w:tcW w:w="1134" w:type="dxa"/>
            <w:vAlign w:val="center"/>
          </w:tcPr>
          <w:p w14:paraId="18E7F7E7" w14:textId="77777777" w:rsidR="00FE36FA" w:rsidRDefault="00FE36FA" w:rsidP="0058665E">
            <w:pPr>
              <w:jc w:val="center"/>
              <w:rPr>
                <w:ins w:id="5781" w:author="Camilo Andrés Díaz Gómez" w:date="2023-03-22T16:20:00Z"/>
                <w:rFonts w:cs="Times New Roman"/>
                <w:b/>
                <w:bCs/>
                <w:sz w:val="20"/>
                <w:szCs w:val="20"/>
              </w:rPr>
            </w:pPr>
            <w:ins w:id="5782" w:author="Camilo Andrés Díaz Gómez" w:date="2023-03-22T16:15:00Z">
              <w:r w:rsidRPr="00FE36FA">
                <w:rPr>
                  <w:rFonts w:cs="Times New Roman"/>
                  <w:b/>
                  <w:bCs/>
                  <w:sz w:val="20"/>
                  <w:szCs w:val="20"/>
                </w:rPr>
                <w:t>Regresión</w:t>
              </w:r>
            </w:ins>
          </w:p>
          <w:p w14:paraId="335D74F1" w14:textId="1BBC774E" w:rsidR="00FE36FA" w:rsidRPr="00FE36FA" w:rsidRDefault="00FE36FA" w:rsidP="0058665E">
            <w:pPr>
              <w:jc w:val="center"/>
              <w:rPr>
                <w:ins w:id="5783" w:author="Camilo Andrés Díaz Gómez" w:date="2023-03-22T16:15:00Z"/>
                <w:rFonts w:cs="Times New Roman"/>
                <w:b/>
                <w:bCs/>
                <w:sz w:val="20"/>
                <w:szCs w:val="20"/>
              </w:rPr>
            </w:pPr>
            <w:ins w:id="5784" w:author="Camilo Andrés Díaz Gómez" w:date="2023-03-22T16:20:00Z">
              <w:r>
                <w:rPr>
                  <w:rFonts w:cs="Times New Roman"/>
                  <w:b/>
                  <w:bCs/>
                  <w:sz w:val="20"/>
                  <w:szCs w:val="20"/>
                </w:rPr>
                <w:t>lineal</w:t>
              </w:r>
            </w:ins>
          </w:p>
        </w:tc>
        <w:tc>
          <w:tcPr>
            <w:tcW w:w="1276" w:type="dxa"/>
            <w:vAlign w:val="center"/>
          </w:tcPr>
          <w:p w14:paraId="235C0E48" w14:textId="77777777" w:rsidR="00FE36FA" w:rsidRPr="00FE36FA" w:rsidRDefault="00FE36FA" w:rsidP="0058665E">
            <w:pPr>
              <w:jc w:val="center"/>
              <w:rPr>
                <w:ins w:id="5785" w:author="Camilo Andrés Díaz Gómez" w:date="2023-03-22T16:15:00Z"/>
                <w:rFonts w:cs="Times New Roman"/>
                <w:b/>
                <w:bCs/>
                <w:sz w:val="20"/>
                <w:szCs w:val="20"/>
              </w:rPr>
            </w:pPr>
            <w:ins w:id="5786" w:author="Camilo Andrés Díaz Gómez" w:date="2023-03-22T16:15:00Z">
              <w:r w:rsidRPr="00FE36FA">
                <w:rPr>
                  <w:rFonts w:cs="Times New Roman"/>
                  <w:b/>
                  <w:bCs/>
                  <w:sz w:val="20"/>
                  <w:szCs w:val="20"/>
                </w:rPr>
                <w:t>Regresión Polinomial</w:t>
              </w:r>
            </w:ins>
          </w:p>
        </w:tc>
        <w:tc>
          <w:tcPr>
            <w:tcW w:w="851" w:type="dxa"/>
            <w:vAlign w:val="center"/>
          </w:tcPr>
          <w:p w14:paraId="1D9C93A2" w14:textId="77777777" w:rsidR="00FE36FA" w:rsidRPr="00FE36FA" w:rsidRDefault="00FE36FA" w:rsidP="0058665E">
            <w:pPr>
              <w:jc w:val="center"/>
              <w:rPr>
                <w:ins w:id="5787" w:author="Camilo Andrés Díaz Gómez" w:date="2023-03-22T16:15:00Z"/>
                <w:rFonts w:cs="Times New Roman"/>
                <w:b/>
                <w:bCs/>
                <w:sz w:val="20"/>
                <w:szCs w:val="20"/>
              </w:rPr>
            </w:pPr>
            <w:ins w:id="5788" w:author="Camilo Andrés Díaz Gómez" w:date="2023-03-22T16:15:00Z">
              <w:r w:rsidRPr="00FE36FA">
                <w:rPr>
                  <w:rFonts w:cs="Times New Roman"/>
                  <w:b/>
                  <w:bCs/>
                  <w:sz w:val="20"/>
                  <w:szCs w:val="20"/>
                </w:rPr>
                <w:t>KNN</w:t>
              </w:r>
            </w:ins>
          </w:p>
        </w:tc>
        <w:tc>
          <w:tcPr>
            <w:tcW w:w="1275" w:type="dxa"/>
            <w:vAlign w:val="center"/>
          </w:tcPr>
          <w:p w14:paraId="1AD87F87" w14:textId="77777777" w:rsidR="00FE36FA" w:rsidRPr="00FE36FA" w:rsidRDefault="00FE36FA" w:rsidP="0058665E">
            <w:pPr>
              <w:jc w:val="center"/>
              <w:rPr>
                <w:ins w:id="5789" w:author="Camilo Andrés Díaz Gómez" w:date="2023-03-22T16:15:00Z"/>
                <w:rFonts w:cs="Times New Roman"/>
                <w:b/>
                <w:bCs/>
                <w:sz w:val="20"/>
                <w:szCs w:val="20"/>
              </w:rPr>
            </w:pPr>
            <w:ins w:id="5790" w:author="Camilo Andrés Díaz Gómez" w:date="2023-03-22T16:15:00Z">
              <w:r w:rsidRPr="00FE36FA">
                <w:rPr>
                  <w:rFonts w:cs="Times New Roman"/>
                  <w:b/>
                  <w:bCs/>
                  <w:sz w:val="20"/>
                  <w:szCs w:val="20"/>
                </w:rPr>
                <w:t>Arboles de decisiones</w:t>
              </w:r>
            </w:ins>
          </w:p>
        </w:tc>
        <w:tc>
          <w:tcPr>
            <w:tcW w:w="1276" w:type="dxa"/>
          </w:tcPr>
          <w:p w14:paraId="7EA11111" w14:textId="63C87CB5" w:rsidR="00FE36FA" w:rsidRPr="00E30F2C" w:rsidRDefault="00E30F2C" w:rsidP="0058665E">
            <w:pPr>
              <w:jc w:val="center"/>
              <w:rPr>
                <w:ins w:id="5791" w:author="Camilo Andrés Díaz Gómez" w:date="2023-03-22T16:15:00Z"/>
                <w:rFonts w:cs="Times New Roman"/>
                <w:b/>
                <w:bCs/>
                <w:sz w:val="20"/>
                <w:szCs w:val="20"/>
              </w:rPr>
            </w:pPr>
            <w:ins w:id="5792" w:author="Camilo Andrés Díaz Gómez" w:date="2023-03-22T16:23:00Z">
              <w:r w:rsidRPr="00E30F2C">
                <w:rPr>
                  <w:rFonts w:cs="Times New Roman"/>
                  <w:b/>
                  <w:bCs/>
                  <w:sz w:val="22"/>
                  <w:rPrChange w:id="5793" w:author="Camilo Andrés Díaz Gómez" w:date="2023-03-22T16:23:00Z">
                    <w:rPr>
                      <w:rFonts w:cs="Times New Roman"/>
                      <w:szCs w:val="24"/>
                    </w:rPr>
                  </w:rPrChange>
                </w:rPr>
                <w:t>Bosque aleatorio</w:t>
              </w:r>
            </w:ins>
          </w:p>
        </w:tc>
        <w:tc>
          <w:tcPr>
            <w:tcW w:w="1134" w:type="dxa"/>
          </w:tcPr>
          <w:p w14:paraId="0418ADC5" w14:textId="77777777" w:rsidR="00FE36FA" w:rsidRPr="00FE36FA" w:rsidRDefault="00FE36FA" w:rsidP="0058665E">
            <w:pPr>
              <w:jc w:val="center"/>
              <w:rPr>
                <w:ins w:id="5794" w:author="Camilo Andrés Díaz Gómez" w:date="2023-03-22T16:15:00Z"/>
                <w:rFonts w:cs="Times New Roman"/>
                <w:b/>
                <w:bCs/>
                <w:sz w:val="20"/>
                <w:szCs w:val="20"/>
              </w:rPr>
            </w:pPr>
            <w:ins w:id="5795" w:author="Camilo Andrés Díaz Gómez" w:date="2023-03-22T16:15:00Z">
              <w:r w:rsidRPr="00FE36FA">
                <w:rPr>
                  <w:rFonts w:cs="Times New Roman"/>
                  <w:b/>
                  <w:bCs/>
                  <w:sz w:val="20"/>
                  <w:szCs w:val="20"/>
                </w:rPr>
                <w:t>Red Neuronal</w:t>
              </w:r>
            </w:ins>
          </w:p>
        </w:tc>
        <w:tc>
          <w:tcPr>
            <w:tcW w:w="1418" w:type="dxa"/>
          </w:tcPr>
          <w:p w14:paraId="41CF03F5" w14:textId="77777777" w:rsidR="00FE36FA" w:rsidRPr="00FE36FA" w:rsidRDefault="00FE36FA" w:rsidP="0058665E">
            <w:pPr>
              <w:jc w:val="center"/>
              <w:rPr>
                <w:ins w:id="5796" w:author="Camilo Andrés Díaz Gómez" w:date="2023-03-22T16:15:00Z"/>
                <w:rFonts w:cs="Times New Roman"/>
                <w:b/>
                <w:bCs/>
                <w:sz w:val="20"/>
                <w:szCs w:val="20"/>
              </w:rPr>
            </w:pPr>
            <w:ins w:id="5797" w:author="Camilo Andrés Díaz Gómez" w:date="2023-03-22T16:15:00Z">
              <w:r w:rsidRPr="00FE36FA">
                <w:rPr>
                  <w:rFonts w:cs="Times New Roman"/>
                  <w:b/>
                  <w:bCs/>
                  <w:sz w:val="20"/>
                  <w:szCs w:val="20"/>
                </w:rPr>
                <w:t>Temperatura real</w:t>
              </w:r>
            </w:ins>
          </w:p>
        </w:tc>
      </w:tr>
      <w:tr w:rsidR="00FE36FA" w:rsidRPr="00BD3055" w14:paraId="3284C532" w14:textId="77777777" w:rsidTr="0058665E">
        <w:trPr>
          <w:ins w:id="5798" w:author="Camilo Andrés Díaz Gómez" w:date="2023-03-22T16:15:00Z"/>
        </w:trPr>
        <w:tc>
          <w:tcPr>
            <w:tcW w:w="562" w:type="dxa"/>
            <w:vAlign w:val="bottom"/>
          </w:tcPr>
          <w:p w14:paraId="133B1312" w14:textId="77777777" w:rsidR="00FE36FA" w:rsidRPr="00BD3055" w:rsidRDefault="00FE36FA" w:rsidP="0058665E">
            <w:pPr>
              <w:rPr>
                <w:ins w:id="5799" w:author="Camilo Andrés Díaz Gómez" w:date="2023-03-22T16:15:00Z"/>
                <w:rFonts w:cs="Times New Roman"/>
                <w:sz w:val="20"/>
                <w:szCs w:val="20"/>
              </w:rPr>
            </w:pPr>
            <w:ins w:id="5800" w:author="Camilo Andrés Díaz Gómez" w:date="2023-03-22T16:15:00Z">
              <w:r w:rsidRPr="00717B43">
                <w:rPr>
                  <w:rFonts w:cs="Times New Roman"/>
                  <w:color w:val="000000"/>
                  <w:sz w:val="22"/>
                </w:rPr>
                <w:t>1</w:t>
              </w:r>
            </w:ins>
          </w:p>
        </w:tc>
        <w:tc>
          <w:tcPr>
            <w:tcW w:w="1134" w:type="dxa"/>
            <w:vAlign w:val="bottom"/>
          </w:tcPr>
          <w:p w14:paraId="5C5747B2" w14:textId="77777777" w:rsidR="00FE36FA" w:rsidRPr="00BD3055" w:rsidRDefault="00FE36FA" w:rsidP="0058665E">
            <w:pPr>
              <w:rPr>
                <w:ins w:id="5801" w:author="Camilo Andrés Díaz Gómez" w:date="2023-03-22T16:15:00Z"/>
                <w:rFonts w:cs="Times New Roman"/>
                <w:sz w:val="20"/>
                <w:szCs w:val="20"/>
              </w:rPr>
            </w:pPr>
            <w:ins w:id="5802" w:author="Camilo Andrés Díaz Gómez" w:date="2023-03-22T16:15:00Z">
              <w:r>
                <w:rPr>
                  <w:rFonts w:ascii="Calibri" w:hAnsi="Calibri" w:cs="Calibri"/>
                  <w:color w:val="000000"/>
                  <w:sz w:val="22"/>
                </w:rPr>
                <w:t>18,479</w:t>
              </w:r>
            </w:ins>
          </w:p>
        </w:tc>
        <w:tc>
          <w:tcPr>
            <w:tcW w:w="1276" w:type="dxa"/>
            <w:vAlign w:val="bottom"/>
          </w:tcPr>
          <w:p w14:paraId="1B664D4F" w14:textId="77777777" w:rsidR="00FE36FA" w:rsidRPr="00BD3055" w:rsidRDefault="00FE36FA" w:rsidP="0058665E">
            <w:pPr>
              <w:rPr>
                <w:ins w:id="5803" w:author="Camilo Andrés Díaz Gómez" w:date="2023-03-22T16:15:00Z"/>
                <w:rFonts w:cs="Times New Roman"/>
                <w:sz w:val="20"/>
                <w:szCs w:val="20"/>
              </w:rPr>
            </w:pPr>
            <w:ins w:id="5804" w:author="Camilo Andrés Díaz Gómez" w:date="2023-03-22T16:15:00Z">
              <w:r>
                <w:rPr>
                  <w:rFonts w:ascii="Calibri" w:hAnsi="Calibri" w:cs="Calibri"/>
                  <w:color w:val="000000"/>
                  <w:sz w:val="22"/>
                </w:rPr>
                <w:t>14,663</w:t>
              </w:r>
            </w:ins>
          </w:p>
        </w:tc>
        <w:tc>
          <w:tcPr>
            <w:tcW w:w="851" w:type="dxa"/>
            <w:vAlign w:val="bottom"/>
          </w:tcPr>
          <w:p w14:paraId="3EB09AC7" w14:textId="77777777" w:rsidR="00FE36FA" w:rsidRPr="00BD3055" w:rsidRDefault="00FE36FA" w:rsidP="0058665E">
            <w:pPr>
              <w:rPr>
                <w:ins w:id="5805" w:author="Camilo Andrés Díaz Gómez" w:date="2023-03-22T16:15:00Z"/>
                <w:rFonts w:cs="Times New Roman"/>
                <w:sz w:val="20"/>
                <w:szCs w:val="20"/>
              </w:rPr>
            </w:pPr>
            <w:ins w:id="5806" w:author="Camilo Andrés Díaz Gómez" w:date="2023-03-22T16:15:00Z">
              <w:r>
                <w:rPr>
                  <w:rFonts w:ascii="Calibri" w:hAnsi="Calibri" w:cs="Calibri"/>
                  <w:color w:val="000000"/>
                  <w:sz w:val="22"/>
                </w:rPr>
                <w:t>14,817</w:t>
              </w:r>
            </w:ins>
          </w:p>
        </w:tc>
        <w:tc>
          <w:tcPr>
            <w:tcW w:w="1275" w:type="dxa"/>
            <w:vAlign w:val="bottom"/>
          </w:tcPr>
          <w:p w14:paraId="182E9E49" w14:textId="77777777" w:rsidR="00FE36FA" w:rsidRPr="00BD3055" w:rsidRDefault="00FE36FA" w:rsidP="0058665E">
            <w:pPr>
              <w:rPr>
                <w:ins w:id="5807" w:author="Camilo Andrés Díaz Gómez" w:date="2023-03-22T16:15:00Z"/>
                <w:rFonts w:cs="Times New Roman"/>
                <w:sz w:val="20"/>
                <w:szCs w:val="20"/>
              </w:rPr>
            </w:pPr>
            <w:ins w:id="5808" w:author="Camilo Andrés Díaz Gómez" w:date="2023-03-22T16:15:00Z">
              <w:r>
                <w:rPr>
                  <w:rFonts w:ascii="Calibri" w:hAnsi="Calibri" w:cs="Calibri"/>
                  <w:color w:val="000000"/>
                  <w:sz w:val="22"/>
                </w:rPr>
                <w:t>14,620</w:t>
              </w:r>
            </w:ins>
          </w:p>
        </w:tc>
        <w:tc>
          <w:tcPr>
            <w:tcW w:w="1276" w:type="dxa"/>
            <w:vAlign w:val="bottom"/>
          </w:tcPr>
          <w:p w14:paraId="4F7B0FC4" w14:textId="77777777" w:rsidR="00FE36FA" w:rsidRPr="00776339" w:rsidRDefault="00FE36FA" w:rsidP="0058665E">
            <w:pPr>
              <w:rPr>
                <w:ins w:id="5809" w:author="Camilo Andrés Díaz Gómez" w:date="2023-03-22T16:15:00Z"/>
                <w:rFonts w:cs="Times New Roman"/>
                <w:color w:val="000000"/>
                <w:sz w:val="20"/>
                <w:szCs w:val="20"/>
              </w:rPr>
            </w:pPr>
            <w:ins w:id="5810" w:author="Camilo Andrés Díaz Gómez" w:date="2023-03-22T16:15:00Z">
              <w:r>
                <w:rPr>
                  <w:rFonts w:ascii="Calibri" w:hAnsi="Calibri" w:cs="Calibri"/>
                  <w:color w:val="000000"/>
                  <w:sz w:val="22"/>
                </w:rPr>
                <w:t>14,155</w:t>
              </w:r>
            </w:ins>
          </w:p>
        </w:tc>
        <w:tc>
          <w:tcPr>
            <w:tcW w:w="1134" w:type="dxa"/>
            <w:vAlign w:val="bottom"/>
          </w:tcPr>
          <w:p w14:paraId="3F18A35A" w14:textId="77777777" w:rsidR="00FE36FA" w:rsidRPr="00776339" w:rsidRDefault="00FE36FA" w:rsidP="0058665E">
            <w:pPr>
              <w:rPr>
                <w:ins w:id="5811" w:author="Camilo Andrés Díaz Gómez" w:date="2023-03-22T16:15:00Z"/>
                <w:rFonts w:cs="Times New Roman"/>
                <w:color w:val="000000"/>
                <w:sz w:val="20"/>
                <w:szCs w:val="20"/>
              </w:rPr>
            </w:pPr>
            <w:ins w:id="5812" w:author="Camilo Andrés Díaz Gómez" w:date="2023-03-22T16:15:00Z">
              <w:r>
                <w:rPr>
                  <w:rFonts w:ascii="Calibri" w:hAnsi="Calibri" w:cs="Calibri"/>
                  <w:color w:val="000000"/>
                  <w:sz w:val="22"/>
                </w:rPr>
                <w:t>14,219</w:t>
              </w:r>
            </w:ins>
          </w:p>
        </w:tc>
        <w:tc>
          <w:tcPr>
            <w:tcW w:w="1418" w:type="dxa"/>
            <w:vAlign w:val="bottom"/>
          </w:tcPr>
          <w:p w14:paraId="2F3F82AC" w14:textId="77777777" w:rsidR="00FE36FA" w:rsidRPr="00776339" w:rsidRDefault="00FE36FA" w:rsidP="0058665E">
            <w:pPr>
              <w:rPr>
                <w:ins w:id="5813" w:author="Camilo Andrés Díaz Gómez" w:date="2023-03-22T16:15:00Z"/>
                <w:rFonts w:cs="Times New Roman"/>
                <w:color w:val="000000"/>
                <w:sz w:val="20"/>
                <w:szCs w:val="20"/>
              </w:rPr>
            </w:pPr>
            <w:ins w:id="5814" w:author="Camilo Andrés Díaz Gómez" w:date="2023-03-22T16:15:00Z">
              <w:r>
                <w:rPr>
                  <w:rFonts w:ascii="Calibri" w:hAnsi="Calibri" w:cs="Calibri"/>
                  <w:color w:val="000000"/>
                  <w:sz w:val="22"/>
                </w:rPr>
                <w:t>12,448</w:t>
              </w:r>
            </w:ins>
          </w:p>
        </w:tc>
      </w:tr>
      <w:tr w:rsidR="00FE36FA" w:rsidRPr="00BD3055" w14:paraId="554FF923" w14:textId="77777777" w:rsidTr="0058665E">
        <w:trPr>
          <w:ins w:id="5815" w:author="Camilo Andrés Díaz Gómez" w:date="2023-03-22T16:15:00Z"/>
        </w:trPr>
        <w:tc>
          <w:tcPr>
            <w:tcW w:w="562" w:type="dxa"/>
            <w:vAlign w:val="bottom"/>
          </w:tcPr>
          <w:p w14:paraId="2A8DD84C" w14:textId="77777777" w:rsidR="00FE36FA" w:rsidRPr="00BD3055" w:rsidRDefault="00FE36FA" w:rsidP="0058665E">
            <w:pPr>
              <w:rPr>
                <w:ins w:id="5816" w:author="Camilo Andrés Díaz Gómez" w:date="2023-03-22T16:15:00Z"/>
                <w:rFonts w:cs="Times New Roman"/>
                <w:sz w:val="20"/>
                <w:szCs w:val="20"/>
              </w:rPr>
            </w:pPr>
            <w:ins w:id="5817" w:author="Camilo Andrés Díaz Gómez" w:date="2023-03-22T16:15:00Z">
              <w:r w:rsidRPr="00717B43">
                <w:rPr>
                  <w:rFonts w:cs="Times New Roman"/>
                  <w:color w:val="000000"/>
                  <w:sz w:val="22"/>
                </w:rPr>
                <w:t>2</w:t>
              </w:r>
            </w:ins>
          </w:p>
        </w:tc>
        <w:tc>
          <w:tcPr>
            <w:tcW w:w="1134" w:type="dxa"/>
            <w:vAlign w:val="bottom"/>
          </w:tcPr>
          <w:p w14:paraId="1EAF99E1" w14:textId="77777777" w:rsidR="00FE36FA" w:rsidRPr="00BD3055" w:rsidRDefault="00FE36FA" w:rsidP="0058665E">
            <w:pPr>
              <w:rPr>
                <w:ins w:id="5818" w:author="Camilo Andrés Díaz Gómez" w:date="2023-03-22T16:15:00Z"/>
                <w:rFonts w:cs="Times New Roman"/>
                <w:sz w:val="20"/>
                <w:szCs w:val="20"/>
              </w:rPr>
            </w:pPr>
            <w:ins w:id="5819" w:author="Camilo Andrés Díaz Gómez" w:date="2023-03-22T16:15:00Z">
              <w:r>
                <w:rPr>
                  <w:rFonts w:ascii="Calibri" w:hAnsi="Calibri" w:cs="Calibri"/>
                  <w:color w:val="000000"/>
                  <w:sz w:val="22"/>
                </w:rPr>
                <w:t>14,544</w:t>
              </w:r>
            </w:ins>
          </w:p>
        </w:tc>
        <w:tc>
          <w:tcPr>
            <w:tcW w:w="1276" w:type="dxa"/>
            <w:vAlign w:val="bottom"/>
          </w:tcPr>
          <w:p w14:paraId="51AEFE0A" w14:textId="77777777" w:rsidR="00FE36FA" w:rsidRPr="00BD3055" w:rsidRDefault="00FE36FA" w:rsidP="0058665E">
            <w:pPr>
              <w:rPr>
                <w:ins w:id="5820" w:author="Camilo Andrés Díaz Gómez" w:date="2023-03-22T16:15:00Z"/>
                <w:rFonts w:cs="Times New Roman"/>
                <w:sz w:val="20"/>
                <w:szCs w:val="20"/>
              </w:rPr>
            </w:pPr>
            <w:ins w:id="5821" w:author="Camilo Andrés Díaz Gómez" w:date="2023-03-22T16:15:00Z">
              <w:r>
                <w:rPr>
                  <w:rFonts w:ascii="Calibri" w:hAnsi="Calibri" w:cs="Calibri"/>
                  <w:color w:val="000000"/>
                  <w:sz w:val="22"/>
                </w:rPr>
                <w:t>15,734</w:t>
              </w:r>
            </w:ins>
          </w:p>
        </w:tc>
        <w:tc>
          <w:tcPr>
            <w:tcW w:w="851" w:type="dxa"/>
            <w:vAlign w:val="bottom"/>
          </w:tcPr>
          <w:p w14:paraId="4154B367" w14:textId="77777777" w:rsidR="00FE36FA" w:rsidRPr="00BD3055" w:rsidRDefault="00FE36FA" w:rsidP="0058665E">
            <w:pPr>
              <w:rPr>
                <w:ins w:id="5822" w:author="Camilo Andrés Díaz Gómez" w:date="2023-03-22T16:15:00Z"/>
                <w:rFonts w:cs="Times New Roman"/>
                <w:sz w:val="20"/>
                <w:szCs w:val="20"/>
              </w:rPr>
            </w:pPr>
            <w:ins w:id="5823" w:author="Camilo Andrés Díaz Gómez" w:date="2023-03-22T16:15:00Z">
              <w:r>
                <w:rPr>
                  <w:rFonts w:ascii="Calibri" w:hAnsi="Calibri" w:cs="Calibri"/>
                  <w:color w:val="000000"/>
                  <w:sz w:val="22"/>
                </w:rPr>
                <w:t>15,728</w:t>
              </w:r>
            </w:ins>
          </w:p>
        </w:tc>
        <w:tc>
          <w:tcPr>
            <w:tcW w:w="1275" w:type="dxa"/>
            <w:vAlign w:val="bottom"/>
          </w:tcPr>
          <w:p w14:paraId="6973543A" w14:textId="77777777" w:rsidR="00FE36FA" w:rsidRPr="00BD3055" w:rsidRDefault="00FE36FA" w:rsidP="0058665E">
            <w:pPr>
              <w:rPr>
                <w:ins w:id="5824" w:author="Camilo Andrés Díaz Gómez" w:date="2023-03-22T16:15:00Z"/>
                <w:rFonts w:cs="Times New Roman"/>
                <w:sz w:val="20"/>
                <w:szCs w:val="20"/>
              </w:rPr>
            </w:pPr>
            <w:ins w:id="5825" w:author="Camilo Andrés Díaz Gómez" w:date="2023-03-22T16:15:00Z">
              <w:r>
                <w:rPr>
                  <w:rFonts w:ascii="Calibri" w:hAnsi="Calibri" w:cs="Calibri"/>
                  <w:color w:val="000000"/>
                  <w:sz w:val="22"/>
                </w:rPr>
                <w:t>15,652</w:t>
              </w:r>
            </w:ins>
          </w:p>
        </w:tc>
        <w:tc>
          <w:tcPr>
            <w:tcW w:w="1276" w:type="dxa"/>
            <w:vAlign w:val="bottom"/>
          </w:tcPr>
          <w:p w14:paraId="08731ECC" w14:textId="77777777" w:rsidR="00FE36FA" w:rsidRPr="00776339" w:rsidRDefault="00FE36FA" w:rsidP="0058665E">
            <w:pPr>
              <w:rPr>
                <w:ins w:id="5826" w:author="Camilo Andrés Díaz Gómez" w:date="2023-03-22T16:15:00Z"/>
                <w:rFonts w:cs="Times New Roman"/>
                <w:color w:val="000000"/>
                <w:sz w:val="20"/>
                <w:szCs w:val="20"/>
              </w:rPr>
            </w:pPr>
            <w:ins w:id="5827" w:author="Camilo Andrés Díaz Gómez" w:date="2023-03-22T16:15:00Z">
              <w:r>
                <w:rPr>
                  <w:rFonts w:ascii="Calibri" w:hAnsi="Calibri" w:cs="Calibri"/>
                  <w:color w:val="000000"/>
                  <w:sz w:val="22"/>
                </w:rPr>
                <w:t>15,144</w:t>
              </w:r>
            </w:ins>
          </w:p>
        </w:tc>
        <w:tc>
          <w:tcPr>
            <w:tcW w:w="1134" w:type="dxa"/>
            <w:vAlign w:val="bottom"/>
          </w:tcPr>
          <w:p w14:paraId="437136E6" w14:textId="77777777" w:rsidR="00FE36FA" w:rsidRPr="00776339" w:rsidRDefault="00FE36FA" w:rsidP="0058665E">
            <w:pPr>
              <w:rPr>
                <w:ins w:id="5828" w:author="Camilo Andrés Díaz Gómez" w:date="2023-03-22T16:15:00Z"/>
                <w:rFonts w:cs="Times New Roman"/>
                <w:color w:val="000000"/>
                <w:sz w:val="20"/>
                <w:szCs w:val="20"/>
              </w:rPr>
            </w:pPr>
            <w:ins w:id="5829" w:author="Camilo Andrés Díaz Gómez" w:date="2023-03-22T16:15:00Z">
              <w:r>
                <w:rPr>
                  <w:rFonts w:ascii="Calibri" w:hAnsi="Calibri" w:cs="Calibri"/>
                  <w:color w:val="000000"/>
                  <w:sz w:val="22"/>
                </w:rPr>
                <w:t>15,154</w:t>
              </w:r>
            </w:ins>
          </w:p>
        </w:tc>
        <w:tc>
          <w:tcPr>
            <w:tcW w:w="1418" w:type="dxa"/>
            <w:vAlign w:val="bottom"/>
          </w:tcPr>
          <w:p w14:paraId="6953F7A2" w14:textId="77777777" w:rsidR="00FE36FA" w:rsidRPr="00776339" w:rsidRDefault="00FE36FA" w:rsidP="0058665E">
            <w:pPr>
              <w:rPr>
                <w:ins w:id="5830" w:author="Camilo Andrés Díaz Gómez" w:date="2023-03-22T16:15:00Z"/>
                <w:rFonts w:cs="Times New Roman"/>
                <w:color w:val="000000"/>
                <w:sz w:val="20"/>
                <w:szCs w:val="20"/>
              </w:rPr>
            </w:pPr>
            <w:ins w:id="5831" w:author="Camilo Andrés Díaz Gómez" w:date="2023-03-22T16:15:00Z">
              <w:r>
                <w:rPr>
                  <w:rFonts w:ascii="Calibri" w:hAnsi="Calibri" w:cs="Calibri"/>
                  <w:color w:val="000000"/>
                  <w:sz w:val="22"/>
                </w:rPr>
                <w:t>14,406</w:t>
              </w:r>
            </w:ins>
          </w:p>
        </w:tc>
      </w:tr>
      <w:tr w:rsidR="00FE36FA" w:rsidRPr="00BD3055" w14:paraId="3083BC60" w14:textId="77777777" w:rsidTr="0058665E">
        <w:trPr>
          <w:ins w:id="5832" w:author="Camilo Andrés Díaz Gómez" w:date="2023-03-22T16:15:00Z"/>
        </w:trPr>
        <w:tc>
          <w:tcPr>
            <w:tcW w:w="562" w:type="dxa"/>
            <w:vAlign w:val="bottom"/>
          </w:tcPr>
          <w:p w14:paraId="78159425" w14:textId="77777777" w:rsidR="00FE36FA" w:rsidRPr="00BD3055" w:rsidRDefault="00FE36FA" w:rsidP="0058665E">
            <w:pPr>
              <w:rPr>
                <w:ins w:id="5833" w:author="Camilo Andrés Díaz Gómez" w:date="2023-03-22T16:15:00Z"/>
                <w:rFonts w:cs="Times New Roman"/>
                <w:sz w:val="20"/>
                <w:szCs w:val="20"/>
              </w:rPr>
            </w:pPr>
            <w:ins w:id="5834" w:author="Camilo Andrés Díaz Gómez" w:date="2023-03-22T16:15:00Z">
              <w:r w:rsidRPr="00717B43">
                <w:rPr>
                  <w:rFonts w:cs="Times New Roman"/>
                  <w:color w:val="000000"/>
                  <w:sz w:val="22"/>
                </w:rPr>
                <w:t>3</w:t>
              </w:r>
            </w:ins>
          </w:p>
        </w:tc>
        <w:tc>
          <w:tcPr>
            <w:tcW w:w="1134" w:type="dxa"/>
            <w:vAlign w:val="bottom"/>
          </w:tcPr>
          <w:p w14:paraId="6EE146E0" w14:textId="77777777" w:rsidR="00FE36FA" w:rsidRPr="00BD3055" w:rsidRDefault="00FE36FA" w:rsidP="0058665E">
            <w:pPr>
              <w:rPr>
                <w:ins w:id="5835" w:author="Camilo Andrés Díaz Gómez" w:date="2023-03-22T16:15:00Z"/>
                <w:rFonts w:cs="Times New Roman"/>
                <w:sz w:val="20"/>
                <w:szCs w:val="20"/>
              </w:rPr>
            </w:pPr>
            <w:ins w:id="5836" w:author="Camilo Andrés Díaz Gómez" w:date="2023-03-22T16:15:00Z">
              <w:r>
                <w:rPr>
                  <w:rFonts w:ascii="Calibri" w:hAnsi="Calibri" w:cs="Calibri"/>
                  <w:color w:val="000000"/>
                  <w:sz w:val="22"/>
                </w:rPr>
                <w:t>15,456</w:t>
              </w:r>
            </w:ins>
          </w:p>
        </w:tc>
        <w:tc>
          <w:tcPr>
            <w:tcW w:w="1276" w:type="dxa"/>
            <w:vAlign w:val="bottom"/>
          </w:tcPr>
          <w:p w14:paraId="5368EDE5" w14:textId="77777777" w:rsidR="00FE36FA" w:rsidRPr="00BD3055" w:rsidRDefault="00FE36FA" w:rsidP="0058665E">
            <w:pPr>
              <w:rPr>
                <w:ins w:id="5837" w:author="Camilo Andrés Díaz Gómez" w:date="2023-03-22T16:15:00Z"/>
                <w:rFonts w:cs="Times New Roman"/>
                <w:sz w:val="20"/>
                <w:szCs w:val="20"/>
              </w:rPr>
            </w:pPr>
            <w:ins w:id="5838" w:author="Camilo Andrés Díaz Gómez" w:date="2023-03-22T16:15:00Z">
              <w:r>
                <w:rPr>
                  <w:rFonts w:ascii="Calibri" w:hAnsi="Calibri" w:cs="Calibri"/>
                  <w:color w:val="000000"/>
                  <w:sz w:val="22"/>
                </w:rPr>
                <w:t>14,560</w:t>
              </w:r>
            </w:ins>
          </w:p>
        </w:tc>
        <w:tc>
          <w:tcPr>
            <w:tcW w:w="851" w:type="dxa"/>
            <w:vAlign w:val="bottom"/>
          </w:tcPr>
          <w:p w14:paraId="7B7B4108" w14:textId="77777777" w:rsidR="00FE36FA" w:rsidRPr="00BD3055" w:rsidRDefault="00FE36FA" w:rsidP="0058665E">
            <w:pPr>
              <w:rPr>
                <w:ins w:id="5839" w:author="Camilo Andrés Díaz Gómez" w:date="2023-03-22T16:15:00Z"/>
                <w:rFonts w:cs="Times New Roman"/>
                <w:sz w:val="20"/>
                <w:szCs w:val="20"/>
              </w:rPr>
            </w:pPr>
            <w:ins w:id="5840" w:author="Camilo Andrés Díaz Gómez" w:date="2023-03-22T16:15:00Z">
              <w:r>
                <w:rPr>
                  <w:rFonts w:ascii="Calibri" w:hAnsi="Calibri" w:cs="Calibri"/>
                  <w:color w:val="000000"/>
                  <w:sz w:val="22"/>
                </w:rPr>
                <w:t>14,475</w:t>
              </w:r>
            </w:ins>
          </w:p>
        </w:tc>
        <w:tc>
          <w:tcPr>
            <w:tcW w:w="1275" w:type="dxa"/>
            <w:vAlign w:val="bottom"/>
          </w:tcPr>
          <w:p w14:paraId="427ABDC0" w14:textId="77777777" w:rsidR="00FE36FA" w:rsidRPr="00BD3055" w:rsidRDefault="00FE36FA" w:rsidP="0058665E">
            <w:pPr>
              <w:rPr>
                <w:ins w:id="5841" w:author="Camilo Andrés Díaz Gómez" w:date="2023-03-22T16:15:00Z"/>
                <w:rFonts w:cs="Times New Roman"/>
                <w:sz w:val="20"/>
                <w:szCs w:val="20"/>
              </w:rPr>
            </w:pPr>
            <w:ins w:id="5842" w:author="Camilo Andrés Díaz Gómez" w:date="2023-03-22T16:15:00Z">
              <w:r>
                <w:rPr>
                  <w:rFonts w:ascii="Calibri" w:hAnsi="Calibri" w:cs="Calibri"/>
                  <w:color w:val="000000"/>
                  <w:sz w:val="22"/>
                </w:rPr>
                <w:t>14,377</w:t>
              </w:r>
            </w:ins>
          </w:p>
        </w:tc>
        <w:tc>
          <w:tcPr>
            <w:tcW w:w="1276" w:type="dxa"/>
            <w:vAlign w:val="bottom"/>
          </w:tcPr>
          <w:p w14:paraId="79CE53AD" w14:textId="77777777" w:rsidR="00FE36FA" w:rsidRPr="00776339" w:rsidRDefault="00FE36FA" w:rsidP="0058665E">
            <w:pPr>
              <w:rPr>
                <w:ins w:id="5843" w:author="Camilo Andrés Díaz Gómez" w:date="2023-03-22T16:15:00Z"/>
                <w:rFonts w:cs="Times New Roman"/>
                <w:color w:val="000000"/>
                <w:sz w:val="20"/>
                <w:szCs w:val="20"/>
              </w:rPr>
            </w:pPr>
            <w:ins w:id="5844" w:author="Camilo Andrés Díaz Gómez" w:date="2023-03-22T16:15:00Z">
              <w:r>
                <w:rPr>
                  <w:rFonts w:ascii="Calibri" w:hAnsi="Calibri" w:cs="Calibri"/>
                  <w:color w:val="000000"/>
                  <w:sz w:val="22"/>
                </w:rPr>
                <w:t>15,212</w:t>
              </w:r>
            </w:ins>
          </w:p>
        </w:tc>
        <w:tc>
          <w:tcPr>
            <w:tcW w:w="1134" w:type="dxa"/>
            <w:vAlign w:val="bottom"/>
          </w:tcPr>
          <w:p w14:paraId="7B6D0762" w14:textId="77777777" w:rsidR="00FE36FA" w:rsidRPr="00776339" w:rsidRDefault="00FE36FA" w:rsidP="0058665E">
            <w:pPr>
              <w:rPr>
                <w:ins w:id="5845" w:author="Camilo Andrés Díaz Gómez" w:date="2023-03-22T16:15:00Z"/>
                <w:rFonts w:cs="Times New Roman"/>
                <w:color w:val="000000"/>
                <w:sz w:val="20"/>
                <w:szCs w:val="20"/>
              </w:rPr>
            </w:pPr>
            <w:ins w:id="5846" w:author="Camilo Andrés Díaz Gómez" w:date="2023-03-22T16:15:00Z">
              <w:r>
                <w:rPr>
                  <w:rFonts w:ascii="Calibri" w:hAnsi="Calibri" w:cs="Calibri"/>
                  <w:color w:val="000000"/>
                  <w:sz w:val="22"/>
                </w:rPr>
                <w:t>15,247</w:t>
              </w:r>
            </w:ins>
          </w:p>
        </w:tc>
        <w:tc>
          <w:tcPr>
            <w:tcW w:w="1418" w:type="dxa"/>
            <w:vAlign w:val="bottom"/>
          </w:tcPr>
          <w:p w14:paraId="20C13E67" w14:textId="77777777" w:rsidR="00FE36FA" w:rsidRPr="00776339" w:rsidRDefault="00FE36FA" w:rsidP="0058665E">
            <w:pPr>
              <w:rPr>
                <w:ins w:id="5847" w:author="Camilo Andrés Díaz Gómez" w:date="2023-03-22T16:15:00Z"/>
                <w:rFonts w:cs="Times New Roman"/>
                <w:color w:val="000000"/>
                <w:sz w:val="20"/>
                <w:szCs w:val="20"/>
              </w:rPr>
            </w:pPr>
            <w:ins w:id="5848" w:author="Camilo Andrés Díaz Gómez" w:date="2023-03-22T16:15:00Z">
              <w:r>
                <w:rPr>
                  <w:rFonts w:ascii="Calibri" w:hAnsi="Calibri" w:cs="Calibri"/>
                  <w:color w:val="000000"/>
                  <w:sz w:val="22"/>
                </w:rPr>
                <w:t>13,725</w:t>
              </w:r>
            </w:ins>
          </w:p>
        </w:tc>
      </w:tr>
      <w:tr w:rsidR="00FE36FA" w:rsidRPr="00BD3055" w14:paraId="58B6018F" w14:textId="77777777" w:rsidTr="0058665E">
        <w:trPr>
          <w:ins w:id="5849" w:author="Camilo Andrés Díaz Gómez" w:date="2023-03-22T16:15:00Z"/>
        </w:trPr>
        <w:tc>
          <w:tcPr>
            <w:tcW w:w="562" w:type="dxa"/>
            <w:vAlign w:val="bottom"/>
          </w:tcPr>
          <w:p w14:paraId="48DE893D" w14:textId="77777777" w:rsidR="00FE36FA" w:rsidRPr="00BD3055" w:rsidRDefault="00FE36FA" w:rsidP="0058665E">
            <w:pPr>
              <w:rPr>
                <w:ins w:id="5850" w:author="Camilo Andrés Díaz Gómez" w:date="2023-03-22T16:15:00Z"/>
                <w:rFonts w:cs="Times New Roman"/>
                <w:sz w:val="20"/>
                <w:szCs w:val="20"/>
              </w:rPr>
            </w:pPr>
            <w:ins w:id="5851" w:author="Camilo Andrés Díaz Gómez" w:date="2023-03-22T16:15:00Z">
              <w:r w:rsidRPr="00717B43">
                <w:rPr>
                  <w:rFonts w:cs="Times New Roman"/>
                  <w:color w:val="000000"/>
                  <w:sz w:val="22"/>
                </w:rPr>
                <w:t>4</w:t>
              </w:r>
            </w:ins>
          </w:p>
        </w:tc>
        <w:tc>
          <w:tcPr>
            <w:tcW w:w="1134" w:type="dxa"/>
            <w:vAlign w:val="bottom"/>
          </w:tcPr>
          <w:p w14:paraId="1C43C540" w14:textId="77777777" w:rsidR="00FE36FA" w:rsidRPr="00BD3055" w:rsidRDefault="00FE36FA" w:rsidP="0058665E">
            <w:pPr>
              <w:rPr>
                <w:ins w:id="5852" w:author="Camilo Andrés Díaz Gómez" w:date="2023-03-22T16:15:00Z"/>
                <w:rFonts w:cs="Times New Roman"/>
                <w:sz w:val="20"/>
                <w:szCs w:val="20"/>
              </w:rPr>
            </w:pPr>
            <w:ins w:id="5853" w:author="Camilo Andrés Díaz Gómez" w:date="2023-03-22T16:15:00Z">
              <w:r>
                <w:rPr>
                  <w:rFonts w:ascii="Calibri" w:hAnsi="Calibri" w:cs="Calibri"/>
                  <w:color w:val="000000"/>
                  <w:sz w:val="22"/>
                </w:rPr>
                <w:t>15,169</w:t>
              </w:r>
            </w:ins>
          </w:p>
        </w:tc>
        <w:tc>
          <w:tcPr>
            <w:tcW w:w="1276" w:type="dxa"/>
            <w:vAlign w:val="bottom"/>
          </w:tcPr>
          <w:p w14:paraId="6EF2E4CA" w14:textId="77777777" w:rsidR="00FE36FA" w:rsidRPr="00BD3055" w:rsidRDefault="00FE36FA" w:rsidP="0058665E">
            <w:pPr>
              <w:rPr>
                <w:ins w:id="5854" w:author="Camilo Andrés Díaz Gómez" w:date="2023-03-22T16:15:00Z"/>
                <w:rFonts w:cs="Times New Roman"/>
                <w:sz w:val="20"/>
                <w:szCs w:val="20"/>
              </w:rPr>
            </w:pPr>
            <w:ins w:id="5855" w:author="Camilo Andrés Díaz Gómez" w:date="2023-03-22T16:15:00Z">
              <w:r>
                <w:rPr>
                  <w:rFonts w:ascii="Calibri" w:hAnsi="Calibri" w:cs="Calibri"/>
                  <w:color w:val="000000"/>
                  <w:sz w:val="22"/>
                </w:rPr>
                <w:t>15,266</w:t>
              </w:r>
            </w:ins>
          </w:p>
        </w:tc>
        <w:tc>
          <w:tcPr>
            <w:tcW w:w="851" w:type="dxa"/>
            <w:vAlign w:val="bottom"/>
          </w:tcPr>
          <w:p w14:paraId="77401097" w14:textId="77777777" w:rsidR="00FE36FA" w:rsidRPr="00BD3055" w:rsidRDefault="00FE36FA" w:rsidP="0058665E">
            <w:pPr>
              <w:rPr>
                <w:ins w:id="5856" w:author="Camilo Andrés Díaz Gómez" w:date="2023-03-22T16:15:00Z"/>
                <w:rFonts w:cs="Times New Roman"/>
                <w:sz w:val="20"/>
                <w:szCs w:val="20"/>
              </w:rPr>
            </w:pPr>
            <w:ins w:id="5857" w:author="Camilo Andrés Díaz Gómez" w:date="2023-03-22T16:15:00Z">
              <w:r>
                <w:rPr>
                  <w:rFonts w:ascii="Calibri" w:hAnsi="Calibri" w:cs="Calibri"/>
                  <w:color w:val="000000"/>
                  <w:sz w:val="22"/>
                </w:rPr>
                <w:t>15,344</w:t>
              </w:r>
            </w:ins>
          </w:p>
        </w:tc>
        <w:tc>
          <w:tcPr>
            <w:tcW w:w="1275" w:type="dxa"/>
            <w:vAlign w:val="bottom"/>
          </w:tcPr>
          <w:p w14:paraId="6FC970C1" w14:textId="77777777" w:rsidR="00FE36FA" w:rsidRPr="00BD3055" w:rsidRDefault="00FE36FA" w:rsidP="0058665E">
            <w:pPr>
              <w:rPr>
                <w:ins w:id="5858" w:author="Camilo Andrés Díaz Gómez" w:date="2023-03-22T16:15:00Z"/>
                <w:rFonts w:cs="Times New Roman"/>
                <w:sz w:val="20"/>
                <w:szCs w:val="20"/>
              </w:rPr>
            </w:pPr>
            <w:ins w:id="5859" w:author="Camilo Andrés Díaz Gómez" w:date="2023-03-22T16:15:00Z">
              <w:r>
                <w:rPr>
                  <w:rFonts w:ascii="Calibri" w:hAnsi="Calibri" w:cs="Calibri"/>
                  <w:color w:val="000000"/>
                  <w:sz w:val="22"/>
                </w:rPr>
                <w:t>15,235</w:t>
              </w:r>
            </w:ins>
          </w:p>
        </w:tc>
        <w:tc>
          <w:tcPr>
            <w:tcW w:w="1276" w:type="dxa"/>
            <w:vAlign w:val="bottom"/>
          </w:tcPr>
          <w:p w14:paraId="1DF79EB7" w14:textId="77777777" w:rsidR="00FE36FA" w:rsidRPr="00776339" w:rsidRDefault="00FE36FA" w:rsidP="0058665E">
            <w:pPr>
              <w:rPr>
                <w:ins w:id="5860" w:author="Camilo Andrés Díaz Gómez" w:date="2023-03-22T16:15:00Z"/>
                <w:rFonts w:cs="Times New Roman"/>
                <w:color w:val="000000"/>
                <w:sz w:val="20"/>
                <w:szCs w:val="20"/>
              </w:rPr>
            </w:pPr>
            <w:ins w:id="5861" w:author="Camilo Andrés Díaz Gómez" w:date="2023-03-22T16:15:00Z">
              <w:r>
                <w:rPr>
                  <w:rFonts w:ascii="Calibri" w:hAnsi="Calibri" w:cs="Calibri"/>
                  <w:color w:val="000000"/>
                  <w:sz w:val="22"/>
                </w:rPr>
                <w:t>14,850</w:t>
              </w:r>
            </w:ins>
          </w:p>
        </w:tc>
        <w:tc>
          <w:tcPr>
            <w:tcW w:w="1134" w:type="dxa"/>
            <w:vAlign w:val="bottom"/>
          </w:tcPr>
          <w:p w14:paraId="3F909D09" w14:textId="77777777" w:rsidR="00FE36FA" w:rsidRPr="00776339" w:rsidRDefault="00FE36FA" w:rsidP="0058665E">
            <w:pPr>
              <w:rPr>
                <w:ins w:id="5862" w:author="Camilo Andrés Díaz Gómez" w:date="2023-03-22T16:15:00Z"/>
                <w:rFonts w:cs="Times New Roman"/>
                <w:color w:val="000000"/>
                <w:sz w:val="20"/>
                <w:szCs w:val="20"/>
              </w:rPr>
            </w:pPr>
            <w:ins w:id="5863" w:author="Camilo Andrés Díaz Gómez" w:date="2023-03-22T16:15:00Z">
              <w:r>
                <w:rPr>
                  <w:rFonts w:ascii="Calibri" w:hAnsi="Calibri" w:cs="Calibri"/>
                  <w:color w:val="000000"/>
                  <w:sz w:val="22"/>
                </w:rPr>
                <w:t>14,776</w:t>
              </w:r>
            </w:ins>
          </w:p>
        </w:tc>
        <w:tc>
          <w:tcPr>
            <w:tcW w:w="1418" w:type="dxa"/>
            <w:vAlign w:val="bottom"/>
          </w:tcPr>
          <w:p w14:paraId="29E531D8" w14:textId="77777777" w:rsidR="00FE36FA" w:rsidRPr="00776339" w:rsidRDefault="00FE36FA" w:rsidP="0058665E">
            <w:pPr>
              <w:rPr>
                <w:ins w:id="5864" w:author="Camilo Andrés Díaz Gómez" w:date="2023-03-22T16:15:00Z"/>
                <w:rFonts w:cs="Times New Roman"/>
                <w:color w:val="000000"/>
                <w:sz w:val="20"/>
                <w:szCs w:val="20"/>
              </w:rPr>
            </w:pPr>
            <w:ins w:id="5865" w:author="Camilo Andrés Díaz Gómez" w:date="2023-03-22T16:15:00Z">
              <w:r>
                <w:rPr>
                  <w:rFonts w:ascii="Calibri" w:hAnsi="Calibri" w:cs="Calibri"/>
                  <w:color w:val="000000"/>
                  <w:sz w:val="22"/>
                </w:rPr>
                <w:t>12,654</w:t>
              </w:r>
            </w:ins>
          </w:p>
        </w:tc>
      </w:tr>
      <w:tr w:rsidR="00FE36FA" w:rsidRPr="00BD3055" w14:paraId="5DDCE48E" w14:textId="77777777" w:rsidTr="0058665E">
        <w:trPr>
          <w:ins w:id="5866" w:author="Camilo Andrés Díaz Gómez" w:date="2023-03-22T16:15:00Z"/>
        </w:trPr>
        <w:tc>
          <w:tcPr>
            <w:tcW w:w="562" w:type="dxa"/>
            <w:vAlign w:val="bottom"/>
          </w:tcPr>
          <w:p w14:paraId="5966BFD6" w14:textId="77777777" w:rsidR="00FE36FA" w:rsidRPr="00BD3055" w:rsidRDefault="00FE36FA" w:rsidP="0058665E">
            <w:pPr>
              <w:rPr>
                <w:ins w:id="5867" w:author="Camilo Andrés Díaz Gómez" w:date="2023-03-22T16:15:00Z"/>
                <w:rFonts w:cs="Times New Roman"/>
                <w:sz w:val="20"/>
                <w:szCs w:val="20"/>
              </w:rPr>
            </w:pPr>
            <w:ins w:id="5868" w:author="Camilo Andrés Díaz Gómez" w:date="2023-03-22T16:15:00Z">
              <w:r w:rsidRPr="00717B43">
                <w:rPr>
                  <w:rFonts w:cs="Times New Roman"/>
                  <w:color w:val="000000"/>
                  <w:sz w:val="22"/>
                </w:rPr>
                <w:t>5</w:t>
              </w:r>
            </w:ins>
          </w:p>
        </w:tc>
        <w:tc>
          <w:tcPr>
            <w:tcW w:w="1134" w:type="dxa"/>
            <w:vAlign w:val="bottom"/>
          </w:tcPr>
          <w:p w14:paraId="55DA5C5E" w14:textId="77777777" w:rsidR="00FE36FA" w:rsidRPr="00BD3055" w:rsidRDefault="00FE36FA" w:rsidP="0058665E">
            <w:pPr>
              <w:rPr>
                <w:ins w:id="5869" w:author="Camilo Andrés Díaz Gómez" w:date="2023-03-22T16:15:00Z"/>
                <w:rFonts w:cs="Times New Roman"/>
                <w:sz w:val="20"/>
                <w:szCs w:val="20"/>
              </w:rPr>
            </w:pPr>
            <w:ins w:id="5870" w:author="Camilo Andrés Díaz Gómez" w:date="2023-03-22T16:15:00Z">
              <w:r>
                <w:rPr>
                  <w:rFonts w:ascii="Calibri" w:hAnsi="Calibri" w:cs="Calibri"/>
                  <w:color w:val="000000"/>
                  <w:sz w:val="22"/>
                </w:rPr>
                <w:t>14,848</w:t>
              </w:r>
            </w:ins>
          </w:p>
        </w:tc>
        <w:tc>
          <w:tcPr>
            <w:tcW w:w="1276" w:type="dxa"/>
            <w:vAlign w:val="bottom"/>
          </w:tcPr>
          <w:p w14:paraId="35166401" w14:textId="77777777" w:rsidR="00FE36FA" w:rsidRPr="00BD3055" w:rsidRDefault="00FE36FA" w:rsidP="0058665E">
            <w:pPr>
              <w:rPr>
                <w:ins w:id="5871" w:author="Camilo Andrés Díaz Gómez" w:date="2023-03-22T16:15:00Z"/>
                <w:rFonts w:cs="Times New Roman"/>
                <w:sz w:val="20"/>
                <w:szCs w:val="20"/>
              </w:rPr>
            </w:pPr>
            <w:ins w:id="5872" w:author="Camilo Andrés Díaz Gómez" w:date="2023-03-22T16:15:00Z">
              <w:r>
                <w:rPr>
                  <w:rFonts w:ascii="Calibri" w:hAnsi="Calibri" w:cs="Calibri"/>
                  <w:color w:val="000000"/>
                  <w:sz w:val="22"/>
                </w:rPr>
                <w:t>14,815</w:t>
              </w:r>
            </w:ins>
          </w:p>
        </w:tc>
        <w:tc>
          <w:tcPr>
            <w:tcW w:w="851" w:type="dxa"/>
            <w:vAlign w:val="bottom"/>
          </w:tcPr>
          <w:p w14:paraId="37075CBF" w14:textId="77777777" w:rsidR="00FE36FA" w:rsidRPr="00BD3055" w:rsidRDefault="00FE36FA" w:rsidP="0058665E">
            <w:pPr>
              <w:rPr>
                <w:ins w:id="5873" w:author="Camilo Andrés Díaz Gómez" w:date="2023-03-22T16:15:00Z"/>
                <w:rFonts w:cs="Times New Roman"/>
                <w:sz w:val="20"/>
                <w:szCs w:val="20"/>
              </w:rPr>
            </w:pPr>
            <w:ins w:id="5874" w:author="Camilo Andrés Díaz Gómez" w:date="2023-03-22T16:15:00Z">
              <w:r>
                <w:rPr>
                  <w:rFonts w:ascii="Calibri" w:hAnsi="Calibri" w:cs="Calibri"/>
                  <w:color w:val="000000"/>
                  <w:sz w:val="22"/>
                </w:rPr>
                <w:t>14,743</w:t>
              </w:r>
            </w:ins>
          </w:p>
        </w:tc>
        <w:tc>
          <w:tcPr>
            <w:tcW w:w="1275" w:type="dxa"/>
            <w:vAlign w:val="bottom"/>
          </w:tcPr>
          <w:p w14:paraId="307DD1D2" w14:textId="77777777" w:rsidR="00FE36FA" w:rsidRPr="00BD3055" w:rsidRDefault="00FE36FA" w:rsidP="0058665E">
            <w:pPr>
              <w:rPr>
                <w:ins w:id="5875" w:author="Camilo Andrés Díaz Gómez" w:date="2023-03-22T16:15:00Z"/>
                <w:rFonts w:cs="Times New Roman"/>
                <w:sz w:val="20"/>
                <w:szCs w:val="20"/>
              </w:rPr>
            </w:pPr>
            <w:ins w:id="5876" w:author="Camilo Andrés Díaz Gómez" w:date="2023-03-22T16:15:00Z">
              <w:r>
                <w:rPr>
                  <w:rFonts w:ascii="Calibri" w:hAnsi="Calibri" w:cs="Calibri"/>
                  <w:color w:val="000000"/>
                  <w:sz w:val="22"/>
                </w:rPr>
                <w:t>14,643</w:t>
              </w:r>
            </w:ins>
          </w:p>
        </w:tc>
        <w:tc>
          <w:tcPr>
            <w:tcW w:w="1276" w:type="dxa"/>
            <w:vAlign w:val="bottom"/>
          </w:tcPr>
          <w:p w14:paraId="65E7353C" w14:textId="77777777" w:rsidR="00FE36FA" w:rsidRPr="00776339" w:rsidRDefault="00FE36FA" w:rsidP="0058665E">
            <w:pPr>
              <w:rPr>
                <w:ins w:id="5877" w:author="Camilo Andrés Díaz Gómez" w:date="2023-03-22T16:15:00Z"/>
                <w:rFonts w:cs="Times New Roman"/>
                <w:color w:val="000000"/>
                <w:sz w:val="20"/>
                <w:szCs w:val="20"/>
              </w:rPr>
            </w:pPr>
            <w:ins w:id="5878" w:author="Camilo Andrés Díaz Gómez" w:date="2023-03-22T16:15:00Z">
              <w:r>
                <w:rPr>
                  <w:rFonts w:ascii="Calibri" w:hAnsi="Calibri" w:cs="Calibri"/>
                  <w:color w:val="000000"/>
                  <w:sz w:val="22"/>
                </w:rPr>
                <w:t>15,530</w:t>
              </w:r>
            </w:ins>
          </w:p>
        </w:tc>
        <w:tc>
          <w:tcPr>
            <w:tcW w:w="1134" w:type="dxa"/>
            <w:vAlign w:val="bottom"/>
          </w:tcPr>
          <w:p w14:paraId="71F237BA" w14:textId="77777777" w:rsidR="00FE36FA" w:rsidRPr="00776339" w:rsidRDefault="00FE36FA" w:rsidP="0058665E">
            <w:pPr>
              <w:rPr>
                <w:ins w:id="5879" w:author="Camilo Andrés Díaz Gómez" w:date="2023-03-22T16:15:00Z"/>
                <w:rFonts w:cs="Times New Roman"/>
                <w:color w:val="000000"/>
                <w:sz w:val="20"/>
                <w:szCs w:val="20"/>
              </w:rPr>
            </w:pPr>
            <w:ins w:id="5880" w:author="Camilo Andrés Díaz Gómez" w:date="2023-03-22T16:15:00Z">
              <w:r>
                <w:rPr>
                  <w:rFonts w:ascii="Calibri" w:hAnsi="Calibri" w:cs="Calibri"/>
                  <w:color w:val="000000"/>
                  <w:sz w:val="22"/>
                </w:rPr>
                <w:t>15,493</w:t>
              </w:r>
            </w:ins>
          </w:p>
        </w:tc>
        <w:tc>
          <w:tcPr>
            <w:tcW w:w="1418" w:type="dxa"/>
            <w:vAlign w:val="bottom"/>
          </w:tcPr>
          <w:p w14:paraId="7450E137" w14:textId="77777777" w:rsidR="00FE36FA" w:rsidRPr="00776339" w:rsidRDefault="00FE36FA" w:rsidP="0058665E">
            <w:pPr>
              <w:rPr>
                <w:ins w:id="5881" w:author="Camilo Andrés Díaz Gómez" w:date="2023-03-22T16:15:00Z"/>
                <w:rFonts w:cs="Times New Roman"/>
                <w:color w:val="000000"/>
                <w:sz w:val="20"/>
                <w:szCs w:val="20"/>
              </w:rPr>
            </w:pPr>
            <w:ins w:id="5882" w:author="Camilo Andrés Díaz Gómez" w:date="2023-03-22T16:15:00Z">
              <w:r>
                <w:rPr>
                  <w:rFonts w:ascii="Calibri" w:hAnsi="Calibri" w:cs="Calibri"/>
                  <w:color w:val="000000"/>
                  <w:sz w:val="22"/>
                </w:rPr>
                <w:t>13,441</w:t>
              </w:r>
            </w:ins>
          </w:p>
        </w:tc>
      </w:tr>
      <w:tr w:rsidR="00FE36FA" w:rsidRPr="00BD3055" w14:paraId="288270B9" w14:textId="77777777" w:rsidTr="0058665E">
        <w:trPr>
          <w:ins w:id="5883" w:author="Camilo Andrés Díaz Gómez" w:date="2023-03-22T16:15:00Z"/>
        </w:trPr>
        <w:tc>
          <w:tcPr>
            <w:tcW w:w="562" w:type="dxa"/>
            <w:vAlign w:val="bottom"/>
          </w:tcPr>
          <w:p w14:paraId="7E38F2E0" w14:textId="77777777" w:rsidR="00FE36FA" w:rsidRPr="00BD3055" w:rsidRDefault="00FE36FA" w:rsidP="0058665E">
            <w:pPr>
              <w:rPr>
                <w:ins w:id="5884" w:author="Camilo Andrés Díaz Gómez" w:date="2023-03-22T16:15:00Z"/>
                <w:rFonts w:cs="Times New Roman"/>
                <w:sz w:val="20"/>
                <w:szCs w:val="20"/>
              </w:rPr>
            </w:pPr>
            <w:ins w:id="5885" w:author="Camilo Andrés Díaz Gómez" w:date="2023-03-22T16:15:00Z">
              <w:r w:rsidRPr="00717B43">
                <w:rPr>
                  <w:rFonts w:cs="Times New Roman"/>
                  <w:color w:val="000000"/>
                  <w:sz w:val="22"/>
                </w:rPr>
                <w:t>6</w:t>
              </w:r>
            </w:ins>
          </w:p>
        </w:tc>
        <w:tc>
          <w:tcPr>
            <w:tcW w:w="1134" w:type="dxa"/>
            <w:vAlign w:val="bottom"/>
          </w:tcPr>
          <w:p w14:paraId="69CA6CAA" w14:textId="77777777" w:rsidR="00FE36FA" w:rsidRPr="00BD3055" w:rsidRDefault="00FE36FA" w:rsidP="0058665E">
            <w:pPr>
              <w:rPr>
                <w:ins w:id="5886" w:author="Camilo Andrés Díaz Gómez" w:date="2023-03-22T16:15:00Z"/>
                <w:rFonts w:cs="Times New Roman"/>
                <w:sz w:val="20"/>
                <w:szCs w:val="20"/>
              </w:rPr>
            </w:pPr>
            <w:ins w:id="5887" w:author="Camilo Andrés Díaz Gómez" w:date="2023-03-22T16:15:00Z">
              <w:r>
                <w:rPr>
                  <w:rFonts w:ascii="Calibri" w:hAnsi="Calibri" w:cs="Calibri"/>
                  <w:color w:val="000000"/>
                  <w:sz w:val="22"/>
                </w:rPr>
                <w:t>16,358</w:t>
              </w:r>
            </w:ins>
          </w:p>
        </w:tc>
        <w:tc>
          <w:tcPr>
            <w:tcW w:w="1276" w:type="dxa"/>
            <w:vAlign w:val="bottom"/>
          </w:tcPr>
          <w:p w14:paraId="15B7A82D" w14:textId="77777777" w:rsidR="00FE36FA" w:rsidRPr="00BD3055" w:rsidRDefault="00FE36FA" w:rsidP="0058665E">
            <w:pPr>
              <w:rPr>
                <w:ins w:id="5888" w:author="Camilo Andrés Díaz Gómez" w:date="2023-03-22T16:15:00Z"/>
                <w:rFonts w:cs="Times New Roman"/>
                <w:sz w:val="20"/>
                <w:szCs w:val="20"/>
              </w:rPr>
            </w:pPr>
            <w:ins w:id="5889" w:author="Camilo Andrés Díaz Gómez" w:date="2023-03-22T16:15:00Z">
              <w:r>
                <w:rPr>
                  <w:rFonts w:ascii="Calibri" w:hAnsi="Calibri" w:cs="Calibri"/>
                  <w:color w:val="000000"/>
                  <w:sz w:val="22"/>
                </w:rPr>
                <w:t>14,681</w:t>
              </w:r>
            </w:ins>
          </w:p>
        </w:tc>
        <w:tc>
          <w:tcPr>
            <w:tcW w:w="851" w:type="dxa"/>
            <w:vAlign w:val="bottom"/>
          </w:tcPr>
          <w:p w14:paraId="41BB87D6" w14:textId="77777777" w:rsidR="00FE36FA" w:rsidRPr="00BD3055" w:rsidRDefault="00FE36FA" w:rsidP="0058665E">
            <w:pPr>
              <w:rPr>
                <w:ins w:id="5890" w:author="Camilo Andrés Díaz Gómez" w:date="2023-03-22T16:15:00Z"/>
                <w:rFonts w:cs="Times New Roman"/>
                <w:sz w:val="20"/>
                <w:szCs w:val="20"/>
              </w:rPr>
            </w:pPr>
            <w:ins w:id="5891" w:author="Camilo Andrés Díaz Gómez" w:date="2023-03-22T16:15:00Z">
              <w:r>
                <w:rPr>
                  <w:rFonts w:ascii="Calibri" w:hAnsi="Calibri" w:cs="Calibri"/>
                  <w:color w:val="000000"/>
                  <w:sz w:val="22"/>
                </w:rPr>
                <w:t>14,589</w:t>
              </w:r>
            </w:ins>
          </w:p>
        </w:tc>
        <w:tc>
          <w:tcPr>
            <w:tcW w:w="1275" w:type="dxa"/>
            <w:vAlign w:val="bottom"/>
          </w:tcPr>
          <w:p w14:paraId="5256ED24" w14:textId="77777777" w:rsidR="00FE36FA" w:rsidRPr="00BD3055" w:rsidRDefault="00FE36FA" w:rsidP="0058665E">
            <w:pPr>
              <w:rPr>
                <w:ins w:id="5892" w:author="Camilo Andrés Díaz Gómez" w:date="2023-03-22T16:15:00Z"/>
                <w:rFonts w:cs="Times New Roman"/>
                <w:sz w:val="20"/>
                <w:szCs w:val="20"/>
              </w:rPr>
            </w:pPr>
            <w:ins w:id="5893" w:author="Camilo Andrés Díaz Gómez" w:date="2023-03-22T16:15:00Z">
              <w:r>
                <w:rPr>
                  <w:rFonts w:ascii="Calibri" w:hAnsi="Calibri" w:cs="Calibri"/>
                  <w:color w:val="000000"/>
                  <w:sz w:val="22"/>
                </w:rPr>
                <w:t>14,481</w:t>
              </w:r>
            </w:ins>
          </w:p>
        </w:tc>
        <w:tc>
          <w:tcPr>
            <w:tcW w:w="1276" w:type="dxa"/>
            <w:vAlign w:val="bottom"/>
          </w:tcPr>
          <w:p w14:paraId="6BD45418" w14:textId="77777777" w:rsidR="00FE36FA" w:rsidRPr="00776339" w:rsidRDefault="00FE36FA" w:rsidP="0058665E">
            <w:pPr>
              <w:rPr>
                <w:ins w:id="5894" w:author="Camilo Andrés Díaz Gómez" w:date="2023-03-22T16:15:00Z"/>
                <w:rFonts w:cs="Times New Roman"/>
                <w:color w:val="000000"/>
                <w:sz w:val="20"/>
                <w:szCs w:val="20"/>
              </w:rPr>
            </w:pPr>
            <w:ins w:id="5895" w:author="Camilo Andrés Díaz Gómez" w:date="2023-03-22T16:15:00Z">
              <w:r>
                <w:rPr>
                  <w:rFonts w:ascii="Calibri" w:hAnsi="Calibri" w:cs="Calibri"/>
                  <w:color w:val="000000"/>
                  <w:sz w:val="22"/>
                </w:rPr>
                <w:t>14,542</w:t>
              </w:r>
            </w:ins>
          </w:p>
        </w:tc>
        <w:tc>
          <w:tcPr>
            <w:tcW w:w="1134" w:type="dxa"/>
            <w:vAlign w:val="bottom"/>
          </w:tcPr>
          <w:p w14:paraId="4BAB0AA3" w14:textId="77777777" w:rsidR="00FE36FA" w:rsidRPr="00776339" w:rsidRDefault="00FE36FA" w:rsidP="0058665E">
            <w:pPr>
              <w:rPr>
                <w:ins w:id="5896" w:author="Camilo Andrés Díaz Gómez" w:date="2023-03-22T16:15:00Z"/>
                <w:rFonts w:cs="Times New Roman"/>
                <w:color w:val="000000"/>
                <w:sz w:val="20"/>
                <w:szCs w:val="20"/>
              </w:rPr>
            </w:pPr>
            <w:ins w:id="5897" w:author="Camilo Andrés Díaz Gómez" w:date="2023-03-22T16:15:00Z">
              <w:r>
                <w:rPr>
                  <w:rFonts w:ascii="Calibri" w:hAnsi="Calibri" w:cs="Calibri"/>
                  <w:color w:val="000000"/>
                  <w:sz w:val="22"/>
                </w:rPr>
                <w:t>14,656</w:t>
              </w:r>
            </w:ins>
          </w:p>
        </w:tc>
        <w:tc>
          <w:tcPr>
            <w:tcW w:w="1418" w:type="dxa"/>
            <w:vAlign w:val="bottom"/>
          </w:tcPr>
          <w:p w14:paraId="7BC3FB09" w14:textId="77777777" w:rsidR="00FE36FA" w:rsidRPr="00776339" w:rsidRDefault="00FE36FA" w:rsidP="0058665E">
            <w:pPr>
              <w:rPr>
                <w:ins w:id="5898" w:author="Camilo Andrés Díaz Gómez" w:date="2023-03-22T16:15:00Z"/>
                <w:rFonts w:cs="Times New Roman"/>
                <w:color w:val="000000"/>
                <w:sz w:val="20"/>
                <w:szCs w:val="20"/>
              </w:rPr>
            </w:pPr>
            <w:ins w:id="5899" w:author="Camilo Andrés Díaz Gómez" w:date="2023-03-22T16:15:00Z">
              <w:r>
                <w:rPr>
                  <w:rFonts w:ascii="Calibri" w:hAnsi="Calibri" w:cs="Calibri"/>
                  <w:color w:val="000000"/>
                  <w:sz w:val="22"/>
                </w:rPr>
                <w:t>14,221</w:t>
              </w:r>
            </w:ins>
          </w:p>
        </w:tc>
      </w:tr>
      <w:tr w:rsidR="00FE36FA" w:rsidRPr="00BD3055" w14:paraId="696368A5" w14:textId="77777777" w:rsidTr="0058665E">
        <w:trPr>
          <w:ins w:id="5900" w:author="Camilo Andrés Díaz Gómez" w:date="2023-03-22T16:15:00Z"/>
        </w:trPr>
        <w:tc>
          <w:tcPr>
            <w:tcW w:w="562" w:type="dxa"/>
            <w:vAlign w:val="bottom"/>
          </w:tcPr>
          <w:p w14:paraId="2F2B24C7" w14:textId="77777777" w:rsidR="00FE36FA" w:rsidRPr="00BD3055" w:rsidRDefault="00FE36FA" w:rsidP="0058665E">
            <w:pPr>
              <w:rPr>
                <w:ins w:id="5901" w:author="Camilo Andrés Díaz Gómez" w:date="2023-03-22T16:15:00Z"/>
                <w:rFonts w:cs="Times New Roman"/>
                <w:sz w:val="20"/>
                <w:szCs w:val="20"/>
              </w:rPr>
            </w:pPr>
            <w:ins w:id="5902" w:author="Camilo Andrés Díaz Gómez" w:date="2023-03-22T16:15:00Z">
              <w:r w:rsidRPr="00717B43">
                <w:rPr>
                  <w:rFonts w:cs="Times New Roman"/>
                  <w:color w:val="000000"/>
                  <w:sz w:val="22"/>
                </w:rPr>
                <w:t>7</w:t>
              </w:r>
            </w:ins>
          </w:p>
        </w:tc>
        <w:tc>
          <w:tcPr>
            <w:tcW w:w="1134" w:type="dxa"/>
            <w:vAlign w:val="bottom"/>
          </w:tcPr>
          <w:p w14:paraId="252EA948" w14:textId="77777777" w:rsidR="00FE36FA" w:rsidRPr="00BD3055" w:rsidRDefault="00FE36FA" w:rsidP="0058665E">
            <w:pPr>
              <w:rPr>
                <w:ins w:id="5903" w:author="Camilo Andrés Díaz Gómez" w:date="2023-03-22T16:15:00Z"/>
                <w:rFonts w:cs="Times New Roman"/>
                <w:sz w:val="20"/>
                <w:szCs w:val="20"/>
              </w:rPr>
            </w:pPr>
            <w:ins w:id="5904" w:author="Camilo Andrés Díaz Gómez" w:date="2023-03-22T16:15:00Z">
              <w:r>
                <w:rPr>
                  <w:rFonts w:ascii="Calibri" w:hAnsi="Calibri" w:cs="Calibri"/>
                  <w:color w:val="000000"/>
                  <w:sz w:val="22"/>
                </w:rPr>
                <w:t>16,241</w:t>
              </w:r>
            </w:ins>
          </w:p>
        </w:tc>
        <w:tc>
          <w:tcPr>
            <w:tcW w:w="1276" w:type="dxa"/>
            <w:vAlign w:val="bottom"/>
          </w:tcPr>
          <w:p w14:paraId="0A20F179" w14:textId="77777777" w:rsidR="00FE36FA" w:rsidRPr="00BD3055" w:rsidRDefault="00FE36FA" w:rsidP="0058665E">
            <w:pPr>
              <w:rPr>
                <w:ins w:id="5905" w:author="Camilo Andrés Díaz Gómez" w:date="2023-03-22T16:15:00Z"/>
                <w:rFonts w:cs="Times New Roman"/>
                <w:sz w:val="20"/>
                <w:szCs w:val="20"/>
              </w:rPr>
            </w:pPr>
            <w:ins w:id="5906" w:author="Camilo Andrés Díaz Gómez" w:date="2023-03-22T16:15:00Z">
              <w:r>
                <w:rPr>
                  <w:rFonts w:ascii="Calibri" w:hAnsi="Calibri" w:cs="Calibri"/>
                  <w:color w:val="000000"/>
                  <w:sz w:val="22"/>
                </w:rPr>
                <w:t>14,782</w:t>
              </w:r>
            </w:ins>
          </w:p>
        </w:tc>
        <w:tc>
          <w:tcPr>
            <w:tcW w:w="851" w:type="dxa"/>
            <w:vAlign w:val="bottom"/>
          </w:tcPr>
          <w:p w14:paraId="2CDC58EB" w14:textId="77777777" w:rsidR="00FE36FA" w:rsidRPr="00BD3055" w:rsidRDefault="00FE36FA" w:rsidP="0058665E">
            <w:pPr>
              <w:rPr>
                <w:ins w:id="5907" w:author="Camilo Andrés Díaz Gómez" w:date="2023-03-22T16:15:00Z"/>
                <w:rFonts w:cs="Times New Roman"/>
                <w:sz w:val="20"/>
                <w:szCs w:val="20"/>
              </w:rPr>
            </w:pPr>
            <w:ins w:id="5908" w:author="Camilo Andrés Díaz Gómez" w:date="2023-03-22T16:15:00Z">
              <w:r>
                <w:rPr>
                  <w:rFonts w:ascii="Calibri" w:hAnsi="Calibri" w:cs="Calibri"/>
                  <w:color w:val="000000"/>
                  <w:sz w:val="22"/>
                </w:rPr>
                <w:t>14,751</w:t>
              </w:r>
            </w:ins>
          </w:p>
        </w:tc>
        <w:tc>
          <w:tcPr>
            <w:tcW w:w="1275" w:type="dxa"/>
            <w:vAlign w:val="bottom"/>
          </w:tcPr>
          <w:p w14:paraId="1C4BFE6C" w14:textId="77777777" w:rsidR="00FE36FA" w:rsidRPr="00BD3055" w:rsidRDefault="00FE36FA" w:rsidP="0058665E">
            <w:pPr>
              <w:rPr>
                <w:ins w:id="5909" w:author="Camilo Andrés Díaz Gómez" w:date="2023-03-22T16:15:00Z"/>
                <w:rFonts w:cs="Times New Roman"/>
                <w:sz w:val="20"/>
                <w:szCs w:val="20"/>
              </w:rPr>
            </w:pPr>
            <w:ins w:id="5910" w:author="Camilo Andrés Díaz Gómez" w:date="2023-03-22T16:15:00Z">
              <w:r>
                <w:rPr>
                  <w:rFonts w:ascii="Calibri" w:hAnsi="Calibri" w:cs="Calibri"/>
                  <w:color w:val="000000"/>
                  <w:sz w:val="22"/>
                </w:rPr>
                <w:t>14,613</w:t>
              </w:r>
            </w:ins>
          </w:p>
        </w:tc>
        <w:tc>
          <w:tcPr>
            <w:tcW w:w="1276" w:type="dxa"/>
            <w:vAlign w:val="bottom"/>
          </w:tcPr>
          <w:p w14:paraId="2A6C40EA" w14:textId="77777777" w:rsidR="00FE36FA" w:rsidRPr="00776339" w:rsidRDefault="00FE36FA" w:rsidP="0058665E">
            <w:pPr>
              <w:rPr>
                <w:ins w:id="5911" w:author="Camilo Andrés Díaz Gómez" w:date="2023-03-22T16:15:00Z"/>
                <w:rFonts w:cs="Times New Roman"/>
                <w:color w:val="000000"/>
                <w:sz w:val="20"/>
                <w:szCs w:val="20"/>
              </w:rPr>
            </w:pPr>
            <w:ins w:id="5912" w:author="Camilo Andrés Díaz Gómez" w:date="2023-03-22T16:15:00Z">
              <w:r>
                <w:rPr>
                  <w:rFonts w:ascii="Calibri" w:hAnsi="Calibri" w:cs="Calibri"/>
                  <w:color w:val="000000"/>
                  <w:sz w:val="22"/>
                </w:rPr>
                <w:t>14,771</w:t>
              </w:r>
            </w:ins>
          </w:p>
        </w:tc>
        <w:tc>
          <w:tcPr>
            <w:tcW w:w="1134" w:type="dxa"/>
            <w:vAlign w:val="bottom"/>
          </w:tcPr>
          <w:p w14:paraId="16031605" w14:textId="77777777" w:rsidR="00FE36FA" w:rsidRPr="00776339" w:rsidRDefault="00FE36FA" w:rsidP="0058665E">
            <w:pPr>
              <w:rPr>
                <w:ins w:id="5913" w:author="Camilo Andrés Díaz Gómez" w:date="2023-03-22T16:15:00Z"/>
                <w:rFonts w:cs="Times New Roman"/>
                <w:color w:val="000000"/>
                <w:sz w:val="20"/>
                <w:szCs w:val="20"/>
              </w:rPr>
            </w:pPr>
            <w:ins w:id="5914" w:author="Camilo Andrés Díaz Gómez" w:date="2023-03-22T16:15:00Z">
              <w:r>
                <w:rPr>
                  <w:rFonts w:ascii="Calibri" w:hAnsi="Calibri" w:cs="Calibri"/>
                  <w:color w:val="000000"/>
                  <w:sz w:val="22"/>
                </w:rPr>
                <w:t>14,735</w:t>
              </w:r>
            </w:ins>
          </w:p>
        </w:tc>
        <w:tc>
          <w:tcPr>
            <w:tcW w:w="1418" w:type="dxa"/>
            <w:vAlign w:val="bottom"/>
          </w:tcPr>
          <w:p w14:paraId="0F707C76" w14:textId="77777777" w:rsidR="00FE36FA" w:rsidRPr="00776339" w:rsidRDefault="00FE36FA" w:rsidP="0058665E">
            <w:pPr>
              <w:rPr>
                <w:ins w:id="5915" w:author="Camilo Andrés Díaz Gómez" w:date="2023-03-22T16:15:00Z"/>
                <w:rFonts w:cs="Times New Roman"/>
                <w:color w:val="000000"/>
                <w:sz w:val="20"/>
                <w:szCs w:val="20"/>
              </w:rPr>
            </w:pPr>
            <w:ins w:id="5916" w:author="Camilo Andrés Díaz Gómez" w:date="2023-03-22T16:15:00Z">
              <w:r>
                <w:rPr>
                  <w:rFonts w:ascii="Calibri" w:hAnsi="Calibri" w:cs="Calibri"/>
                  <w:color w:val="000000"/>
                  <w:sz w:val="22"/>
                </w:rPr>
                <w:t>14,904</w:t>
              </w:r>
            </w:ins>
          </w:p>
        </w:tc>
      </w:tr>
      <w:tr w:rsidR="00FE36FA" w:rsidRPr="00BD3055" w14:paraId="264F61EC" w14:textId="77777777" w:rsidTr="0058665E">
        <w:trPr>
          <w:ins w:id="5917" w:author="Camilo Andrés Díaz Gómez" w:date="2023-03-22T16:15:00Z"/>
        </w:trPr>
        <w:tc>
          <w:tcPr>
            <w:tcW w:w="562" w:type="dxa"/>
            <w:vAlign w:val="bottom"/>
          </w:tcPr>
          <w:p w14:paraId="25B28179" w14:textId="77777777" w:rsidR="00FE36FA" w:rsidRPr="00BD3055" w:rsidRDefault="00FE36FA" w:rsidP="0058665E">
            <w:pPr>
              <w:rPr>
                <w:ins w:id="5918" w:author="Camilo Andrés Díaz Gómez" w:date="2023-03-22T16:15:00Z"/>
                <w:rFonts w:cs="Times New Roman"/>
                <w:sz w:val="20"/>
                <w:szCs w:val="20"/>
              </w:rPr>
            </w:pPr>
            <w:ins w:id="5919" w:author="Camilo Andrés Díaz Gómez" w:date="2023-03-22T16:15:00Z">
              <w:r w:rsidRPr="00717B43">
                <w:rPr>
                  <w:rFonts w:cs="Times New Roman"/>
                  <w:color w:val="000000"/>
                  <w:sz w:val="22"/>
                </w:rPr>
                <w:t>8</w:t>
              </w:r>
            </w:ins>
          </w:p>
        </w:tc>
        <w:tc>
          <w:tcPr>
            <w:tcW w:w="1134" w:type="dxa"/>
            <w:vAlign w:val="bottom"/>
          </w:tcPr>
          <w:p w14:paraId="4C1DB847" w14:textId="77777777" w:rsidR="00FE36FA" w:rsidRPr="00BD3055" w:rsidRDefault="00FE36FA" w:rsidP="0058665E">
            <w:pPr>
              <w:rPr>
                <w:ins w:id="5920" w:author="Camilo Andrés Díaz Gómez" w:date="2023-03-22T16:15:00Z"/>
                <w:rFonts w:cs="Times New Roman"/>
                <w:sz w:val="20"/>
                <w:szCs w:val="20"/>
              </w:rPr>
            </w:pPr>
            <w:ins w:id="5921" w:author="Camilo Andrés Díaz Gómez" w:date="2023-03-22T16:15:00Z">
              <w:r>
                <w:rPr>
                  <w:rFonts w:ascii="Calibri" w:hAnsi="Calibri" w:cs="Calibri"/>
                  <w:color w:val="000000"/>
                  <w:sz w:val="22"/>
                </w:rPr>
                <w:t>15,355</w:t>
              </w:r>
            </w:ins>
          </w:p>
        </w:tc>
        <w:tc>
          <w:tcPr>
            <w:tcW w:w="1276" w:type="dxa"/>
            <w:vAlign w:val="bottom"/>
          </w:tcPr>
          <w:p w14:paraId="2B3353E9" w14:textId="77777777" w:rsidR="00FE36FA" w:rsidRPr="00BD3055" w:rsidRDefault="00FE36FA" w:rsidP="0058665E">
            <w:pPr>
              <w:rPr>
                <w:ins w:id="5922" w:author="Camilo Andrés Díaz Gómez" w:date="2023-03-22T16:15:00Z"/>
                <w:rFonts w:cs="Times New Roman"/>
                <w:sz w:val="20"/>
                <w:szCs w:val="20"/>
              </w:rPr>
            </w:pPr>
            <w:ins w:id="5923" w:author="Camilo Andrés Díaz Gómez" w:date="2023-03-22T16:15:00Z">
              <w:r>
                <w:rPr>
                  <w:rFonts w:ascii="Calibri" w:hAnsi="Calibri" w:cs="Calibri"/>
                  <w:color w:val="000000"/>
                  <w:sz w:val="22"/>
                </w:rPr>
                <w:t>14,653</w:t>
              </w:r>
            </w:ins>
          </w:p>
        </w:tc>
        <w:tc>
          <w:tcPr>
            <w:tcW w:w="851" w:type="dxa"/>
            <w:vAlign w:val="bottom"/>
          </w:tcPr>
          <w:p w14:paraId="6B26DC7F" w14:textId="77777777" w:rsidR="00FE36FA" w:rsidRPr="00BD3055" w:rsidRDefault="00FE36FA" w:rsidP="0058665E">
            <w:pPr>
              <w:rPr>
                <w:ins w:id="5924" w:author="Camilo Andrés Díaz Gómez" w:date="2023-03-22T16:15:00Z"/>
                <w:rFonts w:cs="Times New Roman"/>
                <w:sz w:val="20"/>
                <w:szCs w:val="20"/>
              </w:rPr>
            </w:pPr>
            <w:ins w:id="5925" w:author="Camilo Andrés Díaz Gómez" w:date="2023-03-22T16:15:00Z">
              <w:r>
                <w:rPr>
                  <w:rFonts w:ascii="Calibri" w:hAnsi="Calibri" w:cs="Calibri"/>
                  <w:color w:val="000000"/>
                  <w:sz w:val="22"/>
                </w:rPr>
                <w:t>14,778</w:t>
              </w:r>
            </w:ins>
          </w:p>
        </w:tc>
        <w:tc>
          <w:tcPr>
            <w:tcW w:w="1275" w:type="dxa"/>
            <w:vAlign w:val="bottom"/>
          </w:tcPr>
          <w:p w14:paraId="4CE5DF95" w14:textId="77777777" w:rsidR="00FE36FA" w:rsidRPr="00BD3055" w:rsidRDefault="00FE36FA" w:rsidP="0058665E">
            <w:pPr>
              <w:rPr>
                <w:ins w:id="5926" w:author="Camilo Andrés Díaz Gómez" w:date="2023-03-22T16:15:00Z"/>
                <w:rFonts w:cs="Times New Roman"/>
                <w:sz w:val="20"/>
                <w:szCs w:val="20"/>
              </w:rPr>
            </w:pPr>
            <w:ins w:id="5927" w:author="Camilo Andrés Díaz Gómez" w:date="2023-03-22T16:15:00Z">
              <w:r>
                <w:rPr>
                  <w:rFonts w:ascii="Calibri" w:hAnsi="Calibri" w:cs="Calibri"/>
                  <w:color w:val="000000"/>
                  <w:sz w:val="22"/>
                </w:rPr>
                <w:t>14,611</w:t>
              </w:r>
            </w:ins>
          </w:p>
        </w:tc>
        <w:tc>
          <w:tcPr>
            <w:tcW w:w="1276" w:type="dxa"/>
            <w:vAlign w:val="bottom"/>
          </w:tcPr>
          <w:p w14:paraId="29BF4341" w14:textId="77777777" w:rsidR="00FE36FA" w:rsidRPr="00776339" w:rsidRDefault="00FE36FA" w:rsidP="0058665E">
            <w:pPr>
              <w:rPr>
                <w:ins w:id="5928" w:author="Camilo Andrés Díaz Gómez" w:date="2023-03-22T16:15:00Z"/>
                <w:rFonts w:cs="Times New Roman"/>
                <w:color w:val="000000"/>
                <w:sz w:val="20"/>
                <w:szCs w:val="20"/>
              </w:rPr>
            </w:pPr>
            <w:ins w:id="5929" w:author="Camilo Andrés Díaz Gómez" w:date="2023-03-22T16:15:00Z">
              <w:r>
                <w:rPr>
                  <w:rFonts w:ascii="Calibri" w:hAnsi="Calibri" w:cs="Calibri"/>
                  <w:color w:val="000000"/>
                  <w:sz w:val="22"/>
                </w:rPr>
                <w:t>15,044</w:t>
              </w:r>
            </w:ins>
          </w:p>
        </w:tc>
        <w:tc>
          <w:tcPr>
            <w:tcW w:w="1134" w:type="dxa"/>
            <w:vAlign w:val="bottom"/>
          </w:tcPr>
          <w:p w14:paraId="2983CC36" w14:textId="77777777" w:rsidR="00FE36FA" w:rsidRPr="00776339" w:rsidRDefault="00FE36FA" w:rsidP="0058665E">
            <w:pPr>
              <w:rPr>
                <w:ins w:id="5930" w:author="Camilo Andrés Díaz Gómez" w:date="2023-03-22T16:15:00Z"/>
                <w:rFonts w:cs="Times New Roman"/>
                <w:color w:val="000000"/>
                <w:sz w:val="20"/>
                <w:szCs w:val="20"/>
              </w:rPr>
            </w:pPr>
            <w:ins w:id="5931" w:author="Camilo Andrés Díaz Gómez" w:date="2023-03-22T16:15:00Z">
              <w:r>
                <w:rPr>
                  <w:rFonts w:ascii="Calibri" w:hAnsi="Calibri" w:cs="Calibri"/>
                  <w:color w:val="000000"/>
                  <w:sz w:val="22"/>
                </w:rPr>
                <w:t>14,974</w:t>
              </w:r>
            </w:ins>
          </w:p>
        </w:tc>
        <w:tc>
          <w:tcPr>
            <w:tcW w:w="1418" w:type="dxa"/>
            <w:vAlign w:val="bottom"/>
          </w:tcPr>
          <w:p w14:paraId="403E04EA" w14:textId="77777777" w:rsidR="00FE36FA" w:rsidRPr="00776339" w:rsidRDefault="00FE36FA" w:rsidP="0058665E">
            <w:pPr>
              <w:rPr>
                <w:ins w:id="5932" w:author="Camilo Andrés Díaz Gómez" w:date="2023-03-22T16:15:00Z"/>
                <w:rFonts w:cs="Times New Roman"/>
                <w:color w:val="000000"/>
                <w:sz w:val="20"/>
                <w:szCs w:val="20"/>
              </w:rPr>
            </w:pPr>
            <w:ins w:id="5933" w:author="Camilo Andrés Díaz Gómez" w:date="2023-03-22T16:15:00Z">
              <w:r>
                <w:rPr>
                  <w:rFonts w:ascii="Calibri" w:hAnsi="Calibri" w:cs="Calibri"/>
                  <w:color w:val="000000"/>
                  <w:sz w:val="22"/>
                </w:rPr>
                <w:t>14,772</w:t>
              </w:r>
            </w:ins>
          </w:p>
        </w:tc>
      </w:tr>
      <w:tr w:rsidR="00FE36FA" w:rsidRPr="00BD3055" w14:paraId="48773C20" w14:textId="77777777" w:rsidTr="0058665E">
        <w:trPr>
          <w:ins w:id="5934" w:author="Camilo Andrés Díaz Gómez" w:date="2023-03-22T16:15:00Z"/>
        </w:trPr>
        <w:tc>
          <w:tcPr>
            <w:tcW w:w="562" w:type="dxa"/>
            <w:vAlign w:val="bottom"/>
          </w:tcPr>
          <w:p w14:paraId="4E6C5733" w14:textId="77777777" w:rsidR="00FE36FA" w:rsidRPr="00BD3055" w:rsidRDefault="00FE36FA" w:rsidP="0058665E">
            <w:pPr>
              <w:rPr>
                <w:ins w:id="5935" w:author="Camilo Andrés Díaz Gómez" w:date="2023-03-22T16:15:00Z"/>
                <w:rFonts w:cs="Times New Roman"/>
                <w:sz w:val="20"/>
                <w:szCs w:val="20"/>
              </w:rPr>
            </w:pPr>
            <w:ins w:id="5936" w:author="Camilo Andrés Díaz Gómez" w:date="2023-03-22T16:15:00Z">
              <w:r w:rsidRPr="00717B43">
                <w:rPr>
                  <w:rFonts w:cs="Times New Roman"/>
                  <w:color w:val="000000"/>
                  <w:sz w:val="22"/>
                </w:rPr>
                <w:t>9</w:t>
              </w:r>
            </w:ins>
          </w:p>
        </w:tc>
        <w:tc>
          <w:tcPr>
            <w:tcW w:w="1134" w:type="dxa"/>
            <w:vAlign w:val="bottom"/>
          </w:tcPr>
          <w:p w14:paraId="2D5A2FC5" w14:textId="77777777" w:rsidR="00FE36FA" w:rsidRPr="00BD3055" w:rsidRDefault="00FE36FA" w:rsidP="0058665E">
            <w:pPr>
              <w:rPr>
                <w:ins w:id="5937" w:author="Camilo Andrés Díaz Gómez" w:date="2023-03-22T16:15:00Z"/>
                <w:rFonts w:cs="Times New Roman"/>
                <w:sz w:val="20"/>
                <w:szCs w:val="20"/>
              </w:rPr>
            </w:pPr>
            <w:ins w:id="5938" w:author="Camilo Andrés Díaz Gómez" w:date="2023-03-22T16:15:00Z">
              <w:r>
                <w:rPr>
                  <w:rFonts w:ascii="Calibri" w:hAnsi="Calibri" w:cs="Calibri"/>
                  <w:color w:val="000000"/>
                  <w:sz w:val="22"/>
                </w:rPr>
                <w:t>15,604</w:t>
              </w:r>
            </w:ins>
          </w:p>
        </w:tc>
        <w:tc>
          <w:tcPr>
            <w:tcW w:w="1276" w:type="dxa"/>
            <w:vAlign w:val="bottom"/>
          </w:tcPr>
          <w:p w14:paraId="77E77626" w14:textId="77777777" w:rsidR="00FE36FA" w:rsidRPr="00BD3055" w:rsidRDefault="00FE36FA" w:rsidP="0058665E">
            <w:pPr>
              <w:rPr>
                <w:ins w:id="5939" w:author="Camilo Andrés Díaz Gómez" w:date="2023-03-22T16:15:00Z"/>
                <w:rFonts w:cs="Times New Roman"/>
                <w:sz w:val="20"/>
                <w:szCs w:val="20"/>
              </w:rPr>
            </w:pPr>
            <w:ins w:id="5940" w:author="Camilo Andrés Díaz Gómez" w:date="2023-03-22T16:15:00Z">
              <w:r>
                <w:rPr>
                  <w:rFonts w:ascii="Calibri" w:hAnsi="Calibri" w:cs="Calibri"/>
                  <w:color w:val="000000"/>
                  <w:sz w:val="22"/>
                </w:rPr>
                <w:t>14,541</w:t>
              </w:r>
            </w:ins>
          </w:p>
        </w:tc>
        <w:tc>
          <w:tcPr>
            <w:tcW w:w="851" w:type="dxa"/>
            <w:vAlign w:val="bottom"/>
          </w:tcPr>
          <w:p w14:paraId="05AC8AFE" w14:textId="77777777" w:rsidR="00FE36FA" w:rsidRPr="00BD3055" w:rsidRDefault="00FE36FA" w:rsidP="0058665E">
            <w:pPr>
              <w:rPr>
                <w:ins w:id="5941" w:author="Camilo Andrés Díaz Gómez" w:date="2023-03-22T16:15:00Z"/>
                <w:rFonts w:cs="Times New Roman"/>
                <w:sz w:val="20"/>
                <w:szCs w:val="20"/>
              </w:rPr>
            </w:pPr>
            <w:ins w:id="5942" w:author="Camilo Andrés Díaz Gómez" w:date="2023-03-22T16:15:00Z">
              <w:r>
                <w:rPr>
                  <w:rFonts w:ascii="Calibri" w:hAnsi="Calibri" w:cs="Calibri"/>
                  <w:color w:val="000000"/>
                  <w:sz w:val="22"/>
                </w:rPr>
                <w:t>14,761</w:t>
              </w:r>
            </w:ins>
          </w:p>
        </w:tc>
        <w:tc>
          <w:tcPr>
            <w:tcW w:w="1275" w:type="dxa"/>
            <w:vAlign w:val="bottom"/>
          </w:tcPr>
          <w:p w14:paraId="475CD710" w14:textId="77777777" w:rsidR="00FE36FA" w:rsidRPr="00BD3055" w:rsidRDefault="00FE36FA" w:rsidP="0058665E">
            <w:pPr>
              <w:rPr>
                <w:ins w:id="5943" w:author="Camilo Andrés Díaz Gómez" w:date="2023-03-22T16:15:00Z"/>
                <w:rFonts w:cs="Times New Roman"/>
                <w:sz w:val="20"/>
                <w:szCs w:val="20"/>
              </w:rPr>
            </w:pPr>
            <w:ins w:id="5944" w:author="Camilo Andrés Díaz Gómez" w:date="2023-03-22T16:15:00Z">
              <w:r>
                <w:rPr>
                  <w:rFonts w:ascii="Calibri" w:hAnsi="Calibri" w:cs="Calibri"/>
                  <w:color w:val="000000"/>
                  <w:sz w:val="22"/>
                </w:rPr>
                <w:t>14,760</w:t>
              </w:r>
            </w:ins>
          </w:p>
        </w:tc>
        <w:tc>
          <w:tcPr>
            <w:tcW w:w="1276" w:type="dxa"/>
            <w:vAlign w:val="bottom"/>
          </w:tcPr>
          <w:p w14:paraId="4FB361C5" w14:textId="77777777" w:rsidR="00FE36FA" w:rsidRPr="00776339" w:rsidRDefault="00FE36FA" w:rsidP="0058665E">
            <w:pPr>
              <w:rPr>
                <w:ins w:id="5945" w:author="Camilo Andrés Díaz Gómez" w:date="2023-03-22T16:15:00Z"/>
                <w:rFonts w:cs="Times New Roman"/>
                <w:color w:val="000000"/>
                <w:sz w:val="20"/>
                <w:szCs w:val="20"/>
              </w:rPr>
            </w:pPr>
            <w:ins w:id="5946" w:author="Camilo Andrés Díaz Gómez" w:date="2023-03-22T16:15:00Z">
              <w:r>
                <w:rPr>
                  <w:rFonts w:ascii="Calibri" w:hAnsi="Calibri" w:cs="Calibri"/>
                  <w:color w:val="000000"/>
                  <w:sz w:val="22"/>
                </w:rPr>
                <w:t>15,383</w:t>
              </w:r>
            </w:ins>
          </w:p>
        </w:tc>
        <w:tc>
          <w:tcPr>
            <w:tcW w:w="1134" w:type="dxa"/>
            <w:vAlign w:val="bottom"/>
          </w:tcPr>
          <w:p w14:paraId="2FBA9E0E" w14:textId="77777777" w:rsidR="00FE36FA" w:rsidRPr="00776339" w:rsidRDefault="00FE36FA" w:rsidP="0058665E">
            <w:pPr>
              <w:rPr>
                <w:ins w:id="5947" w:author="Camilo Andrés Díaz Gómez" w:date="2023-03-22T16:15:00Z"/>
                <w:rFonts w:cs="Times New Roman"/>
                <w:color w:val="000000"/>
                <w:sz w:val="20"/>
                <w:szCs w:val="20"/>
              </w:rPr>
            </w:pPr>
            <w:ins w:id="5948" w:author="Camilo Andrés Díaz Gómez" w:date="2023-03-22T16:15:00Z">
              <w:r>
                <w:rPr>
                  <w:rFonts w:ascii="Calibri" w:hAnsi="Calibri" w:cs="Calibri"/>
                  <w:color w:val="000000"/>
                  <w:sz w:val="22"/>
                </w:rPr>
                <w:t>15,441</w:t>
              </w:r>
            </w:ins>
          </w:p>
        </w:tc>
        <w:tc>
          <w:tcPr>
            <w:tcW w:w="1418" w:type="dxa"/>
            <w:vAlign w:val="bottom"/>
          </w:tcPr>
          <w:p w14:paraId="254E509C" w14:textId="77777777" w:rsidR="00FE36FA" w:rsidRPr="00776339" w:rsidRDefault="00FE36FA" w:rsidP="0058665E">
            <w:pPr>
              <w:rPr>
                <w:ins w:id="5949" w:author="Camilo Andrés Díaz Gómez" w:date="2023-03-22T16:15:00Z"/>
                <w:rFonts w:cs="Times New Roman"/>
                <w:color w:val="000000"/>
                <w:sz w:val="20"/>
                <w:szCs w:val="20"/>
              </w:rPr>
            </w:pPr>
            <w:ins w:id="5950" w:author="Camilo Andrés Díaz Gómez" w:date="2023-03-22T16:15:00Z">
              <w:r>
                <w:rPr>
                  <w:rFonts w:ascii="Calibri" w:hAnsi="Calibri" w:cs="Calibri"/>
                  <w:color w:val="000000"/>
                  <w:sz w:val="22"/>
                </w:rPr>
                <w:t>13,271</w:t>
              </w:r>
            </w:ins>
          </w:p>
        </w:tc>
      </w:tr>
      <w:tr w:rsidR="00FE36FA" w:rsidRPr="00BD3055" w14:paraId="40A3235D" w14:textId="77777777" w:rsidTr="0058665E">
        <w:trPr>
          <w:ins w:id="5951" w:author="Camilo Andrés Díaz Gómez" w:date="2023-03-22T16:15:00Z"/>
        </w:trPr>
        <w:tc>
          <w:tcPr>
            <w:tcW w:w="562" w:type="dxa"/>
            <w:vAlign w:val="bottom"/>
          </w:tcPr>
          <w:p w14:paraId="214A6E18" w14:textId="77777777" w:rsidR="00FE36FA" w:rsidRPr="00BD3055" w:rsidRDefault="00FE36FA" w:rsidP="0058665E">
            <w:pPr>
              <w:rPr>
                <w:ins w:id="5952" w:author="Camilo Andrés Díaz Gómez" w:date="2023-03-22T16:15:00Z"/>
                <w:rFonts w:cs="Times New Roman"/>
                <w:sz w:val="20"/>
                <w:szCs w:val="20"/>
              </w:rPr>
            </w:pPr>
            <w:ins w:id="5953" w:author="Camilo Andrés Díaz Gómez" w:date="2023-03-22T16:15:00Z">
              <w:r w:rsidRPr="00717B43">
                <w:rPr>
                  <w:rFonts w:cs="Times New Roman"/>
                  <w:color w:val="000000"/>
                  <w:sz w:val="22"/>
                </w:rPr>
                <w:t>10</w:t>
              </w:r>
            </w:ins>
          </w:p>
        </w:tc>
        <w:tc>
          <w:tcPr>
            <w:tcW w:w="1134" w:type="dxa"/>
            <w:vAlign w:val="bottom"/>
          </w:tcPr>
          <w:p w14:paraId="3F6E59B9" w14:textId="77777777" w:rsidR="00FE36FA" w:rsidRPr="00BD3055" w:rsidRDefault="00FE36FA" w:rsidP="0058665E">
            <w:pPr>
              <w:rPr>
                <w:ins w:id="5954" w:author="Camilo Andrés Díaz Gómez" w:date="2023-03-22T16:15:00Z"/>
                <w:rFonts w:cs="Times New Roman"/>
                <w:sz w:val="20"/>
                <w:szCs w:val="20"/>
              </w:rPr>
            </w:pPr>
            <w:ins w:id="5955" w:author="Camilo Andrés Díaz Gómez" w:date="2023-03-22T16:15:00Z">
              <w:r>
                <w:rPr>
                  <w:rFonts w:ascii="Calibri" w:hAnsi="Calibri" w:cs="Calibri"/>
                  <w:color w:val="000000"/>
                  <w:sz w:val="22"/>
                </w:rPr>
                <w:t>17,137</w:t>
              </w:r>
            </w:ins>
          </w:p>
        </w:tc>
        <w:tc>
          <w:tcPr>
            <w:tcW w:w="1276" w:type="dxa"/>
            <w:vAlign w:val="bottom"/>
          </w:tcPr>
          <w:p w14:paraId="0774E13B" w14:textId="77777777" w:rsidR="00FE36FA" w:rsidRPr="00BD3055" w:rsidRDefault="00FE36FA" w:rsidP="0058665E">
            <w:pPr>
              <w:rPr>
                <w:ins w:id="5956" w:author="Camilo Andrés Díaz Gómez" w:date="2023-03-22T16:15:00Z"/>
                <w:rFonts w:cs="Times New Roman"/>
                <w:sz w:val="20"/>
                <w:szCs w:val="20"/>
              </w:rPr>
            </w:pPr>
            <w:ins w:id="5957" w:author="Camilo Andrés Díaz Gómez" w:date="2023-03-22T16:15:00Z">
              <w:r>
                <w:rPr>
                  <w:rFonts w:ascii="Calibri" w:hAnsi="Calibri" w:cs="Calibri"/>
                  <w:color w:val="000000"/>
                  <w:sz w:val="22"/>
                </w:rPr>
                <w:t>16,810</w:t>
              </w:r>
            </w:ins>
          </w:p>
        </w:tc>
        <w:tc>
          <w:tcPr>
            <w:tcW w:w="851" w:type="dxa"/>
            <w:vAlign w:val="bottom"/>
          </w:tcPr>
          <w:p w14:paraId="29F151CD" w14:textId="77777777" w:rsidR="00FE36FA" w:rsidRPr="00BD3055" w:rsidRDefault="00FE36FA" w:rsidP="0058665E">
            <w:pPr>
              <w:rPr>
                <w:ins w:id="5958" w:author="Camilo Andrés Díaz Gómez" w:date="2023-03-22T16:15:00Z"/>
                <w:rFonts w:cs="Times New Roman"/>
                <w:sz w:val="20"/>
                <w:szCs w:val="20"/>
              </w:rPr>
            </w:pPr>
            <w:ins w:id="5959" w:author="Camilo Andrés Díaz Gómez" w:date="2023-03-22T16:15:00Z">
              <w:r>
                <w:rPr>
                  <w:rFonts w:ascii="Calibri" w:hAnsi="Calibri" w:cs="Calibri"/>
                  <w:color w:val="000000"/>
                  <w:sz w:val="22"/>
                </w:rPr>
                <w:t>17,384</w:t>
              </w:r>
            </w:ins>
          </w:p>
        </w:tc>
        <w:tc>
          <w:tcPr>
            <w:tcW w:w="1275" w:type="dxa"/>
            <w:vAlign w:val="bottom"/>
          </w:tcPr>
          <w:p w14:paraId="29DBF63F" w14:textId="77777777" w:rsidR="00FE36FA" w:rsidRPr="00BD3055" w:rsidRDefault="00FE36FA" w:rsidP="0058665E">
            <w:pPr>
              <w:rPr>
                <w:ins w:id="5960" w:author="Camilo Andrés Díaz Gómez" w:date="2023-03-22T16:15:00Z"/>
                <w:rFonts w:cs="Times New Roman"/>
                <w:sz w:val="20"/>
                <w:szCs w:val="20"/>
              </w:rPr>
            </w:pPr>
            <w:ins w:id="5961" w:author="Camilo Andrés Díaz Gómez" w:date="2023-03-22T16:15:00Z">
              <w:r>
                <w:rPr>
                  <w:rFonts w:ascii="Calibri" w:hAnsi="Calibri" w:cs="Calibri"/>
                  <w:color w:val="000000"/>
                  <w:sz w:val="22"/>
                </w:rPr>
                <w:t>17,394</w:t>
              </w:r>
            </w:ins>
          </w:p>
        </w:tc>
        <w:tc>
          <w:tcPr>
            <w:tcW w:w="1276" w:type="dxa"/>
            <w:vAlign w:val="bottom"/>
          </w:tcPr>
          <w:p w14:paraId="7682A161" w14:textId="77777777" w:rsidR="00FE36FA" w:rsidRPr="00776339" w:rsidRDefault="00FE36FA" w:rsidP="0058665E">
            <w:pPr>
              <w:rPr>
                <w:ins w:id="5962" w:author="Camilo Andrés Díaz Gómez" w:date="2023-03-22T16:15:00Z"/>
                <w:rFonts w:cs="Times New Roman"/>
                <w:color w:val="000000"/>
                <w:sz w:val="20"/>
                <w:szCs w:val="20"/>
              </w:rPr>
            </w:pPr>
            <w:ins w:id="5963" w:author="Camilo Andrés Díaz Gómez" w:date="2023-03-22T16:15:00Z">
              <w:r>
                <w:rPr>
                  <w:rFonts w:ascii="Calibri" w:hAnsi="Calibri" w:cs="Calibri"/>
                  <w:color w:val="000000"/>
                  <w:sz w:val="22"/>
                </w:rPr>
                <w:t>16,599</w:t>
              </w:r>
            </w:ins>
          </w:p>
        </w:tc>
        <w:tc>
          <w:tcPr>
            <w:tcW w:w="1134" w:type="dxa"/>
            <w:vAlign w:val="bottom"/>
          </w:tcPr>
          <w:p w14:paraId="0C7605EB" w14:textId="77777777" w:rsidR="00FE36FA" w:rsidRPr="00776339" w:rsidRDefault="00FE36FA" w:rsidP="0058665E">
            <w:pPr>
              <w:rPr>
                <w:ins w:id="5964" w:author="Camilo Andrés Díaz Gómez" w:date="2023-03-22T16:15:00Z"/>
                <w:rFonts w:cs="Times New Roman"/>
                <w:color w:val="000000"/>
                <w:sz w:val="20"/>
                <w:szCs w:val="20"/>
              </w:rPr>
            </w:pPr>
            <w:ins w:id="5965" w:author="Camilo Andrés Díaz Gómez" w:date="2023-03-22T16:15:00Z">
              <w:r>
                <w:rPr>
                  <w:rFonts w:ascii="Calibri" w:hAnsi="Calibri" w:cs="Calibri"/>
                  <w:color w:val="000000"/>
                  <w:sz w:val="22"/>
                </w:rPr>
                <w:t>16,592</w:t>
              </w:r>
            </w:ins>
          </w:p>
        </w:tc>
        <w:tc>
          <w:tcPr>
            <w:tcW w:w="1418" w:type="dxa"/>
            <w:vAlign w:val="bottom"/>
          </w:tcPr>
          <w:p w14:paraId="26CDCFA1" w14:textId="77777777" w:rsidR="00FE36FA" w:rsidRPr="00776339" w:rsidRDefault="00FE36FA" w:rsidP="0058665E">
            <w:pPr>
              <w:rPr>
                <w:ins w:id="5966" w:author="Camilo Andrés Díaz Gómez" w:date="2023-03-22T16:15:00Z"/>
                <w:rFonts w:cs="Times New Roman"/>
                <w:color w:val="000000"/>
                <w:sz w:val="20"/>
                <w:szCs w:val="20"/>
              </w:rPr>
            </w:pPr>
            <w:ins w:id="5967" w:author="Camilo Andrés Díaz Gómez" w:date="2023-03-22T16:15:00Z">
              <w:r>
                <w:rPr>
                  <w:rFonts w:ascii="Calibri" w:hAnsi="Calibri" w:cs="Calibri"/>
                  <w:color w:val="000000"/>
                  <w:sz w:val="22"/>
                </w:rPr>
                <w:t>12,060</w:t>
              </w:r>
            </w:ins>
          </w:p>
        </w:tc>
      </w:tr>
      <w:tr w:rsidR="00FE36FA" w:rsidRPr="00BD3055" w14:paraId="25201B77" w14:textId="77777777" w:rsidTr="0058665E">
        <w:trPr>
          <w:ins w:id="5968" w:author="Camilo Andrés Díaz Gómez" w:date="2023-03-22T16:15:00Z"/>
        </w:trPr>
        <w:tc>
          <w:tcPr>
            <w:tcW w:w="562" w:type="dxa"/>
            <w:vAlign w:val="bottom"/>
          </w:tcPr>
          <w:p w14:paraId="4D907263" w14:textId="77777777" w:rsidR="00FE36FA" w:rsidRPr="00BD3055" w:rsidRDefault="00FE36FA" w:rsidP="0058665E">
            <w:pPr>
              <w:rPr>
                <w:ins w:id="5969" w:author="Camilo Andrés Díaz Gómez" w:date="2023-03-22T16:15:00Z"/>
                <w:rFonts w:cs="Times New Roman"/>
                <w:sz w:val="20"/>
                <w:szCs w:val="20"/>
              </w:rPr>
            </w:pPr>
            <w:ins w:id="5970" w:author="Camilo Andrés Díaz Gómez" w:date="2023-03-22T16:15:00Z">
              <w:r w:rsidRPr="00717B43">
                <w:rPr>
                  <w:rFonts w:cs="Times New Roman"/>
                  <w:color w:val="000000"/>
                  <w:sz w:val="22"/>
                </w:rPr>
                <w:t>11</w:t>
              </w:r>
            </w:ins>
          </w:p>
        </w:tc>
        <w:tc>
          <w:tcPr>
            <w:tcW w:w="1134" w:type="dxa"/>
            <w:vAlign w:val="bottom"/>
          </w:tcPr>
          <w:p w14:paraId="3981245F" w14:textId="77777777" w:rsidR="00FE36FA" w:rsidRPr="00BD3055" w:rsidRDefault="00FE36FA" w:rsidP="0058665E">
            <w:pPr>
              <w:rPr>
                <w:ins w:id="5971" w:author="Camilo Andrés Díaz Gómez" w:date="2023-03-22T16:15:00Z"/>
                <w:rFonts w:cs="Times New Roman"/>
                <w:sz w:val="20"/>
                <w:szCs w:val="20"/>
              </w:rPr>
            </w:pPr>
            <w:ins w:id="5972" w:author="Camilo Andrés Díaz Gómez" w:date="2023-03-22T16:15:00Z">
              <w:r>
                <w:rPr>
                  <w:rFonts w:ascii="Calibri" w:hAnsi="Calibri" w:cs="Calibri"/>
                  <w:color w:val="000000"/>
                  <w:sz w:val="22"/>
                </w:rPr>
                <w:t>16,657</w:t>
              </w:r>
            </w:ins>
          </w:p>
        </w:tc>
        <w:tc>
          <w:tcPr>
            <w:tcW w:w="1276" w:type="dxa"/>
            <w:vAlign w:val="bottom"/>
          </w:tcPr>
          <w:p w14:paraId="2A5D1346" w14:textId="77777777" w:rsidR="00FE36FA" w:rsidRPr="00BD3055" w:rsidRDefault="00FE36FA" w:rsidP="0058665E">
            <w:pPr>
              <w:rPr>
                <w:ins w:id="5973" w:author="Camilo Andrés Díaz Gómez" w:date="2023-03-22T16:15:00Z"/>
                <w:rFonts w:cs="Times New Roman"/>
                <w:sz w:val="20"/>
                <w:szCs w:val="20"/>
              </w:rPr>
            </w:pPr>
            <w:ins w:id="5974" w:author="Camilo Andrés Díaz Gómez" w:date="2023-03-22T16:15:00Z">
              <w:r>
                <w:rPr>
                  <w:rFonts w:ascii="Calibri" w:hAnsi="Calibri" w:cs="Calibri"/>
                  <w:color w:val="000000"/>
                  <w:sz w:val="22"/>
                </w:rPr>
                <w:t>15,056</w:t>
              </w:r>
            </w:ins>
          </w:p>
        </w:tc>
        <w:tc>
          <w:tcPr>
            <w:tcW w:w="851" w:type="dxa"/>
            <w:vAlign w:val="bottom"/>
          </w:tcPr>
          <w:p w14:paraId="4FB93833" w14:textId="77777777" w:rsidR="00FE36FA" w:rsidRPr="00BD3055" w:rsidRDefault="00FE36FA" w:rsidP="0058665E">
            <w:pPr>
              <w:rPr>
                <w:ins w:id="5975" w:author="Camilo Andrés Díaz Gómez" w:date="2023-03-22T16:15:00Z"/>
                <w:rFonts w:cs="Times New Roman"/>
                <w:sz w:val="20"/>
                <w:szCs w:val="20"/>
              </w:rPr>
            </w:pPr>
            <w:ins w:id="5976" w:author="Camilo Andrés Díaz Gómez" w:date="2023-03-22T16:15:00Z">
              <w:r>
                <w:rPr>
                  <w:rFonts w:ascii="Calibri" w:hAnsi="Calibri" w:cs="Calibri"/>
                  <w:color w:val="000000"/>
                  <w:sz w:val="22"/>
                </w:rPr>
                <w:t>15,075</w:t>
              </w:r>
            </w:ins>
          </w:p>
        </w:tc>
        <w:tc>
          <w:tcPr>
            <w:tcW w:w="1275" w:type="dxa"/>
            <w:vAlign w:val="bottom"/>
          </w:tcPr>
          <w:p w14:paraId="0FADD938" w14:textId="77777777" w:rsidR="00FE36FA" w:rsidRPr="00BD3055" w:rsidRDefault="00FE36FA" w:rsidP="0058665E">
            <w:pPr>
              <w:rPr>
                <w:ins w:id="5977" w:author="Camilo Andrés Díaz Gómez" w:date="2023-03-22T16:15:00Z"/>
                <w:rFonts w:cs="Times New Roman"/>
                <w:sz w:val="20"/>
                <w:szCs w:val="20"/>
              </w:rPr>
            </w:pPr>
            <w:ins w:id="5978" w:author="Camilo Andrés Díaz Gómez" w:date="2023-03-22T16:15:00Z">
              <w:r>
                <w:rPr>
                  <w:rFonts w:ascii="Calibri" w:hAnsi="Calibri" w:cs="Calibri"/>
                  <w:color w:val="000000"/>
                  <w:sz w:val="22"/>
                </w:rPr>
                <w:t>15,015</w:t>
              </w:r>
            </w:ins>
          </w:p>
        </w:tc>
        <w:tc>
          <w:tcPr>
            <w:tcW w:w="1276" w:type="dxa"/>
            <w:vAlign w:val="bottom"/>
          </w:tcPr>
          <w:p w14:paraId="1B72E0E9" w14:textId="77777777" w:rsidR="00FE36FA" w:rsidRPr="00776339" w:rsidRDefault="00FE36FA" w:rsidP="0058665E">
            <w:pPr>
              <w:rPr>
                <w:ins w:id="5979" w:author="Camilo Andrés Díaz Gómez" w:date="2023-03-22T16:15:00Z"/>
                <w:rFonts w:cs="Times New Roman"/>
                <w:color w:val="000000"/>
                <w:sz w:val="20"/>
                <w:szCs w:val="20"/>
              </w:rPr>
            </w:pPr>
            <w:ins w:id="5980" w:author="Camilo Andrés Díaz Gómez" w:date="2023-03-22T16:15:00Z">
              <w:r>
                <w:rPr>
                  <w:rFonts w:ascii="Calibri" w:hAnsi="Calibri" w:cs="Calibri"/>
                  <w:color w:val="000000"/>
                  <w:sz w:val="22"/>
                </w:rPr>
                <w:t>14,006</w:t>
              </w:r>
            </w:ins>
          </w:p>
        </w:tc>
        <w:tc>
          <w:tcPr>
            <w:tcW w:w="1134" w:type="dxa"/>
            <w:vAlign w:val="bottom"/>
          </w:tcPr>
          <w:p w14:paraId="212AFA87" w14:textId="77777777" w:rsidR="00FE36FA" w:rsidRPr="00776339" w:rsidRDefault="00FE36FA" w:rsidP="0058665E">
            <w:pPr>
              <w:rPr>
                <w:ins w:id="5981" w:author="Camilo Andrés Díaz Gómez" w:date="2023-03-22T16:15:00Z"/>
                <w:rFonts w:cs="Times New Roman"/>
                <w:color w:val="000000"/>
                <w:sz w:val="20"/>
                <w:szCs w:val="20"/>
              </w:rPr>
            </w:pPr>
            <w:ins w:id="5982" w:author="Camilo Andrés Díaz Gómez" w:date="2023-03-22T16:15:00Z">
              <w:r>
                <w:rPr>
                  <w:rFonts w:ascii="Calibri" w:hAnsi="Calibri" w:cs="Calibri"/>
                  <w:color w:val="000000"/>
                  <w:sz w:val="22"/>
                </w:rPr>
                <w:t>13,963</w:t>
              </w:r>
            </w:ins>
          </w:p>
        </w:tc>
        <w:tc>
          <w:tcPr>
            <w:tcW w:w="1418" w:type="dxa"/>
            <w:vAlign w:val="bottom"/>
          </w:tcPr>
          <w:p w14:paraId="08D9C325" w14:textId="77777777" w:rsidR="00FE36FA" w:rsidRPr="00776339" w:rsidRDefault="00FE36FA" w:rsidP="0058665E">
            <w:pPr>
              <w:rPr>
                <w:ins w:id="5983" w:author="Camilo Andrés Díaz Gómez" w:date="2023-03-22T16:15:00Z"/>
                <w:rFonts w:cs="Times New Roman"/>
                <w:color w:val="000000"/>
                <w:sz w:val="20"/>
                <w:szCs w:val="20"/>
              </w:rPr>
            </w:pPr>
            <w:ins w:id="5984" w:author="Camilo Andrés Díaz Gómez" w:date="2023-03-22T16:15:00Z">
              <w:r>
                <w:rPr>
                  <w:rFonts w:ascii="Calibri" w:hAnsi="Calibri" w:cs="Calibri"/>
                  <w:color w:val="000000"/>
                  <w:sz w:val="22"/>
                </w:rPr>
                <w:t>14,567</w:t>
              </w:r>
            </w:ins>
          </w:p>
        </w:tc>
      </w:tr>
      <w:tr w:rsidR="00FE36FA" w:rsidRPr="00BD3055" w14:paraId="05199191" w14:textId="77777777" w:rsidTr="0058665E">
        <w:trPr>
          <w:ins w:id="5985" w:author="Camilo Andrés Díaz Gómez" w:date="2023-03-22T16:15:00Z"/>
        </w:trPr>
        <w:tc>
          <w:tcPr>
            <w:tcW w:w="562" w:type="dxa"/>
            <w:vAlign w:val="bottom"/>
          </w:tcPr>
          <w:p w14:paraId="5BCA6079" w14:textId="77777777" w:rsidR="00FE36FA" w:rsidRPr="00BD3055" w:rsidRDefault="00FE36FA" w:rsidP="0058665E">
            <w:pPr>
              <w:rPr>
                <w:ins w:id="5986" w:author="Camilo Andrés Díaz Gómez" w:date="2023-03-22T16:15:00Z"/>
                <w:rFonts w:cs="Times New Roman"/>
                <w:sz w:val="20"/>
                <w:szCs w:val="20"/>
              </w:rPr>
            </w:pPr>
            <w:ins w:id="5987" w:author="Camilo Andrés Díaz Gómez" w:date="2023-03-22T16:15:00Z">
              <w:r w:rsidRPr="00717B43">
                <w:rPr>
                  <w:rFonts w:cs="Times New Roman"/>
                  <w:color w:val="000000"/>
                  <w:sz w:val="22"/>
                </w:rPr>
                <w:t>12</w:t>
              </w:r>
            </w:ins>
          </w:p>
        </w:tc>
        <w:tc>
          <w:tcPr>
            <w:tcW w:w="1134" w:type="dxa"/>
            <w:vAlign w:val="bottom"/>
          </w:tcPr>
          <w:p w14:paraId="7DE3DD4B" w14:textId="77777777" w:rsidR="00FE36FA" w:rsidRPr="00BD3055" w:rsidRDefault="00FE36FA" w:rsidP="0058665E">
            <w:pPr>
              <w:rPr>
                <w:ins w:id="5988" w:author="Camilo Andrés Díaz Gómez" w:date="2023-03-22T16:15:00Z"/>
                <w:rFonts w:cs="Times New Roman"/>
                <w:sz w:val="20"/>
                <w:szCs w:val="20"/>
              </w:rPr>
            </w:pPr>
            <w:ins w:id="5989" w:author="Camilo Andrés Díaz Gómez" w:date="2023-03-22T16:15:00Z">
              <w:r>
                <w:rPr>
                  <w:rFonts w:ascii="Calibri" w:hAnsi="Calibri" w:cs="Calibri"/>
                  <w:color w:val="000000"/>
                  <w:sz w:val="22"/>
                </w:rPr>
                <w:t>15,890</w:t>
              </w:r>
            </w:ins>
          </w:p>
        </w:tc>
        <w:tc>
          <w:tcPr>
            <w:tcW w:w="1276" w:type="dxa"/>
            <w:vAlign w:val="bottom"/>
          </w:tcPr>
          <w:p w14:paraId="29AD7032" w14:textId="77777777" w:rsidR="00FE36FA" w:rsidRPr="00BD3055" w:rsidRDefault="00FE36FA" w:rsidP="0058665E">
            <w:pPr>
              <w:rPr>
                <w:ins w:id="5990" w:author="Camilo Andrés Díaz Gómez" w:date="2023-03-22T16:15:00Z"/>
                <w:rFonts w:cs="Times New Roman"/>
                <w:sz w:val="20"/>
                <w:szCs w:val="20"/>
              </w:rPr>
            </w:pPr>
            <w:ins w:id="5991" w:author="Camilo Andrés Díaz Gómez" w:date="2023-03-22T16:15:00Z">
              <w:r>
                <w:rPr>
                  <w:rFonts w:ascii="Calibri" w:hAnsi="Calibri" w:cs="Calibri"/>
                  <w:color w:val="000000"/>
                  <w:sz w:val="22"/>
                </w:rPr>
                <w:t>14,937</w:t>
              </w:r>
            </w:ins>
          </w:p>
        </w:tc>
        <w:tc>
          <w:tcPr>
            <w:tcW w:w="851" w:type="dxa"/>
            <w:vAlign w:val="bottom"/>
          </w:tcPr>
          <w:p w14:paraId="7DB60201" w14:textId="77777777" w:rsidR="00FE36FA" w:rsidRPr="00BD3055" w:rsidRDefault="00FE36FA" w:rsidP="0058665E">
            <w:pPr>
              <w:rPr>
                <w:ins w:id="5992" w:author="Camilo Andrés Díaz Gómez" w:date="2023-03-22T16:15:00Z"/>
                <w:rFonts w:cs="Times New Roman"/>
                <w:sz w:val="20"/>
                <w:szCs w:val="20"/>
              </w:rPr>
            </w:pPr>
            <w:ins w:id="5993" w:author="Camilo Andrés Díaz Gómez" w:date="2023-03-22T16:15:00Z">
              <w:r>
                <w:rPr>
                  <w:rFonts w:ascii="Calibri" w:hAnsi="Calibri" w:cs="Calibri"/>
                  <w:color w:val="000000"/>
                  <w:sz w:val="22"/>
                </w:rPr>
                <w:t>14,615</w:t>
              </w:r>
            </w:ins>
          </w:p>
        </w:tc>
        <w:tc>
          <w:tcPr>
            <w:tcW w:w="1275" w:type="dxa"/>
            <w:vAlign w:val="bottom"/>
          </w:tcPr>
          <w:p w14:paraId="4A77EA62" w14:textId="77777777" w:rsidR="00FE36FA" w:rsidRPr="00BD3055" w:rsidRDefault="00FE36FA" w:rsidP="0058665E">
            <w:pPr>
              <w:rPr>
                <w:ins w:id="5994" w:author="Camilo Andrés Díaz Gómez" w:date="2023-03-22T16:15:00Z"/>
                <w:rFonts w:cs="Times New Roman"/>
                <w:sz w:val="20"/>
                <w:szCs w:val="20"/>
              </w:rPr>
            </w:pPr>
            <w:ins w:id="5995" w:author="Camilo Andrés Díaz Gómez" w:date="2023-03-22T16:15:00Z">
              <w:r>
                <w:rPr>
                  <w:rFonts w:ascii="Calibri" w:hAnsi="Calibri" w:cs="Calibri"/>
                  <w:color w:val="000000"/>
                  <w:sz w:val="22"/>
                </w:rPr>
                <w:t>14,399</w:t>
              </w:r>
            </w:ins>
          </w:p>
        </w:tc>
        <w:tc>
          <w:tcPr>
            <w:tcW w:w="1276" w:type="dxa"/>
            <w:vAlign w:val="bottom"/>
          </w:tcPr>
          <w:p w14:paraId="75677B8E" w14:textId="77777777" w:rsidR="00FE36FA" w:rsidRPr="00776339" w:rsidRDefault="00FE36FA" w:rsidP="0058665E">
            <w:pPr>
              <w:rPr>
                <w:ins w:id="5996" w:author="Camilo Andrés Díaz Gómez" w:date="2023-03-22T16:15:00Z"/>
                <w:rFonts w:cs="Times New Roman"/>
                <w:color w:val="000000"/>
                <w:sz w:val="20"/>
                <w:szCs w:val="20"/>
              </w:rPr>
            </w:pPr>
            <w:ins w:id="5997" w:author="Camilo Andrés Díaz Gómez" w:date="2023-03-22T16:15:00Z">
              <w:r>
                <w:rPr>
                  <w:rFonts w:ascii="Calibri" w:hAnsi="Calibri" w:cs="Calibri"/>
                  <w:color w:val="000000"/>
                  <w:sz w:val="22"/>
                </w:rPr>
                <w:t>14,895</w:t>
              </w:r>
            </w:ins>
          </w:p>
        </w:tc>
        <w:tc>
          <w:tcPr>
            <w:tcW w:w="1134" w:type="dxa"/>
            <w:vAlign w:val="bottom"/>
          </w:tcPr>
          <w:p w14:paraId="1DFBDB24" w14:textId="77777777" w:rsidR="00FE36FA" w:rsidRPr="00776339" w:rsidRDefault="00FE36FA" w:rsidP="0058665E">
            <w:pPr>
              <w:rPr>
                <w:ins w:id="5998" w:author="Camilo Andrés Díaz Gómez" w:date="2023-03-22T16:15:00Z"/>
                <w:rFonts w:cs="Times New Roman"/>
                <w:color w:val="000000"/>
                <w:sz w:val="20"/>
                <w:szCs w:val="20"/>
              </w:rPr>
            </w:pPr>
            <w:ins w:id="5999" w:author="Camilo Andrés Díaz Gómez" w:date="2023-03-22T16:15:00Z">
              <w:r>
                <w:rPr>
                  <w:rFonts w:ascii="Calibri" w:hAnsi="Calibri" w:cs="Calibri"/>
                  <w:color w:val="000000"/>
                  <w:sz w:val="22"/>
                </w:rPr>
                <w:t>14,727</w:t>
              </w:r>
            </w:ins>
          </w:p>
        </w:tc>
        <w:tc>
          <w:tcPr>
            <w:tcW w:w="1418" w:type="dxa"/>
            <w:vAlign w:val="bottom"/>
          </w:tcPr>
          <w:p w14:paraId="6212C4ED" w14:textId="77777777" w:rsidR="00FE36FA" w:rsidRPr="00776339" w:rsidRDefault="00FE36FA" w:rsidP="0058665E">
            <w:pPr>
              <w:rPr>
                <w:ins w:id="6000" w:author="Camilo Andrés Díaz Gómez" w:date="2023-03-22T16:15:00Z"/>
                <w:rFonts w:cs="Times New Roman"/>
                <w:color w:val="000000"/>
                <w:sz w:val="20"/>
                <w:szCs w:val="20"/>
              </w:rPr>
            </w:pPr>
            <w:ins w:id="6001" w:author="Camilo Andrés Díaz Gómez" w:date="2023-03-22T16:15:00Z">
              <w:r>
                <w:rPr>
                  <w:rFonts w:ascii="Calibri" w:hAnsi="Calibri" w:cs="Calibri"/>
                  <w:color w:val="000000"/>
                  <w:sz w:val="22"/>
                </w:rPr>
                <w:t>9,119</w:t>
              </w:r>
            </w:ins>
          </w:p>
        </w:tc>
      </w:tr>
      <w:tr w:rsidR="00FE36FA" w:rsidRPr="00BD3055" w14:paraId="5046187C" w14:textId="77777777" w:rsidTr="0058665E">
        <w:trPr>
          <w:ins w:id="6002" w:author="Camilo Andrés Díaz Gómez" w:date="2023-03-22T16:15:00Z"/>
        </w:trPr>
        <w:tc>
          <w:tcPr>
            <w:tcW w:w="562" w:type="dxa"/>
            <w:vAlign w:val="bottom"/>
          </w:tcPr>
          <w:p w14:paraId="40F21682" w14:textId="77777777" w:rsidR="00FE36FA" w:rsidRPr="00BD3055" w:rsidRDefault="00FE36FA" w:rsidP="0058665E">
            <w:pPr>
              <w:rPr>
                <w:ins w:id="6003" w:author="Camilo Andrés Díaz Gómez" w:date="2023-03-22T16:15:00Z"/>
                <w:rFonts w:cs="Times New Roman"/>
                <w:sz w:val="20"/>
                <w:szCs w:val="20"/>
              </w:rPr>
            </w:pPr>
            <w:ins w:id="6004" w:author="Camilo Andrés Díaz Gómez" w:date="2023-03-22T16:15:00Z">
              <w:r w:rsidRPr="00717B43">
                <w:rPr>
                  <w:rFonts w:cs="Times New Roman"/>
                  <w:color w:val="000000"/>
                  <w:sz w:val="22"/>
                </w:rPr>
                <w:t>13</w:t>
              </w:r>
            </w:ins>
          </w:p>
        </w:tc>
        <w:tc>
          <w:tcPr>
            <w:tcW w:w="1134" w:type="dxa"/>
            <w:vAlign w:val="bottom"/>
          </w:tcPr>
          <w:p w14:paraId="225640DC" w14:textId="77777777" w:rsidR="00FE36FA" w:rsidRPr="00BD3055" w:rsidRDefault="00FE36FA" w:rsidP="0058665E">
            <w:pPr>
              <w:rPr>
                <w:ins w:id="6005" w:author="Camilo Andrés Díaz Gómez" w:date="2023-03-22T16:15:00Z"/>
                <w:rFonts w:cs="Times New Roman"/>
                <w:sz w:val="20"/>
                <w:szCs w:val="20"/>
              </w:rPr>
            </w:pPr>
            <w:ins w:id="6006" w:author="Camilo Andrés Díaz Gómez" w:date="2023-03-22T16:15:00Z">
              <w:r>
                <w:rPr>
                  <w:rFonts w:ascii="Calibri" w:hAnsi="Calibri" w:cs="Calibri"/>
                  <w:color w:val="000000"/>
                  <w:sz w:val="22"/>
                </w:rPr>
                <w:t>13,682</w:t>
              </w:r>
            </w:ins>
          </w:p>
        </w:tc>
        <w:tc>
          <w:tcPr>
            <w:tcW w:w="1276" w:type="dxa"/>
            <w:vAlign w:val="bottom"/>
          </w:tcPr>
          <w:p w14:paraId="62030446" w14:textId="77777777" w:rsidR="00FE36FA" w:rsidRPr="00BD3055" w:rsidRDefault="00FE36FA" w:rsidP="0058665E">
            <w:pPr>
              <w:rPr>
                <w:ins w:id="6007" w:author="Camilo Andrés Díaz Gómez" w:date="2023-03-22T16:15:00Z"/>
                <w:rFonts w:cs="Times New Roman"/>
                <w:sz w:val="20"/>
                <w:szCs w:val="20"/>
              </w:rPr>
            </w:pPr>
            <w:ins w:id="6008" w:author="Camilo Andrés Díaz Gómez" w:date="2023-03-22T16:15:00Z">
              <w:r>
                <w:rPr>
                  <w:rFonts w:ascii="Calibri" w:hAnsi="Calibri" w:cs="Calibri"/>
                  <w:color w:val="000000"/>
                  <w:sz w:val="22"/>
                </w:rPr>
                <w:t>14,718</w:t>
              </w:r>
            </w:ins>
          </w:p>
        </w:tc>
        <w:tc>
          <w:tcPr>
            <w:tcW w:w="851" w:type="dxa"/>
            <w:vAlign w:val="bottom"/>
          </w:tcPr>
          <w:p w14:paraId="28C7CECB" w14:textId="77777777" w:rsidR="00FE36FA" w:rsidRPr="00BD3055" w:rsidRDefault="00FE36FA" w:rsidP="0058665E">
            <w:pPr>
              <w:rPr>
                <w:ins w:id="6009" w:author="Camilo Andrés Díaz Gómez" w:date="2023-03-22T16:15:00Z"/>
                <w:rFonts w:cs="Times New Roman"/>
                <w:sz w:val="20"/>
                <w:szCs w:val="20"/>
              </w:rPr>
            </w:pPr>
            <w:ins w:id="6010" w:author="Camilo Andrés Díaz Gómez" w:date="2023-03-22T16:15:00Z">
              <w:r>
                <w:rPr>
                  <w:rFonts w:ascii="Calibri" w:hAnsi="Calibri" w:cs="Calibri"/>
                  <w:color w:val="000000"/>
                  <w:sz w:val="22"/>
                </w:rPr>
                <w:t>14,852</w:t>
              </w:r>
            </w:ins>
          </w:p>
        </w:tc>
        <w:tc>
          <w:tcPr>
            <w:tcW w:w="1275" w:type="dxa"/>
            <w:vAlign w:val="bottom"/>
          </w:tcPr>
          <w:p w14:paraId="145501AA" w14:textId="77777777" w:rsidR="00FE36FA" w:rsidRPr="00BD3055" w:rsidRDefault="00FE36FA" w:rsidP="0058665E">
            <w:pPr>
              <w:rPr>
                <w:ins w:id="6011" w:author="Camilo Andrés Díaz Gómez" w:date="2023-03-22T16:15:00Z"/>
                <w:rFonts w:cs="Times New Roman"/>
                <w:sz w:val="20"/>
                <w:szCs w:val="20"/>
              </w:rPr>
            </w:pPr>
            <w:ins w:id="6012" w:author="Camilo Andrés Díaz Gómez" w:date="2023-03-22T16:15:00Z">
              <w:r>
                <w:rPr>
                  <w:rFonts w:ascii="Calibri" w:hAnsi="Calibri" w:cs="Calibri"/>
                  <w:color w:val="000000"/>
                  <w:sz w:val="22"/>
                </w:rPr>
                <w:t>14,689</w:t>
              </w:r>
            </w:ins>
          </w:p>
        </w:tc>
        <w:tc>
          <w:tcPr>
            <w:tcW w:w="1276" w:type="dxa"/>
            <w:vAlign w:val="bottom"/>
          </w:tcPr>
          <w:p w14:paraId="1C2D87EA" w14:textId="77777777" w:rsidR="00FE36FA" w:rsidRPr="00776339" w:rsidRDefault="00FE36FA" w:rsidP="0058665E">
            <w:pPr>
              <w:rPr>
                <w:ins w:id="6013" w:author="Camilo Andrés Díaz Gómez" w:date="2023-03-22T16:15:00Z"/>
                <w:rFonts w:cs="Times New Roman"/>
                <w:color w:val="000000"/>
                <w:sz w:val="20"/>
                <w:szCs w:val="20"/>
              </w:rPr>
            </w:pPr>
            <w:ins w:id="6014" w:author="Camilo Andrés Díaz Gómez" w:date="2023-03-22T16:15:00Z">
              <w:r>
                <w:rPr>
                  <w:rFonts w:ascii="Calibri" w:hAnsi="Calibri" w:cs="Calibri"/>
                  <w:color w:val="000000"/>
                  <w:sz w:val="22"/>
                </w:rPr>
                <w:t>14,946</w:t>
              </w:r>
            </w:ins>
          </w:p>
        </w:tc>
        <w:tc>
          <w:tcPr>
            <w:tcW w:w="1134" w:type="dxa"/>
            <w:vAlign w:val="bottom"/>
          </w:tcPr>
          <w:p w14:paraId="19C3D57B" w14:textId="77777777" w:rsidR="00FE36FA" w:rsidRPr="00776339" w:rsidRDefault="00FE36FA" w:rsidP="0058665E">
            <w:pPr>
              <w:rPr>
                <w:ins w:id="6015" w:author="Camilo Andrés Díaz Gómez" w:date="2023-03-22T16:15:00Z"/>
                <w:rFonts w:cs="Times New Roman"/>
                <w:color w:val="000000"/>
                <w:sz w:val="20"/>
                <w:szCs w:val="20"/>
              </w:rPr>
            </w:pPr>
            <w:ins w:id="6016" w:author="Camilo Andrés Díaz Gómez" w:date="2023-03-22T16:15:00Z">
              <w:r>
                <w:rPr>
                  <w:rFonts w:ascii="Calibri" w:hAnsi="Calibri" w:cs="Calibri"/>
                  <w:color w:val="000000"/>
                  <w:sz w:val="22"/>
                </w:rPr>
                <w:t>14,999</w:t>
              </w:r>
            </w:ins>
          </w:p>
        </w:tc>
        <w:tc>
          <w:tcPr>
            <w:tcW w:w="1418" w:type="dxa"/>
            <w:vAlign w:val="bottom"/>
          </w:tcPr>
          <w:p w14:paraId="08E18F60" w14:textId="77777777" w:rsidR="00FE36FA" w:rsidRPr="00776339" w:rsidRDefault="00FE36FA" w:rsidP="0058665E">
            <w:pPr>
              <w:rPr>
                <w:ins w:id="6017" w:author="Camilo Andrés Díaz Gómez" w:date="2023-03-22T16:15:00Z"/>
                <w:rFonts w:cs="Times New Roman"/>
                <w:color w:val="000000"/>
                <w:sz w:val="20"/>
                <w:szCs w:val="20"/>
              </w:rPr>
            </w:pPr>
            <w:ins w:id="6018" w:author="Camilo Andrés Díaz Gómez" w:date="2023-03-22T16:15:00Z">
              <w:r>
                <w:rPr>
                  <w:rFonts w:ascii="Calibri" w:hAnsi="Calibri" w:cs="Calibri"/>
                  <w:color w:val="000000"/>
                  <w:sz w:val="22"/>
                </w:rPr>
                <w:t>14,621</w:t>
              </w:r>
            </w:ins>
          </w:p>
        </w:tc>
      </w:tr>
      <w:tr w:rsidR="00FE36FA" w:rsidRPr="00BD3055" w14:paraId="23F2178C" w14:textId="77777777" w:rsidTr="0058665E">
        <w:trPr>
          <w:ins w:id="6019" w:author="Camilo Andrés Díaz Gómez" w:date="2023-03-22T16:15:00Z"/>
        </w:trPr>
        <w:tc>
          <w:tcPr>
            <w:tcW w:w="562" w:type="dxa"/>
            <w:vAlign w:val="bottom"/>
          </w:tcPr>
          <w:p w14:paraId="2C26393F" w14:textId="77777777" w:rsidR="00FE36FA" w:rsidRPr="00BD3055" w:rsidRDefault="00FE36FA" w:rsidP="0058665E">
            <w:pPr>
              <w:rPr>
                <w:ins w:id="6020" w:author="Camilo Andrés Díaz Gómez" w:date="2023-03-22T16:15:00Z"/>
                <w:rFonts w:cs="Times New Roman"/>
                <w:sz w:val="20"/>
                <w:szCs w:val="20"/>
              </w:rPr>
            </w:pPr>
            <w:ins w:id="6021" w:author="Camilo Andrés Díaz Gómez" w:date="2023-03-22T16:15:00Z">
              <w:r w:rsidRPr="00717B43">
                <w:rPr>
                  <w:rFonts w:cs="Times New Roman"/>
                  <w:color w:val="000000"/>
                  <w:sz w:val="22"/>
                </w:rPr>
                <w:t>14</w:t>
              </w:r>
            </w:ins>
          </w:p>
        </w:tc>
        <w:tc>
          <w:tcPr>
            <w:tcW w:w="1134" w:type="dxa"/>
            <w:vAlign w:val="bottom"/>
          </w:tcPr>
          <w:p w14:paraId="516EE473" w14:textId="77777777" w:rsidR="00FE36FA" w:rsidRPr="00BD3055" w:rsidRDefault="00FE36FA" w:rsidP="0058665E">
            <w:pPr>
              <w:rPr>
                <w:ins w:id="6022" w:author="Camilo Andrés Díaz Gómez" w:date="2023-03-22T16:15:00Z"/>
                <w:rFonts w:cs="Times New Roman"/>
                <w:sz w:val="20"/>
                <w:szCs w:val="20"/>
              </w:rPr>
            </w:pPr>
            <w:ins w:id="6023" w:author="Camilo Andrés Díaz Gómez" w:date="2023-03-22T16:15:00Z">
              <w:r>
                <w:rPr>
                  <w:rFonts w:ascii="Calibri" w:hAnsi="Calibri" w:cs="Calibri"/>
                  <w:color w:val="000000"/>
                  <w:sz w:val="22"/>
                </w:rPr>
                <w:t>16,794</w:t>
              </w:r>
            </w:ins>
          </w:p>
        </w:tc>
        <w:tc>
          <w:tcPr>
            <w:tcW w:w="1276" w:type="dxa"/>
            <w:vAlign w:val="bottom"/>
          </w:tcPr>
          <w:p w14:paraId="263F0352" w14:textId="77777777" w:rsidR="00FE36FA" w:rsidRPr="00BD3055" w:rsidRDefault="00FE36FA" w:rsidP="0058665E">
            <w:pPr>
              <w:rPr>
                <w:ins w:id="6024" w:author="Camilo Andrés Díaz Gómez" w:date="2023-03-22T16:15:00Z"/>
                <w:rFonts w:cs="Times New Roman"/>
                <w:sz w:val="20"/>
                <w:szCs w:val="20"/>
              </w:rPr>
            </w:pPr>
            <w:ins w:id="6025" w:author="Camilo Andrés Díaz Gómez" w:date="2023-03-22T16:15:00Z">
              <w:r>
                <w:rPr>
                  <w:rFonts w:ascii="Calibri" w:hAnsi="Calibri" w:cs="Calibri"/>
                  <w:color w:val="000000"/>
                  <w:sz w:val="22"/>
                </w:rPr>
                <w:t>14,623</w:t>
              </w:r>
            </w:ins>
          </w:p>
        </w:tc>
        <w:tc>
          <w:tcPr>
            <w:tcW w:w="851" w:type="dxa"/>
            <w:vAlign w:val="bottom"/>
          </w:tcPr>
          <w:p w14:paraId="5A6F17B6" w14:textId="77777777" w:rsidR="00FE36FA" w:rsidRPr="00BD3055" w:rsidRDefault="00FE36FA" w:rsidP="0058665E">
            <w:pPr>
              <w:rPr>
                <w:ins w:id="6026" w:author="Camilo Andrés Díaz Gómez" w:date="2023-03-22T16:15:00Z"/>
                <w:rFonts w:cs="Times New Roman"/>
                <w:sz w:val="20"/>
                <w:szCs w:val="20"/>
              </w:rPr>
            </w:pPr>
            <w:ins w:id="6027" w:author="Camilo Andrés Díaz Gómez" w:date="2023-03-22T16:15:00Z">
              <w:r>
                <w:rPr>
                  <w:rFonts w:ascii="Calibri" w:hAnsi="Calibri" w:cs="Calibri"/>
                  <w:color w:val="000000"/>
                  <w:sz w:val="22"/>
                </w:rPr>
                <w:t>14,634</w:t>
              </w:r>
            </w:ins>
          </w:p>
        </w:tc>
        <w:tc>
          <w:tcPr>
            <w:tcW w:w="1275" w:type="dxa"/>
            <w:vAlign w:val="bottom"/>
          </w:tcPr>
          <w:p w14:paraId="72ED806C" w14:textId="77777777" w:rsidR="00FE36FA" w:rsidRPr="00BD3055" w:rsidRDefault="00FE36FA" w:rsidP="0058665E">
            <w:pPr>
              <w:rPr>
                <w:ins w:id="6028" w:author="Camilo Andrés Díaz Gómez" w:date="2023-03-22T16:15:00Z"/>
                <w:rFonts w:cs="Times New Roman"/>
                <w:sz w:val="20"/>
                <w:szCs w:val="20"/>
              </w:rPr>
            </w:pPr>
            <w:ins w:id="6029" w:author="Camilo Andrés Díaz Gómez" w:date="2023-03-22T16:15:00Z">
              <w:r>
                <w:rPr>
                  <w:rFonts w:ascii="Calibri" w:hAnsi="Calibri" w:cs="Calibri"/>
                  <w:color w:val="000000"/>
                  <w:sz w:val="22"/>
                </w:rPr>
                <w:t>14,641</w:t>
              </w:r>
            </w:ins>
          </w:p>
        </w:tc>
        <w:tc>
          <w:tcPr>
            <w:tcW w:w="1276" w:type="dxa"/>
            <w:vAlign w:val="bottom"/>
          </w:tcPr>
          <w:p w14:paraId="1C64B13D" w14:textId="77777777" w:rsidR="00FE36FA" w:rsidRPr="00776339" w:rsidRDefault="00FE36FA" w:rsidP="0058665E">
            <w:pPr>
              <w:rPr>
                <w:ins w:id="6030" w:author="Camilo Andrés Díaz Gómez" w:date="2023-03-22T16:15:00Z"/>
                <w:rFonts w:cs="Times New Roman"/>
                <w:color w:val="000000"/>
                <w:sz w:val="20"/>
                <w:szCs w:val="20"/>
              </w:rPr>
            </w:pPr>
            <w:ins w:id="6031" w:author="Camilo Andrés Díaz Gómez" w:date="2023-03-22T16:15:00Z">
              <w:r>
                <w:rPr>
                  <w:rFonts w:ascii="Calibri" w:hAnsi="Calibri" w:cs="Calibri"/>
                  <w:color w:val="000000"/>
                  <w:sz w:val="22"/>
                </w:rPr>
                <w:t>15,001</w:t>
              </w:r>
            </w:ins>
          </w:p>
        </w:tc>
        <w:tc>
          <w:tcPr>
            <w:tcW w:w="1134" w:type="dxa"/>
            <w:vAlign w:val="bottom"/>
          </w:tcPr>
          <w:p w14:paraId="5DF02A54" w14:textId="77777777" w:rsidR="00FE36FA" w:rsidRPr="00776339" w:rsidRDefault="00FE36FA" w:rsidP="0058665E">
            <w:pPr>
              <w:rPr>
                <w:ins w:id="6032" w:author="Camilo Andrés Díaz Gómez" w:date="2023-03-22T16:15:00Z"/>
                <w:rFonts w:cs="Times New Roman"/>
                <w:color w:val="000000"/>
                <w:sz w:val="20"/>
                <w:szCs w:val="20"/>
              </w:rPr>
            </w:pPr>
            <w:ins w:id="6033" w:author="Camilo Andrés Díaz Gómez" w:date="2023-03-22T16:15:00Z">
              <w:r>
                <w:rPr>
                  <w:rFonts w:ascii="Calibri" w:hAnsi="Calibri" w:cs="Calibri"/>
                  <w:color w:val="000000"/>
                  <w:sz w:val="22"/>
                </w:rPr>
                <w:t>14,890</w:t>
              </w:r>
            </w:ins>
          </w:p>
        </w:tc>
        <w:tc>
          <w:tcPr>
            <w:tcW w:w="1418" w:type="dxa"/>
            <w:vAlign w:val="bottom"/>
          </w:tcPr>
          <w:p w14:paraId="6194C90E" w14:textId="77777777" w:rsidR="00FE36FA" w:rsidRPr="00776339" w:rsidRDefault="00FE36FA" w:rsidP="0058665E">
            <w:pPr>
              <w:rPr>
                <w:ins w:id="6034" w:author="Camilo Andrés Díaz Gómez" w:date="2023-03-22T16:15:00Z"/>
                <w:rFonts w:cs="Times New Roman"/>
                <w:color w:val="000000"/>
                <w:sz w:val="20"/>
                <w:szCs w:val="20"/>
              </w:rPr>
            </w:pPr>
            <w:ins w:id="6035" w:author="Camilo Andrés Díaz Gómez" w:date="2023-03-22T16:15:00Z">
              <w:r>
                <w:rPr>
                  <w:rFonts w:ascii="Calibri" w:hAnsi="Calibri" w:cs="Calibri"/>
                  <w:color w:val="000000"/>
                  <w:sz w:val="22"/>
                </w:rPr>
                <w:t>14,981</w:t>
              </w:r>
            </w:ins>
          </w:p>
        </w:tc>
      </w:tr>
      <w:tr w:rsidR="00FE36FA" w:rsidRPr="00BD3055" w14:paraId="6AA85397" w14:textId="77777777" w:rsidTr="0058665E">
        <w:trPr>
          <w:ins w:id="6036" w:author="Camilo Andrés Díaz Gómez" w:date="2023-03-22T16:15:00Z"/>
        </w:trPr>
        <w:tc>
          <w:tcPr>
            <w:tcW w:w="562" w:type="dxa"/>
            <w:vAlign w:val="bottom"/>
          </w:tcPr>
          <w:p w14:paraId="197E1A32" w14:textId="77777777" w:rsidR="00FE36FA" w:rsidRPr="00BD3055" w:rsidRDefault="00FE36FA" w:rsidP="0058665E">
            <w:pPr>
              <w:rPr>
                <w:ins w:id="6037" w:author="Camilo Andrés Díaz Gómez" w:date="2023-03-22T16:15:00Z"/>
                <w:rFonts w:cs="Times New Roman"/>
                <w:sz w:val="20"/>
                <w:szCs w:val="20"/>
              </w:rPr>
            </w:pPr>
            <w:ins w:id="6038" w:author="Camilo Andrés Díaz Gómez" w:date="2023-03-22T16:15:00Z">
              <w:r w:rsidRPr="00717B43">
                <w:rPr>
                  <w:rFonts w:cs="Times New Roman"/>
                  <w:color w:val="000000"/>
                  <w:sz w:val="22"/>
                </w:rPr>
                <w:t>15</w:t>
              </w:r>
            </w:ins>
          </w:p>
        </w:tc>
        <w:tc>
          <w:tcPr>
            <w:tcW w:w="1134" w:type="dxa"/>
            <w:vAlign w:val="bottom"/>
          </w:tcPr>
          <w:p w14:paraId="15BFBCD2" w14:textId="77777777" w:rsidR="00FE36FA" w:rsidRPr="00BD3055" w:rsidRDefault="00FE36FA" w:rsidP="0058665E">
            <w:pPr>
              <w:rPr>
                <w:ins w:id="6039" w:author="Camilo Andrés Díaz Gómez" w:date="2023-03-22T16:15:00Z"/>
                <w:rFonts w:cs="Times New Roman"/>
                <w:sz w:val="20"/>
                <w:szCs w:val="20"/>
              </w:rPr>
            </w:pPr>
            <w:ins w:id="6040" w:author="Camilo Andrés Díaz Gómez" w:date="2023-03-22T16:15:00Z">
              <w:r>
                <w:rPr>
                  <w:rFonts w:ascii="Calibri" w:hAnsi="Calibri" w:cs="Calibri"/>
                  <w:color w:val="000000"/>
                  <w:sz w:val="22"/>
                </w:rPr>
                <w:t>14,264</w:t>
              </w:r>
            </w:ins>
          </w:p>
        </w:tc>
        <w:tc>
          <w:tcPr>
            <w:tcW w:w="1276" w:type="dxa"/>
            <w:vAlign w:val="bottom"/>
          </w:tcPr>
          <w:p w14:paraId="77BB70CB" w14:textId="77777777" w:rsidR="00FE36FA" w:rsidRPr="00BD3055" w:rsidRDefault="00FE36FA" w:rsidP="0058665E">
            <w:pPr>
              <w:rPr>
                <w:ins w:id="6041" w:author="Camilo Andrés Díaz Gómez" w:date="2023-03-22T16:15:00Z"/>
                <w:rFonts w:cs="Times New Roman"/>
                <w:sz w:val="20"/>
                <w:szCs w:val="20"/>
              </w:rPr>
            </w:pPr>
            <w:ins w:id="6042" w:author="Camilo Andrés Díaz Gómez" w:date="2023-03-22T16:15:00Z">
              <w:r>
                <w:rPr>
                  <w:rFonts w:ascii="Calibri" w:hAnsi="Calibri" w:cs="Calibri"/>
                  <w:color w:val="000000"/>
                  <w:sz w:val="22"/>
                </w:rPr>
                <w:t>15,217</w:t>
              </w:r>
            </w:ins>
          </w:p>
        </w:tc>
        <w:tc>
          <w:tcPr>
            <w:tcW w:w="851" w:type="dxa"/>
            <w:vAlign w:val="bottom"/>
          </w:tcPr>
          <w:p w14:paraId="6CE317E6" w14:textId="77777777" w:rsidR="00FE36FA" w:rsidRPr="00BD3055" w:rsidRDefault="00FE36FA" w:rsidP="0058665E">
            <w:pPr>
              <w:rPr>
                <w:ins w:id="6043" w:author="Camilo Andrés Díaz Gómez" w:date="2023-03-22T16:15:00Z"/>
                <w:rFonts w:cs="Times New Roman"/>
                <w:sz w:val="20"/>
                <w:szCs w:val="20"/>
              </w:rPr>
            </w:pPr>
            <w:ins w:id="6044" w:author="Camilo Andrés Díaz Gómez" w:date="2023-03-22T16:15:00Z">
              <w:r>
                <w:rPr>
                  <w:rFonts w:ascii="Calibri" w:hAnsi="Calibri" w:cs="Calibri"/>
                  <w:color w:val="000000"/>
                  <w:sz w:val="22"/>
                </w:rPr>
                <w:t>15,225</w:t>
              </w:r>
            </w:ins>
          </w:p>
        </w:tc>
        <w:tc>
          <w:tcPr>
            <w:tcW w:w="1275" w:type="dxa"/>
            <w:vAlign w:val="bottom"/>
          </w:tcPr>
          <w:p w14:paraId="5F18D202" w14:textId="77777777" w:rsidR="00FE36FA" w:rsidRPr="00BD3055" w:rsidRDefault="00FE36FA" w:rsidP="0058665E">
            <w:pPr>
              <w:rPr>
                <w:ins w:id="6045" w:author="Camilo Andrés Díaz Gómez" w:date="2023-03-22T16:15:00Z"/>
                <w:rFonts w:cs="Times New Roman"/>
                <w:sz w:val="20"/>
                <w:szCs w:val="20"/>
              </w:rPr>
            </w:pPr>
            <w:ins w:id="6046" w:author="Camilo Andrés Díaz Gómez" w:date="2023-03-22T16:15:00Z">
              <w:r>
                <w:rPr>
                  <w:rFonts w:ascii="Calibri" w:hAnsi="Calibri" w:cs="Calibri"/>
                  <w:color w:val="000000"/>
                  <w:sz w:val="22"/>
                </w:rPr>
                <w:t>15,291</w:t>
              </w:r>
            </w:ins>
          </w:p>
        </w:tc>
        <w:tc>
          <w:tcPr>
            <w:tcW w:w="1276" w:type="dxa"/>
            <w:vAlign w:val="bottom"/>
          </w:tcPr>
          <w:p w14:paraId="563D6F84" w14:textId="77777777" w:rsidR="00FE36FA" w:rsidRPr="00776339" w:rsidRDefault="00FE36FA" w:rsidP="0058665E">
            <w:pPr>
              <w:rPr>
                <w:ins w:id="6047" w:author="Camilo Andrés Díaz Gómez" w:date="2023-03-22T16:15:00Z"/>
                <w:rFonts w:cs="Times New Roman"/>
                <w:color w:val="000000"/>
                <w:sz w:val="20"/>
                <w:szCs w:val="20"/>
              </w:rPr>
            </w:pPr>
            <w:ins w:id="6048" w:author="Camilo Andrés Díaz Gómez" w:date="2023-03-22T16:15:00Z">
              <w:r>
                <w:rPr>
                  <w:rFonts w:ascii="Calibri" w:hAnsi="Calibri" w:cs="Calibri"/>
                  <w:color w:val="000000"/>
                  <w:sz w:val="22"/>
                </w:rPr>
                <w:t>14,616</w:t>
              </w:r>
            </w:ins>
          </w:p>
        </w:tc>
        <w:tc>
          <w:tcPr>
            <w:tcW w:w="1134" w:type="dxa"/>
            <w:vAlign w:val="bottom"/>
          </w:tcPr>
          <w:p w14:paraId="0DEBFE29" w14:textId="77777777" w:rsidR="00FE36FA" w:rsidRPr="00776339" w:rsidRDefault="00FE36FA" w:rsidP="0058665E">
            <w:pPr>
              <w:rPr>
                <w:ins w:id="6049" w:author="Camilo Andrés Díaz Gómez" w:date="2023-03-22T16:15:00Z"/>
                <w:rFonts w:cs="Times New Roman"/>
                <w:color w:val="000000"/>
                <w:sz w:val="20"/>
                <w:szCs w:val="20"/>
              </w:rPr>
            </w:pPr>
            <w:ins w:id="6050" w:author="Camilo Andrés Díaz Gómez" w:date="2023-03-22T16:15:00Z">
              <w:r>
                <w:rPr>
                  <w:rFonts w:ascii="Calibri" w:hAnsi="Calibri" w:cs="Calibri"/>
                  <w:color w:val="000000"/>
                  <w:sz w:val="22"/>
                </w:rPr>
                <w:t>14,568</w:t>
              </w:r>
            </w:ins>
          </w:p>
        </w:tc>
        <w:tc>
          <w:tcPr>
            <w:tcW w:w="1418" w:type="dxa"/>
            <w:vAlign w:val="bottom"/>
          </w:tcPr>
          <w:p w14:paraId="31823141" w14:textId="77777777" w:rsidR="00FE36FA" w:rsidRPr="00776339" w:rsidRDefault="00FE36FA" w:rsidP="0058665E">
            <w:pPr>
              <w:rPr>
                <w:ins w:id="6051" w:author="Camilo Andrés Díaz Gómez" w:date="2023-03-22T16:15:00Z"/>
                <w:rFonts w:cs="Times New Roman"/>
                <w:color w:val="000000"/>
                <w:sz w:val="20"/>
                <w:szCs w:val="20"/>
              </w:rPr>
            </w:pPr>
            <w:ins w:id="6052" w:author="Camilo Andrés Díaz Gómez" w:date="2023-03-22T16:15:00Z">
              <w:r>
                <w:rPr>
                  <w:rFonts w:ascii="Calibri" w:hAnsi="Calibri" w:cs="Calibri"/>
                  <w:color w:val="000000"/>
                  <w:sz w:val="22"/>
                </w:rPr>
                <w:t>15,580</w:t>
              </w:r>
            </w:ins>
          </w:p>
        </w:tc>
      </w:tr>
      <w:tr w:rsidR="00FE36FA" w:rsidRPr="00BD3055" w14:paraId="35C98A5A" w14:textId="77777777" w:rsidTr="0058665E">
        <w:trPr>
          <w:ins w:id="6053" w:author="Camilo Andrés Díaz Gómez" w:date="2023-03-22T16:15:00Z"/>
        </w:trPr>
        <w:tc>
          <w:tcPr>
            <w:tcW w:w="562" w:type="dxa"/>
            <w:vAlign w:val="bottom"/>
          </w:tcPr>
          <w:p w14:paraId="569BC4E9" w14:textId="77777777" w:rsidR="00FE36FA" w:rsidRPr="00BD3055" w:rsidRDefault="00FE36FA" w:rsidP="0058665E">
            <w:pPr>
              <w:rPr>
                <w:ins w:id="6054" w:author="Camilo Andrés Díaz Gómez" w:date="2023-03-22T16:15:00Z"/>
                <w:rFonts w:cs="Times New Roman"/>
                <w:sz w:val="20"/>
                <w:szCs w:val="20"/>
              </w:rPr>
            </w:pPr>
            <w:ins w:id="6055" w:author="Camilo Andrés Díaz Gómez" w:date="2023-03-22T16:15:00Z">
              <w:r w:rsidRPr="00717B43">
                <w:rPr>
                  <w:rFonts w:cs="Times New Roman"/>
                  <w:color w:val="000000"/>
                  <w:sz w:val="22"/>
                </w:rPr>
                <w:t>16</w:t>
              </w:r>
            </w:ins>
          </w:p>
        </w:tc>
        <w:tc>
          <w:tcPr>
            <w:tcW w:w="1134" w:type="dxa"/>
            <w:vAlign w:val="bottom"/>
          </w:tcPr>
          <w:p w14:paraId="30DDFE8E" w14:textId="77777777" w:rsidR="00FE36FA" w:rsidRPr="00BD3055" w:rsidRDefault="00FE36FA" w:rsidP="0058665E">
            <w:pPr>
              <w:rPr>
                <w:ins w:id="6056" w:author="Camilo Andrés Díaz Gómez" w:date="2023-03-22T16:15:00Z"/>
                <w:rFonts w:cs="Times New Roman"/>
                <w:sz w:val="20"/>
                <w:szCs w:val="20"/>
              </w:rPr>
            </w:pPr>
            <w:ins w:id="6057" w:author="Camilo Andrés Díaz Gómez" w:date="2023-03-22T16:15:00Z">
              <w:r>
                <w:rPr>
                  <w:rFonts w:ascii="Calibri" w:hAnsi="Calibri" w:cs="Calibri"/>
                  <w:color w:val="000000"/>
                  <w:sz w:val="22"/>
                </w:rPr>
                <w:t>17,972</w:t>
              </w:r>
            </w:ins>
          </w:p>
        </w:tc>
        <w:tc>
          <w:tcPr>
            <w:tcW w:w="1276" w:type="dxa"/>
            <w:vAlign w:val="bottom"/>
          </w:tcPr>
          <w:p w14:paraId="4F7B543E" w14:textId="77777777" w:rsidR="00FE36FA" w:rsidRPr="00BD3055" w:rsidRDefault="00FE36FA" w:rsidP="0058665E">
            <w:pPr>
              <w:rPr>
                <w:ins w:id="6058" w:author="Camilo Andrés Díaz Gómez" w:date="2023-03-22T16:15:00Z"/>
                <w:rFonts w:cs="Times New Roman"/>
                <w:sz w:val="20"/>
                <w:szCs w:val="20"/>
              </w:rPr>
            </w:pPr>
            <w:ins w:id="6059" w:author="Camilo Andrés Díaz Gómez" w:date="2023-03-22T16:15:00Z">
              <w:r>
                <w:rPr>
                  <w:rFonts w:ascii="Calibri" w:hAnsi="Calibri" w:cs="Calibri"/>
                  <w:color w:val="000000"/>
                  <w:sz w:val="22"/>
                </w:rPr>
                <w:t>14,078</w:t>
              </w:r>
            </w:ins>
          </w:p>
        </w:tc>
        <w:tc>
          <w:tcPr>
            <w:tcW w:w="851" w:type="dxa"/>
            <w:vAlign w:val="bottom"/>
          </w:tcPr>
          <w:p w14:paraId="495BB360" w14:textId="77777777" w:rsidR="00FE36FA" w:rsidRPr="00BD3055" w:rsidRDefault="00FE36FA" w:rsidP="0058665E">
            <w:pPr>
              <w:rPr>
                <w:ins w:id="6060" w:author="Camilo Andrés Díaz Gómez" w:date="2023-03-22T16:15:00Z"/>
                <w:rFonts w:cs="Times New Roman"/>
                <w:sz w:val="20"/>
                <w:szCs w:val="20"/>
              </w:rPr>
            </w:pPr>
            <w:ins w:id="6061" w:author="Camilo Andrés Díaz Gómez" w:date="2023-03-22T16:15:00Z">
              <w:r>
                <w:rPr>
                  <w:rFonts w:ascii="Calibri" w:hAnsi="Calibri" w:cs="Calibri"/>
                  <w:color w:val="000000"/>
                  <w:sz w:val="22"/>
                </w:rPr>
                <w:t>14,174</w:t>
              </w:r>
            </w:ins>
          </w:p>
        </w:tc>
        <w:tc>
          <w:tcPr>
            <w:tcW w:w="1275" w:type="dxa"/>
            <w:vAlign w:val="bottom"/>
          </w:tcPr>
          <w:p w14:paraId="5DFD5672" w14:textId="77777777" w:rsidR="00FE36FA" w:rsidRPr="00BD3055" w:rsidRDefault="00FE36FA" w:rsidP="0058665E">
            <w:pPr>
              <w:rPr>
                <w:ins w:id="6062" w:author="Camilo Andrés Díaz Gómez" w:date="2023-03-22T16:15:00Z"/>
                <w:rFonts w:cs="Times New Roman"/>
                <w:sz w:val="20"/>
                <w:szCs w:val="20"/>
              </w:rPr>
            </w:pPr>
            <w:ins w:id="6063" w:author="Camilo Andrés Díaz Gómez" w:date="2023-03-22T16:15:00Z">
              <w:r>
                <w:rPr>
                  <w:rFonts w:ascii="Calibri" w:hAnsi="Calibri" w:cs="Calibri"/>
                  <w:color w:val="000000"/>
                  <w:sz w:val="22"/>
                </w:rPr>
                <w:t>14,245</w:t>
              </w:r>
            </w:ins>
          </w:p>
        </w:tc>
        <w:tc>
          <w:tcPr>
            <w:tcW w:w="1276" w:type="dxa"/>
            <w:vAlign w:val="bottom"/>
          </w:tcPr>
          <w:p w14:paraId="5AEA34D2" w14:textId="77777777" w:rsidR="00FE36FA" w:rsidRPr="00776339" w:rsidRDefault="00FE36FA" w:rsidP="0058665E">
            <w:pPr>
              <w:rPr>
                <w:ins w:id="6064" w:author="Camilo Andrés Díaz Gómez" w:date="2023-03-22T16:15:00Z"/>
                <w:rFonts w:cs="Times New Roman"/>
                <w:color w:val="000000"/>
                <w:sz w:val="20"/>
                <w:szCs w:val="20"/>
              </w:rPr>
            </w:pPr>
            <w:ins w:id="6065" w:author="Camilo Andrés Díaz Gómez" w:date="2023-03-22T16:15:00Z">
              <w:r>
                <w:rPr>
                  <w:rFonts w:ascii="Calibri" w:hAnsi="Calibri" w:cs="Calibri"/>
                  <w:color w:val="000000"/>
                  <w:sz w:val="22"/>
                </w:rPr>
                <w:t>16,104</w:t>
              </w:r>
            </w:ins>
          </w:p>
        </w:tc>
        <w:tc>
          <w:tcPr>
            <w:tcW w:w="1134" w:type="dxa"/>
            <w:vAlign w:val="bottom"/>
          </w:tcPr>
          <w:p w14:paraId="65F93B39" w14:textId="77777777" w:rsidR="00FE36FA" w:rsidRPr="00776339" w:rsidRDefault="00FE36FA" w:rsidP="0058665E">
            <w:pPr>
              <w:rPr>
                <w:ins w:id="6066" w:author="Camilo Andrés Díaz Gómez" w:date="2023-03-22T16:15:00Z"/>
                <w:rFonts w:cs="Times New Roman"/>
                <w:color w:val="000000"/>
                <w:sz w:val="20"/>
                <w:szCs w:val="20"/>
              </w:rPr>
            </w:pPr>
            <w:ins w:id="6067" w:author="Camilo Andrés Díaz Gómez" w:date="2023-03-22T16:15:00Z">
              <w:r>
                <w:rPr>
                  <w:rFonts w:ascii="Calibri" w:hAnsi="Calibri" w:cs="Calibri"/>
                  <w:color w:val="000000"/>
                  <w:sz w:val="22"/>
                </w:rPr>
                <w:t>16,094</w:t>
              </w:r>
            </w:ins>
          </w:p>
        </w:tc>
        <w:tc>
          <w:tcPr>
            <w:tcW w:w="1418" w:type="dxa"/>
            <w:vAlign w:val="bottom"/>
          </w:tcPr>
          <w:p w14:paraId="2561D8DE" w14:textId="77777777" w:rsidR="00FE36FA" w:rsidRPr="00776339" w:rsidRDefault="00FE36FA" w:rsidP="0058665E">
            <w:pPr>
              <w:rPr>
                <w:ins w:id="6068" w:author="Camilo Andrés Díaz Gómez" w:date="2023-03-22T16:15:00Z"/>
                <w:rFonts w:cs="Times New Roman"/>
                <w:color w:val="000000"/>
                <w:sz w:val="20"/>
                <w:szCs w:val="20"/>
              </w:rPr>
            </w:pPr>
            <w:ins w:id="6069" w:author="Camilo Andrés Díaz Gómez" w:date="2023-03-22T16:15:00Z">
              <w:r>
                <w:rPr>
                  <w:rFonts w:ascii="Calibri" w:hAnsi="Calibri" w:cs="Calibri"/>
                  <w:color w:val="000000"/>
                  <w:sz w:val="22"/>
                </w:rPr>
                <w:t>11,923</w:t>
              </w:r>
            </w:ins>
          </w:p>
        </w:tc>
      </w:tr>
      <w:tr w:rsidR="00FE36FA" w:rsidRPr="00BD3055" w14:paraId="1BEEA2B2" w14:textId="77777777" w:rsidTr="0058665E">
        <w:trPr>
          <w:ins w:id="6070" w:author="Camilo Andrés Díaz Gómez" w:date="2023-03-22T16:15:00Z"/>
        </w:trPr>
        <w:tc>
          <w:tcPr>
            <w:tcW w:w="562" w:type="dxa"/>
            <w:vAlign w:val="bottom"/>
          </w:tcPr>
          <w:p w14:paraId="0FCD6009" w14:textId="77777777" w:rsidR="00FE36FA" w:rsidRPr="00717B43" w:rsidRDefault="00FE36FA" w:rsidP="0058665E">
            <w:pPr>
              <w:rPr>
                <w:ins w:id="6071" w:author="Camilo Andrés Díaz Gómez" w:date="2023-03-22T16:15:00Z"/>
                <w:rFonts w:cs="Times New Roman"/>
                <w:color w:val="000000"/>
                <w:sz w:val="20"/>
                <w:szCs w:val="20"/>
              </w:rPr>
            </w:pPr>
            <w:ins w:id="6072" w:author="Camilo Andrés Díaz Gómez" w:date="2023-03-22T16:15:00Z">
              <w:r w:rsidRPr="00717B43">
                <w:rPr>
                  <w:rFonts w:cs="Times New Roman"/>
                  <w:color w:val="000000"/>
                  <w:sz w:val="22"/>
                </w:rPr>
                <w:t>17</w:t>
              </w:r>
            </w:ins>
          </w:p>
        </w:tc>
        <w:tc>
          <w:tcPr>
            <w:tcW w:w="1134" w:type="dxa"/>
            <w:vAlign w:val="bottom"/>
          </w:tcPr>
          <w:p w14:paraId="54E9FBBB" w14:textId="77777777" w:rsidR="00FE36FA" w:rsidRPr="00717B43" w:rsidRDefault="00FE36FA" w:rsidP="0058665E">
            <w:pPr>
              <w:rPr>
                <w:ins w:id="6073" w:author="Camilo Andrés Díaz Gómez" w:date="2023-03-22T16:15:00Z"/>
                <w:rFonts w:cs="Times New Roman"/>
                <w:color w:val="000000"/>
                <w:sz w:val="20"/>
                <w:szCs w:val="20"/>
              </w:rPr>
            </w:pPr>
            <w:ins w:id="6074" w:author="Camilo Andrés Díaz Gómez" w:date="2023-03-22T16:15:00Z">
              <w:r>
                <w:rPr>
                  <w:rFonts w:ascii="Calibri" w:hAnsi="Calibri" w:cs="Calibri"/>
                  <w:color w:val="000000"/>
                  <w:sz w:val="22"/>
                </w:rPr>
                <w:t>16,051</w:t>
              </w:r>
            </w:ins>
          </w:p>
        </w:tc>
        <w:tc>
          <w:tcPr>
            <w:tcW w:w="1276" w:type="dxa"/>
            <w:vAlign w:val="bottom"/>
          </w:tcPr>
          <w:p w14:paraId="2F6B1332" w14:textId="77777777" w:rsidR="00FE36FA" w:rsidRPr="00717B43" w:rsidRDefault="00FE36FA" w:rsidP="0058665E">
            <w:pPr>
              <w:rPr>
                <w:ins w:id="6075" w:author="Camilo Andrés Díaz Gómez" w:date="2023-03-22T16:15:00Z"/>
                <w:rFonts w:cs="Times New Roman"/>
                <w:color w:val="000000"/>
                <w:sz w:val="20"/>
                <w:szCs w:val="20"/>
              </w:rPr>
            </w:pPr>
            <w:ins w:id="6076" w:author="Camilo Andrés Díaz Gómez" w:date="2023-03-22T16:15:00Z">
              <w:r>
                <w:rPr>
                  <w:rFonts w:ascii="Calibri" w:hAnsi="Calibri" w:cs="Calibri"/>
                  <w:color w:val="000000"/>
                  <w:sz w:val="22"/>
                </w:rPr>
                <w:t>15,241</w:t>
              </w:r>
            </w:ins>
          </w:p>
        </w:tc>
        <w:tc>
          <w:tcPr>
            <w:tcW w:w="851" w:type="dxa"/>
            <w:vAlign w:val="bottom"/>
          </w:tcPr>
          <w:p w14:paraId="39CC2BF9" w14:textId="77777777" w:rsidR="00FE36FA" w:rsidRPr="00717B43" w:rsidRDefault="00FE36FA" w:rsidP="0058665E">
            <w:pPr>
              <w:rPr>
                <w:ins w:id="6077" w:author="Camilo Andrés Díaz Gómez" w:date="2023-03-22T16:15:00Z"/>
                <w:rFonts w:cs="Times New Roman"/>
                <w:color w:val="000000"/>
                <w:sz w:val="20"/>
                <w:szCs w:val="20"/>
              </w:rPr>
            </w:pPr>
            <w:ins w:id="6078" w:author="Camilo Andrés Díaz Gómez" w:date="2023-03-22T16:15:00Z">
              <w:r>
                <w:rPr>
                  <w:rFonts w:ascii="Calibri" w:hAnsi="Calibri" w:cs="Calibri"/>
                  <w:color w:val="000000"/>
                  <w:sz w:val="22"/>
                </w:rPr>
                <w:t>15,459</w:t>
              </w:r>
            </w:ins>
          </w:p>
        </w:tc>
        <w:tc>
          <w:tcPr>
            <w:tcW w:w="1275" w:type="dxa"/>
            <w:vAlign w:val="bottom"/>
          </w:tcPr>
          <w:p w14:paraId="68BFBBE2" w14:textId="77777777" w:rsidR="00FE36FA" w:rsidRPr="00717B43" w:rsidRDefault="00FE36FA" w:rsidP="0058665E">
            <w:pPr>
              <w:rPr>
                <w:ins w:id="6079" w:author="Camilo Andrés Díaz Gómez" w:date="2023-03-22T16:15:00Z"/>
                <w:rFonts w:cs="Times New Roman"/>
                <w:color w:val="000000"/>
                <w:sz w:val="20"/>
                <w:szCs w:val="20"/>
              </w:rPr>
            </w:pPr>
            <w:ins w:id="6080" w:author="Camilo Andrés Díaz Gómez" w:date="2023-03-22T16:15:00Z">
              <w:r>
                <w:rPr>
                  <w:rFonts w:ascii="Calibri" w:hAnsi="Calibri" w:cs="Calibri"/>
                  <w:color w:val="000000"/>
                  <w:sz w:val="22"/>
                </w:rPr>
                <w:t>15,407</w:t>
              </w:r>
            </w:ins>
          </w:p>
        </w:tc>
        <w:tc>
          <w:tcPr>
            <w:tcW w:w="1276" w:type="dxa"/>
            <w:vAlign w:val="bottom"/>
          </w:tcPr>
          <w:p w14:paraId="1E97B16F" w14:textId="77777777" w:rsidR="00FE36FA" w:rsidRPr="00776339" w:rsidRDefault="00FE36FA" w:rsidP="0058665E">
            <w:pPr>
              <w:rPr>
                <w:ins w:id="6081" w:author="Camilo Andrés Díaz Gómez" w:date="2023-03-22T16:15:00Z"/>
                <w:rFonts w:cs="Times New Roman"/>
                <w:color w:val="000000"/>
                <w:sz w:val="20"/>
                <w:szCs w:val="20"/>
              </w:rPr>
            </w:pPr>
            <w:ins w:id="6082" w:author="Camilo Andrés Díaz Gómez" w:date="2023-03-22T16:15:00Z">
              <w:r>
                <w:rPr>
                  <w:rFonts w:ascii="Calibri" w:hAnsi="Calibri" w:cs="Calibri"/>
                  <w:color w:val="000000"/>
                  <w:sz w:val="22"/>
                </w:rPr>
                <w:t>15,612</w:t>
              </w:r>
            </w:ins>
          </w:p>
        </w:tc>
        <w:tc>
          <w:tcPr>
            <w:tcW w:w="1134" w:type="dxa"/>
            <w:vAlign w:val="bottom"/>
          </w:tcPr>
          <w:p w14:paraId="3C7EAB1E" w14:textId="77777777" w:rsidR="00FE36FA" w:rsidRPr="00776339" w:rsidRDefault="00FE36FA" w:rsidP="0058665E">
            <w:pPr>
              <w:rPr>
                <w:ins w:id="6083" w:author="Camilo Andrés Díaz Gómez" w:date="2023-03-22T16:15:00Z"/>
                <w:rFonts w:cs="Times New Roman"/>
                <w:color w:val="000000"/>
                <w:sz w:val="20"/>
                <w:szCs w:val="20"/>
              </w:rPr>
            </w:pPr>
            <w:ins w:id="6084" w:author="Camilo Andrés Díaz Gómez" w:date="2023-03-22T16:15:00Z">
              <w:r>
                <w:rPr>
                  <w:rFonts w:ascii="Calibri" w:hAnsi="Calibri" w:cs="Calibri"/>
                  <w:color w:val="000000"/>
                  <w:sz w:val="22"/>
                </w:rPr>
                <w:t>15,654</w:t>
              </w:r>
            </w:ins>
          </w:p>
        </w:tc>
        <w:tc>
          <w:tcPr>
            <w:tcW w:w="1418" w:type="dxa"/>
            <w:vAlign w:val="bottom"/>
          </w:tcPr>
          <w:p w14:paraId="627775CA" w14:textId="77777777" w:rsidR="00FE36FA" w:rsidRPr="00776339" w:rsidRDefault="00FE36FA" w:rsidP="0058665E">
            <w:pPr>
              <w:rPr>
                <w:ins w:id="6085" w:author="Camilo Andrés Díaz Gómez" w:date="2023-03-22T16:15:00Z"/>
                <w:rFonts w:cs="Times New Roman"/>
                <w:color w:val="000000"/>
                <w:sz w:val="20"/>
                <w:szCs w:val="20"/>
              </w:rPr>
            </w:pPr>
            <w:ins w:id="6086" w:author="Camilo Andrés Díaz Gómez" w:date="2023-03-22T16:15:00Z">
              <w:r>
                <w:rPr>
                  <w:rFonts w:ascii="Calibri" w:hAnsi="Calibri" w:cs="Calibri"/>
                  <w:color w:val="000000"/>
                  <w:sz w:val="22"/>
                </w:rPr>
                <w:t>14,363</w:t>
              </w:r>
            </w:ins>
          </w:p>
        </w:tc>
      </w:tr>
      <w:tr w:rsidR="00FE36FA" w:rsidRPr="00BD3055" w14:paraId="5E4CC432" w14:textId="77777777" w:rsidTr="0058665E">
        <w:trPr>
          <w:ins w:id="6087" w:author="Camilo Andrés Díaz Gómez" w:date="2023-03-22T16:15:00Z"/>
        </w:trPr>
        <w:tc>
          <w:tcPr>
            <w:tcW w:w="562" w:type="dxa"/>
            <w:vAlign w:val="bottom"/>
          </w:tcPr>
          <w:p w14:paraId="2CE4581D" w14:textId="77777777" w:rsidR="00FE36FA" w:rsidRPr="00717B43" w:rsidRDefault="00FE36FA" w:rsidP="0058665E">
            <w:pPr>
              <w:rPr>
                <w:ins w:id="6088" w:author="Camilo Andrés Díaz Gómez" w:date="2023-03-22T16:15:00Z"/>
                <w:rFonts w:cs="Times New Roman"/>
                <w:color w:val="000000"/>
                <w:sz w:val="20"/>
                <w:szCs w:val="20"/>
              </w:rPr>
            </w:pPr>
            <w:ins w:id="6089" w:author="Camilo Andrés Díaz Gómez" w:date="2023-03-22T16:15:00Z">
              <w:r w:rsidRPr="00717B43">
                <w:rPr>
                  <w:rFonts w:cs="Times New Roman"/>
                  <w:color w:val="000000"/>
                  <w:sz w:val="22"/>
                </w:rPr>
                <w:t>18</w:t>
              </w:r>
            </w:ins>
          </w:p>
        </w:tc>
        <w:tc>
          <w:tcPr>
            <w:tcW w:w="1134" w:type="dxa"/>
            <w:vAlign w:val="bottom"/>
          </w:tcPr>
          <w:p w14:paraId="4F151505" w14:textId="77777777" w:rsidR="00FE36FA" w:rsidRPr="00717B43" w:rsidRDefault="00FE36FA" w:rsidP="0058665E">
            <w:pPr>
              <w:rPr>
                <w:ins w:id="6090" w:author="Camilo Andrés Díaz Gómez" w:date="2023-03-22T16:15:00Z"/>
                <w:rFonts w:cs="Times New Roman"/>
                <w:color w:val="000000"/>
                <w:sz w:val="20"/>
                <w:szCs w:val="20"/>
              </w:rPr>
            </w:pPr>
            <w:ins w:id="6091" w:author="Camilo Andrés Díaz Gómez" w:date="2023-03-22T16:15:00Z">
              <w:r>
                <w:rPr>
                  <w:rFonts w:ascii="Calibri" w:hAnsi="Calibri" w:cs="Calibri"/>
                  <w:color w:val="000000"/>
                  <w:sz w:val="22"/>
                </w:rPr>
                <w:t>15,492</w:t>
              </w:r>
            </w:ins>
          </w:p>
        </w:tc>
        <w:tc>
          <w:tcPr>
            <w:tcW w:w="1276" w:type="dxa"/>
            <w:vAlign w:val="bottom"/>
          </w:tcPr>
          <w:p w14:paraId="76D43B67" w14:textId="77777777" w:rsidR="00FE36FA" w:rsidRPr="00717B43" w:rsidRDefault="00FE36FA" w:rsidP="0058665E">
            <w:pPr>
              <w:rPr>
                <w:ins w:id="6092" w:author="Camilo Andrés Díaz Gómez" w:date="2023-03-22T16:15:00Z"/>
                <w:rFonts w:cs="Times New Roman"/>
                <w:color w:val="000000"/>
                <w:sz w:val="20"/>
                <w:szCs w:val="20"/>
              </w:rPr>
            </w:pPr>
            <w:ins w:id="6093" w:author="Camilo Andrés Díaz Gómez" w:date="2023-03-22T16:15:00Z">
              <w:r>
                <w:rPr>
                  <w:rFonts w:ascii="Calibri" w:hAnsi="Calibri" w:cs="Calibri"/>
                  <w:color w:val="000000"/>
                  <w:sz w:val="22"/>
                </w:rPr>
                <w:t>15,157</w:t>
              </w:r>
            </w:ins>
          </w:p>
        </w:tc>
        <w:tc>
          <w:tcPr>
            <w:tcW w:w="851" w:type="dxa"/>
            <w:vAlign w:val="bottom"/>
          </w:tcPr>
          <w:p w14:paraId="46F7CF69" w14:textId="77777777" w:rsidR="00FE36FA" w:rsidRPr="00717B43" w:rsidRDefault="00FE36FA" w:rsidP="0058665E">
            <w:pPr>
              <w:rPr>
                <w:ins w:id="6094" w:author="Camilo Andrés Díaz Gómez" w:date="2023-03-22T16:15:00Z"/>
                <w:rFonts w:cs="Times New Roman"/>
                <w:color w:val="000000"/>
                <w:sz w:val="20"/>
                <w:szCs w:val="20"/>
              </w:rPr>
            </w:pPr>
            <w:ins w:id="6095" w:author="Camilo Andrés Díaz Gómez" w:date="2023-03-22T16:15:00Z">
              <w:r>
                <w:rPr>
                  <w:rFonts w:ascii="Calibri" w:hAnsi="Calibri" w:cs="Calibri"/>
                  <w:color w:val="000000"/>
                  <w:sz w:val="22"/>
                </w:rPr>
                <w:t>15,228</w:t>
              </w:r>
            </w:ins>
          </w:p>
        </w:tc>
        <w:tc>
          <w:tcPr>
            <w:tcW w:w="1275" w:type="dxa"/>
            <w:vAlign w:val="bottom"/>
          </w:tcPr>
          <w:p w14:paraId="2BDCC5B0" w14:textId="77777777" w:rsidR="00FE36FA" w:rsidRPr="00717B43" w:rsidRDefault="00FE36FA" w:rsidP="0058665E">
            <w:pPr>
              <w:rPr>
                <w:ins w:id="6096" w:author="Camilo Andrés Díaz Gómez" w:date="2023-03-22T16:15:00Z"/>
                <w:rFonts w:cs="Times New Roman"/>
                <w:color w:val="000000"/>
                <w:sz w:val="20"/>
                <w:szCs w:val="20"/>
              </w:rPr>
            </w:pPr>
            <w:ins w:id="6097" w:author="Camilo Andrés Díaz Gómez" w:date="2023-03-22T16:15:00Z">
              <w:r>
                <w:rPr>
                  <w:rFonts w:ascii="Calibri" w:hAnsi="Calibri" w:cs="Calibri"/>
                  <w:color w:val="000000"/>
                  <w:sz w:val="22"/>
                </w:rPr>
                <w:t>15,168</w:t>
              </w:r>
            </w:ins>
          </w:p>
        </w:tc>
        <w:tc>
          <w:tcPr>
            <w:tcW w:w="1276" w:type="dxa"/>
            <w:vAlign w:val="bottom"/>
          </w:tcPr>
          <w:p w14:paraId="4F98C2E9" w14:textId="77777777" w:rsidR="00FE36FA" w:rsidRPr="00776339" w:rsidRDefault="00FE36FA" w:rsidP="0058665E">
            <w:pPr>
              <w:rPr>
                <w:ins w:id="6098" w:author="Camilo Andrés Díaz Gómez" w:date="2023-03-22T16:15:00Z"/>
                <w:rFonts w:cs="Times New Roman"/>
                <w:color w:val="000000"/>
                <w:sz w:val="20"/>
                <w:szCs w:val="20"/>
              </w:rPr>
            </w:pPr>
            <w:ins w:id="6099" w:author="Camilo Andrés Díaz Gómez" w:date="2023-03-22T16:15:00Z">
              <w:r>
                <w:rPr>
                  <w:rFonts w:ascii="Calibri" w:hAnsi="Calibri" w:cs="Calibri"/>
                  <w:color w:val="000000"/>
                  <w:sz w:val="22"/>
                </w:rPr>
                <w:t>14,467</w:t>
              </w:r>
            </w:ins>
          </w:p>
        </w:tc>
        <w:tc>
          <w:tcPr>
            <w:tcW w:w="1134" w:type="dxa"/>
            <w:vAlign w:val="bottom"/>
          </w:tcPr>
          <w:p w14:paraId="327A338C" w14:textId="77777777" w:rsidR="00FE36FA" w:rsidRPr="00776339" w:rsidRDefault="00FE36FA" w:rsidP="0058665E">
            <w:pPr>
              <w:rPr>
                <w:ins w:id="6100" w:author="Camilo Andrés Díaz Gómez" w:date="2023-03-22T16:15:00Z"/>
                <w:rFonts w:cs="Times New Roman"/>
                <w:color w:val="000000"/>
                <w:sz w:val="20"/>
                <w:szCs w:val="20"/>
              </w:rPr>
            </w:pPr>
            <w:ins w:id="6101" w:author="Camilo Andrés Díaz Gómez" w:date="2023-03-22T16:15:00Z">
              <w:r>
                <w:rPr>
                  <w:rFonts w:ascii="Calibri" w:hAnsi="Calibri" w:cs="Calibri"/>
                  <w:color w:val="000000"/>
                  <w:sz w:val="22"/>
                </w:rPr>
                <w:t>14,664</w:t>
              </w:r>
            </w:ins>
          </w:p>
        </w:tc>
        <w:tc>
          <w:tcPr>
            <w:tcW w:w="1418" w:type="dxa"/>
            <w:vAlign w:val="bottom"/>
          </w:tcPr>
          <w:p w14:paraId="15183F9A" w14:textId="77777777" w:rsidR="00FE36FA" w:rsidRPr="00776339" w:rsidRDefault="00FE36FA" w:rsidP="0058665E">
            <w:pPr>
              <w:rPr>
                <w:ins w:id="6102" w:author="Camilo Andrés Díaz Gómez" w:date="2023-03-22T16:15:00Z"/>
                <w:rFonts w:cs="Times New Roman"/>
                <w:color w:val="000000"/>
                <w:sz w:val="20"/>
                <w:szCs w:val="20"/>
              </w:rPr>
            </w:pPr>
            <w:ins w:id="6103" w:author="Camilo Andrés Díaz Gómez" w:date="2023-03-22T16:15:00Z">
              <w:r>
                <w:rPr>
                  <w:rFonts w:ascii="Calibri" w:hAnsi="Calibri" w:cs="Calibri"/>
                  <w:color w:val="000000"/>
                  <w:sz w:val="22"/>
                </w:rPr>
                <w:t>13,238</w:t>
              </w:r>
            </w:ins>
          </w:p>
        </w:tc>
      </w:tr>
      <w:tr w:rsidR="00FE36FA" w:rsidRPr="00BD3055" w14:paraId="398274DF" w14:textId="77777777" w:rsidTr="0058665E">
        <w:trPr>
          <w:ins w:id="6104" w:author="Camilo Andrés Díaz Gómez" w:date="2023-03-22T16:15:00Z"/>
        </w:trPr>
        <w:tc>
          <w:tcPr>
            <w:tcW w:w="562" w:type="dxa"/>
            <w:vAlign w:val="bottom"/>
          </w:tcPr>
          <w:p w14:paraId="420F966B" w14:textId="77777777" w:rsidR="00FE36FA" w:rsidRPr="00717B43" w:rsidRDefault="00FE36FA" w:rsidP="0058665E">
            <w:pPr>
              <w:rPr>
                <w:ins w:id="6105" w:author="Camilo Andrés Díaz Gómez" w:date="2023-03-22T16:15:00Z"/>
                <w:rFonts w:cs="Times New Roman"/>
                <w:color w:val="000000"/>
                <w:sz w:val="20"/>
                <w:szCs w:val="20"/>
              </w:rPr>
            </w:pPr>
            <w:ins w:id="6106" w:author="Camilo Andrés Díaz Gómez" w:date="2023-03-22T16:15:00Z">
              <w:r w:rsidRPr="00717B43">
                <w:rPr>
                  <w:rFonts w:cs="Times New Roman"/>
                  <w:color w:val="000000"/>
                  <w:sz w:val="22"/>
                </w:rPr>
                <w:t>19</w:t>
              </w:r>
            </w:ins>
          </w:p>
        </w:tc>
        <w:tc>
          <w:tcPr>
            <w:tcW w:w="1134" w:type="dxa"/>
            <w:vAlign w:val="bottom"/>
          </w:tcPr>
          <w:p w14:paraId="6B0A620E" w14:textId="77777777" w:rsidR="00FE36FA" w:rsidRPr="00717B43" w:rsidRDefault="00FE36FA" w:rsidP="0058665E">
            <w:pPr>
              <w:rPr>
                <w:ins w:id="6107" w:author="Camilo Andrés Díaz Gómez" w:date="2023-03-22T16:15:00Z"/>
                <w:rFonts w:cs="Times New Roman"/>
                <w:color w:val="000000"/>
                <w:sz w:val="20"/>
                <w:szCs w:val="20"/>
              </w:rPr>
            </w:pPr>
            <w:ins w:id="6108" w:author="Camilo Andrés Díaz Gómez" w:date="2023-03-22T16:15:00Z">
              <w:r>
                <w:rPr>
                  <w:rFonts w:ascii="Calibri" w:hAnsi="Calibri" w:cs="Calibri"/>
                  <w:color w:val="000000"/>
                  <w:sz w:val="22"/>
                </w:rPr>
                <w:t>14,592</w:t>
              </w:r>
            </w:ins>
          </w:p>
        </w:tc>
        <w:tc>
          <w:tcPr>
            <w:tcW w:w="1276" w:type="dxa"/>
            <w:vAlign w:val="bottom"/>
          </w:tcPr>
          <w:p w14:paraId="0860B577" w14:textId="77777777" w:rsidR="00FE36FA" w:rsidRPr="00717B43" w:rsidRDefault="00FE36FA" w:rsidP="0058665E">
            <w:pPr>
              <w:rPr>
                <w:ins w:id="6109" w:author="Camilo Andrés Díaz Gómez" w:date="2023-03-22T16:15:00Z"/>
                <w:rFonts w:cs="Times New Roman"/>
                <w:color w:val="000000"/>
                <w:sz w:val="20"/>
                <w:szCs w:val="20"/>
              </w:rPr>
            </w:pPr>
            <w:ins w:id="6110" w:author="Camilo Andrés Díaz Gómez" w:date="2023-03-22T16:15:00Z">
              <w:r>
                <w:rPr>
                  <w:rFonts w:ascii="Calibri" w:hAnsi="Calibri" w:cs="Calibri"/>
                  <w:color w:val="000000"/>
                  <w:sz w:val="22"/>
                </w:rPr>
                <w:t>15,321</w:t>
              </w:r>
            </w:ins>
          </w:p>
        </w:tc>
        <w:tc>
          <w:tcPr>
            <w:tcW w:w="851" w:type="dxa"/>
            <w:vAlign w:val="bottom"/>
          </w:tcPr>
          <w:p w14:paraId="011E4BCF" w14:textId="77777777" w:rsidR="00FE36FA" w:rsidRPr="00717B43" w:rsidRDefault="00FE36FA" w:rsidP="0058665E">
            <w:pPr>
              <w:rPr>
                <w:ins w:id="6111" w:author="Camilo Andrés Díaz Gómez" w:date="2023-03-22T16:15:00Z"/>
                <w:rFonts w:cs="Times New Roman"/>
                <w:color w:val="000000"/>
                <w:sz w:val="20"/>
                <w:szCs w:val="20"/>
              </w:rPr>
            </w:pPr>
            <w:ins w:id="6112" w:author="Camilo Andrés Díaz Gómez" w:date="2023-03-22T16:15:00Z">
              <w:r>
                <w:rPr>
                  <w:rFonts w:ascii="Calibri" w:hAnsi="Calibri" w:cs="Calibri"/>
                  <w:color w:val="000000"/>
                  <w:sz w:val="22"/>
                </w:rPr>
                <w:t>15,325</w:t>
              </w:r>
            </w:ins>
          </w:p>
        </w:tc>
        <w:tc>
          <w:tcPr>
            <w:tcW w:w="1275" w:type="dxa"/>
            <w:vAlign w:val="bottom"/>
          </w:tcPr>
          <w:p w14:paraId="024EF2CF" w14:textId="77777777" w:rsidR="00FE36FA" w:rsidRPr="00717B43" w:rsidRDefault="00FE36FA" w:rsidP="0058665E">
            <w:pPr>
              <w:rPr>
                <w:ins w:id="6113" w:author="Camilo Andrés Díaz Gómez" w:date="2023-03-22T16:15:00Z"/>
                <w:rFonts w:cs="Times New Roman"/>
                <w:color w:val="000000"/>
                <w:sz w:val="20"/>
                <w:szCs w:val="20"/>
              </w:rPr>
            </w:pPr>
            <w:ins w:id="6114" w:author="Camilo Andrés Díaz Gómez" w:date="2023-03-22T16:15:00Z">
              <w:r>
                <w:rPr>
                  <w:rFonts w:ascii="Calibri" w:hAnsi="Calibri" w:cs="Calibri"/>
                  <w:color w:val="000000"/>
                  <w:sz w:val="22"/>
                </w:rPr>
                <w:t>15,161</w:t>
              </w:r>
            </w:ins>
          </w:p>
        </w:tc>
        <w:tc>
          <w:tcPr>
            <w:tcW w:w="1276" w:type="dxa"/>
            <w:vAlign w:val="bottom"/>
          </w:tcPr>
          <w:p w14:paraId="29C5A1EE" w14:textId="77777777" w:rsidR="00FE36FA" w:rsidRPr="00776339" w:rsidRDefault="00FE36FA" w:rsidP="0058665E">
            <w:pPr>
              <w:rPr>
                <w:ins w:id="6115" w:author="Camilo Andrés Díaz Gómez" w:date="2023-03-22T16:15:00Z"/>
                <w:rFonts w:cs="Times New Roman"/>
                <w:color w:val="000000"/>
                <w:sz w:val="20"/>
                <w:szCs w:val="20"/>
              </w:rPr>
            </w:pPr>
            <w:ins w:id="6116" w:author="Camilo Andrés Díaz Gómez" w:date="2023-03-22T16:15:00Z">
              <w:r>
                <w:rPr>
                  <w:rFonts w:ascii="Calibri" w:hAnsi="Calibri" w:cs="Calibri"/>
                  <w:color w:val="000000"/>
                  <w:sz w:val="22"/>
                </w:rPr>
                <w:t>14,469</w:t>
              </w:r>
            </w:ins>
          </w:p>
        </w:tc>
        <w:tc>
          <w:tcPr>
            <w:tcW w:w="1134" w:type="dxa"/>
            <w:vAlign w:val="bottom"/>
          </w:tcPr>
          <w:p w14:paraId="1DE1E550" w14:textId="77777777" w:rsidR="00FE36FA" w:rsidRPr="00776339" w:rsidRDefault="00FE36FA" w:rsidP="0058665E">
            <w:pPr>
              <w:rPr>
                <w:ins w:id="6117" w:author="Camilo Andrés Díaz Gómez" w:date="2023-03-22T16:15:00Z"/>
                <w:rFonts w:cs="Times New Roman"/>
                <w:color w:val="000000"/>
                <w:sz w:val="20"/>
                <w:szCs w:val="20"/>
              </w:rPr>
            </w:pPr>
            <w:ins w:id="6118" w:author="Camilo Andrés Díaz Gómez" w:date="2023-03-22T16:15:00Z">
              <w:r>
                <w:rPr>
                  <w:rFonts w:ascii="Calibri" w:hAnsi="Calibri" w:cs="Calibri"/>
                  <w:color w:val="000000"/>
                  <w:sz w:val="22"/>
                </w:rPr>
                <w:t>14,439</w:t>
              </w:r>
            </w:ins>
          </w:p>
        </w:tc>
        <w:tc>
          <w:tcPr>
            <w:tcW w:w="1418" w:type="dxa"/>
            <w:vAlign w:val="bottom"/>
          </w:tcPr>
          <w:p w14:paraId="7E2701F1" w14:textId="77777777" w:rsidR="00FE36FA" w:rsidRPr="00776339" w:rsidRDefault="00FE36FA" w:rsidP="0058665E">
            <w:pPr>
              <w:rPr>
                <w:ins w:id="6119" w:author="Camilo Andrés Díaz Gómez" w:date="2023-03-22T16:15:00Z"/>
                <w:rFonts w:cs="Times New Roman"/>
                <w:color w:val="000000"/>
                <w:sz w:val="20"/>
                <w:szCs w:val="20"/>
              </w:rPr>
            </w:pPr>
            <w:ins w:id="6120" w:author="Camilo Andrés Díaz Gómez" w:date="2023-03-22T16:15:00Z">
              <w:r>
                <w:rPr>
                  <w:rFonts w:ascii="Calibri" w:hAnsi="Calibri" w:cs="Calibri"/>
                  <w:color w:val="000000"/>
                  <w:sz w:val="22"/>
                </w:rPr>
                <w:t>14,150</w:t>
              </w:r>
            </w:ins>
          </w:p>
        </w:tc>
      </w:tr>
      <w:tr w:rsidR="00FE36FA" w:rsidRPr="00BD3055" w14:paraId="2BA9196B" w14:textId="77777777" w:rsidTr="0058665E">
        <w:trPr>
          <w:ins w:id="6121" w:author="Camilo Andrés Díaz Gómez" w:date="2023-03-22T16:15:00Z"/>
        </w:trPr>
        <w:tc>
          <w:tcPr>
            <w:tcW w:w="562" w:type="dxa"/>
            <w:vAlign w:val="bottom"/>
          </w:tcPr>
          <w:p w14:paraId="5CCA6A0C" w14:textId="77777777" w:rsidR="00FE36FA" w:rsidRPr="00717B43" w:rsidRDefault="00FE36FA" w:rsidP="0058665E">
            <w:pPr>
              <w:rPr>
                <w:ins w:id="6122" w:author="Camilo Andrés Díaz Gómez" w:date="2023-03-22T16:15:00Z"/>
                <w:rFonts w:cs="Times New Roman"/>
                <w:color w:val="000000"/>
                <w:sz w:val="20"/>
                <w:szCs w:val="20"/>
              </w:rPr>
            </w:pPr>
            <w:ins w:id="6123" w:author="Camilo Andrés Díaz Gómez" w:date="2023-03-22T16:15:00Z">
              <w:r w:rsidRPr="00717B43">
                <w:rPr>
                  <w:rFonts w:cs="Times New Roman"/>
                  <w:color w:val="000000"/>
                  <w:sz w:val="22"/>
                </w:rPr>
                <w:t>20</w:t>
              </w:r>
            </w:ins>
          </w:p>
        </w:tc>
        <w:tc>
          <w:tcPr>
            <w:tcW w:w="1134" w:type="dxa"/>
            <w:vAlign w:val="bottom"/>
          </w:tcPr>
          <w:p w14:paraId="5C5342CC" w14:textId="77777777" w:rsidR="00FE36FA" w:rsidRPr="00717B43" w:rsidRDefault="00FE36FA" w:rsidP="0058665E">
            <w:pPr>
              <w:rPr>
                <w:ins w:id="6124" w:author="Camilo Andrés Díaz Gómez" w:date="2023-03-22T16:15:00Z"/>
                <w:rFonts w:cs="Times New Roman"/>
                <w:color w:val="000000"/>
                <w:sz w:val="20"/>
                <w:szCs w:val="20"/>
              </w:rPr>
            </w:pPr>
            <w:ins w:id="6125" w:author="Camilo Andrés Díaz Gómez" w:date="2023-03-22T16:15:00Z">
              <w:r>
                <w:rPr>
                  <w:rFonts w:ascii="Calibri" w:hAnsi="Calibri" w:cs="Calibri"/>
                  <w:color w:val="000000"/>
                  <w:sz w:val="22"/>
                </w:rPr>
                <w:t>13,931</w:t>
              </w:r>
            </w:ins>
          </w:p>
        </w:tc>
        <w:tc>
          <w:tcPr>
            <w:tcW w:w="1276" w:type="dxa"/>
            <w:vAlign w:val="bottom"/>
          </w:tcPr>
          <w:p w14:paraId="0136704B" w14:textId="77777777" w:rsidR="00FE36FA" w:rsidRPr="00717B43" w:rsidRDefault="00FE36FA" w:rsidP="0058665E">
            <w:pPr>
              <w:rPr>
                <w:ins w:id="6126" w:author="Camilo Andrés Díaz Gómez" w:date="2023-03-22T16:15:00Z"/>
                <w:rFonts w:cs="Times New Roman"/>
                <w:color w:val="000000"/>
                <w:sz w:val="20"/>
                <w:szCs w:val="20"/>
              </w:rPr>
            </w:pPr>
            <w:ins w:id="6127" w:author="Camilo Andrés Díaz Gómez" w:date="2023-03-22T16:15:00Z">
              <w:r>
                <w:rPr>
                  <w:rFonts w:ascii="Calibri" w:hAnsi="Calibri" w:cs="Calibri"/>
                  <w:color w:val="000000"/>
                  <w:sz w:val="22"/>
                </w:rPr>
                <w:t>15,069</w:t>
              </w:r>
            </w:ins>
          </w:p>
        </w:tc>
        <w:tc>
          <w:tcPr>
            <w:tcW w:w="851" w:type="dxa"/>
            <w:vAlign w:val="bottom"/>
          </w:tcPr>
          <w:p w14:paraId="207E9B1B" w14:textId="77777777" w:rsidR="00FE36FA" w:rsidRPr="00717B43" w:rsidRDefault="00FE36FA" w:rsidP="0058665E">
            <w:pPr>
              <w:rPr>
                <w:ins w:id="6128" w:author="Camilo Andrés Díaz Gómez" w:date="2023-03-22T16:15:00Z"/>
                <w:rFonts w:cs="Times New Roman"/>
                <w:color w:val="000000"/>
                <w:sz w:val="20"/>
                <w:szCs w:val="20"/>
              </w:rPr>
            </w:pPr>
            <w:ins w:id="6129" w:author="Camilo Andrés Díaz Gómez" w:date="2023-03-22T16:15:00Z">
              <w:r>
                <w:rPr>
                  <w:rFonts w:ascii="Calibri" w:hAnsi="Calibri" w:cs="Calibri"/>
                  <w:color w:val="000000"/>
                  <w:sz w:val="22"/>
                </w:rPr>
                <w:t>14,882</w:t>
              </w:r>
            </w:ins>
          </w:p>
        </w:tc>
        <w:tc>
          <w:tcPr>
            <w:tcW w:w="1275" w:type="dxa"/>
            <w:vAlign w:val="bottom"/>
          </w:tcPr>
          <w:p w14:paraId="34111495" w14:textId="77777777" w:rsidR="00FE36FA" w:rsidRPr="00717B43" w:rsidRDefault="00FE36FA" w:rsidP="0058665E">
            <w:pPr>
              <w:rPr>
                <w:ins w:id="6130" w:author="Camilo Andrés Díaz Gómez" w:date="2023-03-22T16:15:00Z"/>
                <w:rFonts w:cs="Times New Roman"/>
                <w:color w:val="000000"/>
                <w:sz w:val="20"/>
                <w:szCs w:val="20"/>
              </w:rPr>
            </w:pPr>
            <w:ins w:id="6131" w:author="Camilo Andrés Díaz Gómez" w:date="2023-03-22T16:15:00Z">
              <w:r>
                <w:rPr>
                  <w:rFonts w:ascii="Calibri" w:hAnsi="Calibri" w:cs="Calibri"/>
                  <w:color w:val="000000"/>
                  <w:sz w:val="22"/>
                </w:rPr>
                <w:t>14,905</w:t>
              </w:r>
            </w:ins>
          </w:p>
        </w:tc>
        <w:tc>
          <w:tcPr>
            <w:tcW w:w="1276" w:type="dxa"/>
            <w:vAlign w:val="bottom"/>
          </w:tcPr>
          <w:p w14:paraId="0E4F58D5" w14:textId="77777777" w:rsidR="00FE36FA" w:rsidRPr="00776339" w:rsidRDefault="00FE36FA" w:rsidP="0058665E">
            <w:pPr>
              <w:rPr>
                <w:ins w:id="6132" w:author="Camilo Andrés Díaz Gómez" w:date="2023-03-22T16:15:00Z"/>
                <w:rFonts w:cs="Times New Roman"/>
                <w:color w:val="000000"/>
                <w:sz w:val="20"/>
                <w:szCs w:val="20"/>
              </w:rPr>
            </w:pPr>
            <w:ins w:id="6133" w:author="Camilo Andrés Díaz Gómez" w:date="2023-03-22T16:15:00Z">
              <w:r>
                <w:rPr>
                  <w:rFonts w:ascii="Calibri" w:hAnsi="Calibri" w:cs="Calibri"/>
                  <w:color w:val="000000"/>
                  <w:sz w:val="22"/>
                </w:rPr>
                <w:t>14,921</w:t>
              </w:r>
            </w:ins>
          </w:p>
        </w:tc>
        <w:tc>
          <w:tcPr>
            <w:tcW w:w="1134" w:type="dxa"/>
            <w:vAlign w:val="bottom"/>
          </w:tcPr>
          <w:p w14:paraId="150FA428" w14:textId="77777777" w:rsidR="00FE36FA" w:rsidRPr="00776339" w:rsidRDefault="00FE36FA" w:rsidP="0058665E">
            <w:pPr>
              <w:rPr>
                <w:ins w:id="6134" w:author="Camilo Andrés Díaz Gómez" w:date="2023-03-22T16:15:00Z"/>
                <w:rFonts w:cs="Times New Roman"/>
                <w:color w:val="000000"/>
                <w:sz w:val="20"/>
                <w:szCs w:val="20"/>
              </w:rPr>
            </w:pPr>
            <w:ins w:id="6135" w:author="Camilo Andrés Díaz Gómez" w:date="2023-03-22T16:15:00Z">
              <w:r>
                <w:rPr>
                  <w:rFonts w:ascii="Calibri" w:hAnsi="Calibri" w:cs="Calibri"/>
                  <w:color w:val="000000"/>
                  <w:sz w:val="22"/>
                </w:rPr>
                <w:t>14,982</w:t>
              </w:r>
            </w:ins>
          </w:p>
        </w:tc>
        <w:tc>
          <w:tcPr>
            <w:tcW w:w="1418" w:type="dxa"/>
            <w:vAlign w:val="bottom"/>
          </w:tcPr>
          <w:p w14:paraId="14195A47" w14:textId="77777777" w:rsidR="00FE36FA" w:rsidRPr="00776339" w:rsidRDefault="00FE36FA" w:rsidP="0058665E">
            <w:pPr>
              <w:rPr>
                <w:ins w:id="6136" w:author="Camilo Andrés Díaz Gómez" w:date="2023-03-22T16:15:00Z"/>
                <w:rFonts w:cs="Times New Roman"/>
                <w:color w:val="000000"/>
                <w:sz w:val="20"/>
                <w:szCs w:val="20"/>
              </w:rPr>
            </w:pPr>
            <w:ins w:id="6137" w:author="Camilo Andrés Díaz Gómez" w:date="2023-03-22T16:15:00Z">
              <w:r>
                <w:rPr>
                  <w:rFonts w:ascii="Calibri" w:hAnsi="Calibri" w:cs="Calibri"/>
                  <w:color w:val="000000"/>
                  <w:sz w:val="22"/>
                </w:rPr>
                <w:t>10,878</w:t>
              </w:r>
            </w:ins>
          </w:p>
        </w:tc>
      </w:tr>
      <w:tr w:rsidR="00FE36FA" w:rsidRPr="00BD3055" w14:paraId="7CD796F5" w14:textId="77777777" w:rsidTr="0058665E">
        <w:trPr>
          <w:ins w:id="6138" w:author="Camilo Andrés Díaz Gómez" w:date="2023-03-22T16:15:00Z"/>
        </w:trPr>
        <w:tc>
          <w:tcPr>
            <w:tcW w:w="562" w:type="dxa"/>
            <w:vAlign w:val="bottom"/>
          </w:tcPr>
          <w:p w14:paraId="1140E1DF" w14:textId="77777777" w:rsidR="00FE36FA" w:rsidRPr="00717B43" w:rsidRDefault="00FE36FA" w:rsidP="0058665E">
            <w:pPr>
              <w:rPr>
                <w:ins w:id="6139" w:author="Camilo Andrés Díaz Gómez" w:date="2023-03-22T16:15:00Z"/>
                <w:rFonts w:cs="Times New Roman"/>
                <w:color w:val="000000"/>
                <w:sz w:val="20"/>
                <w:szCs w:val="20"/>
              </w:rPr>
            </w:pPr>
            <w:ins w:id="6140" w:author="Camilo Andrés Díaz Gómez" w:date="2023-03-22T16:15:00Z">
              <w:r w:rsidRPr="00717B43">
                <w:rPr>
                  <w:rFonts w:cs="Times New Roman"/>
                  <w:color w:val="000000"/>
                  <w:sz w:val="22"/>
                </w:rPr>
                <w:t>21</w:t>
              </w:r>
            </w:ins>
          </w:p>
        </w:tc>
        <w:tc>
          <w:tcPr>
            <w:tcW w:w="1134" w:type="dxa"/>
            <w:vAlign w:val="bottom"/>
          </w:tcPr>
          <w:p w14:paraId="0125E87E" w14:textId="77777777" w:rsidR="00FE36FA" w:rsidRPr="00717B43" w:rsidRDefault="00FE36FA" w:rsidP="0058665E">
            <w:pPr>
              <w:rPr>
                <w:ins w:id="6141" w:author="Camilo Andrés Díaz Gómez" w:date="2023-03-22T16:15:00Z"/>
                <w:rFonts w:cs="Times New Roman"/>
                <w:color w:val="000000"/>
                <w:sz w:val="20"/>
                <w:szCs w:val="20"/>
              </w:rPr>
            </w:pPr>
            <w:ins w:id="6142" w:author="Camilo Andrés Díaz Gómez" w:date="2023-03-22T16:15:00Z">
              <w:r>
                <w:rPr>
                  <w:rFonts w:ascii="Calibri" w:hAnsi="Calibri" w:cs="Calibri"/>
                  <w:color w:val="000000"/>
                  <w:sz w:val="22"/>
                </w:rPr>
                <w:t>15,450</w:t>
              </w:r>
            </w:ins>
          </w:p>
        </w:tc>
        <w:tc>
          <w:tcPr>
            <w:tcW w:w="1276" w:type="dxa"/>
            <w:vAlign w:val="bottom"/>
          </w:tcPr>
          <w:p w14:paraId="2654D5A5" w14:textId="77777777" w:rsidR="00FE36FA" w:rsidRPr="00717B43" w:rsidRDefault="00FE36FA" w:rsidP="0058665E">
            <w:pPr>
              <w:rPr>
                <w:ins w:id="6143" w:author="Camilo Andrés Díaz Gómez" w:date="2023-03-22T16:15:00Z"/>
                <w:rFonts w:cs="Times New Roman"/>
                <w:color w:val="000000"/>
                <w:sz w:val="20"/>
                <w:szCs w:val="20"/>
              </w:rPr>
            </w:pPr>
            <w:ins w:id="6144" w:author="Camilo Andrés Díaz Gómez" w:date="2023-03-22T16:15:00Z">
              <w:r>
                <w:rPr>
                  <w:rFonts w:ascii="Calibri" w:hAnsi="Calibri" w:cs="Calibri"/>
                  <w:color w:val="000000"/>
                  <w:sz w:val="22"/>
                </w:rPr>
                <w:t>14,851</w:t>
              </w:r>
            </w:ins>
          </w:p>
        </w:tc>
        <w:tc>
          <w:tcPr>
            <w:tcW w:w="851" w:type="dxa"/>
            <w:vAlign w:val="bottom"/>
          </w:tcPr>
          <w:p w14:paraId="1F94EF0D" w14:textId="77777777" w:rsidR="00FE36FA" w:rsidRPr="00717B43" w:rsidRDefault="00FE36FA" w:rsidP="0058665E">
            <w:pPr>
              <w:rPr>
                <w:ins w:id="6145" w:author="Camilo Andrés Díaz Gómez" w:date="2023-03-22T16:15:00Z"/>
                <w:rFonts w:cs="Times New Roman"/>
                <w:color w:val="000000"/>
                <w:sz w:val="20"/>
                <w:szCs w:val="20"/>
              </w:rPr>
            </w:pPr>
            <w:ins w:id="6146" w:author="Camilo Andrés Díaz Gómez" w:date="2023-03-22T16:15:00Z">
              <w:r>
                <w:rPr>
                  <w:rFonts w:ascii="Calibri" w:hAnsi="Calibri" w:cs="Calibri"/>
                  <w:color w:val="000000"/>
                  <w:sz w:val="22"/>
                </w:rPr>
                <w:t>14,875</w:t>
              </w:r>
            </w:ins>
          </w:p>
        </w:tc>
        <w:tc>
          <w:tcPr>
            <w:tcW w:w="1275" w:type="dxa"/>
            <w:vAlign w:val="bottom"/>
          </w:tcPr>
          <w:p w14:paraId="2FA393B9" w14:textId="77777777" w:rsidR="00FE36FA" w:rsidRPr="00717B43" w:rsidRDefault="00FE36FA" w:rsidP="0058665E">
            <w:pPr>
              <w:rPr>
                <w:ins w:id="6147" w:author="Camilo Andrés Díaz Gómez" w:date="2023-03-22T16:15:00Z"/>
                <w:rFonts w:cs="Times New Roman"/>
                <w:color w:val="000000"/>
                <w:sz w:val="20"/>
                <w:szCs w:val="20"/>
              </w:rPr>
            </w:pPr>
            <w:ins w:id="6148" w:author="Camilo Andrés Díaz Gómez" w:date="2023-03-22T16:15:00Z">
              <w:r>
                <w:rPr>
                  <w:rFonts w:ascii="Calibri" w:hAnsi="Calibri" w:cs="Calibri"/>
                  <w:color w:val="000000"/>
                  <w:sz w:val="22"/>
                </w:rPr>
                <w:t>14,903</w:t>
              </w:r>
            </w:ins>
          </w:p>
        </w:tc>
        <w:tc>
          <w:tcPr>
            <w:tcW w:w="1276" w:type="dxa"/>
            <w:vAlign w:val="bottom"/>
          </w:tcPr>
          <w:p w14:paraId="3166FD6B" w14:textId="77777777" w:rsidR="00FE36FA" w:rsidRPr="00776339" w:rsidRDefault="00FE36FA" w:rsidP="0058665E">
            <w:pPr>
              <w:rPr>
                <w:ins w:id="6149" w:author="Camilo Andrés Díaz Gómez" w:date="2023-03-22T16:15:00Z"/>
                <w:rFonts w:cs="Times New Roman"/>
                <w:color w:val="000000"/>
                <w:sz w:val="20"/>
                <w:szCs w:val="20"/>
              </w:rPr>
            </w:pPr>
            <w:ins w:id="6150" w:author="Camilo Andrés Díaz Gómez" w:date="2023-03-22T16:15:00Z">
              <w:r>
                <w:rPr>
                  <w:rFonts w:ascii="Calibri" w:hAnsi="Calibri" w:cs="Calibri"/>
                  <w:color w:val="000000"/>
                  <w:sz w:val="22"/>
                </w:rPr>
                <w:t>14,413</w:t>
              </w:r>
            </w:ins>
          </w:p>
        </w:tc>
        <w:tc>
          <w:tcPr>
            <w:tcW w:w="1134" w:type="dxa"/>
            <w:vAlign w:val="bottom"/>
          </w:tcPr>
          <w:p w14:paraId="5714CA36" w14:textId="77777777" w:rsidR="00FE36FA" w:rsidRPr="00776339" w:rsidRDefault="00FE36FA" w:rsidP="0058665E">
            <w:pPr>
              <w:rPr>
                <w:ins w:id="6151" w:author="Camilo Andrés Díaz Gómez" w:date="2023-03-22T16:15:00Z"/>
                <w:rFonts w:cs="Times New Roman"/>
                <w:color w:val="000000"/>
                <w:sz w:val="20"/>
                <w:szCs w:val="20"/>
              </w:rPr>
            </w:pPr>
            <w:ins w:id="6152" w:author="Camilo Andrés Díaz Gómez" w:date="2023-03-22T16:15:00Z">
              <w:r>
                <w:rPr>
                  <w:rFonts w:ascii="Calibri" w:hAnsi="Calibri" w:cs="Calibri"/>
                  <w:color w:val="000000"/>
                  <w:sz w:val="22"/>
                </w:rPr>
                <w:t>14,287</w:t>
              </w:r>
            </w:ins>
          </w:p>
        </w:tc>
        <w:tc>
          <w:tcPr>
            <w:tcW w:w="1418" w:type="dxa"/>
            <w:vAlign w:val="bottom"/>
          </w:tcPr>
          <w:p w14:paraId="539E5960" w14:textId="77777777" w:rsidR="00FE36FA" w:rsidRPr="00776339" w:rsidRDefault="00FE36FA" w:rsidP="0058665E">
            <w:pPr>
              <w:rPr>
                <w:ins w:id="6153" w:author="Camilo Andrés Díaz Gómez" w:date="2023-03-22T16:15:00Z"/>
                <w:rFonts w:cs="Times New Roman"/>
                <w:color w:val="000000"/>
                <w:sz w:val="20"/>
                <w:szCs w:val="20"/>
              </w:rPr>
            </w:pPr>
            <w:ins w:id="6154" w:author="Camilo Andrés Díaz Gómez" w:date="2023-03-22T16:15:00Z">
              <w:r>
                <w:rPr>
                  <w:rFonts w:ascii="Calibri" w:hAnsi="Calibri" w:cs="Calibri"/>
                  <w:color w:val="000000"/>
                  <w:sz w:val="22"/>
                </w:rPr>
                <w:t>13,812</w:t>
              </w:r>
            </w:ins>
          </w:p>
        </w:tc>
      </w:tr>
      <w:tr w:rsidR="00FE36FA" w:rsidRPr="00BD3055" w14:paraId="6CDD7942" w14:textId="77777777" w:rsidTr="0058665E">
        <w:trPr>
          <w:ins w:id="6155" w:author="Camilo Andrés Díaz Gómez" w:date="2023-03-22T16:15:00Z"/>
        </w:trPr>
        <w:tc>
          <w:tcPr>
            <w:tcW w:w="562" w:type="dxa"/>
            <w:vAlign w:val="bottom"/>
          </w:tcPr>
          <w:p w14:paraId="75C72219" w14:textId="77777777" w:rsidR="00FE36FA" w:rsidRPr="00717B43" w:rsidRDefault="00FE36FA" w:rsidP="0058665E">
            <w:pPr>
              <w:rPr>
                <w:ins w:id="6156" w:author="Camilo Andrés Díaz Gómez" w:date="2023-03-22T16:15:00Z"/>
                <w:rFonts w:cs="Times New Roman"/>
                <w:color w:val="000000"/>
                <w:sz w:val="20"/>
                <w:szCs w:val="20"/>
              </w:rPr>
            </w:pPr>
            <w:ins w:id="6157" w:author="Camilo Andrés Díaz Gómez" w:date="2023-03-22T16:15:00Z">
              <w:r w:rsidRPr="00717B43">
                <w:rPr>
                  <w:rFonts w:cs="Times New Roman"/>
                  <w:color w:val="000000"/>
                  <w:sz w:val="22"/>
                </w:rPr>
                <w:t>22</w:t>
              </w:r>
            </w:ins>
          </w:p>
        </w:tc>
        <w:tc>
          <w:tcPr>
            <w:tcW w:w="1134" w:type="dxa"/>
            <w:vAlign w:val="bottom"/>
          </w:tcPr>
          <w:p w14:paraId="737404E7" w14:textId="77777777" w:rsidR="00FE36FA" w:rsidRPr="00717B43" w:rsidRDefault="00FE36FA" w:rsidP="0058665E">
            <w:pPr>
              <w:rPr>
                <w:ins w:id="6158" w:author="Camilo Andrés Díaz Gómez" w:date="2023-03-22T16:15:00Z"/>
                <w:rFonts w:cs="Times New Roman"/>
                <w:color w:val="000000"/>
                <w:sz w:val="20"/>
                <w:szCs w:val="20"/>
              </w:rPr>
            </w:pPr>
            <w:ins w:id="6159" w:author="Camilo Andrés Díaz Gómez" w:date="2023-03-22T16:15:00Z">
              <w:r>
                <w:rPr>
                  <w:rFonts w:ascii="Calibri" w:hAnsi="Calibri" w:cs="Calibri"/>
                  <w:color w:val="000000"/>
                  <w:sz w:val="22"/>
                </w:rPr>
                <w:t>14,395</w:t>
              </w:r>
            </w:ins>
          </w:p>
        </w:tc>
        <w:tc>
          <w:tcPr>
            <w:tcW w:w="1276" w:type="dxa"/>
            <w:vAlign w:val="bottom"/>
          </w:tcPr>
          <w:p w14:paraId="44ECFA71" w14:textId="77777777" w:rsidR="00FE36FA" w:rsidRPr="00717B43" w:rsidRDefault="00FE36FA" w:rsidP="0058665E">
            <w:pPr>
              <w:rPr>
                <w:ins w:id="6160" w:author="Camilo Andrés Díaz Gómez" w:date="2023-03-22T16:15:00Z"/>
                <w:rFonts w:cs="Times New Roman"/>
                <w:color w:val="000000"/>
                <w:sz w:val="20"/>
                <w:szCs w:val="20"/>
              </w:rPr>
            </w:pPr>
            <w:ins w:id="6161" w:author="Camilo Andrés Díaz Gómez" w:date="2023-03-22T16:15:00Z">
              <w:r>
                <w:rPr>
                  <w:rFonts w:ascii="Calibri" w:hAnsi="Calibri" w:cs="Calibri"/>
                  <w:color w:val="000000"/>
                  <w:sz w:val="22"/>
                </w:rPr>
                <w:t>14,775</w:t>
              </w:r>
            </w:ins>
          </w:p>
        </w:tc>
        <w:tc>
          <w:tcPr>
            <w:tcW w:w="851" w:type="dxa"/>
            <w:vAlign w:val="bottom"/>
          </w:tcPr>
          <w:p w14:paraId="5250A9E0" w14:textId="77777777" w:rsidR="00FE36FA" w:rsidRPr="00717B43" w:rsidRDefault="00FE36FA" w:rsidP="0058665E">
            <w:pPr>
              <w:rPr>
                <w:ins w:id="6162" w:author="Camilo Andrés Díaz Gómez" w:date="2023-03-22T16:15:00Z"/>
                <w:rFonts w:cs="Times New Roman"/>
                <w:color w:val="000000"/>
                <w:sz w:val="20"/>
                <w:szCs w:val="20"/>
              </w:rPr>
            </w:pPr>
            <w:ins w:id="6163" w:author="Camilo Andrés Díaz Gómez" w:date="2023-03-22T16:15:00Z">
              <w:r>
                <w:rPr>
                  <w:rFonts w:ascii="Calibri" w:hAnsi="Calibri" w:cs="Calibri"/>
                  <w:color w:val="000000"/>
                  <w:sz w:val="22"/>
                </w:rPr>
                <w:t>14,589</w:t>
              </w:r>
            </w:ins>
          </w:p>
        </w:tc>
        <w:tc>
          <w:tcPr>
            <w:tcW w:w="1275" w:type="dxa"/>
            <w:vAlign w:val="bottom"/>
          </w:tcPr>
          <w:p w14:paraId="7B91D4A2" w14:textId="77777777" w:rsidR="00FE36FA" w:rsidRPr="00717B43" w:rsidRDefault="00FE36FA" w:rsidP="0058665E">
            <w:pPr>
              <w:rPr>
                <w:ins w:id="6164" w:author="Camilo Andrés Díaz Gómez" w:date="2023-03-22T16:15:00Z"/>
                <w:rFonts w:cs="Times New Roman"/>
                <w:color w:val="000000"/>
                <w:sz w:val="20"/>
                <w:szCs w:val="20"/>
              </w:rPr>
            </w:pPr>
            <w:ins w:id="6165" w:author="Camilo Andrés Díaz Gómez" w:date="2023-03-22T16:15:00Z">
              <w:r>
                <w:rPr>
                  <w:rFonts w:ascii="Calibri" w:hAnsi="Calibri" w:cs="Calibri"/>
                  <w:color w:val="000000"/>
                  <w:sz w:val="22"/>
                </w:rPr>
                <w:t>14,525</w:t>
              </w:r>
            </w:ins>
          </w:p>
        </w:tc>
        <w:tc>
          <w:tcPr>
            <w:tcW w:w="1276" w:type="dxa"/>
            <w:vAlign w:val="bottom"/>
          </w:tcPr>
          <w:p w14:paraId="24973806" w14:textId="77777777" w:rsidR="00FE36FA" w:rsidRPr="00776339" w:rsidRDefault="00FE36FA" w:rsidP="0058665E">
            <w:pPr>
              <w:rPr>
                <w:ins w:id="6166" w:author="Camilo Andrés Díaz Gómez" w:date="2023-03-22T16:15:00Z"/>
                <w:rFonts w:cs="Times New Roman"/>
                <w:color w:val="000000"/>
                <w:sz w:val="20"/>
                <w:szCs w:val="20"/>
              </w:rPr>
            </w:pPr>
            <w:ins w:id="6167" w:author="Camilo Andrés Díaz Gómez" w:date="2023-03-22T16:15:00Z">
              <w:r>
                <w:rPr>
                  <w:rFonts w:ascii="Calibri" w:hAnsi="Calibri" w:cs="Calibri"/>
                  <w:color w:val="000000"/>
                  <w:sz w:val="22"/>
                </w:rPr>
                <w:t>15,576</w:t>
              </w:r>
            </w:ins>
          </w:p>
        </w:tc>
        <w:tc>
          <w:tcPr>
            <w:tcW w:w="1134" w:type="dxa"/>
            <w:vAlign w:val="bottom"/>
          </w:tcPr>
          <w:p w14:paraId="584D0AAE" w14:textId="77777777" w:rsidR="00FE36FA" w:rsidRPr="00776339" w:rsidRDefault="00FE36FA" w:rsidP="0058665E">
            <w:pPr>
              <w:rPr>
                <w:ins w:id="6168" w:author="Camilo Andrés Díaz Gómez" w:date="2023-03-22T16:15:00Z"/>
                <w:rFonts w:cs="Times New Roman"/>
                <w:color w:val="000000"/>
                <w:sz w:val="20"/>
                <w:szCs w:val="20"/>
              </w:rPr>
            </w:pPr>
            <w:ins w:id="6169" w:author="Camilo Andrés Díaz Gómez" w:date="2023-03-22T16:15:00Z">
              <w:r>
                <w:rPr>
                  <w:rFonts w:ascii="Calibri" w:hAnsi="Calibri" w:cs="Calibri"/>
                  <w:color w:val="000000"/>
                  <w:sz w:val="22"/>
                </w:rPr>
                <w:t>15,486</w:t>
              </w:r>
            </w:ins>
          </w:p>
        </w:tc>
        <w:tc>
          <w:tcPr>
            <w:tcW w:w="1418" w:type="dxa"/>
            <w:vAlign w:val="bottom"/>
          </w:tcPr>
          <w:p w14:paraId="1E9FA083" w14:textId="77777777" w:rsidR="00FE36FA" w:rsidRPr="00776339" w:rsidRDefault="00FE36FA" w:rsidP="0058665E">
            <w:pPr>
              <w:rPr>
                <w:ins w:id="6170" w:author="Camilo Andrés Díaz Gómez" w:date="2023-03-22T16:15:00Z"/>
                <w:rFonts w:cs="Times New Roman"/>
                <w:color w:val="000000"/>
                <w:sz w:val="20"/>
                <w:szCs w:val="20"/>
              </w:rPr>
            </w:pPr>
            <w:ins w:id="6171" w:author="Camilo Andrés Díaz Gómez" w:date="2023-03-22T16:15:00Z">
              <w:r>
                <w:rPr>
                  <w:rFonts w:ascii="Calibri" w:hAnsi="Calibri" w:cs="Calibri"/>
                  <w:color w:val="000000"/>
                  <w:sz w:val="22"/>
                </w:rPr>
                <w:t>12,074</w:t>
              </w:r>
            </w:ins>
          </w:p>
        </w:tc>
      </w:tr>
      <w:tr w:rsidR="00FE36FA" w:rsidRPr="00BD3055" w14:paraId="661281D0" w14:textId="77777777" w:rsidTr="0058665E">
        <w:trPr>
          <w:ins w:id="6172" w:author="Camilo Andrés Díaz Gómez" w:date="2023-03-22T16:15:00Z"/>
        </w:trPr>
        <w:tc>
          <w:tcPr>
            <w:tcW w:w="562" w:type="dxa"/>
            <w:vAlign w:val="bottom"/>
          </w:tcPr>
          <w:p w14:paraId="0781D79C" w14:textId="77777777" w:rsidR="00FE36FA" w:rsidRPr="00717B43" w:rsidRDefault="00FE36FA" w:rsidP="0058665E">
            <w:pPr>
              <w:rPr>
                <w:ins w:id="6173" w:author="Camilo Andrés Díaz Gómez" w:date="2023-03-22T16:15:00Z"/>
                <w:rFonts w:cs="Times New Roman"/>
                <w:color w:val="000000"/>
                <w:sz w:val="20"/>
                <w:szCs w:val="20"/>
              </w:rPr>
            </w:pPr>
            <w:ins w:id="6174" w:author="Camilo Andrés Díaz Gómez" w:date="2023-03-22T16:15:00Z">
              <w:r w:rsidRPr="00717B43">
                <w:rPr>
                  <w:rFonts w:cs="Times New Roman"/>
                  <w:color w:val="000000"/>
                  <w:sz w:val="22"/>
                </w:rPr>
                <w:t>23</w:t>
              </w:r>
            </w:ins>
          </w:p>
        </w:tc>
        <w:tc>
          <w:tcPr>
            <w:tcW w:w="1134" w:type="dxa"/>
            <w:vAlign w:val="bottom"/>
          </w:tcPr>
          <w:p w14:paraId="1B392E40" w14:textId="77777777" w:rsidR="00FE36FA" w:rsidRPr="00717B43" w:rsidRDefault="00FE36FA" w:rsidP="0058665E">
            <w:pPr>
              <w:rPr>
                <w:ins w:id="6175" w:author="Camilo Andrés Díaz Gómez" w:date="2023-03-22T16:15:00Z"/>
                <w:rFonts w:cs="Times New Roman"/>
                <w:color w:val="000000"/>
                <w:sz w:val="20"/>
                <w:szCs w:val="20"/>
              </w:rPr>
            </w:pPr>
            <w:ins w:id="6176" w:author="Camilo Andrés Díaz Gómez" w:date="2023-03-22T16:15:00Z">
              <w:r>
                <w:rPr>
                  <w:rFonts w:ascii="Calibri" w:hAnsi="Calibri" w:cs="Calibri"/>
                  <w:color w:val="000000"/>
                  <w:sz w:val="22"/>
                </w:rPr>
                <w:t>16,680</w:t>
              </w:r>
            </w:ins>
          </w:p>
        </w:tc>
        <w:tc>
          <w:tcPr>
            <w:tcW w:w="1276" w:type="dxa"/>
            <w:vAlign w:val="bottom"/>
          </w:tcPr>
          <w:p w14:paraId="7BB01806" w14:textId="77777777" w:rsidR="00FE36FA" w:rsidRPr="00717B43" w:rsidRDefault="00FE36FA" w:rsidP="0058665E">
            <w:pPr>
              <w:rPr>
                <w:ins w:id="6177" w:author="Camilo Andrés Díaz Gómez" w:date="2023-03-22T16:15:00Z"/>
                <w:rFonts w:cs="Times New Roman"/>
                <w:color w:val="000000"/>
                <w:sz w:val="20"/>
                <w:szCs w:val="20"/>
              </w:rPr>
            </w:pPr>
            <w:ins w:id="6178" w:author="Camilo Andrés Díaz Gómez" w:date="2023-03-22T16:15:00Z">
              <w:r>
                <w:rPr>
                  <w:rFonts w:ascii="Calibri" w:hAnsi="Calibri" w:cs="Calibri"/>
                  <w:color w:val="000000"/>
                  <w:sz w:val="22"/>
                </w:rPr>
                <w:t>15,294</w:t>
              </w:r>
            </w:ins>
          </w:p>
        </w:tc>
        <w:tc>
          <w:tcPr>
            <w:tcW w:w="851" w:type="dxa"/>
            <w:vAlign w:val="bottom"/>
          </w:tcPr>
          <w:p w14:paraId="2D96A906" w14:textId="77777777" w:rsidR="00FE36FA" w:rsidRPr="00717B43" w:rsidRDefault="00FE36FA" w:rsidP="0058665E">
            <w:pPr>
              <w:rPr>
                <w:ins w:id="6179" w:author="Camilo Andrés Díaz Gómez" w:date="2023-03-22T16:15:00Z"/>
                <w:rFonts w:cs="Times New Roman"/>
                <w:color w:val="000000"/>
                <w:sz w:val="20"/>
                <w:szCs w:val="20"/>
              </w:rPr>
            </w:pPr>
            <w:ins w:id="6180" w:author="Camilo Andrés Díaz Gómez" w:date="2023-03-22T16:15:00Z">
              <w:r>
                <w:rPr>
                  <w:rFonts w:ascii="Calibri" w:hAnsi="Calibri" w:cs="Calibri"/>
                  <w:color w:val="000000"/>
                  <w:sz w:val="22"/>
                </w:rPr>
                <w:t>15,100</w:t>
              </w:r>
            </w:ins>
          </w:p>
        </w:tc>
        <w:tc>
          <w:tcPr>
            <w:tcW w:w="1275" w:type="dxa"/>
            <w:vAlign w:val="bottom"/>
          </w:tcPr>
          <w:p w14:paraId="07DF14FD" w14:textId="77777777" w:rsidR="00FE36FA" w:rsidRPr="00717B43" w:rsidRDefault="00FE36FA" w:rsidP="0058665E">
            <w:pPr>
              <w:rPr>
                <w:ins w:id="6181" w:author="Camilo Andrés Díaz Gómez" w:date="2023-03-22T16:15:00Z"/>
                <w:rFonts w:cs="Times New Roman"/>
                <w:color w:val="000000"/>
                <w:sz w:val="20"/>
                <w:szCs w:val="20"/>
              </w:rPr>
            </w:pPr>
            <w:ins w:id="6182" w:author="Camilo Andrés Díaz Gómez" w:date="2023-03-22T16:15:00Z">
              <w:r>
                <w:rPr>
                  <w:rFonts w:ascii="Calibri" w:hAnsi="Calibri" w:cs="Calibri"/>
                  <w:color w:val="000000"/>
                  <w:sz w:val="22"/>
                </w:rPr>
                <w:t>15,090</w:t>
              </w:r>
            </w:ins>
          </w:p>
        </w:tc>
        <w:tc>
          <w:tcPr>
            <w:tcW w:w="1276" w:type="dxa"/>
            <w:vAlign w:val="bottom"/>
          </w:tcPr>
          <w:p w14:paraId="1434DE2B" w14:textId="77777777" w:rsidR="00FE36FA" w:rsidRPr="00776339" w:rsidRDefault="00FE36FA" w:rsidP="0058665E">
            <w:pPr>
              <w:rPr>
                <w:ins w:id="6183" w:author="Camilo Andrés Díaz Gómez" w:date="2023-03-22T16:15:00Z"/>
                <w:rFonts w:cs="Times New Roman"/>
                <w:color w:val="000000"/>
                <w:sz w:val="20"/>
                <w:szCs w:val="20"/>
              </w:rPr>
            </w:pPr>
            <w:ins w:id="6184" w:author="Camilo Andrés Díaz Gómez" w:date="2023-03-22T16:15:00Z">
              <w:r>
                <w:rPr>
                  <w:rFonts w:ascii="Calibri" w:hAnsi="Calibri" w:cs="Calibri"/>
                  <w:color w:val="000000"/>
                  <w:sz w:val="22"/>
                </w:rPr>
                <w:t>14,925</w:t>
              </w:r>
            </w:ins>
          </w:p>
        </w:tc>
        <w:tc>
          <w:tcPr>
            <w:tcW w:w="1134" w:type="dxa"/>
            <w:vAlign w:val="bottom"/>
          </w:tcPr>
          <w:p w14:paraId="4B3BCA33" w14:textId="77777777" w:rsidR="00FE36FA" w:rsidRPr="00776339" w:rsidRDefault="00FE36FA" w:rsidP="0058665E">
            <w:pPr>
              <w:rPr>
                <w:ins w:id="6185" w:author="Camilo Andrés Díaz Gómez" w:date="2023-03-22T16:15:00Z"/>
                <w:rFonts w:cs="Times New Roman"/>
                <w:color w:val="000000"/>
                <w:sz w:val="20"/>
                <w:szCs w:val="20"/>
              </w:rPr>
            </w:pPr>
            <w:ins w:id="6186" w:author="Camilo Andrés Díaz Gómez" w:date="2023-03-22T16:15:00Z">
              <w:r>
                <w:rPr>
                  <w:rFonts w:ascii="Calibri" w:hAnsi="Calibri" w:cs="Calibri"/>
                  <w:color w:val="000000"/>
                  <w:sz w:val="22"/>
                </w:rPr>
                <w:t>14,808</w:t>
              </w:r>
            </w:ins>
          </w:p>
        </w:tc>
        <w:tc>
          <w:tcPr>
            <w:tcW w:w="1418" w:type="dxa"/>
            <w:vAlign w:val="bottom"/>
          </w:tcPr>
          <w:p w14:paraId="4FC8D14E" w14:textId="77777777" w:rsidR="00FE36FA" w:rsidRPr="00776339" w:rsidRDefault="00FE36FA" w:rsidP="0058665E">
            <w:pPr>
              <w:rPr>
                <w:ins w:id="6187" w:author="Camilo Andrés Díaz Gómez" w:date="2023-03-22T16:15:00Z"/>
                <w:rFonts w:cs="Times New Roman"/>
                <w:color w:val="000000"/>
                <w:sz w:val="20"/>
                <w:szCs w:val="20"/>
              </w:rPr>
            </w:pPr>
            <w:ins w:id="6188" w:author="Camilo Andrés Díaz Gómez" w:date="2023-03-22T16:15:00Z">
              <w:r>
                <w:rPr>
                  <w:rFonts w:ascii="Calibri" w:hAnsi="Calibri" w:cs="Calibri"/>
                  <w:color w:val="000000"/>
                  <w:sz w:val="22"/>
                </w:rPr>
                <w:t>14,449</w:t>
              </w:r>
            </w:ins>
          </w:p>
        </w:tc>
      </w:tr>
      <w:tr w:rsidR="00FE36FA" w:rsidRPr="00BD3055" w14:paraId="4A62EBD5" w14:textId="77777777" w:rsidTr="0058665E">
        <w:trPr>
          <w:ins w:id="6189" w:author="Camilo Andrés Díaz Gómez" w:date="2023-03-22T16:15:00Z"/>
        </w:trPr>
        <w:tc>
          <w:tcPr>
            <w:tcW w:w="562" w:type="dxa"/>
            <w:vAlign w:val="bottom"/>
          </w:tcPr>
          <w:p w14:paraId="6F0AF8A7" w14:textId="77777777" w:rsidR="00FE36FA" w:rsidRPr="00717B43" w:rsidRDefault="00FE36FA" w:rsidP="0058665E">
            <w:pPr>
              <w:rPr>
                <w:ins w:id="6190" w:author="Camilo Andrés Díaz Gómez" w:date="2023-03-22T16:15:00Z"/>
                <w:rFonts w:cs="Times New Roman"/>
                <w:color w:val="000000"/>
                <w:sz w:val="20"/>
                <w:szCs w:val="20"/>
              </w:rPr>
            </w:pPr>
            <w:ins w:id="6191" w:author="Camilo Andrés Díaz Gómez" w:date="2023-03-22T16:15:00Z">
              <w:r w:rsidRPr="00717B43">
                <w:rPr>
                  <w:rFonts w:cs="Times New Roman"/>
                  <w:color w:val="000000"/>
                  <w:sz w:val="22"/>
                </w:rPr>
                <w:t>24</w:t>
              </w:r>
            </w:ins>
          </w:p>
        </w:tc>
        <w:tc>
          <w:tcPr>
            <w:tcW w:w="1134" w:type="dxa"/>
            <w:vAlign w:val="bottom"/>
          </w:tcPr>
          <w:p w14:paraId="12F214AF" w14:textId="77777777" w:rsidR="00FE36FA" w:rsidRPr="00717B43" w:rsidRDefault="00FE36FA" w:rsidP="0058665E">
            <w:pPr>
              <w:rPr>
                <w:ins w:id="6192" w:author="Camilo Andrés Díaz Gómez" w:date="2023-03-22T16:15:00Z"/>
                <w:rFonts w:cs="Times New Roman"/>
                <w:color w:val="000000"/>
                <w:sz w:val="20"/>
                <w:szCs w:val="20"/>
              </w:rPr>
            </w:pPr>
            <w:ins w:id="6193" w:author="Camilo Andrés Díaz Gómez" w:date="2023-03-22T16:15:00Z">
              <w:r>
                <w:rPr>
                  <w:rFonts w:ascii="Calibri" w:hAnsi="Calibri" w:cs="Calibri"/>
                  <w:color w:val="000000"/>
                  <w:sz w:val="22"/>
                </w:rPr>
                <w:t>13,929</w:t>
              </w:r>
            </w:ins>
          </w:p>
        </w:tc>
        <w:tc>
          <w:tcPr>
            <w:tcW w:w="1276" w:type="dxa"/>
            <w:vAlign w:val="bottom"/>
          </w:tcPr>
          <w:p w14:paraId="6C103458" w14:textId="77777777" w:rsidR="00FE36FA" w:rsidRPr="00717B43" w:rsidRDefault="00FE36FA" w:rsidP="0058665E">
            <w:pPr>
              <w:rPr>
                <w:ins w:id="6194" w:author="Camilo Andrés Díaz Gómez" w:date="2023-03-22T16:15:00Z"/>
                <w:rFonts w:cs="Times New Roman"/>
                <w:color w:val="000000"/>
                <w:sz w:val="20"/>
                <w:szCs w:val="20"/>
              </w:rPr>
            </w:pPr>
            <w:ins w:id="6195" w:author="Camilo Andrés Díaz Gómez" w:date="2023-03-22T16:15:00Z">
              <w:r>
                <w:rPr>
                  <w:rFonts w:ascii="Calibri" w:hAnsi="Calibri" w:cs="Calibri"/>
                  <w:color w:val="000000"/>
                  <w:sz w:val="22"/>
                </w:rPr>
                <w:t>14,461</w:t>
              </w:r>
            </w:ins>
          </w:p>
        </w:tc>
        <w:tc>
          <w:tcPr>
            <w:tcW w:w="851" w:type="dxa"/>
            <w:vAlign w:val="bottom"/>
          </w:tcPr>
          <w:p w14:paraId="44B50BB4" w14:textId="77777777" w:rsidR="00FE36FA" w:rsidRPr="00717B43" w:rsidRDefault="00FE36FA" w:rsidP="0058665E">
            <w:pPr>
              <w:rPr>
                <w:ins w:id="6196" w:author="Camilo Andrés Díaz Gómez" w:date="2023-03-22T16:15:00Z"/>
                <w:rFonts w:cs="Times New Roman"/>
                <w:color w:val="000000"/>
                <w:sz w:val="20"/>
                <w:szCs w:val="20"/>
              </w:rPr>
            </w:pPr>
            <w:ins w:id="6197" w:author="Camilo Andrés Díaz Gómez" w:date="2023-03-22T16:15:00Z">
              <w:r>
                <w:rPr>
                  <w:rFonts w:ascii="Calibri" w:hAnsi="Calibri" w:cs="Calibri"/>
                  <w:color w:val="000000"/>
                  <w:sz w:val="22"/>
                </w:rPr>
                <w:t>14,703</w:t>
              </w:r>
            </w:ins>
          </w:p>
        </w:tc>
        <w:tc>
          <w:tcPr>
            <w:tcW w:w="1275" w:type="dxa"/>
            <w:vAlign w:val="bottom"/>
          </w:tcPr>
          <w:p w14:paraId="708EDC6B" w14:textId="77777777" w:rsidR="00FE36FA" w:rsidRPr="00717B43" w:rsidRDefault="00FE36FA" w:rsidP="0058665E">
            <w:pPr>
              <w:rPr>
                <w:ins w:id="6198" w:author="Camilo Andrés Díaz Gómez" w:date="2023-03-22T16:15:00Z"/>
                <w:rFonts w:cs="Times New Roman"/>
                <w:color w:val="000000"/>
                <w:sz w:val="20"/>
                <w:szCs w:val="20"/>
              </w:rPr>
            </w:pPr>
            <w:ins w:id="6199" w:author="Camilo Andrés Díaz Gómez" w:date="2023-03-22T16:15:00Z">
              <w:r>
                <w:rPr>
                  <w:rFonts w:ascii="Calibri" w:hAnsi="Calibri" w:cs="Calibri"/>
                  <w:color w:val="000000"/>
                  <w:sz w:val="22"/>
                </w:rPr>
                <w:t>14,668</w:t>
              </w:r>
            </w:ins>
          </w:p>
        </w:tc>
        <w:tc>
          <w:tcPr>
            <w:tcW w:w="1276" w:type="dxa"/>
            <w:vAlign w:val="bottom"/>
          </w:tcPr>
          <w:p w14:paraId="33AAE185" w14:textId="77777777" w:rsidR="00FE36FA" w:rsidRPr="00776339" w:rsidRDefault="00FE36FA" w:rsidP="0058665E">
            <w:pPr>
              <w:rPr>
                <w:ins w:id="6200" w:author="Camilo Andrés Díaz Gómez" w:date="2023-03-22T16:15:00Z"/>
                <w:rFonts w:cs="Times New Roman"/>
                <w:color w:val="000000"/>
                <w:sz w:val="20"/>
                <w:szCs w:val="20"/>
              </w:rPr>
            </w:pPr>
            <w:ins w:id="6201" w:author="Camilo Andrés Díaz Gómez" w:date="2023-03-22T16:15:00Z">
              <w:r>
                <w:rPr>
                  <w:rFonts w:ascii="Calibri" w:hAnsi="Calibri" w:cs="Calibri"/>
                  <w:color w:val="000000"/>
                  <w:sz w:val="22"/>
                </w:rPr>
                <w:t>14,619</w:t>
              </w:r>
            </w:ins>
          </w:p>
        </w:tc>
        <w:tc>
          <w:tcPr>
            <w:tcW w:w="1134" w:type="dxa"/>
            <w:vAlign w:val="bottom"/>
          </w:tcPr>
          <w:p w14:paraId="3D9A6D7B" w14:textId="77777777" w:rsidR="00FE36FA" w:rsidRPr="00776339" w:rsidRDefault="00FE36FA" w:rsidP="0058665E">
            <w:pPr>
              <w:rPr>
                <w:ins w:id="6202" w:author="Camilo Andrés Díaz Gómez" w:date="2023-03-22T16:15:00Z"/>
                <w:rFonts w:cs="Times New Roman"/>
                <w:color w:val="000000"/>
                <w:sz w:val="20"/>
                <w:szCs w:val="20"/>
              </w:rPr>
            </w:pPr>
            <w:ins w:id="6203" w:author="Camilo Andrés Díaz Gómez" w:date="2023-03-22T16:15:00Z">
              <w:r>
                <w:rPr>
                  <w:rFonts w:ascii="Calibri" w:hAnsi="Calibri" w:cs="Calibri"/>
                  <w:color w:val="000000"/>
                  <w:sz w:val="22"/>
                </w:rPr>
                <w:t>14,622</w:t>
              </w:r>
            </w:ins>
          </w:p>
        </w:tc>
        <w:tc>
          <w:tcPr>
            <w:tcW w:w="1418" w:type="dxa"/>
            <w:vAlign w:val="bottom"/>
          </w:tcPr>
          <w:p w14:paraId="6866CA11" w14:textId="77777777" w:rsidR="00FE36FA" w:rsidRPr="00776339" w:rsidRDefault="00FE36FA" w:rsidP="0058665E">
            <w:pPr>
              <w:rPr>
                <w:ins w:id="6204" w:author="Camilo Andrés Díaz Gómez" w:date="2023-03-22T16:15:00Z"/>
                <w:rFonts w:cs="Times New Roman"/>
                <w:color w:val="000000"/>
                <w:sz w:val="20"/>
                <w:szCs w:val="20"/>
              </w:rPr>
            </w:pPr>
            <w:ins w:id="6205" w:author="Camilo Andrés Díaz Gómez" w:date="2023-03-22T16:15:00Z">
              <w:r>
                <w:rPr>
                  <w:rFonts w:ascii="Calibri" w:hAnsi="Calibri" w:cs="Calibri"/>
                  <w:color w:val="000000"/>
                  <w:sz w:val="22"/>
                </w:rPr>
                <w:t>14,375</w:t>
              </w:r>
            </w:ins>
          </w:p>
        </w:tc>
      </w:tr>
      <w:tr w:rsidR="00FE36FA" w:rsidRPr="00BD3055" w14:paraId="08F693C5" w14:textId="77777777" w:rsidTr="0058665E">
        <w:trPr>
          <w:ins w:id="6206" w:author="Camilo Andrés Díaz Gómez" w:date="2023-03-22T16:15:00Z"/>
        </w:trPr>
        <w:tc>
          <w:tcPr>
            <w:tcW w:w="562" w:type="dxa"/>
            <w:vAlign w:val="bottom"/>
          </w:tcPr>
          <w:p w14:paraId="4FFE154E" w14:textId="77777777" w:rsidR="00FE36FA" w:rsidRPr="00717B43" w:rsidRDefault="00FE36FA" w:rsidP="0058665E">
            <w:pPr>
              <w:rPr>
                <w:ins w:id="6207" w:author="Camilo Andrés Díaz Gómez" w:date="2023-03-22T16:15:00Z"/>
                <w:rFonts w:cs="Times New Roman"/>
                <w:color w:val="000000"/>
                <w:sz w:val="20"/>
                <w:szCs w:val="20"/>
              </w:rPr>
            </w:pPr>
            <w:ins w:id="6208" w:author="Camilo Andrés Díaz Gómez" w:date="2023-03-22T16:15:00Z">
              <w:r w:rsidRPr="00717B43">
                <w:rPr>
                  <w:rFonts w:cs="Times New Roman"/>
                  <w:color w:val="000000"/>
                  <w:sz w:val="22"/>
                </w:rPr>
                <w:t>25</w:t>
              </w:r>
            </w:ins>
          </w:p>
        </w:tc>
        <w:tc>
          <w:tcPr>
            <w:tcW w:w="1134" w:type="dxa"/>
            <w:vAlign w:val="bottom"/>
          </w:tcPr>
          <w:p w14:paraId="618443C0" w14:textId="77777777" w:rsidR="00FE36FA" w:rsidRPr="00717B43" w:rsidRDefault="00FE36FA" w:rsidP="0058665E">
            <w:pPr>
              <w:rPr>
                <w:ins w:id="6209" w:author="Camilo Andrés Díaz Gómez" w:date="2023-03-22T16:15:00Z"/>
                <w:rFonts w:cs="Times New Roman"/>
                <w:color w:val="000000"/>
                <w:sz w:val="20"/>
                <w:szCs w:val="20"/>
              </w:rPr>
            </w:pPr>
            <w:ins w:id="6210" w:author="Camilo Andrés Díaz Gómez" w:date="2023-03-22T16:15:00Z">
              <w:r>
                <w:rPr>
                  <w:rFonts w:ascii="Calibri" w:hAnsi="Calibri" w:cs="Calibri"/>
                  <w:color w:val="000000"/>
                  <w:sz w:val="22"/>
                </w:rPr>
                <w:t>15,350</w:t>
              </w:r>
            </w:ins>
          </w:p>
        </w:tc>
        <w:tc>
          <w:tcPr>
            <w:tcW w:w="1276" w:type="dxa"/>
            <w:vAlign w:val="bottom"/>
          </w:tcPr>
          <w:p w14:paraId="2A28049A" w14:textId="77777777" w:rsidR="00FE36FA" w:rsidRPr="00717B43" w:rsidRDefault="00FE36FA" w:rsidP="0058665E">
            <w:pPr>
              <w:rPr>
                <w:ins w:id="6211" w:author="Camilo Andrés Díaz Gómez" w:date="2023-03-22T16:15:00Z"/>
                <w:rFonts w:cs="Times New Roman"/>
                <w:color w:val="000000"/>
                <w:sz w:val="20"/>
                <w:szCs w:val="20"/>
              </w:rPr>
            </w:pPr>
            <w:ins w:id="6212" w:author="Camilo Andrés Díaz Gómez" w:date="2023-03-22T16:15:00Z">
              <w:r>
                <w:rPr>
                  <w:rFonts w:ascii="Calibri" w:hAnsi="Calibri" w:cs="Calibri"/>
                  <w:color w:val="000000"/>
                  <w:sz w:val="22"/>
                </w:rPr>
                <w:t>15,193</w:t>
              </w:r>
            </w:ins>
          </w:p>
        </w:tc>
        <w:tc>
          <w:tcPr>
            <w:tcW w:w="851" w:type="dxa"/>
            <w:vAlign w:val="bottom"/>
          </w:tcPr>
          <w:p w14:paraId="5C455858" w14:textId="77777777" w:rsidR="00FE36FA" w:rsidRPr="00717B43" w:rsidRDefault="00FE36FA" w:rsidP="0058665E">
            <w:pPr>
              <w:rPr>
                <w:ins w:id="6213" w:author="Camilo Andrés Díaz Gómez" w:date="2023-03-22T16:15:00Z"/>
                <w:rFonts w:cs="Times New Roman"/>
                <w:color w:val="000000"/>
                <w:sz w:val="20"/>
                <w:szCs w:val="20"/>
              </w:rPr>
            </w:pPr>
            <w:ins w:id="6214" w:author="Camilo Andrés Díaz Gómez" w:date="2023-03-22T16:15:00Z">
              <w:r>
                <w:rPr>
                  <w:rFonts w:ascii="Calibri" w:hAnsi="Calibri" w:cs="Calibri"/>
                  <w:color w:val="000000"/>
                  <w:sz w:val="22"/>
                </w:rPr>
                <w:t>15,255</w:t>
              </w:r>
            </w:ins>
          </w:p>
        </w:tc>
        <w:tc>
          <w:tcPr>
            <w:tcW w:w="1275" w:type="dxa"/>
            <w:vAlign w:val="bottom"/>
          </w:tcPr>
          <w:p w14:paraId="6B5AFDFC" w14:textId="77777777" w:rsidR="00FE36FA" w:rsidRPr="00717B43" w:rsidRDefault="00FE36FA" w:rsidP="0058665E">
            <w:pPr>
              <w:rPr>
                <w:ins w:id="6215" w:author="Camilo Andrés Díaz Gómez" w:date="2023-03-22T16:15:00Z"/>
                <w:rFonts w:cs="Times New Roman"/>
                <w:color w:val="000000"/>
                <w:sz w:val="20"/>
                <w:szCs w:val="20"/>
              </w:rPr>
            </w:pPr>
            <w:ins w:id="6216" w:author="Camilo Andrés Díaz Gómez" w:date="2023-03-22T16:15:00Z">
              <w:r>
                <w:rPr>
                  <w:rFonts w:ascii="Calibri" w:hAnsi="Calibri" w:cs="Calibri"/>
                  <w:color w:val="000000"/>
                  <w:sz w:val="22"/>
                </w:rPr>
                <w:t>15,248</w:t>
              </w:r>
            </w:ins>
          </w:p>
        </w:tc>
        <w:tc>
          <w:tcPr>
            <w:tcW w:w="1276" w:type="dxa"/>
            <w:vAlign w:val="bottom"/>
          </w:tcPr>
          <w:p w14:paraId="1CCE9A78" w14:textId="77777777" w:rsidR="00FE36FA" w:rsidRPr="00776339" w:rsidRDefault="00FE36FA" w:rsidP="0058665E">
            <w:pPr>
              <w:rPr>
                <w:ins w:id="6217" w:author="Camilo Andrés Díaz Gómez" w:date="2023-03-22T16:15:00Z"/>
                <w:rFonts w:cs="Times New Roman"/>
                <w:color w:val="000000"/>
                <w:sz w:val="20"/>
                <w:szCs w:val="20"/>
              </w:rPr>
            </w:pPr>
            <w:ins w:id="6218" w:author="Camilo Andrés Díaz Gómez" w:date="2023-03-22T16:15:00Z">
              <w:r>
                <w:rPr>
                  <w:rFonts w:ascii="Calibri" w:hAnsi="Calibri" w:cs="Calibri"/>
                  <w:color w:val="000000"/>
                  <w:sz w:val="22"/>
                </w:rPr>
                <w:t>15,354</w:t>
              </w:r>
            </w:ins>
          </w:p>
        </w:tc>
        <w:tc>
          <w:tcPr>
            <w:tcW w:w="1134" w:type="dxa"/>
            <w:vAlign w:val="bottom"/>
          </w:tcPr>
          <w:p w14:paraId="3D08B30E" w14:textId="77777777" w:rsidR="00FE36FA" w:rsidRPr="00776339" w:rsidRDefault="00FE36FA" w:rsidP="0058665E">
            <w:pPr>
              <w:rPr>
                <w:ins w:id="6219" w:author="Camilo Andrés Díaz Gómez" w:date="2023-03-22T16:15:00Z"/>
                <w:rFonts w:cs="Times New Roman"/>
                <w:color w:val="000000"/>
                <w:sz w:val="20"/>
                <w:szCs w:val="20"/>
              </w:rPr>
            </w:pPr>
            <w:ins w:id="6220" w:author="Camilo Andrés Díaz Gómez" w:date="2023-03-22T16:15:00Z">
              <w:r>
                <w:rPr>
                  <w:rFonts w:ascii="Calibri" w:hAnsi="Calibri" w:cs="Calibri"/>
                  <w:color w:val="000000"/>
                  <w:sz w:val="22"/>
                </w:rPr>
                <w:t>15,403</w:t>
              </w:r>
            </w:ins>
          </w:p>
        </w:tc>
        <w:tc>
          <w:tcPr>
            <w:tcW w:w="1418" w:type="dxa"/>
            <w:vAlign w:val="bottom"/>
          </w:tcPr>
          <w:p w14:paraId="11C9E22D" w14:textId="77777777" w:rsidR="00FE36FA" w:rsidRPr="00776339" w:rsidRDefault="00FE36FA" w:rsidP="0058665E">
            <w:pPr>
              <w:rPr>
                <w:ins w:id="6221" w:author="Camilo Andrés Díaz Gómez" w:date="2023-03-22T16:15:00Z"/>
                <w:rFonts w:cs="Times New Roman"/>
                <w:color w:val="000000"/>
                <w:sz w:val="20"/>
                <w:szCs w:val="20"/>
              </w:rPr>
            </w:pPr>
            <w:ins w:id="6222" w:author="Camilo Andrés Díaz Gómez" w:date="2023-03-22T16:15:00Z">
              <w:r>
                <w:rPr>
                  <w:rFonts w:ascii="Calibri" w:hAnsi="Calibri" w:cs="Calibri"/>
                  <w:color w:val="000000"/>
                  <w:sz w:val="22"/>
                </w:rPr>
                <w:t>14,264</w:t>
              </w:r>
            </w:ins>
          </w:p>
        </w:tc>
      </w:tr>
      <w:tr w:rsidR="00FE36FA" w:rsidRPr="00BD3055" w14:paraId="6954903B" w14:textId="77777777" w:rsidTr="0058665E">
        <w:trPr>
          <w:ins w:id="6223" w:author="Camilo Andrés Díaz Gómez" w:date="2023-03-22T16:15:00Z"/>
        </w:trPr>
        <w:tc>
          <w:tcPr>
            <w:tcW w:w="562" w:type="dxa"/>
            <w:vAlign w:val="bottom"/>
          </w:tcPr>
          <w:p w14:paraId="768FA19D" w14:textId="77777777" w:rsidR="00FE36FA" w:rsidRPr="00717B43" w:rsidRDefault="00FE36FA" w:rsidP="0058665E">
            <w:pPr>
              <w:rPr>
                <w:ins w:id="6224" w:author="Camilo Andrés Díaz Gómez" w:date="2023-03-22T16:15:00Z"/>
                <w:rFonts w:cs="Times New Roman"/>
                <w:color w:val="000000"/>
                <w:sz w:val="20"/>
                <w:szCs w:val="20"/>
              </w:rPr>
            </w:pPr>
            <w:ins w:id="6225" w:author="Camilo Andrés Díaz Gómez" w:date="2023-03-22T16:15:00Z">
              <w:r w:rsidRPr="00717B43">
                <w:rPr>
                  <w:rFonts w:cs="Times New Roman"/>
                  <w:color w:val="000000"/>
                  <w:sz w:val="22"/>
                </w:rPr>
                <w:t>26</w:t>
              </w:r>
            </w:ins>
          </w:p>
        </w:tc>
        <w:tc>
          <w:tcPr>
            <w:tcW w:w="1134" w:type="dxa"/>
            <w:vAlign w:val="bottom"/>
          </w:tcPr>
          <w:p w14:paraId="7F37F4F3" w14:textId="77777777" w:rsidR="00FE36FA" w:rsidRPr="00717B43" w:rsidRDefault="00FE36FA" w:rsidP="0058665E">
            <w:pPr>
              <w:rPr>
                <w:ins w:id="6226" w:author="Camilo Andrés Díaz Gómez" w:date="2023-03-22T16:15:00Z"/>
                <w:rFonts w:cs="Times New Roman"/>
                <w:color w:val="000000"/>
                <w:sz w:val="20"/>
                <w:szCs w:val="20"/>
              </w:rPr>
            </w:pPr>
            <w:ins w:id="6227" w:author="Camilo Andrés Díaz Gómez" w:date="2023-03-22T16:15:00Z">
              <w:r>
                <w:rPr>
                  <w:rFonts w:ascii="Calibri" w:hAnsi="Calibri" w:cs="Calibri"/>
                  <w:color w:val="000000"/>
                  <w:sz w:val="22"/>
                </w:rPr>
                <w:t>14,775</w:t>
              </w:r>
            </w:ins>
          </w:p>
        </w:tc>
        <w:tc>
          <w:tcPr>
            <w:tcW w:w="1276" w:type="dxa"/>
            <w:vAlign w:val="bottom"/>
          </w:tcPr>
          <w:p w14:paraId="20BD044B" w14:textId="77777777" w:rsidR="00FE36FA" w:rsidRPr="00717B43" w:rsidRDefault="00FE36FA" w:rsidP="0058665E">
            <w:pPr>
              <w:rPr>
                <w:ins w:id="6228" w:author="Camilo Andrés Díaz Gómez" w:date="2023-03-22T16:15:00Z"/>
                <w:rFonts w:cs="Times New Roman"/>
                <w:color w:val="000000"/>
                <w:sz w:val="20"/>
                <w:szCs w:val="20"/>
              </w:rPr>
            </w:pPr>
            <w:ins w:id="6229" w:author="Camilo Andrés Díaz Gómez" w:date="2023-03-22T16:15:00Z">
              <w:r>
                <w:rPr>
                  <w:rFonts w:ascii="Calibri" w:hAnsi="Calibri" w:cs="Calibri"/>
                  <w:color w:val="000000"/>
                  <w:sz w:val="22"/>
                </w:rPr>
                <w:t>15,372</w:t>
              </w:r>
            </w:ins>
          </w:p>
        </w:tc>
        <w:tc>
          <w:tcPr>
            <w:tcW w:w="851" w:type="dxa"/>
            <w:vAlign w:val="bottom"/>
          </w:tcPr>
          <w:p w14:paraId="0E5A6806" w14:textId="77777777" w:rsidR="00FE36FA" w:rsidRPr="00717B43" w:rsidRDefault="00FE36FA" w:rsidP="0058665E">
            <w:pPr>
              <w:rPr>
                <w:ins w:id="6230" w:author="Camilo Andrés Díaz Gómez" w:date="2023-03-22T16:15:00Z"/>
                <w:rFonts w:cs="Times New Roman"/>
                <w:color w:val="000000"/>
                <w:sz w:val="20"/>
                <w:szCs w:val="20"/>
              </w:rPr>
            </w:pPr>
            <w:ins w:id="6231" w:author="Camilo Andrés Díaz Gómez" w:date="2023-03-22T16:15:00Z">
              <w:r>
                <w:rPr>
                  <w:rFonts w:ascii="Calibri" w:hAnsi="Calibri" w:cs="Calibri"/>
                  <w:color w:val="000000"/>
                  <w:sz w:val="22"/>
                </w:rPr>
                <w:t>15,525</w:t>
              </w:r>
            </w:ins>
          </w:p>
        </w:tc>
        <w:tc>
          <w:tcPr>
            <w:tcW w:w="1275" w:type="dxa"/>
            <w:vAlign w:val="bottom"/>
          </w:tcPr>
          <w:p w14:paraId="3D555930" w14:textId="77777777" w:rsidR="00FE36FA" w:rsidRPr="00717B43" w:rsidRDefault="00FE36FA" w:rsidP="0058665E">
            <w:pPr>
              <w:rPr>
                <w:ins w:id="6232" w:author="Camilo Andrés Díaz Gómez" w:date="2023-03-22T16:15:00Z"/>
                <w:rFonts w:cs="Times New Roman"/>
                <w:color w:val="000000"/>
                <w:sz w:val="20"/>
                <w:szCs w:val="20"/>
              </w:rPr>
            </w:pPr>
            <w:ins w:id="6233" w:author="Camilo Andrés Díaz Gómez" w:date="2023-03-22T16:15:00Z">
              <w:r>
                <w:rPr>
                  <w:rFonts w:ascii="Calibri" w:hAnsi="Calibri" w:cs="Calibri"/>
                  <w:color w:val="000000"/>
                  <w:sz w:val="22"/>
                </w:rPr>
                <w:t>15,480</w:t>
              </w:r>
            </w:ins>
          </w:p>
        </w:tc>
        <w:tc>
          <w:tcPr>
            <w:tcW w:w="1276" w:type="dxa"/>
            <w:vAlign w:val="bottom"/>
          </w:tcPr>
          <w:p w14:paraId="0E4B6A52" w14:textId="77777777" w:rsidR="00FE36FA" w:rsidRPr="00776339" w:rsidRDefault="00FE36FA" w:rsidP="0058665E">
            <w:pPr>
              <w:rPr>
                <w:ins w:id="6234" w:author="Camilo Andrés Díaz Gómez" w:date="2023-03-22T16:15:00Z"/>
                <w:rFonts w:cs="Times New Roman"/>
                <w:color w:val="000000"/>
                <w:sz w:val="20"/>
                <w:szCs w:val="20"/>
              </w:rPr>
            </w:pPr>
            <w:ins w:id="6235" w:author="Camilo Andrés Díaz Gómez" w:date="2023-03-22T16:15:00Z">
              <w:r>
                <w:rPr>
                  <w:rFonts w:ascii="Calibri" w:hAnsi="Calibri" w:cs="Calibri"/>
                  <w:color w:val="000000"/>
                  <w:sz w:val="22"/>
                </w:rPr>
                <w:t>15,163</w:t>
              </w:r>
            </w:ins>
          </w:p>
        </w:tc>
        <w:tc>
          <w:tcPr>
            <w:tcW w:w="1134" w:type="dxa"/>
            <w:vAlign w:val="bottom"/>
          </w:tcPr>
          <w:p w14:paraId="7E3A8422" w14:textId="77777777" w:rsidR="00FE36FA" w:rsidRPr="00776339" w:rsidRDefault="00FE36FA" w:rsidP="0058665E">
            <w:pPr>
              <w:rPr>
                <w:ins w:id="6236" w:author="Camilo Andrés Díaz Gómez" w:date="2023-03-22T16:15:00Z"/>
                <w:rFonts w:cs="Times New Roman"/>
                <w:color w:val="000000"/>
                <w:sz w:val="20"/>
                <w:szCs w:val="20"/>
              </w:rPr>
            </w:pPr>
            <w:ins w:id="6237" w:author="Camilo Andrés Díaz Gómez" w:date="2023-03-22T16:15:00Z">
              <w:r>
                <w:rPr>
                  <w:rFonts w:ascii="Calibri" w:hAnsi="Calibri" w:cs="Calibri"/>
                  <w:color w:val="000000"/>
                  <w:sz w:val="22"/>
                </w:rPr>
                <w:t>15,127</w:t>
              </w:r>
            </w:ins>
          </w:p>
        </w:tc>
        <w:tc>
          <w:tcPr>
            <w:tcW w:w="1418" w:type="dxa"/>
            <w:vAlign w:val="bottom"/>
          </w:tcPr>
          <w:p w14:paraId="25EBFCF9" w14:textId="77777777" w:rsidR="00FE36FA" w:rsidRPr="00776339" w:rsidRDefault="00FE36FA" w:rsidP="0058665E">
            <w:pPr>
              <w:rPr>
                <w:ins w:id="6238" w:author="Camilo Andrés Díaz Gómez" w:date="2023-03-22T16:15:00Z"/>
                <w:rFonts w:cs="Times New Roman"/>
                <w:color w:val="000000"/>
                <w:sz w:val="20"/>
                <w:szCs w:val="20"/>
              </w:rPr>
            </w:pPr>
            <w:ins w:id="6239" w:author="Camilo Andrés Díaz Gómez" w:date="2023-03-22T16:15:00Z">
              <w:r>
                <w:rPr>
                  <w:rFonts w:ascii="Calibri" w:hAnsi="Calibri" w:cs="Calibri"/>
                  <w:color w:val="000000"/>
                  <w:sz w:val="22"/>
                </w:rPr>
                <w:t>14,728</w:t>
              </w:r>
            </w:ins>
          </w:p>
        </w:tc>
      </w:tr>
      <w:tr w:rsidR="00FE36FA" w:rsidRPr="00BD3055" w14:paraId="35E7766F" w14:textId="77777777" w:rsidTr="0058665E">
        <w:trPr>
          <w:ins w:id="6240" w:author="Camilo Andrés Díaz Gómez" w:date="2023-03-22T16:15:00Z"/>
        </w:trPr>
        <w:tc>
          <w:tcPr>
            <w:tcW w:w="562" w:type="dxa"/>
            <w:vAlign w:val="bottom"/>
          </w:tcPr>
          <w:p w14:paraId="6C2E14FA" w14:textId="77777777" w:rsidR="00FE36FA" w:rsidRPr="00717B43" w:rsidRDefault="00FE36FA" w:rsidP="0058665E">
            <w:pPr>
              <w:rPr>
                <w:ins w:id="6241" w:author="Camilo Andrés Díaz Gómez" w:date="2023-03-22T16:15:00Z"/>
                <w:rFonts w:cs="Times New Roman"/>
                <w:color w:val="000000"/>
                <w:sz w:val="20"/>
                <w:szCs w:val="20"/>
              </w:rPr>
            </w:pPr>
            <w:ins w:id="6242" w:author="Camilo Andrés Díaz Gómez" w:date="2023-03-22T16:15:00Z">
              <w:r w:rsidRPr="00717B43">
                <w:rPr>
                  <w:rFonts w:cs="Times New Roman"/>
                  <w:color w:val="000000"/>
                  <w:sz w:val="22"/>
                </w:rPr>
                <w:t>27</w:t>
              </w:r>
            </w:ins>
          </w:p>
        </w:tc>
        <w:tc>
          <w:tcPr>
            <w:tcW w:w="1134" w:type="dxa"/>
            <w:vAlign w:val="bottom"/>
          </w:tcPr>
          <w:p w14:paraId="3EE7AA17" w14:textId="77777777" w:rsidR="00FE36FA" w:rsidRPr="00717B43" w:rsidRDefault="00FE36FA" w:rsidP="0058665E">
            <w:pPr>
              <w:rPr>
                <w:ins w:id="6243" w:author="Camilo Andrés Díaz Gómez" w:date="2023-03-22T16:15:00Z"/>
                <w:rFonts w:cs="Times New Roman"/>
                <w:color w:val="000000"/>
                <w:sz w:val="20"/>
                <w:szCs w:val="20"/>
              </w:rPr>
            </w:pPr>
            <w:ins w:id="6244" w:author="Camilo Andrés Díaz Gómez" w:date="2023-03-22T16:15:00Z">
              <w:r>
                <w:rPr>
                  <w:rFonts w:ascii="Calibri" w:hAnsi="Calibri" w:cs="Calibri"/>
                  <w:color w:val="000000"/>
                  <w:sz w:val="22"/>
                </w:rPr>
                <w:t>15,088</w:t>
              </w:r>
            </w:ins>
          </w:p>
        </w:tc>
        <w:tc>
          <w:tcPr>
            <w:tcW w:w="1276" w:type="dxa"/>
            <w:vAlign w:val="bottom"/>
          </w:tcPr>
          <w:p w14:paraId="58750427" w14:textId="77777777" w:rsidR="00FE36FA" w:rsidRPr="00717B43" w:rsidRDefault="00FE36FA" w:rsidP="0058665E">
            <w:pPr>
              <w:rPr>
                <w:ins w:id="6245" w:author="Camilo Andrés Díaz Gómez" w:date="2023-03-22T16:15:00Z"/>
                <w:rFonts w:cs="Times New Roman"/>
                <w:color w:val="000000"/>
                <w:sz w:val="20"/>
                <w:szCs w:val="20"/>
              </w:rPr>
            </w:pPr>
            <w:ins w:id="6246" w:author="Camilo Andrés Díaz Gómez" w:date="2023-03-22T16:15:00Z">
              <w:r>
                <w:rPr>
                  <w:rFonts w:ascii="Calibri" w:hAnsi="Calibri" w:cs="Calibri"/>
                  <w:color w:val="000000"/>
                  <w:sz w:val="22"/>
                </w:rPr>
                <w:t>14,908</w:t>
              </w:r>
            </w:ins>
          </w:p>
        </w:tc>
        <w:tc>
          <w:tcPr>
            <w:tcW w:w="851" w:type="dxa"/>
            <w:vAlign w:val="bottom"/>
          </w:tcPr>
          <w:p w14:paraId="1C2D372B" w14:textId="77777777" w:rsidR="00FE36FA" w:rsidRPr="00717B43" w:rsidRDefault="00FE36FA" w:rsidP="0058665E">
            <w:pPr>
              <w:rPr>
                <w:ins w:id="6247" w:author="Camilo Andrés Díaz Gómez" w:date="2023-03-22T16:15:00Z"/>
                <w:rFonts w:cs="Times New Roman"/>
                <w:color w:val="000000"/>
                <w:sz w:val="20"/>
                <w:szCs w:val="20"/>
              </w:rPr>
            </w:pPr>
            <w:ins w:id="6248" w:author="Camilo Andrés Díaz Gómez" w:date="2023-03-22T16:15:00Z">
              <w:r>
                <w:rPr>
                  <w:rFonts w:ascii="Calibri" w:hAnsi="Calibri" w:cs="Calibri"/>
                  <w:color w:val="000000"/>
                  <w:sz w:val="22"/>
                </w:rPr>
                <w:t>15,135</w:t>
              </w:r>
            </w:ins>
          </w:p>
        </w:tc>
        <w:tc>
          <w:tcPr>
            <w:tcW w:w="1275" w:type="dxa"/>
            <w:vAlign w:val="bottom"/>
          </w:tcPr>
          <w:p w14:paraId="0DAA2EC9" w14:textId="77777777" w:rsidR="00FE36FA" w:rsidRPr="00717B43" w:rsidRDefault="00FE36FA" w:rsidP="0058665E">
            <w:pPr>
              <w:rPr>
                <w:ins w:id="6249" w:author="Camilo Andrés Díaz Gómez" w:date="2023-03-22T16:15:00Z"/>
                <w:rFonts w:cs="Times New Roman"/>
                <w:color w:val="000000"/>
                <w:sz w:val="20"/>
                <w:szCs w:val="20"/>
              </w:rPr>
            </w:pPr>
            <w:ins w:id="6250" w:author="Camilo Andrés Díaz Gómez" w:date="2023-03-22T16:15:00Z">
              <w:r>
                <w:rPr>
                  <w:rFonts w:ascii="Calibri" w:hAnsi="Calibri" w:cs="Calibri"/>
                  <w:color w:val="000000"/>
                  <w:sz w:val="22"/>
                </w:rPr>
                <w:t>15,107</w:t>
              </w:r>
            </w:ins>
          </w:p>
        </w:tc>
        <w:tc>
          <w:tcPr>
            <w:tcW w:w="1276" w:type="dxa"/>
            <w:vAlign w:val="bottom"/>
          </w:tcPr>
          <w:p w14:paraId="54D19768" w14:textId="77777777" w:rsidR="00FE36FA" w:rsidRPr="00776339" w:rsidRDefault="00FE36FA" w:rsidP="0058665E">
            <w:pPr>
              <w:rPr>
                <w:ins w:id="6251" w:author="Camilo Andrés Díaz Gómez" w:date="2023-03-22T16:15:00Z"/>
                <w:rFonts w:cs="Times New Roman"/>
                <w:color w:val="000000"/>
                <w:sz w:val="20"/>
                <w:szCs w:val="20"/>
              </w:rPr>
            </w:pPr>
            <w:ins w:id="6252" w:author="Camilo Andrés Díaz Gómez" w:date="2023-03-22T16:15:00Z">
              <w:r>
                <w:rPr>
                  <w:rFonts w:ascii="Calibri" w:hAnsi="Calibri" w:cs="Calibri"/>
                  <w:color w:val="000000"/>
                  <w:sz w:val="22"/>
                </w:rPr>
                <w:t>14,653</w:t>
              </w:r>
            </w:ins>
          </w:p>
        </w:tc>
        <w:tc>
          <w:tcPr>
            <w:tcW w:w="1134" w:type="dxa"/>
            <w:vAlign w:val="bottom"/>
          </w:tcPr>
          <w:p w14:paraId="07AA4814" w14:textId="77777777" w:rsidR="00FE36FA" w:rsidRPr="00776339" w:rsidRDefault="00FE36FA" w:rsidP="0058665E">
            <w:pPr>
              <w:rPr>
                <w:ins w:id="6253" w:author="Camilo Andrés Díaz Gómez" w:date="2023-03-22T16:15:00Z"/>
                <w:rFonts w:cs="Times New Roman"/>
                <w:color w:val="000000"/>
                <w:sz w:val="20"/>
                <w:szCs w:val="20"/>
              </w:rPr>
            </w:pPr>
            <w:ins w:id="6254" w:author="Camilo Andrés Díaz Gómez" w:date="2023-03-22T16:15:00Z">
              <w:r>
                <w:rPr>
                  <w:rFonts w:ascii="Calibri" w:hAnsi="Calibri" w:cs="Calibri"/>
                  <w:color w:val="000000"/>
                  <w:sz w:val="22"/>
                </w:rPr>
                <w:t>14,705</w:t>
              </w:r>
            </w:ins>
          </w:p>
        </w:tc>
        <w:tc>
          <w:tcPr>
            <w:tcW w:w="1418" w:type="dxa"/>
            <w:vAlign w:val="bottom"/>
          </w:tcPr>
          <w:p w14:paraId="2A9BCBD5" w14:textId="77777777" w:rsidR="00FE36FA" w:rsidRPr="00776339" w:rsidRDefault="00FE36FA" w:rsidP="0058665E">
            <w:pPr>
              <w:rPr>
                <w:ins w:id="6255" w:author="Camilo Andrés Díaz Gómez" w:date="2023-03-22T16:15:00Z"/>
                <w:rFonts w:cs="Times New Roman"/>
                <w:color w:val="000000"/>
                <w:sz w:val="20"/>
                <w:szCs w:val="20"/>
              </w:rPr>
            </w:pPr>
            <w:ins w:id="6256" w:author="Camilo Andrés Díaz Gómez" w:date="2023-03-22T16:15:00Z">
              <w:r>
                <w:rPr>
                  <w:rFonts w:ascii="Calibri" w:hAnsi="Calibri" w:cs="Calibri"/>
                  <w:color w:val="000000"/>
                  <w:sz w:val="22"/>
                </w:rPr>
                <w:t>13,794</w:t>
              </w:r>
            </w:ins>
          </w:p>
        </w:tc>
      </w:tr>
      <w:tr w:rsidR="00FE36FA" w:rsidRPr="00BD3055" w14:paraId="07B903EB" w14:textId="77777777" w:rsidTr="0058665E">
        <w:trPr>
          <w:ins w:id="6257" w:author="Camilo Andrés Díaz Gómez" w:date="2023-03-22T16:15:00Z"/>
        </w:trPr>
        <w:tc>
          <w:tcPr>
            <w:tcW w:w="562" w:type="dxa"/>
            <w:vAlign w:val="bottom"/>
          </w:tcPr>
          <w:p w14:paraId="0BB741D1" w14:textId="77777777" w:rsidR="00FE36FA" w:rsidRPr="00717B43" w:rsidRDefault="00FE36FA" w:rsidP="0058665E">
            <w:pPr>
              <w:rPr>
                <w:ins w:id="6258" w:author="Camilo Andrés Díaz Gómez" w:date="2023-03-22T16:15:00Z"/>
                <w:rFonts w:cs="Times New Roman"/>
                <w:color w:val="000000"/>
                <w:sz w:val="20"/>
                <w:szCs w:val="20"/>
              </w:rPr>
            </w:pPr>
            <w:ins w:id="6259" w:author="Camilo Andrés Díaz Gómez" w:date="2023-03-22T16:15:00Z">
              <w:r w:rsidRPr="00717B43">
                <w:rPr>
                  <w:rFonts w:cs="Times New Roman"/>
                  <w:color w:val="000000"/>
                  <w:sz w:val="22"/>
                </w:rPr>
                <w:t>28</w:t>
              </w:r>
            </w:ins>
          </w:p>
        </w:tc>
        <w:tc>
          <w:tcPr>
            <w:tcW w:w="1134" w:type="dxa"/>
            <w:vAlign w:val="bottom"/>
          </w:tcPr>
          <w:p w14:paraId="106498F7" w14:textId="77777777" w:rsidR="00FE36FA" w:rsidRPr="00717B43" w:rsidRDefault="00FE36FA" w:rsidP="0058665E">
            <w:pPr>
              <w:rPr>
                <w:ins w:id="6260" w:author="Camilo Andrés Díaz Gómez" w:date="2023-03-22T16:15:00Z"/>
                <w:rFonts w:cs="Times New Roman"/>
                <w:color w:val="000000"/>
                <w:sz w:val="20"/>
                <w:szCs w:val="20"/>
              </w:rPr>
            </w:pPr>
            <w:ins w:id="6261" w:author="Camilo Andrés Díaz Gómez" w:date="2023-03-22T16:15:00Z">
              <w:r>
                <w:rPr>
                  <w:rFonts w:ascii="Calibri" w:hAnsi="Calibri" w:cs="Calibri"/>
                  <w:color w:val="000000"/>
                  <w:sz w:val="22"/>
                </w:rPr>
                <w:t>16,488</w:t>
              </w:r>
            </w:ins>
          </w:p>
        </w:tc>
        <w:tc>
          <w:tcPr>
            <w:tcW w:w="1276" w:type="dxa"/>
            <w:vAlign w:val="bottom"/>
          </w:tcPr>
          <w:p w14:paraId="7E4CEB62" w14:textId="77777777" w:rsidR="00FE36FA" w:rsidRPr="00717B43" w:rsidRDefault="00FE36FA" w:rsidP="0058665E">
            <w:pPr>
              <w:rPr>
                <w:ins w:id="6262" w:author="Camilo Andrés Díaz Gómez" w:date="2023-03-22T16:15:00Z"/>
                <w:rFonts w:cs="Times New Roman"/>
                <w:color w:val="000000"/>
                <w:sz w:val="20"/>
                <w:szCs w:val="20"/>
              </w:rPr>
            </w:pPr>
            <w:ins w:id="6263" w:author="Camilo Andrés Díaz Gómez" w:date="2023-03-22T16:15:00Z">
              <w:r>
                <w:rPr>
                  <w:rFonts w:ascii="Calibri" w:hAnsi="Calibri" w:cs="Calibri"/>
                  <w:color w:val="000000"/>
                  <w:sz w:val="22"/>
                </w:rPr>
                <w:t>14,964</w:t>
              </w:r>
            </w:ins>
          </w:p>
        </w:tc>
        <w:tc>
          <w:tcPr>
            <w:tcW w:w="851" w:type="dxa"/>
            <w:vAlign w:val="bottom"/>
          </w:tcPr>
          <w:p w14:paraId="67EEFC85" w14:textId="77777777" w:rsidR="00FE36FA" w:rsidRPr="00717B43" w:rsidRDefault="00FE36FA" w:rsidP="0058665E">
            <w:pPr>
              <w:rPr>
                <w:ins w:id="6264" w:author="Camilo Andrés Díaz Gómez" w:date="2023-03-22T16:15:00Z"/>
                <w:rFonts w:cs="Times New Roman"/>
                <w:color w:val="000000"/>
                <w:sz w:val="20"/>
                <w:szCs w:val="20"/>
              </w:rPr>
            </w:pPr>
            <w:ins w:id="6265" w:author="Camilo Andrés Díaz Gómez" w:date="2023-03-22T16:15:00Z">
              <w:r>
                <w:rPr>
                  <w:rFonts w:ascii="Calibri" w:hAnsi="Calibri" w:cs="Calibri"/>
                  <w:color w:val="000000"/>
                  <w:sz w:val="22"/>
                </w:rPr>
                <w:t>15,094</w:t>
              </w:r>
            </w:ins>
          </w:p>
        </w:tc>
        <w:tc>
          <w:tcPr>
            <w:tcW w:w="1275" w:type="dxa"/>
            <w:vAlign w:val="bottom"/>
          </w:tcPr>
          <w:p w14:paraId="565A6623" w14:textId="77777777" w:rsidR="00FE36FA" w:rsidRPr="00717B43" w:rsidRDefault="00FE36FA" w:rsidP="0058665E">
            <w:pPr>
              <w:rPr>
                <w:ins w:id="6266" w:author="Camilo Andrés Díaz Gómez" w:date="2023-03-22T16:15:00Z"/>
                <w:rFonts w:cs="Times New Roman"/>
                <w:color w:val="000000"/>
                <w:sz w:val="20"/>
                <w:szCs w:val="20"/>
              </w:rPr>
            </w:pPr>
            <w:ins w:id="6267" w:author="Camilo Andrés Díaz Gómez" w:date="2023-03-22T16:15:00Z">
              <w:r>
                <w:rPr>
                  <w:rFonts w:ascii="Calibri" w:hAnsi="Calibri" w:cs="Calibri"/>
                  <w:color w:val="000000"/>
                  <w:sz w:val="22"/>
                </w:rPr>
                <w:t>14,920</w:t>
              </w:r>
            </w:ins>
          </w:p>
        </w:tc>
        <w:tc>
          <w:tcPr>
            <w:tcW w:w="1276" w:type="dxa"/>
            <w:vAlign w:val="bottom"/>
          </w:tcPr>
          <w:p w14:paraId="650D352A" w14:textId="77777777" w:rsidR="00FE36FA" w:rsidRPr="00776339" w:rsidRDefault="00FE36FA" w:rsidP="0058665E">
            <w:pPr>
              <w:rPr>
                <w:ins w:id="6268" w:author="Camilo Andrés Díaz Gómez" w:date="2023-03-22T16:15:00Z"/>
                <w:rFonts w:cs="Times New Roman"/>
                <w:color w:val="000000"/>
                <w:sz w:val="20"/>
                <w:szCs w:val="20"/>
              </w:rPr>
            </w:pPr>
            <w:ins w:id="6269" w:author="Camilo Andrés Díaz Gómez" w:date="2023-03-22T16:15:00Z">
              <w:r>
                <w:rPr>
                  <w:rFonts w:ascii="Calibri" w:hAnsi="Calibri" w:cs="Calibri"/>
                  <w:color w:val="000000"/>
                  <w:sz w:val="22"/>
                </w:rPr>
                <w:t>14,740</w:t>
              </w:r>
            </w:ins>
          </w:p>
        </w:tc>
        <w:tc>
          <w:tcPr>
            <w:tcW w:w="1134" w:type="dxa"/>
            <w:vAlign w:val="bottom"/>
          </w:tcPr>
          <w:p w14:paraId="46BD6E0A" w14:textId="77777777" w:rsidR="00FE36FA" w:rsidRPr="00776339" w:rsidRDefault="00FE36FA" w:rsidP="0058665E">
            <w:pPr>
              <w:rPr>
                <w:ins w:id="6270" w:author="Camilo Andrés Díaz Gómez" w:date="2023-03-22T16:15:00Z"/>
                <w:rFonts w:cs="Times New Roman"/>
                <w:color w:val="000000"/>
                <w:sz w:val="20"/>
                <w:szCs w:val="20"/>
              </w:rPr>
            </w:pPr>
            <w:ins w:id="6271" w:author="Camilo Andrés Díaz Gómez" w:date="2023-03-22T16:15:00Z">
              <w:r>
                <w:rPr>
                  <w:rFonts w:ascii="Calibri" w:hAnsi="Calibri" w:cs="Calibri"/>
                  <w:color w:val="000000"/>
                  <w:sz w:val="22"/>
                </w:rPr>
                <w:t>14,842</w:t>
              </w:r>
            </w:ins>
          </w:p>
        </w:tc>
        <w:tc>
          <w:tcPr>
            <w:tcW w:w="1418" w:type="dxa"/>
            <w:vAlign w:val="bottom"/>
          </w:tcPr>
          <w:p w14:paraId="6C33510B" w14:textId="77777777" w:rsidR="00FE36FA" w:rsidRPr="00776339" w:rsidRDefault="00FE36FA" w:rsidP="0058665E">
            <w:pPr>
              <w:rPr>
                <w:ins w:id="6272" w:author="Camilo Andrés Díaz Gómez" w:date="2023-03-22T16:15:00Z"/>
                <w:rFonts w:cs="Times New Roman"/>
                <w:color w:val="000000"/>
                <w:sz w:val="20"/>
                <w:szCs w:val="20"/>
              </w:rPr>
            </w:pPr>
            <w:ins w:id="6273" w:author="Camilo Andrés Díaz Gómez" w:date="2023-03-22T16:15:00Z">
              <w:r>
                <w:rPr>
                  <w:rFonts w:ascii="Calibri" w:hAnsi="Calibri" w:cs="Calibri"/>
                  <w:color w:val="000000"/>
                  <w:sz w:val="22"/>
                </w:rPr>
                <w:t>14,837</w:t>
              </w:r>
            </w:ins>
          </w:p>
        </w:tc>
      </w:tr>
      <w:tr w:rsidR="00FE36FA" w:rsidRPr="00BD3055" w14:paraId="38F0344D" w14:textId="77777777" w:rsidTr="0058665E">
        <w:trPr>
          <w:ins w:id="6274" w:author="Camilo Andrés Díaz Gómez" w:date="2023-03-22T16:15:00Z"/>
        </w:trPr>
        <w:tc>
          <w:tcPr>
            <w:tcW w:w="562" w:type="dxa"/>
            <w:vAlign w:val="bottom"/>
          </w:tcPr>
          <w:p w14:paraId="5FD7F7A8" w14:textId="77777777" w:rsidR="00FE36FA" w:rsidRPr="00717B43" w:rsidRDefault="00FE36FA" w:rsidP="0058665E">
            <w:pPr>
              <w:rPr>
                <w:ins w:id="6275" w:author="Camilo Andrés Díaz Gómez" w:date="2023-03-22T16:15:00Z"/>
                <w:rFonts w:cs="Times New Roman"/>
                <w:color w:val="000000"/>
                <w:sz w:val="20"/>
                <w:szCs w:val="20"/>
              </w:rPr>
            </w:pPr>
            <w:ins w:id="6276" w:author="Camilo Andrés Díaz Gómez" w:date="2023-03-22T16:15:00Z">
              <w:r w:rsidRPr="00717B43">
                <w:rPr>
                  <w:rFonts w:cs="Times New Roman"/>
                  <w:color w:val="000000"/>
                  <w:sz w:val="22"/>
                </w:rPr>
                <w:t>29</w:t>
              </w:r>
            </w:ins>
          </w:p>
        </w:tc>
        <w:tc>
          <w:tcPr>
            <w:tcW w:w="1134" w:type="dxa"/>
            <w:vAlign w:val="bottom"/>
          </w:tcPr>
          <w:p w14:paraId="7B44C517" w14:textId="77777777" w:rsidR="00FE36FA" w:rsidRPr="00717B43" w:rsidRDefault="00FE36FA" w:rsidP="0058665E">
            <w:pPr>
              <w:rPr>
                <w:ins w:id="6277" w:author="Camilo Andrés Díaz Gómez" w:date="2023-03-22T16:15:00Z"/>
                <w:rFonts w:cs="Times New Roman"/>
                <w:color w:val="000000"/>
                <w:sz w:val="20"/>
                <w:szCs w:val="20"/>
              </w:rPr>
            </w:pPr>
            <w:ins w:id="6278" w:author="Camilo Andrés Díaz Gómez" w:date="2023-03-22T16:15:00Z">
              <w:r>
                <w:rPr>
                  <w:rFonts w:ascii="Calibri" w:hAnsi="Calibri" w:cs="Calibri"/>
                  <w:color w:val="000000"/>
                  <w:sz w:val="22"/>
                </w:rPr>
                <w:t>12,119</w:t>
              </w:r>
            </w:ins>
          </w:p>
        </w:tc>
        <w:tc>
          <w:tcPr>
            <w:tcW w:w="1276" w:type="dxa"/>
            <w:vAlign w:val="bottom"/>
          </w:tcPr>
          <w:p w14:paraId="1849F420" w14:textId="77777777" w:rsidR="00FE36FA" w:rsidRPr="00717B43" w:rsidRDefault="00FE36FA" w:rsidP="0058665E">
            <w:pPr>
              <w:rPr>
                <w:ins w:id="6279" w:author="Camilo Andrés Díaz Gómez" w:date="2023-03-22T16:15:00Z"/>
                <w:rFonts w:cs="Times New Roman"/>
                <w:color w:val="000000"/>
                <w:sz w:val="20"/>
                <w:szCs w:val="20"/>
              </w:rPr>
            </w:pPr>
            <w:ins w:id="6280" w:author="Camilo Andrés Díaz Gómez" w:date="2023-03-22T16:15:00Z">
              <w:r>
                <w:rPr>
                  <w:rFonts w:ascii="Calibri" w:hAnsi="Calibri" w:cs="Calibri"/>
                  <w:color w:val="000000"/>
                  <w:sz w:val="22"/>
                </w:rPr>
                <w:t>14,304</w:t>
              </w:r>
            </w:ins>
          </w:p>
        </w:tc>
        <w:tc>
          <w:tcPr>
            <w:tcW w:w="851" w:type="dxa"/>
            <w:vAlign w:val="bottom"/>
          </w:tcPr>
          <w:p w14:paraId="68273156" w14:textId="77777777" w:rsidR="00FE36FA" w:rsidRPr="00717B43" w:rsidRDefault="00FE36FA" w:rsidP="0058665E">
            <w:pPr>
              <w:rPr>
                <w:ins w:id="6281" w:author="Camilo Andrés Díaz Gómez" w:date="2023-03-22T16:15:00Z"/>
                <w:rFonts w:cs="Times New Roman"/>
                <w:color w:val="000000"/>
                <w:sz w:val="20"/>
                <w:szCs w:val="20"/>
              </w:rPr>
            </w:pPr>
            <w:ins w:id="6282" w:author="Camilo Andrés Díaz Gómez" w:date="2023-03-22T16:15:00Z">
              <w:r>
                <w:rPr>
                  <w:rFonts w:ascii="Calibri" w:hAnsi="Calibri" w:cs="Calibri"/>
                  <w:color w:val="000000"/>
                  <w:sz w:val="22"/>
                </w:rPr>
                <w:t>15,168</w:t>
              </w:r>
            </w:ins>
          </w:p>
        </w:tc>
        <w:tc>
          <w:tcPr>
            <w:tcW w:w="1275" w:type="dxa"/>
            <w:vAlign w:val="bottom"/>
          </w:tcPr>
          <w:p w14:paraId="429C958C" w14:textId="77777777" w:rsidR="00FE36FA" w:rsidRPr="00717B43" w:rsidRDefault="00FE36FA" w:rsidP="0058665E">
            <w:pPr>
              <w:rPr>
                <w:ins w:id="6283" w:author="Camilo Andrés Díaz Gómez" w:date="2023-03-22T16:15:00Z"/>
                <w:rFonts w:cs="Times New Roman"/>
                <w:color w:val="000000"/>
                <w:sz w:val="20"/>
                <w:szCs w:val="20"/>
              </w:rPr>
            </w:pPr>
            <w:ins w:id="6284" w:author="Camilo Andrés Díaz Gómez" w:date="2023-03-22T16:15:00Z">
              <w:r>
                <w:rPr>
                  <w:rFonts w:ascii="Calibri" w:hAnsi="Calibri" w:cs="Calibri"/>
                  <w:color w:val="000000"/>
                  <w:sz w:val="22"/>
                </w:rPr>
                <w:t>15,278</w:t>
              </w:r>
            </w:ins>
          </w:p>
        </w:tc>
        <w:tc>
          <w:tcPr>
            <w:tcW w:w="1276" w:type="dxa"/>
            <w:vAlign w:val="bottom"/>
          </w:tcPr>
          <w:p w14:paraId="0C21E584" w14:textId="77777777" w:rsidR="00FE36FA" w:rsidRPr="00776339" w:rsidRDefault="00FE36FA" w:rsidP="0058665E">
            <w:pPr>
              <w:rPr>
                <w:ins w:id="6285" w:author="Camilo Andrés Díaz Gómez" w:date="2023-03-22T16:15:00Z"/>
                <w:rFonts w:cs="Times New Roman"/>
                <w:color w:val="000000"/>
                <w:sz w:val="20"/>
                <w:szCs w:val="20"/>
              </w:rPr>
            </w:pPr>
            <w:ins w:id="6286" w:author="Camilo Andrés Díaz Gómez" w:date="2023-03-22T16:15:00Z">
              <w:r>
                <w:rPr>
                  <w:rFonts w:ascii="Calibri" w:hAnsi="Calibri" w:cs="Calibri"/>
                  <w:color w:val="000000"/>
                  <w:sz w:val="22"/>
                </w:rPr>
                <w:t>17,832</w:t>
              </w:r>
            </w:ins>
          </w:p>
        </w:tc>
        <w:tc>
          <w:tcPr>
            <w:tcW w:w="1134" w:type="dxa"/>
            <w:vAlign w:val="bottom"/>
          </w:tcPr>
          <w:p w14:paraId="0B6EC1A3" w14:textId="77777777" w:rsidR="00FE36FA" w:rsidRPr="00776339" w:rsidRDefault="00FE36FA" w:rsidP="0058665E">
            <w:pPr>
              <w:rPr>
                <w:ins w:id="6287" w:author="Camilo Andrés Díaz Gómez" w:date="2023-03-22T16:15:00Z"/>
                <w:rFonts w:cs="Times New Roman"/>
                <w:color w:val="000000"/>
                <w:sz w:val="20"/>
                <w:szCs w:val="20"/>
              </w:rPr>
            </w:pPr>
            <w:ins w:id="6288" w:author="Camilo Andrés Díaz Gómez" w:date="2023-03-22T16:15:00Z">
              <w:r>
                <w:rPr>
                  <w:rFonts w:ascii="Calibri" w:hAnsi="Calibri" w:cs="Calibri"/>
                  <w:color w:val="000000"/>
                  <w:sz w:val="22"/>
                </w:rPr>
                <w:t>18,375</w:t>
              </w:r>
            </w:ins>
          </w:p>
        </w:tc>
        <w:tc>
          <w:tcPr>
            <w:tcW w:w="1418" w:type="dxa"/>
            <w:vAlign w:val="bottom"/>
          </w:tcPr>
          <w:p w14:paraId="33074509" w14:textId="77777777" w:rsidR="00FE36FA" w:rsidRPr="00776339" w:rsidRDefault="00FE36FA" w:rsidP="0058665E">
            <w:pPr>
              <w:rPr>
                <w:ins w:id="6289" w:author="Camilo Andrés Díaz Gómez" w:date="2023-03-22T16:15:00Z"/>
                <w:rFonts w:cs="Times New Roman"/>
                <w:color w:val="000000"/>
                <w:sz w:val="20"/>
                <w:szCs w:val="20"/>
              </w:rPr>
            </w:pPr>
            <w:ins w:id="6290" w:author="Camilo Andrés Díaz Gómez" w:date="2023-03-22T16:15:00Z">
              <w:r>
                <w:rPr>
                  <w:rFonts w:ascii="Calibri" w:hAnsi="Calibri" w:cs="Calibri"/>
                  <w:color w:val="000000"/>
                  <w:sz w:val="22"/>
                </w:rPr>
                <w:t>11,800</w:t>
              </w:r>
            </w:ins>
          </w:p>
        </w:tc>
      </w:tr>
      <w:tr w:rsidR="00FE36FA" w:rsidRPr="00BD3055" w14:paraId="08852AC8" w14:textId="77777777" w:rsidTr="0058665E">
        <w:trPr>
          <w:ins w:id="6291" w:author="Camilo Andrés Díaz Gómez" w:date="2023-03-22T16:15:00Z"/>
        </w:trPr>
        <w:tc>
          <w:tcPr>
            <w:tcW w:w="562" w:type="dxa"/>
            <w:vAlign w:val="bottom"/>
          </w:tcPr>
          <w:p w14:paraId="72133321" w14:textId="77777777" w:rsidR="00FE36FA" w:rsidRPr="00717B43" w:rsidRDefault="00FE36FA" w:rsidP="0058665E">
            <w:pPr>
              <w:rPr>
                <w:ins w:id="6292" w:author="Camilo Andrés Díaz Gómez" w:date="2023-03-22T16:15:00Z"/>
                <w:rFonts w:cs="Times New Roman"/>
                <w:color w:val="000000"/>
                <w:sz w:val="20"/>
                <w:szCs w:val="20"/>
              </w:rPr>
            </w:pPr>
            <w:ins w:id="6293" w:author="Camilo Andrés Díaz Gómez" w:date="2023-03-22T16:15:00Z">
              <w:r w:rsidRPr="00717B43">
                <w:rPr>
                  <w:rFonts w:cs="Times New Roman"/>
                  <w:color w:val="000000"/>
                  <w:sz w:val="22"/>
                </w:rPr>
                <w:t>30</w:t>
              </w:r>
            </w:ins>
          </w:p>
        </w:tc>
        <w:tc>
          <w:tcPr>
            <w:tcW w:w="1134" w:type="dxa"/>
            <w:vAlign w:val="bottom"/>
          </w:tcPr>
          <w:p w14:paraId="659D6BED" w14:textId="77777777" w:rsidR="00FE36FA" w:rsidRPr="00717B43" w:rsidRDefault="00FE36FA" w:rsidP="0058665E">
            <w:pPr>
              <w:rPr>
                <w:ins w:id="6294" w:author="Camilo Andrés Díaz Gómez" w:date="2023-03-22T16:15:00Z"/>
                <w:rFonts w:cs="Times New Roman"/>
                <w:color w:val="000000"/>
                <w:sz w:val="20"/>
                <w:szCs w:val="20"/>
              </w:rPr>
            </w:pPr>
            <w:ins w:id="6295" w:author="Camilo Andrés Díaz Gómez" w:date="2023-03-22T16:15:00Z">
              <w:r>
                <w:rPr>
                  <w:rFonts w:ascii="Calibri" w:hAnsi="Calibri" w:cs="Calibri"/>
                  <w:color w:val="000000"/>
                  <w:sz w:val="22"/>
                </w:rPr>
                <w:t>18,479</w:t>
              </w:r>
            </w:ins>
          </w:p>
        </w:tc>
        <w:tc>
          <w:tcPr>
            <w:tcW w:w="1276" w:type="dxa"/>
            <w:vAlign w:val="bottom"/>
          </w:tcPr>
          <w:p w14:paraId="63425583" w14:textId="77777777" w:rsidR="00FE36FA" w:rsidRPr="00717B43" w:rsidRDefault="00FE36FA" w:rsidP="0058665E">
            <w:pPr>
              <w:rPr>
                <w:ins w:id="6296" w:author="Camilo Andrés Díaz Gómez" w:date="2023-03-22T16:15:00Z"/>
                <w:rFonts w:cs="Times New Roman"/>
                <w:color w:val="000000"/>
                <w:sz w:val="20"/>
                <w:szCs w:val="20"/>
              </w:rPr>
            </w:pPr>
            <w:ins w:id="6297" w:author="Camilo Andrés Díaz Gómez" w:date="2023-03-22T16:15:00Z">
              <w:r>
                <w:rPr>
                  <w:rFonts w:ascii="Calibri" w:hAnsi="Calibri" w:cs="Calibri"/>
                  <w:color w:val="000000"/>
                  <w:sz w:val="22"/>
                </w:rPr>
                <w:t>14,663</w:t>
              </w:r>
            </w:ins>
          </w:p>
        </w:tc>
        <w:tc>
          <w:tcPr>
            <w:tcW w:w="851" w:type="dxa"/>
            <w:vAlign w:val="bottom"/>
          </w:tcPr>
          <w:p w14:paraId="02D76A72" w14:textId="77777777" w:rsidR="00FE36FA" w:rsidRPr="00717B43" w:rsidRDefault="00FE36FA" w:rsidP="0058665E">
            <w:pPr>
              <w:rPr>
                <w:ins w:id="6298" w:author="Camilo Andrés Díaz Gómez" w:date="2023-03-22T16:15:00Z"/>
                <w:rFonts w:cs="Times New Roman"/>
                <w:color w:val="000000"/>
                <w:sz w:val="20"/>
                <w:szCs w:val="20"/>
              </w:rPr>
            </w:pPr>
            <w:ins w:id="6299" w:author="Camilo Andrés Díaz Gómez" w:date="2023-03-22T16:15:00Z">
              <w:r>
                <w:rPr>
                  <w:rFonts w:ascii="Calibri" w:hAnsi="Calibri" w:cs="Calibri"/>
                  <w:color w:val="000000"/>
                  <w:sz w:val="22"/>
                </w:rPr>
                <w:t>14,817</w:t>
              </w:r>
            </w:ins>
          </w:p>
        </w:tc>
        <w:tc>
          <w:tcPr>
            <w:tcW w:w="1275" w:type="dxa"/>
            <w:vAlign w:val="bottom"/>
          </w:tcPr>
          <w:p w14:paraId="1D1B4174" w14:textId="77777777" w:rsidR="00FE36FA" w:rsidRPr="00717B43" w:rsidRDefault="00FE36FA" w:rsidP="0058665E">
            <w:pPr>
              <w:rPr>
                <w:ins w:id="6300" w:author="Camilo Andrés Díaz Gómez" w:date="2023-03-22T16:15:00Z"/>
                <w:rFonts w:cs="Times New Roman"/>
                <w:color w:val="000000"/>
                <w:sz w:val="20"/>
                <w:szCs w:val="20"/>
              </w:rPr>
            </w:pPr>
            <w:ins w:id="6301" w:author="Camilo Andrés Díaz Gómez" w:date="2023-03-22T16:15:00Z">
              <w:r>
                <w:rPr>
                  <w:rFonts w:ascii="Calibri" w:hAnsi="Calibri" w:cs="Calibri"/>
                  <w:color w:val="000000"/>
                  <w:sz w:val="22"/>
                </w:rPr>
                <w:t>14,620</w:t>
              </w:r>
            </w:ins>
          </w:p>
        </w:tc>
        <w:tc>
          <w:tcPr>
            <w:tcW w:w="1276" w:type="dxa"/>
            <w:vAlign w:val="bottom"/>
          </w:tcPr>
          <w:p w14:paraId="39AAAECC" w14:textId="77777777" w:rsidR="00FE36FA" w:rsidRPr="00776339" w:rsidRDefault="00FE36FA" w:rsidP="0058665E">
            <w:pPr>
              <w:rPr>
                <w:ins w:id="6302" w:author="Camilo Andrés Díaz Gómez" w:date="2023-03-22T16:15:00Z"/>
                <w:rFonts w:cs="Times New Roman"/>
                <w:color w:val="000000"/>
                <w:sz w:val="20"/>
                <w:szCs w:val="20"/>
              </w:rPr>
            </w:pPr>
            <w:ins w:id="6303" w:author="Camilo Andrés Díaz Gómez" w:date="2023-03-22T16:15:00Z">
              <w:r>
                <w:rPr>
                  <w:rFonts w:ascii="Calibri" w:hAnsi="Calibri" w:cs="Calibri"/>
                  <w:color w:val="000000"/>
                  <w:sz w:val="22"/>
                </w:rPr>
                <w:t>14,155</w:t>
              </w:r>
            </w:ins>
          </w:p>
        </w:tc>
        <w:tc>
          <w:tcPr>
            <w:tcW w:w="1134" w:type="dxa"/>
            <w:vAlign w:val="bottom"/>
          </w:tcPr>
          <w:p w14:paraId="6400A6AB" w14:textId="77777777" w:rsidR="00FE36FA" w:rsidRPr="00776339" w:rsidRDefault="00FE36FA" w:rsidP="0058665E">
            <w:pPr>
              <w:rPr>
                <w:ins w:id="6304" w:author="Camilo Andrés Díaz Gómez" w:date="2023-03-22T16:15:00Z"/>
                <w:rFonts w:cs="Times New Roman"/>
                <w:color w:val="000000"/>
                <w:sz w:val="20"/>
                <w:szCs w:val="20"/>
              </w:rPr>
            </w:pPr>
            <w:ins w:id="6305" w:author="Camilo Andrés Díaz Gómez" w:date="2023-03-22T16:15:00Z">
              <w:r>
                <w:rPr>
                  <w:rFonts w:ascii="Calibri" w:hAnsi="Calibri" w:cs="Calibri"/>
                  <w:color w:val="000000"/>
                  <w:sz w:val="22"/>
                </w:rPr>
                <w:t>14,219</w:t>
              </w:r>
            </w:ins>
          </w:p>
        </w:tc>
        <w:tc>
          <w:tcPr>
            <w:tcW w:w="1418" w:type="dxa"/>
            <w:vAlign w:val="bottom"/>
          </w:tcPr>
          <w:p w14:paraId="0806D0CE" w14:textId="77777777" w:rsidR="00FE36FA" w:rsidRPr="00776339" w:rsidRDefault="00FE36FA" w:rsidP="0058665E">
            <w:pPr>
              <w:rPr>
                <w:ins w:id="6306" w:author="Camilo Andrés Díaz Gómez" w:date="2023-03-22T16:15:00Z"/>
                <w:rFonts w:cs="Times New Roman"/>
                <w:color w:val="000000"/>
                <w:sz w:val="20"/>
                <w:szCs w:val="20"/>
              </w:rPr>
            </w:pPr>
            <w:ins w:id="6307" w:author="Camilo Andrés Díaz Gómez" w:date="2023-03-22T16:15:00Z">
              <w:r>
                <w:rPr>
                  <w:rFonts w:ascii="Calibri" w:hAnsi="Calibri" w:cs="Calibri"/>
                  <w:color w:val="000000"/>
                  <w:sz w:val="22"/>
                </w:rPr>
                <w:t>12,448</w:t>
              </w:r>
            </w:ins>
          </w:p>
        </w:tc>
      </w:tr>
    </w:tbl>
    <w:p w14:paraId="0519F1C7" w14:textId="0B6D9CE8" w:rsidR="005A4444" w:rsidRPr="00F504C8" w:rsidDel="00F504C8" w:rsidRDefault="005A4444">
      <w:pPr>
        <w:pStyle w:val="Descripcin"/>
        <w:spacing w:line="360" w:lineRule="auto"/>
        <w:rPr>
          <w:del w:id="6308" w:author="Camilo Andrés Díaz Gómez" w:date="2023-03-22T13:21:00Z"/>
          <w:rFonts w:cs="Times New Roman"/>
          <w:bCs/>
          <w:i/>
          <w:szCs w:val="24"/>
          <w:rPrChange w:id="6309" w:author="Camilo Andrés Díaz Gómez" w:date="2023-03-22T13:21:00Z">
            <w:rPr>
              <w:del w:id="6310" w:author="Camilo Andrés Díaz Gómez" w:date="2023-03-22T13:21:00Z"/>
              <w:rFonts w:cs="Times New Roman"/>
              <w:szCs w:val="24"/>
            </w:rPr>
          </w:rPrChange>
        </w:rPr>
        <w:pPrChange w:id="6311" w:author="Camilo Andrés Díaz Gómez" w:date="2023-03-17T00:48:00Z">
          <w:pPr>
            <w:ind w:firstLine="708"/>
          </w:pPr>
        </w:pPrChange>
      </w:pPr>
      <w:ins w:id="6312" w:author="Steff Guzmán" w:date="2023-03-13T19:26:00Z">
        <w:del w:id="6313" w:author="Camilo Andrés Díaz Gómez" w:date="2023-03-22T13:22:00Z">
          <w:r w:rsidRPr="00BD3055" w:rsidDel="00F504C8">
            <w:rPr>
              <w:rFonts w:cs="Times New Roman"/>
            </w:rPr>
            <w:delText xml:space="preserve">Tabla </w:delText>
          </w:r>
          <w:r w:rsidRPr="00BD3055" w:rsidDel="00F504C8">
            <w:rPr>
              <w:rFonts w:cs="Times New Roman"/>
            </w:rPr>
            <w:fldChar w:fldCharType="begin"/>
          </w:r>
          <w:r w:rsidRPr="00BD3055" w:rsidDel="00F504C8">
            <w:rPr>
              <w:rFonts w:cs="Times New Roman"/>
            </w:rPr>
            <w:delInstrText xml:space="preserve"> SEQ Tabla \* ARABIC </w:delInstrText>
          </w:r>
        </w:del>
      </w:ins>
      <w:del w:id="6314" w:author="Camilo Andrés Díaz Gómez" w:date="2023-03-22T13:22:00Z">
        <w:r w:rsidRPr="00BD3055" w:rsidDel="00F504C8">
          <w:rPr>
            <w:rFonts w:cs="Times New Roman"/>
          </w:rPr>
          <w:fldChar w:fldCharType="separate"/>
        </w:r>
      </w:del>
      <w:ins w:id="6315" w:author="Steff Guzmán" w:date="2023-03-13T19:26:00Z">
        <w:del w:id="6316" w:author="Camilo Andrés Díaz Gómez" w:date="2023-03-22T13:22:00Z">
          <w:r w:rsidRPr="00BD3055" w:rsidDel="00F504C8">
            <w:rPr>
              <w:rFonts w:cs="Times New Roman"/>
              <w:noProof/>
            </w:rPr>
            <w:delText>3</w:delText>
          </w:r>
          <w:r w:rsidRPr="00BD3055" w:rsidDel="00F504C8">
            <w:rPr>
              <w:rFonts w:cs="Times New Roman"/>
            </w:rPr>
            <w:fldChar w:fldCharType="end"/>
          </w:r>
        </w:del>
      </w:ins>
    </w:p>
    <w:p w14:paraId="1C45ACA5" w14:textId="4E81AFD7" w:rsidR="00925111" w:rsidRPr="00F504C8" w:rsidDel="00F504C8" w:rsidRDefault="00925111">
      <w:pPr>
        <w:pStyle w:val="Descripcin"/>
        <w:spacing w:line="360" w:lineRule="auto"/>
        <w:rPr>
          <w:del w:id="6317" w:author="Camilo Andrés Díaz Gómez" w:date="2023-03-22T13:22:00Z"/>
          <w:rFonts w:cs="Times New Roman"/>
          <w:bCs/>
          <w:i/>
          <w:szCs w:val="24"/>
          <w:rPrChange w:id="6318" w:author="Camilo Andrés Díaz Gómez" w:date="2023-03-22T13:21:00Z">
            <w:rPr>
              <w:del w:id="6319" w:author="Camilo Andrés Díaz Gómez" w:date="2023-03-22T13:22:00Z"/>
              <w:rFonts w:cs="Times New Roman"/>
              <w:bCs/>
              <w:szCs w:val="24"/>
            </w:rPr>
          </w:rPrChange>
        </w:rPr>
        <w:pPrChange w:id="6320" w:author="Camilo Andrés Díaz Gómez" w:date="2023-03-17T00:48:00Z">
          <w:pPr/>
        </w:pPrChange>
      </w:pPr>
      <w:del w:id="6321" w:author="Camilo Andrés Díaz Gómez" w:date="2023-03-22T13:22:00Z">
        <w:r w:rsidRPr="00F504C8" w:rsidDel="00F504C8">
          <w:rPr>
            <w:rFonts w:cs="Times New Roman"/>
            <w:bCs/>
            <w:i/>
            <w:szCs w:val="24"/>
            <w:rPrChange w:id="6322" w:author="Camilo Andrés Díaz Gómez" w:date="2023-03-22T13:21:00Z">
              <w:rPr>
                <w:rFonts w:cs="Times New Roman"/>
                <w:bCs/>
                <w:szCs w:val="24"/>
              </w:rPr>
            </w:rPrChange>
          </w:rPr>
          <w:delText xml:space="preserve">Tabla 2. </w:delText>
        </w:r>
      </w:del>
    </w:p>
    <w:p w14:paraId="417C9937" w14:textId="0E1B52D9" w:rsidR="005A4444" w:rsidRPr="00F504C8" w:rsidDel="00F504C8" w:rsidRDefault="00925111">
      <w:pPr>
        <w:pStyle w:val="Descripcin"/>
        <w:spacing w:line="360" w:lineRule="auto"/>
        <w:rPr>
          <w:del w:id="6323" w:author="Camilo Andrés Díaz Gómez" w:date="2023-03-22T13:22:00Z"/>
          <w:bCs/>
          <w:i/>
          <w:iCs w:val="0"/>
          <w:rPrChange w:id="6324" w:author="Camilo Andrés Díaz Gómez" w:date="2023-03-22T13:21:00Z">
            <w:rPr>
              <w:del w:id="6325" w:author="Camilo Andrés Díaz Gómez" w:date="2023-03-22T13:22:00Z"/>
              <w:iCs/>
            </w:rPr>
          </w:rPrChange>
        </w:rPr>
        <w:pPrChange w:id="6326" w:author="Camilo Andrés Díaz Gómez" w:date="2023-03-22T13:22:00Z">
          <w:pPr/>
        </w:pPrChange>
      </w:pPr>
      <w:del w:id="6327" w:author="Camilo Andrés Díaz Gómez" w:date="2023-03-22T13:22:00Z">
        <w:r w:rsidRPr="00F504C8" w:rsidDel="00F504C8">
          <w:rPr>
            <w:bCs/>
            <w:i/>
            <w:iCs w:val="0"/>
            <w:rPrChange w:id="6328" w:author="Camilo Andrés Díaz Gómez" w:date="2023-03-22T13:21:00Z">
              <w:rPr>
                <w:iCs/>
              </w:rPr>
            </w:rPrChange>
          </w:rPr>
          <w:delText>Promedio de datos diarios del mes de septiembre</w:delText>
        </w:r>
      </w:del>
    </w:p>
    <w:p w14:paraId="4E8ABF9C" w14:textId="6043ABB0" w:rsidR="00925111" w:rsidRPr="00BD3055" w:rsidDel="00F504C8" w:rsidRDefault="00925111">
      <w:pPr>
        <w:pStyle w:val="Descripcin"/>
        <w:spacing w:line="360" w:lineRule="auto"/>
        <w:rPr>
          <w:del w:id="6329" w:author="Camilo Andrés Díaz Gómez" w:date="2023-03-22T13:22:00Z"/>
          <w:rFonts w:cs="Times New Roman"/>
          <w:szCs w:val="24"/>
        </w:rPr>
        <w:pPrChange w:id="6330" w:author="Camilo Andrés Díaz Gómez" w:date="2023-03-22T13:22:00Z">
          <w:pPr>
            <w:ind w:firstLine="708"/>
          </w:pPr>
        </w:pPrChange>
      </w:pPr>
    </w:p>
    <w:p w14:paraId="64C94353" w14:textId="77777777" w:rsidR="00060BB7" w:rsidRPr="00776339" w:rsidRDefault="00060BB7" w:rsidP="00776339">
      <w:pPr>
        <w:rPr>
          <w:ins w:id="6331" w:author="Camilo Andrés Díaz Gómez" w:date="2023-03-22T13:22:00Z"/>
        </w:rPr>
      </w:pPr>
    </w:p>
    <w:tbl>
      <w:tblPr>
        <w:tblStyle w:val="Tablaconcuadrcula"/>
        <w:tblW w:w="0" w:type="auto"/>
        <w:tblInd w:w="0" w:type="dxa"/>
        <w:tblLayout w:type="fixed"/>
        <w:tblLook w:val="04A0" w:firstRow="1" w:lastRow="0" w:firstColumn="1" w:lastColumn="0" w:noHBand="0" w:noVBand="1"/>
      </w:tblPr>
      <w:tblGrid>
        <w:gridCol w:w="530"/>
        <w:gridCol w:w="1450"/>
        <w:gridCol w:w="1559"/>
        <w:gridCol w:w="1418"/>
        <w:gridCol w:w="1417"/>
        <w:gridCol w:w="1488"/>
        <w:gridCol w:w="322"/>
        <w:gridCol w:w="322"/>
        <w:gridCol w:w="322"/>
        <w:tblGridChange w:id="6332">
          <w:tblGrid>
            <w:gridCol w:w="530"/>
            <w:gridCol w:w="1450"/>
            <w:gridCol w:w="1559"/>
            <w:gridCol w:w="1418"/>
            <w:gridCol w:w="1417"/>
            <w:gridCol w:w="1488"/>
            <w:gridCol w:w="322"/>
            <w:gridCol w:w="322"/>
            <w:gridCol w:w="322"/>
          </w:tblGrid>
        </w:tblGridChange>
      </w:tblGrid>
      <w:tr w:rsidR="00776339" w:rsidRPr="00BD3055" w:rsidDel="00776339" w14:paraId="32B1F5E7" w14:textId="5496B419" w:rsidTr="00776339">
        <w:trPr>
          <w:del w:id="6333" w:author="Camilo Andrés Díaz Gómez" w:date="2023-03-22T16:08:00Z"/>
        </w:trPr>
        <w:tc>
          <w:tcPr>
            <w:tcW w:w="530" w:type="dxa"/>
            <w:vAlign w:val="center"/>
          </w:tcPr>
          <w:p w14:paraId="73F90F9D" w14:textId="47563D2A" w:rsidR="00776339" w:rsidRPr="00BD3055" w:rsidDel="00776339" w:rsidRDefault="00776339" w:rsidP="00EE67FE">
            <w:pPr>
              <w:rPr>
                <w:del w:id="6334" w:author="Camilo Andrés Díaz Gómez" w:date="2023-03-22T16:08:00Z"/>
                <w:rFonts w:cs="Times New Roman"/>
                <w:b/>
                <w:bCs/>
                <w:sz w:val="20"/>
                <w:szCs w:val="20"/>
              </w:rPr>
            </w:pPr>
            <w:del w:id="6335" w:author="Camilo Andrés Díaz Gómez" w:date="2023-03-22T16:08:00Z">
              <w:r w:rsidRPr="00BD3055" w:rsidDel="00776339">
                <w:rPr>
                  <w:rFonts w:cs="Times New Roman"/>
                  <w:b/>
                  <w:bCs/>
                  <w:sz w:val="20"/>
                  <w:szCs w:val="20"/>
                  <w:rPrChange w:id="6336" w:author="Camilo Andrés Díaz Gómez" w:date="2023-03-14T19:47:00Z">
                    <w:rPr>
                      <w:rFonts w:ascii="Calibri" w:hAnsi="Calibri" w:cs="Calibri"/>
                      <w:b/>
                      <w:bCs/>
                      <w:sz w:val="20"/>
                      <w:szCs w:val="20"/>
                    </w:rPr>
                  </w:rPrChange>
                </w:rPr>
                <w:delText>Dia</w:delText>
              </w:r>
            </w:del>
          </w:p>
        </w:tc>
        <w:tc>
          <w:tcPr>
            <w:tcW w:w="1450" w:type="dxa"/>
            <w:vAlign w:val="center"/>
          </w:tcPr>
          <w:p w14:paraId="34D8F18C" w14:textId="77817AED" w:rsidR="00776339" w:rsidRPr="00BD3055" w:rsidDel="00776339" w:rsidRDefault="00776339" w:rsidP="00EE67FE">
            <w:pPr>
              <w:rPr>
                <w:del w:id="6337" w:author="Camilo Andrés Díaz Gómez" w:date="2023-03-22T16:08:00Z"/>
                <w:rFonts w:cs="Times New Roman"/>
                <w:b/>
                <w:bCs/>
                <w:sz w:val="20"/>
                <w:szCs w:val="20"/>
              </w:rPr>
            </w:pPr>
            <w:del w:id="6338" w:author="Camilo Andrés Díaz Gómez" w:date="2023-03-22T16:08:00Z">
              <w:r w:rsidRPr="00BD3055" w:rsidDel="00776339">
                <w:rPr>
                  <w:rFonts w:cs="Times New Roman"/>
                  <w:b/>
                  <w:bCs/>
                  <w:sz w:val="20"/>
                  <w:szCs w:val="20"/>
                  <w:rPrChange w:id="6339" w:author="Camilo Andrés Díaz Gómez" w:date="2023-03-14T19:47:00Z">
                    <w:rPr>
                      <w:rFonts w:ascii="Calibri" w:hAnsi="Calibri" w:cs="Calibri"/>
                      <w:b/>
                      <w:bCs/>
                      <w:sz w:val="20"/>
                      <w:szCs w:val="20"/>
                    </w:rPr>
                  </w:rPrChange>
                </w:rPr>
                <w:delText>Regresión</w:delText>
              </w:r>
            </w:del>
          </w:p>
        </w:tc>
        <w:tc>
          <w:tcPr>
            <w:tcW w:w="1559" w:type="dxa"/>
            <w:vAlign w:val="center"/>
          </w:tcPr>
          <w:p w14:paraId="01B756EA" w14:textId="1F956A89" w:rsidR="00776339" w:rsidRPr="00BD3055" w:rsidDel="00776339" w:rsidRDefault="00776339" w:rsidP="00EE67FE">
            <w:pPr>
              <w:rPr>
                <w:del w:id="6340" w:author="Camilo Andrés Díaz Gómez" w:date="2023-03-22T16:08:00Z"/>
                <w:rFonts w:cs="Times New Roman"/>
                <w:b/>
                <w:bCs/>
                <w:sz w:val="20"/>
                <w:szCs w:val="20"/>
              </w:rPr>
            </w:pPr>
            <w:del w:id="6341" w:author="Camilo Andrés Díaz Gómez" w:date="2023-03-22T16:07:00Z">
              <w:r w:rsidRPr="00BD3055" w:rsidDel="00776339">
                <w:rPr>
                  <w:rFonts w:cs="Times New Roman"/>
                  <w:b/>
                  <w:bCs/>
                  <w:sz w:val="20"/>
                  <w:szCs w:val="20"/>
                  <w:rPrChange w:id="6342" w:author="Camilo Andrés Díaz Gómez" w:date="2023-03-14T19:47:00Z">
                    <w:rPr>
                      <w:rFonts w:ascii="Calibri" w:hAnsi="Calibri" w:cs="Calibri"/>
                      <w:b/>
                      <w:bCs/>
                      <w:sz w:val="20"/>
                      <w:szCs w:val="20"/>
                    </w:rPr>
                  </w:rPrChange>
                </w:rPr>
                <w:delText>KNN</w:delText>
              </w:r>
            </w:del>
          </w:p>
        </w:tc>
        <w:tc>
          <w:tcPr>
            <w:tcW w:w="1418" w:type="dxa"/>
            <w:vAlign w:val="center"/>
          </w:tcPr>
          <w:p w14:paraId="718DF452" w14:textId="174342A3" w:rsidR="00776339" w:rsidRPr="00BD3055" w:rsidDel="00776339" w:rsidRDefault="00776339" w:rsidP="00EE67FE">
            <w:pPr>
              <w:rPr>
                <w:del w:id="6343" w:author="Camilo Andrés Díaz Gómez" w:date="2023-03-22T16:08:00Z"/>
                <w:rFonts w:cs="Times New Roman"/>
                <w:b/>
                <w:bCs/>
                <w:sz w:val="20"/>
                <w:szCs w:val="20"/>
              </w:rPr>
            </w:pPr>
            <w:del w:id="6344" w:author="Camilo Andrés Díaz Gómez" w:date="2023-03-22T16:07:00Z">
              <w:r w:rsidRPr="00BD3055" w:rsidDel="00776339">
                <w:rPr>
                  <w:rFonts w:cs="Times New Roman"/>
                  <w:b/>
                  <w:bCs/>
                  <w:sz w:val="20"/>
                  <w:szCs w:val="20"/>
                  <w:rPrChange w:id="6345" w:author="Camilo Andrés Díaz Gómez" w:date="2023-03-14T19:47:00Z">
                    <w:rPr>
                      <w:rFonts w:ascii="Calibri" w:hAnsi="Calibri" w:cs="Calibri"/>
                      <w:b/>
                      <w:bCs/>
                      <w:sz w:val="20"/>
                      <w:szCs w:val="20"/>
                    </w:rPr>
                  </w:rPrChange>
                </w:rPr>
                <w:delText>Red Neuronal</w:delText>
              </w:r>
            </w:del>
          </w:p>
        </w:tc>
        <w:tc>
          <w:tcPr>
            <w:tcW w:w="1417" w:type="dxa"/>
            <w:vAlign w:val="center"/>
          </w:tcPr>
          <w:p w14:paraId="6DE2D929" w14:textId="61313497" w:rsidR="00776339" w:rsidRPr="00BD3055" w:rsidDel="00776339" w:rsidRDefault="00776339" w:rsidP="00EE67FE">
            <w:pPr>
              <w:rPr>
                <w:del w:id="6346" w:author="Camilo Andrés Díaz Gómez" w:date="2023-03-22T16:08:00Z"/>
                <w:rFonts w:cs="Times New Roman"/>
                <w:b/>
                <w:bCs/>
                <w:sz w:val="20"/>
                <w:szCs w:val="20"/>
              </w:rPr>
            </w:pPr>
            <w:del w:id="6347" w:author="Camilo Andrés Díaz Gómez" w:date="2023-03-22T16:08:00Z">
              <w:r w:rsidRPr="00BD3055" w:rsidDel="00776339">
                <w:rPr>
                  <w:rFonts w:cs="Times New Roman"/>
                  <w:b/>
                  <w:bCs/>
                  <w:sz w:val="20"/>
                  <w:szCs w:val="20"/>
                  <w:rPrChange w:id="6348" w:author="Camilo Andrés Díaz Gómez" w:date="2023-03-14T19:47:00Z">
                    <w:rPr>
                      <w:rFonts w:ascii="Calibri" w:hAnsi="Calibri" w:cs="Calibri"/>
                      <w:b/>
                      <w:bCs/>
                      <w:sz w:val="20"/>
                      <w:szCs w:val="20"/>
                    </w:rPr>
                  </w:rPrChange>
                </w:rPr>
                <w:delText>Temperatura Real</w:delText>
              </w:r>
            </w:del>
          </w:p>
        </w:tc>
        <w:tc>
          <w:tcPr>
            <w:tcW w:w="1488" w:type="dxa"/>
          </w:tcPr>
          <w:p w14:paraId="19AED48B" w14:textId="2D7F7E0F" w:rsidR="00776339" w:rsidRPr="00776339" w:rsidDel="00776339" w:rsidRDefault="00776339" w:rsidP="00EE67FE">
            <w:pPr>
              <w:rPr>
                <w:del w:id="6349" w:author="Camilo Andrés Díaz Gómez" w:date="2023-03-22T16:08:00Z"/>
                <w:rFonts w:cs="Times New Roman"/>
                <w:b/>
                <w:bCs/>
                <w:sz w:val="20"/>
                <w:szCs w:val="20"/>
              </w:rPr>
            </w:pPr>
          </w:p>
        </w:tc>
        <w:tc>
          <w:tcPr>
            <w:tcW w:w="322" w:type="dxa"/>
          </w:tcPr>
          <w:p w14:paraId="70C05DB1" w14:textId="0F13C045" w:rsidR="00776339" w:rsidRPr="00776339" w:rsidDel="00776339" w:rsidRDefault="00776339" w:rsidP="00EE67FE">
            <w:pPr>
              <w:rPr>
                <w:del w:id="6350" w:author="Camilo Andrés Díaz Gómez" w:date="2023-03-22T16:08:00Z"/>
                <w:rFonts w:cs="Times New Roman"/>
                <w:b/>
                <w:bCs/>
                <w:sz w:val="20"/>
                <w:szCs w:val="20"/>
              </w:rPr>
            </w:pPr>
          </w:p>
        </w:tc>
        <w:tc>
          <w:tcPr>
            <w:tcW w:w="322" w:type="dxa"/>
          </w:tcPr>
          <w:p w14:paraId="5F1C30F8" w14:textId="03C3E119" w:rsidR="00776339" w:rsidRPr="00776339" w:rsidDel="00776339" w:rsidRDefault="00776339" w:rsidP="00EE67FE">
            <w:pPr>
              <w:rPr>
                <w:del w:id="6351" w:author="Camilo Andrés Díaz Gómez" w:date="2023-03-22T16:08:00Z"/>
                <w:rFonts w:cs="Times New Roman"/>
                <w:b/>
                <w:bCs/>
                <w:sz w:val="20"/>
                <w:szCs w:val="20"/>
              </w:rPr>
            </w:pPr>
          </w:p>
        </w:tc>
        <w:tc>
          <w:tcPr>
            <w:tcW w:w="322" w:type="dxa"/>
          </w:tcPr>
          <w:p w14:paraId="28678766" w14:textId="0C9F413F" w:rsidR="00776339" w:rsidRPr="00776339" w:rsidDel="00776339" w:rsidRDefault="00776339" w:rsidP="00EE67FE">
            <w:pPr>
              <w:rPr>
                <w:del w:id="6352" w:author="Camilo Andrés Díaz Gómez" w:date="2023-03-22T16:08:00Z"/>
                <w:rFonts w:cs="Times New Roman"/>
                <w:b/>
                <w:bCs/>
                <w:sz w:val="20"/>
                <w:szCs w:val="20"/>
              </w:rPr>
            </w:pPr>
          </w:p>
        </w:tc>
      </w:tr>
      <w:tr w:rsidR="00776339" w:rsidRPr="00BD3055" w:rsidDel="00776339" w14:paraId="170962BA" w14:textId="1CAD5A4D" w:rsidTr="00D00600">
        <w:tblPrEx>
          <w:tblW w:w="0" w:type="auto"/>
          <w:tblInd w:w="0" w:type="dxa"/>
          <w:tblLayout w:type="fixed"/>
          <w:tblPrExChange w:id="6353" w:author="Camilo Andrés Díaz Gómez" w:date="2023-03-22T16:08:00Z">
            <w:tblPrEx>
              <w:tblW w:w="0" w:type="auto"/>
              <w:tblInd w:w="0" w:type="dxa"/>
              <w:tblLayout w:type="fixed"/>
            </w:tblPrEx>
          </w:tblPrExChange>
        </w:tblPrEx>
        <w:trPr>
          <w:del w:id="6354" w:author="Camilo Andrés Díaz Gómez" w:date="2023-03-22T16:08:00Z"/>
        </w:trPr>
        <w:tc>
          <w:tcPr>
            <w:tcW w:w="530" w:type="dxa"/>
            <w:vAlign w:val="bottom"/>
            <w:tcPrChange w:id="6355" w:author="Camilo Andrés Díaz Gómez" w:date="2023-03-22T16:08:00Z">
              <w:tcPr>
                <w:tcW w:w="530" w:type="dxa"/>
                <w:vAlign w:val="bottom"/>
              </w:tcPr>
            </w:tcPrChange>
          </w:tcPr>
          <w:p w14:paraId="6621093D" w14:textId="63A7D13E" w:rsidR="00776339" w:rsidRPr="00BD3055" w:rsidDel="00776339" w:rsidRDefault="00776339" w:rsidP="00776339">
            <w:pPr>
              <w:rPr>
                <w:del w:id="6356" w:author="Camilo Andrés Díaz Gómez" w:date="2023-03-22T16:08:00Z"/>
                <w:rFonts w:cs="Times New Roman"/>
                <w:sz w:val="20"/>
                <w:szCs w:val="20"/>
              </w:rPr>
            </w:pPr>
            <w:del w:id="6357" w:author="Camilo Andrés Díaz Gómez" w:date="2023-03-22T16:08:00Z">
              <w:r w:rsidRPr="00BD3055" w:rsidDel="00776339">
                <w:rPr>
                  <w:rFonts w:cs="Times New Roman"/>
                  <w:color w:val="000000"/>
                  <w:sz w:val="22"/>
                  <w:rPrChange w:id="6358" w:author="Camilo Andrés Díaz Gómez" w:date="2023-03-14T19:47:00Z">
                    <w:rPr>
                      <w:rFonts w:ascii="Calibri" w:hAnsi="Calibri" w:cs="Calibri"/>
                      <w:color w:val="000000"/>
                      <w:sz w:val="22"/>
                    </w:rPr>
                  </w:rPrChange>
                </w:rPr>
                <w:delText>1</w:delText>
              </w:r>
            </w:del>
          </w:p>
        </w:tc>
        <w:tc>
          <w:tcPr>
            <w:tcW w:w="1450" w:type="dxa"/>
            <w:vAlign w:val="bottom"/>
            <w:tcPrChange w:id="6359" w:author="Camilo Andrés Díaz Gómez" w:date="2023-03-22T16:08:00Z">
              <w:tcPr>
                <w:tcW w:w="1450" w:type="dxa"/>
                <w:vAlign w:val="bottom"/>
              </w:tcPr>
            </w:tcPrChange>
          </w:tcPr>
          <w:p w14:paraId="1C6C53DC" w14:textId="541FAE4F" w:rsidR="00776339" w:rsidRPr="00BD3055" w:rsidDel="00776339" w:rsidRDefault="00776339" w:rsidP="00776339">
            <w:pPr>
              <w:rPr>
                <w:del w:id="6360" w:author="Camilo Andrés Díaz Gómez" w:date="2023-03-22T16:08:00Z"/>
                <w:rFonts w:cs="Times New Roman"/>
                <w:sz w:val="20"/>
                <w:szCs w:val="20"/>
              </w:rPr>
            </w:pPr>
            <w:del w:id="6361" w:author="Camilo Andrés Díaz Gómez" w:date="2023-03-22T16:06:00Z">
              <w:r w:rsidRPr="00BD3055" w:rsidDel="0066355F">
                <w:rPr>
                  <w:rFonts w:cs="Times New Roman"/>
                  <w:color w:val="000000"/>
                  <w:sz w:val="20"/>
                  <w:szCs w:val="20"/>
                  <w:rPrChange w:id="6362" w:author="Camilo Andrés Díaz Gómez" w:date="2023-03-14T19:47:00Z">
                    <w:rPr>
                      <w:rFonts w:ascii="Calibri" w:hAnsi="Calibri" w:cs="Calibri"/>
                      <w:color w:val="000000"/>
                      <w:sz w:val="20"/>
                      <w:szCs w:val="20"/>
                    </w:rPr>
                  </w:rPrChange>
                </w:rPr>
                <w:delText>11,58500565</w:delText>
              </w:r>
            </w:del>
          </w:p>
        </w:tc>
        <w:tc>
          <w:tcPr>
            <w:tcW w:w="1559" w:type="dxa"/>
            <w:vAlign w:val="bottom"/>
            <w:tcPrChange w:id="6363" w:author="Camilo Andrés Díaz Gómez" w:date="2023-03-22T16:08:00Z">
              <w:tcPr>
                <w:tcW w:w="1559" w:type="dxa"/>
                <w:vAlign w:val="bottom"/>
              </w:tcPr>
            </w:tcPrChange>
          </w:tcPr>
          <w:p w14:paraId="02D9EB94" w14:textId="639F9EFD" w:rsidR="00776339" w:rsidRPr="00BD3055" w:rsidDel="00776339" w:rsidRDefault="00776339" w:rsidP="00776339">
            <w:pPr>
              <w:rPr>
                <w:del w:id="6364" w:author="Camilo Andrés Díaz Gómez" w:date="2023-03-22T16:08:00Z"/>
                <w:rFonts w:cs="Times New Roman"/>
                <w:sz w:val="20"/>
                <w:szCs w:val="20"/>
              </w:rPr>
            </w:pPr>
            <w:del w:id="6365" w:author="Camilo Andrés Díaz Gómez" w:date="2023-03-22T16:07:00Z">
              <w:r w:rsidRPr="00BD3055" w:rsidDel="0052638D">
                <w:rPr>
                  <w:rFonts w:cs="Times New Roman"/>
                  <w:color w:val="000000"/>
                  <w:sz w:val="20"/>
                  <w:szCs w:val="20"/>
                  <w:rPrChange w:id="6366" w:author="Camilo Andrés Díaz Gómez" w:date="2023-03-14T19:47:00Z">
                    <w:rPr>
                      <w:rFonts w:ascii="Calibri" w:hAnsi="Calibri" w:cs="Calibri"/>
                      <w:color w:val="000000"/>
                      <w:sz w:val="20"/>
                      <w:szCs w:val="20"/>
                    </w:rPr>
                  </w:rPrChange>
                </w:rPr>
                <w:delText>14,8468652</w:delText>
              </w:r>
            </w:del>
          </w:p>
        </w:tc>
        <w:tc>
          <w:tcPr>
            <w:tcW w:w="1418" w:type="dxa"/>
            <w:vAlign w:val="bottom"/>
            <w:tcPrChange w:id="6367" w:author="Camilo Andrés Díaz Gómez" w:date="2023-03-22T16:08:00Z">
              <w:tcPr>
                <w:tcW w:w="1418" w:type="dxa"/>
                <w:vAlign w:val="bottom"/>
              </w:tcPr>
            </w:tcPrChange>
          </w:tcPr>
          <w:p w14:paraId="7D2F3945" w14:textId="781AF5B2" w:rsidR="00776339" w:rsidRPr="00BD3055" w:rsidDel="00776339" w:rsidRDefault="00776339" w:rsidP="00776339">
            <w:pPr>
              <w:rPr>
                <w:del w:id="6368" w:author="Camilo Andrés Díaz Gómez" w:date="2023-03-22T16:08:00Z"/>
                <w:rFonts w:cs="Times New Roman"/>
                <w:sz w:val="20"/>
                <w:szCs w:val="20"/>
              </w:rPr>
            </w:pPr>
            <w:del w:id="6369" w:author="Camilo Andrés Díaz Gómez" w:date="2023-03-22T16:07:00Z">
              <w:r w:rsidRPr="00BD3055" w:rsidDel="00AC0D41">
                <w:rPr>
                  <w:rFonts w:cs="Times New Roman"/>
                  <w:color w:val="000000"/>
                  <w:sz w:val="20"/>
                  <w:szCs w:val="20"/>
                  <w:rPrChange w:id="6370" w:author="Camilo Andrés Díaz Gómez" w:date="2023-03-14T19:47:00Z">
                    <w:rPr>
                      <w:rFonts w:ascii="Calibri" w:hAnsi="Calibri" w:cs="Calibri"/>
                      <w:color w:val="000000"/>
                      <w:sz w:val="20"/>
                      <w:szCs w:val="20"/>
                    </w:rPr>
                  </w:rPrChange>
                </w:rPr>
                <w:delText>11,93305542</w:delText>
              </w:r>
            </w:del>
          </w:p>
        </w:tc>
        <w:tc>
          <w:tcPr>
            <w:tcW w:w="1417" w:type="dxa"/>
            <w:vAlign w:val="bottom"/>
            <w:tcPrChange w:id="6371" w:author="Camilo Andrés Díaz Gómez" w:date="2023-03-22T16:08:00Z">
              <w:tcPr>
                <w:tcW w:w="1417" w:type="dxa"/>
                <w:vAlign w:val="bottom"/>
              </w:tcPr>
            </w:tcPrChange>
          </w:tcPr>
          <w:p w14:paraId="17B5083A" w14:textId="57C116B6" w:rsidR="00776339" w:rsidRPr="00BD3055" w:rsidDel="00776339" w:rsidRDefault="00776339" w:rsidP="00776339">
            <w:pPr>
              <w:rPr>
                <w:del w:id="6372" w:author="Camilo Andrés Díaz Gómez" w:date="2023-03-22T16:08:00Z"/>
                <w:rFonts w:cs="Times New Roman"/>
                <w:sz w:val="20"/>
                <w:szCs w:val="20"/>
              </w:rPr>
            </w:pPr>
            <w:del w:id="6373" w:author="Camilo Andrés Díaz Gómez" w:date="2023-03-22T16:08:00Z">
              <w:r w:rsidRPr="00BD3055" w:rsidDel="00D41E19">
                <w:rPr>
                  <w:rFonts w:cs="Times New Roman"/>
                  <w:color w:val="000000"/>
                  <w:sz w:val="20"/>
                  <w:szCs w:val="20"/>
                  <w:rPrChange w:id="6374" w:author="Camilo Andrés Díaz Gómez" w:date="2023-03-14T19:47:00Z">
                    <w:rPr>
                      <w:rFonts w:ascii="Calibri" w:hAnsi="Calibri" w:cs="Calibri"/>
                      <w:color w:val="000000"/>
                      <w:sz w:val="20"/>
                      <w:szCs w:val="20"/>
                    </w:rPr>
                  </w:rPrChange>
                </w:rPr>
                <w:delText>12,44827586</w:delText>
              </w:r>
            </w:del>
          </w:p>
        </w:tc>
        <w:tc>
          <w:tcPr>
            <w:tcW w:w="1488" w:type="dxa"/>
            <w:vAlign w:val="bottom"/>
            <w:tcPrChange w:id="6375" w:author="Camilo Andrés Díaz Gómez" w:date="2023-03-22T16:08:00Z">
              <w:tcPr>
                <w:tcW w:w="1488" w:type="dxa"/>
              </w:tcPr>
            </w:tcPrChange>
          </w:tcPr>
          <w:p w14:paraId="59551F93" w14:textId="4A373D2F" w:rsidR="00776339" w:rsidRPr="00776339" w:rsidDel="00776339" w:rsidRDefault="00776339" w:rsidP="00776339">
            <w:pPr>
              <w:rPr>
                <w:del w:id="6376" w:author="Camilo Andrés Díaz Gómez" w:date="2023-03-22T16:08:00Z"/>
                <w:rFonts w:cs="Times New Roman"/>
                <w:color w:val="000000"/>
                <w:sz w:val="20"/>
                <w:szCs w:val="20"/>
              </w:rPr>
            </w:pPr>
          </w:p>
        </w:tc>
        <w:tc>
          <w:tcPr>
            <w:tcW w:w="322" w:type="dxa"/>
            <w:tcPrChange w:id="6377" w:author="Camilo Andrés Díaz Gómez" w:date="2023-03-22T16:08:00Z">
              <w:tcPr>
                <w:tcW w:w="322" w:type="dxa"/>
              </w:tcPr>
            </w:tcPrChange>
          </w:tcPr>
          <w:p w14:paraId="420C9C79" w14:textId="443322F8" w:rsidR="00776339" w:rsidRPr="00776339" w:rsidDel="00776339" w:rsidRDefault="00776339" w:rsidP="00776339">
            <w:pPr>
              <w:rPr>
                <w:del w:id="6378" w:author="Camilo Andrés Díaz Gómez" w:date="2023-03-22T16:08:00Z"/>
                <w:rFonts w:cs="Times New Roman"/>
                <w:color w:val="000000"/>
                <w:sz w:val="20"/>
                <w:szCs w:val="20"/>
              </w:rPr>
            </w:pPr>
          </w:p>
        </w:tc>
        <w:tc>
          <w:tcPr>
            <w:tcW w:w="322" w:type="dxa"/>
            <w:tcPrChange w:id="6379" w:author="Camilo Andrés Díaz Gómez" w:date="2023-03-22T16:08:00Z">
              <w:tcPr>
                <w:tcW w:w="322" w:type="dxa"/>
              </w:tcPr>
            </w:tcPrChange>
          </w:tcPr>
          <w:p w14:paraId="372B54CE" w14:textId="78D15756" w:rsidR="00776339" w:rsidRPr="00776339" w:rsidDel="00776339" w:rsidRDefault="00776339" w:rsidP="00776339">
            <w:pPr>
              <w:rPr>
                <w:del w:id="6380" w:author="Camilo Andrés Díaz Gómez" w:date="2023-03-22T16:08:00Z"/>
                <w:rFonts w:cs="Times New Roman"/>
                <w:color w:val="000000"/>
                <w:sz w:val="20"/>
                <w:szCs w:val="20"/>
              </w:rPr>
            </w:pPr>
          </w:p>
        </w:tc>
        <w:tc>
          <w:tcPr>
            <w:tcW w:w="322" w:type="dxa"/>
            <w:tcPrChange w:id="6381" w:author="Camilo Andrés Díaz Gómez" w:date="2023-03-22T16:08:00Z">
              <w:tcPr>
                <w:tcW w:w="322" w:type="dxa"/>
              </w:tcPr>
            </w:tcPrChange>
          </w:tcPr>
          <w:p w14:paraId="0192C570" w14:textId="121076E1" w:rsidR="00776339" w:rsidRPr="00776339" w:rsidDel="00776339" w:rsidRDefault="00776339" w:rsidP="00776339">
            <w:pPr>
              <w:rPr>
                <w:del w:id="6382" w:author="Camilo Andrés Díaz Gómez" w:date="2023-03-22T16:08:00Z"/>
                <w:rFonts w:cs="Times New Roman"/>
                <w:color w:val="000000"/>
                <w:sz w:val="20"/>
                <w:szCs w:val="20"/>
              </w:rPr>
            </w:pPr>
          </w:p>
        </w:tc>
      </w:tr>
      <w:tr w:rsidR="00776339" w:rsidRPr="00BD3055" w:rsidDel="00776339" w14:paraId="51464D3D" w14:textId="2383C712" w:rsidTr="00D00600">
        <w:tblPrEx>
          <w:tblW w:w="0" w:type="auto"/>
          <w:tblInd w:w="0" w:type="dxa"/>
          <w:tblLayout w:type="fixed"/>
          <w:tblPrExChange w:id="6383" w:author="Camilo Andrés Díaz Gómez" w:date="2023-03-22T16:08:00Z">
            <w:tblPrEx>
              <w:tblW w:w="0" w:type="auto"/>
              <w:tblInd w:w="0" w:type="dxa"/>
              <w:tblLayout w:type="fixed"/>
            </w:tblPrEx>
          </w:tblPrExChange>
        </w:tblPrEx>
        <w:trPr>
          <w:del w:id="6384" w:author="Camilo Andrés Díaz Gómez" w:date="2023-03-22T16:08:00Z"/>
        </w:trPr>
        <w:tc>
          <w:tcPr>
            <w:tcW w:w="530" w:type="dxa"/>
            <w:vAlign w:val="bottom"/>
            <w:tcPrChange w:id="6385" w:author="Camilo Andrés Díaz Gómez" w:date="2023-03-22T16:08:00Z">
              <w:tcPr>
                <w:tcW w:w="530" w:type="dxa"/>
                <w:vAlign w:val="bottom"/>
              </w:tcPr>
            </w:tcPrChange>
          </w:tcPr>
          <w:p w14:paraId="1EA76FA4" w14:textId="32AFF321" w:rsidR="00776339" w:rsidRPr="00BD3055" w:rsidDel="00776339" w:rsidRDefault="00776339" w:rsidP="00776339">
            <w:pPr>
              <w:rPr>
                <w:del w:id="6386" w:author="Camilo Andrés Díaz Gómez" w:date="2023-03-22T16:08:00Z"/>
                <w:rFonts w:cs="Times New Roman"/>
                <w:sz w:val="20"/>
                <w:szCs w:val="20"/>
              </w:rPr>
            </w:pPr>
            <w:del w:id="6387" w:author="Camilo Andrés Díaz Gómez" w:date="2023-03-22T16:08:00Z">
              <w:r w:rsidRPr="00BD3055" w:rsidDel="00776339">
                <w:rPr>
                  <w:rFonts w:cs="Times New Roman"/>
                  <w:color w:val="000000"/>
                  <w:sz w:val="22"/>
                  <w:rPrChange w:id="6388" w:author="Camilo Andrés Díaz Gómez" w:date="2023-03-14T19:47:00Z">
                    <w:rPr>
                      <w:rFonts w:ascii="Calibri" w:hAnsi="Calibri" w:cs="Calibri"/>
                      <w:color w:val="000000"/>
                      <w:sz w:val="22"/>
                    </w:rPr>
                  </w:rPrChange>
                </w:rPr>
                <w:delText>2</w:delText>
              </w:r>
            </w:del>
          </w:p>
        </w:tc>
        <w:tc>
          <w:tcPr>
            <w:tcW w:w="1450" w:type="dxa"/>
            <w:vAlign w:val="bottom"/>
            <w:tcPrChange w:id="6389" w:author="Camilo Andrés Díaz Gómez" w:date="2023-03-22T16:08:00Z">
              <w:tcPr>
                <w:tcW w:w="1450" w:type="dxa"/>
                <w:vAlign w:val="bottom"/>
              </w:tcPr>
            </w:tcPrChange>
          </w:tcPr>
          <w:p w14:paraId="18729A22" w14:textId="13E205BC" w:rsidR="00776339" w:rsidRPr="00BD3055" w:rsidDel="00776339" w:rsidRDefault="00776339" w:rsidP="00776339">
            <w:pPr>
              <w:rPr>
                <w:del w:id="6390" w:author="Camilo Andrés Díaz Gómez" w:date="2023-03-22T16:08:00Z"/>
                <w:rFonts w:cs="Times New Roman"/>
                <w:sz w:val="20"/>
                <w:szCs w:val="20"/>
              </w:rPr>
            </w:pPr>
            <w:del w:id="6391" w:author="Camilo Andrés Díaz Gómez" w:date="2023-03-22T16:06:00Z">
              <w:r w:rsidRPr="00BD3055" w:rsidDel="0066355F">
                <w:rPr>
                  <w:rFonts w:cs="Times New Roman"/>
                  <w:color w:val="000000"/>
                  <w:sz w:val="20"/>
                  <w:szCs w:val="20"/>
                  <w:rPrChange w:id="6392" w:author="Camilo Andrés Díaz Gómez" w:date="2023-03-14T19:47:00Z">
                    <w:rPr>
                      <w:rFonts w:ascii="Calibri" w:hAnsi="Calibri" w:cs="Calibri"/>
                      <w:color w:val="000000"/>
                      <w:sz w:val="20"/>
                      <w:szCs w:val="20"/>
                    </w:rPr>
                  </w:rPrChange>
                </w:rPr>
                <w:delText>13,10572763</w:delText>
              </w:r>
            </w:del>
          </w:p>
        </w:tc>
        <w:tc>
          <w:tcPr>
            <w:tcW w:w="1559" w:type="dxa"/>
            <w:vAlign w:val="bottom"/>
            <w:tcPrChange w:id="6393" w:author="Camilo Andrés Díaz Gómez" w:date="2023-03-22T16:08:00Z">
              <w:tcPr>
                <w:tcW w:w="1559" w:type="dxa"/>
                <w:vAlign w:val="bottom"/>
              </w:tcPr>
            </w:tcPrChange>
          </w:tcPr>
          <w:p w14:paraId="7F8FBCA0" w14:textId="404A01D5" w:rsidR="00776339" w:rsidRPr="00BD3055" w:rsidDel="00776339" w:rsidRDefault="00776339" w:rsidP="00776339">
            <w:pPr>
              <w:rPr>
                <w:del w:id="6394" w:author="Camilo Andrés Díaz Gómez" w:date="2023-03-22T16:08:00Z"/>
                <w:rFonts w:cs="Times New Roman"/>
                <w:sz w:val="20"/>
                <w:szCs w:val="20"/>
              </w:rPr>
            </w:pPr>
            <w:del w:id="6395" w:author="Camilo Andrés Díaz Gómez" w:date="2023-03-22T16:07:00Z">
              <w:r w:rsidRPr="00BD3055" w:rsidDel="0052638D">
                <w:rPr>
                  <w:rFonts w:cs="Times New Roman"/>
                  <w:color w:val="000000"/>
                  <w:sz w:val="20"/>
                  <w:szCs w:val="20"/>
                  <w:rPrChange w:id="6396" w:author="Camilo Andrés Díaz Gómez" w:date="2023-03-14T19:47:00Z">
                    <w:rPr>
                      <w:rFonts w:ascii="Calibri" w:hAnsi="Calibri" w:cs="Calibri"/>
                      <w:color w:val="000000"/>
                      <w:sz w:val="20"/>
                      <w:szCs w:val="20"/>
                    </w:rPr>
                  </w:rPrChange>
                </w:rPr>
                <w:delText>15,66800964</w:delText>
              </w:r>
            </w:del>
          </w:p>
        </w:tc>
        <w:tc>
          <w:tcPr>
            <w:tcW w:w="1418" w:type="dxa"/>
            <w:vAlign w:val="bottom"/>
            <w:tcPrChange w:id="6397" w:author="Camilo Andrés Díaz Gómez" w:date="2023-03-22T16:08:00Z">
              <w:tcPr>
                <w:tcW w:w="1418" w:type="dxa"/>
                <w:vAlign w:val="bottom"/>
              </w:tcPr>
            </w:tcPrChange>
          </w:tcPr>
          <w:p w14:paraId="484441C2" w14:textId="7CA7E1EA" w:rsidR="00776339" w:rsidRPr="00BD3055" w:rsidDel="00776339" w:rsidRDefault="00776339" w:rsidP="00776339">
            <w:pPr>
              <w:rPr>
                <w:del w:id="6398" w:author="Camilo Andrés Díaz Gómez" w:date="2023-03-22T16:08:00Z"/>
                <w:rFonts w:cs="Times New Roman"/>
                <w:sz w:val="20"/>
                <w:szCs w:val="20"/>
              </w:rPr>
            </w:pPr>
            <w:del w:id="6399" w:author="Camilo Andrés Díaz Gómez" w:date="2023-03-22T16:07:00Z">
              <w:r w:rsidRPr="00BD3055" w:rsidDel="00AC0D41">
                <w:rPr>
                  <w:rFonts w:cs="Times New Roman"/>
                  <w:color w:val="000000"/>
                  <w:sz w:val="20"/>
                  <w:szCs w:val="20"/>
                  <w:rPrChange w:id="6400" w:author="Camilo Andrés Díaz Gómez" w:date="2023-03-14T19:47:00Z">
                    <w:rPr>
                      <w:rFonts w:ascii="Calibri" w:hAnsi="Calibri" w:cs="Calibri"/>
                      <w:color w:val="000000"/>
                      <w:sz w:val="20"/>
                      <w:szCs w:val="20"/>
                    </w:rPr>
                  </w:rPrChange>
                </w:rPr>
                <w:delText>12,97155187</w:delText>
              </w:r>
            </w:del>
          </w:p>
        </w:tc>
        <w:tc>
          <w:tcPr>
            <w:tcW w:w="1417" w:type="dxa"/>
            <w:vAlign w:val="bottom"/>
            <w:tcPrChange w:id="6401" w:author="Camilo Andrés Díaz Gómez" w:date="2023-03-22T16:08:00Z">
              <w:tcPr>
                <w:tcW w:w="1417" w:type="dxa"/>
                <w:vAlign w:val="bottom"/>
              </w:tcPr>
            </w:tcPrChange>
          </w:tcPr>
          <w:p w14:paraId="7D9B7E39" w14:textId="4F9BACBE" w:rsidR="00776339" w:rsidRPr="00BD3055" w:rsidDel="00776339" w:rsidRDefault="00776339" w:rsidP="00776339">
            <w:pPr>
              <w:rPr>
                <w:del w:id="6402" w:author="Camilo Andrés Díaz Gómez" w:date="2023-03-22T16:08:00Z"/>
                <w:rFonts w:cs="Times New Roman"/>
                <w:sz w:val="20"/>
                <w:szCs w:val="20"/>
              </w:rPr>
            </w:pPr>
            <w:del w:id="6403" w:author="Camilo Andrés Díaz Gómez" w:date="2023-03-22T16:08:00Z">
              <w:r w:rsidRPr="00BD3055" w:rsidDel="00D41E19">
                <w:rPr>
                  <w:rFonts w:cs="Times New Roman"/>
                  <w:color w:val="000000"/>
                  <w:sz w:val="20"/>
                  <w:szCs w:val="20"/>
                  <w:rPrChange w:id="6404" w:author="Camilo Andrés Díaz Gómez" w:date="2023-03-14T19:47:00Z">
                    <w:rPr>
                      <w:rFonts w:ascii="Calibri" w:hAnsi="Calibri" w:cs="Calibri"/>
                      <w:color w:val="000000"/>
                      <w:sz w:val="20"/>
                      <w:szCs w:val="20"/>
                    </w:rPr>
                  </w:rPrChange>
                </w:rPr>
                <w:delText>14,40606061</w:delText>
              </w:r>
            </w:del>
          </w:p>
        </w:tc>
        <w:tc>
          <w:tcPr>
            <w:tcW w:w="1488" w:type="dxa"/>
            <w:vAlign w:val="bottom"/>
            <w:tcPrChange w:id="6405" w:author="Camilo Andrés Díaz Gómez" w:date="2023-03-22T16:08:00Z">
              <w:tcPr>
                <w:tcW w:w="1488" w:type="dxa"/>
              </w:tcPr>
            </w:tcPrChange>
          </w:tcPr>
          <w:p w14:paraId="44E541E6" w14:textId="5CDAF9BE" w:rsidR="00776339" w:rsidRPr="00776339" w:rsidDel="00776339" w:rsidRDefault="00776339" w:rsidP="00776339">
            <w:pPr>
              <w:rPr>
                <w:del w:id="6406" w:author="Camilo Andrés Díaz Gómez" w:date="2023-03-22T16:08:00Z"/>
                <w:rFonts w:cs="Times New Roman"/>
                <w:color w:val="000000"/>
                <w:sz w:val="20"/>
                <w:szCs w:val="20"/>
              </w:rPr>
            </w:pPr>
          </w:p>
        </w:tc>
        <w:tc>
          <w:tcPr>
            <w:tcW w:w="322" w:type="dxa"/>
            <w:tcPrChange w:id="6407" w:author="Camilo Andrés Díaz Gómez" w:date="2023-03-22T16:08:00Z">
              <w:tcPr>
                <w:tcW w:w="322" w:type="dxa"/>
              </w:tcPr>
            </w:tcPrChange>
          </w:tcPr>
          <w:p w14:paraId="1F2E1E5C" w14:textId="57ABD81F" w:rsidR="00776339" w:rsidRPr="00776339" w:rsidDel="00776339" w:rsidRDefault="00776339" w:rsidP="00776339">
            <w:pPr>
              <w:rPr>
                <w:del w:id="6408" w:author="Camilo Andrés Díaz Gómez" w:date="2023-03-22T16:08:00Z"/>
                <w:rFonts w:cs="Times New Roman"/>
                <w:color w:val="000000"/>
                <w:sz w:val="20"/>
                <w:szCs w:val="20"/>
              </w:rPr>
            </w:pPr>
          </w:p>
        </w:tc>
        <w:tc>
          <w:tcPr>
            <w:tcW w:w="322" w:type="dxa"/>
            <w:tcPrChange w:id="6409" w:author="Camilo Andrés Díaz Gómez" w:date="2023-03-22T16:08:00Z">
              <w:tcPr>
                <w:tcW w:w="322" w:type="dxa"/>
              </w:tcPr>
            </w:tcPrChange>
          </w:tcPr>
          <w:p w14:paraId="703C57B5" w14:textId="768EFEE4" w:rsidR="00776339" w:rsidRPr="00776339" w:rsidDel="00776339" w:rsidRDefault="00776339" w:rsidP="00776339">
            <w:pPr>
              <w:rPr>
                <w:del w:id="6410" w:author="Camilo Andrés Díaz Gómez" w:date="2023-03-22T16:08:00Z"/>
                <w:rFonts w:cs="Times New Roman"/>
                <w:color w:val="000000"/>
                <w:sz w:val="20"/>
                <w:szCs w:val="20"/>
              </w:rPr>
            </w:pPr>
          </w:p>
        </w:tc>
        <w:tc>
          <w:tcPr>
            <w:tcW w:w="322" w:type="dxa"/>
            <w:tcPrChange w:id="6411" w:author="Camilo Andrés Díaz Gómez" w:date="2023-03-22T16:08:00Z">
              <w:tcPr>
                <w:tcW w:w="322" w:type="dxa"/>
              </w:tcPr>
            </w:tcPrChange>
          </w:tcPr>
          <w:p w14:paraId="6782DA11" w14:textId="66D564AA" w:rsidR="00776339" w:rsidRPr="00776339" w:rsidDel="00776339" w:rsidRDefault="00776339" w:rsidP="00776339">
            <w:pPr>
              <w:rPr>
                <w:del w:id="6412" w:author="Camilo Andrés Díaz Gómez" w:date="2023-03-22T16:08:00Z"/>
                <w:rFonts w:cs="Times New Roman"/>
                <w:color w:val="000000"/>
                <w:sz w:val="20"/>
                <w:szCs w:val="20"/>
              </w:rPr>
            </w:pPr>
          </w:p>
        </w:tc>
      </w:tr>
      <w:tr w:rsidR="00776339" w:rsidRPr="00BD3055" w:rsidDel="00776339" w14:paraId="79FDD1AF" w14:textId="6E87307D" w:rsidTr="00D00600">
        <w:tblPrEx>
          <w:tblW w:w="0" w:type="auto"/>
          <w:tblInd w:w="0" w:type="dxa"/>
          <w:tblLayout w:type="fixed"/>
          <w:tblPrExChange w:id="6413" w:author="Camilo Andrés Díaz Gómez" w:date="2023-03-22T16:08:00Z">
            <w:tblPrEx>
              <w:tblW w:w="0" w:type="auto"/>
              <w:tblInd w:w="0" w:type="dxa"/>
              <w:tblLayout w:type="fixed"/>
            </w:tblPrEx>
          </w:tblPrExChange>
        </w:tblPrEx>
        <w:trPr>
          <w:del w:id="6414" w:author="Camilo Andrés Díaz Gómez" w:date="2023-03-22T16:08:00Z"/>
        </w:trPr>
        <w:tc>
          <w:tcPr>
            <w:tcW w:w="530" w:type="dxa"/>
            <w:vAlign w:val="bottom"/>
            <w:tcPrChange w:id="6415" w:author="Camilo Andrés Díaz Gómez" w:date="2023-03-22T16:08:00Z">
              <w:tcPr>
                <w:tcW w:w="530" w:type="dxa"/>
                <w:vAlign w:val="bottom"/>
              </w:tcPr>
            </w:tcPrChange>
          </w:tcPr>
          <w:p w14:paraId="192BA9DA" w14:textId="5E9BD314" w:rsidR="00776339" w:rsidRPr="00BD3055" w:rsidDel="00776339" w:rsidRDefault="00776339" w:rsidP="00776339">
            <w:pPr>
              <w:rPr>
                <w:del w:id="6416" w:author="Camilo Andrés Díaz Gómez" w:date="2023-03-22T16:08:00Z"/>
                <w:rFonts w:cs="Times New Roman"/>
                <w:sz w:val="20"/>
                <w:szCs w:val="20"/>
              </w:rPr>
            </w:pPr>
            <w:del w:id="6417" w:author="Camilo Andrés Díaz Gómez" w:date="2023-03-22T16:08:00Z">
              <w:r w:rsidRPr="00BD3055" w:rsidDel="00776339">
                <w:rPr>
                  <w:rFonts w:cs="Times New Roman"/>
                  <w:color w:val="000000"/>
                  <w:sz w:val="22"/>
                  <w:rPrChange w:id="6418" w:author="Camilo Andrés Díaz Gómez" w:date="2023-03-14T19:47:00Z">
                    <w:rPr>
                      <w:rFonts w:ascii="Calibri" w:hAnsi="Calibri" w:cs="Calibri"/>
                      <w:color w:val="000000"/>
                      <w:sz w:val="22"/>
                    </w:rPr>
                  </w:rPrChange>
                </w:rPr>
                <w:delText>3</w:delText>
              </w:r>
            </w:del>
          </w:p>
        </w:tc>
        <w:tc>
          <w:tcPr>
            <w:tcW w:w="1450" w:type="dxa"/>
            <w:vAlign w:val="bottom"/>
            <w:tcPrChange w:id="6419" w:author="Camilo Andrés Díaz Gómez" w:date="2023-03-22T16:08:00Z">
              <w:tcPr>
                <w:tcW w:w="1450" w:type="dxa"/>
                <w:vAlign w:val="bottom"/>
              </w:tcPr>
            </w:tcPrChange>
          </w:tcPr>
          <w:p w14:paraId="3B1FDD5F" w14:textId="0EC00897" w:rsidR="00776339" w:rsidRPr="00BD3055" w:rsidDel="00776339" w:rsidRDefault="00776339" w:rsidP="00776339">
            <w:pPr>
              <w:rPr>
                <w:del w:id="6420" w:author="Camilo Andrés Díaz Gómez" w:date="2023-03-22T16:08:00Z"/>
                <w:rFonts w:cs="Times New Roman"/>
                <w:sz w:val="20"/>
                <w:szCs w:val="20"/>
              </w:rPr>
            </w:pPr>
            <w:del w:id="6421" w:author="Camilo Andrés Díaz Gómez" w:date="2023-03-22T16:06:00Z">
              <w:r w:rsidRPr="00BD3055" w:rsidDel="0066355F">
                <w:rPr>
                  <w:rFonts w:cs="Times New Roman"/>
                  <w:color w:val="000000"/>
                  <w:sz w:val="20"/>
                  <w:szCs w:val="20"/>
                  <w:rPrChange w:id="6422" w:author="Camilo Andrés Díaz Gómez" w:date="2023-03-14T19:47:00Z">
                    <w:rPr>
                      <w:rFonts w:ascii="Calibri" w:hAnsi="Calibri" w:cs="Calibri"/>
                      <w:color w:val="000000"/>
                      <w:sz w:val="20"/>
                      <w:szCs w:val="20"/>
                    </w:rPr>
                  </w:rPrChange>
                </w:rPr>
                <w:delText>14,00038708</w:delText>
              </w:r>
            </w:del>
          </w:p>
        </w:tc>
        <w:tc>
          <w:tcPr>
            <w:tcW w:w="1559" w:type="dxa"/>
            <w:vAlign w:val="bottom"/>
            <w:tcPrChange w:id="6423" w:author="Camilo Andrés Díaz Gómez" w:date="2023-03-22T16:08:00Z">
              <w:tcPr>
                <w:tcW w:w="1559" w:type="dxa"/>
                <w:vAlign w:val="bottom"/>
              </w:tcPr>
            </w:tcPrChange>
          </w:tcPr>
          <w:p w14:paraId="507C62CC" w14:textId="0862F710" w:rsidR="00776339" w:rsidRPr="00BD3055" w:rsidDel="00776339" w:rsidRDefault="00776339" w:rsidP="00776339">
            <w:pPr>
              <w:rPr>
                <w:del w:id="6424" w:author="Camilo Andrés Díaz Gómez" w:date="2023-03-22T16:08:00Z"/>
                <w:rFonts w:cs="Times New Roman"/>
                <w:sz w:val="20"/>
                <w:szCs w:val="20"/>
              </w:rPr>
            </w:pPr>
            <w:del w:id="6425" w:author="Camilo Andrés Díaz Gómez" w:date="2023-03-22T16:07:00Z">
              <w:r w:rsidRPr="00BD3055" w:rsidDel="0052638D">
                <w:rPr>
                  <w:rFonts w:cs="Times New Roman"/>
                  <w:color w:val="000000"/>
                  <w:sz w:val="20"/>
                  <w:szCs w:val="20"/>
                  <w:rPrChange w:id="6426" w:author="Camilo Andrés Díaz Gómez" w:date="2023-03-14T19:47:00Z">
                    <w:rPr>
                      <w:rFonts w:ascii="Calibri" w:hAnsi="Calibri" w:cs="Calibri"/>
                      <w:color w:val="000000"/>
                      <w:sz w:val="20"/>
                      <w:szCs w:val="20"/>
                    </w:rPr>
                  </w:rPrChange>
                </w:rPr>
                <w:delText>14,5059219</w:delText>
              </w:r>
            </w:del>
          </w:p>
        </w:tc>
        <w:tc>
          <w:tcPr>
            <w:tcW w:w="1418" w:type="dxa"/>
            <w:vAlign w:val="bottom"/>
            <w:tcPrChange w:id="6427" w:author="Camilo Andrés Díaz Gómez" w:date="2023-03-22T16:08:00Z">
              <w:tcPr>
                <w:tcW w:w="1418" w:type="dxa"/>
                <w:vAlign w:val="bottom"/>
              </w:tcPr>
            </w:tcPrChange>
          </w:tcPr>
          <w:p w14:paraId="4EE70B6B" w14:textId="1CDD269C" w:rsidR="00776339" w:rsidRPr="00BD3055" w:rsidDel="00776339" w:rsidRDefault="00776339" w:rsidP="00776339">
            <w:pPr>
              <w:rPr>
                <w:del w:id="6428" w:author="Camilo Andrés Díaz Gómez" w:date="2023-03-22T16:08:00Z"/>
                <w:rFonts w:cs="Times New Roman"/>
                <w:sz w:val="20"/>
                <w:szCs w:val="20"/>
              </w:rPr>
            </w:pPr>
            <w:del w:id="6429" w:author="Camilo Andrés Díaz Gómez" w:date="2023-03-22T16:07:00Z">
              <w:r w:rsidRPr="00BD3055" w:rsidDel="00AC0D41">
                <w:rPr>
                  <w:rFonts w:cs="Times New Roman"/>
                  <w:color w:val="000000"/>
                  <w:sz w:val="20"/>
                  <w:szCs w:val="20"/>
                  <w:rPrChange w:id="6430" w:author="Camilo Andrés Díaz Gómez" w:date="2023-03-14T19:47:00Z">
                    <w:rPr>
                      <w:rFonts w:ascii="Calibri" w:hAnsi="Calibri" w:cs="Calibri"/>
                      <w:color w:val="000000"/>
                      <w:sz w:val="20"/>
                      <w:szCs w:val="20"/>
                    </w:rPr>
                  </w:rPrChange>
                </w:rPr>
                <w:delText>13,94292552</w:delText>
              </w:r>
            </w:del>
          </w:p>
        </w:tc>
        <w:tc>
          <w:tcPr>
            <w:tcW w:w="1417" w:type="dxa"/>
            <w:vAlign w:val="bottom"/>
            <w:tcPrChange w:id="6431" w:author="Camilo Andrés Díaz Gómez" w:date="2023-03-22T16:08:00Z">
              <w:tcPr>
                <w:tcW w:w="1417" w:type="dxa"/>
                <w:vAlign w:val="bottom"/>
              </w:tcPr>
            </w:tcPrChange>
          </w:tcPr>
          <w:p w14:paraId="10ADE383" w14:textId="1B1B9A60" w:rsidR="00776339" w:rsidRPr="00BD3055" w:rsidDel="00776339" w:rsidRDefault="00776339" w:rsidP="00776339">
            <w:pPr>
              <w:rPr>
                <w:del w:id="6432" w:author="Camilo Andrés Díaz Gómez" w:date="2023-03-22T16:08:00Z"/>
                <w:rFonts w:cs="Times New Roman"/>
                <w:sz w:val="20"/>
                <w:szCs w:val="20"/>
              </w:rPr>
            </w:pPr>
            <w:del w:id="6433" w:author="Camilo Andrés Díaz Gómez" w:date="2023-03-22T16:08:00Z">
              <w:r w:rsidRPr="00BD3055" w:rsidDel="00D41E19">
                <w:rPr>
                  <w:rFonts w:cs="Times New Roman"/>
                  <w:color w:val="000000"/>
                  <w:sz w:val="20"/>
                  <w:szCs w:val="20"/>
                  <w:rPrChange w:id="6434" w:author="Camilo Andrés Díaz Gómez" w:date="2023-03-14T19:47:00Z">
                    <w:rPr>
                      <w:rFonts w:ascii="Calibri" w:hAnsi="Calibri" w:cs="Calibri"/>
                      <w:color w:val="000000"/>
                      <w:sz w:val="20"/>
                      <w:szCs w:val="20"/>
                    </w:rPr>
                  </w:rPrChange>
                </w:rPr>
                <w:delText>13,72535211</w:delText>
              </w:r>
            </w:del>
          </w:p>
        </w:tc>
        <w:tc>
          <w:tcPr>
            <w:tcW w:w="1488" w:type="dxa"/>
            <w:vAlign w:val="bottom"/>
            <w:tcPrChange w:id="6435" w:author="Camilo Andrés Díaz Gómez" w:date="2023-03-22T16:08:00Z">
              <w:tcPr>
                <w:tcW w:w="1488" w:type="dxa"/>
              </w:tcPr>
            </w:tcPrChange>
          </w:tcPr>
          <w:p w14:paraId="569D8967" w14:textId="0AF49AF4" w:rsidR="00776339" w:rsidRPr="00776339" w:rsidDel="00776339" w:rsidRDefault="00776339" w:rsidP="00776339">
            <w:pPr>
              <w:rPr>
                <w:del w:id="6436" w:author="Camilo Andrés Díaz Gómez" w:date="2023-03-22T16:08:00Z"/>
                <w:rFonts w:cs="Times New Roman"/>
                <w:color w:val="000000"/>
                <w:sz w:val="20"/>
                <w:szCs w:val="20"/>
              </w:rPr>
            </w:pPr>
          </w:p>
        </w:tc>
        <w:tc>
          <w:tcPr>
            <w:tcW w:w="322" w:type="dxa"/>
            <w:tcPrChange w:id="6437" w:author="Camilo Andrés Díaz Gómez" w:date="2023-03-22T16:08:00Z">
              <w:tcPr>
                <w:tcW w:w="322" w:type="dxa"/>
              </w:tcPr>
            </w:tcPrChange>
          </w:tcPr>
          <w:p w14:paraId="4D918C35" w14:textId="64E93E5B" w:rsidR="00776339" w:rsidRPr="00776339" w:rsidDel="00776339" w:rsidRDefault="00776339" w:rsidP="00776339">
            <w:pPr>
              <w:rPr>
                <w:del w:id="6438" w:author="Camilo Andrés Díaz Gómez" w:date="2023-03-22T16:08:00Z"/>
                <w:rFonts w:cs="Times New Roman"/>
                <w:color w:val="000000"/>
                <w:sz w:val="20"/>
                <w:szCs w:val="20"/>
              </w:rPr>
            </w:pPr>
          </w:p>
        </w:tc>
        <w:tc>
          <w:tcPr>
            <w:tcW w:w="322" w:type="dxa"/>
            <w:tcPrChange w:id="6439" w:author="Camilo Andrés Díaz Gómez" w:date="2023-03-22T16:08:00Z">
              <w:tcPr>
                <w:tcW w:w="322" w:type="dxa"/>
              </w:tcPr>
            </w:tcPrChange>
          </w:tcPr>
          <w:p w14:paraId="01A99E60" w14:textId="630A2058" w:rsidR="00776339" w:rsidRPr="00776339" w:rsidDel="00776339" w:rsidRDefault="00776339" w:rsidP="00776339">
            <w:pPr>
              <w:rPr>
                <w:del w:id="6440" w:author="Camilo Andrés Díaz Gómez" w:date="2023-03-22T16:08:00Z"/>
                <w:rFonts w:cs="Times New Roman"/>
                <w:color w:val="000000"/>
                <w:sz w:val="20"/>
                <w:szCs w:val="20"/>
              </w:rPr>
            </w:pPr>
          </w:p>
        </w:tc>
        <w:tc>
          <w:tcPr>
            <w:tcW w:w="322" w:type="dxa"/>
            <w:tcPrChange w:id="6441" w:author="Camilo Andrés Díaz Gómez" w:date="2023-03-22T16:08:00Z">
              <w:tcPr>
                <w:tcW w:w="322" w:type="dxa"/>
              </w:tcPr>
            </w:tcPrChange>
          </w:tcPr>
          <w:p w14:paraId="43A5F304" w14:textId="1687B068" w:rsidR="00776339" w:rsidRPr="00776339" w:rsidDel="00776339" w:rsidRDefault="00776339" w:rsidP="00776339">
            <w:pPr>
              <w:rPr>
                <w:del w:id="6442" w:author="Camilo Andrés Díaz Gómez" w:date="2023-03-22T16:08:00Z"/>
                <w:rFonts w:cs="Times New Roman"/>
                <w:color w:val="000000"/>
                <w:sz w:val="20"/>
                <w:szCs w:val="20"/>
              </w:rPr>
            </w:pPr>
          </w:p>
        </w:tc>
      </w:tr>
      <w:tr w:rsidR="00776339" w:rsidRPr="00BD3055" w:rsidDel="00776339" w14:paraId="2AD23C7F" w14:textId="212FE9A1" w:rsidTr="00D00600">
        <w:tblPrEx>
          <w:tblW w:w="0" w:type="auto"/>
          <w:tblInd w:w="0" w:type="dxa"/>
          <w:tblLayout w:type="fixed"/>
          <w:tblPrExChange w:id="6443" w:author="Camilo Andrés Díaz Gómez" w:date="2023-03-22T16:08:00Z">
            <w:tblPrEx>
              <w:tblW w:w="0" w:type="auto"/>
              <w:tblInd w:w="0" w:type="dxa"/>
              <w:tblLayout w:type="fixed"/>
            </w:tblPrEx>
          </w:tblPrExChange>
        </w:tblPrEx>
        <w:trPr>
          <w:del w:id="6444" w:author="Camilo Andrés Díaz Gómez" w:date="2023-03-22T16:08:00Z"/>
        </w:trPr>
        <w:tc>
          <w:tcPr>
            <w:tcW w:w="530" w:type="dxa"/>
            <w:vAlign w:val="bottom"/>
            <w:tcPrChange w:id="6445" w:author="Camilo Andrés Díaz Gómez" w:date="2023-03-22T16:08:00Z">
              <w:tcPr>
                <w:tcW w:w="530" w:type="dxa"/>
                <w:vAlign w:val="bottom"/>
              </w:tcPr>
            </w:tcPrChange>
          </w:tcPr>
          <w:p w14:paraId="65F4F7B0" w14:textId="0F55D691" w:rsidR="00776339" w:rsidRPr="00BD3055" w:rsidDel="00776339" w:rsidRDefault="00776339" w:rsidP="00776339">
            <w:pPr>
              <w:rPr>
                <w:del w:id="6446" w:author="Camilo Andrés Díaz Gómez" w:date="2023-03-22T16:08:00Z"/>
                <w:rFonts w:cs="Times New Roman"/>
                <w:sz w:val="20"/>
                <w:szCs w:val="20"/>
              </w:rPr>
            </w:pPr>
            <w:del w:id="6447" w:author="Camilo Andrés Díaz Gómez" w:date="2023-03-22T16:08:00Z">
              <w:r w:rsidRPr="00BD3055" w:rsidDel="00776339">
                <w:rPr>
                  <w:rFonts w:cs="Times New Roman"/>
                  <w:color w:val="000000"/>
                  <w:sz w:val="22"/>
                  <w:rPrChange w:id="6448" w:author="Camilo Andrés Díaz Gómez" w:date="2023-03-14T19:47:00Z">
                    <w:rPr>
                      <w:rFonts w:ascii="Calibri" w:hAnsi="Calibri" w:cs="Calibri"/>
                      <w:color w:val="000000"/>
                      <w:sz w:val="22"/>
                    </w:rPr>
                  </w:rPrChange>
                </w:rPr>
                <w:delText>4</w:delText>
              </w:r>
            </w:del>
          </w:p>
        </w:tc>
        <w:tc>
          <w:tcPr>
            <w:tcW w:w="1450" w:type="dxa"/>
            <w:vAlign w:val="bottom"/>
            <w:tcPrChange w:id="6449" w:author="Camilo Andrés Díaz Gómez" w:date="2023-03-22T16:08:00Z">
              <w:tcPr>
                <w:tcW w:w="1450" w:type="dxa"/>
                <w:vAlign w:val="bottom"/>
              </w:tcPr>
            </w:tcPrChange>
          </w:tcPr>
          <w:p w14:paraId="01CF1393" w14:textId="24C7974D" w:rsidR="00776339" w:rsidRPr="00BD3055" w:rsidDel="00776339" w:rsidRDefault="00776339" w:rsidP="00776339">
            <w:pPr>
              <w:rPr>
                <w:del w:id="6450" w:author="Camilo Andrés Díaz Gómez" w:date="2023-03-22T16:08:00Z"/>
                <w:rFonts w:cs="Times New Roman"/>
                <w:sz w:val="20"/>
                <w:szCs w:val="20"/>
              </w:rPr>
            </w:pPr>
            <w:del w:id="6451" w:author="Camilo Andrés Díaz Gómez" w:date="2023-03-22T16:06:00Z">
              <w:r w:rsidRPr="00BD3055" w:rsidDel="0066355F">
                <w:rPr>
                  <w:rFonts w:cs="Times New Roman"/>
                  <w:color w:val="000000"/>
                  <w:sz w:val="20"/>
                  <w:szCs w:val="20"/>
                  <w:rPrChange w:id="6452" w:author="Camilo Andrés Díaz Gómez" w:date="2023-03-14T19:47:00Z">
                    <w:rPr>
                      <w:rFonts w:ascii="Calibri" w:hAnsi="Calibri" w:cs="Calibri"/>
                      <w:color w:val="000000"/>
                      <w:sz w:val="20"/>
                      <w:szCs w:val="20"/>
                    </w:rPr>
                  </w:rPrChange>
                </w:rPr>
                <w:delText>13,8839865</w:delText>
              </w:r>
            </w:del>
          </w:p>
        </w:tc>
        <w:tc>
          <w:tcPr>
            <w:tcW w:w="1559" w:type="dxa"/>
            <w:vAlign w:val="bottom"/>
            <w:tcPrChange w:id="6453" w:author="Camilo Andrés Díaz Gómez" w:date="2023-03-22T16:08:00Z">
              <w:tcPr>
                <w:tcW w:w="1559" w:type="dxa"/>
                <w:vAlign w:val="bottom"/>
              </w:tcPr>
            </w:tcPrChange>
          </w:tcPr>
          <w:p w14:paraId="002EB2D1" w14:textId="72FF24DB" w:rsidR="00776339" w:rsidRPr="00BD3055" w:rsidDel="00776339" w:rsidRDefault="00776339" w:rsidP="00776339">
            <w:pPr>
              <w:rPr>
                <w:del w:id="6454" w:author="Camilo Andrés Díaz Gómez" w:date="2023-03-22T16:08:00Z"/>
                <w:rFonts w:cs="Times New Roman"/>
                <w:sz w:val="20"/>
                <w:szCs w:val="20"/>
              </w:rPr>
            </w:pPr>
            <w:del w:id="6455" w:author="Camilo Andrés Díaz Gómez" w:date="2023-03-22T16:07:00Z">
              <w:r w:rsidRPr="00BD3055" w:rsidDel="0052638D">
                <w:rPr>
                  <w:rFonts w:cs="Times New Roman"/>
                  <w:color w:val="000000"/>
                  <w:sz w:val="20"/>
                  <w:szCs w:val="20"/>
                  <w:rPrChange w:id="6456" w:author="Camilo Andrés Díaz Gómez" w:date="2023-03-14T19:47:00Z">
                    <w:rPr>
                      <w:rFonts w:ascii="Calibri" w:hAnsi="Calibri" w:cs="Calibri"/>
                      <w:color w:val="000000"/>
                      <w:sz w:val="20"/>
                      <w:szCs w:val="20"/>
                    </w:rPr>
                  </w:rPrChange>
                </w:rPr>
                <w:delText>15,30038412</w:delText>
              </w:r>
            </w:del>
          </w:p>
        </w:tc>
        <w:tc>
          <w:tcPr>
            <w:tcW w:w="1418" w:type="dxa"/>
            <w:vAlign w:val="bottom"/>
            <w:tcPrChange w:id="6457" w:author="Camilo Andrés Díaz Gómez" w:date="2023-03-22T16:08:00Z">
              <w:tcPr>
                <w:tcW w:w="1418" w:type="dxa"/>
                <w:vAlign w:val="bottom"/>
              </w:tcPr>
            </w:tcPrChange>
          </w:tcPr>
          <w:p w14:paraId="1A8EA930" w14:textId="4B438105" w:rsidR="00776339" w:rsidRPr="00BD3055" w:rsidDel="00776339" w:rsidRDefault="00776339" w:rsidP="00776339">
            <w:pPr>
              <w:rPr>
                <w:del w:id="6458" w:author="Camilo Andrés Díaz Gómez" w:date="2023-03-22T16:08:00Z"/>
                <w:rFonts w:cs="Times New Roman"/>
                <w:sz w:val="20"/>
                <w:szCs w:val="20"/>
              </w:rPr>
            </w:pPr>
            <w:del w:id="6459" w:author="Camilo Andrés Díaz Gómez" w:date="2023-03-22T16:07:00Z">
              <w:r w:rsidRPr="00BD3055" w:rsidDel="00AC0D41">
                <w:rPr>
                  <w:rFonts w:cs="Times New Roman"/>
                  <w:color w:val="000000"/>
                  <w:sz w:val="20"/>
                  <w:szCs w:val="20"/>
                  <w:rPrChange w:id="6460" w:author="Camilo Andrés Díaz Gómez" w:date="2023-03-14T19:47:00Z">
                    <w:rPr>
                      <w:rFonts w:ascii="Calibri" w:hAnsi="Calibri" w:cs="Calibri"/>
                      <w:color w:val="000000"/>
                      <w:sz w:val="20"/>
                      <w:szCs w:val="20"/>
                    </w:rPr>
                  </w:rPrChange>
                </w:rPr>
                <w:delText>13,83148508</w:delText>
              </w:r>
            </w:del>
          </w:p>
        </w:tc>
        <w:tc>
          <w:tcPr>
            <w:tcW w:w="1417" w:type="dxa"/>
            <w:vAlign w:val="bottom"/>
            <w:tcPrChange w:id="6461" w:author="Camilo Andrés Díaz Gómez" w:date="2023-03-22T16:08:00Z">
              <w:tcPr>
                <w:tcW w:w="1417" w:type="dxa"/>
                <w:vAlign w:val="bottom"/>
              </w:tcPr>
            </w:tcPrChange>
          </w:tcPr>
          <w:p w14:paraId="6DFD55D2" w14:textId="1F3551C9" w:rsidR="00776339" w:rsidRPr="00BD3055" w:rsidDel="00776339" w:rsidRDefault="00776339" w:rsidP="00776339">
            <w:pPr>
              <w:rPr>
                <w:del w:id="6462" w:author="Camilo Andrés Díaz Gómez" w:date="2023-03-22T16:08:00Z"/>
                <w:rFonts w:cs="Times New Roman"/>
                <w:sz w:val="20"/>
                <w:szCs w:val="20"/>
              </w:rPr>
            </w:pPr>
            <w:del w:id="6463" w:author="Camilo Andrés Díaz Gómez" w:date="2023-03-22T16:08:00Z">
              <w:r w:rsidRPr="00BD3055" w:rsidDel="00D41E19">
                <w:rPr>
                  <w:rFonts w:cs="Times New Roman"/>
                  <w:color w:val="000000"/>
                  <w:sz w:val="20"/>
                  <w:szCs w:val="20"/>
                  <w:rPrChange w:id="6464" w:author="Camilo Andrés Díaz Gómez" w:date="2023-03-14T19:47:00Z">
                    <w:rPr>
                      <w:rFonts w:ascii="Calibri" w:hAnsi="Calibri" w:cs="Calibri"/>
                      <w:color w:val="000000"/>
                      <w:sz w:val="20"/>
                      <w:szCs w:val="20"/>
                    </w:rPr>
                  </w:rPrChange>
                </w:rPr>
                <w:delText>12,65352113</w:delText>
              </w:r>
            </w:del>
          </w:p>
        </w:tc>
        <w:tc>
          <w:tcPr>
            <w:tcW w:w="1488" w:type="dxa"/>
            <w:vAlign w:val="bottom"/>
            <w:tcPrChange w:id="6465" w:author="Camilo Andrés Díaz Gómez" w:date="2023-03-22T16:08:00Z">
              <w:tcPr>
                <w:tcW w:w="1488" w:type="dxa"/>
              </w:tcPr>
            </w:tcPrChange>
          </w:tcPr>
          <w:p w14:paraId="2CB59AE9" w14:textId="24639BB4" w:rsidR="00776339" w:rsidRPr="00776339" w:rsidDel="00776339" w:rsidRDefault="00776339" w:rsidP="00776339">
            <w:pPr>
              <w:rPr>
                <w:del w:id="6466" w:author="Camilo Andrés Díaz Gómez" w:date="2023-03-22T16:08:00Z"/>
                <w:rFonts w:cs="Times New Roman"/>
                <w:color w:val="000000"/>
                <w:sz w:val="20"/>
                <w:szCs w:val="20"/>
              </w:rPr>
            </w:pPr>
          </w:p>
        </w:tc>
        <w:tc>
          <w:tcPr>
            <w:tcW w:w="322" w:type="dxa"/>
            <w:tcPrChange w:id="6467" w:author="Camilo Andrés Díaz Gómez" w:date="2023-03-22T16:08:00Z">
              <w:tcPr>
                <w:tcW w:w="322" w:type="dxa"/>
              </w:tcPr>
            </w:tcPrChange>
          </w:tcPr>
          <w:p w14:paraId="569F9E2F" w14:textId="1C590E9A" w:rsidR="00776339" w:rsidRPr="00776339" w:rsidDel="00776339" w:rsidRDefault="00776339" w:rsidP="00776339">
            <w:pPr>
              <w:rPr>
                <w:del w:id="6468" w:author="Camilo Andrés Díaz Gómez" w:date="2023-03-22T16:08:00Z"/>
                <w:rFonts w:cs="Times New Roman"/>
                <w:color w:val="000000"/>
                <w:sz w:val="20"/>
                <w:szCs w:val="20"/>
              </w:rPr>
            </w:pPr>
          </w:p>
        </w:tc>
        <w:tc>
          <w:tcPr>
            <w:tcW w:w="322" w:type="dxa"/>
            <w:tcPrChange w:id="6469" w:author="Camilo Andrés Díaz Gómez" w:date="2023-03-22T16:08:00Z">
              <w:tcPr>
                <w:tcW w:w="322" w:type="dxa"/>
              </w:tcPr>
            </w:tcPrChange>
          </w:tcPr>
          <w:p w14:paraId="640DEE99" w14:textId="1F91E4FE" w:rsidR="00776339" w:rsidRPr="00776339" w:rsidDel="00776339" w:rsidRDefault="00776339" w:rsidP="00776339">
            <w:pPr>
              <w:rPr>
                <w:del w:id="6470" w:author="Camilo Andrés Díaz Gómez" w:date="2023-03-22T16:08:00Z"/>
                <w:rFonts w:cs="Times New Roman"/>
                <w:color w:val="000000"/>
                <w:sz w:val="20"/>
                <w:szCs w:val="20"/>
              </w:rPr>
            </w:pPr>
          </w:p>
        </w:tc>
        <w:tc>
          <w:tcPr>
            <w:tcW w:w="322" w:type="dxa"/>
            <w:tcPrChange w:id="6471" w:author="Camilo Andrés Díaz Gómez" w:date="2023-03-22T16:08:00Z">
              <w:tcPr>
                <w:tcW w:w="322" w:type="dxa"/>
              </w:tcPr>
            </w:tcPrChange>
          </w:tcPr>
          <w:p w14:paraId="5CE7DF1B" w14:textId="3B0A9CD8" w:rsidR="00776339" w:rsidRPr="00776339" w:rsidDel="00776339" w:rsidRDefault="00776339" w:rsidP="00776339">
            <w:pPr>
              <w:rPr>
                <w:del w:id="6472" w:author="Camilo Andrés Díaz Gómez" w:date="2023-03-22T16:08:00Z"/>
                <w:rFonts w:cs="Times New Roman"/>
                <w:color w:val="000000"/>
                <w:sz w:val="20"/>
                <w:szCs w:val="20"/>
              </w:rPr>
            </w:pPr>
          </w:p>
        </w:tc>
      </w:tr>
      <w:tr w:rsidR="00776339" w:rsidRPr="00BD3055" w:rsidDel="00776339" w14:paraId="77A8DC1C" w14:textId="29D4095A" w:rsidTr="00D00600">
        <w:tblPrEx>
          <w:tblW w:w="0" w:type="auto"/>
          <w:tblInd w:w="0" w:type="dxa"/>
          <w:tblLayout w:type="fixed"/>
          <w:tblPrExChange w:id="6473" w:author="Camilo Andrés Díaz Gómez" w:date="2023-03-22T16:08:00Z">
            <w:tblPrEx>
              <w:tblW w:w="0" w:type="auto"/>
              <w:tblInd w:w="0" w:type="dxa"/>
              <w:tblLayout w:type="fixed"/>
            </w:tblPrEx>
          </w:tblPrExChange>
        </w:tblPrEx>
        <w:trPr>
          <w:del w:id="6474" w:author="Camilo Andrés Díaz Gómez" w:date="2023-03-22T16:08:00Z"/>
        </w:trPr>
        <w:tc>
          <w:tcPr>
            <w:tcW w:w="530" w:type="dxa"/>
            <w:vAlign w:val="bottom"/>
            <w:tcPrChange w:id="6475" w:author="Camilo Andrés Díaz Gómez" w:date="2023-03-22T16:08:00Z">
              <w:tcPr>
                <w:tcW w:w="530" w:type="dxa"/>
                <w:vAlign w:val="bottom"/>
              </w:tcPr>
            </w:tcPrChange>
          </w:tcPr>
          <w:p w14:paraId="1B34535A" w14:textId="37758024" w:rsidR="00776339" w:rsidRPr="00BD3055" w:rsidDel="00776339" w:rsidRDefault="00776339" w:rsidP="00776339">
            <w:pPr>
              <w:rPr>
                <w:del w:id="6476" w:author="Camilo Andrés Díaz Gómez" w:date="2023-03-22T16:08:00Z"/>
                <w:rFonts w:cs="Times New Roman"/>
                <w:sz w:val="20"/>
                <w:szCs w:val="20"/>
              </w:rPr>
            </w:pPr>
            <w:del w:id="6477" w:author="Camilo Andrés Díaz Gómez" w:date="2023-03-22T16:08:00Z">
              <w:r w:rsidRPr="00BD3055" w:rsidDel="00776339">
                <w:rPr>
                  <w:rFonts w:cs="Times New Roman"/>
                  <w:color w:val="000000"/>
                  <w:sz w:val="22"/>
                  <w:rPrChange w:id="6478" w:author="Camilo Andrés Díaz Gómez" w:date="2023-03-14T19:47:00Z">
                    <w:rPr>
                      <w:rFonts w:ascii="Calibri" w:hAnsi="Calibri" w:cs="Calibri"/>
                      <w:color w:val="000000"/>
                      <w:sz w:val="22"/>
                    </w:rPr>
                  </w:rPrChange>
                </w:rPr>
                <w:delText>5</w:delText>
              </w:r>
            </w:del>
          </w:p>
        </w:tc>
        <w:tc>
          <w:tcPr>
            <w:tcW w:w="1450" w:type="dxa"/>
            <w:vAlign w:val="bottom"/>
            <w:tcPrChange w:id="6479" w:author="Camilo Andrés Díaz Gómez" w:date="2023-03-22T16:08:00Z">
              <w:tcPr>
                <w:tcW w:w="1450" w:type="dxa"/>
                <w:vAlign w:val="bottom"/>
              </w:tcPr>
            </w:tcPrChange>
          </w:tcPr>
          <w:p w14:paraId="416E529A" w14:textId="6D453764" w:rsidR="00776339" w:rsidRPr="00BD3055" w:rsidDel="00776339" w:rsidRDefault="00776339" w:rsidP="00776339">
            <w:pPr>
              <w:rPr>
                <w:del w:id="6480" w:author="Camilo Andrés Díaz Gómez" w:date="2023-03-22T16:08:00Z"/>
                <w:rFonts w:cs="Times New Roman"/>
                <w:sz w:val="20"/>
                <w:szCs w:val="20"/>
              </w:rPr>
            </w:pPr>
            <w:del w:id="6481" w:author="Camilo Andrés Díaz Gómez" w:date="2023-03-22T16:06:00Z">
              <w:r w:rsidRPr="00BD3055" w:rsidDel="0066355F">
                <w:rPr>
                  <w:rFonts w:cs="Times New Roman"/>
                  <w:color w:val="000000"/>
                  <w:sz w:val="20"/>
                  <w:szCs w:val="20"/>
                  <w:rPrChange w:id="6482" w:author="Camilo Andrés Díaz Gómez" w:date="2023-03-14T19:47:00Z">
                    <w:rPr>
                      <w:rFonts w:ascii="Calibri" w:hAnsi="Calibri" w:cs="Calibri"/>
                      <w:color w:val="000000"/>
                      <w:sz w:val="20"/>
                      <w:szCs w:val="20"/>
                    </w:rPr>
                  </w:rPrChange>
                </w:rPr>
                <w:delText>14,45140117</w:delText>
              </w:r>
            </w:del>
          </w:p>
        </w:tc>
        <w:tc>
          <w:tcPr>
            <w:tcW w:w="1559" w:type="dxa"/>
            <w:vAlign w:val="bottom"/>
            <w:tcPrChange w:id="6483" w:author="Camilo Andrés Díaz Gómez" w:date="2023-03-22T16:08:00Z">
              <w:tcPr>
                <w:tcW w:w="1559" w:type="dxa"/>
                <w:vAlign w:val="bottom"/>
              </w:tcPr>
            </w:tcPrChange>
          </w:tcPr>
          <w:p w14:paraId="4063AC8C" w14:textId="06CCCF01" w:rsidR="00776339" w:rsidRPr="00BD3055" w:rsidDel="00776339" w:rsidRDefault="00776339" w:rsidP="00776339">
            <w:pPr>
              <w:rPr>
                <w:del w:id="6484" w:author="Camilo Andrés Díaz Gómez" w:date="2023-03-22T16:08:00Z"/>
                <w:rFonts w:cs="Times New Roman"/>
                <w:sz w:val="20"/>
                <w:szCs w:val="20"/>
              </w:rPr>
            </w:pPr>
            <w:del w:id="6485" w:author="Camilo Andrés Díaz Gómez" w:date="2023-03-22T16:07:00Z">
              <w:r w:rsidRPr="00BD3055" w:rsidDel="0052638D">
                <w:rPr>
                  <w:rFonts w:cs="Times New Roman"/>
                  <w:color w:val="000000"/>
                  <w:sz w:val="20"/>
                  <w:szCs w:val="20"/>
                  <w:rPrChange w:id="6486" w:author="Camilo Andrés Díaz Gómez" w:date="2023-03-14T19:47:00Z">
                    <w:rPr>
                      <w:rFonts w:ascii="Calibri" w:hAnsi="Calibri" w:cs="Calibri"/>
                      <w:color w:val="000000"/>
                      <w:sz w:val="20"/>
                      <w:szCs w:val="20"/>
                    </w:rPr>
                  </w:rPrChange>
                </w:rPr>
                <w:delText>14,75294494</w:delText>
              </w:r>
            </w:del>
          </w:p>
        </w:tc>
        <w:tc>
          <w:tcPr>
            <w:tcW w:w="1418" w:type="dxa"/>
            <w:vAlign w:val="bottom"/>
            <w:tcPrChange w:id="6487" w:author="Camilo Andrés Díaz Gómez" w:date="2023-03-22T16:08:00Z">
              <w:tcPr>
                <w:tcW w:w="1418" w:type="dxa"/>
                <w:vAlign w:val="bottom"/>
              </w:tcPr>
            </w:tcPrChange>
          </w:tcPr>
          <w:p w14:paraId="4ADF3F17" w14:textId="564D27A5" w:rsidR="00776339" w:rsidRPr="00BD3055" w:rsidDel="00776339" w:rsidRDefault="00776339" w:rsidP="00776339">
            <w:pPr>
              <w:rPr>
                <w:del w:id="6488" w:author="Camilo Andrés Díaz Gómez" w:date="2023-03-22T16:08:00Z"/>
                <w:rFonts w:cs="Times New Roman"/>
                <w:sz w:val="20"/>
                <w:szCs w:val="20"/>
              </w:rPr>
            </w:pPr>
            <w:del w:id="6489" w:author="Camilo Andrés Díaz Gómez" w:date="2023-03-22T16:07:00Z">
              <w:r w:rsidRPr="00BD3055" w:rsidDel="00AC0D41">
                <w:rPr>
                  <w:rFonts w:cs="Times New Roman"/>
                  <w:color w:val="000000"/>
                  <w:sz w:val="20"/>
                  <w:szCs w:val="20"/>
                  <w:rPrChange w:id="6490" w:author="Camilo Andrés Díaz Gómez" w:date="2023-03-14T19:47:00Z">
                    <w:rPr>
                      <w:rFonts w:ascii="Calibri" w:hAnsi="Calibri" w:cs="Calibri"/>
                      <w:color w:val="000000"/>
                      <w:sz w:val="20"/>
                      <w:szCs w:val="20"/>
                    </w:rPr>
                  </w:rPrChange>
                </w:rPr>
                <w:delText>14,41887829</w:delText>
              </w:r>
            </w:del>
          </w:p>
        </w:tc>
        <w:tc>
          <w:tcPr>
            <w:tcW w:w="1417" w:type="dxa"/>
            <w:vAlign w:val="bottom"/>
            <w:tcPrChange w:id="6491" w:author="Camilo Andrés Díaz Gómez" w:date="2023-03-22T16:08:00Z">
              <w:tcPr>
                <w:tcW w:w="1417" w:type="dxa"/>
                <w:vAlign w:val="bottom"/>
              </w:tcPr>
            </w:tcPrChange>
          </w:tcPr>
          <w:p w14:paraId="71843317" w14:textId="5CC852EA" w:rsidR="00776339" w:rsidRPr="00BD3055" w:rsidDel="00776339" w:rsidRDefault="00776339" w:rsidP="00776339">
            <w:pPr>
              <w:rPr>
                <w:del w:id="6492" w:author="Camilo Andrés Díaz Gómez" w:date="2023-03-22T16:08:00Z"/>
                <w:rFonts w:cs="Times New Roman"/>
                <w:sz w:val="20"/>
                <w:szCs w:val="20"/>
              </w:rPr>
            </w:pPr>
            <w:del w:id="6493" w:author="Camilo Andrés Díaz Gómez" w:date="2023-03-22T16:08:00Z">
              <w:r w:rsidRPr="00BD3055" w:rsidDel="00D41E19">
                <w:rPr>
                  <w:rFonts w:cs="Times New Roman"/>
                  <w:color w:val="000000"/>
                  <w:sz w:val="20"/>
                  <w:szCs w:val="20"/>
                  <w:rPrChange w:id="6494" w:author="Camilo Andrés Díaz Gómez" w:date="2023-03-14T19:47:00Z">
                    <w:rPr>
                      <w:rFonts w:ascii="Calibri" w:hAnsi="Calibri" w:cs="Calibri"/>
                      <w:color w:val="000000"/>
                      <w:sz w:val="20"/>
                      <w:szCs w:val="20"/>
                    </w:rPr>
                  </w:rPrChange>
                </w:rPr>
                <w:delText>13,44084507</w:delText>
              </w:r>
            </w:del>
          </w:p>
        </w:tc>
        <w:tc>
          <w:tcPr>
            <w:tcW w:w="1488" w:type="dxa"/>
            <w:vAlign w:val="bottom"/>
            <w:tcPrChange w:id="6495" w:author="Camilo Andrés Díaz Gómez" w:date="2023-03-22T16:08:00Z">
              <w:tcPr>
                <w:tcW w:w="1488" w:type="dxa"/>
              </w:tcPr>
            </w:tcPrChange>
          </w:tcPr>
          <w:p w14:paraId="23EB1AF7" w14:textId="04ECF174" w:rsidR="00776339" w:rsidRPr="00776339" w:rsidDel="00776339" w:rsidRDefault="00776339" w:rsidP="00776339">
            <w:pPr>
              <w:rPr>
                <w:del w:id="6496" w:author="Camilo Andrés Díaz Gómez" w:date="2023-03-22T16:08:00Z"/>
                <w:rFonts w:cs="Times New Roman"/>
                <w:color w:val="000000"/>
                <w:sz w:val="20"/>
                <w:szCs w:val="20"/>
              </w:rPr>
            </w:pPr>
          </w:p>
        </w:tc>
        <w:tc>
          <w:tcPr>
            <w:tcW w:w="322" w:type="dxa"/>
            <w:tcPrChange w:id="6497" w:author="Camilo Andrés Díaz Gómez" w:date="2023-03-22T16:08:00Z">
              <w:tcPr>
                <w:tcW w:w="322" w:type="dxa"/>
              </w:tcPr>
            </w:tcPrChange>
          </w:tcPr>
          <w:p w14:paraId="23E9F148" w14:textId="10F7B49A" w:rsidR="00776339" w:rsidRPr="00776339" w:rsidDel="00776339" w:rsidRDefault="00776339" w:rsidP="00776339">
            <w:pPr>
              <w:rPr>
                <w:del w:id="6498" w:author="Camilo Andrés Díaz Gómez" w:date="2023-03-22T16:08:00Z"/>
                <w:rFonts w:cs="Times New Roman"/>
                <w:color w:val="000000"/>
                <w:sz w:val="20"/>
                <w:szCs w:val="20"/>
              </w:rPr>
            </w:pPr>
          </w:p>
        </w:tc>
        <w:tc>
          <w:tcPr>
            <w:tcW w:w="322" w:type="dxa"/>
            <w:tcPrChange w:id="6499" w:author="Camilo Andrés Díaz Gómez" w:date="2023-03-22T16:08:00Z">
              <w:tcPr>
                <w:tcW w:w="322" w:type="dxa"/>
              </w:tcPr>
            </w:tcPrChange>
          </w:tcPr>
          <w:p w14:paraId="333D4806" w14:textId="09D83A09" w:rsidR="00776339" w:rsidRPr="00776339" w:rsidDel="00776339" w:rsidRDefault="00776339" w:rsidP="00776339">
            <w:pPr>
              <w:rPr>
                <w:del w:id="6500" w:author="Camilo Andrés Díaz Gómez" w:date="2023-03-22T16:08:00Z"/>
                <w:rFonts w:cs="Times New Roman"/>
                <w:color w:val="000000"/>
                <w:sz w:val="20"/>
                <w:szCs w:val="20"/>
              </w:rPr>
            </w:pPr>
          </w:p>
        </w:tc>
        <w:tc>
          <w:tcPr>
            <w:tcW w:w="322" w:type="dxa"/>
            <w:tcPrChange w:id="6501" w:author="Camilo Andrés Díaz Gómez" w:date="2023-03-22T16:08:00Z">
              <w:tcPr>
                <w:tcW w:w="322" w:type="dxa"/>
              </w:tcPr>
            </w:tcPrChange>
          </w:tcPr>
          <w:p w14:paraId="77C0D9E7" w14:textId="473726B0" w:rsidR="00776339" w:rsidRPr="00776339" w:rsidDel="00776339" w:rsidRDefault="00776339" w:rsidP="00776339">
            <w:pPr>
              <w:rPr>
                <w:del w:id="6502" w:author="Camilo Andrés Díaz Gómez" w:date="2023-03-22T16:08:00Z"/>
                <w:rFonts w:cs="Times New Roman"/>
                <w:color w:val="000000"/>
                <w:sz w:val="20"/>
                <w:szCs w:val="20"/>
              </w:rPr>
            </w:pPr>
          </w:p>
        </w:tc>
      </w:tr>
      <w:tr w:rsidR="00776339" w:rsidRPr="00BD3055" w:rsidDel="00776339" w14:paraId="0A17E0E7" w14:textId="0C9AAB8C" w:rsidTr="00D00600">
        <w:tblPrEx>
          <w:tblW w:w="0" w:type="auto"/>
          <w:tblInd w:w="0" w:type="dxa"/>
          <w:tblLayout w:type="fixed"/>
          <w:tblPrExChange w:id="6503" w:author="Camilo Andrés Díaz Gómez" w:date="2023-03-22T16:08:00Z">
            <w:tblPrEx>
              <w:tblW w:w="0" w:type="auto"/>
              <w:tblInd w:w="0" w:type="dxa"/>
              <w:tblLayout w:type="fixed"/>
            </w:tblPrEx>
          </w:tblPrExChange>
        </w:tblPrEx>
        <w:trPr>
          <w:del w:id="6504" w:author="Camilo Andrés Díaz Gómez" w:date="2023-03-22T16:08:00Z"/>
        </w:trPr>
        <w:tc>
          <w:tcPr>
            <w:tcW w:w="530" w:type="dxa"/>
            <w:vAlign w:val="bottom"/>
            <w:tcPrChange w:id="6505" w:author="Camilo Andrés Díaz Gómez" w:date="2023-03-22T16:08:00Z">
              <w:tcPr>
                <w:tcW w:w="530" w:type="dxa"/>
                <w:vAlign w:val="bottom"/>
              </w:tcPr>
            </w:tcPrChange>
          </w:tcPr>
          <w:p w14:paraId="2BAB57E9" w14:textId="734C42D2" w:rsidR="00776339" w:rsidRPr="00BD3055" w:rsidDel="00776339" w:rsidRDefault="00776339" w:rsidP="00776339">
            <w:pPr>
              <w:rPr>
                <w:del w:id="6506" w:author="Camilo Andrés Díaz Gómez" w:date="2023-03-22T16:08:00Z"/>
                <w:rFonts w:cs="Times New Roman"/>
                <w:sz w:val="20"/>
                <w:szCs w:val="20"/>
              </w:rPr>
            </w:pPr>
            <w:del w:id="6507" w:author="Camilo Andrés Díaz Gómez" w:date="2023-03-22T16:08:00Z">
              <w:r w:rsidRPr="00BD3055" w:rsidDel="00776339">
                <w:rPr>
                  <w:rFonts w:cs="Times New Roman"/>
                  <w:color w:val="000000"/>
                  <w:sz w:val="22"/>
                  <w:rPrChange w:id="6508" w:author="Camilo Andrés Díaz Gómez" w:date="2023-03-14T19:47:00Z">
                    <w:rPr>
                      <w:rFonts w:ascii="Calibri" w:hAnsi="Calibri" w:cs="Calibri"/>
                      <w:color w:val="000000"/>
                      <w:sz w:val="22"/>
                    </w:rPr>
                  </w:rPrChange>
                </w:rPr>
                <w:delText>6</w:delText>
              </w:r>
            </w:del>
          </w:p>
        </w:tc>
        <w:tc>
          <w:tcPr>
            <w:tcW w:w="1450" w:type="dxa"/>
            <w:vAlign w:val="bottom"/>
            <w:tcPrChange w:id="6509" w:author="Camilo Andrés Díaz Gómez" w:date="2023-03-22T16:08:00Z">
              <w:tcPr>
                <w:tcW w:w="1450" w:type="dxa"/>
                <w:vAlign w:val="bottom"/>
              </w:tcPr>
            </w:tcPrChange>
          </w:tcPr>
          <w:p w14:paraId="67584D33" w14:textId="252163FD" w:rsidR="00776339" w:rsidRPr="00BD3055" w:rsidDel="00776339" w:rsidRDefault="00776339" w:rsidP="00776339">
            <w:pPr>
              <w:rPr>
                <w:del w:id="6510" w:author="Camilo Andrés Díaz Gómez" w:date="2023-03-22T16:08:00Z"/>
                <w:rFonts w:cs="Times New Roman"/>
                <w:sz w:val="20"/>
                <w:szCs w:val="20"/>
              </w:rPr>
            </w:pPr>
            <w:del w:id="6511" w:author="Camilo Andrés Díaz Gómez" w:date="2023-03-22T16:06:00Z">
              <w:r w:rsidRPr="00BD3055" w:rsidDel="0066355F">
                <w:rPr>
                  <w:rFonts w:cs="Times New Roman"/>
                  <w:color w:val="000000"/>
                  <w:sz w:val="20"/>
                  <w:szCs w:val="20"/>
                  <w:rPrChange w:id="6512" w:author="Camilo Andrés Díaz Gómez" w:date="2023-03-14T19:47:00Z">
                    <w:rPr>
                      <w:rFonts w:ascii="Calibri" w:hAnsi="Calibri" w:cs="Calibri"/>
                      <w:color w:val="000000"/>
                      <w:sz w:val="20"/>
                      <w:szCs w:val="20"/>
                    </w:rPr>
                  </w:rPrChange>
                </w:rPr>
                <w:delText>14,94901863</w:delText>
              </w:r>
            </w:del>
          </w:p>
        </w:tc>
        <w:tc>
          <w:tcPr>
            <w:tcW w:w="1559" w:type="dxa"/>
            <w:vAlign w:val="bottom"/>
            <w:tcPrChange w:id="6513" w:author="Camilo Andrés Díaz Gómez" w:date="2023-03-22T16:08:00Z">
              <w:tcPr>
                <w:tcW w:w="1559" w:type="dxa"/>
                <w:vAlign w:val="bottom"/>
              </w:tcPr>
            </w:tcPrChange>
          </w:tcPr>
          <w:p w14:paraId="41968946" w14:textId="2D36A7D1" w:rsidR="00776339" w:rsidRPr="00BD3055" w:rsidDel="00776339" w:rsidRDefault="00776339" w:rsidP="00776339">
            <w:pPr>
              <w:rPr>
                <w:del w:id="6514" w:author="Camilo Andrés Díaz Gómez" w:date="2023-03-22T16:08:00Z"/>
                <w:rFonts w:cs="Times New Roman"/>
                <w:sz w:val="20"/>
                <w:szCs w:val="20"/>
              </w:rPr>
            </w:pPr>
            <w:del w:id="6515" w:author="Camilo Andrés Díaz Gómez" w:date="2023-03-22T16:07:00Z">
              <w:r w:rsidRPr="00BD3055" w:rsidDel="0052638D">
                <w:rPr>
                  <w:rFonts w:cs="Times New Roman"/>
                  <w:color w:val="000000"/>
                  <w:sz w:val="20"/>
                  <w:szCs w:val="20"/>
                  <w:rPrChange w:id="6516" w:author="Camilo Andrés Díaz Gómez" w:date="2023-03-14T19:47:00Z">
                    <w:rPr>
                      <w:rFonts w:ascii="Calibri" w:hAnsi="Calibri" w:cs="Calibri"/>
                      <w:color w:val="000000"/>
                      <w:sz w:val="20"/>
                      <w:szCs w:val="20"/>
                    </w:rPr>
                  </w:rPrChange>
                </w:rPr>
                <w:delText>14,57443182</w:delText>
              </w:r>
            </w:del>
          </w:p>
        </w:tc>
        <w:tc>
          <w:tcPr>
            <w:tcW w:w="1418" w:type="dxa"/>
            <w:vAlign w:val="bottom"/>
            <w:tcPrChange w:id="6517" w:author="Camilo Andrés Díaz Gómez" w:date="2023-03-22T16:08:00Z">
              <w:tcPr>
                <w:tcW w:w="1418" w:type="dxa"/>
                <w:vAlign w:val="bottom"/>
              </w:tcPr>
            </w:tcPrChange>
          </w:tcPr>
          <w:p w14:paraId="471D23E9" w14:textId="766241B2" w:rsidR="00776339" w:rsidRPr="00BD3055" w:rsidDel="00776339" w:rsidRDefault="00776339" w:rsidP="00776339">
            <w:pPr>
              <w:rPr>
                <w:del w:id="6518" w:author="Camilo Andrés Díaz Gómez" w:date="2023-03-22T16:08:00Z"/>
                <w:rFonts w:cs="Times New Roman"/>
                <w:sz w:val="20"/>
                <w:szCs w:val="20"/>
              </w:rPr>
            </w:pPr>
            <w:del w:id="6519" w:author="Camilo Andrés Díaz Gómez" w:date="2023-03-22T16:07:00Z">
              <w:r w:rsidRPr="00BD3055" w:rsidDel="00AC0D41">
                <w:rPr>
                  <w:rFonts w:cs="Times New Roman"/>
                  <w:color w:val="000000"/>
                  <w:sz w:val="20"/>
                  <w:szCs w:val="20"/>
                  <w:rPrChange w:id="6520" w:author="Camilo Andrés Díaz Gómez" w:date="2023-03-14T19:47:00Z">
                    <w:rPr>
                      <w:rFonts w:ascii="Calibri" w:hAnsi="Calibri" w:cs="Calibri"/>
                      <w:color w:val="000000"/>
                      <w:sz w:val="20"/>
                      <w:szCs w:val="20"/>
                    </w:rPr>
                  </w:rPrChange>
                </w:rPr>
                <w:delText>15,0269089</w:delText>
              </w:r>
            </w:del>
          </w:p>
        </w:tc>
        <w:tc>
          <w:tcPr>
            <w:tcW w:w="1417" w:type="dxa"/>
            <w:vAlign w:val="bottom"/>
            <w:tcPrChange w:id="6521" w:author="Camilo Andrés Díaz Gómez" w:date="2023-03-22T16:08:00Z">
              <w:tcPr>
                <w:tcW w:w="1417" w:type="dxa"/>
                <w:vAlign w:val="bottom"/>
              </w:tcPr>
            </w:tcPrChange>
          </w:tcPr>
          <w:p w14:paraId="43F7878C" w14:textId="596F6DBD" w:rsidR="00776339" w:rsidRPr="00BD3055" w:rsidDel="00776339" w:rsidRDefault="00776339" w:rsidP="00776339">
            <w:pPr>
              <w:rPr>
                <w:del w:id="6522" w:author="Camilo Andrés Díaz Gómez" w:date="2023-03-22T16:08:00Z"/>
                <w:rFonts w:cs="Times New Roman"/>
                <w:sz w:val="20"/>
                <w:szCs w:val="20"/>
              </w:rPr>
            </w:pPr>
            <w:del w:id="6523" w:author="Camilo Andrés Díaz Gómez" w:date="2023-03-22T16:08:00Z">
              <w:r w:rsidRPr="00BD3055" w:rsidDel="00D41E19">
                <w:rPr>
                  <w:rFonts w:cs="Times New Roman"/>
                  <w:color w:val="000000"/>
                  <w:sz w:val="20"/>
                  <w:szCs w:val="20"/>
                  <w:rPrChange w:id="6524" w:author="Camilo Andrés Díaz Gómez" w:date="2023-03-14T19:47:00Z">
                    <w:rPr>
                      <w:rFonts w:ascii="Calibri" w:hAnsi="Calibri" w:cs="Calibri"/>
                      <w:color w:val="000000"/>
                      <w:sz w:val="20"/>
                      <w:szCs w:val="20"/>
                    </w:rPr>
                  </w:rPrChange>
                </w:rPr>
                <w:delText>14,22142857</w:delText>
              </w:r>
            </w:del>
          </w:p>
        </w:tc>
        <w:tc>
          <w:tcPr>
            <w:tcW w:w="1488" w:type="dxa"/>
            <w:vAlign w:val="bottom"/>
            <w:tcPrChange w:id="6525" w:author="Camilo Andrés Díaz Gómez" w:date="2023-03-22T16:08:00Z">
              <w:tcPr>
                <w:tcW w:w="1488" w:type="dxa"/>
              </w:tcPr>
            </w:tcPrChange>
          </w:tcPr>
          <w:p w14:paraId="0BC3C926" w14:textId="68A60239" w:rsidR="00776339" w:rsidRPr="00776339" w:rsidDel="00776339" w:rsidRDefault="00776339" w:rsidP="00776339">
            <w:pPr>
              <w:rPr>
                <w:del w:id="6526" w:author="Camilo Andrés Díaz Gómez" w:date="2023-03-22T16:08:00Z"/>
                <w:rFonts w:cs="Times New Roman"/>
                <w:color w:val="000000"/>
                <w:sz w:val="20"/>
                <w:szCs w:val="20"/>
              </w:rPr>
            </w:pPr>
          </w:p>
        </w:tc>
        <w:tc>
          <w:tcPr>
            <w:tcW w:w="322" w:type="dxa"/>
            <w:tcPrChange w:id="6527" w:author="Camilo Andrés Díaz Gómez" w:date="2023-03-22T16:08:00Z">
              <w:tcPr>
                <w:tcW w:w="322" w:type="dxa"/>
              </w:tcPr>
            </w:tcPrChange>
          </w:tcPr>
          <w:p w14:paraId="2CDE8096" w14:textId="43B044AF" w:rsidR="00776339" w:rsidRPr="00776339" w:rsidDel="00776339" w:rsidRDefault="00776339" w:rsidP="00776339">
            <w:pPr>
              <w:rPr>
                <w:del w:id="6528" w:author="Camilo Andrés Díaz Gómez" w:date="2023-03-22T16:08:00Z"/>
                <w:rFonts w:cs="Times New Roman"/>
                <w:color w:val="000000"/>
                <w:sz w:val="20"/>
                <w:szCs w:val="20"/>
              </w:rPr>
            </w:pPr>
          </w:p>
        </w:tc>
        <w:tc>
          <w:tcPr>
            <w:tcW w:w="322" w:type="dxa"/>
            <w:tcPrChange w:id="6529" w:author="Camilo Andrés Díaz Gómez" w:date="2023-03-22T16:08:00Z">
              <w:tcPr>
                <w:tcW w:w="322" w:type="dxa"/>
              </w:tcPr>
            </w:tcPrChange>
          </w:tcPr>
          <w:p w14:paraId="29EBE3D6" w14:textId="5C47D0B4" w:rsidR="00776339" w:rsidRPr="00776339" w:rsidDel="00776339" w:rsidRDefault="00776339" w:rsidP="00776339">
            <w:pPr>
              <w:rPr>
                <w:del w:id="6530" w:author="Camilo Andrés Díaz Gómez" w:date="2023-03-22T16:08:00Z"/>
                <w:rFonts w:cs="Times New Roman"/>
                <w:color w:val="000000"/>
                <w:sz w:val="20"/>
                <w:szCs w:val="20"/>
              </w:rPr>
            </w:pPr>
          </w:p>
        </w:tc>
        <w:tc>
          <w:tcPr>
            <w:tcW w:w="322" w:type="dxa"/>
            <w:tcPrChange w:id="6531" w:author="Camilo Andrés Díaz Gómez" w:date="2023-03-22T16:08:00Z">
              <w:tcPr>
                <w:tcW w:w="322" w:type="dxa"/>
              </w:tcPr>
            </w:tcPrChange>
          </w:tcPr>
          <w:p w14:paraId="56B12934" w14:textId="4A1E6F25" w:rsidR="00776339" w:rsidRPr="00776339" w:rsidDel="00776339" w:rsidRDefault="00776339" w:rsidP="00776339">
            <w:pPr>
              <w:rPr>
                <w:del w:id="6532" w:author="Camilo Andrés Díaz Gómez" w:date="2023-03-22T16:08:00Z"/>
                <w:rFonts w:cs="Times New Roman"/>
                <w:color w:val="000000"/>
                <w:sz w:val="20"/>
                <w:szCs w:val="20"/>
              </w:rPr>
            </w:pPr>
          </w:p>
        </w:tc>
      </w:tr>
      <w:tr w:rsidR="00776339" w:rsidRPr="00BD3055" w:rsidDel="00776339" w14:paraId="7BEAD189" w14:textId="301BA903" w:rsidTr="00D00600">
        <w:tblPrEx>
          <w:tblW w:w="0" w:type="auto"/>
          <w:tblInd w:w="0" w:type="dxa"/>
          <w:tblLayout w:type="fixed"/>
          <w:tblPrExChange w:id="6533" w:author="Camilo Andrés Díaz Gómez" w:date="2023-03-22T16:08:00Z">
            <w:tblPrEx>
              <w:tblW w:w="0" w:type="auto"/>
              <w:tblInd w:w="0" w:type="dxa"/>
              <w:tblLayout w:type="fixed"/>
            </w:tblPrEx>
          </w:tblPrExChange>
        </w:tblPrEx>
        <w:trPr>
          <w:del w:id="6534" w:author="Camilo Andrés Díaz Gómez" w:date="2023-03-22T16:08:00Z"/>
        </w:trPr>
        <w:tc>
          <w:tcPr>
            <w:tcW w:w="530" w:type="dxa"/>
            <w:vAlign w:val="bottom"/>
            <w:tcPrChange w:id="6535" w:author="Camilo Andrés Díaz Gómez" w:date="2023-03-22T16:08:00Z">
              <w:tcPr>
                <w:tcW w:w="530" w:type="dxa"/>
                <w:vAlign w:val="bottom"/>
              </w:tcPr>
            </w:tcPrChange>
          </w:tcPr>
          <w:p w14:paraId="0F6005E1" w14:textId="205213FF" w:rsidR="00776339" w:rsidRPr="00BD3055" w:rsidDel="00776339" w:rsidRDefault="00776339" w:rsidP="00776339">
            <w:pPr>
              <w:rPr>
                <w:del w:id="6536" w:author="Camilo Andrés Díaz Gómez" w:date="2023-03-22T16:08:00Z"/>
                <w:rFonts w:cs="Times New Roman"/>
                <w:sz w:val="20"/>
                <w:szCs w:val="20"/>
              </w:rPr>
            </w:pPr>
            <w:del w:id="6537" w:author="Camilo Andrés Díaz Gómez" w:date="2023-03-22T16:08:00Z">
              <w:r w:rsidRPr="00BD3055" w:rsidDel="00776339">
                <w:rPr>
                  <w:rFonts w:cs="Times New Roman"/>
                  <w:color w:val="000000"/>
                  <w:sz w:val="22"/>
                  <w:rPrChange w:id="6538" w:author="Camilo Andrés Díaz Gómez" w:date="2023-03-14T19:47:00Z">
                    <w:rPr>
                      <w:rFonts w:ascii="Calibri" w:hAnsi="Calibri" w:cs="Calibri"/>
                      <w:color w:val="000000"/>
                      <w:sz w:val="22"/>
                    </w:rPr>
                  </w:rPrChange>
                </w:rPr>
                <w:delText>7</w:delText>
              </w:r>
            </w:del>
          </w:p>
        </w:tc>
        <w:tc>
          <w:tcPr>
            <w:tcW w:w="1450" w:type="dxa"/>
            <w:vAlign w:val="bottom"/>
            <w:tcPrChange w:id="6539" w:author="Camilo Andrés Díaz Gómez" w:date="2023-03-22T16:08:00Z">
              <w:tcPr>
                <w:tcW w:w="1450" w:type="dxa"/>
                <w:vAlign w:val="bottom"/>
              </w:tcPr>
            </w:tcPrChange>
          </w:tcPr>
          <w:p w14:paraId="71CE35B1" w14:textId="30FAB4C0" w:rsidR="00776339" w:rsidRPr="00BD3055" w:rsidDel="00776339" w:rsidRDefault="00776339" w:rsidP="00776339">
            <w:pPr>
              <w:rPr>
                <w:del w:id="6540" w:author="Camilo Andrés Díaz Gómez" w:date="2023-03-22T16:08:00Z"/>
                <w:rFonts w:cs="Times New Roman"/>
                <w:sz w:val="20"/>
                <w:szCs w:val="20"/>
              </w:rPr>
            </w:pPr>
            <w:del w:id="6541" w:author="Camilo Andrés Díaz Gómez" w:date="2023-03-22T16:06:00Z">
              <w:r w:rsidRPr="00BD3055" w:rsidDel="0066355F">
                <w:rPr>
                  <w:rFonts w:cs="Times New Roman"/>
                  <w:color w:val="000000"/>
                  <w:sz w:val="20"/>
                  <w:szCs w:val="20"/>
                  <w:rPrChange w:id="6542" w:author="Camilo Andrés Díaz Gómez" w:date="2023-03-14T19:47:00Z">
                    <w:rPr>
                      <w:rFonts w:ascii="Calibri" w:hAnsi="Calibri" w:cs="Calibri"/>
                      <w:color w:val="000000"/>
                      <w:sz w:val="20"/>
                      <w:szCs w:val="20"/>
                    </w:rPr>
                  </w:rPrChange>
                </w:rPr>
                <w:delText>15,44891863</w:delText>
              </w:r>
            </w:del>
          </w:p>
        </w:tc>
        <w:tc>
          <w:tcPr>
            <w:tcW w:w="1559" w:type="dxa"/>
            <w:vAlign w:val="bottom"/>
            <w:tcPrChange w:id="6543" w:author="Camilo Andrés Díaz Gómez" w:date="2023-03-22T16:08:00Z">
              <w:tcPr>
                <w:tcW w:w="1559" w:type="dxa"/>
                <w:vAlign w:val="bottom"/>
              </w:tcPr>
            </w:tcPrChange>
          </w:tcPr>
          <w:p w14:paraId="0EEEC6E8" w14:textId="7E49ED04" w:rsidR="00776339" w:rsidRPr="00BD3055" w:rsidDel="00776339" w:rsidRDefault="00776339" w:rsidP="00776339">
            <w:pPr>
              <w:rPr>
                <w:del w:id="6544" w:author="Camilo Andrés Díaz Gómez" w:date="2023-03-22T16:08:00Z"/>
                <w:rFonts w:cs="Times New Roman"/>
                <w:sz w:val="20"/>
                <w:szCs w:val="20"/>
              </w:rPr>
            </w:pPr>
            <w:del w:id="6545" w:author="Camilo Andrés Díaz Gómez" w:date="2023-03-22T16:07:00Z">
              <w:r w:rsidRPr="00BD3055" w:rsidDel="0052638D">
                <w:rPr>
                  <w:rFonts w:cs="Times New Roman"/>
                  <w:color w:val="000000"/>
                  <w:sz w:val="20"/>
                  <w:szCs w:val="20"/>
                  <w:rPrChange w:id="6546" w:author="Camilo Andrés Díaz Gómez" w:date="2023-03-14T19:47:00Z">
                    <w:rPr>
                      <w:rFonts w:ascii="Calibri" w:hAnsi="Calibri" w:cs="Calibri"/>
                      <w:color w:val="000000"/>
                      <w:sz w:val="20"/>
                      <w:szCs w:val="20"/>
                    </w:rPr>
                  </w:rPrChange>
                </w:rPr>
                <w:delText>14,76535354</w:delText>
              </w:r>
            </w:del>
          </w:p>
        </w:tc>
        <w:tc>
          <w:tcPr>
            <w:tcW w:w="1418" w:type="dxa"/>
            <w:vAlign w:val="bottom"/>
            <w:tcPrChange w:id="6547" w:author="Camilo Andrés Díaz Gómez" w:date="2023-03-22T16:08:00Z">
              <w:tcPr>
                <w:tcW w:w="1418" w:type="dxa"/>
                <w:vAlign w:val="bottom"/>
              </w:tcPr>
            </w:tcPrChange>
          </w:tcPr>
          <w:p w14:paraId="795172A4" w14:textId="022CD03B" w:rsidR="00776339" w:rsidRPr="00BD3055" w:rsidDel="00776339" w:rsidRDefault="00776339" w:rsidP="00776339">
            <w:pPr>
              <w:rPr>
                <w:del w:id="6548" w:author="Camilo Andrés Díaz Gómez" w:date="2023-03-22T16:08:00Z"/>
                <w:rFonts w:cs="Times New Roman"/>
                <w:sz w:val="20"/>
                <w:szCs w:val="20"/>
              </w:rPr>
            </w:pPr>
            <w:del w:id="6549" w:author="Camilo Andrés Díaz Gómez" w:date="2023-03-22T16:07:00Z">
              <w:r w:rsidRPr="00BD3055" w:rsidDel="00AC0D41">
                <w:rPr>
                  <w:rFonts w:cs="Times New Roman"/>
                  <w:color w:val="000000"/>
                  <w:sz w:val="20"/>
                  <w:szCs w:val="20"/>
                  <w:rPrChange w:id="6550" w:author="Camilo Andrés Díaz Gómez" w:date="2023-03-14T19:47:00Z">
                    <w:rPr>
                      <w:rFonts w:ascii="Calibri" w:hAnsi="Calibri" w:cs="Calibri"/>
                      <w:color w:val="000000"/>
                      <w:sz w:val="20"/>
                      <w:szCs w:val="20"/>
                    </w:rPr>
                  </w:rPrChange>
                </w:rPr>
                <w:delText>15,78945256</w:delText>
              </w:r>
            </w:del>
          </w:p>
        </w:tc>
        <w:tc>
          <w:tcPr>
            <w:tcW w:w="1417" w:type="dxa"/>
            <w:vAlign w:val="bottom"/>
            <w:tcPrChange w:id="6551" w:author="Camilo Andrés Díaz Gómez" w:date="2023-03-22T16:08:00Z">
              <w:tcPr>
                <w:tcW w:w="1417" w:type="dxa"/>
                <w:vAlign w:val="bottom"/>
              </w:tcPr>
            </w:tcPrChange>
          </w:tcPr>
          <w:p w14:paraId="44A7FEE8" w14:textId="1C3BD0FB" w:rsidR="00776339" w:rsidRPr="00BD3055" w:rsidDel="00776339" w:rsidRDefault="00776339" w:rsidP="00776339">
            <w:pPr>
              <w:rPr>
                <w:del w:id="6552" w:author="Camilo Andrés Díaz Gómez" w:date="2023-03-22T16:08:00Z"/>
                <w:rFonts w:cs="Times New Roman"/>
                <w:sz w:val="20"/>
                <w:szCs w:val="20"/>
              </w:rPr>
            </w:pPr>
            <w:del w:id="6553" w:author="Camilo Andrés Díaz Gómez" w:date="2023-03-22T16:08:00Z">
              <w:r w:rsidRPr="00BD3055" w:rsidDel="00D41E19">
                <w:rPr>
                  <w:rFonts w:cs="Times New Roman"/>
                  <w:color w:val="000000"/>
                  <w:sz w:val="20"/>
                  <w:szCs w:val="20"/>
                  <w:rPrChange w:id="6554" w:author="Camilo Andrés Díaz Gómez" w:date="2023-03-14T19:47:00Z">
                    <w:rPr>
                      <w:rFonts w:ascii="Calibri" w:hAnsi="Calibri" w:cs="Calibri"/>
                      <w:color w:val="000000"/>
                      <w:sz w:val="20"/>
                      <w:szCs w:val="20"/>
                    </w:rPr>
                  </w:rPrChange>
                </w:rPr>
                <w:delText>14,90444444</w:delText>
              </w:r>
            </w:del>
          </w:p>
        </w:tc>
        <w:tc>
          <w:tcPr>
            <w:tcW w:w="1488" w:type="dxa"/>
            <w:vAlign w:val="bottom"/>
            <w:tcPrChange w:id="6555" w:author="Camilo Andrés Díaz Gómez" w:date="2023-03-22T16:08:00Z">
              <w:tcPr>
                <w:tcW w:w="1488" w:type="dxa"/>
              </w:tcPr>
            </w:tcPrChange>
          </w:tcPr>
          <w:p w14:paraId="6D4F01E4" w14:textId="79FDF021" w:rsidR="00776339" w:rsidRPr="00776339" w:rsidDel="00776339" w:rsidRDefault="00776339" w:rsidP="00776339">
            <w:pPr>
              <w:rPr>
                <w:del w:id="6556" w:author="Camilo Andrés Díaz Gómez" w:date="2023-03-22T16:08:00Z"/>
                <w:rFonts w:cs="Times New Roman"/>
                <w:color w:val="000000"/>
                <w:sz w:val="20"/>
                <w:szCs w:val="20"/>
              </w:rPr>
            </w:pPr>
          </w:p>
        </w:tc>
        <w:tc>
          <w:tcPr>
            <w:tcW w:w="322" w:type="dxa"/>
            <w:tcPrChange w:id="6557" w:author="Camilo Andrés Díaz Gómez" w:date="2023-03-22T16:08:00Z">
              <w:tcPr>
                <w:tcW w:w="322" w:type="dxa"/>
              </w:tcPr>
            </w:tcPrChange>
          </w:tcPr>
          <w:p w14:paraId="33D05B9B" w14:textId="1DF21A2D" w:rsidR="00776339" w:rsidRPr="00776339" w:rsidDel="00776339" w:rsidRDefault="00776339" w:rsidP="00776339">
            <w:pPr>
              <w:rPr>
                <w:del w:id="6558" w:author="Camilo Andrés Díaz Gómez" w:date="2023-03-22T16:08:00Z"/>
                <w:rFonts w:cs="Times New Roman"/>
                <w:color w:val="000000"/>
                <w:sz w:val="20"/>
                <w:szCs w:val="20"/>
              </w:rPr>
            </w:pPr>
          </w:p>
        </w:tc>
        <w:tc>
          <w:tcPr>
            <w:tcW w:w="322" w:type="dxa"/>
            <w:tcPrChange w:id="6559" w:author="Camilo Andrés Díaz Gómez" w:date="2023-03-22T16:08:00Z">
              <w:tcPr>
                <w:tcW w:w="322" w:type="dxa"/>
              </w:tcPr>
            </w:tcPrChange>
          </w:tcPr>
          <w:p w14:paraId="10BB9B7B" w14:textId="6BE2F14F" w:rsidR="00776339" w:rsidRPr="00776339" w:rsidDel="00776339" w:rsidRDefault="00776339" w:rsidP="00776339">
            <w:pPr>
              <w:rPr>
                <w:del w:id="6560" w:author="Camilo Andrés Díaz Gómez" w:date="2023-03-22T16:08:00Z"/>
                <w:rFonts w:cs="Times New Roman"/>
                <w:color w:val="000000"/>
                <w:sz w:val="20"/>
                <w:szCs w:val="20"/>
              </w:rPr>
            </w:pPr>
          </w:p>
        </w:tc>
        <w:tc>
          <w:tcPr>
            <w:tcW w:w="322" w:type="dxa"/>
            <w:tcPrChange w:id="6561" w:author="Camilo Andrés Díaz Gómez" w:date="2023-03-22T16:08:00Z">
              <w:tcPr>
                <w:tcW w:w="322" w:type="dxa"/>
              </w:tcPr>
            </w:tcPrChange>
          </w:tcPr>
          <w:p w14:paraId="75A6795F" w14:textId="7C50500B" w:rsidR="00776339" w:rsidRPr="00776339" w:rsidDel="00776339" w:rsidRDefault="00776339" w:rsidP="00776339">
            <w:pPr>
              <w:rPr>
                <w:del w:id="6562" w:author="Camilo Andrés Díaz Gómez" w:date="2023-03-22T16:08:00Z"/>
                <w:rFonts w:cs="Times New Roman"/>
                <w:color w:val="000000"/>
                <w:sz w:val="20"/>
                <w:szCs w:val="20"/>
              </w:rPr>
            </w:pPr>
          </w:p>
        </w:tc>
      </w:tr>
      <w:tr w:rsidR="00776339" w:rsidRPr="00BD3055" w:rsidDel="00776339" w14:paraId="3F318668" w14:textId="260BAE36" w:rsidTr="00D00600">
        <w:tblPrEx>
          <w:tblW w:w="0" w:type="auto"/>
          <w:tblInd w:w="0" w:type="dxa"/>
          <w:tblLayout w:type="fixed"/>
          <w:tblPrExChange w:id="6563" w:author="Camilo Andrés Díaz Gómez" w:date="2023-03-22T16:08:00Z">
            <w:tblPrEx>
              <w:tblW w:w="0" w:type="auto"/>
              <w:tblInd w:w="0" w:type="dxa"/>
              <w:tblLayout w:type="fixed"/>
            </w:tblPrEx>
          </w:tblPrExChange>
        </w:tblPrEx>
        <w:trPr>
          <w:del w:id="6564" w:author="Camilo Andrés Díaz Gómez" w:date="2023-03-22T16:08:00Z"/>
        </w:trPr>
        <w:tc>
          <w:tcPr>
            <w:tcW w:w="530" w:type="dxa"/>
            <w:vAlign w:val="bottom"/>
            <w:tcPrChange w:id="6565" w:author="Camilo Andrés Díaz Gómez" w:date="2023-03-22T16:08:00Z">
              <w:tcPr>
                <w:tcW w:w="530" w:type="dxa"/>
                <w:vAlign w:val="bottom"/>
              </w:tcPr>
            </w:tcPrChange>
          </w:tcPr>
          <w:p w14:paraId="3AF571B7" w14:textId="2FC15508" w:rsidR="00776339" w:rsidRPr="00BD3055" w:rsidDel="00776339" w:rsidRDefault="00776339" w:rsidP="00776339">
            <w:pPr>
              <w:rPr>
                <w:del w:id="6566" w:author="Camilo Andrés Díaz Gómez" w:date="2023-03-22T16:08:00Z"/>
                <w:rFonts w:cs="Times New Roman"/>
                <w:sz w:val="20"/>
                <w:szCs w:val="20"/>
              </w:rPr>
            </w:pPr>
            <w:del w:id="6567" w:author="Camilo Andrés Díaz Gómez" w:date="2023-03-22T16:08:00Z">
              <w:r w:rsidRPr="00BD3055" w:rsidDel="00776339">
                <w:rPr>
                  <w:rFonts w:cs="Times New Roman"/>
                  <w:color w:val="000000"/>
                  <w:sz w:val="22"/>
                  <w:rPrChange w:id="6568" w:author="Camilo Andrés Díaz Gómez" w:date="2023-03-14T19:47:00Z">
                    <w:rPr>
                      <w:rFonts w:ascii="Calibri" w:hAnsi="Calibri" w:cs="Calibri"/>
                      <w:color w:val="000000"/>
                      <w:sz w:val="22"/>
                    </w:rPr>
                  </w:rPrChange>
                </w:rPr>
                <w:delText>8</w:delText>
              </w:r>
            </w:del>
          </w:p>
        </w:tc>
        <w:tc>
          <w:tcPr>
            <w:tcW w:w="1450" w:type="dxa"/>
            <w:vAlign w:val="bottom"/>
            <w:tcPrChange w:id="6569" w:author="Camilo Andrés Díaz Gómez" w:date="2023-03-22T16:08:00Z">
              <w:tcPr>
                <w:tcW w:w="1450" w:type="dxa"/>
                <w:vAlign w:val="bottom"/>
              </w:tcPr>
            </w:tcPrChange>
          </w:tcPr>
          <w:p w14:paraId="75183C17" w14:textId="29DAD299" w:rsidR="00776339" w:rsidRPr="00BD3055" w:rsidDel="00776339" w:rsidRDefault="00776339" w:rsidP="00776339">
            <w:pPr>
              <w:rPr>
                <w:del w:id="6570" w:author="Camilo Andrés Díaz Gómez" w:date="2023-03-22T16:08:00Z"/>
                <w:rFonts w:cs="Times New Roman"/>
                <w:sz w:val="20"/>
                <w:szCs w:val="20"/>
              </w:rPr>
            </w:pPr>
            <w:del w:id="6571" w:author="Camilo Andrés Díaz Gómez" w:date="2023-03-22T16:06:00Z">
              <w:r w:rsidRPr="00BD3055" w:rsidDel="0066355F">
                <w:rPr>
                  <w:rFonts w:cs="Times New Roman"/>
                  <w:color w:val="000000"/>
                  <w:sz w:val="20"/>
                  <w:szCs w:val="20"/>
                  <w:rPrChange w:id="6572" w:author="Camilo Andrés Díaz Gómez" w:date="2023-03-14T19:47:00Z">
                    <w:rPr>
                      <w:rFonts w:ascii="Calibri" w:hAnsi="Calibri" w:cs="Calibri"/>
                      <w:color w:val="000000"/>
                      <w:sz w:val="20"/>
                      <w:szCs w:val="20"/>
                    </w:rPr>
                  </w:rPrChange>
                </w:rPr>
                <w:delText>16,22580546</w:delText>
              </w:r>
            </w:del>
          </w:p>
        </w:tc>
        <w:tc>
          <w:tcPr>
            <w:tcW w:w="1559" w:type="dxa"/>
            <w:vAlign w:val="bottom"/>
            <w:tcPrChange w:id="6573" w:author="Camilo Andrés Díaz Gómez" w:date="2023-03-22T16:08:00Z">
              <w:tcPr>
                <w:tcW w:w="1559" w:type="dxa"/>
                <w:vAlign w:val="bottom"/>
              </w:tcPr>
            </w:tcPrChange>
          </w:tcPr>
          <w:p w14:paraId="3DC62A8D" w14:textId="59326AF2" w:rsidR="00776339" w:rsidRPr="00BD3055" w:rsidDel="00776339" w:rsidRDefault="00776339" w:rsidP="00776339">
            <w:pPr>
              <w:rPr>
                <w:del w:id="6574" w:author="Camilo Andrés Díaz Gómez" w:date="2023-03-22T16:08:00Z"/>
                <w:rFonts w:cs="Times New Roman"/>
                <w:sz w:val="20"/>
                <w:szCs w:val="20"/>
              </w:rPr>
            </w:pPr>
            <w:del w:id="6575" w:author="Camilo Andrés Díaz Gómez" w:date="2023-03-22T16:07:00Z">
              <w:r w:rsidRPr="00BD3055" w:rsidDel="0052638D">
                <w:rPr>
                  <w:rFonts w:cs="Times New Roman"/>
                  <w:color w:val="000000"/>
                  <w:sz w:val="20"/>
                  <w:szCs w:val="20"/>
                  <w:rPrChange w:id="6576" w:author="Camilo Andrés Díaz Gómez" w:date="2023-03-14T19:47:00Z">
                    <w:rPr>
                      <w:rFonts w:ascii="Calibri" w:hAnsi="Calibri" w:cs="Calibri"/>
                      <w:color w:val="000000"/>
                      <w:sz w:val="20"/>
                      <w:szCs w:val="20"/>
                    </w:rPr>
                  </w:rPrChange>
                </w:rPr>
                <w:delText>14,75277778</w:delText>
              </w:r>
            </w:del>
          </w:p>
        </w:tc>
        <w:tc>
          <w:tcPr>
            <w:tcW w:w="1418" w:type="dxa"/>
            <w:vAlign w:val="bottom"/>
            <w:tcPrChange w:id="6577" w:author="Camilo Andrés Díaz Gómez" w:date="2023-03-22T16:08:00Z">
              <w:tcPr>
                <w:tcW w:w="1418" w:type="dxa"/>
                <w:vAlign w:val="bottom"/>
              </w:tcPr>
            </w:tcPrChange>
          </w:tcPr>
          <w:p w14:paraId="765B4826" w14:textId="21201302" w:rsidR="00776339" w:rsidRPr="00BD3055" w:rsidDel="00776339" w:rsidRDefault="00776339" w:rsidP="00776339">
            <w:pPr>
              <w:rPr>
                <w:del w:id="6578" w:author="Camilo Andrés Díaz Gómez" w:date="2023-03-22T16:08:00Z"/>
                <w:rFonts w:cs="Times New Roman"/>
                <w:sz w:val="20"/>
                <w:szCs w:val="20"/>
              </w:rPr>
            </w:pPr>
            <w:del w:id="6579" w:author="Camilo Andrés Díaz Gómez" w:date="2023-03-22T16:07:00Z">
              <w:r w:rsidRPr="00BD3055" w:rsidDel="00AC0D41">
                <w:rPr>
                  <w:rFonts w:cs="Times New Roman"/>
                  <w:color w:val="000000"/>
                  <w:sz w:val="20"/>
                  <w:szCs w:val="20"/>
                  <w:rPrChange w:id="6580" w:author="Camilo Andrés Díaz Gómez" w:date="2023-03-14T19:47:00Z">
                    <w:rPr>
                      <w:rFonts w:ascii="Calibri" w:hAnsi="Calibri" w:cs="Calibri"/>
                      <w:color w:val="000000"/>
                      <w:sz w:val="20"/>
                      <w:szCs w:val="20"/>
                    </w:rPr>
                  </w:rPrChange>
                </w:rPr>
                <w:delText>16,27810271</w:delText>
              </w:r>
            </w:del>
          </w:p>
        </w:tc>
        <w:tc>
          <w:tcPr>
            <w:tcW w:w="1417" w:type="dxa"/>
            <w:vAlign w:val="bottom"/>
            <w:tcPrChange w:id="6581" w:author="Camilo Andrés Díaz Gómez" w:date="2023-03-22T16:08:00Z">
              <w:tcPr>
                <w:tcW w:w="1417" w:type="dxa"/>
                <w:vAlign w:val="bottom"/>
              </w:tcPr>
            </w:tcPrChange>
          </w:tcPr>
          <w:p w14:paraId="26EBCD59" w14:textId="39CA0A26" w:rsidR="00776339" w:rsidRPr="00BD3055" w:rsidDel="00776339" w:rsidRDefault="00776339" w:rsidP="00776339">
            <w:pPr>
              <w:rPr>
                <w:del w:id="6582" w:author="Camilo Andrés Díaz Gómez" w:date="2023-03-22T16:08:00Z"/>
                <w:rFonts w:cs="Times New Roman"/>
                <w:sz w:val="20"/>
                <w:szCs w:val="20"/>
              </w:rPr>
            </w:pPr>
            <w:del w:id="6583" w:author="Camilo Andrés Díaz Gómez" w:date="2023-03-22T16:08:00Z">
              <w:r w:rsidRPr="00BD3055" w:rsidDel="00D41E19">
                <w:rPr>
                  <w:rFonts w:cs="Times New Roman"/>
                  <w:color w:val="000000"/>
                  <w:sz w:val="20"/>
                  <w:szCs w:val="20"/>
                  <w:rPrChange w:id="6584" w:author="Camilo Andrés Díaz Gómez" w:date="2023-03-14T19:47:00Z">
                    <w:rPr>
                      <w:rFonts w:ascii="Calibri" w:hAnsi="Calibri" w:cs="Calibri"/>
                      <w:color w:val="000000"/>
                      <w:sz w:val="20"/>
                      <w:szCs w:val="20"/>
                    </w:rPr>
                  </w:rPrChange>
                </w:rPr>
                <w:delText>14,77222222</w:delText>
              </w:r>
            </w:del>
          </w:p>
        </w:tc>
        <w:tc>
          <w:tcPr>
            <w:tcW w:w="1488" w:type="dxa"/>
            <w:vAlign w:val="bottom"/>
            <w:tcPrChange w:id="6585" w:author="Camilo Andrés Díaz Gómez" w:date="2023-03-22T16:08:00Z">
              <w:tcPr>
                <w:tcW w:w="1488" w:type="dxa"/>
              </w:tcPr>
            </w:tcPrChange>
          </w:tcPr>
          <w:p w14:paraId="6020FA9E" w14:textId="31511B90" w:rsidR="00776339" w:rsidRPr="00776339" w:rsidDel="00776339" w:rsidRDefault="00776339" w:rsidP="00776339">
            <w:pPr>
              <w:rPr>
                <w:del w:id="6586" w:author="Camilo Andrés Díaz Gómez" w:date="2023-03-22T16:08:00Z"/>
                <w:rFonts w:cs="Times New Roman"/>
                <w:color w:val="000000"/>
                <w:sz w:val="20"/>
                <w:szCs w:val="20"/>
              </w:rPr>
            </w:pPr>
          </w:p>
        </w:tc>
        <w:tc>
          <w:tcPr>
            <w:tcW w:w="322" w:type="dxa"/>
            <w:tcPrChange w:id="6587" w:author="Camilo Andrés Díaz Gómez" w:date="2023-03-22T16:08:00Z">
              <w:tcPr>
                <w:tcW w:w="322" w:type="dxa"/>
              </w:tcPr>
            </w:tcPrChange>
          </w:tcPr>
          <w:p w14:paraId="3617DB11" w14:textId="0F9B28C6" w:rsidR="00776339" w:rsidRPr="00776339" w:rsidDel="00776339" w:rsidRDefault="00776339" w:rsidP="00776339">
            <w:pPr>
              <w:rPr>
                <w:del w:id="6588" w:author="Camilo Andrés Díaz Gómez" w:date="2023-03-22T16:08:00Z"/>
                <w:rFonts w:cs="Times New Roman"/>
                <w:color w:val="000000"/>
                <w:sz w:val="20"/>
                <w:szCs w:val="20"/>
              </w:rPr>
            </w:pPr>
          </w:p>
        </w:tc>
        <w:tc>
          <w:tcPr>
            <w:tcW w:w="322" w:type="dxa"/>
            <w:tcPrChange w:id="6589" w:author="Camilo Andrés Díaz Gómez" w:date="2023-03-22T16:08:00Z">
              <w:tcPr>
                <w:tcW w:w="322" w:type="dxa"/>
              </w:tcPr>
            </w:tcPrChange>
          </w:tcPr>
          <w:p w14:paraId="5E07851E" w14:textId="4E77F604" w:rsidR="00776339" w:rsidRPr="00776339" w:rsidDel="00776339" w:rsidRDefault="00776339" w:rsidP="00776339">
            <w:pPr>
              <w:rPr>
                <w:del w:id="6590" w:author="Camilo Andrés Díaz Gómez" w:date="2023-03-22T16:08:00Z"/>
                <w:rFonts w:cs="Times New Roman"/>
                <w:color w:val="000000"/>
                <w:sz w:val="20"/>
                <w:szCs w:val="20"/>
              </w:rPr>
            </w:pPr>
          </w:p>
        </w:tc>
        <w:tc>
          <w:tcPr>
            <w:tcW w:w="322" w:type="dxa"/>
            <w:tcPrChange w:id="6591" w:author="Camilo Andrés Díaz Gómez" w:date="2023-03-22T16:08:00Z">
              <w:tcPr>
                <w:tcW w:w="322" w:type="dxa"/>
              </w:tcPr>
            </w:tcPrChange>
          </w:tcPr>
          <w:p w14:paraId="08FCD97A" w14:textId="6B25D93B" w:rsidR="00776339" w:rsidRPr="00776339" w:rsidDel="00776339" w:rsidRDefault="00776339" w:rsidP="00776339">
            <w:pPr>
              <w:rPr>
                <w:del w:id="6592" w:author="Camilo Andrés Díaz Gómez" w:date="2023-03-22T16:08:00Z"/>
                <w:rFonts w:cs="Times New Roman"/>
                <w:color w:val="000000"/>
                <w:sz w:val="20"/>
                <w:szCs w:val="20"/>
              </w:rPr>
            </w:pPr>
          </w:p>
        </w:tc>
      </w:tr>
      <w:tr w:rsidR="00776339" w:rsidRPr="00BD3055" w:rsidDel="00776339" w14:paraId="21E58755" w14:textId="0EFE7AAB" w:rsidTr="00D00600">
        <w:tblPrEx>
          <w:tblW w:w="0" w:type="auto"/>
          <w:tblInd w:w="0" w:type="dxa"/>
          <w:tblLayout w:type="fixed"/>
          <w:tblPrExChange w:id="6593" w:author="Camilo Andrés Díaz Gómez" w:date="2023-03-22T16:08:00Z">
            <w:tblPrEx>
              <w:tblW w:w="0" w:type="auto"/>
              <w:tblInd w:w="0" w:type="dxa"/>
              <w:tblLayout w:type="fixed"/>
            </w:tblPrEx>
          </w:tblPrExChange>
        </w:tblPrEx>
        <w:trPr>
          <w:del w:id="6594" w:author="Camilo Andrés Díaz Gómez" w:date="2023-03-22T16:08:00Z"/>
        </w:trPr>
        <w:tc>
          <w:tcPr>
            <w:tcW w:w="530" w:type="dxa"/>
            <w:vAlign w:val="bottom"/>
            <w:tcPrChange w:id="6595" w:author="Camilo Andrés Díaz Gómez" w:date="2023-03-22T16:08:00Z">
              <w:tcPr>
                <w:tcW w:w="530" w:type="dxa"/>
                <w:vAlign w:val="bottom"/>
              </w:tcPr>
            </w:tcPrChange>
          </w:tcPr>
          <w:p w14:paraId="3ABD049B" w14:textId="5BD71F8F" w:rsidR="00776339" w:rsidRPr="00BD3055" w:rsidDel="00776339" w:rsidRDefault="00776339" w:rsidP="00776339">
            <w:pPr>
              <w:rPr>
                <w:del w:id="6596" w:author="Camilo Andrés Díaz Gómez" w:date="2023-03-22T16:08:00Z"/>
                <w:rFonts w:cs="Times New Roman"/>
                <w:sz w:val="20"/>
                <w:szCs w:val="20"/>
              </w:rPr>
            </w:pPr>
            <w:del w:id="6597" w:author="Camilo Andrés Díaz Gómez" w:date="2023-03-22T16:08:00Z">
              <w:r w:rsidRPr="00BD3055" w:rsidDel="00776339">
                <w:rPr>
                  <w:rFonts w:cs="Times New Roman"/>
                  <w:color w:val="000000"/>
                  <w:sz w:val="22"/>
                  <w:rPrChange w:id="6598" w:author="Camilo Andrés Díaz Gómez" w:date="2023-03-14T19:47:00Z">
                    <w:rPr>
                      <w:rFonts w:ascii="Calibri" w:hAnsi="Calibri" w:cs="Calibri"/>
                      <w:color w:val="000000"/>
                      <w:sz w:val="22"/>
                    </w:rPr>
                  </w:rPrChange>
                </w:rPr>
                <w:delText>9</w:delText>
              </w:r>
            </w:del>
          </w:p>
        </w:tc>
        <w:tc>
          <w:tcPr>
            <w:tcW w:w="1450" w:type="dxa"/>
            <w:vAlign w:val="bottom"/>
            <w:tcPrChange w:id="6599" w:author="Camilo Andrés Díaz Gómez" w:date="2023-03-22T16:08:00Z">
              <w:tcPr>
                <w:tcW w:w="1450" w:type="dxa"/>
                <w:vAlign w:val="bottom"/>
              </w:tcPr>
            </w:tcPrChange>
          </w:tcPr>
          <w:p w14:paraId="00669198" w14:textId="1B637F86" w:rsidR="00776339" w:rsidRPr="00BD3055" w:rsidDel="00776339" w:rsidRDefault="00776339" w:rsidP="00776339">
            <w:pPr>
              <w:rPr>
                <w:del w:id="6600" w:author="Camilo Andrés Díaz Gómez" w:date="2023-03-22T16:08:00Z"/>
                <w:rFonts w:cs="Times New Roman"/>
                <w:sz w:val="20"/>
                <w:szCs w:val="20"/>
              </w:rPr>
            </w:pPr>
            <w:del w:id="6601" w:author="Camilo Andrés Díaz Gómez" w:date="2023-03-22T16:06:00Z">
              <w:r w:rsidRPr="00BD3055" w:rsidDel="0066355F">
                <w:rPr>
                  <w:rFonts w:cs="Times New Roman"/>
                  <w:color w:val="000000"/>
                  <w:sz w:val="20"/>
                  <w:szCs w:val="20"/>
                  <w:rPrChange w:id="6602" w:author="Camilo Andrés Díaz Gómez" w:date="2023-03-14T19:47:00Z">
                    <w:rPr>
                      <w:rFonts w:ascii="Calibri" w:hAnsi="Calibri" w:cs="Calibri"/>
                      <w:color w:val="000000"/>
                      <w:sz w:val="20"/>
                      <w:szCs w:val="20"/>
                    </w:rPr>
                  </w:rPrChange>
                </w:rPr>
                <w:delText>15,09425634</w:delText>
              </w:r>
            </w:del>
          </w:p>
        </w:tc>
        <w:tc>
          <w:tcPr>
            <w:tcW w:w="1559" w:type="dxa"/>
            <w:vAlign w:val="bottom"/>
            <w:tcPrChange w:id="6603" w:author="Camilo Andrés Díaz Gómez" w:date="2023-03-22T16:08:00Z">
              <w:tcPr>
                <w:tcW w:w="1559" w:type="dxa"/>
                <w:vAlign w:val="bottom"/>
              </w:tcPr>
            </w:tcPrChange>
          </w:tcPr>
          <w:p w14:paraId="79EC1B2E" w14:textId="0C9E1769" w:rsidR="00776339" w:rsidRPr="00BD3055" w:rsidDel="00776339" w:rsidRDefault="00776339" w:rsidP="00776339">
            <w:pPr>
              <w:rPr>
                <w:del w:id="6604" w:author="Camilo Andrés Díaz Gómez" w:date="2023-03-22T16:08:00Z"/>
                <w:rFonts w:cs="Times New Roman"/>
                <w:sz w:val="20"/>
                <w:szCs w:val="20"/>
              </w:rPr>
            </w:pPr>
            <w:del w:id="6605" w:author="Camilo Andrés Díaz Gómez" w:date="2023-03-22T16:07:00Z">
              <w:r w:rsidRPr="00BD3055" w:rsidDel="0052638D">
                <w:rPr>
                  <w:rFonts w:cs="Times New Roman"/>
                  <w:color w:val="000000"/>
                  <w:sz w:val="20"/>
                  <w:szCs w:val="20"/>
                  <w:rPrChange w:id="6606" w:author="Camilo Andrés Díaz Gómez" w:date="2023-03-14T19:47:00Z">
                    <w:rPr>
                      <w:rFonts w:ascii="Calibri" w:hAnsi="Calibri" w:cs="Calibri"/>
                      <w:color w:val="000000"/>
                      <w:sz w:val="20"/>
                      <w:szCs w:val="20"/>
                    </w:rPr>
                  </w:rPrChange>
                </w:rPr>
                <w:delText>14,76265783</w:delText>
              </w:r>
            </w:del>
          </w:p>
        </w:tc>
        <w:tc>
          <w:tcPr>
            <w:tcW w:w="1418" w:type="dxa"/>
            <w:vAlign w:val="bottom"/>
            <w:tcPrChange w:id="6607" w:author="Camilo Andrés Díaz Gómez" w:date="2023-03-22T16:08:00Z">
              <w:tcPr>
                <w:tcW w:w="1418" w:type="dxa"/>
                <w:vAlign w:val="bottom"/>
              </w:tcPr>
            </w:tcPrChange>
          </w:tcPr>
          <w:p w14:paraId="71DB9EEF" w14:textId="7655B8B0" w:rsidR="00776339" w:rsidRPr="00BD3055" w:rsidDel="00776339" w:rsidRDefault="00776339" w:rsidP="00776339">
            <w:pPr>
              <w:rPr>
                <w:del w:id="6608" w:author="Camilo Andrés Díaz Gómez" w:date="2023-03-22T16:08:00Z"/>
                <w:rFonts w:cs="Times New Roman"/>
                <w:sz w:val="20"/>
                <w:szCs w:val="20"/>
              </w:rPr>
            </w:pPr>
            <w:del w:id="6609" w:author="Camilo Andrés Díaz Gómez" w:date="2023-03-22T16:07:00Z">
              <w:r w:rsidRPr="00BD3055" w:rsidDel="00AC0D41">
                <w:rPr>
                  <w:rFonts w:cs="Times New Roman"/>
                  <w:color w:val="000000"/>
                  <w:sz w:val="20"/>
                  <w:szCs w:val="20"/>
                  <w:rPrChange w:id="6610" w:author="Camilo Andrés Díaz Gómez" w:date="2023-03-14T19:47:00Z">
                    <w:rPr>
                      <w:rFonts w:ascii="Calibri" w:hAnsi="Calibri" w:cs="Calibri"/>
                      <w:color w:val="000000"/>
                      <w:sz w:val="20"/>
                      <w:szCs w:val="20"/>
                    </w:rPr>
                  </w:rPrChange>
                </w:rPr>
                <w:delText>15,09664726</w:delText>
              </w:r>
            </w:del>
          </w:p>
        </w:tc>
        <w:tc>
          <w:tcPr>
            <w:tcW w:w="1417" w:type="dxa"/>
            <w:vAlign w:val="bottom"/>
            <w:tcPrChange w:id="6611" w:author="Camilo Andrés Díaz Gómez" w:date="2023-03-22T16:08:00Z">
              <w:tcPr>
                <w:tcW w:w="1417" w:type="dxa"/>
                <w:vAlign w:val="bottom"/>
              </w:tcPr>
            </w:tcPrChange>
          </w:tcPr>
          <w:p w14:paraId="116D1C5B" w14:textId="494A1FE5" w:rsidR="00776339" w:rsidRPr="00BD3055" w:rsidDel="00776339" w:rsidRDefault="00776339" w:rsidP="00776339">
            <w:pPr>
              <w:rPr>
                <w:del w:id="6612" w:author="Camilo Andrés Díaz Gómez" w:date="2023-03-22T16:08:00Z"/>
                <w:rFonts w:cs="Times New Roman"/>
                <w:sz w:val="20"/>
                <w:szCs w:val="20"/>
              </w:rPr>
            </w:pPr>
            <w:del w:id="6613" w:author="Camilo Andrés Díaz Gómez" w:date="2023-03-22T16:08:00Z">
              <w:r w:rsidRPr="00BD3055" w:rsidDel="00D41E19">
                <w:rPr>
                  <w:rFonts w:cs="Times New Roman"/>
                  <w:color w:val="000000"/>
                  <w:sz w:val="20"/>
                  <w:szCs w:val="20"/>
                  <w:rPrChange w:id="6614" w:author="Camilo Andrés Díaz Gómez" w:date="2023-03-14T19:47:00Z">
                    <w:rPr>
                      <w:rFonts w:ascii="Calibri" w:hAnsi="Calibri" w:cs="Calibri"/>
                      <w:color w:val="000000"/>
                      <w:sz w:val="20"/>
                      <w:szCs w:val="20"/>
                    </w:rPr>
                  </w:rPrChange>
                </w:rPr>
                <w:delText>13,27083333</w:delText>
              </w:r>
            </w:del>
          </w:p>
        </w:tc>
        <w:tc>
          <w:tcPr>
            <w:tcW w:w="1488" w:type="dxa"/>
            <w:vAlign w:val="bottom"/>
            <w:tcPrChange w:id="6615" w:author="Camilo Andrés Díaz Gómez" w:date="2023-03-22T16:08:00Z">
              <w:tcPr>
                <w:tcW w:w="1488" w:type="dxa"/>
              </w:tcPr>
            </w:tcPrChange>
          </w:tcPr>
          <w:p w14:paraId="404AB7C0" w14:textId="62AA836D" w:rsidR="00776339" w:rsidRPr="00776339" w:rsidDel="00776339" w:rsidRDefault="00776339" w:rsidP="00776339">
            <w:pPr>
              <w:rPr>
                <w:del w:id="6616" w:author="Camilo Andrés Díaz Gómez" w:date="2023-03-22T16:08:00Z"/>
                <w:rFonts w:cs="Times New Roman"/>
                <w:color w:val="000000"/>
                <w:sz w:val="20"/>
                <w:szCs w:val="20"/>
              </w:rPr>
            </w:pPr>
          </w:p>
        </w:tc>
        <w:tc>
          <w:tcPr>
            <w:tcW w:w="322" w:type="dxa"/>
            <w:tcPrChange w:id="6617" w:author="Camilo Andrés Díaz Gómez" w:date="2023-03-22T16:08:00Z">
              <w:tcPr>
                <w:tcW w:w="322" w:type="dxa"/>
              </w:tcPr>
            </w:tcPrChange>
          </w:tcPr>
          <w:p w14:paraId="3389A83F" w14:textId="4280E395" w:rsidR="00776339" w:rsidRPr="00776339" w:rsidDel="00776339" w:rsidRDefault="00776339" w:rsidP="00776339">
            <w:pPr>
              <w:rPr>
                <w:del w:id="6618" w:author="Camilo Andrés Díaz Gómez" w:date="2023-03-22T16:08:00Z"/>
                <w:rFonts w:cs="Times New Roman"/>
                <w:color w:val="000000"/>
                <w:sz w:val="20"/>
                <w:szCs w:val="20"/>
              </w:rPr>
            </w:pPr>
          </w:p>
        </w:tc>
        <w:tc>
          <w:tcPr>
            <w:tcW w:w="322" w:type="dxa"/>
            <w:tcPrChange w:id="6619" w:author="Camilo Andrés Díaz Gómez" w:date="2023-03-22T16:08:00Z">
              <w:tcPr>
                <w:tcW w:w="322" w:type="dxa"/>
              </w:tcPr>
            </w:tcPrChange>
          </w:tcPr>
          <w:p w14:paraId="2136B6F8" w14:textId="65A7B60D" w:rsidR="00776339" w:rsidRPr="00776339" w:rsidDel="00776339" w:rsidRDefault="00776339" w:rsidP="00776339">
            <w:pPr>
              <w:rPr>
                <w:del w:id="6620" w:author="Camilo Andrés Díaz Gómez" w:date="2023-03-22T16:08:00Z"/>
                <w:rFonts w:cs="Times New Roman"/>
                <w:color w:val="000000"/>
                <w:sz w:val="20"/>
                <w:szCs w:val="20"/>
              </w:rPr>
            </w:pPr>
          </w:p>
        </w:tc>
        <w:tc>
          <w:tcPr>
            <w:tcW w:w="322" w:type="dxa"/>
            <w:tcPrChange w:id="6621" w:author="Camilo Andrés Díaz Gómez" w:date="2023-03-22T16:08:00Z">
              <w:tcPr>
                <w:tcW w:w="322" w:type="dxa"/>
              </w:tcPr>
            </w:tcPrChange>
          </w:tcPr>
          <w:p w14:paraId="2EB22792" w14:textId="6DFFF247" w:rsidR="00776339" w:rsidRPr="00776339" w:rsidDel="00776339" w:rsidRDefault="00776339" w:rsidP="00776339">
            <w:pPr>
              <w:rPr>
                <w:del w:id="6622" w:author="Camilo Andrés Díaz Gómez" w:date="2023-03-22T16:08:00Z"/>
                <w:rFonts w:cs="Times New Roman"/>
                <w:color w:val="000000"/>
                <w:sz w:val="20"/>
                <w:szCs w:val="20"/>
              </w:rPr>
            </w:pPr>
          </w:p>
        </w:tc>
      </w:tr>
      <w:tr w:rsidR="00776339" w:rsidRPr="00BD3055" w:rsidDel="00776339" w14:paraId="5EDFEAA9" w14:textId="7014A2A2" w:rsidTr="00D00600">
        <w:tblPrEx>
          <w:tblW w:w="0" w:type="auto"/>
          <w:tblInd w:w="0" w:type="dxa"/>
          <w:tblLayout w:type="fixed"/>
          <w:tblPrExChange w:id="6623" w:author="Camilo Andrés Díaz Gómez" w:date="2023-03-22T16:08:00Z">
            <w:tblPrEx>
              <w:tblW w:w="0" w:type="auto"/>
              <w:tblInd w:w="0" w:type="dxa"/>
              <w:tblLayout w:type="fixed"/>
            </w:tblPrEx>
          </w:tblPrExChange>
        </w:tblPrEx>
        <w:trPr>
          <w:del w:id="6624" w:author="Camilo Andrés Díaz Gómez" w:date="2023-03-22T16:08:00Z"/>
        </w:trPr>
        <w:tc>
          <w:tcPr>
            <w:tcW w:w="530" w:type="dxa"/>
            <w:vAlign w:val="bottom"/>
            <w:tcPrChange w:id="6625" w:author="Camilo Andrés Díaz Gómez" w:date="2023-03-22T16:08:00Z">
              <w:tcPr>
                <w:tcW w:w="530" w:type="dxa"/>
                <w:vAlign w:val="bottom"/>
              </w:tcPr>
            </w:tcPrChange>
          </w:tcPr>
          <w:p w14:paraId="2486F49F" w14:textId="53D4752B" w:rsidR="00776339" w:rsidRPr="00BD3055" w:rsidDel="00776339" w:rsidRDefault="00776339" w:rsidP="00776339">
            <w:pPr>
              <w:rPr>
                <w:del w:id="6626" w:author="Camilo Andrés Díaz Gómez" w:date="2023-03-22T16:08:00Z"/>
                <w:rFonts w:cs="Times New Roman"/>
                <w:sz w:val="20"/>
                <w:szCs w:val="20"/>
              </w:rPr>
            </w:pPr>
            <w:del w:id="6627" w:author="Camilo Andrés Díaz Gómez" w:date="2023-03-22T16:08:00Z">
              <w:r w:rsidRPr="00BD3055" w:rsidDel="00776339">
                <w:rPr>
                  <w:rFonts w:cs="Times New Roman"/>
                  <w:color w:val="000000"/>
                  <w:sz w:val="22"/>
                  <w:rPrChange w:id="6628" w:author="Camilo Andrés Díaz Gómez" w:date="2023-03-14T19:47:00Z">
                    <w:rPr>
                      <w:rFonts w:ascii="Calibri" w:hAnsi="Calibri" w:cs="Calibri"/>
                      <w:color w:val="000000"/>
                      <w:sz w:val="22"/>
                    </w:rPr>
                  </w:rPrChange>
                </w:rPr>
                <w:delText>10</w:delText>
              </w:r>
            </w:del>
          </w:p>
        </w:tc>
        <w:tc>
          <w:tcPr>
            <w:tcW w:w="1450" w:type="dxa"/>
            <w:vAlign w:val="bottom"/>
            <w:tcPrChange w:id="6629" w:author="Camilo Andrés Díaz Gómez" w:date="2023-03-22T16:08:00Z">
              <w:tcPr>
                <w:tcW w:w="1450" w:type="dxa"/>
                <w:vAlign w:val="bottom"/>
              </w:tcPr>
            </w:tcPrChange>
          </w:tcPr>
          <w:p w14:paraId="68634097" w14:textId="45DB17E2" w:rsidR="00776339" w:rsidRPr="00BD3055" w:rsidDel="00776339" w:rsidRDefault="00776339" w:rsidP="00776339">
            <w:pPr>
              <w:rPr>
                <w:del w:id="6630" w:author="Camilo Andrés Díaz Gómez" w:date="2023-03-22T16:08:00Z"/>
                <w:rFonts w:cs="Times New Roman"/>
                <w:sz w:val="20"/>
                <w:szCs w:val="20"/>
              </w:rPr>
            </w:pPr>
            <w:del w:id="6631" w:author="Camilo Andrés Díaz Gómez" w:date="2023-03-22T16:06:00Z">
              <w:r w:rsidRPr="00BD3055" w:rsidDel="0066355F">
                <w:rPr>
                  <w:rFonts w:cs="Times New Roman"/>
                  <w:color w:val="000000"/>
                  <w:sz w:val="20"/>
                  <w:szCs w:val="20"/>
                  <w:rPrChange w:id="6632" w:author="Camilo Andrés Díaz Gómez" w:date="2023-03-14T19:47:00Z">
                    <w:rPr>
                      <w:rFonts w:ascii="Calibri" w:hAnsi="Calibri" w:cs="Calibri"/>
                      <w:color w:val="000000"/>
                      <w:sz w:val="20"/>
                      <w:szCs w:val="20"/>
                    </w:rPr>
                  </w:rPrChange>
                </w:rPr>
                <w:delText>13,16260775</w:delText>
              </w:r>
            </w:del>
          </w:p>
        </w:tc>
        <w:tc>
          <w:tcPr>
            <w:tcW w:w="1559" w:type="dxa"/>
            <w:vAlign w:val="bottom"/>
            <w:tcPrChange w:id="6633" w:author="Camilo Andrés Díaz Gómez" w:date="2023-03-22T16:08:00Z">
              <w:tcPr>
                <w:tcW w:w="1559" w:type="dxa"/>
                <w:vAlign w:val="bottom"/>
              </w:tcPr>
            </w:tcPrChange>
          </w:tcPr>
          <w:p w14:paraId="42B1CFF9" w14:textId="2D05B135" w:rsidR="00776339" w:rsidRPr="00BD3055" w:rsidDel="00776339" w:rsidRDefault="00776339" w:rsidP="00776339">
            <w:pPr>
              <w:rPr>
                <w:del w:id="6634" w:author="Camilo Andrés Díaz Gómez" w:date="2023-03-22T16:08:00Z"/>
                <w:rFonts w:cs="Times New Roman"/>
                <w:sz w:val="20"/>
                <w:szCs w:val="20"/>
              </w:rPr>
            </w:pPr>
            <w:del w:id="6635" w:author="Camilo Andrés Díaz Gómez" w:date="2023-03-22T16:07:00Z">
              <w:r w:rsidRPr="00BD3055" w:rsidDel="0052638D">
                <w:rPr>
                  <w:rFonts w:cs="Times New Roman"/>
                  <w:color w:val="000000"/>
                  <w:sz w:val="20"/>
                  <w:szCs w:val="20"/>
                  <w:rPrChange w:id="6636" w:author="Camilo Andrés Díaz Gómez" w:date="2023-03-14T19:47:00Z">
                    <w:rPr>
                      <w:rFonts w:ascii="Calibri" w:hAnsi="Calibri" w:cs="Calibri"/>
                      <w:color w:val="000000"/>
                      <w:sz w:val="20"/>
                      <w:szCs w:val="20"/>
                    </w:rPr>
                  </w:rPrChange>
                </w:rPr>
                <w:delText>17,46681818</w:delText>
              </w:r>
            </w:del>
          </w:p>
        </w:tc>
        <w:tc>
          <w:tcPr>
            <w:tcW w:w="1418" w:type="dxa"/>
            <w:vAlign w:val="bottom"/>
            <w:tcPrChange w:id="6637" w:author="Camilo Andrés Díaz Gómez" w:date="2023-03-22T16:08:00Z">
              <w:tcPr>
                <w:tcW w:w="1418" w:type="dxa"/>
                <w:vAlign w:val="bottom"/>
              </w:tcPr>
            </w:tcPrChange>
          </w:tcPr>
          <w:p w14:paraId="3A846B9C" w14:textId="20085A62" w:rsidR="00776339" w:rsidRPr="00BD3055" w:rsidDel="00776339" w:rsidRDefault="00776339" w:rsidP="00776339">
            <w:pPr>
              <w:rPr>
                <w:del w:id="6638" w:author="Camilo Andrés Díaz Gómez" w:date="2023-03-22T16:08:00Z"/>
                <w:rFonts w:cs="Times New Roman"/>
                <w:sz w:val="20"/>
                <w:szCs w:val="20"/>
              </w:rPr>
            </w:pPr>
            <w:del w:id="6639" w:author="Camilo Andrés Díaz Gómez" w:date="2023-03-22T16:07:00Z">
              <w:r w:rsidRPr="00BD3055" w:rsidDel="00AC0D41">
                <w:rPr>
                  <w:rFonts w:cs="Times New Roman"/>
                  <w:color w:val="000000"/>
                  <w:sz w:val="20"/>
                  <w:szCs w:val="20"/>
                  <w:rPrChange w:id="6640" w:author="Camilo Andrés Díaz Gómez" w:date="2023-03-14T19:47:00Z">
                    <w:rPr>
                      <w:rFonts w:ascii="Calibri" w:hAnsi="Calibri" w:cs="Calibri"/>
                      <w:color w:val="000000"/>
                      <w:sz w:val="20"/>
                      <w:szCs w:val="20"/>
                    </w:rPr>
                  </w:rPrChange>
                </w:rPr>
                <w:delText>13,87530648</w:delText>
              </w:r>
            </w:del>
          </w:p>
        </w:tc>
        <w:tc>
          <w:tcPr>
            <w:tcW w:w="1417" w:type="dxa"/>
            <w:vAlign w:val="bottom"/>
            <w:tcPrChange w:id="6641" w:author="Camilo Andrés Díaz Gómez" w:date="2023-03-22T16:08:00Z">
              <w:tcPr>
                <w:tcW w:w="1417" w:type="dxa"/>
                <w:vAlign w:val="bottom"/>
              </w:tcPr>
            </w:tcPrChange>
          </w:tcPr>
          <w:p w14:paraId="05210595" w14:textId="7D8FBC98" w:rsidR="00776339" w:rsidRPr="00BD3055" w:rsidDel="00776339" w:rsidRDefault="00776339" w:rsidP="00776339">
            <w:pPr>
              <w:rPr>
                <w:del w:id="6642" w:author="Camilo Andrés Díaz Gómez" w:date="2023-03-22T16:08:00Z"/>
                <w:rFonts w:cs="Times New Roman"/>
                <w:sz w:val="20"/>
                <w:szCs w:val="20"/>
              </w:rPr>
            </w:pPr>
            <w:del w:id="6643" w:author="Camilo Andrés Díaz Gómez" w:date="2023-03-22T16:08:00Z">
              <w:r w:rsidRPr="00BD3055" w:rsidDel="00D41E19">
                <w:rPr>
                  <w:rFonts w:cs="Times New Roman"/>
                  <w:color w:val="000000"/>
                  <w:sz w:val="20"/>
                  <w:szCs w:val="20"/>
                  <w:rPrChange w:id="6644" w:author="Camilo Andrés Díaz Gómez" w:date="2023-03-14T19:47:00Z">
                    <w:rPr>
                      <w:rFonts w:ascii="Calibri" w:hAnsi="Calibri" w:cs="Calibri"/>
                      <w:color w:val="000000"/>
                      <w:sz w:val="20"/>
                      <w:szCs w:val="20"/>
                    </w:rPr>
                  </w:rPrChange>
                </w:rPr>
                <w:delText>12,06</w:delText>
              </w:r>
            </w:del>
          </w:p>
        </w:tc>
        <w:tc>
          <w:tcPr>
            <w:tcW w:w="1488" w:type="dxa"/>
            <w:vAlign w:val="bottom"/>
            <w:tcPrChange w:id="6645" w:author="Camilo Andrés Díaz Gómez" w:date="2023-03-22T16:08:00Z">
              <w:tcPr>
                <w:tcW w:w="1488" w:type="dxa"/>
              </w:tcPr>
            </w:tcPrChange>
          </w:tcPr>
          <w:p w14:paraId="511741C1" w14:textId="3FD3D665" w:rsidR="00776339" w:rsidRPr="00776339" w:rsidDel="00776339" w:rsidRDefault="00776339" w:rsidP="00776339">
            <w:pPr>
              <w:rPr>
                <w:del w:id="6646" w:author="Camilo Andrés Díaz Gómez" w:date="2023-03-22T16:08:00Z"/>
                <w:rFonts w:cs="Times New Roman"/>
                <w:color w:val="000000"/>
                <w:sz w:val="20"/>
                <w:szCs w:val="20"/>
              </w:rPr>
            </w:pPr>
          </w:p>
        </w:tc>
        <w:tc>
          <w:tcPr>
            <w:tcW w:w="322" w:type="dxa"/>
            <w:tcPrChange w:id="6647" w:author="Camilo Andrés Díaz Gómez" w:date="2023-03-22T16:08:00Z">
              <w:tcPr>
                <w:tcW w:w="322" w:type="dxa"/>
              </w:tcPr>
            </w:tcPrChange>
          </w:tcPr>
          <w:p w14:paraId="30018AC3" w14:textId="3CD4A9AC" w:rsidR="00776339" w:rsidRPr="00776339" w:rsidDel="00776339" w:rsidRDefault="00776339" w:rsidP="00776339">
            <w:pPr>
              <w:rPr>
                <w:del w:id="6648" w:author="Camilo Andrés Díaz Gómez" w:date="2023-03-22T16:08:00Z"/>
                <w:rFonts w:cs="Times New Roman"/>
                <w:color w:val="000000"/>
                <w:sz w:val="20"/>
                <w:szCs w:val="20"/>
              </w:rPr>
            </w:pPr>
          </w:p>
        </w:tc>
        <w:tc>
          <w:tcPr>
            <w:tcW w:w="322" w:type="dxa"/>
            <w:tcPrChange w:id="6649" w:author="Camilo Andrés Díaz Gómez" w:date="2023-03-22T16:08:00Z">
              <w:tcPr>
                <w:tcW w:w="322" w:type="dxa"/>
              </w:tcPr>
            </w:tcPrChange>
          </w:tcPr>
          <w:p w14:paraId="2999B116" w14:textId="457E022D" w:rsidR="00776339" w:rsidRPr="00776339" w:rsidDel="00776339" w:rsidRDefault="00776339" w:rsidP="00776339">
            <w:pPr>
              <w:rPr>
                <w:del w:id="6650" w:author="Camilo Andrés Díaz Gómez" w:date="2023-03-22T16:08:00Z"/>
                <w:rFonts w:cs="Times New Roman"/>
                <w:color w:val="000000"/>
                <w:sz w:val="20"/>
                <w:szCs w:val="20"/>
              </w:rPr>
            </w:pPr>
          </w:p>
        </w:tc>
        <w:tc>
          <w:tcPr>
            <w:tcW w:w="322" w:type="dxa"/>
            <w:tcPrChange w:id="6651" w:author="Camilo Andrés Díaz Gómez" w:date="2023-03-22T16:08:00Z">
              <w:tcPr>
                <w:tcW w:w="322" w:type="dxa"/>
              </w:tcPr>
            </w:tcPrChange>
          </w:tcPr>
          <w:p w14:paraId="64C3C08F" w14:textId="0E265842" w:rsidR="00776339" w:rsidRPr="00776339" w:rsidDel="00776339" w:rsidRDefault="00776339" w:rsidP="00776339">
            <w:pPr>
              <w:rPr>
                <w:del w:id="6652" w:author="Camilo Andrés Díaz Gómez" w:date="2023-03-22T16:08:00Z"/>
                <w:rFonts w:cs="Times New Roman"/>
                <w:color w:val="000000"/>
                <w:sz w:val="20"/>
                <w:szCs w:val="20"/>
              </w:rPr>
            </w:pPr>
          </w:p>
        </w:tc>
      </w:tr>
      <w:tr w:rsidR="00776339" w:rsidRPr="00BD3055" w:rsidDel="00776339" w14:paraId="4184B8AB" w14:textId="45C933D4" w:rsidTr="00D00600">
        <w:tblPrEx>
          <w:tblW w:w="0" w:type="auto"/>
          <w:tblInd w:w="0" w:type="dxa"/>
          <w:tblLayout w:type="fixed"/>
          <w:tblPrExChange w:id="6653" w:author="Camilo Andrés Díaz Gómez" w:date="2023-03-22T16:08:00Z">
            <w:tblPrEx>
              <w:tblW w:w="0" w:type="auto"/>
              <w:tblInd w:w="0" w:type="dxa"/>
              <w:tblLayout w:type="fixed"/>
            </w:tblPrEx>
          </w:tblPrExChange>
        </w:tblPrEx>
        <w:trPr>
          <w:del w:id="6654" w:author="Camilo Andrés Díaz Gómez" w:date="2023-03-22T16:08:00Z"/>
        </w:trPr>
        <w:tc>
          <w:tcPr>
            <w:tcW w:w="530" w:type="dxa"/>
            <w:vAlign w:val="bottom"/>
            <w:tcPrChange w:id="6655" w:author="Camilo Andrés Díaz Gómez" w:date="2023-03-22T16:08:00Z">
              <w:tcPr>
                <w:tcW w:w="530" w:type="dxa"/>
                <w:vAlign w:val="bottom"/>
              </w:tcPr>
            </w:tcPrChange>
          </w:tcPr>
          <w:p w14:paraId="4EAC7DAB" w14:textId="15D7B71D" w:rsidR="00776339" w:rsidRPr="00BD3055" w:rsidDel="00776339" w:rsidRDefault="00776339" w:rsidP="00776339">
            <w:pPr>
              <w:rPr>
                <w:del w:id="6656" w:author="Camilo Andrés Díaz Gómez" w:date="2023-03-22T16:08:00Z"/>
                <w:rFonts w:cs="Times New Roman"/>
                <w:sz w:val="20"/>
                <w:szCs w:val="20"/>
              </w:rPr>
            </w:pPr>
            <w:del w:id="6657" w:author="Camilo Andrés Díaz Gómez" w:date="2023-03-22T16:08:00Z">
              <w:r w:rsidRPr="00BD3055" w:rsidDel="00776339">
                <w:rPr>
                  <w:rFonts w:cs="Times New Roman"/>
                  <w:color w:val="000000"/>
                  <w:sz w:val="22"/>
                  <w:rPrChange w:id="6658" w:author="Camilo Andrés Díaz Gómez" w:date="2023-03-14T19:47:00Z">
                    <w:rPr>
                      <w:rFonts w:ascii="Calibri" w:hAnsi="Calibri" w:cs="Calibri"/>
                      <w:color w:val="000000"/>
                      <w:sz w:val="22"/>
                    </w:rPr>
                  </w:rPrChange>
                </w:rPr>
                <w:delText>11</w:delText>
              </w:r>
            </w:del>
          </w:p>
        </w:tc>
        <w:tc>
          <w:tcPr>
            <w:tcW w:w="1450" w:type="dxa"/>
            <w:vAlign w:val="bottom"/>
            <w:tcPrChange w:id="6659" w:author="Camilo Andrés Díaz Gómez" w:date="2023-03-22T16:08:00Z">
              <w:tcPr>
                <w:tcW w:w="1450" w:type="dxa"/>
                <w:vAlign w:val="bottom"/>
              </w:tcPr>
            </w:tcPrChange>
          </w:tcPr>
          <w:p w14:paraId="4A5DEDC0" w14:textId="6CB94AA5" w:rsidR="00776339" w:rsidRPr="00BD3055" w:rsidDel="00776339" w:rsidRDefault="00776339" w:rsidP="00776339">
            <w:pPr>
              <w:rPr>
                <w:del w:id="6660" w:author="Camilo Andrés Díaz Gómez" w:date="2023-03-22T16:08:00Z"/>
                <w:rFonts w:cs="Times New Roman"/>
                <w:sz w:val="20"/>
                <w:szCs w:val="20"/>
              </w:rPr>
            </w:pPr>
            <w:del w:id="6661" w:author="Camilo Andrés Díaz Gómez" w:date="2023-03-22T16:06:00Z">
              <w:r w:rsidRPr="00BD3055" w:rsidDel="0066355F">
                <w:rPr>
                  <w:rFonts w:cs="Times New Roman"/>
                  <w:color w:val="000000"/>
                  <w:sz w:val="20"/>
                  <w:szCs w:val="20"/>
                  <w:rPrChange w:id="6662" w:author="Camilo Andrés Díaz Gómez" w:date="2023-03-14T19:47:00Z">
                    <w:rPr>
                      <w:rFonts w:ascii="Calibri" w:hAnsi="Calibri" w:cs="Calibri"/>
                      <w:color w:val="000000"/>
                      <w:sz w:val="20"/>
                      <w:szCs w:val="20"/>
                    </w:rPr>
                  </w:rPrChange>
                </w:rPr>
                <w:delText>16,44574154</w:delText>
              </w:r>
            </w:del>
          </w:p>
        </w:tc>
        <w:tc>
          <w:tcPr>
            <w:tcW w:w="1559" w:type="dxa"/>
            <w:vAlign w:val="bottom"/>
            <w:tcPrChange w:id="6663" w:author="Camilo Andrés Díaz Gómez" w:date="2023-03-22T16:08:00Z">
              <w:tcPr>
                <w:tcW w:w="1559" w:type="dxa"/>
                <w:vAlign w:val="bottom"/>
              </w:tcPr>
            </w:tcPrChange>
          </w:tcPr>
          <w:p w14:paraId="1076B66B" w14:textId="6BA920DA" w:rsidR="00776339" w:rsidRPr="00BD3055" w:rsidDel="00776339" w:rsidRDefault="00776339" w:rsidP="00776339">
            <w:pPr>
              <w:rPr>
                <w:del w:id="6664" w:author="Camilo Andrés Díaz Gómez" w:date="2023-03-22T16:08:00Z"/>
                <w:rFonts w:cs="Times New Roman"/>
                <w:sz w:val="20"/>
                <w:szCs w:val="20"/>
              </w:rPr>
            </w:pPr>
            <w:del w:id="6665" w:author="Camilo Andrés Díaz Gómez" w:date="2023-03-22T16:07:00Z">
              <w:r w:rsidRPr="00BD3055" w:rsidDel="0052638D">
                <w:rPr>
                  <w:rFonts w:cs="Times New Roman"/>
                  <w:color w:val="000000"/>
                  <w:sz w:val="20"/>
                  <w:szCs w:val="20"/>
                  <w:rPrChange w:id="6666" w:author="Camilo Andrés Díaz Gómez" w:date="2023-03-14T19:47:00Z">
                    <w:rPr>
                      <w:rFonts w:ascii="Calibri" w:hAnsi="Calibri" w:cs="Calibri"/>
                      <w:color w:val="000000"/>
                      <w:sz w:val="20"/>
                      <w:szCs w:val="20"/>
                    </w:rPr>
                  </w:rPrChange>
                </w:rPr>
                <w:delText>15,08876263</w:delText>
              </w:r>
            </w:del>
          </w:p>
        </w:tc>
        <w:tc>
          <w:tcPr>
            <w:tcW w:w="1418" w:type="dxa"/>
            <w:vAlign w:val="bottom"/>
            <w:tcPrChange w:id="6667" w:author="Camilo Andrés Díaz Gómez" w:date="2023-03-22T16:08:00Z">
              <w:tcPr>
                <w:tcW w:w="1418" w:type="dxa"/>
                <w:vAlign w:val="bottom"/>
              </w:tcPr>
            </w:tcPrChange>
          </w:tcPr>
          <w:p w14:paraId="3540EE47" w14:textId="02662916" w:rsidR="00776339" w:rsidRPr="00BD3055" w:rsidDel="00776339" w:rsidRDefault="00776339" w:rsidP="00776339">
            <w:pPr>
              <w:rPr>
                <w:del w:id="6668" w:author="Camilo Andrés Díaz Gómez" w:date="2023-03-22T16:08:00Z"/>
                <w:rFonts w:cs="Times New Roman"/>
                <w:sz w:val="20"/>
                <w:szCs w:val="20"/>
              </w:rPr>
            </w:pPr>
            <w:del w:id="6669" w:author="Camilo Andrés Díaz Gómez" w:date="2023-03-22T16:07:00Z">
              <w:r w:rsidRPr="00BD3055" w:rsidDel="00AC0D41">
                <w:rPr>
                  <w:rFonts w:cs="Times New Roman"/>
                  <w:color w:val="000000"/>
                  <w:sz w:val="20"/>
                  <w:szCs w:val="20"/>
                  <w:rPrChange w:id="6670" w:author="Camilo Andrés Díaz Gómez" w:date="2023-03-14T19:47:00Z">
                    <w:rPr>
                      <w:rFonts w:ascii="Calibri" w:hAnsi="Calibri" w:cs="Calibri"/>
                      <w:color w:val="000000"/>
                      <w:sz w:val="20"/>
                      <w:szCs w:val="20"/>
                    </w:rPr>
                  </w:rPrChange>
                </w:rPr>
                <w:delText>16,50773894</w:delText>
              </w:r>
            </w:del>
          </w:p>
        </w:tc>
        <w:tc>
          <w:tcPr>
            <w:tcW w:w="1417" w:type="dxa"/>
            <w:vAlign w:val="bottom"/>
            <w:tcPrChange w:id="6671" w:author="Camilo Andrés Díaz Gómez" w:date="2023-03-22T16:08:00Z">
              <w:tcPr>
                <w:tcW w:w="1417" w:type="dxa"/>
                <w:vAlign w:val="bottom"/>
              </w:tcPr>
            </w:tcPrChange>
          </w:tcPr>
          <w:p w14:paraId="1701F79B" w14:textId="32BCDE5E" w:rsidR="00776339" w:rsidRPr="00BD3055" w:rsidDel="00776339" w:rsidRDefault="00776339" w:rsidP="00776339">
            <w:pPr>
              <w:rPr>
                <w:del w:id="6672" w:author="Camilo Andrés Díaz Gómez" w:date="2023-03-22T16:08:00Z"/>
                <w:rFonts w:cs="Times New Roman"/>
                <w:sz w:val="20"/>
                <w:szCs w:val="20"/>
              </w:rPr>
            </w:pPr>
            <w:del w:id="6673" w:author="Camilo Andrés Díaz Gómez" w:date="2023-03-22T16:08:00Z">
              <w:r w:rsidRPr="00BD3055" w:rsidDel="00D41E19">
                <w:rPr>
                  <w:rFonts w:cs="Times New Roman"/>
                  <w:color w:val="000000"/>
                  <w:sz w:val="20"/>
                  <w:szCs w:val="20"/>
                  <w:rPrChange w:id="6674" w:author="Camilo Andrés Díaz Gómez" w:date="2023-03-14T19:47:00Z">
                    <w:rPr>
                      <w:rFonts w:ascii="Calibri" w:hAnsi="Calibri" w:cs="Calibri"/>
                      <w:color w:val="000000"/>
                      <w:sz w:val="20"/>
                      <w:szCs w:val="20"/>
                    </w:rPr>
                  </w:rPrChange>
                </w:rPr>
                <w:delText>14,56666667</w:delText>
              </w:r>
            </w:del>
          </w:p>
        </w:tc>
        <w:tc>
          <w:tcPr>
            <w:tcW w:w="1488" w:type="dxa"/>
            <w:vAlign w:val="bottom"/>
            <w:tcPrChange w:id="6675" w:author="Camilo Andrés Díaz Gómez" w:date="2023-03-22T16:08:00Z">
              <w:tcPr>
                <w:tcW w:w="1488" w:type="dxa"/>
              </w:tcPr>
            </w:tcPrChange>
          </w:tcPr>
          <w:p w14:paraId="0361EABA" w14:textId="5A416C9E" w:rsidR="00776339" w:rsidRPr="00776339" w:rsidDel="00776339" w:rsidRDefault="00776339" w:rsidP="00776339">
            <w:pPr>
              <w:rPr>
                <w:del w:id="6676" w:author="Camilo Andrés Díaz Gómez" w:date="2023-03-22T16:08:00Z"/>
                <w:rFonts w:cs="Times New Roman"/>
                <w:color w:val="000000"/>
                <w:sz w:val="20"/>
                <w:szCs w:val="20"/>
              </w:rPr>
            </w:pPr>
          </w:p>
        </w:tc>
        <w:tc>
          <w:tcPr>
            <w:tcW w:w="322" w:type="dxa"/>
            <w:tcPrChange w:id="6677" w:author="Camilo Andrés Díaz Gómez" w:date="2023-03-22T16:08:00Z">
              <w:tcPr>
                <w:tcW w:w="322" w:type="dxa"/>
              </w:tcPr>
            </w:tcPrChange>
          </w:tcPr>
          <w:p w14:paraId="018090E8" w14:textId="1AF0CF14" w:rsidR="00776339" w:rsidRPr="00776339" w:rsidDel="00776339" w:rsidRDefault="00776339" w:rsidP="00776339">
            <w:pPr>
              <w:rPr>
                <w:del w:id="6678" w:author="Camilo Andrés Díaz Gómez" w:date="2023-03-22T16:08:00Z"/>
                <w:rFonts w:cs="Times New Roman"/>
                <w:color w:val="000000"/>
                <w:sz w:val="20"/>
                <w:szCs w:val="20"/>
              </w:rPr>
            </w:pPr>
          </w:p>
        </w:tc>
        <w:tc>
          <w:tcPr>
            <w:tcW w:w="322" w:type="dxa"/>
            <w:tcPrChange w:id="6679" w:author="Camilo Andrés Díaz Gómez" w:date="2023-03-22T16:08:00Z">
              <w:tcPr>
                <w:tcW w:w="322" w:type="dxa"/>
              </w:tcPr>
            </w:tcPrChange>
          </w:tcPr>
          <w:p w14:paraId="039101B2" w14:textId="2344F867" w:rsidR="00776339" w:rsidRPr="00776339" w:rsidDel="00776339" w:rsidRDefault="00776339" w:rsidP="00776339">
            <w:pPr>
              <w:rPr>
                <w:del w:id="6680" w:author="Camilo Andrés Díaz Gómez" w:date="2023-03-22T16:08:00Z"/>
                <w:rFonts w:cs="Times New Roman"/>
                <w:color w:val="000000"/>
                <w:sz w:val="20"/>
                <w:szCs w:val="20"/>
              </w:rPr>
            </w:pPr>
          </w:p>
        </w:tc>
        <w:tc>
          <w:tcPr>
            <w:tcW w:w="322" w:type="dxa"/>
            <w:tcPrChange w:id="6681" w:author="Camilo Andrés Díaz Gómez" w:date="2023-03-22T16:08:00Z">
              <w:tcPr>
                <w:tcW w:w="322" w:type="dxa"/>
              </w:tcPr>
            </w:tcPrChange>
          </w:tcPr>
          <w:p w14:paraId="7380152D" w14:textId="27FA3B7F" w:rsidR="00776339" w:rsidRPr="00776339" w:rsidDel="00776339" w:rsidRDefault="00776339" w:rsidP="00776339">
            <w:pPr>
              <w:rPr>
                <w:del w:id="6682" w:author="Camilo Andrés Díaz Gómez" w:date="2023-03-22T16:08:00Z"/>
                <w:rFonts w:cs="Times New Roman"/>
                <w:color w:val="000000"/>
                <w:sz w:val="20"/>
                <w:szCs w:val="20"/>
              </w:rPr>
            </w:pPr>
          </w:p>
        </w:tc>
      </w:tr>
      <w:tr w:rsidR="00776339" w:rsidRPr="00BD3055" w:rsidDel="00776339" w14:paraId="4746A525" w14:textId="7F6A66DB" w:rsidTr="00D00600">
        <w:tblPrEx>
          <w:tblW w:w="0" w:type="auto"/>
          <w:tblInd w:w="0" w:type="dxa"/>
          <w:tblLayout w:type="fixed"/>
          <w:tblPrExChange w:id="6683" w:author="Camilo Andrés Díaz Gómez" w:date="2023-03-22T16:08:00Z">
            <w:tblPrEx>
              <w:tblW w:w="0" w:type="auto"/>
              <w:tblInd w:w="0" w:type="dxa"/>
              <w:tblLayout w:type="fixed"/>
            </w:tblPrEx>
          </w:tblPrExChange>
        </w:tblPrEx>
        <w:trPr>
          <w:del w:id="6684" w:author="Camilo Andrés Díaz Gómez" w:date="2023-03-22T16:08:00Z"/>
        </w:trPr>
        <w:tc>
          <w:tcPr>
            <w:tcW w:w="530" w:type="dxa"/>
            <w:vAlign w:val="bottom"/>
            <w:tcPrChange w:id="6685" w:author="Camilo Andrés Díaz Gómez" w:date="2023-03-22T16:08:00Z">
              <w:tcPr>
                <w:tcW w:w="530" w:type="dxa"/>
                <w:vAlign w:val="bottom"/>
              </w:tcPr>
            </w:tcPrChange>
          </w:tcPr>
          <w:p w14:paraId="43AC9630" w14:textId="7D34CBB1" w:rsidR="00776339" w:rsidRPr="00BD3055" w:rsidDel="00776339" w:rsidRDefault="00776339" w:rsidP="00776339">
            <w:pPr>
              <w:rPr>
                <w:del w:id="6686" w:author="Camilo Andrés Díaz Gómez" w:date="2023-03-22T16:08:00Z"/>
                <w:rFonts w:cs="Times New Roman"/>
                <w:sz w:val="20"/>
                <w:szCs w:val="20"/>
              </w:rPr>
            </w:pPr>
            <w:del w:id="6687" w:author="Camilo Andrés Díaz Gómez" w:date="2023-03-22T16:08:00Z">
              <w:r w:rsidRPr="00BD3055" w:rsidDel="00776339">
                <w:rPr>
                  <w:rFonts w:cs="Times New Roman"/>
                  <w:color w:val="000000"/>
                  <w:sz w:val="22"/>
                  <w:rPrChange w:id="6688" w:author="Camilo Andrés Díaz Gómez" w:date="2023-03-14T19:47:00Z">
                    <w:rPr>
                      <w:rFonts w:ascii="Calibri" w:hAnsi="Calibri" w:cs="Calibri"/>
                      <w:color w:val="000000"/>
                      <w:sz w:val="22"/>
                    </w:rPr>
                  </w:rPrChange>
                </w:rPr>
                <w:delText>12</w:delText>
              </w:r>
            </w:del>
          </w:p>
        </w:tc>
        <w:tc>
          <w:tcPr>
            <w:tcW w:w="1450" w:type="dxa"/>
            <w:vAlign w:val="bottom"/>
            <w:tcPrChange w:id="6689" w:author="Camilo Andrés Díaz Gómez" w:date="2023-03-22T16:08:00Z">
              <w:tcPr>
                <w:tcW w:w="1450" w:type="dxa"/>
                <w:vAlign w:val="bottom"/>
              </w:tcPr>
            </w:tcPrChange>
          </w:tcPr>
          <w:p w14:paraId="4F0A8348" w14:textId="131CBE57" w:rsidR="00776339" w:rsidRPr="00BD3055" w:rsidDel="00776339" w:rsidRDefault="00776339" w:rsidP="00776339">
            <w:pPr>
              <w:rPr>
                <w:del w:id="6690" w:author="Camilo Andrés Díaz Gómez" w:date="2023-03-22T16:08:00Z"/>
                <w:rFonts w:cs="Times New Roman"/>
                <w:sz w:val="20"/>
                <w:szCs w:val="20"/>
              </w:rPr>
            </w:pPr>
            <w:del w:id="6691" w:author="Camilo Andrés Díaz Gómez" w:date="2023-03-22T16:06:00Z">
              <w:r w:rsidRPr="00BD3055" w:rsidDel="0066355F">
                <w:rPr>
                  <w:rFonts w:cs="Times New Roman"/>
                  <w:color w:val="000000"/>
                  <w:sz w:val="20"/>
                  <w:szCs w:val="20"/>
                  <w:rPrChange w:id="6692" w:author="Camilo Andrés Díaz Gómez" w:date="2023-03-14T19:47:00Z">
                    <w:rPr>
                      <w:rFonts w:ascii="Calibri" w:hAnsi="Calibri" w:cs="Calibri"/>
                      <w:color w:val="000000"/>
                      <w:sz w:val="20"/>
                      <w:szCs w:val="20"/>
                    </w:rPr>
                  </w:rPrChange>
                </w:rPr>
                <w:delText>12,59657752</w:delText>
              </w:r>
            </w:del>
          </w:p>
        </w:tc>
        <w:tc>
          <w:tcPr>
            <w:tcW w:w="1559" w:type="dxa"/>
            <w:vAlign w:val="bottom"/>
            <w:tcPrChange w:id="6693" w:author="Camilo Andrés Díaz Gómez" w:date="2023-03-22T16:08:00Z">
              <w:tcPr>
                <w:tcW w:w="1559" w:type="dxa"/>
                <w:vAlign w:val="bottom"/>
              </w:tcPr>
            </w:tcPrChange>
          </w:tcPr>
          <w:p w14:paraId="615B44CF" w14:textId="3FEA5E56" w:rsidR="00776339" w:rsidRPr="00BD3055" w:rsidDel="00776339" w:rsidRDefault="00776339" w:rsidP="00776339">
            <w:pPr>
              <w:rPr>
                <w:del w:id="6694" w:author="Camilo Andrés Díaz Gómez" w:date="2023-03-22T16:08:00Z"/>
                <w:rFonts w:cs="Times New Roman"/>
                <w:sz w:val="20"/>
                <w:szCs w:val="20"/>
              </w:rPr>
            </w:pPr>
            <w:del w:id="6695" w:author="Camilo Andrés Díaz Gómez" w:date="2023-03-22T16:07:00Z">
              <w:r w:rsidRPr="00BD3055" w:rsidDel="0052638D">
                <w:rPr>
                  <w:rFonts w:cs="Times New Roman"/>
                  <w:color w:val="000000"/>
                  <w:sz w:val="20"/>
                  <w:szCs w:val="20"/>
                  <w:rPrChange w:id="6696" w:author="Camilo Andrés Díaz Gómez" w:date="2023-03-14T19:47:00Z">
                    <w:rPr>
                      <w:rFonts w:ascii="Calibri" w:hAnsi="Calibri" w:cs="Calibri"/>
                      <w:color w:val="000000"/>
                      <w:sz w:val="20"/>
                      <w:szCs w:val="20"/>
                    </w:rPr>
                  </w:rPrChange>
                </w:rPr>
                <w:delText>14,53181818</w:delText>
              </w:r>
            </w:del>
          </w:p>
        </w:tc>
        <w:tc>
          <w:tcPr>
            <w:tcW w:w="1418" w:type="dxa"/>
            <w:vAlign w:val="bottom"/>
            <w:tcPrChange w:id="6697" w:author="Camilo Andrés Díaz Gómez" w:date="2023-03-22T16:08:00Z">
              <w:tcPr>
                <w:tcW w:w="1418" w:type="dxa"/>
                <w:vAlign w:val="bottom"/>
              </w:tcPr>
            </w:tcPrChange>
          </w:tcPr>
          <w:p w14:paraId="056BA95F" w14:textId="1FA799DF" w:rsidR="00776339" w:rsidRPr="00BD3055" w:rsidDel="00776339" w:rsidRDefault="00776339" w:rsidP="00776339">
            <w:pPr>
              <w:rPr>
                <w:del w:id="6698" w:author="Camilo Andrés Díaz Gómez" w:date="2023-03-22T16:08:00Z"/>
                <w:rFonts w:cs="Times New Roman"/>
                <w:sz w:val="20"/>
                <w:szCs w:val="20"/>
              </w:rPr>
            </w:pPr>
            <w:del w:id="6699" w:author="Camilo Andrés Díaz Gómez" w:date="2023-03-22T16:07:00Z">
              <w:r w:rsidRPr="00BD3055" w:rsidDel="00AC0D41">
                <w:rPr>
                  <w:rFonts w:cs="Times New Roman"/>
                  <w:color w:val="000000"/>
                  <w:sz w:val="20"/>
                  <w:szCs w:val="20"/>
                  <w:rPrChange w:id="6700" w:author="Camilo Andrés Díaz Gómez" w:date="2023-03-14T19:47:00Z">
                    <w:rPr>
                      <w:rFonts w:ascii="Calibri" w:hAnsi="Calibri" w:cs="Calibri"/>
                      <w:color w:val="000000"/>
                      <w:sz w:val="20"/>
                      <w:szCs w:val="20"/>
                    </w:rPr>
                  </w:rPrChange>
                </w:rPr>
                <w:delText>13,03182398</w:delText>
              </w:r>
            </w:del>
          </w:p>
        </w:tc>
        <w:tc>
          <w:tcPr>
            <w:tcW w:w="1417" w:type="dxa"/>
            <w:vAlign w:val="bottom"/>
            <w:tcPrChange w:id="6701" w:author="Camilo Andrés Díaz Gómez" w:date="2023-03-22T16:08:00Z">
              <w:tcPr>
                <w:tcW w:w="1417" w:type="dxa"/>
                <w:vAlign w:val="bottom"/>
              </w:tcPr>
            </w:tcPrChange>
          </w:tcPr>
          <w:p w14:paraId="0E4D51C5" w14:textId="10F7930D" w:rsidR="00776339" w:rsidRPr="00BD3055" w:rsidDel="00776339" w:rsidRDefault="00776339" w:rsidP="00776339">
            <w:pPr>
              <w:rPr>
                <w:del w:id="6702" w:author="Camilo Andrés Díaz Gómez" w:date="2023-03-22T16:08:00Z"/>
                <w:rFonts w:cs="Times New Roman"/>
                <w:sz w:val="20"/>
                <w:szCs w:val="20"/>
              </w:rPr>
            </w:pPr>
            <w:del w:id="6703" w:author="Camilo Andrés Díaz Gómez" w:date="2023-03-22T16:08:00Z">
              <w:r w:rsidRPr="00BD3055" w:rsidDel="00D41E19">
                <w:rPr>
                  <w:rFonts w:cs="Times New Roman"/>
                  <w:color w:val="000000"/>
                  <w:sz w:val="20"/>
                  <w:szCs w:val="20"/>
                  <w:rPrChange w:id="6704" w:author="Camilo Andrés Díaz Gómez" w:date="2023-03-14T19:47:00Z">
                    <w:rPr>
                      <w:rFonts w:ascii="Calibri" w:hAnsi="Calibri" w:cs="Calibri"/>
                      <w:color w:val="000000"/>
                      <w:sz w:val="20"/>
                      <w:szCs w:val="20"/>
                    </w:rPr>
                  </w:rPrChange>
                </w:rPr>
                <w:delText>9,119230769</w:delText>
              </w:r>
            </w:del>
          </w:p>
        </w:tc>
        <w:tc>
          <w:tcPr>
            <w:tcW w:w="1488" w:type="dxa"/>
            <w:vAlign w:val="bottom"/>
            <w:tcPrChange w:id="6705" w:author="Camilo Andrés Díaz Gómez" w:date="2023-03-22T16:08:00Z">
              <w:tcPr>
                <w:tcW w:w="1488" w:type="dxa"/>
              </w:tcPr>
            </w:tcPrChange>
          </w:tcPr>
          <w:p w14:paraId="086E65F2" w14:textId="63B7A667" w:rsidR="00776339" w:rsidRPr="00776339" w:rsidDel="00776339" w:rsidRDefault="00776339" w:rsidP="00776339">
            <w:pPr>
              <w:rPr>
                <w:del w:id="6706" w:author="Camilo Andrés Díaz Gómez" w:date="2023-03-22T16:08:00Z"/>
                <w:rFonts w:cs="Times New Roman"/>
                <w:color w:val="000000"/>
                <w:sz w:val="20"/>
                <w:szCs w:val="20"/>
              </w:rPr>
            </w:pPr>
          </w:p>
        </w:tc>
        <w:tc>
          <w:tcPr>
            <w:tcW w:w="322" w:type="dxa"/>
            <w:tcPrChange w:id="6707" w:author="Camilo Andrés Díaz Gómez" w:date="2023-03-22T16:08:00Z">
              <w:tcPr>
                <w:tcW w:w="322" w:type="dxa"/>
              </w:tcPr>
            </w:tcPrChange>
          </w:tcPr>
          <w:p w14:paraId="0D4DC66F" w14:textId="1777B17C" w:rsidR="00776339" w:rsidRPr="00776339" w:rsidDel="00776339" w:rsidRDefault="00776339" w:rsidP="00776339">
            <w:pPr>
              <w:rPr>
                <w:del w:id="6708" w:author="Camilo Andrés Díaz Gómez" w:date="2023-03-22T16:08:00Z"/>
                <w:rFonts w:cs="Times New Roman"/>
                <w:color w:val="000000"/>
                <w:sz w:val="20"/>
                <w:szCs w:val="20"/>
              </w:rPr>
            </w:pPr>
          </w:p>
        </w:tc>
        <w:tc>
          <w:tcPr>
            <w:tcW w:w="322" w:type="dxa"/>
            <w:tcPrChange w:id="6709" w:author="Camilo Andrés Díaz Gómez" w:date="2023-03-22T16:08:00Z">
              <w:tcPr>
                <w:tcW w:w="322" w:type="dxa"/>
              </w:tcPr>
            </w:tcPrChange>
          </w:tcPr>
          <w:p w14:paraId="6AE357FD" w14:textId="65E0A362" w:rsidR="00776339" w:rsidRPr="00776339" w:rsidDel="00776339" w:rsidRDefault="00776339" w:rsidP="00776339">
            <w:pPr>
              <w:rPr>
                <w:del w:id="6710" w:author="Camilo Andrés Díaz Gómez" w:date="2023-03-22T16:08:00Z"/>
                <w:rFonts w:cs="Times New Roman"/>
                <w:color w:val="000000"/>
                <w:sz w:val="20"/>
                <w:szCs w:val="20"/>
              </w:rPr>
            </w:pPr>
          </w:p>
        </w:tc>
        <w:tc>
          <w:tcPr>
            <w:tcW w:w="322" w:type="dxa"/>
            <w:tcPrChange w:id="6711" w:author="Camilo Andrés Díaz Gómez" w:date="2023-03-22T16:08:00Z">
              <w:tcPr>
                <w:tcW w:w="322" w:type="dxa"/>
              </w:tcPr>
            </w:tcPrChange>
          </w:tcPr>
          <w:p w14:paraId="47ECE8E8" w14:textId="75E8CF6C" w:rsidR="00776339" w:rsidRPr="00776339" w:rsidDel="00776339" w:rsidRDefault="00776339" w:rsidP="00776339">
            <w:pPr>
              <w:rPr>
                <w:del w:id="6712" w:author="Camilo Andrés Díaz Gómez" w:date="2023-03-22T16:08:00Z"/>
                <w:rFonts w:cs="Times New Roman"/>
                <w:color w:val="000000"/>
                <w:sz w:val="20"/>
                <w:szCs w:val="20"/>
              </w:rPr>
            </w:pPr>
          </w:p>
        </w:tc>
      </w:tr>
      <w:tr w:rsidR="00776339" w:rsidRPr="00BD3055" w:rsidDel="00776339" w14:paraId="0B2E4323" w14:textId="2319D148" w:rsidTr="00D00600">
        <w:tblPrEx>
          <w:tblW w:w="0" w:type="auto"/>
          <w:tblInd w:w="0" w:type="dxa"/>
          <w:tblLayout w:type="fixed"/>
          <w:tblPrExChange w:id="6713" w:author="Camilo Andrés Díaz Gómez" w:date="2023-03-22T16:08:00Z">
            <w:tblPrEx>
              <w:tblW w:w="0" w:type="auto"/>
              <w:tblInd w:w="0" w:type="dxa"/>
              <w:tblLayout w:type="fixed"/>
            </w:tblPrEx>
          </w:tblPrExChange>
        </w:tblPrEx>
        <w:trPr>
          <w:del w:id="6714" w:author="Camilo Andrés Díaz Gómez" w:date="2023-03-22T16:08:00Z"/>
        </w:trPr>
        <w:tc>
          <w:tcPr>
            <w:tcW w:w="530" w:type="dxa"/>
            <w:vAlign w:val="bottom"/>
            <w:tcPrChange w:id="6715" w:author="Camilo Andrés Díaz Gómez" w:date="2023-03-22T16:08:00Z">
              <w:tcPr>
                <w:tcW w:w="530" w:type="dxa"/>
                <w:vAlign w:val="bottom"/>
              </w:tcPr>
            </w:tcPrChange>
          </w:tcPr>
          <w:p w14:paraId="45D6ABA5" w14:textId="76D8AE2C" w:rsidR="00776339" w:rsidRPr="00BD3055" w:rsidDel="00776339" w:rsidRDefault="00776339" w:rsidP="00776339">
            <w:pPr>
              <w:rPr>
                <w:del w:id="6716" w:author="Camilo Andrés Díaz Gómez" w:date="2023-03-22T16:08:00Z"/>
                <w:rFonts w:cs="Times New Roman"/>
                <w:sz w:val="20"/>
                <w:szCs w:val="20"/>
              </w:rPr>
            </w:pPr>
            <w:del w:id="6717" w:author="Camilo Andrés Díaz Gómez" w:date="2023-03-22T16:08:00Z">
              <w:r w:rsidRPr="00BD3055" w:rsidDel="00776339">
                <w:rPr>
                  <w:rFonts w:cs="Times New Roman"/>
                  <w:color w:val="000000"/>
                  <w:sz w:val="22"/>
                  <w:rPrChange w:id="6718" w:author="Camilo Andrés Díaz Gómez" w:date="2023-03-14T19:47:00Z">
                    <w:rPr>
                      <w:rFonts w:ascii="Calibri" w:hAnsi="Calibri" w:cs="Calibri"/>
                      <w:color w:val="000000"/>
                      <w:sz w:val="22"/>
                    </w:rPr>
                  </w:rPrChange>
                </w:rPr>
                <w:delText>13</w:delText>
              </w:r>
            </w:del>
          </w:p>
        </w:tc>
        <w:tc>
          <w:tcPr>
            <w:tcW w:w="1450" w:type="dxa"/>
            <w:vAlign w:val="bottom"/>
            <w:tcPrChange w:id="6719" w:author="Camilo Andrés Díaz Gómez" w:date="2023-03-22T16:08:00Z">
              <w:tcPr>
                <w:tcW w:w="1450" w:type="dxa"/>
                <w:vAlign w:val="bottom"/>
              </w:tcPr>
            </w:tcPrChange>
          </w:tcPr>
          <w:p w14:paraId="5783B88C" w14:textId="75BA6959" w:rsidR="00776339" w:rsidRPr="00BD3055" w:rsidDel="00776339" w:rsidRDefault="00776339" w:rsidP="00776339">
            <w:pPr>
              <w:rPr>
                <w:del w:id="6720" w:author="Camilo Andrés Díaz Gómez" w:date="2023-03-22T16:08:00Z"/>
                <w:rFonts w:cs="Times New Roman"/>
                <w:sz w:val="20"/>
                <w:szCs w:val="20"/>
              </w:rPr>
            </w:pPr>
            <w:del w:id="6721" w:author="Camilo Andrés Díaz Gómez" w:date="2023-03-22T16:06:00Z">
              <w:r w:rsidRPr="00BD3055" w:rsidDel="0066355F">
                <w:rPr>
                  <w:rFonts w:cs="Times New Roman"/>
                  <w:color w:val="000000"/>
                  <w:sz w:val="20"/>
                  <w:szCs w:val="20"/>
                  <w:rPrChange w:id="6722" w:author="Camilo Andrés Díaz Gómez" w:date="2023-03-14T19:47:00Z">
                    <w:rPr>
                      <w:rFonts w:ascii="Calibri" w:hAnsi="Calibri" w:cs="Calibri"/>
                      <w:color w:val="000000"/>
                      <w:sz w:val="20"/>
                      <w:szCs w:val="20"/>
                    </w:rPr>
                  </w:rPrChange>
                </w:rPr>
                <w:delText>14,39138087</w:delText>
              </w:r>
            </w:del>
          </w:p>
        </w:tc>
        <w:tc>
          <w:tcPr>
            <w:tcW w:w="1559" w:type="dxa"/>
            <w:vAlign w:val="bottom"/>
            <w:tcPrChange w:id="6723" w:author="Camilo Andrés Díaz Gómez" w:date="2023-03-22T16:08:00Z">
              <w:tcPr>
                <w:tcW w:w="1559" w:type="dxa"/>
                <w:vAlign w:val="bottom"/>
              </w:tcPr>
            </w:tcPrChange>
          </w:tcPr>
          <w:p w14:paraId="734BCA5E" w14:textId="4326FF34" w:rsidR="00776339" w:rsidRPr="00BD3055" w:rsidDel="00776339" w:rsidRDefault="00776339" w:rsidP="00776339">
            <w:pPr>
              <w:rPr>
                <w:del w:id="6724" w:author="Camilo Andrés Díaz Gómez" w:date="2023-03-22T16:08:00Z"/>
                <w:rFonts w:cs="Times New Roman"/>
                <w:sz w:val="20"/>
                <w:szCs w:val="20"/>
              </w:rPr>
            </w:pPr>
            <w:del w:id="6725" w:author="Camilo Andrés Díaz Gómez" w:date="2023-03-22T16:07:00Z">
              <w:r w:rsidRPr="00BD3055" w:rsidDel="0052638D">
                <w:rPr>
                  <w:rFonts w:cs="Times New Roman"/>
                  <w:color w:val="000000"/>
                  <w:sz w:val="20"/>
                  <w:szCs w:val="20"/>
                  <w:rPrChange w:id="6726" w:author="Camilo Andrés Díaz Gómez" w:date="2023-03-14T19:47:00Z">
                    <w:rPr>
                      <w:rFonts w:ascii="Calibri" w:hAnsi="Calibri" w:cs="Calibri"/>
                      <w:color w:val="000000"/>
                      <w:sz w:val="20"/>
                      <w:szCs w:val="20"/>
                    </w:rPr>
                  </w:rPrChange>
                </w:rPr>
                <w:delText>14,8208042</w:delText>
              </w:r>
            </w:del>
          </w:p>
        </w:tc>
        <w:tc>
          <w:tcPr>
            <w:tcW w:w="1418" w:type="dxa"/>
            <w:vAlign w:val="bottom"/>
            <w:tcPrChange w:id="6727" w:author="Camilo Andrés Díaz Gómez" w:date="2023-03-22T16:08:00Z">
              <w:tcPr>
                <w:tcW w:w="1418" w:type="dxa"/>
                <w:vAlign w:val="bottom"/>
              </w:tcPr>
            </w:tcPrChange>
          </w:tcPr>
          <w:p w14:paraId="3D9F6D7D" w14:textId="4962A5C4" w:rsidR="00776339" w:rsidRPr="00BD3055" w:rsidDel="00776339" w:rsidRDefault="00776339" w:rsidP="00776339">
            <w:pPr>
              <w:rPr>
                <w:del w:id="6728" w:author="Camilo Andrés Díaz Gómez" w:date="2023-03-22T16:08:00Z"/>
                <w:rFonts w:cs="Times New Roman"/>
                <w:sz w:val="20"/>
                <w:szCs w:val="20"/>
              </w:rPr>
            </w:pPr>
            <w:del w:id="6729" w:author="Camilo Andrés Díaz Gómez" w:date="2023-03-22T16:07:00Z">
              <w:r w:rsidRPr="00BD3055" w:rsidDel="00AC0D41">
                <w:rPr>
                  <w:rFonts w:cs="Times New Roman"/>
                  <w:color w:val="000000"/>
                  <w:sz w:val="20"/>
                  <w:szCs w:val="20"/>
                  <w:rPrChange w:id="6730" w:author="Camilo Andrés Díaz Gómez" w:date="2023-03-14T19:47:00Z">
                    <w:rPr>
                      <w:rFonts w:ascii="Calibri" w:hAnsi="Calibri" w:cs="Calibri"/>
                      <w:color w:val="000000"/>
                      <w:sz w:val="20"/>
                      <w:szCs w:val="20"/>
                    </w:rPr>
                  </w:rPrChange>
                </w:rPr>
                <w:delText>14,6356572</w:delText>
              </w:r>
            </w:del>
          </w:p>
        </w:tc>
        <w:tc>
          <w:tcPr>
            <w:tcW w:w="1417" w:type="dxa"/>
            <w:vAlign w:val="bottom"/>
            <w:tcPrChange w:id="6731" w:author="Camilo Andrés Díaz Gómez" w:date="2023-03-22T16:08:00Z">
              <w:tcPr>
                <w:tcW w:w="1417" w:type="dxa"/>
                <w:vAlign w:val="bottom"/>
              </w:tcPr>
            </w:tcPrChange>
          </w:tcPr>
          <w:p w14:paraId="28381945" w14:textId="4B509778" w:rsidR="00776339" w:rsidRPr="00BD3055" w:rsidDel="00776339" w:rsidRDefault="00776339" w:rsidP="00776339">
            <w:pPr>
              <w:rPr>
                <w:del w:id="6732" w:author="Camilo Andrés Díaz Gómez" w:date="2023-03-22T16:08:00Z"/>
                <w:rFonts w:cs="Times New Roman"/>
                <w:sz w:val="20"/>
                <w:szCs w:val="20"/>
              </w:rPr>
            </w:pPr>
            <w:del w:id="6733" w:author="Camilo Andrés Díaz Gómez" w:date="2023-03-22T16:08:00Z">
              <w:r w:rsidRPr="00BD3055" w:rsidDel="00D41E19">
                <w:rPr>
                  <w:rFonts w:cs="Times New Roman"/>
                  <w:color w:val="000000"/>
                  <w:sz w:val="20"/>
                  <w:szCs w:val="20"/>
                  <w:rPrChange w:id="6734" w:author="Camilo Andrés Díaz Gómez" w:date="2023-03-14T19:47:00Z">
                    <w:rPr>
                      <w:rFonts w:ascii="Calibri" w:hAnsi="Calibri" w:cs="Calibri"/>
                      <w:color w:val="000000"/>
                      <w:sz w:val="20"/>
                      <w:szCs w:val="20"/>
                    </w:rPr>
                  </w:rPrChange>
                </w:rPr>
                <w:delText>14,62051282</w:delText>
              </w:r>
            </w:del>
          </w:p>
        </w:tc>
        <w:tc>
          <w:tcPr>
            <w:tcW w:w="1488" w:type="dxa"/>
            <w:vAlign w:val="bottom"/>
            <w:tcPrChange w:id="6735" w:author="Camilo Andrés Díaz Gómez" w:date="2023-03-22T16:08:00Z">
              <w:tcPr>
                <w:tcW w:w="1488" w:type="dxa"/>
              </w:tcPr>
            </w:tcPrChange>
          </w:tcPr>
          <w:p w14:paraId="3BA84C2C" w14:textId="549EF943" w:rsidR="00776339" w:rsidRPr="00776339" w:rsidDel="00776339" w:rsidRDefault="00776339" w:rsidP="00776339">
            <w:pPr>
              <w:rPr>
                <w:del w:id="6736" w:author="Camilo Andrés Díaz Gómez" w:date="2023-03-22T16:08:00Z"/>
                <w:rFonts w:cs="Times New Roman"/>
                <w:color w:val="000000"/>
                <w:sz w:val="20"/>
                <w:szCs w:val="20"/>
              </w:rPr>
            </w:pPr>
          </w:p>
        </w:tc>
        <w:tc>
          <w:tcPr>
            <w:tcW w:w="322" w:type="dxa"/>
            <w:tcPrChange w:id="6737" w:author="Camilo Andrés Díaz Gómez" w:date="2023-03-22T16:08:00Z">
              <w:tcPr>
                <w:tcW w:w="322" w:type="dxa"/>
              </w:tcPr>
            </w:tcPrChange>
          </w:tcPr>
          <w:p w14:paraId="64851A1A" w14:textId="71CD5C06" w:rsidR="00776339" w:rsidRPr="00776339" w:rsidDel="00776339" w:rsidRDefault="00776339" w:rsidP="00776339">
            <w:pPr>
              <w:rPr>
                <w:del w:id="6738" w:author="Camilo Andrés Díaz Gómez" w:date="2023-03-22T16:08:00Z"/>
                <w:rFonts w:cs="Times New Roman"/>
                <w:color w:val="000000"/>
                <w:sz w:val="20"/>
                <w:szCs w:val="20"/>
              </w:rPr>
            </w:pPr>
          </w:p>
        </w:tc>
        <w:tc>
          <w:tcPr>
            <w:tcW w:w="322" w:type="dxa"/>
            <w:tcPrChange w:id="6739" w:author="Camilo Andrés Díaz Gómez" w:date="2023-03-22T16:08:00Z">
              <w:tcPr>
                <w:tcW w:w="322" w:type="dxa"/>
              </w:tcPr>
            </w:tcPrChange>
          </w:tcPr>
          <w:p w14:paraId="356B9949" w14:textId="6E504677" w:rsidR="00776339" w:rsidRPr="00776339" w:rsidDel="00776339" w:rsidRDefault="00776339" w:rsidP="00776339">
            <w:pPr>
              <w:rPr>
                <w:del w:id="6740" w:author="Camilo Andrés Díaz Gómez" w:date="2023-03-22T16:08:00Z"/>
                <w:rFonts w:cs="Times New Roman"/>
                <w:color w:val="000000"/>
                <w:sz w:val="20"/>
                <w:szCs w:val="20"/>
              </w:rPr>
            </w:pPr>
          </w:p>
        </w:tc>
        <w:tc>
          <w:tcPr>
            <w:tcW w:w="322" w:type="dxa"/>
            <w:tcPrChange w:id="6741" w:author="Camilo Andrés Díaz Gómez" w:date="2023-03-22T16:08:00Z">
              <w:tcPr>
                <w:tcW w:w="322" w:type="dxa"/>
              </w:tcPr>
            </w:tcPrChange>
          </w:tcPr>
          <w:p w14:paraId="03D7338D" w14:textId="18AC3FD7" w:rsidR="00776339" w:rsidRPr="00776339" w:rsidDel="00776339" w:rsidRDefault="00776339" w:rsidP="00776339">
            <w:pPr>
              <w:rPr>
                <w:del w:id="6742" w:author="Camilo Andrés Díaz Gómez" w:date="2023-03-22T16:08:00Z"/>
                <w:rFonts w:cs="Times New Roman"/>
                <w:color w:val="000000"/>
                <w:sz w:val="20"/>
                <w:szCs w:val="20"/>
              </w:rPr>
            </w:pPr>
          </w:p>
        </w:tc>
      </w:tr>
      <w:tr w:rsidR="00776339" w:rsidRPr="00BD3055" w:rsidDel="00776339" w14:paraId="31E939CF" w14:textId="565C792B" w:rsidTr="00D00600">
        <w:tblPrEx>
          <w:tblW w:w="0" w:type="auto"/>
          <w:tblInd w:w="0" w:type="dxa"/>
          <w:tblLayout w:type="fixed"/>
          <w:tblPrExChange w:id="6743" w:author="Camilo Andrés Díaz Gómez" w:date="2023-03-22T16:08:00Z">
            <w:tblPrEx>
              <w:tblW w:w="0" w:type="auto"/>
              <w:tblInd w:w="0" w:type="dxa"/>
              <w:tblLayout w:type="fixed"/>
            </w:tblPrEx>
          </w:tblPrExChange>
        </w:tblPrEx>
        <w:trPr>
          <w:del w:id="6744" w:author="Camilo Andrés Díaz Gómez" w:date="2023-03-22T16:08:00Z"/>
        </w:trPr>
        <w:tc>
          <w:tcPr>
            <w:tcW w:w="530" w:type="dxa"/>
            <w:vAlign w:val="bottom"/>
            <w:tcPrChange w:id="6745" w:author="Camilo Andrés Díaz Gómez" w:date="2023-03-22T16:08:00Z">
              <w:tcPr>
                <w:tcW w:w="530" w:type="dxa"/>
                <w:vAlign w:val="bottom"/>
              </w:tcPr>
            </w:tcPrChange>
          </w:tcPr>
          <w:p w14:paraId="6AE75138" w14:textId="7EADA4EC" w:rsidR="00776339" w:rsidRPr="00BD3055" w:rsidDel="00776339" w:rsidRDefault="00776339" w:rsidP="00776339">
            <w:pPr>
              <w:rPr>
                <w:del w:id="6746" w:author="Camilo Andrés Díaz Gómez" w:date="2023-03-22T16:08:00Z"/>
                <w:rFonts w:cs="Times New Roman"/>
                <w:sz w:val="20"/>
                <w:szCs w:val="20"/>
              </w:rPr>
            </w:pPr>
            <w:del w:id="6747" w:author="Camilo Andrés Díaz Gómez" w:date="2023-03-22T16:08:00Z">
              <w:r w:rsidRPr="00BD3055" w:rsidDel="00776339">
                <w:rPr>
                  <w:rFonts w:cs="Times New Roman"/>
                  <w:color w:val="000000"/>
                  <w:sz w:val="22"/>
                  <w:rPrChange w:id="6748" w:author="Camilo Andrés Díaz Gómez" w:date="2023-03-14T19:47:00Z">
                    <w:rPr>
                      <w:rFonts w:ascii="Calibri" w:hAnsi="Calibri" w:cs="Calibri"/>
                      <w:color w:val="000000"/>
                      <w:sz w:val="22"/>
                    </w:rPr>
                  </w:rPrChange>
                </w:rPr>
                <w:delText>14</w:delText>
              </w:r>
            </w:del>
          </w:p>
        </w:tc>
        <w:tc>
          <w:tcPr>
            <w:tcW w:w="1450" w:type="dxa"/>
            <w:vAlign w:val="bottom"/>
            <w:tcPrChange w:id="6749" w:author="Camilo Andrés Díaz Gómez" w:date="2023-03-22T16:08:00Z">
              <w:tcPr>
                <w:tcW w:w="1450" w:type="dxa"/>
                <w:vAlign w:val="bottom"/>
              </w:tcPr>
            </w:tcPrChange>
          </w:tcPr>
          <w:p w14:paraId="4723BA51" w14:textId="2E4232A1" w:rsidR="00776339" w:rsidRPr="00BD3055" w:rsidDel="00776339" w:rsidRDefault="00776339" w:rsidP="00776339">
            <w:pPr>
              <w:rPr>
                <w:del w:id="6750" w:author="Camilo Andrés Díaz Gómez" w:date="2023-03-22T16:08:00Z"/>
                <w:rFonts w:cs="Times New Roman"/>
                <w:sz w:val="20"/>
                <w:szCs w:val="20"/>
              </w:rPr>
            </w:pPr>
            <w:del w:id="6751" w:author="Camilo Andrés Díaz Gómez" w:date="2023-03-22T16:06:00Z">
              <w:r w:rsidRPr="00BD3055" w:rsidDel="0066355F">
                <w:rPr>
                  <w:rFonts w:cs="Times New Roman"/>
                  <w:color w:val="000000"/>
                  <w:sz w:val="20"/>
                  <w:szCs w:val="20"/>
                  <w:rPrChange w:id="6752" w:author="Camilo Andrés Díaz Gómez" w:date="2023-03-14T19:47:00Z">
                    <w:rPr>
                      <w:rFonts w:ascii="Calibri" w:hAnsi="Calibri" w:cs="Calibri"/>
                      <w:color w:val="000000"/>
                      <w:sz w:val="20"/>
                      <w:szCs w:val="20"/>
                    </w:rPr>
                  </w:rPrChange>
                </w:rPr>
                <w:delText>14,55638747</w:delText>
              </w:r>
            </w:del>
          </w:p>
        </w:tc>
        <w:tc>
          <w:tcPr>
            <w:tcW w:w="1559" w:type="dxa"/>
            <w:vAlign w:val="bottom"/>
            <w:tcPrChange w:id="6753" w:author="Camilo Andrés Díaz Gómez" w:date="2023-03-22T16:08:00Z">
              <w:tcPr>
                <w:tcW w:w="1559" w:type="dxa"/>
                <w:vAlign w:val="bottom"/>
              </w:tcPr>
            </w:tcPrChange>
          </w:tcPr>
          <w:p w14:paraId="40AFA1B3" w14:textId="6F854A5B" w:rsidR="00776339" w:rsidRPr="00BD3055" w:rsidDel="00776339" w:rsidRDefault="00776339" w:rsidP="00776339">
            <w:pPr>
              <w:rPr>
                <w:del w:id="6754" w:author="Camilo Andrés Díaz Gómez" w:date="2023-03-22T16:08:00Z"/>
                <w:rFonts w:cs="Times New Roman"/>
                <w:sz w:val="20"/>
                <w:szCs w:val="20"/>
              </w:rPr>
            </w:pPr>
            <w:del w:id="6755" w:author="Camilo Andrés Díaz Gómez" w:date="2023-03-22T16:07:00Z">
              <w:r w:rsidRPr="00BD3055" w:rsidDel="0052638D">
                <w:rPr>
                  <w:rFonts w:cs="Times New Roman"/>
                  <w:color w:val="000000"/>
                  <w:sz w:val="20"/>
                  <w:szCs w:val="20"/>
                  <w:rPrChange w:id="6756" w:author="Camilo Andrés Díaz Gómez" w:date="2023-03-14T19:47:00Z">
                    <w:rPr>
                      <w:rFonts w:ascii="Calibri" w:hAnsi="Calibri" w:cs="Calibri"/>
                      <w:color w:val="000000"/>
                      <w:sz w:val="20"/>
                      <w:szCs w:val="20"/>
                    </w:rPr>
                  </w:rPrChange>
                </w:rPr>
                <w:delText>14,61255088</w:delText>
              </w:r>
            </w:del>
          </w:p>
        </w:tc>
        <w:tc>
          <w:tcPr>
            <w:tcW w:w="1418" w:type="dxa"/>
            <w:vAlign w:val="bottom"/>
            <w:tcPrChange w:id="6757" w:author="Camilo Andrés Díaz Gómez" w:date="2023-03-22T16:08:00Z">
              <w:tcPr>
                <w:tcW w:w="1418" w:type="dxa"/>
                <w:vAlign w:val="bottom"/>
              </w:tcPr>
            </w:tcPrChange>
          </w:tcPr>
          <w:p w14:paraId="2CDB1590" w14:textId="1170B8DB" w:rsidR="00776339" w:rsidRPr="00BD3055" w:rsidDel="00776339" w:rsidRDefault="00776339" w:rsidP="00776339">
            <w:pPr>
              <w:rPr>
                <w:del w:id="6758" w:author="Camilo Andrés Díaz Gómez" w:date="2023-03-22T16:08:00Z"/>
                <w:rFonts w:cs="Times New Roman"/>
                <w:sz w:val="20"/>
                <w:szCs w:val="20"/>
              </w:rPr>
            </w:pPr>
            <w:del w:id="6759" w:author="Camilo Andrés Díaz Gómez" w:date="2023-03-22T16:07:00Z">
              <w:r w:rsidRPr="00BD3055" w:rsidDel="00AC0D41">
                <w:rPr>
                  <w:rFonts w:cs="Times New Roman"/>
                  <w:color w:val="000000"/>
                  <w:sz w:val="20"/>
                  <w:szCs w:val="20"/>
                  <w:rPrChange w:id="6760" w:author="Camilo Andrés Díaz Gómez" w:date="2023-03-14T19:47:00Z">
                    <w:rPr>
                      <w:rFonts w:ascii="Calibri" w:hAnsi="Calibri" w:cs="Calibri"/>
                      <w:color w:val="000000"/>
                      <w:sz w:val="20"/>
                      <w:szCs w:val="20"/>
                    </w:rPr>
                  </w:rPrChange>
                </w:rPr>
                <w:delText>14,51098877</w:delText>
              </w:r>
            </w:del>
          </w:p>
        </w:tc>
        <w:tc>
          <w:tcPr>
            <w:tcW w:w="1417" w:type="dxa"/>
            <w:vAlign w:val="bottom"/>
            <w:tcPrChange w:id="6761" w:author="Camilo Andrés Díaz Gómez" w:date="2023-03-22T16:08:00Z">
              <w:tcPr>
                <w:tcW w:w="1417" w:type="dxa"/>
                <w:vAlign w:val="bottom"/>
              </w:tcPr>
            </w:tcPrChange>
          </w:tcPr>
          <w:p w14:paraId="6BD6FE5E" w14:textId="7000F92B" w:rsidR="00776339" w:rsidRPr="00BD3055" w:rsidDel="00776339" w:rsidRDefault="00776339" w:rsidP="00776339">
            <w:pPr>
              <w:rPr>
                <w:del w:id="6762" w:author="Camilo Andrés Díaz Gómez" w:date="2023-03-22T16:08:00Z"/>
                <w:rFonts w:cs="Times New Roman"/>
                <w:sz w:val="20"/>
                <w:szCs w:val="20"/>
              </w:rPr>
            </w:pPr>
            <w:del w:id="6763" w:author="Camilo Andrés Díaz Gómez" w:date="2023-03-22T16:08:00Z">
              <w:r w:rsidRPr="00BD3055" w:rsidDel="00D41E19">
                <w:rPr>
                  <w:rFonts w:cs="Times New Roman"/>
                  <w:color w:val="000000"/>
                  <w:sz w:val="20"/>
                  <w:szCs w:val="20"/>
                  <w:rPrChange w:id="6764" w:author="Camilo Andrés Díaz Gómez" w:date="2023-03-14T19:47:00Z">
                    <w:rPr>
                      <w:rFonts w:ascii="Calibri" w:hAnsi="Calibri" w:cs="Calibri"/>
                      <w:color w:val="000000"/>
                      <w:sz w:val="20"/>
                      <w:szCs w:val="20"/>
                    </w:rPr>
                  </w:rPrChange>
                </w:rPr>
                <w:delText>14,98059701</w:delText>
              </w:r>
            </w:del>
          </w:p>
        </w:tc>
        <w:tc>
          <w:tcPr>
            <w:tcW w:w="1488" w:type="dxa"/>
            <w:vAlign w:val="bottom"/>
            <w:tcPrChange w:id="6765" w:author="Camilo Andrés Díaz Gómez" w:date="2023-03-22T16:08:00Z">
              <w:tcPr>
                <w:tcW w:w="1488" w:type="dxa"/>
              </w:tcPr>
            </w:tcPrChange>
          </w:tcPr>
          <w:p w14:paraId="1E3F74F7" w14:textId="422DEEC0" w:rsidR="00776339" w:rsidRPr="00776339" w:rsidDel="00776339" w:rsidRDefault="00776339" w:rsidP="00776339">
            <w:pPr>
              <w:rPr>
                <w:del w:id="6766" w:author="Camilo Andrés Díaz Gómez" w:date="2023-03-22T16:08:00Z"/>
                <w:rFonts w:cs="Times New Roman"/>
                <w:color w:val="000000"/>
                <w:sz w:val="20"/>
                <w:szCs w:val="20"/>
              </w:rPr>
            </w:pPr>
          </w:p>
        </w:tc>
        <w:tc>
          <w:tcPr>
            <w:tcW w:w="322" w:type="dxa"/>
            <w:tcPrChange w:id="6767" w:author="Camilo Andrés Díaz Gómez" w:date="2023-03-22T16:08:00Z">
              <w:tcPr>
                <w:tcW w:w="322" w:type="dxa"/>
              </w:tcPr>
            </w:tcPrChange>
          </w:tcPr>
          <w:p w14:paraId="07621F58" w14:textId="772D0780" w:rsidR="00776339" w:rsidRPr="00776339" w:rsidDel="00776339" w:rsidRDefault="00776339" w:rsidP="00776339">
            <w:pPr>
              <w:rPr>
                <w:del w:id="6768" w:author="Camilo Andrés Díaz Gómez" w:date="2023-03-22T16:08:00Z"/>
                <w:rFonts w:cs="Times New Roman"/>
                <w:color w:val="000000"/>
                <w:sz w:val="20"/>
                <w:szCs w:val="20"/>
              </w:rPr>
            </w:pPr>
          </w:p>
        </w:tc>
        <w:tc>
          <w:tcPr>
            <w:tcW w:w="322" w:type="dxa"/>
            <w:tcPrChange w:id="6769" w:author="Camilo Andrés Díaz Gómez" w:date="2023-03-22T16:08:00Z">
              <w:tcPr>
                <w:tcW w:w="322" w:type="dxa"/>
              </w:tcPr>
            </w:tcPrChange>
          </w:tcPr>
          <w:p w14:paraId="03B23805" w14:textId="1585ABD8" w:rsidR="00776339" w:rsidRPr="00776339" w:rsidDel="00776339" w:rsidRDefault="00776339" w:rsidP="00776339">
            <w:pPr>
              <w:rPr>
                <w:del w:id="6770" w:author="Camilo Andrés Díaz Gómez" w:date="2023-03-22T16:08:00Z"/>
                <w:rFonts w:cs="Times New Roman"/>
                <w:color w:val="000000"/>
                <w:sz w:val="20"/>
                <w:szCs w:val="20"/>
              </w:rPr>
            </w:pPr>
          </w:p>
        </w:tc>
        <w:tc>
          <w:tcPr>
            <w:tcW w:w="322" w:type="dxa"/>
            <w:tcPrChange w:id="6771" w:author="Camilo Andrés Díaz Gómez" w:date="2023-03-22T16:08:00Z">
              <w:tcPr>
                <w:tcW w:w="322" w:type="dxa"/>
              </w:tcPr>
            </w:tcPrChange>
          </w:tcPr>
          <w:p w14:paraId="6E428B4A" w14:textId="441E3823" w:rsidR="00776339" w:rsidRPr="00776339" w:rsidDel="00776339" w:rsidRDefault="00776339" w:rsidP="00776339">
            <w:pPr>
              <w:rPr>
                <w:del w:id="6772" w:author="Camilo Andrés Díaz Gómez" w:date="2023-03-22T16:08:00Z"/>
                <w:rFonts w:cs="Times New Roman"/>
                <w:color w:val="000000"/>
                <w:sz w:val="20"/>
                <w:szCs w:val="20"/>
              </w:rPr>
            </w:pPr>
          </w:p>
        </w:tc>
      </w:tr>
      <w:tr w:rsidR="00776339" w:rsidRPr="00BD3055" w:rsidDel="00776339" w14:paraId="29194657" w14:textId="486C58CB" w:rsidTr="00D00600">
        <w:tblPrEx>
          <w:tblW w:w="0" w:type="auto"/>
          <w:tblInd w:w="0" w:type="dxa"/>
          <w:tblLayout w:type="fixed"/>
          <w:tblPrExChange w:id="6773" w:author="Camilo Andrés Díaz Gómez" w:date="2023-03-22T16:08:00Z">
            <w:tblPrEx>
              <w:tblW w:w="0" w:type="auto"/>
              <w:tblInd w:w="0" w:type="dxa"/>
              <w:tblLayout w:type="fixed"/>
            </w:tblPrEx>
          </w:tblPrExChange>
        </w:tblPrEx>
        <w:trPr>
          <w:del w:id="6774" w:author="Camilo Andrés Díaz Gómez" w:date="2023-03-22T16:08:00Z"/>
        </w:trPr>
        <w:tc>
          <w:tcPr>
            <w:tcW w:w="530" w:type="dxa"/>
            <w:vAlign w:val="bottom"/>
            <w:tcPrChange w:id="6775" w:author="Camilo Andrés Díaz Gómez" w:date="2023-03-22T16:08:00Z">
              <w:tcPr>
                <w:tcW w:w="530" w:type="dxa"/>
                <w:vAlign w:val="bottom"/>
              </w:tcPr>
            </w:tcPrChange>
          </w:tcPr>
          <w:p w14:paraId="47E575E1" w14:textId="2D1553CB" w:rsidR="00776339" w:rsidRPr="00BD3055" w:rsidDel="00776339" w:rsidRDefault="00776339" w:rsidP="00776339">
            <w:pPr>
              <w:rPr>
                <w:del w:id="6776" w:author="Camilo Andrés Díaz Gómez" w:date="2023-03-22T16:08:00Z"/>
                <w:rFonts w:cs="Times New Roman"/>
                <w:sz w:val="20"/>
                <w:szCs w:val="20"/>
              </w:rPr>
            </w:pPr>
            <w:del w:id="6777" w:author="Camilo Andrés Díaz Gómez" w:date="2023-03-22T16:08:00Z">
              <w:r w:rsidRPr="00BD3055" w:rsidDel="00776339">
                <w:rPr>
                  <w:rFonts w:cs="Times New Roman"/>
                  <w:color w:val="000000"/>
                  <w:sz w:val="22"/>
                  <w:rPrChange w:id="6778" w:author="Camilo Andrés Díaz Gómez" w:date="2023-03-14T19:47:00Z">
                    <w:rPr>
                      <w:rFonts w:ascii="Calibri" w:hAnsi="Calibri" w:cs="Calibri"/>
                      <w:color w:val="000000"/>
                      <w:sz w:val="22"/>
                    </w:rPr>
                  </w:rPrChange>
                </w:rPr>
                <w:delText>15</w:delText>
              </w:r>
            </w:del>
          </w:p>
        </w:tc>
        <w:tc>
          <w:tcPr>
            <w:tcW w:w="1450" w:type="dxa"/>
            <w:vAlign w:val="bottom"/>
            <w:tcPrChange w:id="6779" w:author="Camilo Andrés Díaz Gómez" w:date="2023-03-22T16:08:00Z">
              <w:tcPr>
                <w:tcW w:w="1450" w:type="dxa"/>
                <w:vAlign w:val="bottom"/>
              </w:tcPr>
            </w:tcPrChange>
          </w:tcPr>
          <w:p w14:paraId="48E80EAE" w14:textId="7616140F" w:rsidR="00776339" w:rsidRPr="00BD3055" w:rsidDel="00776339" w:rsidRDefault="00776339" w:rsidP="00776339">
            <w:pPr>
              <w:rPr>
                <w:del w:id="6780" w:author="Camilo Andrés Díaz Gómez" w:date="2023-03-22T16:08:00Z"/>
                <w:rFonts w:cs="Times New Roman"/>
                <w:sz w:val="20"/>
                <w:szCs w:val="20"/>
              </w:rPr>
            </w:pPr>
            <w:del w:id="6781" w:author="Camilo Andrés Díaz Gómez" w:date="2023-03-22T16:06:00Z">
              <w:r w:rsidRPr="00BD3055" w:rsidDel="0066355F">
                <w:rPr>
                  <w:rFonts w:cs="Times New Roman"/>
                  <w:color w:val="000000"/>
                  <w:sz w:val="20"/>
                  <w:szCs w:val="20"/>
                  <w:rPrChange w:id="6782" w:author="Camilo Andrés Díaz Gómez" w:date="2023-03-14T19:47:00Z">
                    <w:rPr>
                      <w:rFonts w:ascii="Calibri" w:hAnsi="Calibri" w:cs="Calibri"/>
                      <w:color w:val="000000"/>
                      <w:sz w:val="20"/>
                      <w:szCs w:val="20"/>
                    </w:rPr>
                  </w:rPrChange>
                </w:rPr>
                <w:delText>14,84836203</w:delText>
              </w:r>
            </w:del>
          </w:p>
        </w:tc>
        <w:tc>
          <w:tcPr>
            <w:tcW w:w="1559" w:type="dxa"/>
            <w:vAlign w:val="bottom"/>
            <w:tcPrChange w:id="6783" w:author="Camilo Andrés Díaz Gómez" w:date="2023-03-22T16:08:00Z">
              <w:tcPr>
                <w:tcW w:w="1559" w:type="dxa"/>
                <w:vAlign w:val="bottom"/>
              </w:tcPr>
            </w:tcPrChange>
          </w:tcPr>
          <w:p w14:paraId="0988102B" w14:textId="2265B7F4" w:rsidR="00776339" w:rsidRPr="00BD3055" w:rsidDel="00776339" w:rsidRDefault="00776339" w:rsidP="00776339">
            <w:pPr>
              <w:rPr>
                <w:del w:id="6784" w:author="Camilo Andrés Díaz Gómez" w:date="2023-03-22T16:08:00Z"/>
                <w:rFonts w:cs="Times New Roman"/>
                <w:sz w:val="20"/>
                <w:szCs w:val="20"/>
              </w:rPr>
            </w:pPr>
            <w:del w:id="6785" w:author="Camilo Andrés Díaz Gómez" w:date="2023-03-22T16:07:00Z">
              <w:r w:rsidRPr="00BD3055" w:rsidDel="0052638D">
                <w:rPr>
                  <w:rFonts w:cs="Times New Roman"/>
                  <w:color w:val="000000"/>
                  <w:sz w:val="20"/>
                  <w:szCs w:val="20"/>
                  <w:rPrChange w:id="6786" w:author="Camilo Andrés Díaz Gómez" w:date="2023-03-14T19:47:00Z">
                    <w:rPr>
                      <w:rFonts w:ascii="Calibri" w:hAnsi="Calibri" w:cs="Calibri"/>
                      <w:color w:val="000000"/>
                      <w:sz w:val="20"/>
                      <w:szCs w:val="20"/>
                    </w:rPr>
                  </w:rPrChange>
                </w:rPr>
                <w:delText>15,24057239</w:delText>
              </w:r>
            </w:del>
          </w:p>
        </w:tc>
        <w:tc>
          <w:tcPr>
            <w:tcW w:w="1418" w:type="dxa"/>
            <w:vAlign w:val="bottom"/>
            <w:tcPrChange w:id="6787" w:author="Camilo Andrés Díaz Gómez" w:date="2023-03-22T16:08:00Z">
              <w:tcPr>
                <w:tcW w:w="1418" w:type="dxa"/>
                <w:vAlign w:val="bottom"/>
              </w:tcPr>
            </w:tcPrChange>
          </w:tcPr>
          <w:p w14:paraId="43E0E4C3" w14:textId="7085025E" w:rsidR="00776339" w:rsidRPr="00BD3055" w:rsidDel="00776339" w:rsidRDefault="00776339" w:rsidP="00776339">
            <w:pPr>
              <w:rPr>
                <w:del w:id="6788" w:author="Camilo Andrés Díaz Gómez" w:date="2023-03-22T16:08:00Z"/>
                <w:rFonts w:cs="Times New Roman"/>
                <w:sz w:val="20"/>
                <w:szCs w:val="20"/>
              </w:rPr>
            </w:pPr>
            <w:del w:id="6789" w:author="Camilo Andrés Díaz Gómez" w:date="2023-03-22T16:07:00Z">
              <w:r w:rsidRPr="00BD3055" w:rsidDel="00AC0D41">
                <w:rPr>
                  <w:rFonts w:cs="Times New Roman"/>
                  <w:color w:val="000000"/>
                  <w:sz w:val="20"/>
                  <w:szCs w:val="20"/>
                  <w:rPrChange w:id="6790" w:author="Camilo Andrés Díaz Gómez" w:date="2023-03-14T19:47:00Z">
                    <w:rPr>
                      <w:rFonts w:ascii="Calibri" w:hAnsi="Calibri" w:cs="Calibri"/>
                      <w:color w:val="000000"/>
                      <w:sz w:val="20"/>
                      <w:szCs w:val="20"/>
                    </w:rPr>
                  </w:rPrChange>
                </w:rPr>
                <w:delText>15,05490849</w:delText>
              </w:r>
            </w:del>
          </w:p>
        </w:tc>
        <w:tc>
          <w:tcPr>
            <w:tcW w:w="1417" w:type="dxa"/>
            <w:vAlign w:val="bottom"/>
            <w:tcPrChange w:id="6791" w:author="Camilo Andrés Díaz Gómez" w:date="2023-03-22T16:08:00Z">
              <w:tcPr>
                <w:tcW w:w="1417" w:type="dxa"/>
                <w:vAlign w:val="bottom"/>
              </w:tcPr>
            </w:tcPrChange>
          </w:tcPr>
          <w:p w14:paraId="25B4EDF3" w14:textId="0066124F" w:rsidR="00776339" w:rsidRPr="00BD3055" w:rsidDel="00776339" w:rsidRDefault="00776339" w:rsidP="00776339">
            <w:pPr>
              <w:rPr>
                <w:del w:id="6792" w:author="Camilo Andrés Díaz Gómez" w:date="2023-03-22T16:08:00Z"/>
                <w:rFonts w:cs="Times New Roman"/>
                <w:sz w:val="20"/>
                <w:szCs w:val="20"/>
              </w:rPr>
            </w:pPr>
            <w:del w:id="6793" w:author="Camilo Andrés Díaz Gómez" w:date="2023-03-22T16:08:00Z">
              <w:r w:rsidRPr="00BD3055" w:rsidDel="00D41E19">
                <w:rPr>
                  <w:rFonts w:cs="Times New Roman"/>
                  <w:color w:val="000000"/>
                  <w:sz w:val="20"/>
                  <w:szCs w:val="20"/>
                  <w:rPrChange w:id="6794" w:author="Camilo Andrés Díaz Gómez" w:date="2023-03-14T19:47:00Z">
                    <w:rPr>
                      <w:rFonts w:ascii="Calibri" w:hAnsi="Calibri" w:cs="Calibri"/>
                      <w:color w:val="000000"/>
                      <w:sz w:val="20"/>
                      <w:szCs w:val="20"/>
                    </w:rPr>
                  </w:rPrChange>
                </w:rPr>
                <w:delText>15,57962963</w:delText>
              </w:r>
            </w:del>
          </w:p>
        </w:tc>
        <w:tc>
          <w:tcPr>
            <w:tcW w:w="1488" w:type="dxa"/>
            <w:vAlign w:val="bottom"/>
            <w:tcPrChange w:id="6795" w:author="Camilo Andrés Díaz Gómez" w:date="2023-03-22T16:08:00Z">
              <w:tcPr>
                <w:tcW w:w="1488" w:type="dxa"/>
              </w:tcPr>
            </w:tcPrChange>
          </w:tcPr>
          <w:p w14:paraId="058A267A" w14:textId="2FAE821E" w:rsidR="00776339" w:rsidRPr="00776339" w:rsidDel="00776339" w:rsidRDefault="00776339" w:rsidP="00776339">
            <w:pPr>
              <w:rPr>
                <w:del w:id="6796" w:author="Camilo Andrés Díaz Gómez" w:date="2023-03-22T16:08:00Z"/>
                <w:rFonts w:cs="Times New Roman"/>
                <w:color w:val="000000"/>
                <w:sz w:val="20"/>
                <w:szCs w:val="20"/>
              </w:rPr>
            </w:pPr>
          </w:p>
        </w:tc>
        <w:tc>
          <w:tcPr>
            <w:tcW w:w="322" w:type="dxa"/>
            <w:tcPrChange w:id="6797" w:author="Camilo Andrés Díaz Gómez" w:date="2023-03-22T16:08:00Z">
              <w:tcPr>
                <w:tcW w:w="322" w:type="dxa"/>
              </w:tcPr>
            </w:tcPrChange>
          </w:tcPr>
          <w:p w14:paraId="2A89250D" w14:textId="54C29582" w:rsidR="00776339" w:rsidRPr="00776339" w:rsidDel="00776339" w:rsidRDefault="00776339" w:rsidP="00776339">
            <w:pPr>
              <w:rPr>
                <w:del w:id="6798" w:author="Camilo Andrés Díaz Gómez" w:date="2023-03-22T16:08:00Z"/>
                <w:rFonts w:cs="Times New Roman"/>
                <w:color w:val="000000"/>
                <w:sz w:val="20"/>
                <w:szCs w:val="20"/>
              </w:rPr>
            </w:pPr>
          </w:p>
        </w:tc>
        <w:tc>
          <w:tcPr>
            <w:tcW w:w="322" w:type="dxa"/>
            <w:tcPrChange w:id="6799" w:author="Camilo Andrés Díaz Gómez" w:date="2023-03-22T16:08:00Z">
              <w:tcPr>
                <w:tcW w:w="322" w:type="dxa"/>
              </w:tcPr>
            </w:tcPrChange>
          </w:tcPr>
          <w:p w14:paraId="2FFC91CD" w14:textId="47EE898C" w:rsidR="00776339" w:rsidRPr="00776339" w:rsidDel="00776339" w:rsidRDefault="00776339" w:rsidP="00776339">
            <w:pPr>
              <w:rPr>
                <w:del w:id="6800" w:author="Camilo Andrés Díaz Gómez" w:date="2023-03-22T16:08:00Z"/>
                <w:rFonts w:cs="Times New Roman"/>
                <w:color w:val="000000"/>
                <w:sz w:val="20"/>
                <w:szCs w:val="20"/>
              </w:rPr>
            </w:pPr>
          </w:p>
        </w:tc>
        <w:tc>
          <w:tcPr>
            <w:tcW w:w="322" w:type="dxa"/>
            <w:tcPrChange w:id="6801" w:author="Camilo Andrés Díaz Gómez" w:date="2023-03-22T16:08:00Z">
              <w:tcPr>
                <w:tcW w:w="322" w:type="dxa"/>
              </w:tcPr>
            </w:tcPrChange>
          </w:tcPr>
          <w:p w14:paraId="6E241B38" w14:textId="251F9A3A" w:rsidR="00776339" w:rsidRPr="00776339" w:rsidDel="00776339" w:rsidRDefault="00776339" w:rsidP="00776339">
            <w:pPr>
              <w:rPr>
                <w:del w:id="6802" w:author="Camilo Andrés Díaz Gómez" w:date="2023-03-22T16:08:00Z"/>
                <w:rFonts w:cs="Times New Roman"/>
                <w:color w:val="000000"/>
                <w:sz w:val="20"/>
                <w:szCs w:val="20"/>
              </w:rPr>
            </w:pPr>
          </w:p>
        </w:tc>
      </w:tr>
      <w:tr w:rsidR="00776339" w:rsidRPr="00BD3055" w:rsidDel="00776339" w14:paraId="009604E2" w14:textId="716F6CD0" w:rsidTr="00D00600">
        <w:tblPrEx>
          <w:tblW w:w="0" w:type="auto"/>
          <w:tblInd w:w="0" w:type="dxa"/>
          <w:tblLayout w:type="fixed"/>
          <w:tblPrExChange w:id="6803" w:author="Camilo Andrés Díaz Gómez" w:date="2023-03-22T16:08:00Z">
            <w:tblPrEx>
              <w:tblW w:w="0" w:type="auto"/>
              <w:tblInd w:w="0" w:type="dxa"/>
              <w:tblLayout w:type="fixed"/>
            </w:tblPrEx>
          </w:tblPrExChange>
        </w:tblPrEx>
        <w:trPr>
          <w:del w:id="6804" w:author="Camilo Andrés Díaz Gómez" w:date="2023-03-22T16:08:00Z"/>
        </w:trPr>
        <w:tc>
          <w:tcPr>
            <w:tcW w:w="530" w:type="dxa"/>
            <w:vAlign w:val="bottom"/>
            <w:tcPrChange w:id="6805" w:author="Camilo Andrés Díaz Gómez" w:date="2023-03-22T16:08:00Z">
              <w:tcPr>
                <w:tcW w:w="530" w:type="dxa"/>
                <w:vAlign w:val="bottom"/>
              </w:tcPr>
            </w:tcPrChange>
          </w:tcPr>
          <w:p w14:paraId="744EFD51" w14:textId="697E4583" w:rsidR="00776339" w:rsidRPr="00BD3055" w:rsidDel="00776339" w:rsidRDefault="00776339" w:rsidP="00776339">
            <w:pPr>
              <w:rPr>
                <w:del w:id="6806" w:author="Camilo Andrés Díaz Gómez" w:date="2023-03-22T16:08:00Z"/>
                <w:rFonts w:cs="Times New Roman"/>
                <w:sz w:val="20"/>
                <w:szCs w:val="20"/>
              </w:rPr>
            </w:pPr>
            <w:del w:id="6807" w:author="Camilo Andrés Díaz Gómez" w:date="2023-03-22T16:08:00Z">
              <w:r w:rsidRPr="00BD3055" w:rsidDel="00776339">
                <w:rPr>
                  <w:rFonts w:cs="Times New Roman"/>
                  <w:color w:val="000000"/>
                  <w:sz w:val="22"/>
                  <w:rPrChange w:id="6808" w:author="Camilo Andrés Díaz Gómez" w:date="2023-03-14T19:47:00Z">
                    <w:rPr>
                      <w:rFonts w:ascii="Calibri" w:hAnsi="Calibri" w:cs="Calibri"/>
                      <w:color w:val="000000"/>
                      <w:sz w:val="22"/>
                    </w:rPr>
                  </w:rPrChange>
                </w:rPr>
                <w:delText>16</w:delText>
              </w:r>
            </w:del>
          </w:p>
        </w:tc>
        <w:tc>
          <w:tcPr>
            <w:tcW w:w="1450" w:type="dxa"/>
            <w:vAlign w:val="bottom"/>
            <w:tcPrChange w:id="6809" w:author="Camilo Andrés Díaz Gómez" w:date="2023-03-22T16:08:00Z">
              <w:tcPr>
                <w:tcW w:w="1450" w:type="dxa"/>
                <w:vAlign w:val="bottom"/>
              </w:tcPr>
            </w:tcPrChange>
          </w:tcPr>
          <w:p w14:paraId="1558FE78" w14:textId="55F567EF" w:rsidR="00776339" w:rsidRPr="00BD3055" w:rsidDel="00776339" w:rsidRDefault="00776339" w:rsidP="00776339">
            <w:pPr>
              <w:rPr>
                <w:del w:id="6810" w:author="Camilo Andrés Díaz Gómez" w:date="2023-03-22T16:08:00Z"/>
                <w:rFonts w:cs="Times New Roman"/>
                <w:sz w:val="20"/>
                <w:szCs w:val="20"/>
              </w:rPr>
            </w:pPr>
            <w:del w:id="6811" w:author="Camilo Andrés Díaz Gómez" w:date="2023-03-22T16:06:00Z">
              <w:r w:rsidRPr="00BD3055" w:rsidDel="0066355F">
                <w:rPr>
                  <w:rFonts w:cs="Times New Roman"/>
                  <w:color w:val="000000"/>
                  <w:sz w:val="20"/>
                  <w:szCs w:val="20"/>
                  <w:rPrChange w:id="6812" w:author="Camilo Andrés Díaz Gómez" w:date="2023-03-14T19:47:00Z">
                    <w:rPr>
                      <w:rFonts w:ascii="Calibri" w:hAnsi="Calibri" w:cs="Calibri"/>
                      <w:color w:val="000000"/>
                      <w:sz w:val="20"/>
                      <w:szCs w:val="20"/>
                    </w:rPr>
                  </w:rPrChange>
                </w:rPr>
                <w:delText>12,02611449</w:delText>
              </w:r>
            </w:del>
          </w:p>
        </w:tc>
        <w:tc>
          <w:tcPr>
            <w:tcW w:w="1559" w:type="dxa"/>
            <w:vAlign w:val="bottom"/>
            <w:tcPrChange w:id="6813" w:author="Camilo Andrés Díaz Gómez" w:date="2023-03-22T16:08:00Z">
              <w:tcPr>
                <w:tcW w:w="1559" w:type="dxa"/>
                <w:vAlign w:val="bottom"/>
              </w:tcPr>
            </w:tcPrChange>
          </w:tcPr>
          <w:p w14:paraId="122706C1" w14:textId="3B3010C1" w:rsidR="00776339" w:rsidRPr="00BD3055" w:rsidDel="00776339" w:rsidRDefault="00776339" w:rsidP="00776339">
            <w:pPr>
              <w:rPr>
                <w:del w:id="6814" w:author="Camilo Andrés Díaz Gómez" w:date="2023-03-22T16:08:00Z"/>
                <w:rFonts w:cs="Times New Roman"/>
                <w:sz w:val="20"/>
                <w:szCs w:val="20"/>
              </w:rPr>
            </w:pPr>
            <w:del w:id="6815" w:author="Camilo Andrés Díaz Gómez" w:date="2023-03-22T16:07:00Z">
              <w:r w:rsidRPr="00BD3055" w:rsidDel="0052638D">
                <w:rPr>
                  <w:rFonts w:cs="Times New Roman"/>
                  <w:color w:val="000000"/>
                  <w:sz w:val="20"/>
                  <w:szCs w:val="20"/>
                  <w:rPrChange w:id="6816" w:author="Camilo Andrés Díaz Gómez" w:date="2023-03-14T19:47:00Z">
                    <w:rPr>
                      <w:rFonts w:ascii="Calibri" w:hAnsi="Calibri" w:cs="Calibri"/>
                      <w:color w:val="000000"/>
                      <w:sz w:val="20"/>
                      <w:szCs w:val="20"/>
                    </w:rPr>
                  </w:rPrChange>
                </w:rPr>
                <w:delText>14,17376033</w:delText>
              </w:r>
            </w:del>
          </w:p>
        </w:tc>
        <w:tc>
          <w:tcPr>
            <w:tcW w:w="1418" w:type="dxa"/>
            <w:vAlign w:val="bottom"/>
            <w:tcPrChange w:id="6817" w:author="Camilo Andrés Díaz Gómez" w:date="2023-03-22T16:08:00Z">
              <w:tcPr>
                <w:tcW w:w="1418" w:type="dxa"/>
                <w:vAlign w:val="bottom"/>
              </w:tcPr>
            </w:tcPrChange>
          </w:tcPr>
          <w:p w14:paraId="7E3AE6B0" w14:textId="11288351" w:rsidR="00776339" w:rsidRPr="00BD3055" w:rsidDel="00776339" w:rsidRDefault="00776339" w:rsidP="00776339">
            <w:pPr>
              <w:rPr>
                <w:del w:id="6818" w:author="Camilo Andrés Díaz Gómez" w:date="2023-03-22T16:08:00Z"/>
                <w:rFonts w:cs="Times New Roman"/>
                <w:sz w:val="20"/>
                <w:szCs w:val="20"/>
              </w:rPr>
            </w:pPr>
            <w:del w:id="6819" w:author="Camilo Andrés Díaz Gómez" w:date="2023-03-22T16:07:00Z">
              <w:r w:rsidRPr="00BD3055" w:rsidDel="00AC0D41">
                <w:rPr>
                  <w:rFonts w:cs="Times New Roman"/>
                  <w:color w:val="000000"/>
                  <w:sz w:val="20"/>
                  <w:szCs w:val="20"/>
                  <w:rPrChange w:id="6820" w:author="Camilo Andrés Díaz Gómez" w:date="2023-03-14T19:47:00Z">
                    <w:rPr>
                      <w:rFonts w:ascii="Calibri" w:hAnsi="Calibri" w:cs="Calibri"/>
                      <w:color w:val="000000"/>
                      <w:sz w:val="20"/>
                      <w:szCs w:val="20"/>
                    </w:rPr>
                  </w:rPrChange>
                </w:rPr>
                <w:delText>12,36879407</w:delText>
              </w:r>
            </w:del>
          </w:p>
        </w:tc>
        <w:tc>
          <w:tcPr>
            <w:tcW w:w="1417" w:type="dxa"/>
            <w:vAlign w:val="bottom"/>
            <w:tcPrChange w:id="6821" w:author="Camilo Andrés Díaz Gómez" w:date="2023-03-22T16:08:00Z">
              <w:tcPr>
                <w:tcW w:w="1417" w:type="dxa"/>
                <w:vAlign w:val="bottom"/>
              </w:tcPr>
            </w:tcPrChange>
          </w:tcPr>
          <w:p w14:paraId="34B0E034" w14:textId="416DC95E" w:rsidR="00776339" w:rsidRPr="00BD3055" w:rsidDel="00776339" w:rsidRDefault="00776339" w:rsidP="00776339">
            <w:pPr>
              <w:rPr>
                <w:del w:id="6822" w:author="Camilo Andrés Díaz Gómez" w:date="2023-03-22T16:08:00Z"/>
                <w:rFonts w:cs="Times New Roman"/>
                <w:sz w:val="20"/>
                <w:szCs w:val="20"/>
              </w:rPr>
            </w:pPr>
            <w:del w:id="6823" w:author="Camilo Andrés Díaz Gómez" w:date="2023-03-22T16:08:00Z">
              <w:r w:rsidRPr="00BD3055" w:rsidDel="00D41E19">
                <w:rPr>
                  <w:rFonts w:cs="Times New Roman"/>
                  <w:color w:val="000000"/>
                  <w:sz w:val="20"/>
                  <w:szCs w:val="20"/>
                  <w:rPrChange w:id="6824" w:author="Camilo Andrés Díaz Gómez" w:date="2023-03-14T19:47:00Z">
                    <w:rPr>
                      <w:rFonts w:ascii="Calibri" w:hAnsi="Calibri" w:cs="Calibri"/>
                      <w:color w:val="000000"/>
                      <w:sz w:val="20"/>
                      <w:szCs w:val="20"/>
                    </w:rPr>
                  </w:rPrChange>
                </w:rPr>
                <w:delText>11,92272727</w:delText>
              </w:r>
            </w:del>
          </w:p>
        </w:tc>
        <w:tc>
          <w:tcPr>
            <w:tcW w:w="1488" w:type="dxa"/>
            <w:vAlign w:val="bottom"/>
            <w:tcPrChange w:id="6825" w:author="Camilo Andrés Díaz Gómez" w:date="2023-03-22T16:08:00Z">
              <w:tcPr>
                <w:tcW w:w="1488" w:type="dxa"/>
              </w:tcPr>
            </w:tcPrChange>
          </w:tcPr>
          <w:p w14:paraId="3F992FC4" w14:textId="54F0F7E5" w:rsidR="00776339" w:rsidRPr="00776339" w:rsidDel="00776339" w:rsidRDefault="00776339" w:rsidP="00776339">
            <w:pPr>
              <w:rPr>
                <w:del w:id="6826" w:author="Camilo Andrés Díaz Gómez" w:date="2023-03-22T16:08:00Z"/>
                <w:rFonts w:cs="Times New Roman"/>
                <w:color w:val="000000"/>
                <w:sz w:val="20"/>
                <w:szCs w:val="20"/>
              </w:rPr>
            </w:pPr>
          </w:p>
        </w:tc>
        <w:tc>
          <w:tcPr>
            <w:tcW w:w="322" w:type="dxa"/>
            <w:tcPrChange w:id="6827" w:author="Camilo Andrés Díaz Gómez" w:date="2023-03-22T16:08:00Z">
              <w:tcPr>
                <w:tcW w:w="322" w:type="dxa"/>
              </w:tcPr>
            </w:tcPrChange>
          </w:tcPr>
          <w:p w14:paraId="60E0E4F8" w14:textId="3B62ED13" w:rsidR="00776339" w:rsidRPr="00776339" w:rsidDel="00776339" w:rsidRDefault="00776339" w:rsidP="00776339">
            <w:pPr>
              <w:rPr>
                <w:del w:id="6828" w:author="Camilo Andrés Díaz Gómez" w:date="2023-03-22T16:08:00Z"/>
                <w:rFonts w:cs="Times New Roman"/>
                <w:color w:val="000000"/>
                <w:sz w:val="20"/>
                <w:szCs w:val="20"/>
              </w:rPr>
            </w:pPr>
          </w:p>
        </w:tc>
        <w:tc>
          <w:tcPr>
            <w:tcW w:w="322" w:type="dxa"/>
            <w:tcPrChange w:id="6829" w:author="Camilo Andrés Díaz Gómez" w:date="2023-03-22T16:08:00Z">
              <w:tcPr>
                <w:tcW w:w="322" w:type="dxa"/>
              </w:tcPr>
            </w:tcPrChange>
          </w:tcPr>
          <w:p w14:paraId="406A65FB" w14:textId="5D2DC66C" w:rsidR="00776339" w:rsidRPr="00776339" w:rsidDel="00776339" w:rsidRDefault="00776339" w:rsidP="00776339">
            <w:pPr>
              <w:rPr>
                <w:del w:id="6830" w:author="Camilo Andrés Díaz Gómez" w:date="2023-03-22T16:08:00Z"/>
                <w:rFonts w:cs="Times New Roman"/>
                <w:color w:val="000000"/>
                <w:sz w:val="20"/>
                <w:szCs w:val="20"/>
              </w:rPr>
            </w:pPr>
          </w:p>
        </w:tc>
        <w:tc>
          <w:tcPr>
            <w:tcW w:w="322" w:type="dxa"/>
            <w:tcPrChange w:id="6831" w:author="Camilo Andrés Díaz Gómez" w:date="2023-03-22T16:08:00Z">
              <w:tcPr>
                <w:tcW w:w="322" w:type="dxa"/>
              </w:tcPr>
            </w:tcPrChange>
          </w:tcPr>
          <w:p w14:paraId="648904E1" w14:textId="4021F2E1" w:rsidR="00776339" w:rsidRPr="00776339" w:rsidDel="00776339" w:rsidRDefault="00776339" w:rsidP="00776339">
            <w:pPr>
              <w:rPr>
                <w:del w:id="6832" w:author="Camilo Andrés Díaz Gómez" w:date="2023-03-22T16:08:00Z"/>
                <w:rFonts w:cs="Times New Roman"/>
                <w:color w:val="000000"/>
                <w:sz w:val="20"/>
                <w:szCs w:val="20"/>
              </w:rPr>
            </w:pPr>
          </w:p>
        </w:tc>
      </w:tr>
      <w:tr w:rsidR="00776339" w:rsidRPr="00BD3055" w:rsidDel="00776339" w14:paraId="0BA7E2E2" w14:textId="0FFFC9F5" w:rsidTr="00D00600">
        <w:tblPrEx>
          <w:tblW w:w="0" w:type="auto"/>
          <w:tblInd w:w="0" w:type="dxa"/>
          <w:tblLayout w:type="fixed"/>
          <w:tblPrExChange w:id="6833" w:author="Camilo Andrés Díaz Gómez" w:date="2023-03-22T16:08:00Z">
            <w:tblPrEx>
              <w:tblW w:w="0" w:type="auto"/>
              <w:tblInd w:w="0" w:type="dxa"/>
              <w:tblLayout w:type="fixed"/>
            </w:tblPrEx>
          </w:tblPrExChange>
        </w:tblPrEx>
        <w:trPr>
          <w:del w:id="6834" w:author="Camilo Andrés Díaz Gómez" w:date="2023-03-22T16:08:00Z"/>
        </w:trPr>
        <w:tc>
          <w:tcPr>
            <w:tcW w:w="530" w:type="dxa"/>
            <w:vAlign w:val="bottom"/>
            <w:tcPrChange w:id="6835" w:author="Camilo Andrés Díaz Gómez" w:date="2023-03-22T16:08:00Z">
              <w:tcPr>
                <w:tcW w:w="530" w:type="dxa"/>
                <w:vAlign w:val="bottom"/>
              </w:tcPr>
            </w:tcPrChange>
          </w:tcPr>
          <w:p w14:paraId="26E1823A" w14:textId="6FD55BB0" w:rsidR="00776339" w:rsidRPr="00BD3055" w:rsidDel="00776339" w:rsidRDefault="00776339" w:rsidP="00776339">
            <w:pPr>
              <w:rPr>
                <w:del w:id="6836" w:author="Camilo Andrés Díaz Gómez" w:date="2023-03-22T16:08:00Z"/>
                <w:rFonts w:cs="Times New Roman"/>
                <w:color w:val="000000"/>
                <w:sz w:val="20"/>
                <w:szCs w:val="20"/>
                <w:rPrChange w:id="6837" w:author="Camilo Andrés Díaz Gómez" w:date="2023-03-14T19:47:00Z">
                  <w:rPr>
                    <w:del w:id="6838" w:author="Camilo Andrés Díaz Gómez" w:date="2023-03-22T16:08:00Z"/>
                    <w:rFonts w:ascii="Calibri" w:hAnsi="Calibri" w:cs="Calibri"/>
                    <w:color w:val="000000"/>
                    <w:sz w:val="20"/>
                    <w:szCs w:val="20"/>
                  </w:rPr>
                </w:rPrChange>
              </w:rPr>
            </w:pPr>
            <w:del w:id="6839" w:author="Camilo Andrés Díaz Gómez" w:date="2023-03-22T16:08:00Z">
              <w:r w:rsidRPr="00BD3055" w:rsidDel="00776339">
                <w:rPr>
                  <w:rFonts w:cs="Times New Roman"/>
                  <w:color w:val="000000"/>
                  <w:sz w:val="22"/>
                  <w:rPrChange w:id="6840" w:author="Camilo Andrés Díaz Gómez" w:date="2023-03-14T19:47:00Z">
                    <w:rPr>
                      <w:rFonts w:ascii="Calibri" w:hAnsi="Calibri" w:cs="Calibri"/>
                      <w:color w:val="000000"/>
                      <w:sz w:val="22"/>
                    </w:rPr>
                  </w:rPrChange>
                </w:rPr>
                <w:delText>17</w:delText>
              </w:r>
            </w:del>
          </w:p>
        </w:tc>
        <w:tc>
          <w:tcPr>
            <w:tcW w:w="1450" w:type="dxa"/>
            <w:vAlign w:val="bottom"/>
            <w:tcPrChange w:id="6841" w:author="Camilo Andrés Díaz Gómez" w:date="2023-03-22T16:08:00Z">
              <w:tcPr>
                <w:tcW w:w="1450" w:type="dxa"/>
                <w:vAlign w:val="bottom"/>
              </w:tcPr>
            </w:tcPrChange>
          </w:tcPr>
          <w:p w14:paraId="344DAAE9" w14:textId="08116CBA" w:rsidR="00776339" w:rsidRPr="00BD3055" w:rsidDel="00776339" w:rsidRDefault="00776339" w:rsidP="00776339">
            <w:pPr>
              <w:rPr>
                <w:del w:id="6842" w:author="Camilo Andrés Díaz Gómez" w:date="2023-03-22T16:08:00Z"/>
                <w:rFonts w:cs="Times New Roman"/>
                <w:color w:val="000000"/>
                <w:sz w:val="20"/>
                <w:szCs w:val="20"/>
                <w:rPrChange w:id="6843" w:author="Camilo Andrés Díaz Gómez" w:date="2023-03-14T19:47:00Z">
                  <w:rPr>
                    <w:del w:id="6844" w:author="Camilo Andrés Díaz Gómez" w:date="2023-03-22T16:08:00Z"/>
                    <w:rFonts w:ascii="Calibri" w:hAnsi="Calibri" w:cs="Calibri"/>
                    <w:color w:val="000000"/>
                    <w:sz w:val="20"/>
                    <w:szCs w:val="20"/>
                  </w:rPr>
                </w:rPrChange>
              </w:rPr>
            </w:pPr>
            <w:del w:id="6845" w:author="Camilo Andrés Díaz Gómez" w:date="2023-03-22T16:06:00Z">
              <w:r w:rsidRPr="00BD3055" w:rsidDel="0066355F">
                <w:rPr>
                  <w:rFonts w:cs="Times New Roman"/>
                  <w:color w:val="000000"/>
                  <w:sz w:val="20"/>
                  <w:szCs w:val="20"/>
                  <w:rPrChange w:id="6846" w:author="Camilo Andrés Díaz Gómez" w:date="2023-03-14T19:47:00Z">
                    <w:rPr>
                      <w:rFonts w:ascii="Calibri" w:hAnsi="Calibri" w:cs="Calibri"/>
                      <w:color w:val="000000"/>
                      <w:sz w:val="20"/>
                      <w:szCs w:val="20"/>
                    </w:rPr>
                  </w:rPrChange>
                </w:rPr>
                <w:delText>15,14094452</w:delText>
              </w:r>
            </w:del>
          </w:p>
        </w:tc>
        <w:tc>
          <w:tcPr>
            <w:tcW w:w="1559" w:type="dxa"/>
            <w:vAlign w:val="bottom"/>
            <w:tcPrChange w:id="6847" w:author="Camilo Andrés Díaz Gómez" w:date="2023-03-22T16:08:00Z">
              <w:tcPr>
                <w:tcW w:w="1559" w:type="dxa"/>
                <w:vAlign w:val="bottom"/>
              </w:tcPr>
            </w:tcPrChange>
          </w:tcPr>
          <w:p w14:paraId="22A27D32" w14:textId="47AB52A4" w:rsidR="00776339" w:rsidRPr="00BD3055" w:rsidDel="00776339" w:rsidRDefault="00776339" w:rsidP="00776339">
            <w:pPr>
              <w:rPr>
                <w:del w:id="6848" w:author="Camilo Andrés Díaz Gómez" w:date="2023-03-22T16:08:00Z"/>
                <w:rFonts w:cs="Times New Roman"/>
                <w:color w:val="000000"/>
                <w:sz w:val="20"/>
                <w:szCs w:val="20"/>
                <w:rPrChange w:id="6849" w:author="Camilo Andrés Díaz Gómez" w:date="2023-03-14T19:47:00Z">
                  <w:rPr>
                    <w:del w:id="6850" w:author="Camilo Andrés Díaz Gómez" w:date="2023-03-22T16:08:00Z"/>
                    <w:rFonts w:ascii="Calibri" w:hAnsi="Calibri" w:cs="Calibri"/>
                    <w:color w:val="000000"/>
                    <w:sz w:val="20"/>
                    <w:szCs w:val="20"/>
                  </w:rPr>
                </w:rPrChange>
              </w:rPr>
            </w:pPr>
            <w:del w:id="6851" w:author="Camilo Andrés Díaz Gómez" w:date="2023-03-22T16:07:00Z">
              <w:r w:rsidRPr="00BD3055" w:rsidDel="0052638D">
                <w:rPr>
                  <w:rFonts w:cs="Times New Roman"/>
                  <w:color w:val="000000"/>
                  <w:sz w:val="20"/>
                  <w:szCs w:val="20"/>
                  <w:rPrChange w:id="6852" w:author="Camilo Andrés Díaz Gómez" w:date="2023-03-14T19:47:00Z">
                    <w:rPr>
                      <w:rFonts w:ascii="Calibri" w:hAnsi="Calibri" w:cs="Calibri"/>
                      <w:color w:val="000000"/>
                      <w:sz w:val="20"/>
                      <w:szCs w:val="20"/>
                    </w:rPr>
                  </w:rPrChange>
                </w:rPr>
                <w:delText>15,44753467</w:delText>
              </w:r>
            </w:del>
          </w:p>
        </w:tc>
        <w:tc>
          <w:tcPr>
            <w:tcW w:w="1418" w:type="dxa"/>
            <w:vAlign w:val="bottom"/>
            <w:tcPrChange w:id="6853" w:author="Camilo Andrés Díaz Gómez" w:date="2023-03-22T16:08:00Z">
              <w:tcPr>
                <w:tcW w:w="1418" w:type="dxa"/>
                <w:vAlign w:val="bottom"/>
              </w:tcPr>
            </w:tcPrChange>
          </w:tcPr>
          <w:p w14:paraId="4EA9A4C1" w14:textId="7378467B" w:rsidR="00776339" w:rsidRPr="00BD3055" w:rsidDel="00776339" w:rsidRDefault="00776339" w:rsidP="00776339">
            <w:pPr>
              <w:rPr>
                <w:del w:id="6854" w:author="Camilo Andrés Díaz Gómez" w:date="2023-03-22T16:08:00Z"/>
                <w:rFonts w:cs="Times New Roman"/>
                <w:color w:val="000000"/>
                <w:sz w:val="20"/>
                <w:szCs w:val="20"/>
                <w:rPrChange w:id="6855" w:author="Camilo Andrés Díaz Gómez" w:date="2023-03-14T19:47:00Z">
                  <w:rPr>
                    <w:del w:id="6856" w:author="Camilo Andrés Díaz Gómez" w:date="2023-03-22T16:08:00Z"/>
                    <w:rFonts w:ascii="Calibri" w:hAnsi="Calibri" w:cs="Calibri"/>
                    <w:color w:val="000000"/>
                    <w:sz w:val="20"/>
                    <w:szCs w:val="20"/>
                  </w:rPr>
                </w:rPrChange>
              </w:rPr>
            </w:pPr>
            <w:del w:id="6857" w:author="Camilo Andrés Díaz Gómez" w:date="2023-03-22T16:07:00Z">
              <w:r w:rsidRPr="00BD3055" w:rsidDel="00AC0D41">
                <w:rPr>
                  <w:rFonts w:cs="Times New Roman"/>
                  <w:color w:val="000000"/>
                  <w:sz w:val="20"/>
                  <w:szCs w:val="20"/>
                  <w:rPrChange w:id="6858" w:author="Camilo Andrés Díaz Gómez" w:date="2023-03-14T19:47:00Z">
                    <w:rPr>
                      <w:rFonts w:ascii="Calibri" w:hAnsi="Calibri" w:cs="Calibri"/>
                      <w:color w:val="000000"/>
                      <w:sz w:val="20"/>
                      <w:szCs w:val="20"/>
                    </w:rPr>
                  </w:rPrChange>
                </w:rPr>
                <w:delText>15,28326219</w:delText>
              </w:r>
            </w:del>
          </w:p>
        </w:tc>
        <w:tc>
          <w:tcPr>
            <w:tcW w:w="1417" w:type="dxa"/>
            <w:vAlign w:val="bottom"/>
            <w:tcPrChange w:id="6859" w:author="Camilo Andrés Díaz Gómez" w:date="2023-03-22T16:08:00Z">
              <w:tcPr>
                <w:tcW w:w="1417" w:type="dxa"/>
                <w:vAlign w:val="bottom"/>
              </w:tcPr>
            </w:tcPrChange>
          </w:tcPr>
          <w:p w14:paraId="5D2265CA" w14:textId="4F63DE47" w:rsidR="00776339" w:rsidRPr="00BD3055" w:rsidDel="00776339" w:rsidRDefault="00776339" w:rsidP="00776339">
            <w:pPr>
              <w:rPr>
                <w:del w:id="6860" w:author="Camilo Andrés Díaz Gómez" w:date="2023-03-22T16:08:00Z"/>
                <w:rFonts w:cs="Times New Roman"/>
                <w:color w:val="000000"/>
                <w:sz w:val="20"/>
                <w:szCs w:val="20"/>
                <w:rPrChange w:id="6861" w:author="Camilo Andrés Díaz Gómez" w:date="2023-03-14T19:47:00Z">
                  <w:rPr>
                    <w:del w:id="6862" w:author="Camilo Andrés Díaz Gómez" w:date="2023-03-22T16:08:00Z"/>
                    <w:rFonts w:ascii="Calibri" w:hAnsi="Calibri" w:cs="Calibri"/>
                    <w:color w:val="000000"/>
                    <w:sz w:val="20"/>
                    <w:szCs w:val="20"/>
                  </w:rPr>
                </w:rPrChange>
              </w:rPr>
            </w:pPr>
            <w:del w:id="6863" w:author="Camilo Andrés Díaz Gómez" w:date="2023-03-22T16:08:00Z">
              <w:r w:rsidRPr="00BD3055" w:rsidDel="00D41E19">
                <w:rPr>
                  <w:rFonts w:cs="Times New Roman"/>
                  <w:color w:val="000000"/>
                  <w:sz w:val="20"/>
                  <w:szCs w:val="20"/>
                  <w:rPrChange w:id="6864" w:author="Camilo Andrés Díaz Gómez" w:date="2023-03-14T19:47:00Z">
                    <w:rPr>
                      <w:rFonts w:ascii="Calibri" w:hAnsi="Calibri" w:cs="Calibri"/>
                      <w:color w:val="000000"/>
                      <w:sz w:val="20"/>
                      <w:szCs w:val="20"/>
                    </w:rPr>
                  </w:rPrChange>
                </w:rPr>
                <w:delText>14,36271186</w:delText>
              </w:r>
            </w:del>
          </w:p>
        </w:tc>
        <w:tc>
          <w:tcPr>
            <w:tcW w:w="1488" w:type="dxa"/>
            <w:vAlign w:val="bottom"/>
            <w:tcPrChange w:id="6865" w:author="Camilo Andrés Díaz Gómez" w:date="2023-03-22T16:08:00Z">
              <w:tcPr>
                <w:tcW w:w="1488" w:type="dxa"/>
              </w:tcPr>
            </w:tcPrChange>
          </w:tcPr>
          <w:p w14:paraId="549DA1A2" w14:textId="21AA6E1A" w:rsidR="00776339" w:rsidRPr="00776339" w:rsidDel="00776339" w:rsidRDefault="00776339" w:rsidP="00776339">
            <w:pPr>
              <w:rPr>
                <w:del w:id="6866" w:author="Camilo Andrés Díaz Gómez" w:date="2023-03-22T16:08:00Z"/>
                <w:rFonts w:cs="Times New Roman"/>
                <w:color w:val="000000"/>
                <w:sz w:val="20"/>
                <w:szCs w:val="20"/>
              </w:rPr>
            </w:pPr>
          </w:p>
        </w:tc>
        <w:tc>
          <w:tcPr>
            <w:tcW w:w="322" w:type="dxa"/>
            <w:tcPrChange w:id="6867" w:author="Camilo Andrés Díaz Gómez" w:date="2023-03-22T16:08:00Z">
              <w:tcPr>
                <w:tcW w:w="322" w:type="dxa"/>
              </w:tcPr>
            </w:tcPrChange>
          </w:tcPr>
          <w:p w14:paraId="1F24ACF2" w14:textId="224EADDE" w:rsidR="00776339" w:rsidRPr="00776339" w:rsidDel="00776339" w:rsidRDefault="00776339" w:rsidP="00776339">
            <w:pPr>
              <w:rPr>
                <w:del w:id="6868" w:author="Camilo Andrés Díaz Gómez" w:date="2023-03-22T16:08:00Z"/>
                <w:rFonts w:cs="Times New Roman"/>
                <w:color w:val="000000"/>
                <w:sz w:val="20"/>
                <w:szCs w:val="20"/>
              </w:rPr>
            </w:pPr>
          </w:p>
        </w:tc>
        <w:tc>
          <w:tcPr>
            <w:tcW w:w="322" w:type="dxa"/>
            <w:tcPrChange w:id="6869" w:author="Camilo Andrés Díaz Gómez" w:date="2023-03-22T16:08:00Z">
              <w:tcPr>
                <w:tcW w:w="322" w:type="dxa"/>
              </w:tcPr>
            </w:tcPrChange>
          </w:tcPr>
          <w:p w14:paraId="7760663E" w14:textId="3F70EFFF" w:rsidR="00776339" w:rsidRPr="00776339" w:rsidDel="00776339" w:rsidRDefault="00776339" w:rsidP="00776339">
            <w:pPr>
              <w:rPr>
                <w:del w:id="6870" w:author="Camilo Andrés Díaz Gómez" w:date="2023-03-22T16:08:00Z"/>
                <w:rFonts w:cs="Times New Roman"/>
                <w:color w:val="000000"/>
                <w:sz w:val="20"/>
                <w:szCs w:val="20"/>
              </w:rPr>
            </w:pPr>
          </w:p>
        </w:tc>
        <w:tc>
          <w:tcPr>
            <w:tcW w:w="322" w:type="dxa"/>
            <w:tcPrChange w:id="6871" w:author="Camilo Andrés Díaz Gómez" w:date="2023-03-22T16:08:00Z">
              <w:tcPr>
                <w:tcW w:w="322" w:type="dxa"/>
              </w:tcPr>
            </w:tcPrChange>
          </w:tcPr>
          <w:p w14:paraId="7BCAA604" w14:textId="6AB3D503" w:rsidR="00776339" w:rsidRPr="00776339" w:rsidDel="00776339" w:rsidRDefault="00776339" w:rsidP="00776339">
            <w:pPr>
              <w:rPr>
                <w:del w:id="6872" w:author="Camilo Andrés Díaz Gómez" w:date="2023-03-22T16:08:00Z"/>
                <w:rFonts w:cs="Times New Roman"/>
                <w:color w:val="000000"/>
                <w:sz w:val="20"/>
                <w:szCs w:val="20"/>
              </w:rPr>
            </w:pPr>
          </w:p>
        </w:tc>
      </w:tr>
      <w:tr w:rsidR="00776339" w:rsidRPr="00BD3055" w:rsidDel="00776339" w14:paraId="01270DFC" w14:textId="27CFBB49" w:rsidTr="00D00600">
        <w:tblPrEx>
          <w:tblW w:w="0" w:type="auto"/>
          <w:tblInd w:w="0" w:type="dxa"/>
          <w:tblLayout w:type="fixed"/>
          <w:tblPrExChange w:id="6873" w:author="Camilo Andrés Díaz Gómez" w:date="2023-03-22T16:08:00Z">
            <w:tblPrEx>
              <w:tblW w:w="0" w:type="auto"/>
              <w:tblInd w:w="0" w:type="dxa"/>
              <w:tblLayout w:type="fixed"/>
            </w:tblPrEx>
          </w:tblPrExChange>
        </w:tblPrEx>
        <w:trPr>
          <w:del w:id="6874" w:author="Camilo Andrés Díaz Gómez" w:date="2023-03-22T16:08:00Z"/>
        </w:trPr>
        <w:tc>
          <w:tcPr>
            <w:tcW w:w="530" w:type="dxa"/>
            <w:vAlign w:val="bottom"/>
            <w:tcPrChange w:id="6875" w:author="Camilo Andrés Díaz Gómez" w:date="2023-03-22T16:08:00Z">
              <w:tcPr>
                <w:tcW w:w="530" w:type="dxa"/>
                <w:vAlign w:val="bottom"/>
              </w:tcPr>
            </w:tcPrChange>
          </w:tcPr>
          <w:p w14:paraId="09CD648C" w14:textId="2E6D85DA" w:rsidR="00776339" w:rsidRPr="00BD3055" w:rsidDel="00776339" w:rsidRDefault="00776339" w:rsidP="00776339">
            <w:pPr>
              <w:rPr>
                <w:del w:id="6876" w:author="Camilo Andrés Díaz Gómez" w:date="2023-03-22T16:08:00Z"/>
                <w:rFonts w:cs="Times New Roman"/>
                <w:color w:val="000000"/>
                <w:sz w:val="20"/>
                <w:szCs w:val="20"/>
                <w:rPrChange w:id="6877" w:author="Camilo Andrés Díaz Gómez" w:date="2023-03-14T19:47:00Z">
                  <w:rPr>
                    <w:del w:id="6878" w:author="Camilo Andrés Díaz Gómez" w:date="2023-03-22T16:08:00Z"/>
                    <w:rFonts w:ascii="Calibri" w:hAnsi="Calibri" w:cs="Calibri"/>
                    <w:color w:val="000000"/>
                    <w:sz w:val="20"/>
                    <w:szCs w:val="20"/>
                  </w:rPr>
                </w:rPrChange>
              </w:rPr>
            </w:pPr>
            <w:del w:id="6879" w:author="Camilo Andrés Díaz Gómez" w:date="2023-03-22T16:08:00Z">
              <w:r w:rsidRPr="00BD3055" w:rsidDel="00776339">
                <w:rPr>
                  <w:rFonts w:cs="Times New Roman"/>
                  <w:color w:val="000000"/>
                  <w:sz w:val="22"/>
                  <w:rPrChange w:id="6880" w:author="Camilo Andrés Díaz Gómez" w:date="2023-03-14T19:47:00Z">
                    <w:rPr>
                      <w:rFonts w:ascii="Calibri" w:hAnsi="Calibri" w:cs="Calibri"/>
                      <w:color w:val="000000"/>
                      <w:sz w:val="22"/>
                    </w:rPr>
                  </w:rPrChange>
                </w:rPr>
                <w:delText>18</w:delText>
              </w:r>
            </w:del>
          </w:p>
        </w:tc>
        <w:tc>
          <w:tcPr>
            <w:tcW w:w="1450" w:type="dxa"/>
            <w:vAlign w:val="bottom"/>
            <w:tcPrChange w:id="6881" w:author="Camilo Andrés Díaz Gómez" w:date="2023-03-22T16:08:00Z">
              <w:tcPr>
                <w:tcW w:w="1450" w:type="dxa"/>
                <w:vAlign w:val="bottom"/>
              </w:tcPr>
            </w:tcPrChange>
          </w:tcPr>
          <w:p w14:paraId="27970496" w14:textId="42C6B402" w:rsidR="00776339" w:rsidRPr="00BD3055" w:rsidDel="00776339" w:rsidRDefault="00776339" w:rsidP="00776339">
            <w:pPr>
              <w:rPr>
                <w:del w:id="6882" w:author="Camilo Andrés Díaz Gómez" w:date="2023-03-22T16:08:00Z"/>
                <w:rFonts w:cs="Times New Roman"/>
                <w:color w:val="000000"/>
                <w:sz w:val="20"/>
                <w:szCs w:val="20"/>
                <w:rPrChange w:id="6883" w:author="Camilo Andrés Díaz Gómez" w:date="2023-03-14T19:47:00Z">
                  <w:rPr>
                    <w:del w:id="6884" w:author="Camilo Andrés Díaz Gómez" w:date="2023-03-22T16:08:00Z"/>
                    <w:rFonts w:ascii="Calibri" w:hAnsi="Calibri" w:cs="Calibri"/>
                    <w:color w:val="000000"/>
                    <w:sz w:val="20"/>
                    <w:szCs w:val="20"/>
                  </w:rPr>
                </w:rPrChange>
              </w:rPr>
            </w:pPr>
            <w:del w:id="6885" w:author="Camilo Andrés Díaz Gómez" w:date="2023-03-22T16:06:00Z">
              <w:r w:rsidRPr="00BD3055" w:rsidDel="0066355F">
                <w:rPr>
                  <w:rFonts w:cs="Times New Roman"/>
                  <w:color w:val="000000"/>
                  <w:sz w:val="20"/>
                  <w:szCs w:val="20"/>
                  <w:rPrChange w:id="6886" w:author="Camilo Andrés Díaz Gómez" w:date="2023-03-14T19:47:00Z">
                    <w:rPr>
                      <w:rFonts w:ascii="Calibri" w:hAnsi="Calibri" w:cs="Calibri"/>
                      <w:color w:val="000000"/>
                      <w:sz w:val="20"/>
                      <w:szCs w:val="20"/>
                    </w:rPr>
                  </w:rPrChange>
                </w:rPr>
                <w:delText>13,88204393</w:delText>
              </w:r>
            </w:del>
          </w:p>
        </w:tc>
        <w:tc>
          <w:tcPr>
            <w:tcW w:w="1559" w:type="dxa"/>
            <w:vAlign w:val="bottom"/>
            <w:tcPrChange w:id="6887" w:author="Camilo Andrés Díaz Gómez" w:date="2023-03-22T16:08:00Z">
              <w:tcPr>
                <w:tcW w:w="1559" w:type="dxa"/>
                <w:vAlign w:val="bottom"/>
              </w:tcPr>
            </w:tcPrChange>
          </w:tcPr>
          <w:p w14:paraId="6797AB08" w14:textId="4E131E41" w:rsidR="00776339" w:rsidRPr="00BD3055" w:rsidDel="00776339" w:rsidRDefault="00776339" w:rsidP="00776339">
            <w:pPr>
              <w:rPr>
                <w:del w:id="6888" w:author="Camilo Andrés Díaz Gómez" w:date="2023-03-22T16:08:00Z"/>
                <w:rFonts w:cs="Times New Roman"/>
                <w:color w:val="000000"/>
                <w:sz w:val="20"/>
                <w:szCs w:val="20"/>
                <w:rPrChange w:id="6889" w:author="Camilo Andrés Díaz Gómez" w:date="2023-03-14T19:47:00Z">
                  <w:rPr>
                    <w:del w:id="6890" w:author="Camilo Andrés Díaz Gómez" w:date="2023-03-22T16:08:00Z"/>
                    <w:rFonts w:ascii="Calibri" w:hAnsi="Calibri" w:cs="Calibri"/>
                    <w:color w:val="000000"/>
                    <w:sz w:val="20"/>
                    <w:szCs w:val="20"/>
                  </w:rPr>
                </w:rPrChange>
              </w:rPr>
            </w:pPr>
            <w:del w:id="6891" w:author="Camilo Andrés Díaz Gómez" w:date="2023-03-22T16:07:00Z">
              <w:r w:rsidRPr="00BD3055" w:rsidDel="0052638D">
                <w:rPr>
                  <w:rFonts w:cs="Times New Roman"/>
                  <w:color w:val="000000"/>
                  <w:sz w:val="20"/>
                  <w:szCs w:val="20"/>
                  <w:rPrChange w:id="6892" w:author="Camilo Andrés Díaz Gómez" w:date="2023-03-14T19:47:00Z">
                    <w:rPr>
                      <w:rFonts w:ascii="Calibri" w:hAnsi="Calibri" w:cs="Calibri"/>
                      <w:color w:val="000000"/>
                      <w:sz w:val="20"/>
                      <w:szCs w:val="20"/>
                    </w:rPr>
                  </w:rPrChange>
                </w:rPr>
                <w:delText>15,24247995</w:delText>
              </w:r>
            </w:del>
          </w:p>
        </w:tc>
        <w:tc>
          <w:tcPr>
            <w:tcW w:w="1418" w:type="dxa"/>
            <w:vAlign w:val="bottom"/>
            <w:tcPrChange w:id="6893" w:author="Camilo Andrés Díaz Gómez" w:date="2023-03-22T16:08:00Z">
              <w:tcPr>
                <w:tcW w:w="1418" w:type="dxa"/>
                <w:vAlign w:val="bottom"/>
              </w:tcPr>
            </w:tcPrChange>
          </w:tcPr>
          <w:p w14:paraId="4089491E" w14:textId="1A0DAF7F" w:rsidR="00776339" w:rsidRPr="00BD3055" w:rsidDel="00776339" w:rsidRDefault="00776339" w:rsidP="00776339">
            <w:pPr>
              <w:rPr>
                <w:del w:id="6894" w:author="Camilo Andrés Díaz Gómez" w:date="2023-03-22T16:08:00Z"/>
                <w:rFonts w:cs="Times New Roman"/>
                <w:color w:val="000000"/>
                <w:sz w:val="20"/>
                <w:szCs w:val="20"/>
                <w:rPrChange w:id="6895" w:author="Camilo Andrés Díaz Gómez" w:date="2023-03-14T19:47:00Z">
                  <w:rPr>
                    <w:del w:id="6896" w:author="Camilo Andrés Díaz Gómez" w:date="2023-03-22T16:08:00Z"/>
                    <w:rFonts w:ascii="Calibri" w:hAnsi="Calibri" w:cs="Calibri"/>
                    <w:color w:val="000000"/>
                    <w:sz w:val="20"/>
                    <w:szCs w:val="20"/>
                  </w:rPr>
                </w:rPrChange>
              </w:rPr>
            </w:pPr>
            <w:del w:id="6897" w:author="Camilo Andrés Díaz Gómez" w:date="2023-03-22T16:07:00Z">
              <w:r w:rsidRPr="00BD3055" w:rsidDel="00AC0D41">
                <w:rPr>
                  <w:rFonts w:cs="Times New Roman"/>
                  <w:color w:val="000000"/>
                  <w:sz w:val="20"/>
                  <w:szCs w:val="20"/>
                  <w:rPrChange w:id="6898" w:author="Camilo Andrés Díaz Gómez" w:date="2023-03-14T19:47:00Z">
                    <w:rPr>
                      <w:rFonts w:ascii="Calibri" w:hAnsi="Calibri" w:cs="Calibri"/>
                      <w:color w:val="000000"/>
                      <w:sz w:val="20"/>
                      <w:szCs w:val="20"/>
                    </w:rPr>
                  </w:rPrChange>
                </w:rPr>
                <w:delText>13,82148561</w:delText>
              </w:r>
            </w:del>
          </w:p>
        </w:tc>
        <w:tc>
          <w:tcPr>
            <w:tcW w:w="1417" w:type="dxa"/>
            <w:vAlign w:val="bottom"/>
            <w:tcPrChange w:id="6899" w:author="Camilo Andrés Díaz Gómez" w:date="2023-03-22T16:08:00Z">
              <w:tcPr>
                <w:tcW w:w="1417" w:type="dxa"/>
                <w:vAlign w:val="bottom"/>
              </w:tcPr>
            </w:tcPrChange>
          </w:tcPr>
          <w:p w14:paraId="6DC6DD5C" w14:textId="4AEE93C0" w:rsidR="00776339" w:rsidRPr="00BD3055" w:rsidDel="00776339" w:rsidRDefault="00776339" w:rsidP="00776339">
            <w:pPr>
              <w:rPr>
                <w:del w:id="6900" w:author="Camilo Andrés Díaz Gómez" w:date="2023-03-22T16:08:00Z"/>
                <w:rFonts w:cs="Times New Roman"/>
                <w:color w:val="000000"/>
                <w:sz w:val="20"/>
                <w:szCs w:val="20"/>
                <w:rPrChange w:id="6901" w:author="Camilo Andrés Díaz Gómez" w:date="2023-03-14T19:47:00Z">
                  <w:rPr>
                    <w:del w:id="6902" w:author="Camilo Andrés Díaz Gómez" w:date="2023-03-22T16:08:00Z"/>
                    <w:rFonts w:ascii="Calibri" w:hAnsi="Calibri" w:cs="Calibri"/>
                    <w:color w:val="000000"/>
                    <w:sz w:val="20"/>
                    <w:szCs w:val="20"/>
                  </w:rPr>
                </w:rPrChange>
              </w:rPr>
            </w:pPr>
            <w:del w:id="6903" w:author="Camilo Andrés Díaz Gómez" w:date="2023-03-22T16:08:00Z">
              <w:r w:rsidRPr="00BD3055" w:rsidDel="00D41E19">
                <w:rPr>
                  <w:rFonts w:cs="Times New Roman"/>
                  <w:color w:val="000000"/>
                  <w:sz w:val="20"/>
                  <w:szCs w:val="20"/>
                  <w:rPrChange w:id="6904" w:author="Camilo Andrés Díaz Gómez" w:date="2023-03-14T19:47:00Z">
                    <w:rPr>
                      <w:rFonts w:ascii="Calibri" w:hAnsi="Calibri" w:cs="Calibri"/>
                      <w:color w:val="000000"/>
                      <w:sz w:val="20"/>
                      <w:szCs w:val="20"/>
                    </w:rPr>
                  </w:rPrChange>
                </w:rPr>
                <w:delText>13,23823529</w:delText>
              </w:r>
            </w:del>
          </w:p>
        </w:tc>
        <w:tc>
          <w:tcPr>
            <w:tcW w:w="1488" w:type="dxa"/>
            <w:vAlign w:val="bottom"/>
            <w:tcPrChange w:id="6905" w:author="Camilo Andrés Díaz Gómez" w:date="2023-03-22T16:08:00Z">
              <w:tcPr>
                <w:tcW w:w="1488" w:type="dxa"/>
              </w:tcPr>
            </w:tcPrChange>
          </w:tcPr>
          <w:p w14:paraId="6C6E39A8" w14:textId="4CBA34C2" w:rsidR="00776339" w:rsidRPr="00776339" w:rsidDel="00776339" w:rsidRDefault="00776339" w:rsidP="00776339">
            <w:pPr>
              <w:rPr>
                <w:del w:id="6906" w:author="Camilo Andrés Díaz Gómez" w:date="2023-03-22T16:08:00Z"/>
                <w:rFonts w:cs="Times New Roman"/>
                <w:color w:val="000000"/>
                <w:sz w:val="20"/>
                <w:szCs w:val="20"/>
              </w:rPr>
            </w:pPr>
          </w:p>
        </w:tc>
        <w:tc>
          <w:tcPr>
            <w:tcW w:w="322" w:type="dxa"/>
            <w:tcPrChange w:id="6907" w:author="Camilo Andrés Díaz Gómez" w:date="2023-03-22T16:08:00Z">
              <w:tcPr>
                <w:tcW w:w="322" w:type="dxa"/>
              </w:tcPr>
            </w:tcPrChange>
          </w:tcPr>
          <w:p w14:paraId="1CB5453A" w14:textId="1E86D87C" w:rsidR="00776339" w:rsidRPr="00776339" w:rsidDel="00776339" w:rsidRDefault="00776339" w:rsidP="00776339">
            <w:pPr>
              <w:rPr>
                <w:del w:id="6908" w:author="Camilo Andrés Díaz Gómez" w:date="2023-03-22T16:08:00Z"/>
                <w:rFonts w:cs="Times New Roman"/>
                <w:color w:val="000000"/>
                <w:sz w:val="20"/>
                <w:szCs w:val="20"/>
              </w:rPr>
            </w:pPr>
          </w:p>
        </w:tc>
        <w:tc>
          <w:tcPr>
            <w:tcW w:w="322" w:type="dxa"/>
            <w:tcPrChange w:id="6909" w:author="Camilo Andrés Díaz Gómez" w:date="2023-03-22T16:08:00Z">
              <w:tcPr>
                <w:tcW w:w="322" w:type="dxa"/>
              </w:tcPr>
            </w:tcPrChange>
          </w:tcPr>
          <w:p w14:paraId="3F9DBBF1" w14:textId="362BD701" w:rsidR="00776339" w:rsidRPr="00776339" w:rsidDel="00776339" w:rsidRDefault="00776339" w:rsidP="00776339">
            <w:pPr>
              <w:rPr>
                <w:del w:id="6910" w:author="Camilo Andrés Díaz Gómez" w:date="2023-03-22T16:08:00Z"/>
                <w:rFonts w:cs="Times New Roman"/>
                <w:color w:val="000000"/>
                <w:sz w:val="20"/>
                <w:szCs w:val="20"/>
              </w:rPr>
            </w:pPr>
          </w:p>
        </w:tc>
        <w:tc>
          <w:tcPr>
            <w:tcW w:w="322" w:type="dxa"/>
            <w:tcPrChange w:id="6911" w:author="Camilo Andrés Díaz Gómez" w:date="2023-03-22T16:08:00Z">
              <w:tcPr>
                <w:tcW w:w="322" w:type="dxa"/>
              </w:tcPr>
            </w:tcPrChange>
          </w:tcPr>
          <w:p w14:paraId="1B1279D1" w14:textId="4AE3FF8E" w:rsidR="00776339" w:rsidRPr="00776339" w:rsidDel="00776339" w:rsidRDefault="00776339" w:rsidP="00776339">
            <w:pPr>
              <w:rPr>
                <w:del w:id="6912" w:author="Camilo Andrés Díaz Gómez" w:date="2023-03-22T16:08:00Z"/>
                <w:rFonts w:cs="Times New Roman"/>
                <w:color w:val="000000"/>
                <w:sz w:val="20"/>
                <w:szCs w:val="20"/>
              </w:rPr>
            </w:pPr>
          </w:p>
        </w:tc>
      </w:tr>
      <w:tr w:rsidR="00776339" w:rsidRPr="00BD3055" w:rsidDel="00776339" w14:paraId="3AE3FB8C" w14:textId="4DC835C1" w:rsidTr="00D00600">
        <w:tblPrEx>
          <w:tblW w:w="0" w:type="auto"/>
          <w:tblInd w:w="0" w:type="dxa"/>
          <w:tblLayout w:type="fixed"/>
          <w:tblPrExChange w:id="6913" w:author="Camilo Andrés Díaz Gómez" w:date="2023-03-22T16:08:00Z">
            <w:tblPrEx>
              <w:tblW w:w="0" w:type="auto"/>
              <w:tblInd w:w="0" w:type="dxa"/>
              <w:tblLayout w:type="fixed"/>
            </w:tblPrEx>
          </w:tblPrExChange>
        </w:tblPrEx>
        <w:trPr>
          <w:del w:id="6914" w:author="Camilo Andrés Díaz Gómez" w:date="2023-03-22T16:08:00Z"/>
        </w:trPr>
        <w:tc>
          <w:tcPr>
            <w:tcW w:w="530" w:type="dxa"/>
            <w:vAlign w:val="bottom"/>
            <w:tcPrChange w:id="6915" w:author="Camilo Andrés Díaz Gómez" w:date="2023-03-22T16:08:00Z">
              <w:tcPr>
                <w:tcW w:w="530" w:type="dxa"/>
                <w:vAlign w:val="bottom"/>
              </w:tcPr>
            </w:tcPrChange>
          </w:tcPr>
          <w:p w14:paraId="1F6DD07E" w14:textId="1CBEC8CC" w:rsidR="00776339" w:rsidRPr="00BD3055" w:rsidDel="00776339" w:rsidRDefault="00776339" w:rsidP="00776339">
            <w:pPr>
              <w:rPr>
                <w:del w:id="6916" w:author="Camilo Andrés Díaz Gómez" w:date="2023-03-22T16:08:00Z"/>
                <w:rFonts w:cs="Times New Roman"/>
                <w:color w:val="000000"/>
                <w:sz w:val="20"/>
                <w:szCs w:val="20"/>
                <w:rPrChange w:id="6917" w:author="Camilo Andrés Díaz Gómez" w:date="2023-03-14T19:47:00Z">
                  <w:rPr>
                    <w:del w:id="6918" w:author="Camilo Andrés Díaz Gómez" w:date="2023-03-22T16:08:00Z"/>
                    <w:rFonts w:ascii="Calibri" w:hAnsi="Calibri" w:cs="Calibri"/>
                    <w:color w:val="000000"/>
                    <w:sz w:val="20"/>
                    <w:szCs w:val="20"/>
                  </w:rPr>
                </w:rPrChange>
              </w:rPr>
            </w:pPr>
            <w:del w:id="6919" w:author="Camilo Andrés Díaz Gómez" w:date="2023-03-22T16:08:00Z">
              <w:r w:rsidRPr="00BD3055" w:rsidDel="00776339">
                <w:rPr>
                  <w:rFonts w:cs="Times New Roman"/>
                  <w:color w:val="000000"/>
                  <w:sz w:val="22"/>
                  <w:rPrChange w:id="6920" w:author="Camilo Andrés Díaz Gómez" w:date="2023-03-14T19:47:00Z">
                    <w:rPr>
                      <w:rFonts w:ascii="Calibri" w:hAnsi="Calibri" w:cs="Calibri"/>
                      <w:color w:val="000000"/>
                      <w:sz w:val="22"/>
                    </w:rPr>
                  </w:rPrChange>
                </w:rPr>
                <w:delText>19</w:delText>
              </w:r>
            </w:del>
          </w:p>
        </w:tc>
        <w:tc>
          <w:tcPr>
            <w:tcW w:w="1450" w:type="dxa"/>
            <w:vAlign w:val="bottom"/>
            <w:tcPrChange w:id="6921" w:author="Camilo Andrés Díaz Gómez" w:date="2023-03-22T16:08:00Z">
              <w:tcPr>
                <w:tcW w:w="1450" w:type="dxa"/>
                <w:vAlign w:val="bottom"/>
              </w:tcPr>
            </w:tcPrChange>
          </w:tcPr>
          <w:p w14:paraId="52E44338" w14:textId="0C74E3AC" w:rsidR="00776339" w:rsidRPr="00BD3055" w:rsidDel="00776339" w:rsidRDefault="00776339" w:rsidP="00776339">
            <w:pPr>
              <w:rPr>
                <w:del w:id="6922" w:author="Camilo Andrés Díaz Gómez" w:date="2023-03-22T16:08:00Z"/>
                <w:rFonts w:cs="Times New Roman"/>
                <w:color w:val="000000"/>
                <w:sz w:val="20"/>
                <w:szCs w:val="20"/>
                <w:rPrChange w:id="6923" w:author="Camilo Andrés Díaz Gómez" w:date="2023-03-14T19:47:00Z">
                  <w:rPr>
                    <w:del w:id="6924" w:author="Camilo Andrés Díaz Gómez" w:date="2023-03-22T16:08:00Z"/>
                    <w:rFonts w:ascii="Calibri" w:hAnsi="Calibri" w:cs="Calibri"/>
                    <w:color w:val="000000"/>
                    <w:sz w:val="20"/>
                    <w:szCs w:val="20"/>
                  </w:rPr>
                </w:rPrChange>
              </w:rPr>
            </w:pPr>
            <w:del w:id="6925" w:author="Camilo Andrés Díaz Gómez" w:date="2023-03-22T16:06:00Z">
              <w:r w:rsidRPr="00BD3055" w:rsidDel="0066355F">
                <w:rPr>
                  <w:rFonts w:cs="Times New Roman"/>
                  <w:color w:val="000000"/>
                  <w:sz w:val="20"/>
                  <w:szCs w:val="20"/>
                  <w:rPrChange w:id="6926" w:author="Camilo Andrés Díaz Gómez" w:date="2023-03-14T19:47:00Z">
                    <w:rPr>
                      <w:rFonts w:ascii="Calibri" w:hAnsi="Calibri" w:cs="Calibri"/>
                      <w:color w:val="000000"/>
                      <w:sz w:val="20"/>
                      <w:szCs w:val="20"/>
                    </w:rPr>
                  </w:rPrChange>
                </w:rPr>
                <w:delText>13,62902781</w:delText>
              </w:r>
            </w:del>
          </w:p>
        </w:tc>
        <w:tc>
          <w:tcPr>
            <w:tcW w:w="1559" w:type="dxa"/>
            <w:vAlign w:val="bottom"/>
            <w:tcPrChange w:id="6927" w:author="Camilo Andrés Díaz Gómez" w:date="2023-03-22T16:08:00Z">
              <w:tcPr>
                <w:tcW w:w="1559" w:type="dxa"/>
                <w:vAlign w:val="bottom"/>
              </w:tcPr>
            </w:tcPrChange>
          </w:tcPr>
          <w:p w14:paraId="19F3A632" w14:textId="1F73340C" w:rsidR="00776339" w:rsidRPr="00BD3055" w:rsidDel="00776339" w:rsidRDefault="00776339" w:rsidP="00776339">
            <w:pPr>
              <w:rPr>
                <w:del w:id="6928" w:author="Camilo Andrés Díaz Gómez" w:date="2023-03-22T16:08:00Z"/>
                <w:rFonts w:cs="Times New Roman"/>
                <w:color w:val="000000"/>
                <w:sz w:val="20"/>
                <w:szCs w:val="20"/>
                <w:rPrChange w:id="6929" w:author="Camilo Andrés Díaz Gómez" w:date="2023-03-14T19:47:00Z">
                  <w:rPr>
                    <w:del w:id="6930" w:author="Camilo Andrés Díaz Gómez" w:date="2023-03-22T16:08:00Z"/>
                    <w:rFonts w:ascii="Calibri" w:hAnsi="Calibri" w:cs="Calibri"/>
                    <w:color w:val="000000"/>
                    <w:sz w:val="20"/>
                    <w:szCs w:val="20"/>
                  </w:rPr>
                </w:rPrChange>
              </w:rPr>
            </w:pPr>
            <w:del w:id="6931" w:author="Camilo Andrés Díaz Gómez" w:date="2023-03-22T16:07:00Z">
              <w:r w:rsidRPr="00BD3055" w:rsidDel="0052638D">
                <w:rPr>
                  <w:rFonts w:cs="Times New Roman"/>
                  <w:color w:val="000000"/>
                  <w:sz w:val="20"/>
                  <w:szCs w:val="20"/>
                  <w:rPrChange w:id="6932" w:author="Camilo Andrés Díaz Gómez" w:date="2023-03-14T19:47:00Z">
                    <w:rPr>
                      <w:rFonts w:ascii="Calibri" w:hAnsi="Calibri" w:cs="Calibri"/>
                      <w:color w:val="000000"/>
                      <w:sz w:val="20"/>
                      <w:szCs w:val="20"/>
                    </w:rPr>
                  </w:rPrChange>
                </w:rPr>
                <w:delText>15,30674931</w:delText>
              </w:r>
            </w:del>
          </w:p>
        </w:tc>
        <w:tc>
          <w:tcPr>
            <w:tcW w:w="1418" w:type="dxa"/>
            <w:vAlign w:val="bottom"/>
            <w:tcPrChange w:id="6933" w:author="Camilo Andrés Díaz Gómez" w:date="2023-03-22T16:08:00Z">
              <w:tcPr>
                <w:tcW w:w="1418" w:type="dxa"/>
                <w:vAlign w:val="bottom"/>
              </w:tcPr>
            </w:tcPrChange>
          </w:tcPr>
          <w:p w14:paraId="333B8064" w14:textId="2613A183" w:rsidR="00776339" w:rsidRPr="00BD3055" w:rsidDel="00776339" w:rsidRDefault="00776339" w:rsidP="00776339">
            <w:pPr>
              <w:rPr>
                <w:del w:id="6934" w:author="Camilo Andrés Díaz Gómez" w:date="2023-03-22T16:08:00Z"/>
                <w:rFonts w:cs="Times New Roman"/>
                <w:color w:val="000000"/>
                <w:sz w:val="20"/>
                <w:szCs w:val="20"/>
                <w:rPrChange w:id="6935" w:author="Camilo Andrés Díaz Gómez" w:date="2023-03-14T19:47:00Z">
                  <w:rPr>
                    <w:del w:id="6936" w:author="Camilo Andrés Díaz Gómez" w:date="2023-03-22T16:08:00Z"/>
                    <w:rFonts w:ascii="Calibri" w:hAnsi="Calibri" w:cs="Calibri"/>
                    <w:color w:val="000000"/>
                    <w:sz w:val="20"/>
                    <w:szCs w:val="20"/>
                  </w:rPr>
                </w:rPrChange>
              </w:rPr>
            </w:pPr>
            <w:del w:id="6937" w:author="Camilo Andrés Díaz Gómez" w:date="2023-03-22T16:07:00Z">
              <w:r w:rsidRPr="00BD3055" w:rsidDel="00AC0D41">
                <w:rPr>
                  <w:rFonts w:cs="Times New Roman"/>
                  <w:color w:val="000000"/>
                  <w:sz w:val="20"/>
                  <w:szCs w:val="20"/>
                  <w:rPrChange w:id="6938" w:author="Camilo Andrés Díaz Gómez" w:date="2023-03-14T19:47:00Z">
                    <w:rPr>
                      <w:rFonts w:ascii="Calibri" w:hAnsi="Calibri" w:cs="Calibri"/>
                      <w:color w:val="000000"/>
                      <w:sz w:val="20"/>
                      <w:szCs w:val="20"/>
                    </w:rPr>
                  </w:rPrChange>
                </w:rPr>
                <w:delText>13,50815916</w:delText>
              </w:r>
            </w:del>
          </w:p>
        </w:tc>
        <w:tc>
          <w:tcPr>
            <w:tcW w:w="1417" w:type="dxa"/>
            <w:vAlign w:val="bottom"/>
            <w:tcPrChange w:id="6939" w:author="Camilo Andrés Díaz Gómez" w:date="2023-03-22T16:08:00Z">
              <w:tcPr>
                <w:tcW w:w="1417" w:type="dxa"/>
                <w:vAlign w:val="bottom"/>
              </w:tcPr>
            </w:tcPrChange>
          </w:tcPr>
          <w:p w14:paraId="0CB946F6" w14:textId="48DA37FF" w:rsidR="00776339" w:rsidRPr="00BD3055" w:rsidDel="00776339" w:rsidRDefault="00776339" w:rsidP="00776339">
            <w:pPr>
              <w:rPr>
                <w:del w:id="6940" w:author="Camilo Andrés Díaz Gómez" w:date="2023-03-22T16:08:00Z"/>
                <w:rFonts w:cs="Times New Roman"/>
                <w:color w:val="000000"/>
                <w:sz w:val="20"/>
                <w:szCs w:val="20"/>
                <w:rPrChange w:id="6941" w:author="Camilo Andrés Díaz Gómez" w:date="2023-03-14T19:47:00Z">
                  <w:rPr>
                    <w:del w:id="6942" w:author="Camilo Andrés Díaz Gómez" w:date="2023-03-22T16:08:00Z"/>
                    <w:rFonts w:ascii="Calibri" w:hAnsi="Calibri" w:cs="Calibri"/>
                    <w:color w:val="000000"/>
                    <w:sz w:val="20"/>
                    <w:szCs w:val="20"/>
                  </w:rPr>
                </w:rPrChange>
              </w:rPr>
            </w:pPr>
            <w:del w:id="6943" w:author="Camilo Andrés Díaz Gómez" w:date="2023-03-22T16:08:00Z">
              <w:r w:rsidRPr="00BD3055" w:rsidDel="00D41E19">
                <w:rPr>
                  <w:rFonts w:cs="Times New Roman"/>
                  <w:color w:val="000000"/>
                  <w:sz w:val="20"/>
                  <w:szCs w:val="20"/>
                  <w:rPrChange w:id="6944" w:author="Camilo Andrés Díaz Gómez" w:date="2023-03-14T19:47:00Z">
                    <w:rPr>
                      <w:rFonts w:ascii="Calibri" w:hAnsi="Calibri" w:cs="Calibri"/>
                      <w:color w:val="000000"/>
                      <w:sz w:val="20"/>
                      <w:szCs w:val="20"/>
                    </w:rPr>
                  </w:rPrChange>
                </w:rPr>
                <w:delText>14,15</w:delText>
              </w:r>
            </w:del>
          </w:p>
        </w:tc>
        <w:tc>
          <w:tcPr>
            <w:tcW w:w="1488" w:type="dxa"/>
            <w:vAlign w:val="bottom"/>
            <w:tcPrChange w:id="6945" w:author="Camilo Andrés Díaz Gómez" w:date="2023-03-22T16:08:00Z">
              <w:tcPr>
                <w:tcW w:w="1488" w:type="dxa"/>
              </w:tcPr>
            </w:tcPrChange>
          </w:tcPr>
          <w:p w14:paraId="286AD5C6" w14:textId="696088F4" w:rsidR="00776339" w:rsidRPr="00776339" w:rsidDel="00776339" w:rsidRDefault="00776339" w:rsidP="00776339">
            <w:pPr>
              <w:rPr>
                <w:del w:id="6946" w:author="Camilo Andrés Díaz Gómez" w:date="2023-03-22T16:08:00Z"/>
                <w:rFonts w:cs="Times New Roman"/>
                <w:color w:val="000000"/>
                <w:sz w:val="20"/>
                <w:szCs w:val="20"/>
              </w:rPr>
            </w:pPr>
          </w:p>
        </w:tc>
        <w:tc>
          <w:tcPr>
            <w:tcW w:w="322" w:type="dxa"/>
            <w:tcPrChange w:id="6947" w:author="Camilo Andrés Díaz Gómez" w:date="2023-03-22T16:08:00Z">
              <w:tcPr>
                <w:tcW w:w="322" w:type="dxa"/>
              </w:tcPr>
            </w:tcPrChange>
          </w:tcPr>
          <w:p w14:paraId="7756D54A" w14:textId="3772EC41" w:rsidR="00776339" w:rsidRPr="00776339" w:rsidDel="00776339" w:rsidRDefault="00776339" w:rsidP="00776339">
            <w:pPr>
              <w:rPr>
                <w:del w:id="6948" w:author="Camilo Andrés Díaz Gómez" w:date="2023-03-22T16:08:00Z"/>
                <w:rFonts w:cs="Times New Roman"/>
                <w:color w:val="000000"/>
                <w:sz w:val="20"/>
                <w:szCs w:val="20"/>
              </w:rPr>
            </w:pPr>
          </w:p>
        </w:tc>
        <w:tc>
          <w:tcPr>
            <w:tcW w:w="322" w:type="dxa"/>
            <w:tcPrChange w:id="6949" w:author="Camilo Andrés Díaz Gómez" w:date="2023-03-22T16:08:00Z">
              <w:tcPr>
                <w:tcW w:w="322" w:type="dxa"/>
              </w:tcPr>
            </w:tcPrChange>
          </w:tcPr>
          <w:p w14:paraId="296293ED" w14:textId="4EDE5DDE" w:rsidR="00776339" w:rsidRPr="00776339" w:rsidDel="00776339" w:rsidRDefault="00776339" w:rsidP="00776339">
            <w:pPr>
              <w:rPr>
                <w:del w:id="6950" w:author="Camilo Andrés Díaz Gómez" w:date="2023-03-22T16:08:00Z"/>
                <w:rFonts w:cs="Times New Roman"/>
                <w:color w:val="000000"/>
                <w:sz w:val="20"/>
                <w:szCs w:val="20"/>
              </w:rPr>
            </w:pPr>
          </w:p>
        </w:tc>
        <w:tc>
          <w:tcPr>
            <w:tcW w:w="322" w:type="dxa"/>
            <w:tcPrChange w:id="6951" w:author="Camilo Andrés Díaz Gómez" w:date="2023-03-22T16:08:00Z">
              <w:tcPr>
                <w:tcW w:w="322" w:type="dxa"/>
              </w:tcPr>
            </w:tcPrChange>
          </w:tcPr>
          <w:p w14:paraId="317F92A1" w14:textId="43C3E8D6" w:rsidR="00776339" w:rsidRPr="00776339" w:rsidDel="00776339" w:rsidRDefault="00776339" w:rsidP="00776339">
            <w:pPr>
              <w:rPr>
                <w:del w:id="6952" w:author="Camilo Andrés Díaz Gómez" w:date="2023-03-22T16:08:00Z"/>
                <w:rFonts w:cs="Times New Roman"/>
                <w:color w:val="000000"/>
                <w:sz w:val="20"/>
                <w:szCs w:val="20"/>
              </w:rPr>
            </w:pPr>
          </w:p>
        </w:tc>
      </w:tr>
      <w:tr w:rsidR="00776339" w:rsidRPr="00BD3055" w:rsidDel="00776339" w14:paraId="6384F8DD" w14:textId="11B7A036" w:rsidTr="00D00600">
        <w:tblPrEx>
          <w:tblW w:w="0" w:type="auto"/>
          <w:tblInd w:w="0" w:type="dxa"/>
          <w:tblLayout w:type="fixed"/>
          <w:tblPrExChange w:id="6953" w:author="Camilo Andrés Díaz Gómez" w:date="2023-03-22T16:08:00Z">
            <w:tblPrEx>
              <w:tblW w:w="0" w:type="auto"/>
              <w:tblInd w:w="0" w:type="dxa"/>
              <w:tblLayout w:type="fixed"/>
            </w:tblPrEx>
          </w:tblPrExChange>
        </w:tblPrEx>
        <w:trPr>
          <w:del w:id="6954" w:author="Camilo Andrés Díaz Gómez" w:date="2023-03-22T16:08:00Z"/>
        </w:trPr>
        <w:tc>
          <w:tcPr>
            <w:tcW w:w="530" w:type="dxa"/>
            <w:vAlign w:val="bottom"/>
            <w:tcPrChange w:id="6955" w:author="Camilo Andrés Díaz Gómez" w:date="2023-03-22T16:08:00Z">
              <w:tcPr>
                <w:tcW w:w="530" w:type="dxa"/>
                <w:vAlign w:val="bottom"/>
              </w:tcPr>
            </w:tcPrChange>
          </w:tcPr>
          <w:p w14:paraId="333FAE15" w14:textId="193F0CB2" w:rsidR="00776339" w:rsidRPr="00BD3055" w:rsidDel="00776339" w:rsidRDefault="00776339" w:rsidP="00776339">
            <w:pPr>
              <w:rPr>
                <w:del w:id="6956" w:author="Camilo Andrés Díaz Gómez" w:date="2023-03-22T16:08:00Z"/>
                <w:rFonts w:cs="Times New Roman"/>
                <w:color w:val="000000"/>
                <w:sz w:val="20"/>
                <w:szCs w:val="20"/>
                <w:rPrChange w:id="6957" w:author="Camilo Andrés Díaz Gómez" w:date="2023-03-14T19:47:00Z">
                  <w:rPr>
                    <w:del w:id="6958" w:author="Camilo Andrés Díaz Gómez" w:date="2023-03-22T16:08:00Z"/>
                    <w:rFonts w:ascii="Calibri" w:hAnsi="Calibri" w:cs="Calibri"/>
                    <w:color w:val="000000"/>
                    <w:sz w:val="20"/>
                    <w:szCs w:val="20"/>
                  </w:rPr>
                </w:rPrChange>
              </w:rPr>
            </w:pPr>
            <w:del w:id="6959" w:author="Camilo Andrés Díaz Gómez" w:date="2023-03-22T16:08:00Z">
              <w:r w:rsidRPr="00BD3055" w:rsidDel="00776339">
                <w:rPr>
                  <w:rFonts w:cs="Times New Roman"/>
                  <w:color w:val="000000"/>
                  <w:sz w:val="22"/>
                  <w:rPrChange w:id="6960" w:author="Camilo Andrés Díaz Gómez" w:date="2023-03-14T19:47:00Z">
                    <w:rPr>
                      <w:rFonts w:ascii="Calibri" w:hAnsi="Calibri" w:cs="Calibri"/>
                      <w:color w:val="000000"/>
                      <w:sz w:val="22"/>
                    </w:rPr>
                  </w:rPrChange>
                </w:rPr>
                <w:delText>20</w:delText>
              </w:r>
            </w:del>
          </w:p>
        </w:tc>
        <w:tc>
          <w:tcPr>
            <w:tcW w:w="1450" w:type="dxa"/>
            <w:vAlign w:val="bottom"/>
            <w:tcPrChange w:id="6961" w:author="Camilo Andrés Díaz Gómez" w:date="2023-03-22T16:08:00Z">
              <w:tcPr>
                <w:tcW w:w="1450" w:type="dxa"/>
                <w:vAlign w:val="bottom"/>
              </w:tcPr>
            </w:tcPrChange>
          </w:tcPr>
          <w:p w14:paraId="2D063ACA" w14:textId="22DFC40C" w:rsidR="00776339" w:rsidRPr="00BD3055" w:rsidDel="00776339" w:rsidRDefault="00776339" w:rsidP="00776339">
            <w:pPr>
              <w:rPr>
                <w:del w:id="6962" w:author="Camilo Andrés Díaz Gómez" w:date="2023-03-22T16:08:00Z"/>
                <w:rFonts w:cs="Times New Roman"/>
                <w:color w:val="000000"/>
                <w:sz w:val="20"/>
                <w:szCs w:val="20"/>
                <w:rPrChange w:id="6963" w:author="Camilo Andrés Díaz Gómez" w:date="2023-03-14T19:47:00Z">
                  <w:rPr>
                    <w:del w:id="6964" w:author="Camilo Andrés Díaz Gómez" w:date="2023-03-22T16:08:00Z"/>
                    <w:rFonts w:ascii="Calibri" w:hAnsi="Calibri" w:cs="Calibri"/>
                    <w:color w:val="000000"/>
                    <w:sz w:val="20"/>
                    <w:szCs w:val="20"/>
                  </w:rPr>
                </w:rPrChange>
              </w:rPr>
            </w:pPr>
            <w:del w:id="6965" w:author="Camilo Andrés Díaz Gómez" w:date="2023-03-22T16:06:00Z">
              <w:r w:rsidRPr="00BD3055" w:rsidDel="0066355F">
                <w:rPr>
                  <w:rFonts w:cs="Times New Roman"/>
                  <w:color w:val="000000"/>
                  <w:sz w:val="20"/>
                  <w:szCs w:val="20"/>
                  <w:rPrChange w:id="6966" w:author="Camilo Andrés Díaz Gómez" w:date="2023-03-14T19:47:00Z">
                    <w:rPr>
                      <w:rFonts w:ascii="Calibri" w:hAnsi="Calibri" w:cs="Calibri"/>
                      <w:color w:val="000000"/>
                      <w:sz w:val="20"/>
                      <w:szCs w:val="20"/>
                    </w:rPr>
                  </w:rPrChange>
                </w:rPr>
                <w:delText>11,76027029</w:delText>
              </w:r>
            </w:del>
          </w:p>
        </w:tc>
        <w:tc>
          <w:tcPr>
            <w:tcW w:w="1559" w:type="dxa"/>
            <w:vAlign w:val="bottom"/>
            <w:tcPrChange w:id="6967" w:author="Camilo Andrés Díaz Gómez" w:date="2023-03-22T16:08:00Z">
              <w:tcPr>
                <w:tcW w:w="1559" w:type="dxa"/>
                <w:vAlign w:val="bottom"/>
              </w:tcPr>
            </w:tcPrChange>
          </w:tcPr>
          <w:p w14:paraId="630A2515" w14:textId="680BE646" w:rsidR="00776339" w:rsidRPr="00BD3055" w:rsidDel="00776339" w:rsidRDefault="00776339" w:rsidP="00776339">
            <w:pPr>
              <w:rPr>
                <w:del w:id="6968" w:author="Camilo Andrés Díaz Gómez" w:date="2023-03-22T16:08:00Z"/>
                <w:rFonts w:cs="Times New Roman"/>
                <w:color w:val="000000"/>
                <w:sz w:val="20"/>
                <w:szCs w:val="20"/>
                <w:rPrChange w:id="6969" w:author="Camilo Andrés Díaz Gómez" w:date="2023-03-14T19:47:00Z">
                  <w:rPr>
                    <w:del w:id="6970" w:author="Camilo Andrés Díaz Gómez" w:date="2023-03-22T16:08:00Z"/>
                    <w:rFonts w:ascii="Calibri" w:hAnsi="Calibri" w:cs="Calibri"/>
                    <w:color w:val="000000"/>
                    <w:sz w:val="20"/>
                    <w:szCs w:val="20"/>
                  </w:rPr>
                </w:rPrChange>
              </w:rPr>
            </w:pPr>
            <w:del w:id="6971" w:author="Camilo Andrés Díaz Gómez" w:date="2023-03-22T16:07:00Z">
              <w:r w:rsidRPr="00BD3055" w:rsidDel="0052638D">
                <w:rPr>
                  <w:rFonts w:cs="Times New Roman"/>
                  <w:color w:val="000000"/>
                  <w:sz w:val="20"/>
                  <w:szCs w:val="20"/>
                  <w:rPrChange w:id="6972" w:author="Camilo Andrés Díaz Gómez" w:date="2023-03-14T19:47:00Z">
                    <w:rPr>
                      <w:rFonts w:ascii="Calibri" w:hAnsi="Calibri" w:cs="Calibri"/>
                      <w:color w:val="000000"/>
                      <w:sz w:val="20"/>
                      <w:szCs w:val="20"/>
                    </w:rPr>
                  </w:rPrChange>
                </w:rPr>
                <w:delText>14,84061265</w:delText>
              </w:r>
            </w:del>
          </w:p>
        </w:tc>
        <w:tc>
          <w:tcPr>
            <w:tcW w:w="1418" w:type="dxa"/>
            <w:vAlign w:val="bottom"/>
            <w:tcPrChange w:id="6973" w:author="Camilo Andrés Díaz Gómez" w:date="2023-03-22T16:08:00Z">
              <w:tcPr>
                <w:tcW w:w="1418" w:type="dxa"/>
                <w:vAlign w:val="bottom"/>
              </w:tcPr>
            </w:tcPrChange>
          </w:tcPr>
          <w:p w14:paraId="173D7E55" w14:textId="00D1B504" w:rsidR="00776339" w:rsidRPr="00BD3055" w:rsidDel="00776339" w:rsidRDefault="00776339" w:rsidP="00776339">
            <w:pPr>
              <w:rPr>
                <w:del w:id="6974" w:author="Camilo Andrés Díaz Gómez" w:date="2023-03-22T16:08:00Z"/>
                <w:rFonts w:cs="Times New Roman"/>
                <w:color w:val="000000"/>
                <w:sz w:val="20"/>
                <w:szCs w:val="20"/>
                <w:rPrChange w:id="6975" w:author="Camilo Andrés Díaz Gómez" w:date="2023-03-14T19:47:00Z">
                  <w:rPr>
                    <w:del w:id="6976" w:author="Camilo Andrés Díaz Gómez" w:date="2023-03-22T16:08:00Z"/>
                    <w:rFonts w:ascii="Calibri" w:hAnsi="Calibri" w:cs="Calibri"/>
                    <w:color w:val="000000"/>
                    <w:sz w:val="20"/>
                    <w:szCs w:val="20"/>
                  </w:rPr>
                </w:rPrChange>
              </w:rPr>
            </w:pPr>
            <w:del w:id="6977" w:author="Camilo Andrés Díaz Gómez" w:date="2023-03-22T16:07:00Z">
              <w:r w:rsidRPr="00BD3055" w:rsidDel="00AC0D41">
                <w:rPr>
                  <w:rFonts w:cs="Times New Roman"/>
                  <w:color w:val="000000"/>
                  <w:sz w:val="20"/>
                  <w:szCs w:val="20"/>
                  <w:rPrChange w:id="6978" w:author="Camilo Andrés Díaz Gómez" w:date="2023-03-14T19:47:00Z">
                    <w:rPr>
                      <w:rFonts w:ascii="Calibri" w:hAnsi="Calibri" w:cs="Calibri"/>
                      <w:color w:val="000000"/>
                      <w:sz w:val="20"/>
                      <w:szCs w:val="20"/>
                    </w:rPr>
                  </w:rPrChange>
                </w:rPr>
                <w:delText>12,14688717</w:delText>
              </w:r>
            </w:del>
          </w:p>
        </w:tc>
        <w:tc>
          <w:tcPr>
            <w:tcW w:w="1417" w:type="dxa"/>
            <w:vAlign w:val="bottom"/>
            <w:tcPrChange w:id="6979" w:author="Camilo Andrés Díaz Gómez" w:date="2023-03-22T16:08:00Z">
              <w:tcPr>
                <w:tcW w:w="1417" w:type="dxa"/>
                <w:vAlign w:val="bottom"/>
              </w:tcPr>
            </w:tcPrChange>
          </w:tcPr>
          <w:p w14:paraId="2D244557" w14:textId="67989788" w:rsidR="00776339" w:rsidRPr="00BD3055" w:rsidDel="00776339" w:rsidRDefault="00776339" w:rsidP="00776339">
            <w:pPr>
              <w:rPr>
                <w:del w:id="6980" w:author="Camilo Andrés Díaz Gómez" w:date="2023-03-22T16:08:00Z"/>
                <w:rFonts w:cs="Times New Roman"/>
                <w:color w:val="000000"/>
                <w:sz w:val="20"/>
                <w:szCs w:val="20"/>
                <w:rPrChange w:id="6981" w:author="Camilo Andrés Díaz Gómez" w:date="2023-03-14T19:47:00Z">
                  <w:rPr>
                    <w:del w:id="6982" w:author="Camilo Andrés Díaz Gómez" w:date="2023-03-22T16:08:00Z"/>
                    <w:rFonts w:ascii="Calibri" w:hAnsi="Calibri" w:cs="Calibri"/>
                    <w:color w:val="000000"/>
                    <w:sz w:val="20"/>
                    <w:szCs w:val="20"/>
                  </w:rPr>
                </w:rPrChange>
              </w:rPr>
            </w:pPr>
            <w:del w:id="6983" w:author="Camilo Andrés Díaz Gómez" w:date="2023-03-22T16:08:00Z">
              <w:r w:rsidRPr="00BD3055" w:rsidDel="00D41E19">
                <w:rPr>
                  <w:rFonts w:cs="Times New Roman"/>
                  <w:color w:val="000000"/>
                  <w:sz w:val="20"/>
                  <w:szCs w:val="20"/>
                  <w:rPrChange w:id="6984" w:author="Camilo Andrés Díaz Gómez" w:date="2023-03-14T19:47:00Z">
                    <w:rPr>
                      <w:rFonts w:ascii="Calibri" w:hAnsi="Calibri" w:cs="Calibri"/>
                      <w:color w:val="000000"/>
                      <w:sz w:val="20"/>
                      <w:szCs w:val="20"/>
                    </w:rPr>
                  </w:rPrChange>
                </w:rPr>
                <w:delText>10,87826087</w:delText>
              </w:r>
            </w:del>
          </w:p>
        </w:tc>
        <w:tc>
          <w:tcPr>
            <w:tcW w:w="1488" w:type="dxa"/>
            <w:vAlign w:val="bottom"/>
            <w:tcPrChange w:id="6985" w:author="Camilo Andrés Díaz Gómez" w:date="2023-03-22T16:08:00Z">
              <w:tcPr>
                <w:tcW w:w="1488" w:type="dxa"/>
              </w:tcPr>
            </w:tcPrChange>
          </w:tcPr>
          <w:p w14:paraId="4EF5CB51" w14:textId="11295780" w:rsidR="00776339" w:rsidRPr="00776339" w:rsidDel="00776339" w:rsidRDefault="00776339" w:rsidP="00776339">
            <w:pPr>
              <w:rPr>
                <w:del w:id="6986" w:author="Camilo Andrés Díaz Gómez" w:date="2023-03-22T16:08:00Z"/>
                <w:rFonts w:cs="Times New Roman"/>
                <w:color w:val="000000"/>
                <w:sz w:val="20"/>
                <w:szCs w:val="20"/>
              </w:rPr>
            </w:pPr>
          </w:p>
        </w:tc>
        <w:tc>
          <w:tcPr>
            <w:tcW w:w="322" w:type="dxa"/>
            <w:tcPrChange w:id="6987" w:author="Camilo Andrés Díaz Gómez" w:date="2023-03-22T16:08:00Z">
              <w:tcPr>
                <w:tcW w:w="322" w:type="dxa"/>
              </w:tcPr>
            </w:tcPrChange>
          </w:tcPr>
          <w:p w14:paraId="3C6CDAFC" w14:textId="7A0E9600" w:rsidR="00776339" w:rsidRPr="00776339" w:rsidDel="00776339" w:rsidRDefault="00776339" w:rsidP="00776339">
            <w:pPr>
              <w:rPr>
                <w:del w:id="6988" w:author="Camilo Andrés Díaz Gómez" w:date="2023-03-22T16:08:00Z"/>
                <w:rFonts w:cs="Times New Roman"/>
                <w:color w:val="000000"/>
                <w:sz w:val="20"/>
                <w:szCs w:val="20"/>
              </w:rPr>
            </w:pPr>
          </w:p>
        </w:tc>
        <w:tc>
          <w:tcPr>
            <w:tcW w:w="322" w:type="dxa"/>
            <w:tcPrChange w:id="6989" w:author="Camilo Andrés Díaz Gómez" w:date="2023-03-22T16:08:00Z">
              <w:tcPr>
                <w:tcW w:w="322" w:type="dxa"/>
              </w:tcPr>
            </w:tcPrChange>
          </w:tcPr>
          <w:p w14:paraId="1AB0E60B" w14:textId="1C9D694D" w:rsidR="00776339" w:rsidRPr="00776339" w:rsidDel="00776339" w:rsidRDefault="00776339" w:rsidP="00776339">
            <w:pPr>
              <w:rPr>
                <w:del w:id="6990" w:author="Camilo Andrés Díaz Gómez" w:date="2023-03-22T16:08:00Z"/>
                <w:rFonts w:cs="Times New Roman"/>
                <w:color w:val="000000"/>
                <w:sz w:val="20"/>
                <w:szCs w:val="20"/>
              </w:rPr>
            </w:pPr>
          </w:p>
        </w:tc>
        <w:tc>
          <w:tcPr>
            <w:tcW w:w="322" w:type="dxa"/>
            <w:tcPrChange w:id="6991" w:author="Camilo Andrés Díaz Gómez" w:date="2023-03-22T16:08:00Z">
              <w:tcPr>
                <w:tcW w:w="322" w:type="dxa"/>
              </w:tcPr>
            </w:tcPrChange>
          </w:tcPr>
          <w:p w14:paraId="6EBD3A81" w14:textId="5DDD66A5" w:rsidR="00776339" w:rsidRPr="00776339" w:rsidDel="00776339" w:rsidRDefault="00776339" w:rsidP="00776339">
            <w:pPr>
              <w:rPr>
                <w:del w:id="6992" w:author="Camilo Andrés Díaz Gómez" w:date="2023-03-22T16:08:00Z"/>
                <w:rFonts w:cs="Times New Roman"/>
                <w:color w:val="000000"/>
                <w:sz w:val="20"/>
                <w:szCs w:val="20"/>
              </w:rPr>
            </w:pPr>
          </w:p>
        </w:tc>
      </w:tr>
      <w:tr w:rsidR="00776339" w:rsidRPr="00BD3055" w:rsidDel="00776339" w14:paraId="3FA47A25" w14:textId="3AC61F89" w:rsidTr="00D00600">
        <w:tblPrEx>
          <w:tblW w:w="0" w:type="auto"/>
          <w:tblInd w:w="0" w:type="dxa"/>
          <w:tblLayout w:type="fixed"/>
          <w:tblPrExChange w:id="6993" w:author="Camilo Andrés Díaz Gómez" w:date="2023-03-22T16:08:00Z">
            <w:tblPrEx>
              <w:tblW w:w="0" w:type="auto"/>
              <w:tblInd w:w="0" w:type="dxa"/>
              <w:tblLayout w:type="fixed"/>
            </w:tblPrEx>
          </w:tblPrExChange>
        </w:tblPrEx>
        <w:trPr>
          <w:del w:id="6994" w:author="Camilo Andrés Díaz Gómez" w:date="2023-03-22T16:08:00Z"/>
        </w:trPr>
        <w:tc>
          <w:tcPr>
            <w:tcW w:w="530" w:type="dxa"/>
            <w:vAlign w:val="bottom"/>
            <w:tcPrChange w:id="6995" w:author="Camilo Andrés Díaz Gómez" w:date="2023-03-22T16:08:00Z">
              <w:tcPr>
                <w:tcW w:w="530" w:type="dxa"/>
                <w:vAlign w:val="bottom"/>
              </w:tcPr>
            </w:tcPrChange>
          </w:tcPr>
          <w:p w14:paraId="75417248" w14:textId="61E48B33" w:rsidR="00776339" w:rsidRPr="00BD3055" w:rsidDel="00776339" w:rsidRDefault="00776339" w:rsidP="00776339">
            <w:pPr>
              <w:rPr>
                <w:del w:id="6996" w:author="Camilo Andrés Díaz Gómez" w:date="2023-03-22T16:08:00Z"/>
                <w:rFonts w:cs="Times New Roman"/>
                <w:color w:val="000000"/>
                <w:sz w:val="20"/>
                <w:szCs w:val="20"/>
                <w:rPrChange w:id="6997" w:author="Camilo Andrés Díaz Gómez" w:date="2023-03-14T19:47:00Z">
                  <w:rPr>
                    <w:del w:id="6998" w:author="Camilo Andrés Díaz Gómez" w:date="2023-03-22T16:08:00Z"/>
                    <w:rFonts w:ascii="Calibri" w:hAnsi="Calibri" w:cs="Calibri"/>
                    <w:color w:val="000000"/>
                    <w:sz w:val="20"/>
                    <w:szCs w:val="20"/>
                  </w:rPr>
                </w:rPrChange>
              </w:rPr>
            </w:pPr>
            <w:del w:id="6999" w:author="Camilo Andrés Díaz Gómez" w:date="2023-03-22T16:08:00Z">
              <w:r w:rsidRPr="00BD3055" w:rsidDel="00776339">
                <w:rPr>
                  <w:rFonts w:cs="Times New Roman"/>
                  <w:color w:val="000000"/>
                  <w:sz w:val="22"/>
                  <w:rPrChange w:id="7000" w:author="Camilo Andrés Díaz Gómez" w:date="2023-03-14T19:47:00Z">
                    <w:rPr>
                      <w:rFonts w:ascii="Calibri" w:hAnsi="Calibri" w:cs="Calibri"/>
                      <w:color w:val="000000"/>
                      <w:sz w:val="22"/>
                    </w:rPr>
                  </w:rPrChange>
                </w:rPr>
                <w:delText>21</w:delText>
              </w:r>
            </w:del>
          </w:p>
        </w:tc>
        <w:tc>
          <w:tcPr>
            <w:tcW w:w="1450" w:type="dxa"/>
            <w:vAlign w:val="bottom"/>
            <w:tcPrChange w:id="7001" w:author="Camilo Andrés Díaz Gómez" w:date="2023-03-22T16:08:00Z">
              <w:tcPr>
                <w:tcW w:w="1450" w:type="dxa"/>
                <w:vAlign w:val="bottom"/>
              </w:tcPr>
            </w:tcPrChange>
          </w:tcPr>
          <w:p w14:paraId="6ACA2B11" w14:textId="4B25303B" w:rsidR="00776339" w:rsidRPr="00BD3055" w:rsidDel="00776339" w:rsidRDefault="00776339" w:rsidP="00776339">
            <w:pPr>
              <w:rPr>
                <w:del w:id="7002" w:author="Camilo Andrés Díaz Gómez" w:date="2023-03-22T16:08:00Z"/>
                <w:rFonts w:cs="Times New Roman"/>
                <w:color w:val="000000"/>
                <w:sz w:val="20"/>
                <w:szCs w:val="20"/>
                <w:rPrChange w:id="7003" w:author="Camilo Andrés Díaz Gómez" w:date="2023-03-14T19:47:00Z">
                  <w:rPr>
                    <w:del w:id="7004" w:author="Camilo Andrés Díaz Gómez" w:date="2023-03-22T16:08:00Z"/>
                    <w:rFonts w:ascii="Calibri" w:hAnsi="Calibri" w:cs="Calibri"/>
                    <w:color w:val="000000"/>
                    <w:sz w:val="20"/>
                    <w:szCs w:val="20"/>
                  </w:rPr>
                </w:rPrChange>
              </w:rPr>
            </w:pPr>
            <w:del w:id="7005" w:author="Camilo Andrés Díaz Gómez" w:date="2023-03-22T16:06:00Z">
              <w:r w:rsidRPr="00BD3055" w:rsidDel="0066355F">
                <w:rPr>
                  <w:rFonts w:cs="Times New Roman"/>
                  <w:color w:val="000000"/>
                  <w:sz w:val="20"/>
                  <w:szCs w:val="20"/>
                  <w:rPrChange w:id="7006" w:author="Camilo Andrés Díaz Gómez" w:date="2023-03-14T19:47:00Z">
                    <w:rPr>
                      <w:rFonts w:ascii="Calibri" w:hAnsi="Calibri" w:cs="Calibri"/>
                      <w:color w:val="000000"/>
                      <w:sz w:val="20"/>
                      <w:szCs w:val="20"/>
                    </w:rPr>
                  </w:rPrChange>
                </w:rPr>
                <w:delText>13,35087066</w:delText>
              </w:r>
            </w:del>
          </w:p>
        </w:tc>
        <w:tc>
          <w:tcPr>
            <w:tcW w:w="1559" w:type="dxa"/>
            <w:vAlign w:val="bottom"/>
            <w:tcPrChange w:id="7007" w:author="Camilo Andrés Díaz Gómez" w:date="2023-03-22T16:08:00Z">
              <w:tcPr>
                <w:tcW w:w="1559" w:type="dxa"/>
                <w:vAlign w:val="bottom"/>
              </w:tcPr>
            </w:tcPrChange>
          </w:tcPr>
          <w:p w14:paraId="68E30F34" w14:textId="6E689188" w:rsidR="00776339" w:rsidRPr="00BD3055" w:rsidDel="00776339" w:rsidRDefault="00776339" w:rsidP="00776339">
            <w:pPr>
              <w:rPr>
                <w:del w:id="7008" w:author="Camilo Andrés Díaz Gómez" w:date="2023-03-22T16:08:00Z"/>
                <w:rFonts w:cs="Times New Roman"/>
                <w:color w:val="000000"/>
                <w:sz w:val="20"/>
                <w:szCs w:val="20"/>
                <w:rPrChange w:id="7009" w:author="Camilo Andrés Díaz Gómez" w:date="2023-03-14T19:47:00Z">
                  <w:rPr>
                    <w:del w:id="7010" w:author="Camilo Andrés Díaz Gómez" w:date="2023-03-22T16:08:00Z"/>
                    <w:rFonts w:ascii="Calibri" w:hAnsi="Calibri" w:cs="Calibri"/>
                    <w:color w:val="000000"/>
                    <w:sz w:val="20"/>
                    <w:szCs w:val="20"/>
                  </w:rPr>
                </w:rPrChange>
              </w:rPr>
            </w:pPr>
            <w:del w:id="7011" w:author="Camilo Andrés Díaz Gómez" w:date="2023-03-22T16:07:00Z">
              <w:r w:rsidRPr="00BD3055" w:rsidDel="0052638D">
                <w:rPr>
                  <w:rFonts w:cs="Times New Roman"/>
                  <w:color w:val="000000"/>
                  <w:sz w:val="20"/>
                  <w:szCs w:val="20"/>
                  <w:rPrChange w:id="7012" w:author="Camilo Andrés Díaz Gómez" w:date="2023-03-14T19:47:00Z">
                    <w:rPr>
                      <w:rFonts w:ascii="Calibri" w:hAnsi="Calibri" w:cs="Calibri"/>
                      <w:color w:val="000000"/>
                      <w:sz w:val="20"/>
                      <w:szCs w:val="20"/>
                    </w:rPr>
                  </w:rPrChange>
                </w:rPr>
                <w:delText>14,86994573</w:delText>
              </w:r>
            </w:del>
          </w:p>
        </w:tc>
        <w:tc>
          <w:tcPr>
            <w:tcW w:w="1418" w:type="dxa"/>
            <w:vAlign w:val="bottom"/>
            <w:tcPrChange w:id="7013" w:author="Camilo Andrés Díaz Gómez" w:date="2023-03-22T16:08:00Z">
              <w:tcPr>
                <w:tcW w:w="1418" w:type="dxa"/>
                <w:vAlign w:val="bottom"/>
              </w:tcPr>
            </w:tcPrChange>
          </w:tcPr>
          <w:p w14:paraId="69CB2A9C" w14:textId="79F16986" w:rsidR="00776339" w:rsidRPr="00BD3055" w:rsidDel="00776339" w:rsidRDefault="00776339" w:rsidP="00776339">
            <w:pPr>
              <w:rPr>
                <w:del w:id="7014" w:author="Camilo Andrés Díaz Gómez" w:date="2023-03-22T16:08:00Z"/>
                <w:rFonts w:cs="Times New Roman"/>
                <w:color w:val="000000"/>
                <w:sz w:val="20"/>
                <w:szCs w:val="20"/>
                <w:rPrChange w:id="7015" w:author="Camilo Andrés Díaz Gómez" w:date="2023-03-14T19:47:00Z">
                  <w:rPr>
                    <w:del w:id="7016" w:author="Camilo Andrés Díaz Gómez" w:date="2023-03-22T16:08:00Z"/>
                    <w:rFonts w:ascii="Calibri" w:hAnsi="Calibri" w:cs="Calibri"/>
                    <w:color w:val="000000"/>
                    <w:sz w:val="20"/>
                    <w:szCs w:val="20"/>
                  </w:rPr>
                </w:rPrChange>
              </w:rPr>
            </w:pPr>
            <w:del w:id="7017" w:author="Camilo Andrés Díaz Gómez" w:date="2023-03-22T16:07:00Z">
              <w:r w:rsidRPr="00BD3055" w:rsidDel="00AC0D41">
                <w:rPr>
                  <w:rFonts w:cs="Times New Roman"/>
                  <w:color w:val="000000"/>
                  <w:sz w:val="20"/>
                  <w:szCs w:val="20"/>
                  <w:rPrChange w:id="7018" w:author="Camilo Andrés Díaz Gómez" w:date="2023-03-14T19:47:00Z">
                    <w:rPr>
                      <w:rFonts w:ascii="Calibri" w:hAnsi="Calibri" w:cs="Calibri"/>
                      <w:color w:val="000000"/>
                      <w:sz w:val="20"/>
                      <w:szCs w:val="20"/>
                    </w:rPr>
                  </w:rPrChange>
                </w:rPr>
                <w:delText>13,28653228</w:delText>
              </w:r>
            </w:del>
          </w:p>
        </w:tc>
        <w:tc>
          <w:tcPr>
            <w:tcW w:w="1417" w:type="dxa"/>
            <w:vAlign w:val="bottom"/>
            <w:tcPrChange w:id="7019" w:author="Camilo Andrés Díaz Gómez" w:date="2023-03-22T16:08:00Z">
              <w:tcPr>
                <w:tcW w:w="1417" w:type="dxa"/>
                <w:vAlign w:val="bottom"/>
              </w:tcPr>
            </w:tcPrChange>
          </w:tcPr>
          <w:p w14:paraId="322E9204" w14:textId="2D559AC8" w:rsidR="00776339" w:rsidRPr="00BD3055" w:rsidDel="00776339" w:rsidRDefault="00776339" w:rsidP="00776339">
            <w:pPr>
              <w:rPr>
                <w:del w:id="7020" w:author="Camilo Andrés Díaz Gómez" w:date="2023-03-22T16:08:00Z"/>
                <w:rFonts w:cs="Times New Roman"/>
                <w:color w:val="000000"/>
                <w:sz w:val="20"/>
                <w:szCs w:val="20"/>
                <w:rPrChange w:id="7021" w:author="Camilo Andrés Díaz Gómez" w:date="2023-03-14T19:47:00Z">
                  <w:rPr>
                    <w:del w:id="7022" w:author="Camilo Andrés Díaz Gómez" w:date="2023-03-22T16:08:00Z"/>
                    <w:rFonts w:ascii="Calibri" w:hAnsi="Calibri" w:cs="Calibri"/>
                    <w:color w:val="000000"/>
                    <w:sz w:val="20"/>
                    <w:szCs w:val="20"/>
                  </w:rPr>
                </w:rPrChange>
              </w:rPr>
            </w:pPr>
            <w:del w:id="7023" w:author="Camilo Andrés Díaz Gómez" w:date="2023-03-22T16:08:00Z">
              <w:r w:rsidRPr="00BD3055" w:rsidDel="00D41E19">
                <w:rPr>
                  <w:rFonts w:cs="Times New Roman"/>
                  <w:color w:val="000000"/>
                  <w:sz w:val="20"/>
                  <w:szCs w:val="20"/>
                  <w:rPrChange w:id="7024" w:author="Camilo Andrés Díaz Gómez" w:date="2023-03-14T19:47:00Z">
                    <w:rPr>
                      <w:rFonts w:ascii="Calibri" w:hAnsi="Calibri" w:cs="Calibri"/>
                      <w:color w:val="000000"/>
                      <w:sz w:val="20"/>
                      <w:szCs w:val="20"/>
                    </w:rPr>
                  </w:rPrChange>
                </w:rPr>
                <w:delText>13,8119403</w:delText>
              </w:r>
            </w:del>
          </w:p>
        </w:tc>
        <w:tc>
          <w:tcPr>
            <w:tcW w:w="1488" w:type="dxa"/>
            <w:vAlign w:val="bottom"/>
            <w:tcPrChange w:id="7025" w:author="Camilo Andrés Díaz Gómez" w:date="2023-03-22T16:08:00Z">
              <w:tcPr>
                <w:tcW w:w="1488" w:type="dxa"/>
              </w:tcPr>
            </w:tcPrChange>
          </w:tcPr>
          <w:p w14:paraId="13CAEBEC" w14:textId="02EACE88" w:rsidR="00776339" w:rsidRPr="00776339" w:rsidDel="00776339" w:rsidRDefault="00776339" w:rsidP="00776339">
            <w:pPr>
              <w:rPr>
                <w:del w:id="7026" w:author="Camilo Andrés Díaz Gómez" w:date="2023-03-22T16:08:00Z"/>
                <w:rFonts w:cs="Times New Roman"/>
                <w:color w:val="000000"/>
                <w:sz w:val="20"/>
                <w:szCs w:val="20"/>
              </w:rPr>
            </w:pPr>
          </w:p>
        </w:tc>
        <w:tc>
          <w:tcPr>
            <w:tcW w:w="322" w:type="dxa"/>
            <w:tcPrChange w:id="7027" w:author="Camilo Andrés Díaz Gómez" w:date="2023-03-22T16:08:00Z">
              <w:tcPr>
                <w:tcW w:w="322" w:type="dxa"/>
              </w:tcPr>
            </w:tcPrChange>
          </w:tcPr>
          <w:p w14:paraId="74D3F385" w14:textId="0501F141" w:rsidR="00776339" w:rsidRPr="00776339" w:rsidDel="00776339" w:rsidRDefault="00776339" w:rsidP="00776339">
            <w:pPr>
              <w:rPr>
                <w:del w:id="7028" w:author="Camilo Andrés Díaz Gómez" w:date="2023-03-22T16:08:00Z"/>
                <w:rFonts w:cs="Times New Roman"/>
                <w:color w:val="000000"/>
                <w:sz w:val="20"/>
                <w:szCs w:val="20"/>
              </w:rPr>
            </w:pPr>
          </w:p>
        </w:tc>
        <w:tc>
          <w:tcPr>
            <w:tcW w:w="322" w:type="dxa"/>
            <w:tcPrChange w:id="7029" w:author="Camilo Andrés Díaz Gómez" w:date="2023-03-22T16:08:00Z">
              <w:tcPr>
                <w:tcW w:w="322" w:type="dxa"/>
              </w:tcPr>
            </w:tcPrChange>
          </w:tcPr>
          <w:p w14:paraId="3CC755E4" w14:textId="369106C9" w:rsidR="00776339" w:rsidRPr="00776339" w:rsidDel="00776339" w:rsidRDefault="00776339" w:rsidP="00776339">
            <w:pPr>
              <w:rPr>
                <w:del w:id="7030" w:author="Camilo Andrés Díaz Gómez" w:date="2023-03-22T16:08:00Z"/>
                <w:rFonts w:cs="Times New Roman"/>
                <w:color w:val="000000"/>
                <w:sz w:val="20"/>
                <w:szCs w:val="20"/>
              </w:rPr>
            </w:pPr>
          </w:p>
        </w:tc>
        <w:tc>
          <w:tcPr>
            <w:tcW w:w="322" w:type="dxa"/>
            <w:tcPrChange w:id="7031" w:author="Camilo Andrés Díaz Gómez" w:date="2023-03-22T16:08:00Z">
              <w:tcPr>
                <w:tcW w:w="322" w:type="dxa"/>
              </w:tcPr>
            </w:tcPrChange>
          </w:tcPr>
          <w:p w14:paraId="2C780407" w14:textId="74BE1204" w:rsidR="00776339" w:rsidRPr="00776339" w:rsidDel="00776339" w:rsidRDefault="00776339" w:rsidP="00776339">
            <w:pPr>
              <w:rPr>
                <w:del w:id="7032" w:author="Camilo Andrés Díaz Gómez" w:date="2023-03-22T16:08:00Z"/>
                <w:rFonts w:cs="Times New Roman"/>
                <w:color w:val="000000"/>
                <w:sz w:val="20"/>
                <w:szCs w:val="20"/>
              </w:rPr>
            </w:pPr>
          </w:p>
        </w:tc>
      </w:tr>
      <w:tr w:rsidR="00776339" w:rsidRPr="00BD3055" w:rsidDel="00776339" w14:paraId="5F2D702B" w14:textId="4AB8BD8D" w:rsidTr="00D00600">
        <w:tblPrEx>
          <w:tblW w:w="0" w:type="auto"/>
          <w:tblInd w:w="0" w:type="dxa"/>
          <w:tblLayout w:type="fixed"/>
          <w:tblPrExChange w:id="7033" w:author="Camilo Andrés Díaz Gómez" w:date="2023-03-22T16:08:00Z">
            <w:tblPrEx>
              <w:tblW w:w="0" w:type="auto"/>
              <w:tblInd w:w="0" w:type="dxa"/>
              <w:tblLayout w:type="fixed"/>
            </w:tblPrEx>
          </w:tblPrExChange>
        </w:tblPrEx>
        <w:trPr>
          <w:del w:id="7034" w:author="Camilo Andrés Díaz Gómez" w:date="2023-03-22T16:08:00Z"/>
        </w:trPr>
        <w:tc>
          <w:tcPr>
            <w:tcW w:w="530" w:type="dxa"/>
            <w:vAlign w:val="bottom"/>
            <w:tcPrChange w:id="7035" w:author="Camilo Andrés Díaz Gómez" w:date="2023-03-22T16:08:00Z">
              <w:tcPr>
                <w:tcW w:w="530" w:type="dxa"/>
                <w:vAlign w:val="bottom"/>
              </w:tcPr>
            </w:tcPrChange>
          </w:tcPr>
          <w:p w14:paraId="257D60F8" w14:textId="74F0D3CA" w:rsidR="00776339" w:rsidRPr="00BD3055" w:rsidDel="00776339" w:rsidRDefault="00776339" w:rsidP="00776339">
            <w:pPr>
              <w:rPr>
                <w:del w:id="7036" w:author="Camilo Andrés Díaz Gómez" w:date="2023-03-22T16:08:00Z"/>
                <w:rFonts w:cs="Times New Roman"/>
                <w:color w:val="000000"/>
                <w:sz w:val="20"/>
                <w:szCs w:val="20"/>
                <w:rPrChange w:id="7037" w:author="Camilo Andrés Díaz Gómez" w:date="2023-03-14T19:47:00Z">
                  <w:rPr>
                    <w:del w:id="7038" w:author="Camilo Andrés Díaz Gómez" w:date="2023-03-22T16:08:00Z"/>
                    <w:rFonts w:ascii="Calibri" w:hAnsi="Calibri" w:cs="Calibri"/>
                    <w:color w:val="000000"/>
                    <w:sz w:val="20"/>
                    <w:szCs w:val="20"/>
                  </w:rPr>
                </w:rPrChange>
              </w:rPr>
            </w:pPr>
            <w:del w:id="7039" w:author="Camilo Andrés Díaz Gómez" w:date="2023-03-22T16:08:00Z">
              <w:r w:rsidRPr="00BD3055" w:rsidDel="00776339">
                <w:rPr>
                  <w:rFonts w:cs="Times New Roman"/>
                  <w:color w:val="000000"/>
                  <w:sz w:val="22"/>
                  <w:rPrChange w:id="7040" w:author="Camilo Andrés Díaz Gómez" w:date="2023-03-14T19:47:00Z">
                    <w:rPr>
                      <w:rFonts w:ascii="Calibri" w:hAnsi="Calibri" w:cs="Calibri"/>
                      <w:color w:val="000000"/>
                      <w:sz w:val="22"/>
                    </w:rPr>
                  </w:rPrChange>
                </w:rPr>
                <w:delText>22</w:delText>
              </w:r>
            </w:del>
          </w:p>
        </w:tc>
        <w:tc>
          <w:tcPr>
            <w:tcW w:w="1450" w:type="dxa"/>
            <w:vAlign w:val="bottom"/>
            <w:tcPrChange w:id="7041" w:author="Camilo Andrés Díaz Gómez" w:date="2023-03-22T16:08:00Z">
              <w:tcPr>
                <w:tcW w:w="1450" w:type="dxa"/>
                <w:vAlign w:val="bottom"/>
              </w:tcPr>
            </w:tcPrChange>
          </w:tcPr>
          <w:p w14:paraId="55FDCCDB" w14:textId="70E1BDA2" w:rsidR="00776339" w:rsidRPr="00BD3055" w:rsidDel="00776339" w:rsidRDefault="00776339" w:rsidP="00776339">
            <w:pPr>
              <w:rPr>
                <w:del w:id="7042" w:author="Camilo Andrés Díaz Gómez" w:date="2023-03-22T16:08:00Z"/>
                <w:rFonts w:cs="Times New Roman"/>
                <w:color w:val="000000"/>
                <w:sz w:val="20"/>
                <w:szCs w:val="20"/>
                <w:rPrChange w:id="7043" w:author="Camilo Andrés Díaz Gómez" w:date="2023-03-14T19:47:00Z">
                  <w:rPr>
                    <w:del w:id="7044" w:author="Camilo Andrés Díaz Gómez" w:date="2023-03-22T16:08:00Z"/>
                    <w:rFonts w:ascii="Calibri" w:hAnsi="Calibri" w:cs="Calibri"/>
                    <w:color w:val="000000"/>
                    <w:sz w:val="20"/>
                    <w:szCs w:val="20"/>
                  </w:rPr>
                </w:rPrChange>
              </w:rPr>
            </w:pPr>
            <w:del w:id="7045" w:author="Camilo Andrés Díaz Gómez" w:date="2023-03-22T16:06:00Z">
              <w:r w:rsidRPr="00BD3055" w:rsidDel="0066355F">
                <w:rPr>
                  <w:rFonts w:cs="Times New Roman"/>
                  <w:color w:val="000000"/>
                  <w:sz w:val="20"/>
                  <w:szCs w:val="20"/>
                  <w:rPrChange w:id="7046" w:author="Camilo Andrés Díaz Gómez" w:date="2023-03-14T19:47:00Z">
                    <w:rPr>
                      <w:rFonts w:ascii="Calibri" w:hAnsi="Calibri" w:cs="Calibri"/>
                      <w:color w:val="000000"/>
                      <w:sz w:val="20"/>
                      <w:szCs w:val="20"/>
                    </w:rPr>
                  </w:rPrChange>
                </w:rPr>
                <w:delText>12,21693965</w:delText>
              </w:r>
            </w:del>
          </w:p>
        </w:tc>
        <w:tc>
          <w:tcPr>
            <w:tcW w:w="1559" w:type="dxa"/>
            <w:vAlign w:val="bottom"/>
            <w:tcPrChange w:id="7047" w:author="Camilo Andrés Díaz Gómez" w:date="2023-03-22T16:08:00Z">
              <w:tcPr>
                <w:tcW w:w="1559" w:type="dxa"/>
                <w:vAlign w:val="bottom"/>
              </w:tcPr>
            </w:tcPrChange>
          </w:tcPr>
          <w:p w14:paraId="04A8C155" w14:textId="493E250C" w:rsidR="00776339" w:rsidRPr="00BD3055" w:rsidDel="00776339" w:rsidRDefault="00776339" w:rsidP="00776339">
            <w:pPr>
              <w:rPr>
                <w:del w:id="7048" w:author="Camilo Andrés Díaz Gómez" w:date="2023-03-22T16:08:00Z"/>
                <w:rFonts w:cs="Times New Roman"/>
                <w:color w:val="000000"/>
                <w:sz w:val="20"/>
                <w:szCs w:val="20"/>
                <w:rPrChange w:id="7049" w:author="Camilo Andrés Díaz Gómez" w:date="2023-03-14T19:47:00Z">
                  <w:rPr>
                    <w:del w:id="7050" w:author="Camilo Andrés Díaz Gómez" w:date="2023-03-22T16:08:00Z"/>
                    <w:rFonts w:ascii="Calibri" w:hAnsi="Calibri" w:cs="Calibri"/>
                    <w:color w:val="000000"/>
                    <w:sz w:val="20"/>
                    <w:szCs w:val="20"/>
                  </w:rPr>
                </w:rPrChange>
              </w:rPr>
            </w:pPr>
            <w:del w:id="7051" w:author="Camilo Andrés Díaz Gómez" w:date="2023-03-22T16:07:00Z">
              <w:r w:rsidRPr="00BD3055" w:rsidDel="0052638D">
                <w:rPr>
                  <w:rFonts w:cs="Times New Roman"/>
                  <w:color w:val="000000"/>
                  <w:sz w:val="20"/>
                  <w:szCs w:val="20"/>
                  <w:rPrChange w:id="7052" w:author="Camilo Andrés Díaz Gómez" w:date="2023-03-14T19:47:00Z">
                    <w:rPr>
                      <w:rFonts w:ascii="Calibri" w:hAnsi="Calibri" w:cs="Calibri"/>
                      <w:color w:val="000000"/>
                      <w:sz w:val="20"/>
                      <w:szCs w:val="20"/>
                    </w:rPr>
                  </w:rPrChange>
                </w:rPr>
                <w:delText>14,55942761</w:delText>
              </w:r>
            </w:del>
          </w:p>
        </w:tc>
        <w:tc>
          <w:tcPr>
            <w:tcW w:w="1418" w:type="dxa"/>
            <w:vAlign w:val="bottom"/>
            <w:tcPrChange w:id="7053" w:author="Camilo Andrés Díaz Gómez" w:date="2023-03-22T16:08:00Z">
              <w:tcPr>
                <w:tcW w:w="1418" w:type="dxa"/>
                <w:vAlign w:val="bottom"/>
              </w:tcPr>
            </w:tcPrChange>
          </w:tcPr>
          <w:p w14:paraId="590D9033" w14:textId="1AD06992" w:rsidR="00776339" w:rsidRPr="00BD3055" w:rsidDel="00776339" w:rsidRDefault="00776339" w:rsidP="00776339">
            <w:pPr>
              <w:rPr>
                <w:del w:id="7054" w:author="Camilo Andrés Díaz Gómez" w:date="2023-03-22T16:08:00Z"/>
                <w:rFonts w:cs="Times New Roman"/>
                <w:color w:val="000000"/>
                <w:sz w:val="20"/>
                <w:szCs w:val="20"/>
                <w:rPrChange w:id="7055" w:author="Camilo Andrés Díaz Gómez" w:date="2023-03-14T19:47:00Z">
                  <w:rPr>
                    <w:del w:id="7056" w:author="Camilo Andrés Díaz Gómez" w:date="2023-03-22T16:08:00Z"/>
                    <w:rFonts w:ascii="Calibri" w:hAnsi="Calibri" w:cs="Calibri"/>
                    <w:color w:val="000000"/>
                    <w:sz w:val="20"/>
                    <w:szCs w:val="20"/>
                  </w:rPr>
                </w:rPrChange>
              </w:rPr>
            </w:pPr>
            <w:del w:id="7057" w:author="Camilo Andrés Díaz Gómez" w:date="2023-03-22T16:07:00Z">
              <w:r w:rsidRPr="00BD3055" w:rsidDel="00AC0D41">
                <w:rPr>
                  <w:rFonts w:cs="Times New Roman"/>
                  <w:color w:val="000000"/>
                  <w:sz w:val="20"/>
                  <w:szCs w:val="20"/>
                  <w:rPrChange w:id="7058" w:author="Camilo Andrés Díaz Gómez" w:date="2023-03-14T19:47:00Z">
                    <w:rPr>
                      <w:rFonts w:ascii="Calibri" w:hAnsi="Calibri" w:cs="Calibri"/>
                      <w:color w:val="000000"/>
                      <w:sz w:val="20"/>
                      <w:szCs w:val="20"/>
                    </w:rPr>
                  </w:rPrChange>
                </w:rPr>
                <w:delText>12,52110213</w:delText>
              </w:r>
            </w:del>
          </w:p>
        </w:tc>
        <w:tc>
          <w:tcPr>
            <w:tcW w:w="1417" w:type="dxa"/>
            <w:vAlign w:val="bottom"/>
            <w:tcPrChange w:id="7059" w:author="Camilo Andrés Díaz Gómez" w:date="2023-03-22T16:08:00Z">
              <w:tcPr>
                <w:tcW w:w="1417" w:type="dxa"/>
                <w:vAlign w:val="bottom"/>
              </w:tcPr>
            </w:tcPrChange>
          </w:tcPr>
          <w:p w14:paraId="7861E8D0" w14:textId="5E8FE36E" w:rsidR="00776339" w:rsidRPr="00BD3055" w:rsidDel="00776339" w:rsidRDefault="00776339" w:rsidP="00776339">
            <w:pPr>
              <w:rPr>
                <w:del w:id="7060" w:author="Camilo Andrés Díaz Gómez" w:date="2023-03-22T16:08:00Z"/>
                <w:rFonts w:cs="Times New Roman"/>
                <w:color w:val="000000"/>
                <w:sz w:val="20"/>
                <w:szCs w:val="20"/>
                <w:rPrChange w:id="7061" w:author="Camilo Andrés Díaz Gómez" w:date="2023-03-14T19:47:00Z">
                  <w:rPr>
                    <w:del w:id="7062" w:author="Camilo Andrés Díaz Gómez" w:date="2023-03-22T16:08:00Z"/>
                    <w:rFonts w:ascii="Calibri" w:hAnsi="Calibri" w:cs="Calibri"/>
                    <w:color w:val="000000"/>
                    <w:sz w:val="20"/>
                    <w:szCs w:val="20"/>
                  </w:rPr>
                </w:rPrChange>
              </w:rPr>
            </w:pPr>
            <w:del w:id="7063" w:author="Camilo Andrés Díaz Gómez" w:date="2023-03-22T16:08:00Z">
              <w:r w:rsidRPr="00BD3055" w:rsidDel="00D41E19">
                <w:rPr>
                  <w:rFonts w:cs="Times New Roman"/>
                  <w:color w:val="000000"/>
                  <w:sz w:val="20"/>
                  <w:szCs w:val="20"/>
                  <w:rPrChange w:id="7064" w:author="Camilo Andrés Díaz Gómez" w:date="2023-03-14T19:47:00Z">
                    <w:rPr>
                      <w:rFonts w:ascii="Calibri" w:hAnsi="Calibri" w:cs="Calibri"/>
                      <w:color w:val="000000"/>
                      <w:sz w:val="20"/>
                      <w:szCs w:val="20"/>
                    </w:rPr>
                  </w:rPrChange>
                </w:rPr>
                <w:delText>12,07407407</w:delText>
              </w:r>
            </w:del>
          </w:p>
        </w:tc>
        <w:tc>
          <w:tcPr>
            <w:tcW w:w="1488" w:type="dxa"/>
            <w:vAlign w:val="bottom"/>
            <w:tcPrChange w:id="7065" w:author="Camilo Andrés Díaz Gómez" w:date="2023-03-22T16:08:00Z">
              <w:tcPr>
                <w:tcW w:w="1488" w:type="dxa"/>
              </w:tcPr>
            </w:tcPrChange>
          </w:tcPr>
          <w:p w14:paraId="4C94FCC8" w14:textId="26A29EE7" w:rsidR="00776339" w:rsidRPr="00776339" w:rsidDel="00776339" w:rsidRDefault="00776339" w:rsidP="00776339">
            <w:pPr>
              <w:rPr>
                <w:del w:id="7066" w:author="Camilo Andrés Díaz Gómez" w:date="2023-03-22T16:08:00Z"/>
                <w:rFonts w:cs="Times New Roman"/>
                <w:color w:val="000000"/>
                <w:sz w:val="20"/>
                <w:szCs w:val="20"/>
              </w:rPr>
            </w:pPr>
          </w:p>
        </w:tc>
        <w:tc>
          <w:tcPr>
            <w:tcW w:w="322" w:type="dxa"/>
            <w:tcPrChange w:id="7067" w:author="Camilo Andrés Díaz Gómez" w:date="2023-03-22T16:08:00Z">
              <w:tcPr>
                <w:tcW w:w="322" w:type="dxa"/>
              </w:tcPr>
            </w:tcPrChange>
          </w:tcPr>
          <w:p w14:paraId="5BB1DBAF" w14:textId="47B6DCB5" w:rsidR="00776339" w:rsidRPr="00776339" w:rsidDel="00776339" w:rsidRDefault="00776339" w:rsidP="00776339">
            <w:pPr>
              <w:rPr>
                <w:del w:id="7068" w:author="Camilo Andrés Díaz Gómez" w:date="2023-03-22T16:08:00Z"/>
                <w:rFonts w:cs="Times New Roman"/>
                <w:color w:val="000000"/>
                <w:sz w:val="20"/>
                <w:szCs w:val="20"/>
              </w:rPr>
            </w:pPr>
          </w:p>
        </w:tc>
        <w:tc>
          <w:tcPr>
            <w:tcW w:w="322" w:type="dxa"/>
            <w:tcPrChange w:id="7069" w:author="Camilo Andrés Díaz Gómez" w:date="2023-03-22T16:08:00Z">
              <w:tcPr>
                <w:tcW w:w="322" w:type="dxa"/>
              </w:tcPr>
            </w:tcPrChange>
          </w:tcPr>
          <w:p w14:paraId="43F2F8D6" w14:textId="4D3DEEF5" w:rsidR="00776339" w:rsidRPr="00776339" w:rsidDel="00776339" w:rsidRDefault="00776339" w:rsidP="00776339">
            <w:pPr>
              <w:rPr>
                <w:del w:id="7070" w:author="Camilo Andrés Díaz Gómez" w:date="2023-03-22T16:08:00Z"/>
                <w:rFonts w:cs="Times New Roman"/>
                <w:color w:val="000000"/>
                <w:sz w:val="20"/>
                <w:szCs w:val="20"/>
              </w:rPr>
            </w:pPr>
          </w:p>
        </w:tc>
        <w:tc>
          <w:tcPr>
            <w:tcW w:w="322" w:type="dxa"/>
            <w:tcPrChange w:id="7071" w:author="Camilo Andrés Díaz Gómez" w:date="2023-03-22T16:08:00Z">
              <w:tcPr>
                <w:tcW w:w="322" w:type="dxa"/>
              </w:tcPr>
            </w:tcPrChange>
          </w:tcPr>
          <w:p w14:paraId="7F5BC034" w14:textId="5C0519B9" w:rsidR="00776339" w:rsidRPr="00776339" w:rsidDel="00776339" w:rsidRDefault="00776339" w:rsidP="00776339">
            <w:pPr>
              <w:rPr>
                <w:del w:id="7072" w:author="Camilo Andrés Díaz Gómez" w:date="2023-03-22T16:08:00Z"/>
                <w:rFonts w:cs="Times New Roman"/>
                <w:color w:val="000000"/>
                <w:sz w:val="20"/>
                <w:szCs w:val="20"/>
              </w:rPr>
            </w:pPr>
          </w:p>
        </w:tc>
      </w:tr>
      <w:tr w:rsidR="00776339" w:rsidRPr="00BD3055" w:rsidDel="00776339" w14:paraId="6CA8D517" w14:textId="241AE147" w:rsidTr="00D00600">
        <w:tblPrEx>
          <w:tblW w:w="0" w:type="auto"/>
          <w:tblInd w:w="0" w:type="dxa"/>
          <w:tblLayout w:type="fixed"/>
          <w:tblPrExChange w:id="7073" w:author="Camilo Andrés Díaz Gómez" w:date="2023-03-22T16:08:00Z">
            <w:tblPrEx>
              <w:tblW w:w="0" w:type="auto"/>
              <w:tblInd w:w="0" w:type="dxa"/>
              <w:tblLayout w:type="fixed"/>
            </w:tblPrEx>
          </w:tblPrExChange>
        </w:tblPrEx>
        <w:trPr>
          <w:del w:id="7074" w:author="Camilo Andrés Díaz Gómez" w:date="2023-03-22T16:08:00Z"/>
        </w:trPr>
        <w:tc>
          <w:tcPr>
            <w:tcW w:w="530" w:type="dxa"/>
            <w:vAlign w:val="bottom"/>
            <w:tcPrChange w:id="7075" w:author="Camilo Andrés Díaz Gómez" w:date="2023-03-22T16:08:00Z">
              <w:tcPr>
                <w:tcW w:w="530" w:type="dxa"/>
                <w:vAlign w:val="bottom"/>
              </w:tcPr>
            </w:tcPrChange>
          </w:tcPr>
          <w:p w14:paraId="3F2AF135" w14:textId="12C610EB" w:rsidR="00776339" w:rsidRPr="00BD3055" w:rsidDel="00776339" w:rsidRDefault="00776339" w:rsidP="00776339">
            <w:pPr>
              <w:rPr>
                <w:del w:id="7076" w:author="Camilo Andrés Díaz Gómez" w:date="2023-03-22T16:08:00Z"/>
                <w:rFonts w:cs="Times New Roman"/>
                <w:color w:val="000000"/>
                <w:sz w:val="20"/>
                <w:szCs w:val="20"/>
                <w:rPrChange w:id="7077" w:author="Camilo Andrés Díaz Gómez" w:date="2023-03-14T19:47:00Z">
                  <w:rPr>
                    <w:del w:id="7078" w:author="Camilo Andrés Díaz Gómez" w:date="2023-03-22T16:08:00Z"/>
                    <w:rFonts w:ascii="Calibri" w:hAnsi="Calibri" w:cs="Calibri"/>
                    <w:color w:val="000000"/>
                    <w:sz w:val="20"/>
                    <w:szCs w:val="20"/>
                  </w:rPr>
                </w:rPrChange>
              </w:rPr>
            </w:pPr>
            <w:del w:id="7079" w:author="Camilo Andrés Díaz Gómez" w:date="2023-03-22T16:08:00Z">
              <w:r w:rsidRPr="00BD3055" w:rsidDel="00776339">
                <w:rPr>
                  <w:rFonts w:cs="Times New Roman"/>
                  <w:color w:val="000000"/>
                  <w:sz w:val="22"/>
                  <w:rPrChange w:id="7080" w:author="Camilo Andrés Díaz Gómez" w:date="2023-03-14T19:47:00Z">
                    <w:rPr>
                      <w:rFonts w:ascii="Calibri" w:hAnsi="Calibri" w:cs="Calibri"/>
                      <w:color w:val="000000"/>
                      <w:sz w:val="22"/>
                    </w:rPr>
                  </w:rPrChange>
                </w:rPr>
                <w:delText>23</w:delText>
              </w:r>
            </w:del>
          </w:p>
        </w:tc>
        <w:tc>
          <w:tcPr>
            <w:tcW w:w="1450" w:type="dxa"/>
            <w:vAlign w:val="bottom"/>
            <w:tcPrChange w:id="7081" w:author="Camilo Andrés Díaz Gómez" w:date="2023-03-22T16:08:00Z">
              <w:tcPr>
                <w:tcW w:w="1450" w:type="dxa"/>
                <w:vAlign w:val="bottom"/>
              </w:tcPr>
            </w:tcPrChange>
          </w:tcPr>
          <w:p w14:paraId="6D7444C2" w14:textId="0283C767" w:rsidR="00776339" w:rsidRPr="00BD3055" w:rsidDel="00776339" w:rsidRDefault="00776339" w:rsidP="00776339">
            <w:pPr>
              <w:rPr>
                <w:del w:id="7082" w:author="Camilo Andrés Díaz Gómez" w:date="2023-03-22T16:08:00Z"/>
                <w:rFonts w:cs="Times New Roman"/>
                <w:color w:val="000000"/>
                <w:sz w:val="20"/>
                <w:szCs w:val="20"/>
                <w:rPrChange w:id="7083" w:author="Camilo Andrés Díaz Gómez" w:date="2023-03-14T19:47:00Z">
                  <w:rPr>
                    <w:del w:id="7084" w:author="Camilo Andrés Díaz Gómez" w:date="2023-03-22T16:08:00Z"/>
                    <w:rFonts w:ascii="Calibri" w:hAnsi="Calibri" w:cs="Calibri"/>
                    <w:color w:val="000000"/>
                    <w:sz w:val="20"/>
                    <w:szCs w:val="20"/>
                  </w:rPr>
                </w:rPrChange>
              </w:rPr>
            </w:pPr>
            <w:del w:id="7085" w:author="Camilo Andrés Díaz Gómez" w:date="2023-03-22T16:06:00Z">
              <w:r w:rsidRPr="00BD3055" w:rsidDel="0066355F">
                <w:rPr>
                  <w:rFonts w:cs="Times New Roman"/>
                  <w:color w:val="000000"/>
                  <w:sz w:val="20"/>
                  <w:szCs w:val="20"/>
                  <w:rPrChange w:id="7086" w:author="Camilo Andrés Díaz Gómez" w:date="2023-03-14T19:47:00Z">
                    <w:rPr>
                      <w:rFonts w:ascii="Calibri" w:hAnsi="Calibri" w:cs="Calibri"/>
                      <w:color w:val="000000"/>
                      <w:sz w:val="20"/>
                      <w:szCs w:val="20"/>
                    </w:rPr>
                  </w:rPrChange>
                </w:rPr>
                <w:delText>14,71228764</w:delText>
              </w:r>
            </w:del>
          </w:p>
        </w:tc>
        <w:tc>
          <w:tcPr>
            <w:tcW w:w="1559" w:type="dxa"/>
            <w:vAlign w:val="bottom"/>
            <w:tcPrChange w:id="7087" w:author="Camilo Andrés Díaz Gómez" w:date="2023-03-22T16:08:00Z">
              <w:tcPr>
                <w:tcW w:w="1559" w:type="dxa"/>
                <w:vAlign w:val="bottom"/>
              </w:tcPr>
            </w:tcPrChange>
          </w:tcPr>
          <w:p w14:paraId="207EC3C2" w14:textId="5AE49DBF" w:rsidR="00776339" w:rsidRPr="00BD3055" w:rsidDel="00776339" w:rsidRDefault="00776339" w:rsidP="00776339">
            <w:pPr>
              <w:rPr>
                <w:del w:id="7088" w:author="Camilo Andrés Díaz Gómez" w:date="2023-03-22T16:08:00Z"/>
                <w:rFonts w:cs="Times New Roman"/>
                <w:color w:val="000000"/>
                <w:sz w:val="20"/>
                <w:szCs w:val="20"/>
                <w:rPrChange w:id="7089" w:author="Camilo Andrés Díaz Gómez" w:date="2023-03-14T19:47:00Z">
                  <w:rPr>
                    <w:del w:id="7090" w:author="Camilo Andrés Díaz Gómez" w:date="2023-03-22T16:08:00Z"/>
                    <w:rFonts w:ascii="Calibri" w:hAnsi="Calibri" w:cs="Calibri"/>
                    <w:color w:val="000000"/>
                    <w:sz w:val="20"/>
                    <w:szCs w:val="20"/>
                  </w:rPr>
                </w:rPrChange>
              </w:rPr>
            </w:pPr>
            <w:del w:id="7091" w:author="Camilo Andrés Díaz Gómez" w:date="2023-03-22T16:07:00Z">
              <w:r w:rsidRPr="00BD3055" w:rsidDel="0052638D">
                <w:rPr>
                  <w:rFonts w:cs="Times New Roman"/>
                  <w:color w:val="000000"/>
                  <w:sz w:val="20"/>
                  <w:szCs w:val="20"/>
                  <w:rPrChange w:id="7092" w:author="Camilo Andrés Díaz Gómez" w:date="2023-03-14T19:47:00Z">
                    <w:rPr>
                      <w:rFonts w:ascii="Calibri" w:hAnsi="Calibri" w:cs="Calibri"/>
                      <w:color w:val="000000"/>
                      <w:sz w:val="20"/>
                      <w:szCs w:val="20"/>
                    </w:rPr>
                  </w:rPrChange>
                </w:rPr>
                <w:delText>15,14236771</w:delText>
              </w:r>
            </w:del>
          </w:p>
        </w:tc>
        <w:tc>
          <w:tcPr>
            <w:tcW w:w="1418" w:type="dxa"/>
            <w:vAlign w:val="bottom"/>
            <w:tcPrChange w:id="7093" w:author="Camilo Andrés Díaz Gómez" w:date="2023-03-22T16:08:00Z">
              <w:tcPr>
                <w:tcW w:w="1418" w:type="dxa"/>
                <w:vAlign w:val="bottom"/>
              </w:tcPr>
            </w:tcPrChange>
          </w:tcPr>
          <w:p w14:paraId="3A28B7ED" w14:textId="6DBAAC3E" w:rsidR="00776339" w:rsidRPr="00BD3055" w:rsidDel="00776339" w:rsidRDefault="00776339" w:rsidP="00776339">
            <w:pPr>
              <w:rPr>
                <w:del w:id="7094" w:author="Camilo Andrés Díaz Gómez" w:date="2023-03-22T16:08:00Z"/>
                <w:rFonts w:cs="Times New Roman"/>
                <w:color w:val="000000"/>
                <w:sz w:val="20"/>
                <w:szCs w:val="20"/>
                <w:rPrChange w:id="7095" w:author="Camilo Andrés Díaz Gómez" w:date="2023-03-14T19:47:00Z">
                  <w:rPr>
                    <w:del w:id="7096" w:author="Camilo Andrés Díaz Gómez" w:date="2023-03-22T16:08:00Z"/>
                    <w:rFonts w:ascii="Calibri" w:hAnsi="Calibri" w:cs="Calibri"/>
                    <w:color w:val="000000"/>
                    <w:sz w:val="20"/>
                    <w:szCs w:val="20"/>
                  </w:rPr>
                </w:rPrChange>
              </w:rPr>
            </w:pPr>
            <w:del w:id="7097" w:author="Camilo Andrés Díaz Gómez" w:date="2023-03-22T16:07:00Z">
              <w:r w:rsidRPr="00BD3055" w:rsidDel="00AC0D41">
                <w:rPr>
                  <w:rFonts w:cs="Times New Roman"/>
                  <w:color w:val="000000"/>
                  <w:sz w:val="20"/>
                  <w:szCs w:val="20"/>
                  <w:rPrChange w:id="7098" w:author="Camilo Andrés Díaz Gómez" w:date="2023-03-14T19:47:00Z">
                    <w:rPr>
                      <w:rFonts w:ascii="Calibri" w:hAnsi="Calibri" w:cs="Calibri"/>
                      <w:color w:val="000000"/>
                      <w:sz w:val="20"/>
                      <w:szCs w:val="20"/>
                    </w:rPr>
                  </w:rPrChange>
                </w:rPr>
                <w:delText>14,65237174</w:delText>
              </w:r>
            </w:del>
          </w:p>
        </w:tc>
        <w:tc>
          <w:tcPr>
            <w:tcW w:w="1417" w:type="dxa"/>
            <w:vAlign w:val="bottom"/>
            <w:tcPrChange w:id="7099" w:author="Camilo Andrés Díaz Gómez" w:date="2023-03-22T16:08:00Z">
              <w:tcPr>
                <w:tcW w:w="1417" w:type="dxa"/>
                <w:vAlign w:val="bottom"/>
              </w:tcPr>
            </w:tcPrChange>
          </w:tcPr>
          <w:p w14:paraId="4724DFC1" w14:textId="0C1892C6" w:rsidR="00776339" w:rsidRPr="00BD3055" w:rsidDel="00776339" w:rsidRDefault="00776339" w:rsidP="00776339">
            <w:pPr>
              <w:rPr>
                <w:del w:id="7100" w:author="Camilo Andrés Díaz Gómez" w:date="2023-03-22T16:08:00Z"/>
                <w:rFonts w:cs="Times New Roman"/>
                <w:color w:val="000000"/>
                <w:sz w:val="20"/>
                <w:szCs w:val="20"/>
                <w:rPrChange w:id="7101" w:author="Camilo Andrés Díaz Gómez" w:date="2023-03-14T19:47:00Z">
                  <w:rPr>
                    <w:del w:id="7102" w:author="Camilo Andrés Díaz Gómez" w:date="2023-03-22T16:08:00Z"/>
                    <w:rFonts w:ascii="Calibri" w:hAnsi="Calibri" w:cs="Calibri"/>
                    <w:color w:val="000000"/>
                    <w:sz w:val="20"/>
                    <w:szCs w:val="20"/>
                  </w:rPr>
                </w:rPrChange>
              </w:rPr>
            </w:pPr>
            <w:del w:id="7103" w:author="Camilo Andrés Díaz Gómez" w:date="2023-03-22T16:08:00Z">
              <w:r w:rsidRPr="00BD3055" w:rsidDel="00D41E19">
                <w:rPr>
                  <w:rFonts w:cs="Times New Roman"/>
                  <w:color w:val="000000"/>
                  <w:sz w:val="20"/>
                  <w:szCs w:val="20"/>
                  <w:rPrChange w:id="7104" w:author="Camilo Andrés Díaz Gómez" w:date="2023-03-14T19:47:00Z">
                    <w:rPr>
                      <w:rFonts w:ascii="Calibri" w:hAnsi="Calibri" w:cs="Calibri"/>
                      <w:color w:val="000000"/>
                      <w:sz w:val="20"/>
                      <w:szCs w:val="20"/>
                    </w:rPr>
                  </w:rPrChange>
                </w:rPr>
                <w:delText>14,44925373</w:delText>
              </w:r>
            </w:del>
          </w:p>
        </w:tc>
        <w:tc>
          <w:tcPr>
            <w:tcW w:w="1488" w:type="dxa"/>
            <w:vAlign w:val="bottom"/>
            <w:tcPrChange w:id="7105" w:author="Camilo Andrés Díaz Gómez" w:date="2023-03-22T16:08:00Z">
              <w:tcPr>
                <w:tcW w:w="1488" w:type="dxa"/>
              </w:tcPr>
            </w:tcPrChange>
          </w:tcPr>
          <w:p w14:paraId="773F070C" w14:textId="55E31E9D" w:rsidR="00776339" w:rsidRPr="00776339" w:rsidDel="00776339" w:rsidRDefault="00776339" w:rsidP="00776339">
            <w:pPr>
              <w:rPr>
                <w:del w:id="7106" w:author="Camilo Andrés Díaz Gómez" w:date="2023-03-22T16:08:00Z"/>
                <w:rFonts w:cs="Times New Roman"/>
                <w:color w:val="000000"/>
                <w:sz w:val="20"/>
                <w:szCs w:val="20"/>
              </w:rPr>
            </w:pPr>
          </w:p>
        </w:tc>
        <w:tc>
          <w:tcPr>
            <w:tcW w:w="322" w:type="dxa"/>
            <w:tcPrChange w:id="7107" w:author="Camilo Andrés Díaz Gómez" w:date="2023-03-22T16:08:00Z">
              <w:tcPr>
                <w:tcW w:w="322" w:type="dxa"/>
              </w:tcPr>
            </w:tcPrChange>
          </w:tcPr>
          <w:p w14:paraId="7AD01E83" w14:textId="051A59D6" w:rsidR="00776339" w:rsidRPr="00776339" w:rsidDel="00776339" w:rsidRDefault="00776339" w:rsidP="00776339">
            <w:pPr>
              <w:rPr>
                <w:del w:id="7108" w:author="Camilo Andrés Díaz Gómez" w:date="2023-03-22T16:08:00Z"/>
                <w:rFonts w:cs="Times New Roman"/>
                <w:color w:val="000000"/>
                <w:sz w:val="20"/>
                <w:szCs w:val="20"/>
              </w:rPr>
            </w:pPr>
          </w:p>
        </w:tc>
        <w:tc>
          <w:tcPr>
            <w:tcW w:w="322" w:type="dxa"/>
            <w:tcPrChange w:id="7109" w:author="Camilo Andrés Díaz Gómez" w:date="2023-03-22T16:08:00Z">
              <w:tcPr>
                <w:tcW w:w="322" w:type="dxa"/>
              </w:tcPr>
            </w:tcPrChange>
          </w:tcPr>
          <w:p w14:paraId="66926F8D" w14:textId="5EF51053" w:rsidR="00776339" w:rsidRPr="00776339" w:rsidDel="00776339" w:rsidRDefault="00776339" w:rsidP="00776339">
            <w:pPr>
              <w:rPr>
                <w:del w:id="7110" w:author="Camilo Andrés Díaz Gómez" w:date="2023-03-22T16:08:00Z"/>
                <w:rFonts w:cs="Times New Roman"/>
                <w:color w:val="000000"/>
                <w:sz w:val="20"/>
                <w:szCs w:val="20"/>
              </w:rPr>
            </w:pPr>
          </w:p>
        </w:tc>
        <w:tc>
          <w:tcPr>
            <w:tcW w:w="322" w:type="dxa"/>
            <w:tcPrChange w:id="7111" w:author="Camilo Andrés Díaz Gómez" w:date="2023-03-22T16:08:00Z">
              <w:tcPr>
                <w:tcW w:w="322" w:type="dxa"/>
              </w:tcPr>
            </w:tcPrChange>
          </w:tcPr>
          <w:p w14:paraId="01FD3B51" w14:textId="7A803915" w:rsidR="00776339" w:rsidRPr="00776339" w:rsidDel="00776339" w:rsidRDefault="00776339" w:rsidP="00776339">
            <w:pPr>
              <w:rPr>
                <w:del w:id="7112" w:author="Camilo Andrés Díaz Gómez" w:date="2023-03-22T16:08:00Z"/>
                <w:rFonts w:cs="Times New Roman"/>
                <w:color w:val="000000"/>
                <w:sz w:val="20"/>
                <w:szCs w:val="20"/>
              </w:rPr>
            </w:pPr>
          </w:p>
        </w:tc>
      </w:tr>
      <w:tr w:rsidR="00776339" w:rsidRPr="00BD3055" w:rsidDel="00776339" w14:paraId="5C7B9E34" w14:textId="43BB0CC7" w:rsidTr="00D00600">
        <w:tblPrEx>
          <w:tblW w:w="0" w:type="auto"/>
          <w:tblInd w:w="0" w:type="dxa"/>
          <w:tblLayout w:type="fixed"/>
          <w:tblPrExChange w:id="7113" w:author="Camilo Andrés Díaz Gómez" w:date="2023-03-22T16:08:00Z">
            <w:tblPrEx>
              <w:tblW w:w="0" w:type="auto"/>
              <w:tblInd w:w="0" w:type="dxa"/>
              <w:tblLayout w:type="fixed"/>
            </w:tblPrEx>
          </w:tblPrExChange>
        </w:tblPrEx>
        <w:trPr>
          <w:del w:id="7114" w:author="Camilo Andrés Díaz Gómez" w:date="2023-03-22T16:08:00Z"/>
        </w:trPr>
        <w:tc>
          <w:tcPr>
            <w:tcW w:w="530" w:type="dxa"/>
            <w:vAlign w:val="bottom"/>
            <w:tcPrChange w:id="7115" w:author="Camilo Andrés Díaz Gómez" w:date="2023-03-22T16:08:00Z">
              <w:tcPr>
                <w:tcW w:w="530" w:type="dxa"/>
                <w:vAlign w:val="bottom"/>
              </w:tcPr>
            </w:tcPrChange>
          </w:tcPr>
          <w:p w14:paraId="3F0AD02F" w14:textId="7C0F1194" w:rsidR="00776339" w:rsidRPr="00BD3055" w:rsidDel="00776339" w:rsidRDefault="00776339" w:rsidP="00776339">
            <w:pPr>
              <w:rPr>
                <w:del w:id="7116" w:author="Camilo Andrés Díaz Gómez" w:date="2023-03-22T16:08:00Z"/>
                <w:rFonts w:cs="Times New Roman"/>
                <w:color w:val="000000"/>
                <w:sz w:val="20"/>
                <w:szCs w:val="20"/>
                <w:rPrChange w:id="7117" w:author="Camilo Andrés Díaz Gómez" w:date="2023-03-14T19:47:00Z">
                  <w:rPr>
                    <w:del w:id="7118" w:author="Camilo Andrés Díaz Gómez" w:date="2023-03-22T16:08:00Z"/>
                    <w:rFonts w:ascii="Calibri" w:hAnsi="Calibri" w:cs="Calibri"/>
                    <w:color w:val="000000"/>
                    <w:sz w:val="20"/>
                    <w:szCs w:val="20"/>
                  </w:rPr>
                </w:rPrChange>
              </w:rPr>
            </w:pPr>
            <w:del w:id="7119" w:author="Camilo Andrés Díaz Gómez" w:date="2023-03-22T16:08:00Z">
              <w:r w:rsidRPr="00BD3055" w:rsidDel="00776339">
                <w:rPr>
                  <w:rFonts w:cs="Times New Roman"/>
                  <w:color w:val="000000"/>
                  <w:sz w:val="22"/>
                  <w:rPrChange w:id="7120" w:author="Camilo Andrés Díaz Gómez" w:date="2023-03-14T19:47:00Z">
                    <w:rPr>
                      <w:rFonts w:ascii="Calibri" w:hAnsi="Calibri" w:cs="Calibri"/>
                      <w:color w:val="000000"/>
                      <w:sz w:val="22"/>
                    </w:rPr>
                  </w:rPrChange>
                </w:rPr>
                <w:delText>24</w:delText>
              </w:r>
            </w:del>
          </w:p>
        </w:tc>
        <w:tc>
          <w:tcPr>
            <w:tcW w:w="1450" w:type="dxa"/>
            <w:vAlign w:val="bottom"/>
            <w:tcPrChange w:id="7121" w:author="Camilo Andrés Díaz Gómez" w:date="2023-03-22T16:08:00Z">
              <w:tcPr>
                <w:tcW w:w="1450" w:type="dxa"/>
                <w:vAlign w:val="bottom"/>
              </w:tcPr>
            </w:tcPrChange>
          </w:tcPr>
          <w:p w14:paraId="1CE16D7F" w14:textId="62C1539A" w:rsidR="00776339" w:rsidRPr="00BD3055" w:rsidDel="00776339" w:rsidRDefault="00776339" w:rsidP="00776339">
            <w:pPr>
              <w:rPr>
                <w:del w:id="7122" w:author="Camilo Andrés Díaz Gómez" w:date="2023-03-22T16:08:00Z"/>
                <w:rFonts w:cs="Times New Roman"/>
                <w:color w:val="000000"/>
                <w:sz w:val="20"/>
                <w:szCs w:val="20"/>
                <w:rPrChange w:id="7123" w:author="Camilo Andrés Díaz Gómez" w:date="2023-03-14T19:47:00Z">
                  <w:rPr>
                    <w:del w:id="7124" w:author="Camilo Andrés Díaz Gómez" w:date="2023-03-22T16:08:00Z"/>
                    <w:rFonts w:ascii="Calibri" w:hAnsi="Calibri" w:cs="Calibri"/>
                    <w:color w:val="000000"/>
                    <w:sz w:val="20"/>
                    <w:szCs w:val="20"/>
                  </w:rPr>
                </w:rPrChange>
              </w:rPr>
            </w:pPr>
            <w:del w:id="7125" w:author="Camilo Andrés Díaz Gómez" w:date="2023-03-22T16:06:00Z">
              <w:r w:rsidRPr="00BD3055" w:rsidDel="0066355F">
                <w:rPr>
                  <w:rFonts w:cs="Times New Roman"/>
                  <w:color w:val="000000"/>
                  <w:sz w:val="20"/>
                  <w:szCs w:val="20"/>
                  <w:rPrChange w:id="7126" w:author="Camilo Andrés Díaz Gómez" w:date="2023-03-14T19:47:00Z">
                    <w:rPr>
                      <w:rFonts w:ascii="Calibri" w:hAnsi="Calibri" w:cs="Calibri"/>
                      <w:color w:val="000000"/>
                      <w:sz w:val="20"/>
                      <w:szCs w:val="20"/>
                    </w:rPr>
                  </w:rPrChange>
                </w:rPr>
                <w:delText>15,42424684</w:delText>
              </w:r>
            </w:del>
          </w:p>
        </w:tc>
        <w:tc>
          <w:tcPr>
            <w:tcW w:w="1559" w:type="dxa"/>
            <w:vAlign w:val="bottom"/>
            <w:tcPrChange w:id="7127" w:author="Camilo Andrés Díaz Gómez" w:date="2023-03-22T16:08:00Z">
              <w:tcPr>
                <w:tcW w:w="1559" w:type="dxa"/>
                <w:vAlign w:val="bottom"/>
              </w:tcPr>
            </w:tcPrChange>
          </w:tcPr>
          <w:p w14:paraId="0F32737C" w14:textId="008DB122" w:rsidR="00776339" w:rsidRPr="00BD3055" w:rsidDel="00776339" w:rsidRDefault="00776339" w:rsidP="00776339">
            <w:pPr>
              <w:rPr>
                <w:del w:id="7128" w:author="Camilo Andrés Díaz Gómez" w:date="2023-03-22T16:08:00Z"/>
                <w:rFonts w:cs="Times New Roman"/>
                <w:color w:val="000000"/>
                <w:sz w:val="20"/>
                <w:szCs w:val="20"/>
                <w:rPrChange w:id="7129" w:author="Camilo Andrés Díaz Gómez" w:date="2023-03-14T19:47:00Z">
                  <w:rPr>
                    <w:del w:id="7130" w:author="Camilo Andrés Díaz Gómez" w:date="2023-03-22T16:08:00Z"/>
                    <w:rFonts w:ascii="Calibri" w:hAnsi="Calibri" w:cs="Calibri"/>
                    <w:color w:val="000000"/>
                    <w:sz w:val="20"/>
                    <w:szCs w:val="20"/>
                  </w:rPr>
                </w:rPrChange>
              </w:rPr>
            </w:pPr>
            <w:del w:id="7131" w:author="Camilo Andrés Díaz Gómez" w:date="2023-03-22T16:07:00Z">
              <w:r w:rsidRPr="00BD3055" w:rsidDel="0052638D">
                <w:rPr>
                  <w:rFonts w:cs="Times New Roman"/>
                  <w:color w:val="000000"/>
                  <w:sz w:val="20"/>
                  <w:szCs w:val="20"/>
                  <w:rPrChange w:id="7132" w:author="Camilo Andrés Díaz Gómez" w:date="2023-03-14T19:47:00Z">
                    <w:rPr>
                      <w:rFonts w:ascii="Calibri" w:hAnsi="Calibri" w:cs="Calibri"/>
                      <w:color w:val="000000"/>
                      <w:sz w:val="20"/>
                      <w:szCs w:val="20"/>
                    </w:rPr>
                  </w:rPrChange>
                </w:rPr>
                <w:delText>14,70319499</w:delText>
              </w:r>
            </w:del>
          </w:p>
        </w:tc>
        <w:tc>
          <w:tcPr>
            <w:tcW w:w="1418" w:type="dxa"/>
            <w:vAlign w:val="bottom"/>
            <w:tcPrChange w:id="7133" w:author="Camilo Andrés Díaz Gómez" w:date="2023-03-22T16:08:00Z">
              <w:tcPr>
                <w:tcW w:w="1418" w:type="dxa"/>
                <w:vAlign w:val="bottom"/>
              </w:tcPr>
            </w:tcPrChange>
          </w:tcPr>
          <w:p w14:paraId="1D85276D" w14:textId="2B84D34A" w:rsidR="00776339" w:rsidRPr="00BD3055" w:rsidDel="00776339" w:rsidRDefault="00776339" w:rsidP="00776339">
            <w:pPr>
              <w:rPr>
                <w:del w:id="7134" w:author="Camilo Andrés Díaz Gómez" w:date="2023-03-22T16:08:00Z"/>
                <w:rFonts w:cs="Times New Roman"/>
                <w:color w:val="000000"/>
                <w:sz w:val="20"/>
                <w:szCs w:val="20"/>
                <w:rPrChange w:id="7135" w:author="Camilo Andrés Díaz Gómez" w:date="2023-03-14T19:47:00Z">
                  <w:rPr>
                    <w:del w:id="7136" w:author="Camilo Andrés Díaz Gómez" w:date="2023-03-22T16:08:00Z"/>
                    <w:rFonts w:ascii="Calibri" w:hAnsi="Calibri" w:cs="Calibri"/>
                    <w:color w:val="000000"/>
                    <w:sz w:val="20"/>
                    <w:szCs w:val="20"/>
                  </w:rPr>
                </w:rPrChange>
              </w:rPr>
            </w:pPr>
            <w:del w:id="7137" w:author="Camilo Andrés Díaz Gómez" w:date="2023-03-22T16:07:00Z">
              <w:r w:rsidRPr="00BD3055" w:rsidDel="00AC0D41">
                <w:rPr>
                  <w:rFonts w:cs="Times New Roman"/>
                  <w:color w:val="000000"/>
                  <w:sz w:val="20"/>
                  <w:szCs w:val="20"/>
                  <w:rPrChange w:id="7138" w:author="Camilo Andrés Díaz Gómez" w:date="2023-03-14T19:47:00Z">
                    <w:rPr>
                      <w:rFonts w:ascii="Calibri" w:hAnsi="Calibri" w:cs="Calibri"/>
                      <w:color w:val="000000"/>
                      <w:sz w:val="20"/>
                      <w:szCs w:val="20"/>
                    </w:rPr>
                  </w:rPrChange>
                </w:rPr>
                <w:delText>15,42093813</w:delText>
              </w:r>
            </w:del>
          </w:p>
        </w:tc>
        <w:tc>
          <w:tcPr>
            <w:tcW w:w="1417" w:type="dxa"/>
            <w:vAlign w:val="bottom"/>
            <w:tcPrChange w:id="7139" w:author="Camilo Andrés Díaz Gómez" w:date="2023-03-22T16:08:00Z">
              <w:tcPr>
                <w:tcW w:w="1417" w:type="dxa"/>
                <w:vAlign w:val="bottom"/>
              </w:tcPr>
            </w:tcPrChange>
          </w:tcPr>
          <w:p w14:paraId="18465019" w14:textId="26BF7A93" w:rsidR="00776339" w:rsidRPr="00BD3055" w:rsidDel="00776339" w:rsidRDefault="00776339" w:rsidP="00776339">
            <w:pPr>
              <w:rPr>
                <w:del w:id="7140" w:author="Camilo Andrés Díaz Gómez" w:date="2023-03-22T16:08:00Z"/>
                <w:rFonts w:cs="Times New Roman"/>
                <w:color w:val="000000"/>
                <w:sz w:val="20"/>
                <w:szCs w:val="20"/>
                <w:rPrChange w:id="7141" w:author="Camilo Andrés Díaz Gómez" w:date="2023-03-14T19:47:00Z">
                  <w:rPr>
                    <w:del w:id="7142" w:author="Camilo Andrés Díaz Gómez" w:date="2023-03-22T16:08:00Z"/>
                    <w:rFonts w:ascii="Calibri" w:hAnsi="Calibri" w:cs="Calibri"/>
                    <w:color w:val="000000"/>
                    <w:sz w:val="20"/>
                    <w:szCs w:val="20"/>
                  </w:rPr>
                </w:rPrChange>
              </w:rPr>
            </w:pPr>
            <w:del w:id="7143" w:author="Camilo Andrés Díaz Gómez" w:date="2023-03-22T16:08:00Z">
              <w:r w:rsidRPr="00BD3055" w:rsidDel="00D41E19">
                <w:rPr>
                  <w:rFonts w:cs="Times New Roman"/>
                  <w:color w:val="000000"/>
                  <w:sz w:val="20"/>
                  <w:szCs w:val="20"/>
                  <w:rPrChange w:id="7144" w:author="Camilo Andrés Díaz Gómez" w:date="2023-03-14T19:47:00Z">
                    <w:rPr>
                      <w:rFonts w:ascii="Calibri" w:hAnsi="Calibri" w:cs="Calibri"/>
                      <w:color w:val="000000"/>
                      <w:sz w:val="20"/>
                      <w:szCs w:val="20"/>
                    </w:rPr>
                  </w:rPrChange>
                </w:rPr>
                <w:delText>14,37536232</w:delText>
              </w:r>
            </w:del>
          </w:p>
        </w:tc>
        <w:tc>
          <w:tcPr>
            <w:tcW w:w="1488" w:type="dxa"/>
            <w:vAlign w:val="bottom"/>
            <w:tcPrChange w:id="7145" w:author="Camilo Andrés Díaz Gómez" w:date="2023-03-22T16:08:00Z">
              <w:tcPr>
                <w:tcW w:w="1488" w:type="dxa"/>
              </w:tcPr>
            </w:tcPrChange>
          </w:tcPr>
          <w:p w14:paraId="0377C0CE" w14:textId="6ED399C5" w:rsidR="00776339" w:rsidRPr="00776339" w:rsidDel="00776339" w:rsidRDefault="00776339" w:rsidP="00776339">
            <w:pPr>
              <w:rPr>
                <w:del w:id="7146" w:author="Camilo Andrés Díaz Gómez" w:date="2023-03-22T16:08:00Z"/>
                <w:rFonts w:cs="Times New Roman"/>
                <w:color w:val="000000"/>
                <w:sz w:val="20"/>
                <w:szCs w:val="20"/>
              </w:rPr>
            </w:pPr>
          </w:p>
        </w:tc>
        <w:tc>
          <w:tcPr>
            <w:tcW w:w="322" w:type="dxa"/>
            <w:tcPrChange w:id="7147" w:author="Camilo Andrés Díaz Gómez" w:date="2023-03-22T16:08:00Z">
              <w:tcPr>
                <w:tcW w:w="322" w:type="dxa"/>
              </w:tcPr>
            </w:tcPrChange>
          </w:tcPr>
          <w:p w14:paraId="415CE0CE" w14:textId="46BF00B2" w:rsidR="00776339" w:rsidRPr="00776339" w:rsidDel="00776339" w:rsidRDefault="00776339" w:rsidP="00776339">
            <w:pPr>
              <w:rPr>
                <w:del w:id="7148" w:author="Camilo Andrés Díaz Gómez" w:date="2023-03-22T16:08:00Z"/>
                <w:rFonts w:cs="Times New Roman"/>
                <w:color w:val="000000"/>
                <w:sz w:val="20"/>
                <w:szCs w:val="20"/>
              </w:rPr>
            </w:pPr>
          </w:p>
        </w:tc>
        <w:tc>
          <w:tcPr>
            <w:tcW w:w="322" w:type="dxa"/>
            <w:tcPrChange w:id="7149" w:author="Camilo Andrés Díaz Gómez" w:date="2023-03-22T16:08:00Z">
              <w:tcPr>
                <w:tcW w:w="322" w:type="dxa"/>
              </w:tcPr>
            </w:tcPrChange>
          </w:tcPr>
          <w:p w14:paraId="7AD4481B" w14:textId="288A7652" w:rsidR="00776339" w:rsidRPr="00776339" w:rsidDel="00776339" w:rsidRDefault="00776339" w:rsidP="00776339">
            <w:pPr>
              <w:rPr>
                <w:del w:id="7150" w:author="Camilo Andrés Díaz Gómez" w:date="2023-03-22T16:08:00Z"/>
                <w:rFonts w:cs="Times New Roman"/>
                <w:color w:val="000000"/>
                <w:sz w:val="20"/>
                <w:szCs w:val="20"/>
              </w:rPr>
            </w:pPr>
          </w:p>
        </w:tc>
        <w:tc>
          <w:tcPr>
            <w:tcW w:w="322" w:type="dxa"/>
            <w:tcPrChange w:id="7151" w:author="Camilo Andrés Díaz Gómez" w:date="2023-03-22T16:08:00Z">
              <w:tcPr>
                <w:tcW w:w="322" w:type="dxa"/>
              </w:tcPr>
            </w:tcPrChange>
          </w:tcPr>
          <w:p w14:paraId="2C55C0DA" w14:textId="62E9F078" w:rsidR="00776339" w:rsidRPr="00776339" w:rsidDel="00776339" w:rsidRDefault="00776339" w:rsidP="00776339">
            <w:pPr>
              <w:rPr>
                <w:del w:id="7152" w:author="Camilo Andrés Díaz Gómez" w:date="2023-03-22T16:08:00Z"/>
                <w:rFonts w:cs="Times New Roman"/>
                <w:color w:val="000000"/>
                <w:sz w:val="20"/>
                <w:szCs w:val="20"/>
              </w:rPr>
            </w:pPr>
          </w:p>
        </w:tc>
      </w:tr>
      <w:tr w:rsidR="00776339" w:rsidRPr="00BD3055" w:rsidDel="00776339" w14:paraId="4AE0A4E3" w14:textId="47D422B2" w:rsidTr="00D00600">
        <w:tblPrEx>
          <w:tblW w:w="0" w:type="auto"/>
          <w:tblInd w:w="0" w:type="dxa"/>
          <w:tblLayout w:type="fixed"/>
          <w:tblPrExChange w:id="7153" w:author="Camilo Andrés Díaz Gómez" w:date="2023-03-22T16:08:00Z">
            <w:tblPrEx>
              <w:tblW w:w="0" w:type="auto"/>
              <w:tblInd w:w="0" w:type="dxa"/>
              <w:tblLayout w:type="fixed"/>
            </w:tblPrEx>
          </w:tblPrExChange>
        </w:tblPrEx>
        <w:trPr>
          <w:del w:id="7154" w:author="Camilo Andrés Díaz Gómez" w:date="2023-03-22T16:08:00Z"/>
        </w:trPr>
        <w:tc>
          <w:tcPr>
            <w:tcW w:w="530" w:type="dxa"/>
            <w:vAlign w:val="bottom"/>
            <w:tcPrChange w:id="7155" w:author="Camilo Andrés Díaz Gómez" w:date="2023-03-22T16:08:00Z">
              <w:tcPr>
                <w:tcW w:w="530" w:type="dxa"/>
                <w:vAlign w:val="bottom"/>
              </w:tcPr>
            </w:tcPrChange>
          </w:tcPr>
          <w:p w14:paraId="1AF00322" w14:textId="06744D51" w:rsidR="00776339" w:rsidRPr="00BD3055" w:rsidDel="00776339" w:rsidRDefault="00776339" w:rsidP="00776339">
            <w:pPr>
              <w:rPr>
                <w:del w:id="7156" w:author="Camilo Andrés Díaz Gómez" w:date="2023-03-22T16:08:00Z"/>
                <w:rFonts w:cs="Times New Roman"/>
                <w:color w:val="000000"/>
                <w:sz w:val="20"/>
                <w:szCs w:val="20"/>
                <w:rPrChange w:id="7157" w:author="Camilo Andrés Díaz Gómez" w:date="2023-03-14T19:47:00Z">
                  <w:rPr>
                    <w:del w:id="7158" w:author="Camilo Andrés Díaz Gómez" w:date="2023-03-22T16:08:00Z"/>
                    <w:rFonts w:ascii="Calibri" w:hAnsi="Calibri" w:cs="Calibri"/>
                    <w:color w:val="000000"/>
                    <w:sz w:val="20"/>
                    <w:szCs w:val="20"/>
                  </w:rPr>
                </w:rPrChange>
              </w:rPr>
            </w:pPr>
            <w:del w:id="7159" w:author="Camilo Andrés Díaz Gómez" w:date="2023-03-22T16:08:00Z">
              <w:r w:rsidRPr="00BD3055" w:rsidDel="00776339">
                <w:rPr>
                  <w:rFonts w:cs="Times New Roman"/>
                  <w:color w:val="000000"/>
                  <w:sz w:val="22"/>
                  <w:rPrChange w:id="7160" w:author="Camilo Andrés Díaz Gómez" w:date="2023-03-14T19:47:00Z">
                    <w:rPr>
                      <w:rFonts w:ascii="Calibri" w:hAnsi="Calibri" w:cs="Calibri"/>
                      <w:color w:val="000000"/>
                      <w:sz w:val="22"/>
                    </w:rPr>
                  </w:rPrChange>
                </w:rPr>
                <w:delText>25</w:delText>
              </w:r>
            </w:del>
          </w:p>
        </w:tc>
        <w:tc>
          <w:tcPr>
            <w:tcW w:w="1450" w:type="dxa"/>
            <w:vAlign w:val="bottom"/>
            <w:tcPrChange w:id="7161" w:author="Camilo Andrés Díaz Gómez" w:date="2023-03-22T16:08:00Z">
              <w:tcPr>
                <w:tcW w:w="1450" w:type="dxa"/>
                <w:vAlign w:val="bottom"/>
              </w:tcPr>
            </w:tcPrChange>
          </w:tcPr>
          <w:p w14:paraId="04B4DCC3" w14:textId="0228B95B" w:rsidR="00776339" w:rsidRPr="00BD3055" w:rsidDel="00776339" w:rsidRDefault="00776339" w:rsidP="00776339">
            <w:pPr>
              <w:rPr>
                <w:del w:id="7162" w:author="Camilo Andrés Díaz Gómez" w:date="2023-03-22T16:08:00Z"/>
                <w:rFonts w:cs="Times New Roman"/>
                <w:color w:val="000000"/>
                <w:sz w:val="20"/>
                <w:szCs w:val="20"/>
                <w:rPrChange w:id="7163" w:author="Camilo Andrés Díaz Gómez" w:date="2023-03-14T19:47:00Z">
                  <w:rPr>
                    <w:del w:id="7164" w:author="Camilo Andrés Díaz Gómez" w:date="2023-03-22T16:08:00Z"/>
                    <w:rFonts w:ascii="Calibri" w:hAnsi="Calibri" w:cs="Calibri"/>
                    <w:color w:val="000000"/>
                    <w:sz w:val="20"/>
                    <w:szCs w:val="20"/>
                  </w:rPr>
                </w:rPrChange>
              </w:rPr>
            </w:pPr>
            <w:del w:id="7165" w:author="Camilo Andrés Díaz Gómez" w:date="2023-03-22T16:06:00Z">
              <w:r w:rsidRPr="00BD3055" w:rsidDel="0066355F">
                <w:rPr>
                  <w:rFonts w:cs="Times New Roman"/>
                  <w:color w:val="000000"/>
                  <w:sz w:val="20"/>
                  <w:szCs w:val="20"/>
                  <w:rPrChange w:id="7166" w:author="Camilo Andrés Díaz Gómez" w:date="2023-03-14T19:47:00Z">
                    <w:rPr>
                      <w:rFonts w:ascii="Calibri" w:hAnsi="Calibri" w:cs="Calibri"/>
                      <w:color w:val="000000"/>
                      <w:sz w:val="20"/>
                      <w:szCs w:val="20"/>
                    </w:rPr>
                  </w:rPrChange>
                </w:rPr>
                <w:delText>16,45876036</w:delText>
              </w:r>
            </w:del>
          </w:p>
        </w:tc>
        <w:tc>
          <w:tcPr>
            <w:tcW w:w="1559" w:type="dxa"/>
            <w:vAlign w:val="bottom"/>
            <w:tcPrChange w:id="7167" w:author="Camilo Andrés Díaz Gómez" w:date="2023-03-22T16:08:00Z">
              <w:tcPr>
                <w:tcW w:w="1559" w:type="dxa"/>
                <w:vAlign w:val="bottom"/>
              </w:tcPr>
            </w:tcPrChange>
          </w:tcPr>
          <w:p w14:paraId="2985DB2A" w14:textId="25699F6E" w:rsidR="00776339" w:rsidRPr="00BD3055" w:rsidDel="00776339" w:rsidRDefault="00776339" w:rsidP="00776339">
            <w:pPr>
              <w:rPr>
                <w:del w:id="7168" w:author="Camilo Andrés Díaz Gómez" w:date="2023-03-22T16:08:00Z"/>
                <w:rFonts w:cs="Times New Roman"/>
                <w:color w:val="000000"/>
                <w:sz w:val="20"/>
                <w:szCs w:val="20"/>
                <w:rPrChange w:id="7169" w:author="Camilo Andrés Díaz Gómez" w:date="2023-03-14T19:47:00Z">
                  <w:rPr>
                    <w:del w:id="7170" w:author="Camilo Andrés Díaz Gómez" w:date="2023-03-22T16:08:00Z"/>
                    <w:rFonts w:ascii="Calibri" w:hAnsi="Calibri" w:cs="Calibri"/>
                    <w:color w:val="000000"/>
                    <w:sz w:val="20"/>
                    <w:szCs w:val="20"/>
                  </w:rPr>
                </w:rPrChange>
              </w:rPr>
            </w:pPr>
            <w:del w:id="7171" w:author="Camilo Andrés Díaz Gómez" w:date="2023-03-22T16:07:00Z">
              <w:r w:rsidRPr="00BD3055" w:rsidDel="0052638D">
                <w:rPr>
                  <w:rFonts w:cs="Times New Roman"/>
                  <w:color w:val="000000"/>
                  <w:sz w:val="20"/>
                  <w:szCs w:val="20"/>
                  <w:rPrChange w:id="7172" w:author="Camilo Andrés Díaz Gómez" w:date="2023-03-14T19:47:00Z">
                    <w:rPr>
                      <w:rFonts w:ascii="Calibri" w:hAnsi="Calibri" w:cs="Calibri"/>
                      <w:color w:val="000000"/>
                      <w:sz w:val="20"/>
                      <w:szCs w:val="20"/>
                    </w:rPr>
                  </w:rPrChange>
                </w:rPr>
                <w:delText>15,2681479</w:delText>
              </w:r>
            </w:del>
          </w:p>
        </w:tc>
        <w:tc>
          <w:tcPr>
            <w:tcW w:w="1418" w:type="dxa"/>
            <w:vAlign w:val="bottom"/>
            <w:tcPrChange w:id="7173" w:author="Camilo Andrés Díaz Gómez" w:date="2023-03-22T16:08:00Z">
              <w:tcPr>
                <w:tcW w:w="1418" w:type="dxa"/>
                <w:vAlign w:val="bottom"/>
              </w:tcPr>
            </w:tcPrChange>
          </w:tcPr>
          <w:p w14:paraId="0F35A830" w14:textId="47416A7E" w:rsidR="00776339" w:rsidRPr="00BD3055" w:rsidDel="00776339" w:rsidRDefault="00776339" w:rsidP="00776339">
            <w:pPr>
              <w:rPr>
                <w:del w:id="7174" w:author="Camilo Andrés Díaz Gómez" w:date="2023-03-22T16:08:00Z"/>
                <w:rFonts w:cs="Times New Roman"/>
                <w:color w:val="000000"/>
                <w:sz w:val="20"/>
                <w:szCs w:val="20"/>
                <w:rPrChange w:id="7175" w:author="Camilo Andrés Díaz Gómez" w:date="2023-03-14T19:47:00Z">
                  <w:rPr>
                    <w:del w:id="7176" w:author="Camilo Andrés Díaz Gómez" w:date="2023-03-22T16:08:00Z"/>
                    <w:rFonts w:ascii="Calibri" w:hAnsi="Calibri" w:cs="Calibri"/>
                    <w:color w:val="000000"/>
                    <w:sz w:val="20"/>
                    <w:szCs w:val="20"/>
                  </w:rPr>
                </w:rPrChange>
              </w:rPr>
            </w:pPr>
            <w:del w:id="7177" w:author="Camilo Andrés Díaz Gómez" w:date="2023-03-22T16:07:00Z">
              <w:r w:rsidRPr="00BD3055" w:rsidDel="00AC0D41">
                <w:rPr>
                  <w:rFonts w:cs="Times New Roman"/>
                  <w:color w:val="000000"/>
                  <w:sz w:val="20"/>
                  <w:szCs w:val="20"/>
                  <w:rPrChange w:id="7178" w:author="Camilo Andrés Díaz Gómez" w:date="2023-03-14T19:47:00Z">
                    <w:rPr>
                      <w:rFonts w:ascii="Calibri" w:hAnsi="Calibri" w:cs="Calibri"/>
                      <w:color w:val="000000"/>
                      <w:sz w:val="20"/>
                      <w:szCs w:val="20"/>
                    </w:rPr>
                  </w:rPrChange>
                </w:rPr>
                <w:delText>16,47694129</w:delText>
              </w:r>
            </w:del>
          </w:p>
        </w:tc>
        <w:tc>
          <w:tcPr>
            <w:tcW w:w="1417" w:type="dxa"/>
            <w:vAlign w:val="bottom"/>
            <w:tcPrChange w:id="7179" w:author="Camilo Andrés Díaz Gómez" w:date="2023-03-22T16:08:00Z">
              <w:tcPr>
                <w:tcW w:w="1417" w:type="dxa"/>
                <w:vAlign w:val="bottom"/>
              </w:tcPr>
            </w:tcPrChange>
          </w:tcPr>
          <w:p w14:paraId="1881E952" w14:textId="01F12058" w:rsidR="00776339" w:rsidRPr="00BD3055" w:rsidDel="00776339" w:rsidRDefault="00776339" w:rsidP="00776339">
            <w:pPr>
              <w:rPr>
                <w:del w:id="7180" w:author="Camilo Andrés Díaz Gómez" w:date="2023-03-22T16:08:00Z"/>
                <w:rFonts w:cs="Times New Roman"/>
                <w:color w:val="000000"/>
                <w:sz w:val="20"/>
                <w:szCs w:val="20"/>
                <w:rPrChange w:id="7181" w:author="Camilo Andrés Díaz Gómez" w:date="2023-03-14T19:47:00Z">
                  <w:rPr>
                    <w:del w:id="7182" w:author="Camilo Andrés Díaz Gómez" w:date="2023-03-22T16:08:00Z"/>
                    <w:rFonts w:ascii="Calibri" w:hAnsi="Calibri" w:cs="Calibri"/>
                    <w:color w:val="000000"/>
                    <w:sz w:val="20"/>
                    <w:szCs w:val="20"/>
                  </w:rPr>
                </w:rPrChange>
              </w:rPr>
            </w:pPr>
            <w:del w:id="7183" w:author="Camilo Andrés Díaz Gómez" w:date="2023-03-22T16:08:00Z">
              <w:r w:rsidRPr="00BD3055" w:rsidDel="00D41E19">
                <w:rPr>
                  <w:rFonts w:cs="Times New Roman"/>
                  <w:color w:val="000000"/>
                  <w:sz w:val="20"/>
                  <w:szCs w:val="20"/>
                  <w:rPrChange w:id="7184" w:author="Camilo Andrés Díaz Gómez" w:date="2023-03-14T19:47:00Z">
                    <w:rPr>
                      <w:rFonts w:ascii="Calibri" w:hAnsi="Calibri" w:cs="Calibri"/>
                      <w:color w:val="000000"/>
                      <w:sz w:val="20"/>
                      <w:szCs w:val="20"/>
                    </w:rPr>
                  </w:rPrChange>
                </w:rPr>
                <w:delText>14,2641791</w:delText>
              </w:r>
            </w:del>
          </w:p>
        </w:tc>
        <w:tc>
          <w:tcPr>
            <w:tcW w:w="1488" w:type="dxa"/>
            <w:vAlign w:val="bottom"/>
            <w:tcPrChange w:id="7185" w:author="Camilo Andrés Díaz Gómez" w:date="2023-03-22T16:08:00Z">
              <w:tcPr>
                <w:tcW w:w="1488" w:type="dxa"/>
              </w:tcPr>
            </w:tcPrChange>
          </w:tcPr>
          <w:p w14:paraId="531C7BB5" w14:textId="37BBEBFC" w:rsidR="00776339" w:rsidRPr="00776339" w:rsidDel="00776339" w:rsidRDefault="00776339" w:rsidP="00776339">
            <w:pPr>
              <w:rPr>
                <w:del w:id="7186" w:author="Camilo Andrés Díaz Gómez" w:date="2023-03-22T16:08:00Z"/>
                <w:rFonts w:cs="Times New Roman"/>
                <w:color w:val="000000"/>
                <w:sz w:val="20"/>
                <w:szCs w:val="20"/>
              </w:rPr>
            </w:pPr>
          </w:p>
        </w:tc>
        <w:tc>
          <w:tcPr>
            <w:tcW w:w="322" w:type="dxa"/>
            <w:tcPrChange w:id="7187" w:author="Camilo Andrés Díaz Gómez" w:date="2023-03-22T16:08:00Z">
              <w:tcPr>
                <w:tcW w:w="322" w:type="dxa"/>
              </w:tcPr>
            </w:tcPrChange>
          </w:tcPr>
          <w:p w14:paraId="7CBDFE55" w14:textId="3F58EB14" w:rsidR="00776339" w:rsidRPr="00776339" w:rsidDel="00776339" w:rsidRDefault="00776339" w:rsidP="00776339">
            <w:pPr>
              <w:rPr>
                <w:del w:id="7188" w:author="Camilo Andrés Díaz Gómez" w:date="2023-03-22T16:08:00Z"/>
                <w:rFonts w:cs="Times New Roman"/>
                <w:color w:val="000000"/>
                <w:sz w:val="20"/>
                <w:szCs w:val="20"/>
              </w:rPr>
            </w:pPr>
          </w:p>
        </w:tc>
        <w:tc>
          <w:tcPr>
            <w:tcW w:w="322" w:type="dxa"/>
            <w:tcPrChange w:id="7189" w:author="Camilo Andrés Díaz Gómez" w:date="2023-03-22T16:08:00Z">
              <w:tcPr>
                <w:tcW w:w="322" w:type="dxa"/>
              </w:tcPr>
            </w:tcPrChange>
          </w:tcPr>
          <w:p w14:paraId="5987CCA9" w14:textId="513F3183" w:rsidR="00776339" w:rsidRPr="00776339" w:rsidDel="00776339" w:rsidRDefault="00776339" w:rsidP="00776339">
            <w:pPr>
              <w:rPr>
                <w:del w:id="7190" w:author="Camilo Andrés Díaz Gómez" w:date="2023-03-22T16:08:00Z"/>
                <w:rFonts w:cs="Times New Roman"/>
                <w:color w:val="000000"/>
                <w:sz w:val="20"/>
                <w:szCs w:val="20"/>
              </w:rPr>
            </w:pPr>
          </w:p>
        </w:tc>
        <w:tc>
          <w:tcPr>
            <w:tcW w:w="322" w:type="dxa"/>
            <w:tcPrChange w:id="7191" w:author="Camilo Andrés Díaz Gómez" w:date="2023-03-22T16:08:00Z">
              <w:tcPr>
                <w:tcW w:w="322" w:type="dxa"/>
              </w:tcPr>
            </w:tcPrChange>
          </w:tcPr>
          <w:p w14:paraId="1949C8E0" w14:textId="005B40DE" w:rsidR="00776339" w:rsidRPr="00776339" w:rsidDel="00776339" w:rsidRDefault="00776339" w:rsidP="00776339">
            <w:pPr>
              <w:rPr>
                <w:del w:id="7192" w:author="Camilo Andrés Díaz Gómez" w:date="2023-03-22T16:08:00Z"/>
                <w:rFonts w:cs="Times New Roman"/>
                <w:color w:val="000000"/>
                <w:sz w:val="20"/>
                <w:szCs w:val="20"/>
              </w:rPr>
            </w:pPr>
          </w:p>
        </w:tc>
      </w:tr>
      <w:tr w:rsidR="00776339" w:rsidRPr="00BD3055" w:rsidDel="00776339" w14:paraId="3738A4F5" w14:textId="5E627255" w:rsidTr="00D00600">
        <w:tblPrEx>
          <w:tblW w:w="0" w:type="auto"/>
          <w:tblInd w:w="0" w:type="dxa"/>
          <w:tblLayout w:type="fixed"/>
          <w:tblPrExChange w:id="7193" w:author="Camilo Andrés Díaz Gómez" w:date="2023-03-22T16:08:00Z">
            <w:tblPrEx>
              <w:tblW w:w="0" w:type="auto"/>
              <w:tblInd w:w="0" w:type="dxa"/>
              <w:tblLayout w:type="fixed"/>
            </w:tblPrEx>
          </w:tblPrExChange>
        </w:tblPrEx>
        <w:trPr>
          <w:del w:id="7194" w:author="Camilo Andrés Díaz Gómez" w:date="2023-03-22T16:08:00Z"/>
        </w:trPr>
        <w:tc>
          <w:tcPr>
            <w:tcW w:w="530" w:type="dxa"/>
            <w:vAlign w:val="bottom"/>
            <w:tcPrChange w:id="7195" w:author="Camilo Andrés Díaz Gómez" w:date="2023-03-22T16:08:00Z">
              <w:tcPr>
                <w:tcW w:w="530" w:type="dxa"/>
                <w:vAlign w:val="bottom"/>
              </w:tcPr>
            </w:tcPrChange>
          </w:tcPr>
          <w:p w14:paraId="3C529BB0" w14:textId="3619FFA8" w:rsidR="00776339" w:rsidRPr="00BD3055" w:rsidDel="00776339" w:rsidRDefault="00776339" w:rsidP="00776339">
            <w:pPr>
              <w:rPr>
                <w:del w:id="7196" w:author="Camilo Andrés Díaz Gómez" w:date="2023-03-22T16:08:00Z"/>
                <w:rFonts w:cs="Times New Roman"/>
                <w:color w:val="000000"/>
                <w:sz w:val="20"/>
                <w:szCs w:val="20"/>
                <w:rPrChange w:id="7197" w:author="Camilo Andrés Díaz Gómez" w:date="2023-03-14T19:47:00Z">
                  <w:rPr>
                    <w:del w:id="7198" w:author="Camilo Andrés Díaz Gómez" w:date="2023-03-22T16:08:00Z"/>
                    <w:rFonts w:ascii="Calibri" w:hAnsi="Calibri" w:cs="Calibri"/>
                    <w:color w:val="000000"/>
                    <w:sz w:val="20"/>
                    <w:szCs w:val="20"/>
                  </w:rPr>
                </w:rPrChange>
              </w:rPr>
            </w:pPr>
            <w:del w:id="7199" w:author="Camilo Andrés Díaz Gómez" w:date="2023-03-22T16:08:00Z">
              <w:r w:rsidRPr="00BD3055" w:rsidDel="00776339">
                <w:rPr>
                  <w:rFonts w:cs="Times New Roman"/>
                  <w:color w:val="000000"/>
                  <w:sz w:val="22"/>
                  <w:rPrChange w:id="7200" w:author="Camilo Andrés Díaz Gómez" w:date="2023-03-14T19:47:00Z">
                    <w:rPr>
                      <w:rFonts w:ascii="Calibri" w:hAnsi="Calibri" w:cs="Calibri"/>
                      <w:color w:val="000000"/>
                      <w:sz w:val="22"/>
                    </w:rPr>
                  </w:rPrChange>
                </w:rPr>
                <w:delText>26</w:delText>
              </w:r>
            </w:del>
          </w:p>
        </w:tc>
        <w:tc>
          <w:tcPr>
            <w:tcW w:w="1450" w:type="dxa"/>
            <w:vAlign w:val="bottom"/>
            <w:tcPrChange w:id="7201" w:author="Camilo Andrés Díaz Gómez" w:date="2023-03-22T16:08:00Z">
              <w:tcPr>
                <w:tcW w:w="1450" w:type="dxa"/>
                <w:vAlign w:val="bottom"/>
              </w:tcPr>
            </w:tcPrChange>
          </w:tcPr>
          <w:p w14:paraId="482B900B" w14:textId="0849D04D" w:rsidR="00776339" w:rsidRPr="00BD3055" w:rsidDel="00776339" w:rsidRDefault="00776339" w:rsidP="00776339">
            <w:pPr>
              <w:rPr>
                <w:del w:id="7202" w:author="Camilo Andrés Díaz Gómez" w:date="2023-03-22T16:08:00Z"/>
                <w:rFonts w:cs="Times New Roman"/>
                <w:color w:val="000000"/>
                <w:sz w:val="20"/>
                <w:szCs w:val="20"/>
                <w:rPrChange w:id="7203" w:author="Camilo Andrés Díaz Gómez" w:date="2023-03-14T19:47:00Z">
                  <w:rPr>
                    <w:del w:id="7204" w:author="Camilo Andrés Díaz Gómez" w:date="2023-03-22T16:08:00Z"/>
                    <w:rFonts w:ascii="Calibri" w:hAnsi="Calibri" w:cs="Calibri"/>
                    <w:color w:val="000000"/>
                    <w:sz w:val="20"/>
                    <w:szCs w:val="20"/>
                  </w:rPr>
                </w:rPrChange>
              </w:rPr>
            </w:pPr>
            <w:del w:id="7205" w:author="Camilo Andrés Díaz Gómez" w:date="2023-03-22T16:06:00Z">
              <w:r w:rsidRPr="00BD3055" w:rsidDel="0066355F">
                <w:rPr>
                  <w:rFonts w:cs="Times New Roman"/>
                  <w:color w:val="000000"/>
                  <w:sz w:val="20"/>
                  <w:szCs w:val="20"/>
                  <w:rPrChange w:id="7206" w:author="Camilo Andrés Díaz Gómez" w:date="2023-03-14T19:47:00Z">
                    <w:rPr>
                      <w:rFonts w:ascii="Calibri" w:hAnsi="Calibri" w:cs="Calibri"/>
                      <w:color w:val="000000"/>
                      <w:sz w:val="20"/>
                      <w:szCs w:val="20"/>
                    </w:rPr>
                  </w:rPrChange>
                </w:rPr>
                <w:delText>15,39763814</w:delText>
              </w:r>
            </w:del>
          </w:p>
        </w:tc>
        <w:tc>
          <w:tcPr>
            <w:tcW w:w="1559" w:type="dxa"/>
            <w:vAlign w:val="bottom"/>
            <w:tcPrChange w:id="7207" w:author="Camilo Andrés Díaz Gómez" w:date="2023-03-22T16:08:00Z">
              <w:tcPr>
                <w:tcW w:w="1559" w:type="dxa"/>
                <w:vAlign w:val="bottom"/>
              </w:tcPr>
            </w:tcPrChange>
          </w:tcPr>
          <w:p w14:paraId="4A41DF6B" w14:textId="3D395E0B" w:rsidR="00776339" w:rsidRPr="00BD3055" w:rsidDel="00776339" w:rsidRDefault="00776339" w:rsidP="00776339">
            <w:pPr>
              <w:rPr>
                <w:del w:id="7208" w:author="Camilo Andrés Díaz Gómez" w:date="2023-03-22T16:08:00Z"/>
                <w:rFonts w:cs="Times New Roman"/>
                <w:color w:val="000000"/>
                <w:sz w:val="20"/>
                <w:szCs w:val="20"/>
                <w:rPrChange w:id="7209" w:author="Camilo Andrés Díaz Gómez" w:date="2023-03-14T19:47:00Z">
                  <w:rPr>
                    <w:del w:id="7210" w:author="Camilo Andrés Díaz Gómez" w:date="2023-03-22T16:08:00Z"/>
                    <w:rFonts w:ascii="Calibri" w:hAnsi="Calibri" w:cs="Calibri"/>
                    <w:color w:val="000000"/>
                    <w:sz w:val="20"/>
                    <w:szCs w:val="20"/>
                  </w:rPr>
                </w:rPrChange>
              </w:rPr>
            </w:pPr>
            <w:del w:id="7211" w:author="Camilo Andrés Díaz Gómez" w:date="2023-03-22T16:07:00Z">
              <w:r w:rsidRPr="00BD3055" w:rsidDel="0052638D">
                <w:rPr>
                  <w:rFonts w:cs="Times New Roman"/>
                  <w:color w:val="000000"/>
                  <w:sz w:val="20"/>
                  <w:szCs w:val="20"/>
                  <w:rPrChange w:id="7212" w:author="Camilo Andrés Díaz Gómez" w:date="2023-03-14T19:47:00Z">
                    <w:rPr>
                      <w:rFonts w:ascii="Calibri" w:hAnsi="Calibri" w:cs="Calibri"/>
                      <w:color w:val="000000"/>
                      <w:sz w:val="20"/>
                      <w:szCs w:val="20"/>
                    </w:rPr>
                  </w:rPrChange>
                </w:rPr>
                <w:delText>15,50956439</w:delText>
              </w:r>
            </w:del>
          </w:p>
        </w:tc>
        <w:tc>
          <w:tcPr>
            <w:tcW w:w="1418" w:type="dxa"/>
            <w:vAlign w:val="bottom"/>
            <w:tcPrChange w:id="7213" w:author="Camilo Andrés Díaz Gómez" w:date="2023-03-22T16:08:00Z">
              <w:tcPr>
                <w:tcW w:w="1418" w:type="dxa"/>
                <w:vAlign w:val="bottom"/>
              </w:tcPr>
            </w:tcPrChange>
          </w:tcPr>
          <w:p w14:paraId="5C24FB83" w14:textId="24C47407" w:rsidR="00776339" w:rsidRPr="00BD3055" w:rsidDel="00776339" w:rsidRDefault="00776339" w:rsidP="00776339">
            <w:pPr>
              <w:rPr>
                <w:del w:id="7214" w:author="Camilo Andrés Díaz Gómez" w:date="2023-03-22T16:08:00Z"/>
                <w:rFonts w:cs="Times New Roman"/>
                <w:color w:val="000000"/>
                <w:sz w:val="20"/>
                <w:szCs w:val="20"/>
                <w:rPrChange w:id="7215" w:author="Camilo Andrés Díaz Gómez" w:date="2023-03-14T19:47:00Z">
                  <w:rPr>
                    <w:del w:id="7216" w:author="Camilo Andrés Díaz Gómez" w:date="2023-03-22T16:08:00Z"/>
                    <w:rFonts w:ascii="Calibri" w:hAnsi="Calibri" w:cs="Calibri"/>
                    <w:color w:val="000000"/>
                    <w:sz w:val="20"/>
                    <w:szCs w:val="20"/>
                  </w:rPr>
                </w:rPrChange>
              </w:rPr>
            </w:pPr>
            <w:del w:id="7217" w:author="Camilo Andrés Díaz Gómez" w:date="2023-03-22T16:07:00Z">
              <w:r w:rsidRPr="00BD3055" w:rsidDel="00AC0D41">
                <w:rPr>
                  <w:rFonts w:cs="Times New Roman"/>
                  <w:color w:val="000000"/>
                  <w:sz w:val="20"/>
                  <w:szCs w:val="20"/>
                  <w:rPrChange w:id="7218" w:author="Camilo Andrés Díaz Gómez" w:date="2023-03-14T19:47:00Z">
                    <w:rPr>
                      <w:rFonts w:ascii="Calibri" w:hAnsi="Calibri" w:cs="Calibri"/>
                      <w:color w:val="000000"/>
                      <w:sz w:val="20"/>
                      <w:szCs w:val="20"/>
                    </w:rPr>
                  </w:rPrChange>
                </w:rPr>
                <w:delText>15,41340955</w:delText>
              </w:r>
            </w:del>
          </w:p>
        </w:tc>
        <w:tc>
          <w:tcPr>
            <w:tcW w:w="1417" w:type="dxa"/>
            <w:vAlign w:val="bottom"/>
            <w:tcPrChange w:id="7219" w:author="Camilo Andrés Díaz Gómez" w:date="2023-03-22T16:08:00Z">
              <w:tcPr>
                <w:tcW w:w="1417" w:type="dxa"/>
                <w:vAlign w:val="bottom"/>
              </w:tcPr>
            </w:tcPrChange>
          </w:tcPr>
          <w:p w14:paraId="11D1C329" w14:textId="71439963" w:rsidR="00776339" w:rsidRPr="00BD3055" w:rsidDel="00776339" w:rsidRDefault="00776339" w:rsidP="00776339">
            <w:pPr>
              <w:rPr>
                <w:del w:id="7220" w:author="Camilo Andrés Díaz Gómez" w:date="2023-03-22T16:08:00Z"/>
                <w:rFonts w:cs="Times New Roman"/>
                <w:color w:val="000000"/>
                <w:sz w:val="20"/>
                <w:szCs w:val="20"/>
                <w:rPrChange w:id="7221" w:author="Camilo Andrés Díaz Gómez" w:date="2023-03-14T19:47:00Z">
                  <w:rPr>
                    <w:del w:id="7222" w:author="Camilo Andrés Díaz Gómez" w:date="2023-03-22T16:08:00Z"/>
                    <w:rFonts w:ascii="Calibri" w:hAnsi="Calibri" w:cs="Calibri"/>
                    <w:color w:val="000000"/>
                    <w:sz w:val="20"/>
                    <w:szCs w:val="20"/>
                  </w:rPr>
                </w:rPrChange>
              </w:rPr>
            </w:pPr>
            <w:del w:id="7223" w:author="Camilo Andrés Díaz Gómez" w:date="2023-03-22T16:08:00Z">
              <w:r w:rsidRPr="00BD3055" w:rsidDel="00D41E19">
                <w:rPr>
                  <w:rFonts w:cs="Times New Roman"/>
                  <w:color w:val="000000"/>
                  <w:sz w:val="20"/>
                  <w:szCs w:val="20"/>
                  <w:rPrChange w:id="7224" w:author="Camilo Andrés Díaz Gómez" w:date="2023-03-14T19:47:00Z">
                    <w:rPr>
                      <w:rFonts w:ascii="Calibri" w:hAnsi="Calibri" w:cs="Calibri"/>
                      <w:color w:val="000000"/>
                      <w:sz w:val="20"/>
                      <w:szCs w:val="20"/>
                    </w:rPr>
                  </w:rPrChange>
                </w:rPr>
                <w:delText>14,72777778</w:delText>
              </w:r>
            </w:del>
          </w:p>
        </w:tc>
        <w:tc>
          <w:tcPr>
            <w:tcW w:w="1488" w:type="dxa"/>
            <w:vAlign w:val="bottom"/>
            <w:tcPrChange w:id="7225" w:author="Camilo Andrés Díaz Gómez" w:date="2023-03-22T16:08:00Z">
              <w:tcPr>
                <w:tcW w:w="1488" w:type="dxa"/>
              </w:tcPr>
            </w:tcPrChange>
          </w:tcPr>
          <w:p w14:paraId="776E227F" w14:textId="0F4A6CFF" w:rsidR="00776339" w:rsidRPr="00776339" w:rsidDel="00776339" w:rsidRDefault="00776339" w:rsidP="00776339">
            <w:pPr>
              <w:rPr>
                <w:del w:id="7226" w:author="Camilo Andrés Díaz Gómez" w:date="2023-03-22T16:08:00Z"/>
                <w:rFonts w:cs="Times New Roman"/>
                <w:color w:val="000000"/>
                <w:sz w:val="20"/>
                <w:szCs w:val="20"/>
              </w:rPr>
            </w:pPr>
          </w:p>
        </w:tc>
        <w:tc>
          <w:tcPr>
            <w:tcW w:w="322" w:type="dxa"/>
            <w:tcPrChange w:id="7227" w:author="Camilo Andrés Díaz Gómez" w:date="2023-03-22T16:08:00Z">
              <w:tcPr>
                <w:tcW w:w="322" w:type="dxa"/>
              </w:tcPr>
            </w:tcPrChange>
          </w:tcPr>
          <w:p w14:paraId="7C9774E5" w14:textId="35441A5A" w:rsidR="00776339" w:rsidRPr="00776339" w:rsidDel="00776339" w:rsidRDefault="00776339" w:rsidP="00776339">
            <w:pPr>
              <w:rPr>
                <w:del w:id="7228" w:author="Camilo Andrés Díaz Gómez" w:date="2023-03-22T16:08:00Z"/>
                <w:rFonts w:cs="Times New Roman"/>
                <w:color w:val="000000"/>
                <w:sz w:val="20"/>
                <w:szCs w:val="20"/>
              </w:rPr>
            </w:pPr>
          </w:p>
        </w:tc>
        <w:tc>
          <w:tcPr>
            <w:tcW w:w="322" w:type="dxa"/>
            <w:tcPrChange w:id="7229" w:author="Camilo Andrés Díaz Gómez" w:date="2023-03-22T16:08:00Z">
              <w:tcPr>
                <w:tcW w:w="322" w:type="dxa"/>
              </w:tcPr>
            </w:tcPrChange>
          </w:tcPr>
          <w:p w14:paraId="668C558F" w14:textId="10B3AC84" w:rsidR="00776339" w:rsidRPr="00776339" w:rsidDel="00776339" w:rsidRDefault="00776339" w:rsidP="00776339">
            <w:pPr>
              <w:rPr>
                <w:del w:id="7230" w:author="Camilo Andrés Díaz Gómez" w:date="2023-03-22T16:08:00Z"/>
                <w:rFonts w:cs="Times New Roman"/>
                <w:color w:val="000000"/>
                <w:sz w:val="20"/>
                <w:szCs w:val="20"/>
              </w:rPr>
            </w:pPr>
          </w:p>
        </w:tc>
        <w:tc>
          <w:tcPr>
            <w:tcW w:w="322" w:type="dxa"/>
            <w:tcPrChange w:id="7231" w:author="Camilo Andrés Díaz Gómez" w:date="2023-03-22T16:08:00Z">
              <w:tcPr>
                <w:tcW w:w="322" w:type="dxa"/>
              </w:tcPr>
            </w:tcPrChange>
          </w:tcPr>
          <w:p w14:paraId="68E3083D" w14:textId="57EDF1CF" w:rsidR="00776339" w:rsidRPr="00776339" w:rsidDel="00776339" w:rsidRDefault="00776339" w:rsidP="00776339">
            <w:pPr>
              <w:rPr>
                <w:del w:id="7232" w:author="Camilo Andrés Díaz Gómez" w:date="2023-03-22T16:08:00Z"/>
                <w:rFonts w:cs="Times New Roman"/>
                <w:color w:val="000000"/>
                <w:sz w:val="20"/>
                <w:szCs w:val="20"/>
              </w:rPr>
            </w:pPr>
          </w:p>
        </w:tc>
      </w:tr>
      <w:tr w:rsidR="00776339" w:rsidRPr="00BD3055" w:rsidDel="00776339" w14:paraId="73514373" w14:textId="61B0D12B" w:rsidTr="00D00600">
        <w:tblPrEx>
          <w:tblW w:w="0" w:type="auto"/>
          <w:tblInd w:w="0" w:type="dxa"/>
          <w:tblLayout w:type="fixed"/>
          <w:tblPrExChange w:id="7233" w:author="Camilo Andrés Díaz Gómez" w:date="2023-03-22T16:08:00Z">
            <w:tblPrEx>
              <w:tblW w:w="0" w:type="auto"/>
              <w:tblInd w:w="0" w:type="dxa"/>
              <w:tblLayout w:type="fixed"/>
            </w:tblPrEx>
          </w:tblPrExChange>
        </w:tblPrEx>
        <w:trPr>
          <w:del w:id="7234" w:author="Camilo Andrés Díaz Gómez" w:date="2023-03-22T16:08:00Z"/>
        </w:trPr>
        <w:tc>
          <w:tcPr>
            <w:tcW w:w="530" w:type="dxa"/>
            <w:vAlign w:val="bottom"/>
            <w:tcPrChange w:id="7235" w:author="Camilo Andrés Díaz Gómez" w:date="2023-03-22T16:08:00Z">
              <w:tcPr>
                <w:tcW w:w="530" w:type="dxa"/>
                <w:vAlign w:val="bottom"/>
              </w:tcPr>
            </w:tcPrChange>
          </w:tcPr>
          <w:p w14:paraId="2A790548" w14:textId="176F818B" w:rsidR="00776339" w:rsidRPr="00BD3055" w:rsidDel="00776339" w:rsidRDefault="00776339" w:rsidP="00776339">
            <w:pPr>
              <w:rPr>
                <w:del w:id="7236" w:author="Camilo Andrés Díaz Gómez" w:date="2023-03-22T16:08:00Z"/>
                <w:rFonts w:cs="Times New Roman"/>
                <w:color w:val="000000"/>
                <w:sz w:val="20"/>
                <w:szCs w:val="20"/>
                <w:rPrChange w:id="7237" w:author="Camilo Andrés Díaz Gómez" w:date="2023-03-14T19:47:00Z">
                  <w:rPr>
                    <w:del w:id="7238" w:author="Camilo Andrés Díaz Gómez" w:date="2023-03-22T16:08:00Z"/>
                    <w:rFonts w:ascii="Calibri" w:hAnsi="Calibri" w:cs="Calibri"/>
                    <w:color w:val="000000"/>
                    <w:sz w:val="20"/>
                    <w:szCs w:val="20"/>
                  </w:rPr>
                </w:rPrChange>
              </w:rPr>
            </w:pPr>
            <w:del w:id="7239" w:author="Camilo Andrés Díaz Gómez" w:date="2023-03-22T16:08:00Z">
              <w:r w:rsidRPr="00BD3055" w:rsidDel="00776339">
                <w:rPr>
                  <w:rFonts w:cs="Times New Roman"/>
                  <w:color w:val="000000"/>
                  <w:sz w:val="22"/>
                  <w:rPrChange w:id="7240" w:author="Camilo Andrés Díaz Gómez" w:date="2023-03-14T19:47:00Z">
                    <w:rPr>
                      <w:rFonts w:ascii="Calibri" w:hAnsi="Calibri" w:cs="Calibri"/>
                      <w:color w:val="000000"/>
                      <w:sz w:val="22"/>
                    </w:rPr>
                  </w:rPrChange>
                </w:rPr>
                <w:delText>27</w:delText>
              </w:r>
            </w:del>
          </w:p>
        </w:tc>
        <w:tc>
          <w:tcPr>
            <w:tcW w:w="1450" w:type="dxa"/>
            <w:vAlign w:val="bottom"/>
            <w:tcPrChange w:id="7241" w:author="Camilo Andrés Díaz Gómez" w:date="2023-03-22T16:08:00Z">
              <w:tcPr>
                <w:tcW w:w="1450" w:type="dxa"/>
                <w:vAlign w:val="bottom"/>
              </w:tcPr>
            </w:tcPrChange>
          </w:tcPr>
          <w:p w14:paraId="7FCC7451" w14:textId="6B2D4ADC" w:rsidR="00776339" w:rsidRPr="00BD3055" w:rsidDel="00776339" w:rsidRDefault="00776339" w:rsidP="00776339">
            <w:pPr>
              <w:rPr>
                <w:del w:id="7242" w:author="Camilo Andrés Díaz Gómez" w:date="2023-03-22T16:08:00Z"/>
                <w:rFonts w:cs="Times New Roman"/>
                <w:color w:val="000000"/>
                <w:sz w:val="20"/>
                <w:szCs w:val="20"/>
                <w:rPrChange w:id="7243" w:author="Camilo Andrés Díaz Gómez" w:date="2023-03-14T19:47:00Z">
                  <w:rPr>
                    <w:del w:id="7244" w:author="Camilo Andrés Díaz Gómez" w:date="2023-03-22T16:08:00Z"/>
                    <w:rFonts w:ascii="Calibri" w:hAnsi="Calibri" w:cs="Calibri"/>
                    <w:color w:val="000000"/>
                    <w:sz w:val="20"/>
                    <w:szCs w:val="20"/>
                  </w:rPr>
                </w:rPrChange>
              </w:rPr>
            </w:pPr>
            <w:del w:id="7245" w:author="Camilo Andrés Díaz Gómez" w:date="2023-03-22T16:06:00Z">
              <w:r w:rsidRPr="00BD3055" w:rsidDel="0066355F">
                <w:rPr>
                  <w:rFonts w:cs="Times New Roman"/>
                  <w:color w:val="000000"/>
                  <w:sz w:val="20"/>
                  <w:szCs w:val="20"/>
                  <w:rPrChange w:id="7246" w:author="Camilo Andrés Díaz Gómez" w:date="2023-03-14T19:47:00Z">
                    <w:rPr>
                      <w:rFonts w:ascii="Calibri" w:hAnsi="Calibri" w:cs="Calibri"/>
                      <w:color w:val="000000"/>
                      <w:sz w:val="20"/>
                      <w:szCs w:val="20"/>
                    </w:rPr>
                  </w:rPrChange>
                </w:rPr>
                <w:delText>14,20176254</w:delText>
              </w:r>
            </w:del>
          </w:p>
        </w:tc>
        <w:tc>
          <w:tcPr>
            <w:tcW w:w="1559" w:type="dxa"/>
            <w:vAlign w:val="bottom"/>
            <w:tcPrChange w:id="7247" w:author="Camilo Andrés Díaz Gómez" w:date="2023-03-22T16:08:00Z">
              <w:tcPr>
                <w:tcW w:w="1559" w:type="dxa"/>
                <w:vAlign w:val="bottom"/>
              </w:tcPr>
            </w:tcPrChange>
          </w:tcPr>
          <w:p w14:paraId="61974D79" w14:textId="15A9BEB5" w:rsidR="00776339" w:rsidRPr="00BD3055" w:rsidDel="00776339" w:rsidRDefault="00776339" w:rsidP="00776339">
            <w:pPr>
              <w:rPr>
                <w:del w:id="7248" w:author="Camilo Andrés Díaz Gómez" w:date="2023-03-22T16:08:00Z"/>
                <w:rFonts w:cs="Times New Roman"/>
                <w:color w:val="000000"/>
                <w:sz w:val="20"/>
                <w:szCs w:val="20"/>
                <w:rPrChange w:id="7249" w:author="Camilo Andrés Díaz Gómez" w:date="2023-03-14T19:47:00Z">
                  <w:rPr>
                    <w:del w:id="7250" w:author="Camilo Andrés Díaz Gómez" w:date="2023-03-22T16:08:00Z"/>
                    <w:rFonts w:ascii="Calibri" w:hAnsi="Calibri" w:cs="Calibri"/>
                    <w:color w:val="000000"/>
                    <w:sz w:val="20"/>
                    <w:szCs w:val="20"/>
                  </w:rPr>
                </w:rPrChange>
              </w:rPr>
            </w:pPr>
            <w:del w:id="7251" w:author="Camilo Andrés Díaz Gómez" w:date="2023-03-22T16:07:00Z">
              <w:r w:rsidRPr="00BD3055" w:rsidDel="0052638D">
                <w:rPr>
                  <w:rFonts w:cs="Times New Roman"/>
                  <w:color w:val="000000"/>
                  <w:sz w:val="20"/>
                  <w:szCs w:val="20"/>
                  <w:rPrChange w:id="7252" w:author="Camilo Andrés Díaz Gómez" w:date="2023-03-14T19:47:00Z">
                    <w:rPr>
                      <w:rFonts w:ascii="Calibri" w:hAnsi="Calibri" w:cs="Calibri"/>
                      <w:color w:val="000000"/>
                      <w:sz w:val="20"/>
                      <w:szCs w:val="20"/>
                    </w:rPr>
                  </w:rPrChange>
                </w:rPr>
                <w:delText>15,11073232</w:delText>
              </w:r>
            </w:del>
          </w:p>
        </w:tc>
        <w:tc>
          <w:tcPr>
            <w:tcW w:w="1418" w:type="dxa"/>
            <w:vAlign w:val="bottom"/>
            <w:tcPrChange w:id="7253" w:author="Camilo Andrés Díaz Gómez" w:date="2023-03-22T16:08:00Z">
              <w:tcPr>
                <w:tcW w:w="1418" w:type="dxa"/>
                <w:vAlign w:val="bottom"/>
              </w:tcPr>
            </w:tcPrChange>
          </w:tcPr>
          <w:p w14:paraId="0483F327" w14:textId="7A373DE6" w:rsidR="00776339" w:rsidRPr="00BD3055" w:rsidDel="00776339" w:rsidRDefault="00776339" w:rsidP="00776339">
            <w:pPr>
              <w:rPr>
                <w:del w:id="7254" w:author="Camilo Andrés Díaz Gómez" w:date="2023-03-22T16:08:00Z"/>
                <w:rFonts w:cs="Times New Roman"/>
                <w:color w:val="000000"/>
                <w:sz w:val="20"/>
                <w:szCs w:val="20"/>
                <w:rPrChange w:id="7255" w:author="Camilo Andrés Díaz Gómez" w:date="2023-03-14T19:47:00Z">
                  <w:rPr>
                    <w:del w:id="7256" w:author="Camilo Andrés Díaz Gómez" w:date="2023-03-22T16:08:00Z"/>
                    <w:rFonts w:ascii="Calibri" w:hAnsi="Calibri" w:cs="Calibri"/>
                    <w:color w:val="000000"/>
                    <w:sz w:val="20"/>
                    <w:szCs w:val="20"/>
                  </w:rPr>
                </w:rPrChange>
              </w:rPr>
            </w:pPr>
            <w:del w:id="7257" w:author="Camilo Andrés Díaz Gómez" w:date="2023-03-22T16:07:00Z">
              <w:r w:rsidRPr="00BD3055" w:rsidDel="00AC0D41">
                <w:rPr>
                  <w:rFonts w:cs="Times New Roman"/>
                  <w:color w:val="000000"/>
                  <w:sz w:val="20"/>
                  <w:szCs w:val="20"/>
                  <w:rPrChange w:id="7258" w:author="Camilo Andrés Díaz Gómez" w:date="2023-03-14T19:47:00Z">
                    <w:rPr>
                      <w:rFonts w:ascii="Calibri" w:hAnsi="Calibri" w:cs="Calibri"/>
                      <w:color w:val="000000"/>
                      <w:sz w:val="20"/>
                      <w:szCs w:val="20"/>
                    </w:rPr>
                  </w:rPrChange>
                </w:rPr>
                <w:delText>14,37979109</w:delText>
              </w:r>
            </w:del>
          </w:p>
        </w:tc>
        <w:tc>
          <w:tcPr>
            <w:tcW w:w="1417" w:type="dxa"/>
            <w:vAlign w:val="bottom"/>
            <w:tcPrChange w:id="7259" w:author="Camilo Andrés Díaz Gómez" w:date="2023-03-22T16:08:00Z">
              <w:tcPr>
                <w:tcW w:w="1417" w:type="dxa"/>
                <w:vAlign w:val="bottom"/>
              </w:tcPr>
            </w:tcPrChange>
          </w:tcPr>
          <w:p w14:paraId="5513CAA0" w14:textId="48DB9464" w:rsidR="00776339" w:rsidRPr="00BD3055" w:rsidDel="00776339" w:rsidRDefault="00776339" w:rsidP="00776339">
            <w:pPr>
              <w:rPr>
                <w:del w:id="7260" w:author="Camilo Andrés Díaz Gómez" w:date="2023-03-22T16:08:00Z"/>
                <w:rFonts w:cs="Times New Roman"/>
                <w:color w:val="000000"/>
                <w:sz w:val="20"/>
                <w:szCs w:val="20"/>
                <w:rPrChange w:id="7261" w:author="Camilo Andrés Díaz Gómez" w:date="2023-03-14T19:47:00Z">
                  <w:rPr>
                    <w:del w:id="7262" w:author="Camilo Andrés Díaz Gómez" w:date="2023-03-22T16:08:00Z"/>
                    <w:rFonts w:ascii="Calibri" w:hAnsi="Calibri" w:cs="Calibri"/>
                    <w:color w:val="000000"/>
                    <w:sz w:val="20"/>
                    <w:szCs w:val="20"/>
                  </w:rPr>
                </w:rPrChange>
              </w:rPr>
            </w:pPr>
            <w:del w:id="7263" w:author="Camilo Andrés Díaz Gómez" w:date="2023-03-22T16:08:00Z">
              <w:r w:rsidRPr="00BD3055" w:rsidDel="00D41E19">
                <w:rPr>
                  <w:rFonts w:cs="Times New Roman"/>
                  <w:color w:val="000000"/>
                  <w:sz w:val="20"/>
                  <w:szCs w:val="20"/>
                  <w:rPrChange w:id="7264" w:author="Camilo Andrés Díaz Gómez" w:date="2023-03-14T19:47:00Z">
                    <w:rPr>
                      <w:rFonts w:ascii="Calibri" w:hAnsi="Calibri" w:cs="Calibri"/>
                      <w:color w:val="000000"/>
                      <w:sz w:val="20"/>
                      <w:szCs w:val="20"/>
                    </w:rPr>
                  </w:rPrChange>
                </w:rPr>
                <w:delText>13,79444444</w:delText>
              </w:r>
            </w:del>
          </w:p>
        </w:tc>
        <w:tc>
          <w:tcPr>
            <w:tcW w:w="1488" w:type="dxa"/>
            <w:vAlign w:val="bottom"/>
            <w:tcPrChange w:id="7265" w:author="Camilo Andrés Díaz Gómez" w:date="2023-03-22T16:08:00Z">
              <w:tcPr>
                <w:tcW w:w="1488" w:type="dxa"/>
              </w:tcPr>
            </w:tcPrChange>
          </w:tcPr>
          <w:p w14:paraId="2806E639" w14:textId="536B4C1C" w:rsidR="00776339" w:rsidRPr="00776339" w:rsidDel="00776339" w:rsidRDefault="00776339" w:rsidP="00776339">
            <w:pPr>
              <w:rPr>
                <w:del w:id="7266" w:author="Camilo Andrés Díaz Gómez" w:date="2023-03-22T16:08:00Z"/>
                <w:rFonts w:cs="Times New Roman"/>
                <w:color w:val="000000"/>
                <w:sz w:val="20"/>
                <w:szCs w:val="20"/>
              </w:rPr>
            </w:pPr>
          </w:p>
        </w:tc>
        <w:tc>
          <w:tcPr>
            <w:tcW w:w="322" w:type="dxa"/>
            <w:tcPrChange w:id="7267" w:author="Camilo Andrés Díaz Gómez" w:date="2023-03-22T16:08:00Z">
              <w:tcPr>
                <w:tcW w:w="322" w:type="dxa"/>
              </w:tcPr>
            </w:tcPrChange>
          </w:tcPr>
          <w:p w14:paraId="2DCFB8D2" w14:textId="5653B5DF" w:rsidR="00776339" w:rsidRPr="00776339" w:rsidDel="00776339" w:rsidRDefault="00776339" w:rsidP="00776339">
            <w:pPr>
              <w:rPr>
                <w:del w:id="7268" w:author="Camilo Andrés Díaz Gómez" w:date="2023-03-22T16:08:00Z"/>
                <w:rFonts w:cs="Times New Roman"/>
                <w:color w:val="000000"/>
                <w:sz w:val="20"/>
                <w:szCs w:val="20"/>
              </w:rPr>
            </w:pPr>
          </w:p>
        </w:tc>
        <w:tc>
          <w:tcPr>
            <w:tcW w:w="322" w:type="dxa"/>
            <w:tcPrChange w:id="7269" w:author="Camilo Andrés Díaz Gómez" w:date="2023-03-22T16:08:00Z">
              <w:tcPr>
                <w:tcW w:w="322" w:type="dxa"/>
              </w:tcPr>
            </w:tcPrChange>
          </w:tcPr>
          <w:p w14:paraId="18E76A3C" w14:textId="647514D6" w:rsidR="00776339" w:rsidRPr="00776339" w:rsidDel="00776339" w:rsidRDefault="00776339" w:rsidP="00776339">
            <w:pPr>
              <w:rPr>
                <w:del w:id="7270" w:author="Camilo Andrés Díaz Gómez" w:date="2023-03-22T16:08:00Z"/>
                <w:rFonts w:cs="Times New Roman"/>
                <w:color w:val="000000"/>
                <w:sz w:val="20"/>
                <w:szCs w:val="20"/>
              </w:rPr>
            </w:pPr>
          </w:p>
        </w:tc>
        <w:tc>
          <w:tcPr>
            <w:tcW w:w="322" w:type="dxa"/>
            <w:tcPrChange w:id="7271" w:author="Camilo Andrés Díaz Gómez" w:date="2023-03-22T16:08:00Z">
              <w:tcPr>
                <w:tcW w:w="322" w:type="dxa"/>
              </w:tcPr>
            </w:tcPrChange>
          </w:tcPr>
          <w:p w14:paraId="2856F81A" w14:textId="7AAD3400" w:rsidR="00776339" w:rsidRPr="00776339" w:rsidDel="00776339" w:rsidRDefault="00776339" w:rsidP="00776339">
            <w:pPr>
              <w:rPr>
                <w:del w:id="7272" w:author="Camilo Andrés Díaz Gómez" w:date="2023-03-22T16:08:00Z"/>
                <w:rFonts w:cs="Times New Roman"/>
                <w:color w:val="000000"/>
                <w:sz w:val="20"/>
                <w:szCs w:val="20"/>
              </w:rPr>
            </w:pPr>
          </w:p>
        </w:tc>
      </w:tr>
      <w:tr w:rsidR="00776339" w:rsidRPr="00BD3055" w:rsidDel="00776339" w14:paraId="23FC7199" w14:textId="1B38FF29" w:rsidTr="00D00600">
        <w:tblPrEx>
          <w:tblW w:w="0" w:type="auto"/>
          <w:tblInd w:w="0" w:type="dxa"/>
          <w:tblLayout w:type="fixed"/>
          <w:tblPrExChange w:id="7273" w:author="Camilo Andrés Díaz Gómez" w:date="2023-03-22T16:08:00Z">
            <w:tblPrEx>
              <w:tblW w:w="0" w:type="auto"/>
              <w:tblInd w:w="0" w:type="dxa"/>
              <w:tblLayout w:type="fixed"/>
            </w:tblPrEx>
          </w:tblPrExChange>
        </w:tblPrEx>
        <w:trPr>
          <w:del w:id="7274" w:author="Camilo Andrés Díaz Gómez" w:date="2023-03-22T16:08:00Z"/>
        </w:trPr>
        <w:tc>
          <w:tcPr>
            <w:tcW w:w="530" w:type="dxa"/>
            <w:vAlign w:val="bottom"/>
            <w:tcPrChange w:id="7275" w:author="Camilo Andrés Díaz Gómez" w:date="2023-03-22T16:08:00Z">
              <w:tcPr>
                <w:tcW w:w="530" w:type="dxa"/>
                <w:vAlign w:val="bottom"/>
              </w:tcPr>
            </w:tcPrChange>
          </w:tcPr>
          <w:p w14:paraId="64447902" w14:textId="7F23ED57" w:rsidR="00776339" w:rsidRPr="00BD3055" w:rsidDel="00776339" w:rsidRDefault="00776339" w:rsidP="00776339">
            <w:pPr>
              <w:rPr>
                <w:del w:id="7276" w:author="Camilo Andrés Díaz Gómez" w:date="2023-03-22T16:08:00Z"/>
                <w:rFonts w:cs="Times New Roman"/>
                <w:color w:val="000000"/>
                <w:sz w:val="20"/>
                <w:szCs w:val="20"/>
                <w:rPrChange w:id="7277" w:author="Camilo Andrés Díaz Gómez" w:date="2023-03-14T19:47:00Z">
                  <w:rPr>
                    <w:del w:id="7278" w:author="Camilo Andrés Díaz Gómez" w:date="2023-03-22T16:08:00Z"/>
                    <w:rFonts w:ascii="Calibri" w:hAnsi="Calibri" w:cs="Calibri"/>
                    <w:color w:val="000000"/>
                    <w:sz w:val="20"/>
                    <w:szCs w:val="20"/>
                  </w:rPr>
                </w:rPrChange>
              </w:rPr>
            </w:pPr>
            <w:del w:id="7279" w:author="Camilo Andrés Díaz Gómez" w:date="2023-03-22T16:08:00Z">
              <w:r w:rsidRPr="00BD3055" w:rsidDel="00776339">
                <w:rPr>
                  <w:rFonts w:cs="Times New Roman"/>
                  <w:color w:val="000000"/>
                  <w:sz w:val="22"/>
                  <w:rPrChange w:id="7280" w:author="Camilo Andrés Díaz Gómez" w:date="2023-03-14T19:47:00Z">
                    <w:rPr>
                      <w:rFonts w:ascii="Calibri" w:hAnsi="Calibri" w:cs="Calibri"/>
                      <w:color w:val="000000"/>
                      <w:sz w:val="22"/>
                    </w:rPr>
                  </w:rPrChange>
                </w:rPr>
                <w:delText>28</w:delText>
              </w:r>
            </w:del>
          </w:p>
        </w:tc>
        <w:tc>
          <w:tcPr>
            <w:tcW w:w="1450" w:type="dxa"/>
            <w:vAlign w:val="bottom"/>
            <w:tcPrChange w:id="7281" w:author="Camilo Andrés Díaz Gómez" w:date="2023-03-22T16:08:00Z">
              <w:tcPr>
                <w:tcW w:w="1450" w:type="dxa"/>
                <w:vAlign w:val="bottom"/>
              </w:tcPr>
            </w:tcPrChange>
          </w:tcPr>
          <w:p w14:paraId="31E335DE" w14:textId="7DC629B3" w:rsidR="00776339" w:rsidRPr="00BD3055" w:rsidDel="00776339" w:rsidRDefault="00776339" w:rsidP="00776339">
            <w:pPr>
              <w:rPr>
                <w:del w:id="7282" w:author="Camilo Andrés Díaz Gómez" w:date="2023-03-22T16:08:00Z"/>
                <w:rFonts w:cs="Times New Roman"/>
                <w:color w:val="000000"/>
                <w:sz w:val="20"/>
                <w:szCs w:val="20"/>
                <w:rPrChange w:id="7283" w:author="Camilo Andrés Díaz Gómez" w:date="2023-03-14T19:47:00Z">
                  <w:rPr>
                    <w:del w:id="7284" w:author="Camilo Andrés Díaz Gómez" w:date="2023-03-22T16:08:00Z"/>
                    <w:rFonts w:ascii="Calibri" w:hAnsi="Calibri" w:cs="Calibri"/>
                    <w:color w:val="000000"/>
                    <w:sz w:val="20"/>
                    <w:szCs w:val="20"/>
                  </w:rPr>
                </w:rPrChange>
              </w:rPr>
            </w:pPr>
            <w:del w:id="7285" w:author="Camilo Andrés Díaz Gómez" w:date="2023-03-22T16:06:00Z">
              <w:r w:rsidRPr="00BD3055" w:rsidDel="0066355F">
                <w:rPr>
                  <w:rFonts w:cs="Times New Roman"/>
                  <w:color w:val="000000"/>
                  <w:sz w:val="20"/>
                  <w:szCs w:val="20"/>
                  <w:rPrChange w:id="7286" w:author="Camilo Andrés Díaz Gómez" w:date="2023-03-14T19:47:00Z">
                    <w:rPr>
                      <w:rFonts w:ascii="Calibri" w:hAnsi="Calibri" w:cs="Calibri"/>
                      <w:color w:val="000000"/>
                      <w:sz w:val="20"/>
                      <w:szCs w:val="20"/>
                    </w:rPr>
                  </w:rPrChange>
                </w:rPr>
                <w:delText>13,65478998</w:delText>
              </w:r>
            </w:del>
          </w:p>
        </w:tc>
        <w:tc>
          <w:tcPr>
            <w:tcW w:w="1559" w:type="dxa"/>
            <w:vAlign w:val="bottom"/>
            <w:tcPrChange w:id="7287" w:author="Camilo Andrés Díaz Gómez" w:date="2023-03-22T16:08:00Z">
              <w:tcPr>
                <w:tcW w:w="1559" w:type="dxa"/>
                <w:vAlign w:val="bottom"/>
              </w:tcPr>
            </w:tcPrChange>
          </w:tcPr>
          <w:p w14:paraId="74964DF4" w14:textId="069D970B" w:rsidR="00776339" w:rsidRPr="00BD3055" w:rsidDel="00776339" w:rsidRDefault="00776339" w:rsidP="00776339">
            <w:pPr>
              <w:rPr>
                <w:del w:id="7288" w:author="Camilo Andrés Díaz Gómez" w:date="2023-03-22T16:08:00Z"/>
                <w:rFonts w:cs="Times New Roman"/>
                <w:color w:val="000000"/>
                <w:sz w:val="20"/>
                <w:szCs w:val="20"/>
                <w:rPrChange w:id="7289" w:author="Camilo Andrés Díaz Gómez" w:date="2023-03-14T19:47:00Z">
                  <w:rPr>
                    <w:del w:id="7290" w:author="Camilo Andrés Díaz Gómez" w:date="2023-03-22T16:08:00Z"/>
                    <w:rFonts w:ascii="Calibri" w:hAnsi="Calibri" w:cs="Calibri"/>
                    <w:color w:val="000000"/>
                    <w:sz w:val="20"/>
                    <w:szCs w:val="20"/>
                  </w:rPr>
                </w:rPrChange>
              </w:rPr>
            </w:pPr>
            <w:del w:id="7291" w:author="Camilo Andrés Díaz Gómez" w:date="2023-03-22T16:07:00Z">
              <w:r w:rsidRPr="00BD3055" w:rsidDel="0052638D">
                <w:rPr>
                  <w:rFonts w:cs="Times New Roman"/>
                  <w:color w:val="000000"/>
                  <w:sz w:val="20"/>
                  <w:szCs w:val="20"/>
                  <w:rPrChange w:id="7292" w:author="Camilo Andrés Díaz Gómez" w:date="2023-03-14T19:47:00Z">
                    <w:rPr>
                      <w:rFonts w:ascii="Calibri" w:hAnsi="Calibri" w:cs="Calibri"/>
                      <w:color w:val="000000"/>
                      <w:sz w:val="20"/>
                      <w:szCs w:val="20"/>
                    </w:rPr>
                  </w:rPrChange>
                </w:rPr>
                <w:delText>15,10619501</w:delText>
              </w:r>
            </w:del>
          </w:p>
        </w:tc>
        <w:tc>
          <w:tcPr>
            <w:tcW w:w="1418" w:type="dxa"/>
            <w:vAlign w:val="bottom"/>
            <w:tcPrChange w:id="7293" w:author="Camilo Andrés Díaz Gómez" w:date="2023-03-22T16:08:00Z">
              <w:tcPr>
                <w:tcW w:w="1418" w:type="dxa"/>
                <w:vAlign w:val="bottom"/>
              </w:tcPr>
            </w:tcPrChange>
          </w:tcPr>
          <w:p w14:paraId="45396E58" w14:textId="42FB808D" w:rsidR="00776339" w:rsidRPr="00BD3055" w:rsidDel="00776339" w:rsidRDefault="00776339" w:rsidP="00776339">
            <w:pPr>
              <w:rPr>
                <w:del w:id="7294" w:author="Camilo Andrés Díaz Gómez" w:date="2023-03-22T16:08:00Z"/>
                <w:rFonts w:cs="Times New Roman"/>
                <w:color w:val="000000"/>
                <w:sz w:val="20"/>
                <w:szCs w:val="20"/>
                <w:rPrChange w:id="7295" w:author="Camilo Andrés Díaz Gómez" w:date="2023-03-14T19:47:00Z">
                  <w:rPr>
                    <w:del w:id="7296" w:author="Camilo Andrés Díaz Gómez" w:date="2023-03-22T16:08:00Z"/>
                    <w:rFonts w:ascii="Calibri" w:hAnsi="Calibri" w:cs="Calibri"/>
                    <w:color w:val="000000"/>
                    <w:sz w:val="20"/>
                    <w:szCs w:val="20"/>
                  </w:rPr>
                </w:rPrChange>
              </w:rPr>
            </w:pPr>
            <w:del w:id="7297" w:author="Camilo Andrés Díaz Gómez" w:date="2023-03-22T16:07:00Z">
              <w:r w:rsidRPr="00BD3055" w:rsidDel="00AC0D41">
                <w:rPr>
                  <w:rFonts w:cs="Times New Roman"/>
                  <w:color w:val="000000"/>
                  <w:sz w:val="20"/>
                  <w:szCs w:val="20"/>
                  <w:rPrChange w:id="7298" w:author="Camilo Andrés Díaz Gómez" w:date="2023-03-14T19:47:00Z">
                    <w:rPr>
                      <w:rFonts w:ascii="Calibri" w:hAnsi="Calibri" w:cs="Calibri"/>
                      <w:color w:val="000000"/>
                      <w:sz w:val="20"/>
                      <w:szCs w:val="20"/>
                    </w:rPr>
                  </w:rPrChange>
                </w:rPr>
                <w:delText>13,70350618</w:delText>
              </w:r>
            </w:del>
          </w:p>
        </w:tc>
        <w:tc>
          <w:tcPr>
            <w:tcW w:w="1417" w:type="dxa"/>
            <w:vAlign w:val="bottom"/>
            <w:tcPrChange w:id="7299" w:author="Camilo Andrés Díaz Gómez" w:date="2023-03-22T16:08:00Z">
              <w:tcPr>
                <w:tcW w:w="1417" w:type="dxa"/>
                <w:vAlign w:val="bottom"/>
              </w:tcPr>
            </w:tcPrChange>
          </w:tcPr>
          <w:p w14:paraId="474B049A" w14:textId="48EE2BF9" w:rsidR="00776339" w:rsidRPr="00BD3055" w:rsidDel="00776339" w:rsidRDefault="00776339" w:rsidP="00776339">
            <w:pPr>
              <w:rPr>
                <w:del w:id="7300" w:author="Camilo Andrés Díaz Gómez" w:date="2023-03-22T16:08:00Z"/>
                <w:rFonts w:cs="Times New Roman"/>
                <w:color w:val="000000"/>
                <w:sz w:val="20"/>
                <w:szCs w:val="20"/>
                <w:rPrChange w:id="7301" w:author="Camilo Andrés Díaz Gómez" w:date="2023-03-14T19:47:00Z">
                  <w:rPr>
                    <w:del w:id="7302" w:author="Camilo Andrés Díaz Gómez" w:date="2023-03-22T16:08:00Z"/>
                    <w:rFonts w:ascii="Calibri" w:hAnsi="Calibri" w:cs="Calibri"/>
                    <w:color w:val="000000"/>
                    <w:sz w:val="20"/>
                    <w:szCs w:val="20"/>
                  </w:rPr>
                </w:rPrChange>
              </w:rPr>
            </w:pPr>
            <w:del w:id="7303" w:author="Camilo Andrés Díaz Gómez" w:date="2023-03-22T16:08:00Z">
              <w:r w:rsidRPr="00BD3055" w:rsidDel="00D41E19">
                <w:rPr>
                  <w:rFonts w:cs="Times New Roman"/>
                  <w:color w:val="000000"/>
                  <w:sz w:val="20"/>
                  <w:szCs w:val="20"/>
                  <w:rPrChange w:id="7304" w:author="Camilo Andrés Díaz Gómez" w:date="2023-03-14T19:47:00Z">
                    <w:rPr>
                      <w:rFonts w:ascii="Calibri" w:hAnsi="Calibri" w:cs="Calibri"/>
                      <w:color w:val="000000"/>
                      <w:sz w:val="20"/>
                      <w:szCs w:val="20"/>
                    </w:rPr>
                  </w:rPrChange>
                </w:rPr>
                <w:delText>14,83709677</w:delText>
              </w:r>
            </w:del>
          </w:p>
        </w:tc>
        <w:tc>
          <w:tcPr>
            <w:tcW w:w="1488" w:type="dxa"/>
            <w:vAlign w:val="bottom"/>
            <w:tcPrChange w:id="7305" w:author="Camilo Andrés Díaz Gómez" w:date="2023-03-22T16:08:00Z">
              <w:tcPr>
                <w:tcW w:w="1488" w:type="dxa"/>
              </w:tcPr>
            </w:tcPrChange>
          </w:tcPr>
          <w:p w14:paraId="389114BD" w14:textId="1C1B5C7B" w:rsidR="00776339" w:rsidRPr="00776339" w:rsidDel="00776339" w:rsidRDefault="00776339" w:rsidP="00776339">
            <w:pPr>
              <w:rPr>
                <w:del w:id="7306" w:author="Camilo Andrés Díaz Gómez" w:date="2023-03-22T16:08:00Z"/>
                <w:rFonts w:cs="Times New Roman"/>
                <w:color w:val="000000"/>
                <w:sz w:val="20"/>
                <w:szCs w:val="20"/>
              </w:rPr>
            </w:pPr>
          </w:p>
        </w:tc>
        <w:tc>
          <w:tcPr>
            <w:tcW w:w="322" w:type="dxa"/>
            <w:tcPrChange w:id="7307" w:author="Camilo Andrés Díaz Gómez" w:date="2023-03-22T16:08:00Z">
              <w:tcPr>
                <w:tcW w:w="322" w:type="dxa"/>
              </w:tcPr>
            </w:tcPrChange>
          </w:tcPr>
          <w:p w14:paraId="276CBB00" w14:textId="60B7AD7A" w:rsidR="00776339" w:rsidRPr="00776339" w:rsidDel="00776339" w:rsidRDefault="00776339" w:rsidP="00776339">
            <w:pPr>
              <w:rPr>
                <w:del w:id="7308" w:author="Camilo Andrés Díaz Gómez" w:date="2023-03-22T16:08:00Z"/>
                <w:rFonts w:cs="Times New Roman"/>
                <w:color w:val="000000"/>
                <w:sz w:val="20"/>
                <w:szCs w:val="20"/>
              </w:rPr>
            </w:pPr>
          </w:p>
        </w:tc>
        <w:tc>
          <w:tcPr>
            <w:tcW w:w="322" w:type="dxa"/>
            <w:tcPrChange w:id="7309" w:author="Camilo Andrés Díaz Gómez" w:date="2023-03-22T16:08:00Z">
              <w:tcPr>
                <w:tcW w:w="322" w:type="dxa"/>
              </w:tcPr>
            </w:tcPrChange>
          </w:tcPr>
          <w:p w14:paraId="2B2F4831" w14:textId="01871683" w:rsidR="00776339" w:rsidRPr="00776339" w:rsidDel="00776339" w:rsidRDefault="00776339" w:rsidP="00776339">
            <w:pPr>
              <w:rPr>
                <w:del w:id="7310" w:author="Camilo Andrés Díaz Gómez" w:date="2023-03-22T16:08:00Z"/>
                <w:rFonts w:cs="Times New Roman"/>
                <w:color w:val="000000"/>
                <w:sz w:val="20"/>
                <w:szCs w:val="20"/>
              </w:rPr>
            </w:pPr>
          </w:p>
        </w:tc>
        <w:tc>
          <w:tcPr>
            <w:tcW w:w="322" w:type="dxa"/>
            <w:tcPrChange w:id="7311" w:author="Camilo Andrés Díaz Gómez" w:date="2023-03-22T16:08:00Z">
              <w:tcPr>
                <w:tcW w:w="322" w:type="dxa"/>
              </w:tcPr>
            </w:tcPrChange>
          </w:tcPr>
          <w:p w14:paraId="50D497A5" w14:textId="3677565D" w:rsidR="00776339" w:rsidRPr="00776339" w:rsidDel="00776339" w:rsidRDefault="00776339" w:rsidP="00776339">
            <w:pPr>
              <w:rPr>
                <w:del w:id="7312" w:author="Camilo Andrés Díaz Gómez" w:date="2023-03-22T16:08:00Z"/>
                <w:rFonts w:cs="Times New Roman"/>
                <w:color w:val="000000"/>
                <w:sz w:val="20"/>
                <w:szCs w:val="20"/>
              </w:rPr>
            </w:pPr>
          </w:p>
        </w:tc>
      </w:tr>
      <w:tr w:rsidR="00776339" w:rsidRPr="00BD3055" w:rsidDel="00776339" w14:paraId="0916E698" w14:textId="35C84EF9" w:rsidTr="00D00600">
        <w:tblPrEx>
          <w:tblW w:w="0" w:type="auto"/>
          <w:tblInd w:w="0" w:type="dxa"/>
          <w:tblLayout w:type="fixed"/>
          <w:tblPrExChange w:id="7313" w:author="Camilo Andrés Díaz Gómez" w:date="2023-03-22T16:08:00Z">
            <w:tblPrEx>
              <w:tblW w:w="0" w:type="auto"/>
              <w:tblInd w:w="0" w:type="dxa"/>
              <w:tblLayout w:type="fixed"/>
            </w:tblPrEx>
          </w:tblPrExChange>
        </w:tblPrEx>
        <w:trPr>
          <w:del w:id="7314" w:author="Camilo Andrés Díaz Gómez" w:date="2023-03-22T16:08:00Z"/>
        </w:trPr>
        <w:tc>
          <w:tcPr>
            <w:tcW w:w="530" w:type="dxa"/>
            <w:vAlign w:val="bottom"/>
            <w:tcPrChange w:id="7315" w:author="Camilo Andrés Díaz Gómez" w:date="2023-03-22T16:08:00Z">
              <w:tcPr>
                <w:tcW w:w="530" w:type="dxa"/>
                <w:vAlign w:val="bottom"/>
              </w:tcPr>
            </w:tcPrChange>
          </w:tcPr>
          <w:p w14:paraId="5CF009C1" w14:textId="753FB810" w:rsidR="00776339" w:rsidRPr="00BD3055" w:rsidDel="00776339" w:rsidRDefault="00776339" w:rsidP="00776339">
            <w:pPr>
              <w:rPr>
                <w:del w:id="7316" w:author="Camilo Andrés Díaz Gómez" w:date="2023-03-22T16:08:00Z"/>
                <w:rFonts w:cs="Times New Roman"/>
                <w:color w:val="000000"/>
                <w:sz w:val="20"/>
                <w:szCs w:val="20"/>
                <w:rPrChange w:id="7317" w:author="Camilo Andrés Díaz Gómez" w:date="2023-03-14T19:47:00Z">
                  <w:rPr>
                    <w:del w:id="7318" w:author="Camilo Andrés Díaz Gómez" w:date="2023-03-22T16:08:00Z"/>
                    <w:rFonts w:ascii="Calibri" w:hAnsi="Calibri" w:cs="Calibri"/>
                    <w:color w:val="000000"/>
                    <w:sz w:val="20"/>
                    <w:szCs w:val="20"/>
                  </w:rPr>
                </w:rPrChange>
              </w:rPr>
            </w:pPr>
            <w:del w:id="7319" w:author="Camilo Andrés Díaz Gómez" w:date="2023-03-22T16:08:00Z">
              <w:r w:rsidRPr="00BD3055" w:rsidDel="00776339">
                <w:rPr>
                  <w:rFonts w:cs="Times New Roman"/>
                  <w:color w:val="000000"/>
                  <w:sz w:val="22"/>
                  <w:rPrChange w:id="7320" w:author="Camilo Andrés Díaz Gómez" w:date="2023-03-14T19:47:00Z">
                    <w:rPr>
                      <w:rFonts w:ascii="Calibri" w:hAnsi="Calibri" w:cs="Calibri"/>
                      <w:color w:val="000000"/>
                      <w:sz w:val="22"/>
                    </w:rPr>
                  </w:rPrChange>
                </w:rPr>
                <w:delText>29</w:delText>
              </w:r>
            </w:del>
          </w:p>
        </w:tc>
        <w:tc>
          <w:tcPr>
            <w:tcW w:w="1450" w:type="dxa"/>
            <w:vAlign w:val="bottom"/>
            <w:tcPrChange w:id="7321" w:author="Camilo Andrés Díaz Gómez" w:date="2023-03-22T16:08:00Z">
              <w:tcPr>
                <w:tcW w:w="1450" w:type="dxa"/>
                <w:vAlign w:val="bottom"/>
              </w:tcPr>
            </w:tcPrChange>
          </w:tcPr>
          <w:p w14:paraId="7FB30DF2" w14:textId="1B94A699" w:rsidR="00776339" w:rsidRPr="00BD3055" w:rsidDel="00776339" w:rsidRDefault="00776339" w:rsidP="00776339">
            <w:pPr>
              <w:rPr>
                <w:del w:id="7322" w:author="Camilo Andrés Díaz Gómez" w:date="2023-03-22T16:08:00Z"/>
                <w:rFonts w:cs="Times New Roman"/>
                <w:color w:val="000000"/>
                <w:sz w:val="20"/>
                <w:szCs w:val="20"/>
                <w:rPrChange w:id="7323" w:author="Camilo Andrés Díaz Gómez" w:date="2023-03-14T19:47:00Z">
                  <w:rPr>
                    <w:del w:id="7324" w:author="Camilo Andrés Díaz Gómez" w:date="2023-03-22T16:08:00Z"/>
                    <w:rFonts w:ascii="Calibri" w:hAnsi="Calibri" w:cs="Calibri"/>
                    <w:color w:val="000000"/>
                    <w:sz w:val="20"/>
                    <w:szCs w:val="20"/>
                  </w:rPr>
                </w:rPrChange>
              </w:rPr>
            </w:pPr>
            <w:del w:id="7325" w:author="Camilo Andrés Díaz Gómez" w:date="2023-03-22T16:06:00Z">
              <w:r w:rsidRPr="00BD3055" w:rsidDel="0066355F">
                <w:rPr>
                  <w:rFonts w:cs="Times New Roman"/>
                  <w:color w:val="000000"/>
                  <w:sz w:val="20"/>
                  <w:szCs w:val="20"/>
                  <w:rPrChange w:id="7326" w:author="Camilo Andrés Díaz Gómez" w:date="2023-03-14T19:47:00Z">
                    <w:rPr>
                      <w:rFonts w:ascii="Calibri" w:hAnsi="Calibri" w:cs="Calibri"/>
                      <w:color w:val="000000"/>
                      <w:sz w:val="20"/>
                      <w:szCs w:val="20"/>
                    </w:rPr>
                  </w:rPrChange>
                </w:rPr>
                <w:delText>11,43839434</w:delText>
              </w:r>
            </w:del>
          </w:p>
        </w:tc>
        <w:tc>
          <w:tcPr>
            <w:tcW w:w="1559" w:type="dxa"/>
            <w:vAlign w:val="bottom"/>
            <w:tcPrChange w:id="7327" w:author="Camilo Andrés Díaz Gómez" w:date="2023-03-22T16:08:00Z">
              <w:tcPr>
                <w:tcW w:w="1559" w:type="dxa"/>
                <w:vAlign w:val="bottom"/>
              </w:tcPr>
            </w:tcPrChange>
          </w:tcPr>
          <w:p w14:paraId="132AFF24" w14:textId="033EAC33" w:rsidR="00776339" w:rsidRPr="00BD3055" w:rsidDel="00776339" w:rsidRDefault="00776339" w:rsidP="00776339">
            <w:pPr>
              <w:rPr>
                <w:del w:id="7328" w:author="Camilo Andrés Díaz Gómez" w:date="2023-03-22T16:08:00Z"/>
                <w:rFonts w:cs="Times New Roman"/>
                <w:color w:val="000000"/>
                <w:sz w:val="20"/>
                <w:szCs w:val="20"/>
                <w:rPrChange w:id="7329" w:author="Camilo Andrés Díaz Gómez" w:date="2023-03-14T19:47:00Z">
                  <w:rPr>
                    <w:del w:id="7330" w:author="Camilo Andrés Díaz Gómez" w:date="2023-03-22T16:08:00Z"/>
                    <w:rFonts w:ascii="Calibri" w:hAnsi="Calibri" w:cs="Calibri"/>
                    <w:color w:val="000000"/>
                    <w:sz w:val="20"/>
                    <w:szCs w:val="20"/>
                  </w:rPr>
                </w:rPrChange>
              </w:rPr>
            </w:pPr>
            <w:del w:id="7331" w:author="Camilo Andrés Díaz Gómez" w:date="2023-03-22T16:07:00Z">
              <w:r w:rsidRPr="00BD3055" w:rsidDel="0052638D">
                <w:rPr>
                  <w:rFonts w:cs="Times New Roman"/>
                  <w:color w:val="000000"/>
                  <w:sz w:val="20"/>
                  <w:szCs w:val="20"/>
                  <w:rPrChange w:id="7332" w:author="Camilo Andrés Díaz Gómez" w:date="2023-03-14T19:47:00Z">
                    <w:rPr>
                      <w:rFonts w:ascii="Calibri" w:hAnsi="Calibri" w:cs="Calibri"/>
                      <w:color w:val="000000"/>
                      <w:sz w:val="20"/>
                      <w:szCs w:val="20"/>
                    </w:rPr>
                  </w:rPrChange>
                </w:rPr>
                <w:delText>15,12045455</w:delText>
              </w:r>
            </w:del>
          </w:p>
        </w:tc>
        <w:tc>
          <w:tcPr>
            <w:tcW w:w="1418" w:type="dxa"/>
            <w:vAlign w:val="bottom"/>
            <w:tcPrChange w:id="7333" w:author="Camilo Andrés Díaz Gómez" w:date="2023-03-22T16:08:00Z">
              <w:tcPr>
                <w:tcW w:w="1418" w:type="dxa"/>
                <w:vAlign w:val="bottom"/>
              </w:tcPr>
            </w:tcPrChange>
          </w:tcPr>
          <w:p w14:paraId="738AD63A" w14:textId="1C5B9469" w:rsidR="00776339" w:rsidRPr="00BD3055" w:rsidDel="00776339" w:rsidRDefault="00776339" w:rsidP="00776339">
            <w:pPr>
              <w:rPr>
                <w:del w:id="7334" w:author="Camilo Andrés Díaz Gómez" w:date="2023-03-22T16:08:00Z"/>
                <w:rFonts w:cs="Times New Roman"/>
                <w:color w:val="000000"/>
                <w:sz w:val="20"/>
                <w:szCs w:val="20"/>
                <w:rPrChange w:id="7335" w:author="Camilo Andrés Díaz Gómez" w:date="2023-03-14T19:47:00Z">
                  <w:rPr>
                    <w:del w:id="7336" w:author="Camilo Andrés Díaz Gómez" w:date="2023-03-22T16:08:00Z"/>
                    <w:rFonts w:ascii="Calibri" w:hAnsi="Calibri" w:cs="Calibri"/>
                    <w:color w:val="000000"/>
                    <w:sz w:val="20"/>
                    <w:szCs w:val="20"/>
                  </w:rPr>
                </w:rPrChange>
              </w:rPr>
            </w:pPr>
            <w:del w:id="7337" w:author="Camilo Andrés Díaz Gómez" w:date="2023-03-22T16:07:00Z">
              <w:r w:rsidRPr="00BD3055" w:rsidDel="00AC0D41">
                <w:rPr>
                  <w:rFonts w:cs="Times New Roman"/>
                  <w:color w:val="000000"/>
                  <w:sz w:val="20"/>
                  <w:szCs w:val="20"/>
                  <w:rPrChange w:id="7338" w:author="Camilo Andrés Díaz Gómez" w:date="2023-03-14T19:47:00Z">
                    <w:rPr>
                      <w:rFonts w:ascii="Calibri" w:hAnsi="Calibri" w:cs="Calibri"/>
                      <w:color w:val="000000"/>
                      <w:sz w:val="20"/>
                      <w:szCs w:val="20"/>
                    </w:rPr>
                  </w:rPrChange>
                </w:rPr>
                <w:delText>12,10371437</w:delText>
              </w:r>
            </w:del>
          </w:p>
        </w:tc>
        <w:tc>
          <w:tcPr>
            <w:tcW w:w="1417" w:type="dxa"/>
            <w:vAlign w:val="bottom"/>
            <w:tcPrChange w:id="7339" w:author="Camilo Andrés Díaz Gómez" w:date="2023-03-22T16:08:00Z">
              <w:tcPr>
                <w:tcW w:w="1417" w:type="dxa"/>
                <w:vAlign w:val="bottom"/>
              </w:tcPr>
            </w:tcPrChange>
          </w:tcPr>
          <w:p w14:paraId="30495A38" w14:textId="7A8E1BE0" w:rsidR="00776339" w:rsidRPr="00BD3055" w:rsidDel="00776339" w:rsidRDefault="00776339" w:rsidP="00776339">
            <w:pPr>
              <w:rPr>
                <w:del w:id="7340" w:author="Camilo Andrés Díaz Gómez" w:date="2023-03-22T16:08:00Z"/>
                <w:rFonts w:cs="Times New Roman"/>
                <w:color w:val="000000"/>
                <w:sz w:val="20"/>
                <w:szCs w:val="20"/>
                <w:rPrChange w:id="7341" w:author="Camilo Andrés Díaz Gómez" w:date="2023-03-14T19:47:00Z">
                  <w:rPr>
                    <w:del w:id="7342" w:author="Camilo Andrés Díaz Gómez" w:date="2023-03-22T16:08:00Z"/>
                    <w:rFonts w:ascii="Calibri" w:hAnsi="Calibri" w:cs="Calibri"/>
                    <w:color w:val="000000"/>
                    <w:sz w:val="20"/>
                    <w:szCs w:val="20"/>
                  </w:rPr>
                </w:rPrChange>
              </w:rPr>
            </w:pPr>
            <w:del w:id="7343" w:author="Camilo Andrés Díaz Gómez" w:date="2023-03-22T16:08:00Z">
              <w:r w:rsidRPr="00BD3055" w:rsidDel="00D41E19">
                <w:rPr>
                  <w:rFonts w:cs="Times New Roman"/>
                  <w:color w:val="000000"/>
                  <w:sz w:val="20"/>
                  <w:szCs w:val="20"/>
                  <w:rPrChange w:id="7344" w:author="Camilo Andrés Díaz Gómez" w:date="2023-03-14T19:47:00Z">
                    <w:rPr>
                      <w:rFonts w:ascii="Calibri" w:hAnsi="Calibri" w:cs="Calibri"/>
                      <w:color w:val="000000"/>
                      <w:sz w:val="20"/>
                      <w:szCs w:val="20"/>
                    </w:rPr>
                  </w:rPrChange>
                </w:rPr>
                <w:delText>11,8</w:delText>
              </w:r>
            </w:del>
          </w:p>
        </w:tc>
        <w:tc>
          <w:tcPr>
            <w:tcW w:w="1488" w:type="dxa"/>
            <w:vAlign w:val="bottom"/>
            <w:tcPrChange w:id="7345" w:author="Camilo Andrés Díaz Gómez" w:date="2023-03-22T16:08:00Z">
              <w:tcPr>
                <w:tcW w:w="1488" w:type="dxa"/>
              </w:tcPr>
            </w:tcPrChange>
          </w:tcPr>
          <w:p w14:paraId="0552A6CF" w14:textId="2E749E1F" w:rsidR="00776339" w:rsidRPr="00776339" w:rsidDel="00776339" w:rsidRDefault="00776339" w:rsidP="00776339">
            <w:pPr>
              <w:rPr>
                <w:del w:id="7346" w:author="Camilo Andrés Díaz Gómez" w:date="2023-03-22T16:08:00Z"/>
                <w:rFonts w:cs="Times New Roman"/>
                <w:color w:val="000000"/>
                <w:sz w:val="20"/>
                <w:szCs w:val="20"/>
              </w:rPr>
            </w:pPr>
          </w:p>
        </w:tc>
        <w:tc>
          <w:tcPr>
            <w:tcW w:w="322" w:type="dxa"/>
            <w:tcPrChange w:id="7347" w:author="Camilo Andrés Díaz Gómez" w:date="2023-03-22T16:08:00Z">
              <w:tcPr>
                <w:tcW w:w="322" w:type="dxa"/>
              </w:tcPr>
            </w:tcPrChange>
          </w:tcPr>
          <w:p w14:paraId="14D524CB" w14:textId="4AE2E2C7" w:rsidR="00776339" w:rsidRPr="00776339" w:rsidDel="00776339" w:rsidRDefault="00776339" w:rsidP="00776339">
            <w:pPr>
              <w:rPr>
                <w:del w:id="7348" w:author="Camilo Andrés Díaz Gómez" w:date="2023-03-22T16:08:00Z"/>
                <w:rFonts w:cs="Times New Roman"/>
                <w:color w:val="000000"/>
                <w:sz w:val="20"/>
                <w:szCs w:val="20"/>
              </w:rPr>
            </w:pPr>
          </w:p>
        </w:tc>
        <w:tc>
          <w:tcPr>
            <w:tcW w:w="322" w:type="dxa"/>
            <w:tcPrChange w:id="7349" w:author="Camilo Andrés Díaz Gómez" w:date="2023-03-22T16:08:00Z">
              <w:tcPr>
                <w:tcW w:w="322" w:type="dxa"/>
              </w:tcPr>
            </w:tcPrChange>
          </w:tcPr>
          <w:p w14:paraId="78312F73" w14:textId="7D22CC1F" w:rsidR="00776339" w:rsidRPr="00776339" w:rsidDel="00776339" w:rsidRDefault="00776339" w:rsidP="00776339">
            <w:pPr>
              <w:rPr>
                <w:del w:id="7350" w:author="Camilo Andrés Díaz Gómez" w:date="2023-03-22T16:08:00Z"/>
                <w:rFonts w:cs="Times New Roman"/>
                <w:color w:val="000000"/>
                <w:sz w:val="20"/>
                <w:szCs w:val="20"/>
              </w:rPr>
            </w:pPr>
          </w:p>
        </w:tc>
        <w:tc>
          <w:tcPr>
            <w:tcW w:w="322" w:type="dxa"/>
            <w:tcPrChange w:id="7351" w:author="Camilo Andrés Díaz Gómez" w:date="2023-03-22T16:08:00Z">
              <w:tcPr>
                <w:tcW w:w="322" w:type="dxa"/>
              </w:tcPr>
            </w:tcPrChange>
          </w:tcPr>
          <w:p w14:paraId="2227DC61" w14:textId="3AFDCDAE" w:rsidR="00776339" w:rsidRPr="00776339" w:rsidDel="00776339" w:rsidRDefault="00776339" w:rsidP="00776339">
            <w:pPr>
              <w:rPr>
                <w:del w:id="7352" w:author="Camilo Andrés Díaz Gómez" w:date="2023-03-22T16:08:00Z"/>
                <w:rFonts w:cs="Times New Roman"/>
                <w:color w:val="000000"/>
                <w:sz w:val="20"/>
                <w:szCs w:val="20"/>
              </w:rPr>
            </w:pPr>
          </w:p>
        </w:tc>
      </w:tr>
      <w:tr w:rsidR="00776339" w:rsidRPr="00BD3055" w:rsidDel="00776339" w14:paraId="69AE208C" w14:textId="663FEB20" w:rsidTr="00D00600">
        <w:tblPrEx>
          <w:tblW w:w="0" w:type="auto"/>
          <w:tblInd w:w="0" w:type="dxa"/>
          <w:tblLayout w:type="fixed"/>
          <w:tblPrExChange w:id="7353" w:author="Camilo Andrés Díaz Gómez" w:date="2023-03-22T16:08:00Z">
            <w:tblPrEx>
              <w:tblW w:w="0" w:type="auto"/>
              <w:tblInd w:w="0" w:type="dxa"/>
              <w:tblLayout w:type="fixed"/>
            </w:tblPrEx>
          </w:tblPrExChange>
        </w:tblPrEx>
        <w:trPr>
          <w:del w:id="7354" w:author="Camilo Andrés Díaz Gómez" w:date="2023-03-22T16:08:00Z"/>
        </w:trPr>
        <w:tc>
          <w:tcPr>
            <w:tcW w:w="530" w:type="dxa"/>
            <w:vAlign w:val="bottom"/>
            <w:tcPrChange w:id="7355" w:author="Camilo Andrés Díaz Gómez" w:date="2023-03-22T16:08:00Z">
              <w:tcPr>
                <w:tcW w:w="530" w:type="dxa"/>
                <w:vAlign w:val="bottom"/>
              </w:tcPr>
            </w:tcPrChange>
          </w:tcPr>
          <w:p w14:paraId="02AA81F6" w14:textId="3B7FDFC2" w:rsidR="00776339" w:rsidRPr="00BD3055" w:rsidDel="00776339" w:rsidRDefault="00776339" w:rsidP="00776339">
            <w:pPr>
              <w:rPr>
                <w:del w:id="7356" w:author="Camilo Andrés Díaz Gómez" w:date="2023-03-22T16:08:00Z"/>
                <w:rFonts w:cs="Times New Roman"/>
                <w:color w:val="000000"/>
                <w:sz w:val="20"/>
                <w:szCs w:val="20"/>
                <w:rPrChange w:id="7357" w:author="Camilo Andrés Díaz Gómez" w:date="2023-03-14T19:47:00Z">
                  <w:rPr>
                    <w:del w:id="7358" w:author="Camilo Andrés Díaz Gómez" w:date="2023-03-22T16:08:00Z"/>
                    <w:rFonts w:ascii="Calibri" w:hAnsi="Calibri" w:cs="Calibri"/>
                    <w:color w:val="000000"/>
                    <w:sz w:val="20"/>
                    <w:szCs w:val="20"/>
                  </w:rPr>
                </w:rPrChange>
              </w:rPr>
            </w:pPr>
            <w:del w:id="7359" w:author="Camilo Andrés Díaz Gómez" w:date="2023-03-22T16:08:00Z">
              <w:r w:rsidRPr="00BD3055" w:rsidDel="00776339">
                <w:rPr>
                  <w:rFonts w:cs="Times New Roman"/>
                  <w:color w:val="000000"/>
                  <w:sz w:val="22"/>
                  <w:rPrChange w:id="7360" w:author="Camilo Andrés Díaz Gómez" w:date="2023-03-14T19:47:00Z">
                    <w:rPr>
                      <w:rFonts w:ascii="Calibri" w:hAnsi="Calibri" w:cs="Calibri"/>
                      <w:color w:val="000000"/>
                      <w:sz w:val="22"/>
                    </w:rPr>
                  </w:rPrChange>
                </w:rPr>
                <w:delText>30</w:delText>
              </w:r>
            </w:del>
          </w:p>
        </w:tc>
        <w:tc>
          <w:tcPr>
            <w:tcW w:w="1450" w:type="dxa"/>
            <w:vAlign w:val="bottom"/>
            <w:tcPrChange w:id="7361" w:author="Camilo Andrés Díaz Gómez" w:date="2023-03-22T16:08:00Z">
              <w:tcPr>
                <w:tcW w:w="1450" w:type="dxa"/>
                <w:vAlign w:val="bottom"/>
              </w:tcPr>
            </w:tcPrChange>
          </w:tcPr>
          <w:p w14:paraId="62485BC9" w14:textId="309BBCA9" w:rsidR="00776339" w:rsidRPr="00BD3055" w:rsidDel="00776339" w:rsidRDefault="00776339" w:rsidP="00776339">
            <w:pPr>
              <w:rPr>
                <w:del w:id="7362" w:author="Camilo Andrés Díaz Gómez" w:date="2023-03-22T16:08:00Z"/>
                <w:rFonts w:cs="Times New Roman"/>
                <w:color w:val="000000"/>
                <w:sz w:val="20"/>
                <w:szCs w:val="20"/>
                <w:rPrChange w:id="7363" w:author="Camilo Andrés Díaz Gómez" w:date="2023-03-14T19:47:00Z">
                  <w:rPr>
                    <w:del w:id="7364" w:author="Camilo Andrés Díaz Gómez" w:date="2023-03-22T16:08:00Z"/>
                    <w:rFonts w:ascii="Calibri" w:hAnsi="Calibri" w:cs="Calibri"/>
                    <w:color w:val="000000"/>
                    <w:sz w:val="20"/>
                    <w:szCs w:val="20"/>
                  </w:rPr>
                </w:rPrChange>
              </w:rPr>
            </w:pPr>
            <w:del w:id="7365" w:author="Camilo Andrés Díaz Gómez" w:date="2023-03-22T16:06:00Z">
              <w:r w:rsidRPr="00BD3055" w:rsidDel="0066355F">
                <w:rPr>
                  <w:rFonts w:cs="Times New Roman"/>
                  <w:color w:val="000000"/>
                  <w:sz w:val="20"/>
                  <w:szCs w:val="20"/>
                  <w:rPrChange w:id="7366" w:author="Camilo Andrés Díaz Gómez" w:date="2023-03-14T19:47:00Z">
                    <w:rPr>
                      <w:rFonts w:ascii="Calibri" w:hAnsi="Calibri" w:cs="Calibri"/>
                      <w:color w:val="000000"/>
                      <w:sz w:val="20"/>
                      <w:szCs w:val="20"/>
                    </w:rPr>
                  </w:rPrChange>
                </w:rPr>
                <w:delText>11,58500565</w:delText>
              </w:r>
            </w:del>
          </w:p>
        </w:tc>
        <w:tc>
          <w:tcPr>
            <w:tcW w:w="1559" w:type="dxa"/>
            <w:vAlign w:val="bottom"/>
            <w:tcPrChange w:id="7367" w:author="Camilo Andrés Díaz Gómez" w:date="2023-03-22T16:08:00Z">
              <w:tcPr>
                <w:tcW w:w="1559" w:type="dxa"/>
                <w:vAlign w:val="bottom"/>
              </w:tcPr>
            </w:tcPrChange>
          </w:tcPr>
          <w:p w14:paraId="0CF60850" w14:textId="0B195FF2" w:rsidR="00776339" w:rsidRPr="00BD3055" w:rsidDel="00776339" w:rsidRDefault="00776339" w:rsidP="00776339">
            <w:pPr>
              <w:rPr>
                <w:del w:id="7368" w:author="Camilo Andrés Díaz Gómez" w:date="2023-03-22T16:08:00Z"/>
                <w:rFonts w:cs="Times New Roman"/>
                <w:color w:val="000000"/>
                <w:sz w:val="20"/>
                <w:szCs w:val="20"/>
                <w:rPrChange w:id="7369" w:author="Camilo Andrés Díaz Gómez" w:date="2023-03-14T19:47:00Z">
                  <w:rPr>
                    <w:del w:id="7370" w:author="Camilo Andrés Díaz Gómez" w:date="2023-03-22T16:08:00Z"/>
                    <w:rFonts w:ascii="Calibri" w:hAnsi="Calibri" w:cs="Calibri"/>
                    <w:color w:val="000000"/>
                    <w:sz w:val="20"/>
                    <w:szCs w:val="20"/>
                  </w:rPr>
                </w:rPrChange>
              </w:rPr>
            </w:pPr>
            <w:del w:id="7371" w:author="Camilo Andrés Díaz Gómez" w:date="2023-03-22T16:07:00Z">
              <w:r w:rsidRPr="00BD3055" w:rsidDel="0052638D">
                <w:rPr>
                  <w:rFonts w:cs="Times New Roman"/>
                  <w:color w:val="000000"/>
                  <w:sz w:val="20"/>
                  <w:szCs w:val="20"/>
                  <w:rPrChange w:id="7372" w:author="Camilo Andrés Díaz Gómez" w:date="2023-03-14T19:47:00Z">
                    <w:rPr>
                      <w:rFonts w:ascii="Calibri" w:hAnsi="Calibri" w:cs="Calibri"/>
                      <w:color w:val="000000"/>
                      <w:sz w:val="20"/>
                      <w:szCs w:val="20"/>
                    </w:rPr>
                  </w:rPrChange>
                </w:rPr>
                <w:delText>14,8468652</w:delText>
              </w:r>
            </w:del>
          </w:p>
        </w:tc>
        <w:tc>
          <w:tcPr>
            <w:tcW w:w="1418" w:type="dxa"/>
            <w:vAlign w:val="bottom"/>
            <w:tcPrChange w:id="7373" w:author="Camilo Andrés Díaz Gómez" w:date="2023-03-22T16:08:00Z">
              <w:tcPr>
                <w:tcW w:w="1418" w:type="dxa"/>
                <w:vAlign w:val="bottom"/>
              </w:tcPr>
            </w:tcPrChange>
          </w:tcPr>
          <w:p w14:paraId="55A9AAD2" w14:textId="14EE70DF" w:rsidR="00776339" w:rsidRPr="00BD3055" w:rsidDel="00776339" w:rsidRDefault="00776339" w:rsidP="00776339">
            <w:pPr>
              <w:rPr>
                <w:del w:id="7374" w:author="Camilo Andrés Díaz Gómez" w:date="2023-03-22T16:08:00Z"/>
                <w:rFonts w:cs="Times New Roman"/>
                <w:color w:val="000000"/>
                <w:sz w:val="20"/>
                <w:szCs w:val="20"/>
                <w:rPrChange w:id="7375" w:author="Camilo Andrés Díaz Gómez" w:date="2023-03-14T19:47:00Z">
                  <w:rPr>
                    <w:del w:id="7376" w:author="Camilo Andrés Díaz Gómez" w:date="2023-03-22T16:08:00Z"/>
                    <w:rFonts w:ascii="Calibri" w:hAnsi="Calibri" w:cs="Calibri"/>
                    <w:color w:val="000000"/>
                    <w:sz w:val="20"/>
                    <w:szCs w:val="20"/>
                  </w:rPr>
                </w:rPrChange>
              </w:rPr>
            </w:pPr>
            <w:del w:id="7377" w:author="Camilo Andrés Díaz Gómez" w:date="2023-03-22T16:07:00Z">
              <w:r w:rsidRPr="00BD3055" w:rsidDel="00AC0D41">
                <w:rPr>
                  <w:rFonts w:cs="Times New Roman"/>
                  <w:color w:val="000000"/>
                  <w:sz w:val="20"/>
                  <w:szCs w:val="20"/>
                  <w:rPrChange w:id="7378" w:author="Camilo Andrés Díaz Gómez" w:date="2023-03-14T19:47:00Z">
                    <w:rPr>
                      <w:rFonts w:ascii="Calibri" w:hAnsi="Calibri" w:cs="Calibri"/>
                      <w:color w:val="000000"/>
                      <w:sz w:val="20"/>
                      <w:szCs w:val="20"/>
                    </w:rPr>
                  </w:rPrChange>
                </w:rPr>
                <w:delText>11,93305542</w:delText>
              </w:r>
            </w:del>
          </w:p>
        </w:tc>
        <w:tc>
          <w:tcPr>
            <w:tcW w:w="1417" w:type="dxa"/>
            <w:vAlign w:val="bottom"/>
            <w:tcPrChange w:id="7379" w:author="Camilo Andrés Díaz Gómez" w:date="2023-03-22T16:08:00Z">
              <w:tcPr>
                <w:tcW w:w="1417" w:type="dxa"/>
                <w:vAlign w:val="bottom"/>
              </w:tcPr>
            </w:tcPrChange>
          </w:tcPr>
          <w:p w14:paraId="690B183F" w14:textId="5DA46747" w:rsidR="00776339" w:rsidRPr="00BD3055" w:rsidDel="00776339" w:rsidRDefault="00776339" w:rsidP="00776339">
            <w:pPr>
              <w:rPr>
                <w:del w:id="7380" w:author="Camilo Andrés Díaz Gómez" w:date="2023-03-22T16:08:00Z"/>
                <w:rFonts w:cs="Times New Roman"/>
                <w:color w:val="000000"/>
                <w:sz w:val="20"/>
                <w:szCs w:val="20"/>
                <w:rPrChange w:id="7381" w:author="Camilo Andrés Díaz Gómez" w:date="2023-03-14T19:47:00Z">
                  <w:rPr>
                    <w:del w:id="7382" w:author="Camilo Andrés Díaz Gómez" w:date="2023-03-22T16:08:00Z"/>
                    <w:rFonts w:ascii="Calibri" w:hAnsi="Calibri" w:cs="Calibri"/>
                    <w:color w:val="000000"/>
                    <w:sz w:val="20"/>
                    <w:szCs w:val="20"/>
                  </w:rPr>
                </w:rPrChange>
              </w:rPr>
            </w:pPr>
            <w:del w:id="7383" w:author="Camilo Andrés Díaz Gómez" w:date="2023-03-22T16:08:00Z">
              <w:r w:rsidRPr="00BD3055" w:rsidDel="00D41E19">
                <w:rPr>
                  <w:rFonts w:cs="Times New Roman"/>
                  <w:color w:val="000000"/>
                  <w:sz w:val="20"/>
                  <w:szCs w:val="20"/>
                  <w:rPrChange w:id="7384" w:author="Camilo Andrés Díaz Gómez" w:date="2023-03-14T19:47:00Z">
                    <w:rPr>
                      <w:rFonts w:ascii="Calibri" w:hAnsi="Calibri" w:cs="Calibri"/>
                      <w:color w:val="000000"/>
                      <w:sz w:val="20"/>
                      <w:szCs w:val="20"/>
                    </w:rPr>
                  </w:rPrChange>
                </w:rPr>
                <w:delText>12,44827586</w:delText>
              </w:r>
            </w:del>
          </w:p>
        </w:tc>
        <w:tc>
          <w:tcPr>
            <w:tcW w:w="1488" w:type="dxa"/>
            <w:vAlign w:val="bottom"/>
            <w:tcPrChange w:id="7385" w:author="Camilo Andrés Díaz Gómez" w:date="2023-03-22T16:08:00Z">
              <w:tcPr>
                <w:tcW w:w="1488" w:type="dxa"/>
              </w:tcPr>
            </w:tcPrChange>
          </w:tcPr>
          <w:p w14:paraId="02919A9F" w14:textId="2DBD47A3" w:rsidR="00776339" w:rsidRPr="00776339" w:rsidDel="00776339" w:rsidRDefault="00776339" w:rsidP="00776339">
            <w:pPr>
              <w:rPr>
                <w:del w:id="7386" w:author="Camilo Andrés Díaz Gómez" w:date="2023-03-22T16:08:00Z"/>
                <w:rFonts w:cs="Times New Roman"/>
                <w:color w:val="000000"/>
                <w:sz w:val="20"/>
                <w:szCs w:val="20"/>
              </w:rPr>
            </w:pPr>
          </w:p>
        </w:tc>
        <w:tc>
          <w:tcPr>
            <w:tcW w:w="322" w:type="dxa"/>
            <w:tcPrChange w:id="7387" w:author="Camilo Andrés Díaz Gómez" w:date="2023-03-22T16:08:00Z">
              <w:tcPr>
                <w:tcW w:w="322" w:type="dxa"/>
              </w:tcPr>
            </w:tcPrChange>
          </w:tcPr>
          <w:p w14:paraId="720211FD" w14:textId="51720E15" w:rsidR="00776339" w:rsidRPr="00776339" w:rsidDel="00776339" w:rsidRDefault="00776339" w:rsidP="00776339">
            <w:pPr>
              <w:rPr>
                <w:del w:id="7388" w:author="Camilo Andrés Díaz Gómez" w:date="2023-03-22T16:08:00Z"/>
                <w:rFonts w:cs="Times New Roman"/>
                <w:color w:val="000000"/>
                <w:sz w:val="20"/>
                <w:szCs w:val="20"/>
              </w:rPr>
            </w:pPr>
          </w:p>
        </w:tc>
        <w:tc>
          <w:tcPr>
            <w:tcW w:w="322" w:type="dxa"/>
            <w:tcPrChange w:id="7389" w:author="Camilo Andrés Díaz Gómez" w:date="2023-03-22T16:08:00Z">
              <w:tcPr>
                <w:tcW w:w="322" w:type="dxa"/>
              </w:tcPr>
            </w:tcPrChange>
          </w:tcPr>
          <w:p w14:paraId="2DF68AE6" w14:textId="1F931B9D" w:rsidR="00776339" w:rsidRPr="00776339" w:rsidDel="00776339" w:rsidRDefault="00776339" w:rsidP="00776339">
            <w:pPr>
              <w:rPr>
                <w:del w:id="7390" w:author="Camilo Andrés Díaz Gómez" w:date="2023-03-22T16:08:00Z"/>
                <w:rFonts w:cs="Times New Roman"/>
                <w:color w:val="000000"/>
                <w:sz w:val="20"/>
                <w:szCs w:val="20"/>
              </w:rPr>
            </w:pPr>
          </w:p>
        </w:tc>
        <w:tc>
          <w:tcPr>
            <w:tcW w:w="322" w:type="dxa"/>
            <w:tcPrChange w:id="7391" w:author="Camilo Andrés Díaz Gómez" w:date="2023-03-22T16:08:00Z">
              <w:tcPr>
                <w:tcW w:w="322" w:type="dxa"/>
              </w:tcPr>
            </w:tcPrChange>
          </w:tcPr>
          <w:p w14:paraId="6264BDE0" w14:textId="699723A9" w:rsidR="00776339" w:rsidRPr="00776339" w:rsidDel="00776339" w:rsidRDefault="00776339" w:rsidP="00776339">
            <w:pPr>
              <w:rPr>
                <w:del w:id="7392" w:author="Camilo Andrés Díaz Gómez" w:date="2023-03-22T16:08:00Z"/>
                <w:rFonts w:cs="Times New Roman"/>
                <w:color w:val="000000"/>
                <w:sz w:val="20"/>
                <w:szCs w:val="20"/>
              </w:rPr>
            </w:pPr>
          </w:p>
        </w:tc>
      </w:tr>
    </w:tbl>
    <w:p w14:paraId="2C304BA7" w14:textId="61FE5415" w:rsidR="00635654" w:rsidRDefault="00DB0B24">
      <w:pPr>
        <w:rPr>
          <w:ins w:id="7393" w:author="Camilo Andrés Díaz Gómez" w:date="2023-03-22T13:24:00Z"/>
          <w:rFonts w:cs="Times New Roman"/>
          <w:i/>
          <w:iCs/>
          <w:szCs w:val="24"/>
        </w:rPr>
      </w:pPr>
      <w:ins w:id="7394" w:author="Steff Guzmán" w:date="2023-03-13T19:07:00Z">
        <w:r w:rsidRPr="00BD3055">
          <w:rPr>
            <w:rFonts w:cs="Times New Roman"/>
            <w:i/>
            <w:iCs/>
            <w:szCs w:val="24"/>
            <w:rPrChange w:id="7395" w:author="Camilo Andrés Díaz Gómez" w:date="2023-03-14T19:47:00Z">
              <w:rPr>
                <w:rFonts w:cs="Times New Roman"/>
                <w:szCs w:val="24"/>
              </w:rPr>
            </w:rPrChange>
          </w:rPr>
          <w:t xml:space="preserve">Fuente: </w:t>
        </w:r>
        <w:r w:rsidRPr="00BD3055">
          <w:rPr>
            <w:rFonts w:cs="Times New Roman"/>
            <w:i/>
            <w:iCs/>
            <w:szCs w:val="24"/>
          </w:rPr>
          <w:t>Elaboración</w:t>
        </w:r>
        <w:r w:rsidRPr="00BD3055">
          <w:rPr>
            <w:rFonts w:cs="Times New Roman"/>
            <w:i/>
            <w:iCs/>
            <w:szCs w:val="24"/>
            <w:rPrChange w:id="7396" w:author="Camilo Andrés Díaz Gómez" w:date="2023-03-14T19:47:00Z">
              <w:rPr>
                <w:rFonts w:cs="Times New Roman"/>
                <w:szCs w:val="24"/>
              </w:rPr>
            </w:rPrChange>
          </w:rPr>
          <w:t xml:space="preserve"> propia</w:t>
        </w:r>
      </w:ins>
    </w:p>
    <w:p w14:paraId="74EC82A4" w14:textId="77777777" w:rsidR="00F504C8" w:rsidRPr="00BD3055" w:rsidRDefault="00F504C8">
      <w:pPr>
        <w:rPr>
          <w:rFonts w:cs="Times New Roman"/>
          <w:i/>
          <w:iCs/>
          <w:szCs w:val="24"/>
          <w:rPrChange w:id="7397" w:author="Camilo Andrés Díaz Gómez" w:date="2023-03-14T19:47:00Z">
            <w:rPr>
              <w:rFonts w:cs="Times New Roman"/>
              <w:szCs w:val="24"/>
            </w:rPr>
          </w:rPrChange>
        </w:rPr>
        <w:pPrChange w:id="7398" w:author="Camilo Andrés Díaz Gómez" w:date="2023-03-17T00:48:00Z">
          <w:pPr>
            <w:ind w:firstLine="708"/>
          </w:pPr>
        </w:pPrChange>
      </w:pPr>
    </w:p>
    <w:p w14:paraId="16127A01" w14:textId="453C00E5" w:rsidR="004D6CBA" w:rsidRPr="00EC2EEF" w:rsidRDefault="004D6CBA" w:rsidP="00EE67FE">
      <w:pPr>
        <w:ind w:firstLine="708"/>
        <w:rPr>
          <w:ins w:id="7399" w:author="Camilo Andrés Díaz Gómez" w:date="2023-03-12T18:36:00Z"/>
          <w:rFonts w:cs="Times New Roman"/>
          <w:color w:val="00B050"/>
          <w:szCs w:val="24"/>
          <w:rPrChange w:id="7400" w:author="JUAN ESTEBAN CONTRERAS DIAZ" w:date="2023-03-24T12:12:00Z">
            <w:rPr>
              <w:ins w:id="7401" w:author="Camilo Andrés Díaz Gómez" w:date="2023-03-12T18:36:00Z"/>
              <w:rFonts w:cs="Times New Roman"/>
              <w:szCs w:val="24"/>
            </w:rPr>
          </w:rPrChange>
        </w:rPr>
      </w:pPr>
      <w:ins w:id="7402" w:author="Camilo Andrés Díaz Gómez" w:date="2023-03-12T18:36:00Z">
        <w:r w:rsidRPr="00EC2EEF">
          <w:rPr>
            <w:rFonts w:cs="Times New Roman"/>
            <w:color w:val="00B050"/>
            <w:szCs w:val="24"/>
            <w:rPrChange w:id="7403" w:author="JUAN ESTEBAN CONTRERAS DIAZ" w:date="2023-03-24T12:12:00Z">
              <w:rPr>
                <w:rFonts w:cs="Times New Roman"/>
                <w:szCs w:val="24"/>
              </w:rPr>
            </w:rPrChange>
          </w:rPr>
          <w:t>La tabla</w:t>
        </w:r>
      </w:ins>
      <w:ins w:id="7404" w:author="Camilo Andrés Díaz Gómez" w:date="2023-03-22T16:15:00Z">
        <w:r w:rsidR="00FE36FA" w:rsidRPr="00EC2EEF">
          <w:rPr>
            <w:rFonts w:cs="Times New Roman"/>
            <w:color w:val="00B050"/>
            <w:szCs w:val="24"/>
            <w:rPrChange w:id="7405" w:author="JUAN ESTEBAN CONTRERAS DIAZ" w:date="2023-03-24T12:12:00Z">
              <w:rPr>
                <w:rFonts w:cs="Times New Roman"/>
                <w:szCs w:val="24"/>
              </w:rPr>
            </w:rPrChange>
          </w:rPr>
          <w:t xml:space="preserve"> anterior (</w:t>
        </w:r>
      </w:ins>
      <w:ins w:id="7406" w:author="Camilo Andrés Díaz Gómez" w:date="2023-03-22T16:16:00Z">
        <w:r w:rsidR="00FE36FA" w:rsidRPr="00EC2EEF">
          <w:rPr>
            <w:rFonts w:cs="Times New Roman"/>
            <w:color w:val="00B050"/>
            <w:szCs w:val="24"/>
            <w:rPrChange w:id="7407" w:author="JUAN ESTEBAN CONTRERAS DIAZ" w:date="2023-03-24T12:12:00Z">
              <w:rPr>
                <w:rFonts w:cs="Times New Roman"/>
                <w:szCs w:val="24"/>
              </w:rPr>
            </w:rPrChange>
          </w:rPr>
          <w:t xml:space="preserve">Tabla 3 Promedio de datos diarios del mes de </w:t>
        </w:r>
      </w:ins>
      <w:ins w:id="7408" w:author="Camilo Andrés Díaz Gómez" w:date="2023-03-22T18:22:00Z">
        <w:r w:rsidR="004660EF" w:rsidRPr="00EC2EEF">
          <w:rPr>
            <w:rFonts w:cs="Times New Roman"/>
            <w:color w:val="00B050"/>
            <w:szCs w:val="24"/>
            <w:rPrChange w:id="7409" w:author="JUAN ESTEBAN CONTRERAS DIAZ" w:date="2023-03-24T12:12:00Z">
              <w:rPr>
                <w:rFonts w:cs="Times New Roman"/>
                <w:szCs w:val="24"/>
              </w:rPr>
            </w:rPrChange>
          </w:rPr>
          <w:t>septiembre) presenta</w:t>
        </w:r>
      </w:ins>
      <w:ins w:id="7410" w:author="Camilo Andrés Díaz Gómez" w:date="2023-03-12T18:36:00Z">
        <w:r w:rsidRPr="00EC2EEF">
          <w:rPr>
            <w:rFonts w:cs="Times New Roman"/>
            <w:color w:val="00B050"/>
            <w:szCs w:val="24"/>
            <w:rPrChange w:id="7411" w:author="JUAN ESTEBAN CONTRERAS DIAZ" w:date="2023-03-24T12:12:00Z">
              <w:rPr>
                <w:rFonts w:cs="Times New Roman"/>
                <w:szCs w:val="24"/>
              </w:rPr>
            </w:rPrChange>
          </w:rPr>
          <w:t xml:space="preserve"> los resultados de diferentes técnicas de modelado aplicadas a la </w:t>
        </w:r>
      </w:ins>
      <w:ins w:id="7412" w:author="Camilo Andrés Díaz Gómez" w:date="2023-03-22T13:25:00Z">
        <w:r w:rsidR="00F504C8" w:rsidRPr="00EC2EEF">
          <w:rPr>
            <w:rFonts w:cs="Times New Roman"/>
            <w:color w:val="00B050"/>
            <w:szCs w:val="24"/>
            <w:rPrChange w:id="7413" w:author="JUAN ESTEBAN CONTRERAS DIAZ" w:date="2023-03-24T12:12:00Z">
              <w:rPr>
                <w:rFonts w:cs="Times New Roman"/>
                <w:szCs w:val="24"/>
              </w:rPr>
            </w:rPrChange>
          </w:rPr>
          <w:t>generación de temperaturas</w:t>
        </w:r>
      </w:ins>
      <w:ins w:id="7414" w:author="Camilo Andrés Díaz Gómez" w:date="2023-03-12T18:36:00Z">
        <w:r w:rsidRPr="00EC2EEF">
          <w:rPr>
            <w:rFonts w:cs="Times New Roman"/>
            <w:color w:val="00B050"/>
            <w:szCs w:val="24"/>
            <w:rPrChange w:id="7415" w:author="JUAN ESTEBAN CONTRERAS DIAZ" w:date="2023-03-24T12:12:00Z">
              <w:rPr>
                <w:rFonts w:cs="Times New Roman"/>
                <w:szCs w:val="24"/>
              </w:rPr>
            </w:rPrChange>
          </w:rPr>
          <w:t xml:space="preserve"> en un período de 30 días. Las técnicas de modelado incluyen Regresión, </w:t>
        </w:r>
      </w:ins>
      <w:ins w:id="7416" w:author="Camilo Andrés Díaz Gómez" w:date="2023-03-22T18:22:00Z">
        <w:r w:rsidR="004660EF" w:rsidRPr="00EC2EEF">
          <w:rPr>
            <w:rFonts w:cs="Times New Roman"/>
            <w:color w:val="00B050"/>
            <w:szCs w:val="24"/>
            <w:rPrChange w:id="7417" w:author="JUAN ESTEBAN CONTRERAS DIAZ" w:date="2023-03-24T12:12:00Z">
              <w:rPr>
                <w:rFonts w:cs="Times New Roman"/>
                <w:szCs w:val="24"/>
              </w:rPr>
            </w:rPrChange>
          </w:rPr>
          <w:t>Regresión</w:t>
        </w:r>
      </w:ins>
      <w:ins w:id="7418" w:author="Camilo Andrés Díaz Gómez" w:date="2023-03-22T16:16:00Z">
        <w:r w:rsidR="00FE36FA" w:rsidRPr="00EC2EEF">
          <w:rPr>
            <w:rFonts w:cs="Times New Roman"/>
            <w:color w:val="00B050"/>
            <w:szCs w:val="24"/>
            <w:rPrChange w:id="7419" w:author="JUAN ESTEBAN CONTRERAS DIAZ" w:date="2023-03-24T12:12:00Z">
              <w:rPr>
                <w:rFonts w:cs="Times New Roman"/>
                <w:szCs w:val="24"/>
              </w:rPr>
            </w:rPrChange>
          </w:rPr>
          <w:t xml:space="preserve"> Polinomial, </w:t>
        </w:r>
      </w:ins>
      <w:ins w:id="7420" w:author="Camilo Andrés Díaz Gómez" w:date="2023-03-12T18:36:00Z">
        <w:r w:rsidRPr="00EC2EEF">
          <w:rPr>
            <w:rFonts w:cs="Times New Roman"/>
            <w:color w:val="00B050"/>
            <w:szCs w:val="24"/>
            <w:rPrChange w:id="7421" w:author="JUAN ESTEBAN CONTRERAS DIAZ" w:date="2023-03-24T12:12:00Z">
              <w:rPr>
                <w:rFonts w:cs="Times New Roman"/>
                <w:szCs w:val="24"/>
              </w:rPr>
            </w:rPrChange>
          </w:rPr>
          <w:t>K-</w:t>
        </w:r>
        <w:proofErr w:type="spellStart"/>
        <w:r w:rsidRPr="00EC2EEF">
          <w:rPr>
            <w:rFonts w:cs="Times New Roman"/>
            <w:color w:val="00B050"/>
            <w:szCs w:val="24"/>
            <w:rPrChange w:id="7422" w:author="JUAN ESTEBAN CONTRERAS DIAZ" w:date="2023-03-24T12:12:00Z">
              <w:rPr>
                <w:rFonts w:cs="Times New Roman"/>
                <w:szCs w:val="24"/>
              </w:rPr>
            </w:rPrChange>
          </w:rPr>
          <w:t>Nearest</w:t>
        </w:r>
        <w:proofErr w:type="spellEnd"/>
        <w:r w:rsidRPr="00EC2EEF">
          <w:rPr>
            <w:rFonts w:cs="Times New Roman"/>
            <w:color w:val="00B050"/>
            <w:szCs w:val="24"/>
            <w:rPrChange w:id="7423" w:author="JUAN ESTEBAN CONTRERAS DIAZ" w:date="2023-03-24T12:12:00Z">
              <w:rPr>
                <w:rFonts w:cs="Times New Roman"/>
                <w:szCs w:val="24"/>
              </w:rPr>
            </w:rPrChange>
          </w:rPr>
          <w:t xml:space="preserve"> </w:t>
        </w:r>
        <w:proofErr w:type="spellStart"/>
        <w:r w:rsidRPr="00EC2EEF">
          <w:rPr>
            <w:rFonts w:cs="Times New Roman"/>
            <w:color w:val="00B050"/>
            <w:szCs w:val="24"/>
            <w:rPrChange w:id="7424" w:author="JUAN ESTEBAN CONTRERAS DIAZ" w:date="2023-03-24T12:12:00Z">
              <w:rPr>
                <w:rFonts w:cs="Times New Roman"/>
                <w:szCs w:val="24"/>
              </w:rPr>
            </w:rPrChange>
          </w:rPr>
          <w:t>Neighbors</w:t>
        </w:r>
        <w:proofErr w:type="spellEnd"/>
        <w:r w:rsidRPr="00EC2EEF">
          <w:rPr>
            <w:rFonts w:cs="Times New Roman"/>
            <w:color w:val="00B050"/>
            <w:szCs w:val="24"/>
            <w:rPrChange w:id="7425" w:author="JUAN ESTEBAN CONTRERAS DIAZ" w:date="2023-03-24T12:12:00Z">
              <w:rPr>
                <w:rFonts w:cs="Times New Roman"/>
                <w:szCs w:val="24"/>
              </w:rPr>
            </w:rPrChange>
          </w:rPr>
          <w:t xml:space="preserve"> (KNN)</w:t>
        </w:r>
      </w:ins>
      <w:ins w:id="7426" w:author="Camilo Andrés Díaz Gómez" w:date="2023-03-22T13:24:00Z">
        <w:r w:rsidR="00F504C8" w:rsidRPr="00EC2EEF">
          <w:rPr>
            <w:rFonts w:cs="Times New Roman"/>
            <w:color w:val="00B050"/>
            <w:szCs w:val="24"/>
            <w:rPrChange w:id="7427" w:author="JUAN ESTEBAN CONTRERAS DIAZ" w:date="2023-03-24T12:12:00Z">
              <w:rPr>
                <w:rFonts w:cs="Times New Roman"/>
                <w:szCs w:val="24"/>
              </w:rPr>
            </w:rPrChange>
          </w:rPr>
          <w:t>,</w:t>
        </w:r>
      </w:ins>
      <w:ins w:id="7428" w:author="Camilo Andrés Díaz Gómez" w:date="2023-03-22T16:16:00Z">
        <w:r w:rsidR="00FE36FA" w:rsidRPr="00EC2EEF">
          <w:rPr>
            <w:rFonts w:cs="Times New Roman"/>
            <w:color w:val="00B050"/>
            <w:szCs w:val="24"/>
            <w:rPrChange w:id="7429" w:author="JUAN ESTEBAN CONTRERAS DIAZ" w:date="2023-03-24T12:12:00Z">
              <w:rPr>
                <w:rFonts w:cs="Times New Roman"/>
                <w:szCs w:val="24"/>
              </w:rPr>
            </w:rPrChange>
          </w:rPr>
          <w:t xml:space="preserve"> Arboles de </w:t>
        </w:r>
      </w:ins>
      <w:ins w:id="7430" w:author="Camilo Andrés Díaz Gómez" w:date="2023-03-22T17:40:00Z">
        <w:r w:rsidR="00B372B4" w:rsidRPr="00EC2EEF">
          <w:rPr>
            <w:rFonts w:cs="Times New Roman"/>
            <w:color w:val="00B050"/>
            <w:szCs w:val="24"/>
            <w:rPrChange w:id="7431" w:author="JUAN ESTEBAN CONTRERAS DIAZ" w:date="2023-03-24T12:12:00Z">
              <w:rPr>
                <w:rFonts w:cs="Times New Roman"/>
                <w:szCs w:val="24"/>
              </w:rPr>
            </w:rPrChange>
          </w:rPr>
          <w:t>decisiones</w:t>
        </w:r>
      </w:ins>
      <w:ins w:id="7432" w:author="Camilo Andrés Díaz Gómez" w:date="2023-03-22T16:16:00Z">
        <w:r w:rsidR="00FE36FA" w:rsidRPr="00EC2EEF">
          <w:rPr>
            <w:rFonts w:cs="Times New Roman"/>
            <w:color w:val="00B050"/>
            <w:szCs w:val="24"/>
            <w:rPrChange w:id="7433" w:author="JUAN ESTEBAN CONTRERAS DIAZ" w:date="2023-03-24T12:12:00Z">
              <w:rPr>
                <w:rFonts w:cs="Times New Roman"/>
                <w:szCs w:val="24"/>
              </w:rPr>
            </w:rPrChange>
          </w:rPr>
          <w:t xml:space="preserve">, </w:t>
        </w:r>
      </w:ins>
      <w:ins w:id="7434" w:author="Camilo Andrés Díaz Gómez" w:date="2023-03-22T16:23:00Z">
        <w:r w:rsidR="00E30F2C" w:rsidRPr="00EC2EEF">
          <w:rPr>
            <w:rFonts w:cs="Times New Roman"/>
            <w:color w:val="00B050"/>
            <w:szCs w:val="24"/>
            <w:rPrChange w:id="7435" w:author="JUAN ESTEBAN CONTRERAS DIAZ" w:date="2023-03-24T12:12:00Z">
              <w:rPr>
                <w:rFonts w:cs="Times New Roman"/>
                <w:szCs w:val="24"/>
              </w:rPr>
            </w:rPrChange>
          </w:rPr>
          <w:t xml:space="preserve">Bosque Aleatorio </w:t>
        </w:r>
      </w:ins>
      <w:ins w:id="7436" w:author="Camilo Andrés Díaz Gómez" w:date="2023-03-22T16:16:00Z">
        <w:r w:rsidR="00FE36FA" w:rsidRPr="00EC2EEF">
          <w:rPr>
            <w:rFonts w:cs="Times New Roman"/>
            <w:color w:val="00B050"/>
            <w:szCs w:val="24"/>
            <w:rPrChange w:id="7437" w:author="JUAN ESTEBAN CONTRERAS DIAZ" w:date="2023-03-24T12:12:00Z">
              <w:rPr>
                <w:rFonts w:cs="Times New Roman"/>
                <w:szCs w:val="24"/>
              </w:rPr>
            </w:rPrChange>
          </w:rPr>
          <w:t>y la</w:t>
        </w:r>
      </w:ins>
      <w:ins w:id="7438" w:author="Camilo Andrés Díaz Gómez" w:date="2023-03-12T18:36:00Z">
        <w:r w:rsidRPr="00EC2EEF">
          <w:rPr>
            <w:rFonts w:cs="Times New Roman"/>
            <w:color w:val="00B050"/>
            <w:szCs w:val="24"/>
            <w:rPrChange w:id="7439" w:author="JUAN ESTEBAN CONTRERAS DIAZ" w:date="2023-03-24T12:12:00Z">
              <w:rPr>
                <w:rFonts w:cs="Times New Roman"/>
                <w:szCs w:val="24"/>
              </w:rPr>
            </w:rPrChange>
          </w:rPr>
          <w:t xml:space="preserve"> Red Neuronal.</w:t>
        </w:r>
      </w:ins>
    </w:p>
    <w:p w14:paraId="5DDF2CBD" w14:textId="77777777" w:rsidR="004D6CBA" w:rsidRPr="00EC2EEF" w:rsidRDefault="004D6CBA" w:rsidP="00EE67FE">
      <w:pPr>
        <w:ind w:firstLine="708"/>
        <w:rPr>
          <w:ins w:id="7440" w:author="Camilo Andrés Díaz Gómez" w:date="2023-03-12T18:36:00Z"/>
          <w:rFonts w:cs="Times New Roman"/>
          <w:color w:val="00B050"/>
          <w:szCs w:val="24"/>
          <w:rPrChange w:id="7441" w:author="JUAN ESTEBAN CONTRERAS DIAZ" w:date="2023-03-24T12:12:00Z">
            <w:rPr>
              <w:ins w:id="7442" w:author="Camilo Andrés Díaz Gómez" w:date="2023-03-12T18:36:00Z"/>
              <w:rFonts w:cs="Times New Roman"/>
              <w:szCs w:val="24"/>
            </w:rPr>
          </w:rPrChange>
        </w:rPr>
      </w:pPr>
    </w:p>
    <w:p w14:paraId="55C42739" w14:textId="2C30913D" w:rsidR="004D6CBA" w:rsidRPr="00EC2EEF" w:rsidRDefault="004D6CBA" w:rsidP="00EE67FE">
      <w:pPr>
        <w:ind w:firstLine="708"/>
        <w:rPr>
          <w:ins w:id="7443" w:author="Camilo Andrés Díaz Gómez" w:date="2023-03-12T18:36:00Z"/>
          <w:rFonts w:cs="Times New Roman"/>
          <w:color w:val="00B050"/>
          <w:szCs w:val="24"/>
          <w:rPrChange w:id="7444" w:author="JUAN ESTEBAN CONTRERAS DIAZ" w:date="2023-03-24T12:12:00Z">
            <w:rPr>
              <w:ins w:id="7445" w:author="Camilo Andrés Díaz Gómez" w:date="2023-03-12T18:36:00Z"/>
              <w:rFonts w:cs="Times New Roman"/>
              <w:szCs w:val="24"/>
            </w:rPr>
          </w:rPrChange>
        </w:rPr>
      </w:pPr>
      <w:ins w:id="7446" w:author="Camilo Andrés Díaz Gómez" w:date="2023-03-12T18:36:00Z">
        <w:r w:rsidRPr="00EC2EEF">
          <w:rPr>
            <w:rFonts w:cs="Times New Roman"/>
            <w:color w:val="00B050"/>
            <w:szCs w:val="24"/>
            <w:rPrChange w:id="7447" w:author="JUAN ESTEBAN CONTRERAS DIAZ" w:date="2023-03-24T12:12:00Z">
              <w:rPr>
                <w:rFonts w:cs="Times New Roman"/>
                <w:szCs w:val="24"/>
              </w:rPr>
            </w:rPrChange>
          </w:rPr>
          <w:t>Cada fila representa un día en particular y las columnas corresponden a las diferentes técnicas de modelado y la temperatura real registrada para ese día. Los valores en las celdas de cada columna son l</w:t>
        </w:r>
      </w:ins>
      <w:ins w:id="7448" w:author="Camilo Andrés Díaz Gómez" w:date="2023-03-22T13:25:00Z">
        <w:r w:rsidR="00F504C8" w:rsidRPr="00EC2EEF">
          <w:rPr>
            <w:rFonts w:cs="Times New Roman"/>
            <w:color w:val="00B050"/>
            <w:szCs w:val="24"/>
            <w:rPrChange w:id="7449" w:author="JUAN ESTEBAN CONTRERAS DIAZ" w:date="2023-03-24T12:12:00Z">
              <w:rPr>
                <w:rFonts w:cs="Times New Roman"/>
                <w:szCs w:val="24"/>
              </w:rPr>
            </w:rPrChange>
          </w:rPr>
          <w:t xml:space="preserve">os datos </w:t>
        </w:r>
      </w:ins>
      <w:ins w:id="7450" w:author="Camilo Andrés Díaz Gómez" w:date="2023-03-12T18:36:00Z">
        <w:r w:rsidRPr="00EC2EEF">
          <w:rPr>
            <w:rFonts w:cs="Times New Roman"/>
            <w:color w:val="00B050"/>
            <w:szCs w:val="24"/>
            <w:rPrChange w:id="7451" w:author="JUAN ESTEBAN CONTRERAS DIAZ" w:date="2023-03-24T12:12:00Z">
              <w:rPr>
                <w:rFonts w:cs="Times New Roman"/>
                <w:szCs w:val="24"/>
              </w:rPr>
            </w:rPrChange>
          </w:rPr>
          <w:t>realizad</w:t>
        </w:r>
      </w:ins>
      <w:ins w:id="7452" w:author="Camilo Andrés Díaz Gómez" w:date="2023-03-22T13:25:00Z">
        <w:r w:rsidR="00F504C8" w:rsidRPr="00EC2EEF">
          <w:rPr>
            <w:rFonts w:cs="Times New Roman"/>
            <w:color w:val="00B050"/>
            <w:szCs w:val="24"/>
            <w:rPrChange w:id="7453" w:author="JUAN ESTEBAN CONTRERAS DIAZ" w:date="2023-03-24T12:12:00Z">
              <w:rPr>
                <w:rFonts w:cs="Times New Roman"/>
                <w:szCs w:val="24"/>
              </w:rPr>
            </w:rPrChange>
          </w:rPr>
          <w:t>o</w:t>
        </w:r>
      </w:ins>
      <w:ins w:id="7454" w:author="Camilo Andrés Díaz Gómez" w:date="2023-03-12T18:36:00Z">
        <w:r w:rsidRPr="00EC2EEF">
          <w:rPr>
            <w:rFonts w:cs="Times New Roman"/>
            <w:color w:val="00B050"/>
            <w:szCs w:val="24"/>
            <w:rPrChange w:id="7455" w:author="JUAN ESTEBAN CONTRERAS DIAZ" w:date="2023-03-24T12:12:00Z">
              <w:rPr>
                <w:rFonts w:cs="Times New Roman"/>
                <w:szCs w:val="24"/>
              </w:rPr>
            </w:rPrChange>
          </w:rPr>
          <w:t>s por la técnica correspondiente para la temperatura real en ese día.</w:t>
        </w:r>
      </w:ins>
    </w:p>
    <w:p w14:paraId="6121AA5E" w14:textId="77777777" w:rsidR="004D6CBA" w:rsidRPr="00EC2EEF" w:rsidRDefault="004D6CBA" w:rsidP="00EE67FE">
      <w:pPr>
        <w:ind w:firstLine="708"/>
        <w:rPr>
          <w:ins w:id="7456" w:author="Camilo Andrés Díaz Gómez" w:date="2023-03-12T18:36:00Z"/>
          <w:rFonts w:cs="Times New Roman"/>
          <w:color w:val="00B050"/>
          <w:szCs w:val="24"/>
          <w:rPrChange w:id="7457" w:author="JUAN ESTEBAN CONTRERAS DIAZ" w:date="2023-03-24T12:12:00Z">
            <w:rPr>
              <w:ins w:id="7458" w:author="Camilo Andrés Díaz Gómez" w:date="2023-03-12T18:36:00Z"/>
              <w:rFonts w:cs="Times New Roman"/>
              <w:szCs w:val="24"/>
            </w:rPr>
          </w:rPrChange>
        </w:rPr>
      </w:pPr>
    </w:p>
    <w:p w14:paraId="2E431366" w14:textId="0118BA19" w:rsidR="00635654" w:rsidRPr="00EC2EEF" w:rsidRDefault="004D6CBA" w:rsidP="00EE67FE">
      <w:pPr>
        <w:ind w:firstLine="708"/>
        <w:rPr>
          <w:ins w:id="7459" w:author="Camilo Andrés Díaz Gómez" w:date="2023-03-12T18:36:00Z"/>
          <w:rFonts w:cs="Times New Roman"/>
          <w:color w:val="00B050"/>
          <w:szCs w:val="24"/>
          <w:rPrChange w:id="7460" w:author="JUAN ESTEBAN CONTRERAS DIAZ" w:date="2023-03-24T12:12:00Z">
            <w:rPr>
              <w:ins w:id="7461" w:author="Camilo Andrés Díaz Gómez" w:date="2023-03-12T18:36:00Z"/>
              <w:rFonts w:cs="Times New Roman"/>
              <w:szCs w:val="24"/>
            </w:rPr>
          </w:rPrChange>
        </w:rPr>
      </w:pPr>
      <w:ins w:id="7462" w:author="Camilo Andrés Díaz Gómez" w:date="2023-03-12T18:36:00Z">
        <w:r w:rsidRPr="00EC2EEF">
          <w:rPr>
            <w:rFonts w:cs="Times New Roman"/>
            <w:color w:val="00B050"/>
            <w:szCs w:val="24"/>
            <w:rPrChange w:id="7463" w:author="JUAN ESTEBAN CONTRERAS DIAZ" w:date="2023-03-24T12:12:00Z">
              <w:rPr>
                <w:rFonts w:cs="Times New Roman"/>
                <w:szCs w:val="24"/>
              </w:rPr>
            </w:rPrChange>
          </w:rPr>
          <w:t xml:space="preserve">En general, se puede observar que la regresión y la red neuronal logran </w:t>
        </w:r>
      </w:ins>
      <w:ins w:id="7464" w:author="Camilo Andrés Díaz Gómez" w:date="2023-03-22T13:25:00Z">
        <w:r w:rsidR="00F504C8" w:rsidRPr="00EC2EEF">
          <w:rPr>
            <w:rFonts w:cs="Times New Roman"/>
            <w:color w:val="00B050"/>
            <w:szCs w:val="24"/>
            <w:rPrChange w:id="7465" w:author="JUAN ESTEBAN CONTRERAS DIAZ" w:date="2023-03-24T12:12:00Z">
              <w:rPr>
                <w:rFonts w:cs="Times New Roman"/>
                <w:szCs w:val="24"/>
              </w:rPr>
            </w:rPrChange>
          </w:rPr>
          <w:t xml:space="preserve">generar temperaturas </w:t>
        </w:r>
      </w:ins>
      <w:ins w:id="7466" w:author="Camilo Andrés Díaz Gómez" w:date="2023-03-22T13:26:00Z">
        <w:r w:rsidR="00F504C8" w:rsidRPr="00EC2EEF">
          <w:rPr>
            <w:rFonts w:cs="Times New Roman"/>
            <w:color w:val="00B050"/>
            <w:szCs w:val="24"/>
            <w:rPrChange w:id="7467" w:author="JUAN ESTEBAN CONTRERAS DIAZ" w:date="2023-03-24T12:12:00Z">
              <w:rPr>
                <w:rFonts w:cs="Times New Roman"/>
                <w:szCs w:val="24"/>
              </w:rPr>
            </w:rPrChange>
          </w:rPr>
          <w:t>con mayor similitud y precisión a la real temperatura real.</w:t>
        </w:r>
      </w:ins>
      <w:ins w:id="7468" w:author="Camilo Andrés Díaz Gómez" w:date="2023-03-12T18:36:00Z">
        <w:r w:rsidRPr="00EC2EEF">
          <w:rPr>
            <w:rFonts w:cs="Times New Roman"/>
            <w:color w:val="00B050"/>
            <w:szCs w:val="24"/>
            <w:rPrChange w:id="7469" w:author="JUAN ESTEBAN CONTRERAS DIAZ" w:date="2023-03-24T12:12:00Z">
              <w:rPr>
                <w:rFonts w:cs="Times New Roman"/>
                <w:szCs w:val="24"/>
              </w:rPr>
            </w:rPrChange>
          </w:rPr>
          <w:t xml:space="preserve"> </w:t>
        </w:r>
      </w:ins>
    </w:p>
    <w:p w14:paraId="773B1E35" w14:textId="77777777" w:rsidR="004D6CBA" w:rsidRPr="00BD3055" w:rsidRDefault="004D6CBA" w:rsidP="00EE67FE">
      <w:pPr>
        <w:ind w:firstLine="708"/>
        <w:rPr>
          <w:rFonts w:cs="Times New Roman"/>
          <w:szCs w:val="24"/>
        </w:rPr>
      </w:pPr>
    </w:p>
    <w:p w14:paraId="780BD1C4" w14:textId="00B750AA" w:rsidR="00635654" w:rsidRPr="00BD3055" w:rsidRDefault="00635654" w:rsidP="00EE67FE">
      <w:pPr>
        <w:ind w:firstLine="708"/>
        <w:rPr>
          <w:rFonts w:cs="Times New Roman"/>
          <w:szCs w:val="24"/>
        </w:rPr>
      </w:pPr>
      <w:r w:rsidRPr="00BD3055">
        <w:rPr>
          <w:rFonts w:cs="Times New Roman"/>
          <w:szCs w:val="24"/>
        </w:rPr>
        <w:t xml:space="preserve">De igual manera, se </w:t>
      </w:r>
      <w:r w:rsidR="00425604" w:rsidRPr="00BD3055">
        <w:rPr>
          <w:rFonts w:cs="Times New Roman"/>
          <w:szCs w:val="24"/>
        </w:rPr>
        <w:t>representó</w:t>
      </w:r>
      <w:r w:rsidRPr="00BD3055">
        <w:rPr>
          <w:rFonts w:cs="Times New Roman"/>
          <w:szCs w:val="24"/>
        </w:rPr>
        <w:t xml:space="preserve"> la anterior tabla en una </w:t>
      </w:r>
      <w:r w:rsidR="00425604" w:rsidRPr="00BD3055">
        <w:rPr>
          <w:rFonts w:cs="Times New Roman"/>
          <w:szCs w:val="24"/>
        </w:rPr>
        <w:t>gráfica</w:t>
      </w:r>
      <w:r w:rsidRPr="00BD3055">
        <w:rPr>
          <w:rFonts w:cs="Times New Roman"/>
          <w:szCs w:val="24"/>
        </w:rPr>
        <w:t xml:space="preserve"> </w:t>
      </w:r>
      <w:ins w:id="7470" w:author="JUAN ESTEBAN CONTRERAS DIAZ" w:date="2023-03-24T12:12:00Z">
        <w:r w:rsidR="00EC2EEF">
          <w:rPr>
            <w:rFonts w:cs="Times New Roman"/>
            <w:szCs w:val="24"/>
          </w:rPr>
          <w:t>(Ver Figura 6)</w:t>
        </w:r>
      </w:ins>
      <w:ins w:id="7471" w:author="JUAN ESTEBAN CONTRERAS DIAZ" w:date="2023-03-24T12:13:00Z">
        <w:r w:rsidR="00EC2EEF">
          <w:rPr>
            <w:rFonts w:cs="Times New Roman"/>
            <w:szCs w:val="24"/>
          </w:rPr>
          <w:t xml:space="preserve"> </w:t>
        </w:r>
      </w:ins>
      <w:r w:rsidRPr="00BD3055">
        <w:rPr>
          <w:rFonts w:cs="Times New Roman"/>
          <w:szCs w:val="24"/>
        </w:rPr>
        <w:t xml:space="preserve">en donde </w:t>
      </w:r>
      <w:del w:id="7472" w:author="JUAN ESTEBAN CONTRERAS DIAZ" w:date="2023-03-24T12:13:00Z">
        <w:r w:rsidRPr="00BD3055" w:rsidDel="00EC2EEF">
          <w:rPr>
            <w:rFonts w:cs="Times New Roman"/>
            <w:szCs w:val="24"/>
          </w:rPr>
          <w:delText xml:space="preserve">representa </w:delText>
        </w:r>
      </w:del>
      <w:ins w:id="7473" w:author="JUAN ESTEBAN CONTRERAS DIAZ" w:date="2023-03-24T12:13:00Z">
        <w:r w:rsidR="00EC2EEF">
          <w:rPr>
            <w:rFonts w:cs="Times New Roman"/>
            <w:szCs w:val="24"/>
          </w:rPr>
          <w:t>demuestran</w:t>
        </w:r>
        <w:r w:rsidR="00EC2EEF" w:rsidRPr="00BD3055">
          <w:rPr>
            <w:rFonts w:cs="Times New Roman"/>
            <w:szCs w:val="24"/>
          </w:rPr>
          <w:t xml:space="preserve"> </w:t>
        </w:r>
      </w:ins>
      <w:r w:rsidRPr="00BD3055">
        <w:rPr>
          <w:rFonts w:cs="Times New Roman"/>
          <w:szCs w:val="24"/>
        </w:rPr>
        <w:t>mejor las temperaturas obtenidas.</w:t>
      </w:r>
    </w:p>
    <w:p w14:paraId="09AF4F31" w14:textId="5158B318" w:rsidR="00925111" w:rsidRPr="00BD3055" w:rsidDel="00F504C8" w:rsidRDefault="00925111" w:rsidP="00EE67FE">
      <w:pPr>
        <w:rPr>
          <w:ins w:id="7474" w:author="Steff Guzmán" w:date="2023-03-13T19:07:00Z"/>
          <w:del w:id="7475" w:author="Camilo Andrés Díaz Gómez" w:date="2023-03-22T13:26:00Z"/>
          <w:rFonts w:cs="Times New Roman"/>
          <w:szCs w:val="24"/>
        </w:rPr>
      </w:pPr>
    </w:p>
    <w:p w14:paraId="52DB8984" w14:textId="451B0D35" w:rsidR="00DB0B24" w:rsidRPr="00BD3055" w:rsidDel="00F504C8" w:rsidRDefault="00DB0B24" w:rsidP="00EE67FE">
      <w:pPr>
        <w:rPr>
          <w:ins w:id="7476" w:author="Steff Guzmán" w:date="2023-03-13T19:07:00Z"/>
          <w:del w:id="7477" w:author="Camilo Andrés Díaz Gómez" w:date="2023-03-22T13:26:00Z"/>
          <w:rFonts w:cs="Times New Roman"/>
          <w:szCs w:val="24"/>
        </w:rPr>
      </w:pPr>
    </w:p>
    <w:p w14:paraId="39D68837" w14:textId="1FBDEA51" w:rsidR="00DB0B24" w:rsidRPr="00BD3055" w:rsidRDefault="00DB0B24" w:rsidP="00EE67FE">
      <w:pPr>
        <w:rPr>
          <w:ins w:id="7478" w:author="Steff Guzmán" w:date="2023-03-13T19:07:00Z"/>
          <w:rFonts w:cs="Times New Roman"/>
          <w:szCs w:val="24"/>
        </w:rPr>
      </w:pPr>
    </w:p>
    <w:p w14:paraId="5C736546" w14:textId="77777777" w:rsidR="00DB0B24" w:rsidRPr="00BD3055" w:rsidRDefault="00DB0B24" w:rsidP="00EE67FE">
      <w:pPr>
        <w:rPr>
          <w:ins w:id="7479" w:author="Steff Guzmán" w:date="2023-03-13T18:47:00Z"/>
          <w:rFonts w:cs="Times New Roman"/>
          <w:szCs w:val="24"/>
        </w:rPr>
      </w:pPr>
    </w:p>
    <w:p w14:paraId="27EE31AB" w14:textId="7F14442D" w:rsidR="000438AB" w:rsidRPr="00BD3055" w:rsidRDefault="00C87243" w:rsidP="00EE67FE">
      <w:pPr>
        <w:rPr>
          <w:ins w:id="7480" w:author="Camilo Andrés Díaz Gómez" w:date="2023-03-14T21:27:00Z"/>
          <w:rFonts w:cs="Times New Roman"/>
          <w:i/>
          <w:iCs/>
          <w:szCs w:val="24"/>
        </w:rPr>
      </w:pPr>
      <w:bookmarkStart w:id="7481" w:name="_Toc129721776"/>
      <w:ins w:id="7482" w:author="Steff Guzmán" w:date="2023-03-13T18:48:00Z">
        <w:r w:rsidRPr="000438AB">
          <w:rPr>
            <w:rFonts w:cs="Times New Roman"/>
            <w:b/>
            <w:bCs/>
            <w:rPrChange w:id="7483" w:author="Camilo Andrés Díaz Gómez" w:date="2023-03-14T21:27:00Z">
              <w:rPr>
                <w:rFonts w:cs="Times New Roman"/>
              </w:rPr>
            </w:rPrChange>
          </w:rPr>
          <w:t xml:space="preserve">Figura </w:t>
        </w:r>
        <w:r w:rsidRPr="000438AB">
          <w:rPr>
            <w:rFonts w:cs="Times New Roman"/>
            <w:b/>
            <w:bCs/>
            <w:rPrChange w:id="7484" w:author="Camilo Andrés Díaz Gómez" w:date="2023-03-14T21:27:00Z">
              <w:rPr>
                <w:rFonts w:cs="Times New Roman"/>
              </w:rPr>
            </w:rPrChange>
          </w:rPr>
          <w:fldChar w:fldCharType="begin"/>
        </w:r>
        <w:r w:rsidRPr="000438AB">
          <w:rPr>
            <w:rFonts w:cs="Times New Roman"/>
            <w:b/>
            <w:bCs/>
            <w:rPrChange w:id="7485" w:author="Camilo Andrés Díaz Gómez" w:date="2023-03-14T21:27:00Z">
              <w:rPr>
                <w:rFonts w:cs="Times New Roman"/>
              </w:rPr>
            </w:rPrChange>
          </w:rPr>
          <w:instrText xml:space="preserve"> SEQ Figura \* ARABIC </w:instrText>
        </w:r>
      </w:ins>
      <w:r w:rsidRPr="000438AB">
        <w:rPr>
          <w:rFonts w:cs="Times New Roman"/>
          <w:b/>
          <w:bCs/>
          <w:rPrChange w:id="7486" w:author="Camilo Andrés Díaz Gómez" w:date="2023-03-14T21:27:00Z">
            <w:rPr>
              <w:rFonts w:cs="Times New Roman"/>
            </w:rPr>
          </w:rPrChange>
        </w:rPr>
        <w:fldChar w:fldCharType="separate"/>
      </w:r>
      <w:ins w:id="7487" w:author="Steff Guzmán" w:date="2023-03-13T18:48:00Z">
        <w:r w:rsidRPr="000438AB">
          <w:rPr>
            <w:rFonts w:cs="Times New Roman"/>
            <w:b/>
            <w:bCs/>
            <w:noProof/>
            <w:rPrChange w:id="7488" w:author="Camilo Andrés Díaz Gómez" w:date="2023-03-14T21:27:00Z">
              <w:rPr>
                <w:rFonts w:cs="Times New Roman"/>
                <w:noProof/>
              </w:rPr>
            </w:rPrChange>
          </w:rPr>
          <w:t>6</w:t>
        </w:r>
        <w:r w:rsidRPr="000438AB">
          <w:rPr>
            <w:rFonts w:cs="Times New Roman"/>
            <w:b/>
            <w:bCs/>
            <w:rPrChange w:id="7489" w:author="Camilo Andrés Díaz Gómez" w:date="2023-03-14T21:27:00Z">
              <w:rPr>
                <w:rFonts w:cs="Times New Roman"/>
              </w:rPr>
            </w:rPrChange>
          </w:rPr>
          <w:fldChar w:fldCharType="end"/>
        </w:r>
      </w:ins>
      <w:ins w:id="7490" w:author="Camilo Andrés Díaz Gómez" w:date="2023-03-14T21:27:00Z">
        <w:r w:rsidR="000438AB">
          <w:rPr>
            <w:rFonts w:cs="Times New Roman"/>
          </w:rPr>
          <w:t xml:space="preserve"> </w:t>
        </w:r>
      </w:ins>
      <w:ins w:id="7491" w:author="Camilo Andrés Díaz Gómez" w:date="2023-03-22T16:19:00Z">
        <w:r w:rsidR="00FE36FA">
          <w:rPr>
            <w:rFonts w:cs="Times New Roman"/>
            <w:i/>
            <w:iCs/>
            <w:szCs w:val="24"/>
          </w:rPr>
          <w:t>Representación grafica de las t</w:t>
        </w:r>
      </w:ins>
      <w:ins w:id="7492" w:author="Camilo Andrés Díaz Gómez" w:date="2023-03-14T21:27:00Z">
        <w:r w:rsidR="000438AB" w:rsidRPr="00BD3055">
          <w:rPr>
            <w:rFonts w:cs="Times New Roman"/>
            <w:i/>
            <w:iCs/>
            <w:szCs w:val="24"/>
          </w:rPr>
          <w:t>emperaturas obtenidas por modelo</w:t>
        </w:r>
        <w:bookmarkEnd w:id="7481"/>
      </w:ins>
    </w:p>
    <w:p w14:paraId="365921E7" w14:textId="77F431C1" w:rsidR="00C87243" w:rsidRPr="00BD3055" w:rsidRDefault="00C87243">
      <w:pPr>
        <w:pStyle w:val="Descripcin"/>
        <w:spacing w:line="360" w:lineRule="auto"/>
        <w:rPr>
          <w:rFonts w:cs="Times New Roman"/>
          <w:szCs w:val="24"/>
        </w:rPr>
        <w:pPrChange w:id="7493" w:author="Camilo Andrés Díaz Gómez" w:date="2023-03-17T00:48:00Z">
          <w:pPr/>
        </w:pPrChange>
      </w:pPr>
    </w:p>
    <w:p w14:paraId="4EB36D24" w14:textId="67733E17" w:rsidR="00635654" w:rsidRPr="00BD3055" w:rsidDel="00C87243" w:rsidRDefault="00925111">
      <w:pPr>
        <w:rPr>
          <w:del w:id="7494" w:author="Steff Guzmán" w:date="2023-03-13T18:47:00Z"/>
          <w:rFonts w:cs="Times New Roman"/>
          <w:b/>
          <w:bCs/>
          <w:szCs w:val="24"/>
        </w:rPr>
      </w:pPr>
      <w:del w:id="7495" w:author="Steff Guzmán" w:date="2023-03-13T18:47:00Z">
        <w:r w:rsidRPr="00BD3055" w:rsidDel="00C87243">
          <w:rPr>
            <w:rFonts w:cs="Times New Roman"/>
            <w:b/>
            <w:bCs/>
            <w:szCs w:val="24"/>
          </w:rPr>
          <w:delText>Figura 6.</w:delText>
        </w:r>
      </w:del>
    </w:p>
    <w:p w14:paraId="11DB9F14" w14:textId="3CE76746" w:rsidR="00925111" w:rsidRPr="00BD3055" w:rsidDel="000438AB" w:rsidRDefault="00925111">
      <w:pPr>
        <w:rPr>
          <w:del w:id="7496" w:author="Camilo Andrés Díaz Gómez" w:date="2023-03-14T21:27:00Z"/>
          <w:rFonts w:cs="Times New Roman"/>
          <w:i/>
          <w:iCs/>
          <w:szCs w:val="24"/>
        </w:rPr>
      </w:pPr>
      <w:del w:id="7497" w:author="Camilo Andrés Díaz Gómez" w:date="2023-03-14T21:27:00Z">
        <w:r w:rsidRPr="00BD3055" w:rsidDel="000438AB">
          <w:rPr>
            <w:rFonts w:cs="Times New Roman"/>
            <w:i/>
            <w:iCs/>
            <w:szCs w:val="24"/>
          </w:rPr>
          <w:delText>Temperaturas obtenidas por modelo</w:delText>
        </w:r>
      </w:del>
    </w:p>
    <w:p w14:paraId="613949C9" w14:textId="55174852" w:rsidR="00773FA4" w:rsidRDefault="00635654" w:rsidP="00EE67FE">
      <w:pPr>
        <w:rPr>
          <w:ins w:id="7498" w:author="Camilo Andrés Díaz Gómez" w:date="2023-03-22T16:18:00Z"/>
          <w:rFonts w:cs="Times New Roman"/>
          <w:noProof/>
        </w:rPr>
      </w:pPr>
      <w:commentRangeStart w:id="7499"/>
      <w:r w:rsidRPr="00BD3055">
        <w:rPr>
          <w:rFonts w:cs="Times New Roman"/>
          <w:noProof/>
        </w:rPr>
        <w:drawing>
          <wp:inline distT="0" distB="0" distL="0" distR="0" wp14:anchorId="53A2DFF7" wp14:editId="6ACDBDA4">
            <wp:extent cx="5351205" cy="1972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91609"/>
                    <a:stretch/>
                  </pic:blipFill>
                  <pic:spPr bwMode="auto">
                    <a:xfrm>
                      <a:off x="0" y="0"/>
                      <a:ext cx="5360172" cy="197553"/>
                    </a:xfrm>
                    <a:prstGeom prst="rect">
                      <a:avLst/>
                    </a:prstGeom>
                    <a:ln>
                      <a:noFill/>
                    </a:ln>
                    <a:extLst>
                      <a:ext uri="{53640926-AAD7-44D8-BBD7-CCE9431645EC}">
                        <a14:shadowObscured xmlns:a14="http://schemas.microsoft.com/office/drawing/2010/main"/>
                      </a:ext>
                    </a:extLst>
                  </pic:spPr>
                </pic:pic>
              </a:graphicData>
            </a:graphic>
          </wp:inline>
        </w:drawing>
      </w:r>
      <w:commentRangeEnd w:id="7499"/>
      <w:r w:rsidR="00884042" w:rsidRPr="00BD3055">
        <w:rPr>
          <w:rStyle w:val="Refdecomentario"/>
          <w:rFonts w:cs="Times New Roman"/>
        </w:rPr>
        <w:commentReference w:id="7499"/>
      </w:r>
    </w:p>
    <w:p w14:paraId="793E6819" w14:textId="461D4A66" w:rsidR="00FE36FA" w:rsidRDefault="00FE36FA" w:rsidP="00EE67FE">
      <w:pPr>
        <w:rPr>
          <w:ins w:id="7500" w:author="Camilo Andrés Díaz Gómez" w:date="2023-03-22T16:18:00Z"/>
          <w:rFonts w:cs="Times New Roman"/>
          <w:noProof/>
        </w:rPr>
      </w:pPr>
      <w:ins w:id="7501" w:author="Camilo Andrés Díaz Gómez" w:date="2023-03-22T16:18:00Z">
        <w:r>
          <w:rPr>
            <w:noProof/>
          </w:rPr>
          <w:drawing>
            <wp:inline distT="0" distB="0" distL="0" distR="0" wp14:anchorId="6CBC10BB" wp14:editId="7937999A">
              <wp:extent cx="5574277" cy="175689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39" t="1010" r="-1" b="1"/>
                      <a:stretch/>
                    </pic:blipFill>
                    <pic:spPr bwMode="auto">
                      <a:xfrm>
                        <a:off x="0" y="0"/>
                        <a:ext cx="5576271" cy="1757524"/>
                      </a:xfrm>
                      <a:prstGeom prst="rect">
                        <a:avLst/>
                      </a:prstGeom>
                      <a:ln>
                        <a:noFill/>
                      </a:ln>
                      <a:extLst>
                        <a:ext uri="{53640926-AAD7-44D8-BBD7-CCE9431645EC}">
                          <a14:shadowObscured xmlns:a14="http://schemas.microsoft.com/office/drawing/2010/main"/>
                        </a:ext>
                      </a:extLst>
                    </pic:spPr>
                  </pic:pic>
                </a:graphicData>
              </a:graphic>
            </wp:inline>
          </w:drawing>
        </w:r>
      </w:ins>
    </w:p>
    <w:p w14:paraId="23E4275E" w14:textId="77777777" w:rsidR="00FE36FA" w:rsidRPr="00BD3055" w:rsidRDefault="00FE36FA" w:rsidP="00EE67FE">
      <w:pPr>
        <w:rPr>
          <w:ins w:id="7502" w:author="Camilo Andrés Díaz Gómez" w:date="2023-03-12T18:21:00Z"/>
          <w:rFonts w:cs="Times New Roman"/>
          <w:noProof/>
        </w:rPr>
      </w:pPr>
    </w:p>
    <w:p w14:paraId="02B11408" w14:textId="3ABC49A8" w:rsidR="00EF7707" w:rsidRPr="00BD3055" w:rsidRDefault="00DB0B24" w:rsidP="00EE67FE">
      <w:pPr>
        <w:rPr>
          <w:ins w:id="7503" w:author="Camilo Andrés Díaz Gómez" w:date="2023-03-12T18:26:00Z"/>
          <w:rFonts w:cs="Times New Roman"/>
          <w:i/>
          <w:iCs/>
          <w:szCs w:val="24"/>
        </w:rPr>
      </w:pPr>
      <w:ins w:id="7504" w:author="Steff Guzmán" w:date="2023-03-13T19:08:00Z">
        <w:r w:rsidRPr="00BD3055">
          <w:rPr>
            <w:rFonts w:cs="Times New Roman"/>
            <w:i/>
            <w:iCs/>
            <w:szCs w:val="24"/>
          </w:rPr>
          <w:t xml:space="preserve">Fuente: </w:t>
        </w:r>
      </w:ins>
      <w:ins w:id="7505" w:author="Camilo Andrés Díaz Gómez" w:date="2023-03-12T18:26:00Z">
        <w:r w:rsidR="00EF7707" w:rsidRPr="00BD3055">
          <w:rPr>
            <w:rFonts w:cs="Times New Roman"/>
            <w:i/>
            <w:iCs/>
            <w:szCs w:val="24"/>
          </w:rPr>
          <w:t>Elaboración propia</w:t>
        </w:r>
      </w:ins>
    </w:p>
    <w:p w14:paraId="0F4308CB" w14:textId="4359F5ED" w:rsidR="00EF7707" w:rsidRPr="00BD3055" w:rsidDel="00EF7707" w:rsidRDefault="00EF7707">
      <w:pPr>
        <w:rPr>
          <w:del w:id="7506" w:author="Camilo Andrés Díaz Gómez" w:date="2023-03-12T18:22:00Z"/>
          <w:rFonts w:cs="Times New Roman"/>
          <w:noProof/>
        </w:rPr>
      </w:pPr>
    </w:p>
    <w:p w14:paraId="6A3A38CD" w14:textId="56A1F3E7" w:rsidR="00424606" w:rsidRPr="00BD3055" w:rsidRDefault="00424606" w:rsidP="00EE67FE">
      <w:pPr>
        <w:rPr>
          <w:rFonts w:cs="Times New Roman"/>
          <w:noProof/>
        </w:rPr>
      </w:pPr>
    </w:p>
    <w:p w14:paraId="7960E253" w14:textId="13E351AD" w:rsidR="00424606" w:rsidRPr="00BD3055" w:rsidRDefault="004D6CBA">
      <w:pPr>
        <w:ind w:firstLine="720"/>
        <w:rPr>
          <w:rFonts w:cs="Times New Roman"/>
          <w:noProof/>
        </w:rPr>
        <w:pPrChange w:id="7507" w:author="Camilo Andrés Díaz Gómez" w:date="2023-03-17T00:48:00Z">
          <w:pPr>
            <w:ind w:firstLine="708"/>
          </w:pPr>
        </w:pPrChange>
      </w:pPr>
      <w:ins w:id="7508" w:author="Camilo Andrés Díaz Gómez" w:date="2023-03-12T18:37:00Z">
        <w:r w:rsidRPr="00BD3055">
          <w:rPr>
            <w:rFonts w:cs="Times New Roman"/>
            <w:noProof/>
          </w:rPr>
          <w:t>Como fue mencionado ante</w:t>
        </w:r>
      </w:ins>
      <w:ins w:id="7509" w:author="Camilo Andrés Díaz Gómez" w:date="2023-03-22T16:19:00Z">
        <w:r w:rsidR="00FE36FA">
          <w:rPr>
            <w:rFonts w:cs="Times New Roman"/>
            <w:noProof/>
          </w:rPr>
          <w:t>r</w:t>
        </w:r>
      </w:ins>
      <w:ins w:id="7510" w:author="Camilo Andrés Díaz Gómez" w:date="2023-03-12T18:37:00Z">
        <w:r w:rsidRPr="00BD3055">
          <w:rPr>
            <w:rFonts w:cs="Times New Roman"/>
            <w:noProof/>
          </w:rPr>
          <w:t>iormente, la grafica representa los resultados de cada dia de los 30 dias</w:t>
        </w:r>
      </w:ins>
      <w:ins w:id="7511" w:author="Camilo Andrés Díaz Gómez" w:date="2023-03-12T18:38:00Z">
        <w:r w:rsidRPr="00BD3055">
          <w:rPr>
            <w:rFonts w:cs="Times New Roman"/>
            <w:noProof/>
          </w:rPr>
          <w:t xml:space="preserve"> del</w:t>
        </w:r>
      </w:ins>
      <w:ins w:id="7512" w:author="Camilo Andrés Díaz Gómez" w:date="2023-03-12T18:37:00Z">
        <w:r w:rsidRPr="00BD3055">
          <w:rPr>
            <w:rFonts w:cs="Times New Roman"/>
            <w:noProof/>
          </w:rPr>
          <w:t xml:space="preserve"> mes de septiembre</w:t>
        </w:r>
      </w:ins>
      <w:ins w:id="7513" w:author="Camilo Andrés Díaz Gómez" w:date="2023-03-12T18:38:00Z">
        <w:r w:rsidRPr="00BD3055">
          <w:rPr>
            <w:rFonts w:cs="Times New Roman"/>
            <w:noProof/>
          </w:rPr>
          <w:t xml:space="preserve">, de esta manera, </w:t>
        </w:r>
      </w:ins>
      <w:del w:id="7514" w:author="Camilo Andrés Díaz Gómez" w:date="2023-03-12T18:38:00Z">
        <w:r w:rsidR="00424606" w:rsidRPr="00BD3055" w:rsidDel="004D6CBA">
          <w:rPr>
            <w:rFonts w:cs="Times New Roman"/>
            <w:noProof/>
          </w:rPr>
          <w:delText>S</w:delText>
        </w:r>
      </w:del>
      <w:ins w:id="7515" w:author="Camilo Andrés Díaz Gómez" w:date="2023-03-12T18:38:00Z">
        <w:r w:rsidRPr="00BD3055">
          <w:rPr>
            <w:rFonts w:cs="Times New Roman"/>
            <w:noProof/>
          </w:rPr>
          <w:t>s</w:t>
        </w:r>
      </w:ins>
      <w:r w:rsidR="00424606" w:rsidRPr="00BD3055">
        <w:rPr>
          <w:rFonts w:cs="Times New Roman"/>
          <w:noProof/>
        </w:rPr>
        <w:t xml:space="preserve">e puede observar que los modelos de </w:t>
      </w:r>
      <w:del w:id="7516" w:author="Camilo Andrés Díaz Gómez" w:date="2023-03-22T13:27:00Z">
        <w:r w:rsidR="00424606" w:rsidRPr="00BD3055" w:rsidDel="00F504C8">
          <w:rPr>
            <w:rFonts w:cs="Times New Roman"/>
            <w:noProof/>
          </w:rPr>
          <w:delText xml:space="preserve">Regresión, KNN y Red Neuronal </w:delText>
        </w:r>
      </w:del>
      <w:r w:rsidR="00424606" w:rsidRPr="00BD3055">
        <w:rPr>
          <w:rFonts w:cs="Times New Roman"/>
          <w:noProof/>
        </w:rPr>
        <w:t xml:space="preserve">presentan resultados variados en la </w:t>
      </w:r>
      <w:del w:id="7517" w:author="Camilo Andrés Díaz Gómez" w:date="2023-03-22T13:27:00Z">
        <w:r w:rsidR="00424606" w:rsidRPr="00BD3055" w:rsidDel="00F504C8">
          <w:rPr>
            <w:rFonts w:cs="Times New Roman"/>
            <w:noProof/>
          </w:rPr>
          <w:delText xml:space="preserve">predicción </w:delText>
        </w:r>
      </w:del>
      <w:ins w:id="7518" w:author="Camilo Andrés Díaz Gómez" w:date="2023-03-22T13:27:00Z">
        <w:r w:rsidR="00F504C8">
          <w:rPr>
            <w:rFonts w:cs="Times New Roman"/>
            <w:noProof/>
          </w:rPr>
          <w:t>generación</w:t>
        </w:r>
        <w:r w:rsidR="00F504C8" w:rsidRPr="00BD3055">
          <w:rPr>
            <w:rFonts w:cs="Times New Roman"/>
            <w:noProof/>
          </w:rPr>
          <w:t xml:space="preserve"> </w:t>
        </w:r>
      </w:ins>
      <w:r w:rsidR="00424606" w:rsidRPr="00BD3055">
        <w:rPr>
          <w:rFonts w:cs="Times New Roman"/>
          <w:noProof/>
        </w:rPr>
        <w:t>de la temperatura real. Algunos modelos se desempeñan mejor en ciertos días que en otros, y algunos incluso presentan valores extremos</w:t>
      </w:r>
      <w:ins w:id="7519" w:author="Camilo Andrés Díaz Gómez" w:date="2023-03-22T16:20:00Z">
        <w:r w:rsidR="00FE36FA">
          <w:rPr>
            <w:rFonts w:cs="Times New Roman"/>
            <w:noProof/>
          </w:rPr>
          <w:t>,</w:t>
        </w:r>
      </w:ins>
      <w:r w:rsidR="00424606" w:rsidRPr="00BD3055">
        <w:rPr>
          <w:rFonts w:cs="Times New Roman"/>
          <w:noProof/>
        </w:rPr>
        <w:t xml:space="preserve"> </w:t>
      </w:r>
      <w:ins w:id="7520" w:author="Camilo Andrés Díaz Gómez" w:date="2023-03-12T18:38:00Z">
        <w:r w:rsidRPr="00BD3055">
          <w:rPr>
            <w:rFonts w:cs="Times New Roman"/>
            <w:noProof/>
          </w:rPr>
          <w:t xml:space="preserve">por ejemplo, </w:t>
        </w:r>
      </w:ins>
      <w:ins w:id="7521" w:author="Camilo Andrés Díaz Gómez" w:date="2023-03-12T18:39:00Z">
        <w:r w:rsidRPr="00BD3055">
          <w:rPr>
            <w:rFonts w:cs="Times New Roman"/>
            <w:noProof/>
          </w:rPr>
          <w:t xml:space="preserve">la temperatura obtenida por medio de </w:t>
        </w:r>
      </w:ins>
      <w:ins w:id="7522" w:author="Camilo Andrés Díaz Gómez" w:date="2023-03-22T16:20:00Z">
        <w:r w:rsidR="00FE36FA">
          <w:rPr>
            <w:rFonts w:cs="Times New Roman"/>
            <w:noProof/>
          </w:rPr>
          <w:t>Regresión lineal</w:t>
        </w:r>
      </w:ins>
      <w:ins w:id="7523" w:author="Camilo Andrés Díaz Gómez" w:date="2023-03-12T18:39:00Z">
        <w:r w:rsidRPr="00BD3055">
          <w:rPr>
            <w:rFonts w:cs="Times New Roman"/>
            <w:noProof/>
          </w:rPr>
          <w:t xml:space="preserve"> el 1</w:t>
        </w:r>
      </w:ins>
      <w:ins w:id="7524" w:author="Camilo Andrés Díaz Gómez" w:date="2023-03-22T16:20:00Z">
        <w:r w:rsidR="00FE36FA">
          <w:rPr>
            <w:rFonts w:cs="Times New Roman"/>
            <w:noProof/>
          </w:rPr>
          <w:t>6</w:t>
        </w:r>
      </w:ins>
      <w:ins w:id="7525" w:author="Camilo Andrés Díaz Gómez" w:date="2023-03-12T18:39:00Z">
        <w:r w:rsidRPr="00BD3055">
          <w:rPr>
            <w:rFonts w:cs="Times New Roman"/>
            <w:noProof/>
          </w:rPr>
          <w:t xml:space="preserve"> de septiembre,</w:t>
        </w:r>
      </w:ins>
      <w:ins w:id="7526" w:author="Camilo Andrés Díaz Gómez" w:date="2023-03-12T18:40:00Z">
        <w:r w:rsidRPr="00BD3055">
          <w:rPr>
            <w:rFonts w:cs="Times New Roman"/>
            <w:noProof/>
          </w:rPr>
          <w:t xml:space="preserve"> estos resultados </w:t>
        </w:r>
      </w:ins>
      <w:del w:id="7527" w:author="Camilo Andrés Díaz Gómez" w:date="2023-03-12T18:40:00Z">
        <w:r w:rsidR="00424606" w:rsidRPr="00BD3055" w:rsidDel="004D6CBA">
          <w:rPr>
            <w:rFonts w:cs="Times New Roman"/>
            <w:noProof/>
          </w:rPr>
          <w:delText xml:space="preserve">que </w:delText>
        </w:r>
      </w:del>
      <w:r w:rsidR="00424606" w:rsidRPr="00BD3055">
        <w:rPr>
          <w:rFonts w:cs="Times New Roman"/>
          <w:noProof/>
        </w:rPr>
        <w:t>pueden ser considerados como anomalías.</w:t>
      </w:r>
    </w:p>
    <w:p w14:paraId="14D777C7" w14:textId="77777777" w:rsidR="00424606" w:rsidRPr="00BD3055" w:rsidRDefault="00424606">
      <w:pPr>
        <w:ind w:firstLine="720"/>
        <w:rPr>
          <w:rFonts w:cs="Times New Roman"/>
          <w:noProof/>
        </w:rPr>
        <w:pPrChange w:id="7528" w:author="Camilo Andrés Díaz Gómez" w:date="2023-03-17T00:48:00Z">
          <w:pPr/>
        </w:pPrChange>
      </w:pPr>
    </w:p>
    <w:p w14:paraId="1E16C02F" w14:textId="1BC4D378" w:rsidR="00424606" w:rsidRPr="00BD3055" w:rsidRDefault="00424606">
      <w:pPr>
        <w:ind w:firstLine="720"/>
        <w:rPr>
          <w:rFonts w:cs="Times New Roman"/>
          <w:noProof/>
        </w:rPr>
        <w:pPrChange w:id="7529" w:author="Camilo Andrés Díaz Gómez" w:date="2023-03-17T00:48:00Z">
          <w:pPr>
            <w:ind w:firstLine="708"/>
          </w:pPr>
        </w:pPrChange>
      </w:pPr>
      <w:r w:rsidRPr="00BD3055">
        <w:rPr>
          <w:rFonts w:cs="Times New Roman"/>
          <w:noProof/>
        </w:rPr>
        <w:t xml:space="preserve">Es necesario realizar un análisis más detallado de los resultados para determinar qué modelo es el más adecuado para la </w:t>
      </w:r>
      <w:del w:id="7530" w:author="Camilo Andrés Díaz Gómez" w:date="2023-03-22T13:27:00Z">
        <w:r w:rsidRPr="00BD3055" w:rsidDel="00F504C8">
          <w:rPr>
            <w:rFonts w:cs="Times New Roman"/>
            <w:noProof/>
          </w:rPr>
          <w:delText xml:space="preserve">predicción </w:delText>
        </w:r>
      </w:del>
      <w:ins w:id="7531" w:author="Camilo Andrés Díaz Gómez" w:date="2023-03-22T13:27:00Z">
        <w:r w:rsidR="00F504C8">
          <w:rPr>
            <w:rFonts w:cs="Times New Roman"/>
            <w:noProof/>
          </w:rPr>
          <w:t>generacion de registros para la variable deseada</w:t>
        </w:r>
      </w:ins>
      <w:del w:id="7532" w:author="Camilo Andrés Díaz Gómez" w:date="2023-03-22T13:27:00Z">
        <w:r w:rsidRPr="00BD3055" w:rsidDel="00F504C8">
          <w:rPr>
            <w:rFonts w:cs="Times New Roman"/>
            <w:noProof/>
          </w:rPr>
          <w:delText>de la temperatura</w:delText>
        </w:r>
      </w:del>
      <w:r w:rsidRPr="00BD3055">
        <w:rPr>
          <w:rFonts w:cs="Times New Roman"/>
          <w:noProof/>
        </w:rPr>
        <w:t>. Se deben considerar aspectos como la precisión de la predicción, la velocidad de procesamiento y el costo del modelo.</w:t>
      </w:r>
    </w:p>
    <w:p w14:paraId="450675EA" w14:textId="23E6785D" w:rsidR="00635654" w:rsidRPr="00BD3055" w:rsidRDefault="00635654">
      <w:pPr>
        <w:ind w:firstLine="720"/>
        <w:rPr>
          <w:rFonts w:cs="Times New Roman"/>
          <w:noProof/>
        </w:rPr>
        <w:pPrChange w:id="7533" w:author="Camilo Andrés Díaz Gómez" w:date="2023-03-17T00:48:00Z">
          <w:pPr/>
        </w:pPrChange>
      </w:pPr>
    </w:p>
    <w:p w14:paraId="6F40E943" w14:textId="1DC4F6BC" w:rsidR="00424606" w:rsidRPr="00BD3055" w:rsidRDefault="00424606">
      <w:pPr>
        <w:ind w:firstLine="720"/>
        <w:rPr>
          <w:rFonts w:cs="Times New Roman"/>
          <w:szCs w:val="24"/>
        </w:rPr>
        <w:pPrChange w:id="7534" w:author="Camilo Andrés Díaz Gómez" w:date="2023-03-17T00:48:00Z">
          <w:pPr/>
        </w:pPrChange>
      </w:pPr>
      <w:r w:rsidRPr="00BD3055">
        <w:rPr>
          <w:rFonts w:cs="Times New Roman"/>
          <w:szCs w:val="24"/>
        </w:rPr>
        <w:t xml:space="preserve">Se realizaron cálculos de diferencia entre los datos horarios obtenidos y los datos del conjunto de datos para cada uno de los modelos de </w:t>
      </w:r>
      <w:ins w:id="7535" w:author="Camilo Andrés Díaz Gómez" w:date="2023-03-22T13:28:00Z">
        <w:r w:rsidR="00F504C8">
          <w:rPr>
            <w:rFonts w:cs="Times New Roman"/>
            <w:szCs w:val="24"/>
          </w:rPr>
          <w:t>M</w:t>
        </w:r>
      </w:ins>
      <w:del w:id="7536" w:author="Camilo Andrés Díaz Gómez" w:date="2023-03-22T13:28:00Z">
        <w:r w:rsidRPr="00BD3055" w:rsidDel="00F504C8">
          <w:rPr>
            <w:rFonts w:cs="Times New Roman"/>
            <w:szCs w:val="24"/>
          </w:rPr>
          <w:delText>m</w:delText>
        </w:r>
      </w:del>
      <w:r w:rsidRPr="00BD3055">
        <w:rPr>
          <w:rFonts w:cs="Times New Roman"/>
          <w:szCs w:val="24"/>
        </w:rPr>
        <w:t xml:space="preserve">achine </w:t>
      </w:r>
      <w:ins w:id="7537" w:author="Camilo Andrés Díaz Gómez" w:date="2023-03-22T13:28:00Z">
        <w:r w:rsidR="00F504C8">
          <w:rPr>
            <w:rFonts w:cs="Times New Roman"/>
            <w:szCs w:val="24"/>
          </w:rPr>
          <w:t>Le</w:t>
        </w:r>
      </w:ins>
      <w:del w:id="7538" w:author="Camilo Andrés Díaz Gómez" w:date="2023-03-22T13:28:00Z">
        <w:r w:rsidRPr="00BD3055" w:rsidDel="00F504C8">
          <w:rPr>
            <w:rFonts w:cs="Times New Roman"/>
            <w:szCs w:val="24"/>
          </w:rPr>
          <w:delText>le</w:delText>
        </w:r>
      </w:del>
      <w:r w:rsidRPr="00BD3055">
        <w:rPr>
          <w:rFonts w:cs="Times New Roman"/>
          <w:szCs w:val="24"/>
        </w:rPr>
        <w:t>arning</w:t>
      </w:r>
      <w:del w:id="7539" w:author="Camilo Andrés Díaz Gómez" w:date="2023-03-22T13:28:00Z">
        <w:r w:rsidRPr="00BD3055" w:rsidDel="00F504C8">
          <w:rPr>
            <w:rFonts w:cs="Times New Roman"/>
            <w:szCs w:val="24"/>
          </w:rPr>
          <w:delText xml:space="preserve"> (regresión, KNN y red neuronal)</w:delText>
        </w:r>
      </w:del>
      <w:r w:rsidRPr="00BD3055">
        <w:rPr>
          <w:rFonts w:cs="Times New Roman"/>
          <w:szCs w:val="24"/>
        </w:rPr>
        <w:t xml:space="preserve">. Se calcularon los promedios de estas diferencias, obteniendo como resultado un valor de </w:t>
      </w:r>
      <w:ins w:id="7540" w:author="Camilo Andrés Díaz Gómez" w:date="2023-03-22T16:21:00Z">
        <w:r w:rsidR="00FE36FA" w:rsidRPr="00FE36FA">
          <w:rPr>
            <w:rFonts w:cs="Times New Roman"/>
            <w:szCs w:val="24"/>
          </w:rPr>
          <w:t>1.535</w:t>
        </w:r>
      </w:ins>
      <w:del w:id="7541" w:author="Camilo Andrés Díaz Gómez" w:date="2023-03-22T16:21:00Z">
        <w:r w:rsidRPr="00BD3055" w:rsidDel="00FE36FA">
          <w:rPr>
            <w:rFonts w:cs="Times New Roman"/>
            <w:szCs w:val="24"/>
          </w:rPr>
          <w:delText>0.523</w:delText>
        </w:r>
      </w:del>
      <w:r w:rsidRPr="00BD3055">
        <w:rPr>
          <w:rFonts w:cs="Times New Roman"/>
          <w:szCs w:val="24"/>
        </w:rPr>
        <w:t xml:space="preserve"> para el modelo de regresión, </w:t>
      </w:r>
      <w:ins w:id="7542" w:author="Camilo Andrés Díaz Gómez" w:date="2023-03-22T16:21:00Z">
        <w:r w:rsidR="00FE36FA" w:rsidRPr="00FE36FA">
          <w:rPr>
            <w:rFonts w:cs="Times New Roman"/>
            <w:szCs w:val="24"/>
          </w:rPr>
          <w:t>1.010937637470246</w:t>
        </w:r>
        <w:r w:rsidR="00FE36FA">
          <w:rPr>
            <w:rFonts w:cs="Times New Roman"/>
            <w:szCs w:val="24"/>
          </w:rPr>
          <w:t xml:space="preserve"> para el modelo de regresión polinomial,</w:t>
        </w:r>
        <w:r w:rsidR="00FE36FA" w:rsidRPr="00FE36FA">
          <w:rPr>
            <w:rFonts w:cs="Times New Roman"/>
            <w:szCs w:val="24"/>
          </w:rPr>
          <w:t xml:space="preserve"> 1.057</w:t>
        </w:r>
      </w:ins>
      <w:del w:id="7543" w:author="Camilo Andrés Díaz Gómez" w:date="2023-03-22T16:21:00Z">
        <w:r w:rsidRPr="00BD3055" w:rsidDel="00FE36FA">
          <w:rPr>
            <w:rFonts w:cs="Times New Roman"/>
            <w:szCs w:val="24"/>
          </w:rPr>
          <w:delText>1.052 p</w:delText>
        </w:r>
      </w:del>
      <w:ins w:id="7544" w:author="Camilo Andrés Díaz Gómez" w:date="2023-03-22T16:21:00Z">
        <w:r w:rsidR="00FE36FA">
          <w:rPr>
            <w:rFonts w:cs="Times New Roman"/>
            <w:szCs w:val="24"/>
          </w:rPr>
          <w:t xml:space="preserve"> p</w:t>
        </w:r>
      </w:ins>
      <w:r w:rsidRPr="00BD3055">
        <w:rPr>
          <w:rFonts w:cs="Times New Roman"/>
          <w:szCs w:val="24"/>
        </w:rPr>
        <w:t>ara el modelo KNN</w:t>
      </w:r>
      <w:ins w:id="7545" w:author="Camilo Andrés Díaz Gómez" w:date="2023-03-22T16:22:00Z">
        <w:r w:rsidR="00FE36FA">
          <w:rPr>
            <w:rFonts w:cs="Times New Roman"/>
            <w:szCs w:val="24"/>
          </w:rPr>
          <w:t xml:space="preserve">, </w:t>
        </w:r>
        <w:r w:rsidR="00FE36FA" w:rsidRPr="00FE36FA">
          <w:rPr>
            <w:rFonts w:cs="Times New Roman"/>
            <w:szCs w:val="24"/>
          </w:rPr>
          <w:t>0.990</w:t>
        </w:r>
        <w:r w:rsidR="00FE36FA">
          <w:rPr>
            <w:rFonts w:cs="Times New Roman"/>
            <w:szCs w:val="24"/>
          </w:rPr>
          <w:t xml:space="preserve"> para arboles de </w:t>
        </w:r>
      </w:ins>
      <w:ins w:id="7546" w:author="Camilo Andrés Díaz Gómez" w:date="2023-03-22T17:40:00Z">
        <w:r w:rsidR="00B372B4">
          <w:rPr>
            <w:rFonts w:cs="Times New Roman"/>
            <w:szCs w:val="24"/>
          </w:rPr>
          <w:t>decisiones</w:t>
        </w:r>
      </w:ins>
      <w:ins w:id="7547" w:author="Camilo Andrés Díaz Gómez" w:date="2023-03-22T16:22:00Z">
        <w:r w:rsidR="00FE36FA">
          <w:rPr>
            <w:rFonts w:cs="Times New Roman"/>
            <w:szCs w:val="24"/>
          </w:rPr>
          <w:t xml:space="preserve">, </w:t>
        </w:r>
        <w:r w:rsidR="00FE36FA" w:rsidRPr="00FE36FA">
          <w:rPr>
            <w:rFonts w:cs="Times New Roman"/>
            <w:szCs w:val="24"/>
          </w:rPr>
          <w:t>0.96</w:t>
        </w:r>
        <w:r w:rsidR="00FE36FA">
          <w:rPr>
            <w:rFonts w:cs="Times New Roman"/>
            <w:szCs w:val="24"/>
          </w:rPr>
          <w:t xml:space="preserve">6 para </w:t>
        </w:r>
      </w:ins>
      <w:ins w:id="7548" w:author="Camilo Andrés Díaz Gómez" w:date="2023-03-22T16:23:00Z">
        <w:r w:rsidR="00E30F2C">
          <w:rPr>
            <w:rFonts w:cs="Times New Roman"/>
            <w:szCs w:val="24"/>
          </w:rPr>
          <w:t>bosque aleatorio</w:t>
        </w:r>
      </w:ins>
      <w:ins w:id="7549" w:author="Camilo Andrés Díaz Gómez" w:date="2023-03-22T16:22:00Z">
        <w:r w:rsidR="00FE36FA">
          <w:rPr>
            <w:rFonts w:cs="Times New Roman"/>
            <w:szCs w:val="24"/>
          </w:rPr>
          <w:t xml:space="preserve"> </w:t>
        </w:r>
      </w:ins>
      <w:del w:id="7550" w:author="Camilo Andrés Díaz Gómez" w:date="2023-03-22T16:22:00Z">
        <w:r w:rsidRPr="00BD3055" w:rsidDel="00FE36FA">
          <w:rPr>
            <w:rFonts w:cs="Times New Roman"/>
            <w:szCs w:val="24"/>
          </w:rPr>
          <w:delText xml:space="preserve"> </w:delText>
        </w:r>
      </w:del>
      <w:r w:rsidRPr="00BD3055">
        <w:rPr>
          <w:rFonts w:cs="Times New Roman"/>
          <w:szCs w:val="24"/>
        </w:rPr>
        <w:t xml:space="preserve">y </w:t>
      </w:r>
      <w:ins w:id="7551" w:author="Camilo Andrés Díaz Gómez" w:date="2023-03-22T16:22:00Z">
        <w:r w:rsidR="00E30F2C" w:rsidRPr="00FE36FA">
          <w:rPr>
            <w:rFonts w:cs="Times New Roman"/>
            <w:szCs w:val="24"/>
          </w:rPr>
          <w:t>0.962</w:t>
        </w:r>
        <w:r w:rsidR="00E30F2C">
          <w:rPr>
            <w:rFonts w:cs="Times New Roman"/>
            <w:szCs w:val="24"/>
          </w:rPr>
          <w:t xml:space="preserve"> </w:t>
        </w:r>
      </w:ins>
      <w:del w:id="7552" w:author="Camilo Andrés Díaz Gómez" w:date="2023-03-22T16:22:00Z">
        <w:r w:rsidRPr="00BD3055" w:rsidDel="00E30F2C">
          <w:rPr>
            <w:rFonts w:cs="Times New Roman"/>
            <w:szCs w:val="24"/>
          </w:rPr>
          <w:delText xml:space="preserve">0.576 </w:delText>
        </w:r>
      </w:del>
      <w:r w:rsidRPr="00BD3055">
        <w:rPr>
          <w:rFonts w:cs="Times New Roman"/>
          <w:szCs w:val="24"/>
        </w:rPr>
        <w:t>para el modelo de red neuronal.</w:t>
      </w:r>
    </w:p>
    <w:p w14:paraId="34571343" w14:textId="77777777" w:rsidR="00FE36FA" w:rsidRPr="00BD3055" w:rsidRDefault="00FE36FA" w:rsidP="00E30F2C">
      <w:pPr>
        <w:rPr>
          <w:rFonts w:cs="Times New Roman"/>
          <w:szCs w:val="24"/>
        </w:rPr>
      </w:pPr>
    </w:p>
    <w:p w14:paraId="7934ED9E" w14:textId="27F17452" w:rsidR="00424606" w:rsidRPr="00BD3055" w:rsidRDefault="00424606">
      <w:pPr>
        <w:ind w:firstLine="720"/>
        <w:rPr>
          <w:rFonts w:cs="Times New Roman"/>
          <w:szCs w:val="24"/>
        </w:rPr>
        <w:pPrChange w:id="7553" w:author="Camilo Andrés Díaz Gómez" w:date="2023-03-17T00:48:00Z">
          <w:pPr/>
        </w:pPrChange>
      </w:pPr>
      <w:r w:rsidRPr="00BD3055">
        <w:rPr>
          <w:rFonts w:cs="Times New Roman"/>
          <w:szCs w:val="24"/>
        </w:rPr>
        <w:t xml:space="preserve">Estos resultados sugieren que el modelo de </w:t>
      </w:r>
      <w:del w:id="7554" w:author="Camilo Andrés Díaz Gómez" w:date="2023-03-22T16:24:00Z">
        <w:r w:rsidRPr="00BD3055" w:rsidDel="00E30F2C">
          <w:rPr>
            <w:rFonts w:cs="Times New Roman"/>
            <w:szCs w:val="24"/>
          </w:rPr>
          <w:delText xml:space="preserve">regresión </w:delText>
        </w:r>
      </w:del>
      <w:ins w:id="7555" w:author="Camilo Andrés Díaz Gómez" w:date="2023-03-22T16:24:00Z">
        <w:r w:rsidR="00E30F2C">
          <w:rPr>
            <w:rFonts w:cs="Times New Roman"/>
            <w:szCs w:val="24"/>
          </w:rPr>
          <w:t>red neuronal</w:t>
        </w:r>
        <w:r w:rsidR="00E30F2C" w:rsidRPr="00BD3055">
          <w:rPr>
            <w:rFonts w:cs="Times New Roman"/>
            <w:szCs w:val="24"/>
          </w:rPr>
          <w:t xml:space="preserve"> </w:t>
        </w:r>
      </w:ins>
      <w:r w:rsidRPr="00BD3055">
        <w:rPr>
          <w:rFonts w:cs="Times New Roman"/>
          <w:szCs w:val="24"/>
        </w:rPr>
        <w:t xml:space="preserve">tiene una menor discrepancia con el conjunto de datos original en comparación con los </w:t>
      </w:r>
      <w:del w:id="7556" w:author="Camilo Andrés Díaz Gómez" w:date="2023-03-22T16:24:00Z">
        <w:r w:rsidRPr="00BD3055" w:rsidDel="00E30F2C">
          <w:rPr>
            <w:rFonts w:cs="Times New Roman"/>
            <w:szCs w:val="24"/>
          </w:rPr>
          <w:delText xml:space="preserve">modelos </w:delText>
        </w:r>
      </w:del>
      <w:ins w:id="7557" w:author="Camilo Andrés Díaz Gómez" w:date="2023-03-22T16:24:00Z">
        <w:r w:rsidR="00E30F2C">
          <w:rPr>
            <w:rFonts w:cs="Times New Roman"/>
            <w:szCs w:val="24"/>
          </w:rPr>
          <w:t>demás modelos</w:t>
        </w:r>
      </w:ins>
      <w:del w:id="7558" w:author="Camilo Andrés Díaz Gómez" w:date="2023-03-22T16:24:00Z">
        <w:r w:rsidRPr="00BD3055" w:rsidDel="00E30F2C">
          <w:rPr>
            <w:rFonts w:cs="Times New Roman"/>
            <w:szCs w:val="24"/>
          </w:rPr>
          <w:delText>KNN y red neuronal</w:delText>
        </w:r>
      </w:del>
      <w:r w:rsidRPr="00BD3055">
        <w:rPr>
          <w:rFonts w:cs="Times New Roman"/>
          <w:szCs w:val="24"/>
        </w:rPr>
        <w:t>. Sin embargo, es importante tener en cuenta que una discrepancia mayor no necesariamente indica una menor precisión del modelo en la predicción de la temperatura real.</w:t>
      </w:r>
    </w:p>
    <w:p w14:paraId="7E8CCEEA" w14:textId="77777777" w:rsidR="00424606" w:rsidRPr="00BD3055" w:rsidRDefault="00424606">
      <w:pPr>
        <w:ind w:firstLine="720"/>
        <w:rPr>
          <w:rFonts w:cs="Times New Roman"/>
          <w:szCs w:val="24"/>
        </w:rPr>
        <w:pPrChange w:id="7559" w:author="Camilo Andrés Díaz Gómez" w:date="2023-03-17T00:48:00Z">
          <w:pPr/>
        </w:pPrChange>
      </w:pPr>
    </w:p>
    <w:p w14:paraId="5BA43FE8" w14:textId="328D46AA" w:rsidR="00635654" w:rsidRDefault="00424606">
      <w:pPr>
        <w:ind w:firstLine="720"/>
        <w:rPr>
          <w:ins w:id="7560" w:author="Camilo Andrés Díaz Gómez" w:date="2023-03-22T16:24:00Z"/>
          <w:rFonts w:cs="Times New Roman"/>
          <w:szCs w:val="24"/>
        </w:rPr>
      </w:pPr>
      <w:r w:rsidRPr="00BD3055">
        <w:rPr>
          <w:rFonts w:cs="Times New Roman"/>
          <w:szCs w:val="24"/>
        </w:rPr>
        <w:t>Es necesario realizar una evaluación más detallada de los resultados y considerar otros factores, como la precisión de la predicción, el tiempo de procesamiento y la eficiencia del modelo en diferentes condiciones climáticas.</w:t>
      </w:r>
    </w:p>
    <w:p w14:paraId="70DCA5F2" w14:textId="070A3CCF" w:rsidR="00E30F2C" w:rsidRDefault="00E30F2C">
      <w:pPr>
        <w:ind w:firstLine="720"/>
        <w:rPr>
          <w:ins w:id="7561" w:author="Camilo Andrés Díaz Gómez" w:date="2023-03-22T16:24:00Z"/>
          <w:rFonts w:cs="Times New Roman"/>
          <w:szCs w:val="24"/>
        </w:rPr>
      </w:pPr>
    </w:p>
    <w:p w14:paraId="2ECB8760" w14:textId="0C9DD660" w:rsidR="00E30F2C" w:rsidRPr="00BD3055" w:rsidDel="00E30F2C" w:rsidRDefault="00E30F2C">
      <w:pPr>
        <w:ind w:firstLine="720"/>
        <w:rPr>
          <w:del w:id="7562" w:author="Camilo Andrés Díaz Gómez" w:date="2023-03-22T16:25:00Z"/>
          <w:rFonts w:cs="Times New Roman"/>
          <w:szCs w:val="24"/>
        </w:rPr>
        <w:pPrChange w:id="7563" w:author="Camilo Andrés Díaz Gómez" w:date="2023-03-17T00:48:00Z">
          <w:pPr/>
        </w:pPrChange>
      </w:pPr>
      <w:ins w:id="7564" w:author="Camilo Andrés Díaz Gómez" w:date="2023-03-22T16:24:00Z">
        <w:r>
          <w:rPr>
            <w:rFonts w:cs="Times New Roman"/>
            <w:szCs w:val="24"/>
          </w:rPr>
          <w:t>De igual manera, se realizaron pruebas en tiempo real para saber como se acercaban los resultados a la fecha actual en la que se estaban realizando las pruebas</w:t>
        </w:r>
      </w:ins>
      <w:ins w:id="7565" w:author="Camilo Andrés Díaz Gómez" w:date="2023-03-22T16:25:00Z">
        <w:r>
          <w:rPr>
            <w:rFonts w:cs="Times New Roman"/>
            <w:szCs w:val="24"/>
          </w:rPr>
          <w:t>. Gracias a esto se obtuv</w:t>
        </w:r>
      </w:ins>
    </w:p>
    <w:p w14:paraId="7DA9E6D7" w14:textId="1F73AD44" w:rsidR="00424606" w:rsidRPr="00BD3055" w:rsidDel="00E30F2C" w:rsidRDefault="00424606">
      <w:pPr>
        <w:ind w:firstLine="720"/>
        <w:rPr>
          <w:del w:id="7566" w:author="Camilo Andrés Díaz Gómez" w:date="2023-03-22T16:25:00Z"/>
          <w:rFonts w:cs="Times New Roman"/>
          <w:noProof/>
        </w:rPr>
        <w:pPrChange w:id="7567" w:author="Camilo Andrés Díaz Gómez" w:date="2023-03-17T00:48:00Z">
          <w:pPr/>
        </w:pPrChange>
      </w:pPr>
    </w:p>
    <w:p w14:paraId="4F8B077F" w14:textId="003706FA" w:rsidR="00773FA4" w:rsidRPr="00BD3055" w:rsidRDefault="00773FA4">
      <w:pPr>
        <w:ind w:firstLine="720"/>
        <w:rPr>
          <w:ins w:id="7568" w:author="Camilo Andrés Díaz Gómez" w:date="2023-03-12T18:42:00Z"/>
          <w:rFonts w:cs="Times New Roman"/>
          <w:noProof/>
        </w:rPr>
        <w:pPrChange w:id="7569" w:author="Camilo Andrés Díaz Gómez" w:date="2023-03-17T00:48:00Z">
          <w:pPr/>
        </w:pPrChange>
      </w:pPr>
      <w:del w:id="7570" w:author="Camilo Andrés Díaz Gómez" w:date="2023-03-22T16:25:00Z">
        <w:r w:rsidRPr="00BD3055" w:rsidDel="00E30F2C">
          <w:rPr>
            <w:rFonts w:cs="Times New Roman"/>
            <w:noProof/>
          </w:rPr>
          <w:tab/>
          <w:delText>Y comparando con las temperaturas en tiempo real se obtuvi</w:delText>
        </w:r>
      </w:del>
      <w:ins w:id="7571" w:author="Camilo Andrés Díaz Gómez" w:date="2023-03-22T16:25:00Z">
        <w:r w:rsidR="00E30F2C">
          <w:rPr>
            <w:rFonts w:cs="Times New Roman"/>
            <w:noProof/>
          </w:rPr>
          <w:t>i</w:t>
        </w:r>
      </w:ins>
      <w:r w:rsidRPr="00BD3055">
        <w:rPr>
          <w:rFonts w:cs="Times New Roman"/>
          <w:noProof/>
        </w:rPr>
        <w:t>eron resultados</w:t>
      </w:r>
      <w:ins w:id="7572" w:author="Camilo Andrés Díaz Gómez" w:date="2023-03-22T16:25:00Z">
        <w:r w:rsidR="00E30F2C">
          <w:rPr>
            <w:rFonts w:cs="Times New Roman"/>
            <w:noProof/>
          </w:rPr>
          <w:t xml:space="preserve"> muy</w:t>
        </w:r>
      </w:ins>
      <w:r w:rsidRPr="00BD3055">
        <w:rPr>
          <w:rFonts w:cs="Times New Roman"/>
          <w:noProof/>
        </w:rPr>
        <w:t xml:space="preserve"> gratificantes</w:t>
      </w:r>
      <w:ins w:id="7573" w:author="Steff Guzmán" w:date="2023-03-13T19:10:00Z">
        <w:r w:rsidR="00323D57" w:rsidRPr="00BD3055">
          <w:rPr>
            <w:rFonts w:cs="Times New Roman"/>
            <w:noProof/>
          </w:rPr>
          <w:t xml:space="preserve"> (ver Anexo </w:t>
        </w:r>
      </w:ins>
      <w:ins w:id="7574" w:author="Camilo Andrés Díaz Gómez" w:date="2023-03-22T13:44:00Z">
        <w:r w:rsidR="00935104">
          <w:rPr>
            <w:rFonts w:cs="Times New Roman"/>
            <w:noProof/>
          </w:rPr>
          <w:t>3</w:t>
        </w:r>
      </w:ins>
      <w:ins w:id="7575" w:author="Steff Guzmán" w:date="2023-03-13T19:10:00Z">
        <w:del w:id="7576" w:author="Camilo Andrés Díaz Gómez" w:date="2023-03-22T13:44:00Z">
          <w:r w:rsidR="00323D57" w:rsidRPr="00BD3055" w:rsidDel="00935104">
            <w:rPr>
              <w:rFonts w:cs="Times New Roman"/>
              <w:noProof/>
            </w:rPr>
            <w:delText>1</w:delText>
          </w:r>
        </w:del>
        <w:r w:rsidR="00323D57" w:rsidRPr="00BD3055">
          <w:rPr>
            <w:rFonts w:cs="Times New Roman"/>
            <w:noProof/>
          </w:rPr>
          <w:t>)</w:t>
        </w:r>
      </w:ins>
      <w:ins w:id="7577" w:author="Camilo Andrés Díaz Gómez" w:date="2023-03-22T13:44:00Z">
        <w:r w:rsidR="00935104">
          <w:rPr>
            <w:rFonts w:cs="Times New Roman"/>
            <w:noProof/>
          </w:rPr>
          <w:t>.</w:t>
        </w:r>
      </w:ins>
      <w:del w:id="7578" w:author="Steff Guzmán" w:date="2023-03-13T19:10:00Z">
        <w:r w:rsidRPr="00BD3055" w:rsidDel="00323D57">
          <w:rPr>
            <w:rFonts w:cs="Times New Roman"/>
            <w:noProof/>
          </w:rPr>
          <w:delText>, los cuale</w:delText>
        </w:r>
      </w:del>
      <w:ins w:id="7579" w:author="DIANA CAROLINA CANDIA HERRERA" w:date="2023-03-07T10:21:00Z">
        <w:del w:id="7580" w:author="Steff Guzmán" w:date="2023-03-13T19:10:00Z">
          <w:r w:rsidR="00365E74" w:rsidRPr="00BD3055" w:rsidDel="00323D57">
            <w:rPr>
              <w:rFonts w:cs="Times New Roman"/>
              <w:noProof/>
            </w:rPr>
            <w:delText xml:space="preserve">s se pueden apreciar en la </w:delText>
          </w:r>
        </w:del>
      </w:ins>
      <w:del w:id="7581" w:author="DIANA CAROLINA CANDIA HERRERA" w:date="2023-03-07T10:21:00Z">
        <w:r w:rsidRPr="00BD3055" w:rsidDel="00365E74">
          <w:rPr>
            <w:rFonts w:cs="Times New Roman"/>
            <w:noProof/>
          </w:rPr>
          <w:delText xml:space="preserve"> so</w:delText>
        </w:r>
        <w:r w:rsidR="001023B2" w:rsidRPr="00BD3055" w:rsidDel="00365E74">
          <w:rPr>
            <w:rFonts w:cs="Times New Roman"/>
            <w:noProof/>
          </w:rPr>
          <w:delText>n ver</w:delText>
        </w:r>
      </w:del>
      <w:del w:id="7582" w:author="Steff Guzmán" w:date="2023-03-13T19:10:00Z">
        <w:r w:rsidR="001023B2" w:rsidRPr="00BD3055" w:rsidDel="00323D57">
          <w:rPr>
            <w:rFonts w:cs="Times New Roman"/>
            <w:noProof/>
          </w:rPr>
          <w:delText xml:space="preserve"> Figura 7</w:delText>
        </w:r>
      </w:del>
      <w:ins w:id="7583" w:author="Camilo Andrés Díaz Gómez" w:date="2023-03-12T18:42:00Z">
        <w:del w:id="7584" w:author="Steff Guzmán" w:date="2023-03-13T19:10:00Z">
          <w:r w:rsidR="00A858A6" w:rsidRPr="00BD3055" w:rsidDel="00323D57">
            <w:rPr>
              <w:rFonts w:cs="Times New Roman"/>
              <w:noProof/>
            </w:rPr>
            <w:delText>.</w:delText>
          </w:r>
        </w:del>
      </w:ins>
    </w:p>
    <w:p w14:paraId="4DE6406F" w14:textId="1E6D9001" w:rsidR="00A858A6" w:rsidRPr="00BD3055" w:rsidRDefault="00A858A6">
      <w:pPr>
        <w:ind w:firstLine="720"/>
        <w:rPr>
          <w:ins w:id="7585" w:author="Steff Guzmán" w:date="2023-03-13T18:49:00Z"/>
          <w:rFonts w:cs="Times New Roman"/>
          <w:noProof/>
        </w:rPr>
        <w:pPrChange w:id="7586" w:author="Camilo Andrés Díaz Gómez" w:date="2023-03-17T00:48:00Z">
          <w:pPr/>
        </w:pPrChange>
      </w:pPr>
    </w:p>
    <w:p w14:paraId="6C3A31B5" w14:textId="65F26B54" w:rsidR="00104D00" w:rsidRPr="00BD3055" w:rsidRDefault="00104D00">
      <w:pPr>
        <w:ind w:firstLine="720"/>
        <w:rPr>
          <w:ins w:id="7587" w:author="Steff Guzmán" w:date="2023-03-13T18:49:00Z"/>
          <w:rFonts w:cs="Times New Roman"/>
          <w:noProof/>
        </w:rPr>
        <w:pPrChange w:id="7588" w:author="Camilo Andrés Díaz Gómez" w:date="2023-03-17T00:48:00Z">
          <w:pPr/>
        </w:pPrChange>
      </w:pPr>
    </w:p>
    <w:p w14:paraId="200C6F20" w14:textId="77777777" w:rsidR="00104D00" w:rsidRPr="00BD3055" w:rsidRDefault="00104D00">
      <w:pPr>
        <w:ind w:firstLine="720"/>
        <w:rPr>
          <w:rFonts w:cs="Times New Roman"/>
          <w:noProof/>
        </w:rPr>
        <w:pPrChange w:id="7589" w:author="Camilo Andrés Díaz Gómez" w:date="2023-03-17T00:48:00Z">
          <w:pPr/>
        </w:pPrChange>
      </w:pPr>
    </w:p>
    <w:p w14:paraId="34217077" w14:textId="5BC3A6BC" w:rsidR="001023B2" w:rsidRPr="00BD3055" w:rsidDel="00323D57" w:rsidRDefault="001023B2">
      <w:pPr>
        <w:pStyle w:val="Descripcin"/>
        <w:spacing w:line="360" w:lineRule="auto"/>
        <w:ind w:firstLine="720"/>
        <w:rPr>
          <w:del w:id="7590" w:author="Steff Guzmán" w:date="2023-03-13T19:10:00Z"/>
          <w:rFonts w:cs="Times New Roman"/>
          <w:noProof/>
        </w:rPr>
        <w:pPrChange w:id="7591" w:author="Camilo Andrés Díaz Gómez" w:date="2023-03-17T00:48:00Z">
          <w:pPr/>
        </w:pPrChange>
      </w:pPr>
    </w:p>
    <w:p w14:paraId="33ECCEB6" w14:textId="6C710876" w:rsidR="001023B2" w:rsidRPr="00BD3055" w:rsidDel="00C87243" w:rsidRDefault="001023B2">
      <w:pPr>
        <w:ind w:firstLine="720"/>
        <w:rPr>
          <w:del w:id="7592" w:author="Steff Guzmán" w:date="2023-03-13T18:48:00Z"/>
          <w:rFonts w:cs="Times New Roman"/>
          <w:b/>
          <w:bCs/>
          <w:noProof/>
        </w:rPr>
        <w:pPrChange w:id="7593" w:author="Camilo Andrés Díaz Gómez" w:date="2023-03-17T00:48:00Z">
          <w:pPr/>
        </w:pPrChange>
      </w:pPr>
      <w:del w:id="7594" w:author="Steff Guzmán" w:date="2023-03-13T18:48:00Z">
        <w:r w:rsidRPr="00BD3055" w:rsidDel="00C87243">
          <w:rPr>
            <w:rFonts w:cs="Times New Roman"/>
            <w:b/>
            <w:bCs/>
            <w:noProof/>
          </w:rPr>
          <w:delText>Figura 7.</w:delText>
        </w:r>
      </w:del>
    </w:p>
    <w:p w14:paraId="4E45CF46" w14:textId="5FE9F351" w:rsidR="001023B2" w:rsidRPr="00BD3055" w:rsidRDefault="001023B2">
      <w:pPr>
        <w:ind w:firstLine="720"/>
        <w:rPr>
          <w:rFonts w:cs="Times New Roman"/>
          <w:i/>
          <w:iCs/>
          <w:noProof/>
        </w:rPr>
        <w:pPrChange w:id="7595" w:author="Camilo Andrés Díaz Gómez" w:date="2023-03-17T00:48:00Z">
          <w:pPr/>
        </w:pPrChange>
      </w:pPr>
      <w:del w:id="7596" w:author="Steff Guzmán" w:date="2023-03-13T19:09:00Z">
        <w:r w:rsidRPr="00BD3055" w:rsidDel="00323D57">
          <w:rPr>
            <w:rFonts w:cs="Times New Roman"/>
            <w:i/>
            <w:iCs/>
            <w:noProof/>
          </w:rPr>
          <w:delText xml:space="preserve">Resultados </w:delText>
        </w:r>
      </w:del>
      <w:ins w:id="7597" w:author="Camilo Andrés Díaz Gómez" w:date="2023-03-12T18:42:00Z">
        <w:del w:id="7598" w:author="Steff Guzmán" w:date="2023-03-13T19:09:00Z">
          <w:r w:rsidR="00A858A6" w:rsidRPr="00BD3055" w:rsidDel="00323D57">
            <w:rPr>
              <w:rFonts w:cs="Times New Roman"/>
              <w:i/>
              <w:iCs/>
              <w:noProof/>
            </w:rPr>
            <w:delText>en tiempo real</w:delText>
          </w:r>
        </w:del>
      </w:ins>
      <w:commentRangeStart w:id="7599"/>
      <w:del w:id="7600" w:author="Camilo Andrés Díaz Gómez" w:date="2023-03-12T18:42:00Z">
        <w:r w:rsidRPr="00BD3055" w:rsidDel="00A858A6">
          <w:rPr>
            <w:rFonts w:cs="Times New Roman"/>
            <w:i/>
            <w:iCs/>
            <w:noProof/>
          </w:rPr>
          <w:delText>gratificantes</w:delText>
        </w:r>
      </w:del>
      <w:commentRangeEnd w:id="7599"/>
      <w:r w:rsidR="00365E74" w:rsidRPr="00BD3055">
        <w:rPr>
          <w:rStyle w:val="Refdecomentario"/>
          <w:rFonts w:cs="Times New Roman"/>
        </w:rPr>
        <w:commentReference w:id="7599"/>
      </w:r>
    </w:p>
    <w:p w14:paraId="4663ABD9" w14:textId="4C7AD55B" w:rsidR="00F06B7C" w:rsidRPr="00BD3055" w:rsidDel="00A13A1C" w:rsidRDefault="00F06B7C" w:rsidP="00EE67FE">
      <w:pPr>
        <w:rPr>
          <w:del w:id="7601" w:author="Camilo Andrés Díaz Gómez" w:date="2023-03-22T13:30:00Z"/>
          <w:rFonts w:cs="Times New Roman"/>
          <w:noProof/>
        </w:rPr>
      </w:pPr>
      <w:moveFromRangeStart w:id="7602" w:author="Steff Guzmán" w:date="2023-03-13T19:09:00Z" w:name="move129626989"/>
      <w:moveFrom w:id="7603" w:author="Steff Guzmán" w:date="2023-03-13T19:09:00Z">
        <w:r w:rsidRPr="00BD3055" w:rsidDel="00323D57">
          <w:rPr>
            <w:rFonts w:cs="Times New Roman"/>
            <w:noProof/>
          </w:rPr>
          <w:drawing>
            <wp:inline distT="0" distB="0" distL="0" distR="0" wp14:anchorId="68D6C1EE" wp14:editId="1F57E5EB">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7602"/>
    </w:p>
    <w:p w14:paraId="1326D348" w14:textId="04A65F05" w:rsidR="0021407E" w:rsidRPr="00BD3055" w:rsidDel="00A858A6" w:rsidRDefault="001A7BEA">
      <w:pPr>
        <w:rPr>
          <w:moveFrom w:id="7604" w:author="Camilo Andrés Díaz Gómez" w:date="2023-03-22T16:26:00Z"/>
          <w:rFonts w:cs="Times New Roman"/>
          <w:noProof/>
        </w:rPr>
      </w:pPr>
      <w:moveFromRangeStart w:id="7605" w:author="Camilo Andrés Díaz Gómez" w:date="2023-03-22T16:26:00Z" w:name="move129538940"/>
      <w:moveFrom w:id="7606" w:author="Camilo Andrés Díaz Gómez" w:date="2023-03-22T16:26:00Z">
        <w:r w:rsidRPr="00BD3055" w:rsidDel="00A858A6">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7605"/>
    <w:p w14:paraId="408971ED" w14:textId="77777777" w:rsidR="0021407E" w:rsidRPr="00BD3055" w:rsidRDefault="0021407E" w:rsidP="00EE67FE">
      <w:pPr>
        <w:rPr>
          <w:rFonts w:cs="Times New Roman"/>
          <w:noProof/>
        </w:rPr>
      </w:pPr>
    </w:p>
    <w:p w14:paraId="597690AE" w14:textId="77777777" w:rsidR="00A13A1C" w:rsidRDefault="00A13A1C">
      <w:pPr>
        <w:spacing w:after="160" w:line="259" w:lineRule="auto"/>
        <w:jc w:val="left"/>
        <w:rPr>
          <w:ins w:id="7607" w:author="Camilo Andrés Díaz Gómez" w:date="2023-03-22T13:30:00Z"/>
          <w:rFonts w:eastAsiaTheme="majorEastAsia" w:cs="Times New Roman"/>
          <w:b/>
          <w:sz w:val="20"/>
          <w:szCs w:val="20"/>
        </w:rPr>
      </w:pPr>
      <w:ins w:id="7608" w:author="Camilo Andrés Díaz Gómez" w:date="2023-03-22T13:30:00Z">
        <w:r>
          <w:rPr>
            <w:rFonts w:cs="Times New Roman"/>
            <w:sz w:val="20"/>
            <w:szCs w:val="20"/>
          </w:rPr>
          <w:br w:type="page"/>
        </w:r>
      </w:ins>
    </w:p>
    <w:p w14:paraId="3E557F53" w14:textId="3A39E0EC" w:rsidR="00424606" w:rsidRPr="00BD3055" w:rsidDel="00A13A1C" w:rsidRDefault="00424606">
      <w:pPr>
        <w:spacing w:after="160"/>
        <w:jc w:val="left"/>
        <w:rPr>
          <w:del w:id="7609" w:author="Camilo Andrés Díaz Gómez" w:date="2023-03-22T13:30:00Z"/>
          <w:rFonts w:cs="Times New Roman"/>
          <w:sz w:val="20"/>
          <w:szCs w:val="20"/>
        </w:rPr>
        <w:pPrChange w:id="7610" w:author="Camilo Andrés Díaz Gómez" w:date="2023-03-17T00:48:00Z">
          <w:pPr>
            <w:spacing w:after="160" w:line="259" w:lineRule="auto"/>
            <w:jc w:val="left"/>
          </w:pPr>
        </w:pPrChange>
      </w:pPr>
      <w:del w:id="7611" w:author="Camilo Andrés Díaz Gómez" w:date="2023-03-22T13:30:00Z">
        <w:r w:rsidRPr="00BD3055" w:rsidDel="00A13A1C">
          <w:rPr>
            <w:rFonts w:cs="Times New Roman"/>
            <w:sz w:val="20"/>
            <w:szCs w:val="20"/>
          </w:rPr>
          <w:br w:type="page"/>
        </w:r>
      </w:del>
    </w:p>
    <w:p w14:paraId="06BD5A6D" w14:textId="14E961FC" w:rsidR="00154CFC" w:rsidRPr="00BD3055" w:rsidRDefault="00154CFC">
      <w:pPr>
        <w:pStyle w:val="Ttulo2"/>
        <w:jc w:val="center"/>
        <w:rPr>
          <w:rFonts w:cs="Times New Roman"/>
        </w:rPr>
        <w:pPrChange w:id="7612" w:author="Camilo Andrés Díaz Gómez" w:date="2023-03-17T00:48:00Z">
          <w:pPr>
            <w:jc w:val="center"/>
          </w:pPr>
        </w:pPrChange>
      </w:pPr>
      <w:bookmarkStart w:id="7613" w:name="_Toc129623655"/>
      <w:bookmarkStart w:id="7614" w:name="_Toc130385280"/>
      <w:r w:rsidRPr="00BD3055">
        <w:rPr>
          <w:rFonts w:cs="Times New Roman"/>
        </w:rPr>
        <w:t>Conclusiones</w:t>
      </w:r>
      <w:bookmarkEnd w:id="7613"/>
      <w:bookmarkEnd w:id="7614"/>
    </w:p>
    <w:p w14:paraId="60F536FA" w14:textId="16B118A2" w:rsidR="000E1688" w:rsidDel="007E1986" w:rsidRDefault="000E1688" w:rsidP="0078443C">
      <w:pPr>
        <w:pStyle w:val="PrrAPA"/>
        <w:rPr>
          <w:del w:id="7615" w:author="Steff Guzmán" w:date="2023-03-13T19:57:00Z"/>
          <w:noProof/>
        </w:rPr>
      </w:pPr>
    </w:p>
    <w:p w14:paraId="230AC9DB" w14:textId="77777777" w:rsidR="007E1986" w:rsidRDefault="007E1986">
      <w:pPr>
        <w:pStyle w:val="PrrAPA"/>
        <w:rPr>
          <w:ins w:id="7616" w:author="Camilo Andrés Díaz Gómez" w:date="2023-03-22T17:58:00Z"/>
          <w:noProof/>
        </w:rPr>
        <w:pPrChange w:id="7617" w:author="Camilo Andrés Díaz Gómez" w:date="2023-03-22T17:58:00Z">
          <w:pPr>
            <w:ind w:firstLine="720"/>
          </w:pPr>
        </w:pPrChange>
      </w:pPr>
    </w:p>
    <w:p w14:paraId="2CFD0106" w14:textId="1F87CC07" w:rsidR="00F96BAA" w:rsidRDefault="00F96BAA" w:rsidP="00F96BAA">
      <w:pPr>
        <w:pStyle w:val="PrrAPA"/>
        <w:rPr>
          <w:ins w:id="7618" w:author="Camilo Andrés Díaz Gómez" w:date="2023-03-22T18:16:00Z"/>
          <w:noProof/>
        </w:rPr>
      </w:pPr>
      <w:ins w:id="7619" w:author="Camilo Andrés Díaz Gómez" w:date="2023-03-22T18:16:00Z">
        <w:r>
          <w:rPr>
            <w:noProof/>
          </w:rPr>
          <w:t>Se ha llevado a cabo con éxito el desarrollo de un modelo de simulación de datos IoT mediante un lenguaje de programación para la validación de proyectos en la región del centro de Bogotá D.C, Colombia. Los objetivos específicos planteados en este proyecto se lograron satisfactoriamente, incluyendo el diseño de algoritmos de simulación para los diferentes sensores, el desarrollo de modelos de simulación, la generación de datos e información mediante los algoritmos desarrollados y la realización de pruebas funcionales para comprobar la validez de los datos simulados.</w:t>
        </w:r>
      </w:ins>
    </w:p>
    <w:p w14:paraId="011D1395" w14:textId="77777777" w:rsidR="00F96BAA" w:rsidRDefault="00F96BAA" w:rsidP="00F96BAA">
      <w:pPr>
        <w:pStyle w:val="PrrAPA"/>
        <w:rPr>
          <w:ins w:id="7620" w:author="Camilo Andrés Díaz Gómez" w:date="2023-03-22T18:16:00Z"/>
          <w:noProof/>
        </w:rPr>
      </w:pPr>
    </w:p>
    <w:p w14:paraId="5384EAC8" w14:textId="77777777" w:rsidR="00F96BAA" w:rsidRDefault="00F96BAA" w:rsidP="00F96BAA">
      <w:pPr>
        <w:pStyle w:val="PrrAPA"/>
        <w:rPr>
          <w:ins w:id="7621" w:author="Camilo Andrés Díaz Gómez" w:date="2023-03-22T18:16:00Z"/>
          <w:noProof/>
        </w:rPr>
      </w:pPr>
      <w:ins w:id="7622" w:author="Camilo Andrés Díaz Gómez" w:date="2023-03-22T18:16:00Z">
        <w:r>
          <w:rPr>
            <w:noProof/>
          </w:rPr>
          <w:t>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los diferentes modelos han sido evaluados con diferentes métricas de error y han arrojado resultados cercanos a los datos reales. En general, el modelo de red neuronal ha mostrado la mayor precisión en las predicciones, seguido por los modelos de árboles aleatorios y árboles de decisiones, pero la elección del modelo dependerá de los datos específicos y las necesidades del usuario.</w:t>
        </w:r>
      </w:ins>
    </w:p>
    <w:p w14:paraId="2D2FE894" w14:textId="77777777" w:rsidR="00F96BAA" w:rsidRDefault="00F96BAA" w:rsidP="00F96BAA">
      <w:pPr>
        <w:pStyle w:val="PrrAPA"/>
        <w:rPr>
          <w:ins w:id="7623" w:author="Camilo Andrés Díaz Gómez" w:date="2023-03-22T18:16:00Z"/>
          <w:noProof/>
        </w:rPr>
      </w:pPr>
    </w:p>
    <w:p w14:paraId="21FA469E" w14:textId="1FB3DA89" w:rsidR="00F96BAA" w:rsidRDefault="00F96BAA" w:rsidP="00F96BAA">
      <w:pPr>
        <w:pStyle w:val="PrrAPA"/>
        <w:rPr>
          <w:ins w:id="7624" w:author="Camilo Andrés Díaz Gómez" w:date="2023-03-22T18:16:00Z"/>
          <w:noProof/>
        </w:rPr>
      </w:pPr>
      <w:ins w:id="7625" w:author="Camilo Andrés Díaz Gómez" w:date="2023-03-22T18:16:00Z">
        <w:r>
          <w:rPr>
            <w:noProof/>
          </w:rPr>
          <w:t xml:space="preserve">En cuanto a los resultados obtenidos diariamente por cada modelo, se evidencia que el modelo de regresión presenta una mayor diferencia promedio en comparación con los otros modelos evaluados. Por otro lado, los modelos de </w:t>
        </w:r>
      </w:ins>
      <w:ins w:id="7626" w:author="Camilo Andrés Díaz Gómez" w:date="2023-03-22T18:18:00Z">
        <w:r w:rsidR="004660EF">
          <w:rPr>
            <w:noProof/>
          </w:rPr>
          <w:t xml:space="preserve">la red neuronal, </w:t>
        </w:r>
      </w:ins>
      <w:ins w:id="7627" w:author="Camilo Andrés Díaz Gómez" w:date="2023-03-22T18:16:00Z">
        <w:r>
          <w:rPr>
            <w:noProof/>
          </w:rPr>
          <w:t>bosque aleatorio</w:t>
        </w:r>
      </w:ins>
      <w:ins w:id="7628" w:author="Camilo Andrés Díaz Gómez" w:date="2023-03-22T18:18:00Z">
        <w:r w:rsidR="004660EF">
          <w:rPr>
            <w:noProof/>
          </w:rPr>
          <w:t>,</w:t>
        </w:r>
      </w:ins>
      <w:ins w:id="7629" w:author="Camilo Andrés Díaz Gómez" w:date="2023-03-22T18:16:00Z">
        <w:r>
          <w:rPr>
            <w:noProof/>
          </w:rPr>
          <w:t xml:space="preserve"> árboles de decisión presentan una menor diferencia promedio, lo que sugiere que son modelos más precisos y confiables en la simulación de datos IoT.</w:t>
        </w:r>
      </w:ins>
    </w:p>
    <w:p w14:paraId="1973CE81" w14:textId="77777777" w:rsidR="00F96BAA" w:rsidRDefault="00F96BAA" w:rsidP="00F96BAA">
      <w:pPr>
        <w:pStyle w:val="PrrAPA"/>
        <w:rPr>
          <w:ins w:id="7630" w:author="Camilo Andrés Díaz Gómez" w:date="2023-03-22T18:16:00Z"/>
          <w:noProof/>
        </w:rPr>
      </w:pPr>
    </w:p>
    <w:p w14:paraId="0AC5D9B2" w14:textId="77777777" w:rsidR="00F96BAA" w:rsidRDefault="00F96BAA" w:rsidP="00F96BAA">
      <w:pPr>
        <w:pStyle w:val="PrrAPA"/>
        <w:rPr>
          <w:ins w:id="7631" w:author="Camilo Andrés Díaz Gómez" w:date="2023-03-22T18:16:00Z"/>
          <w:noProof/>
        </w:rPr>
      </w:pPr>
      <w:ins w:id="7632" w:author="Camilo Andrés Díaz Gómez" w:date="2023-03-22T18:16:00Z">
        <w:r>
          <w:rPr>
            <w:noProof/>
          </w:rPr>
          <w:t>Este proyecto puede contribuir a la facilitación de pruebas de proyectos IoT en la región de Colombia, lo que podría tener un impacto positivo en la implementación de proyectos de IoT en el país. Además, la metodología y los resultados obtenidos en este proyecto pueden ser utilizados como base para futuras investigaciones relacionadas con la simulación de datos IoT en diferentes contextos y para diferentes aplicaciones.</w:t>
        </w:r>
      </w:ins>
    </w:p>
    <w:p w14:paraId="633D494B" w14:textId="77777777" w:rsidR="00F96BAA" w:rsidRDefault="00F96BAA" w:rsidP="00F96BAA">
      <w:pPr>
        <w:pStyle w:val="PrrAPA"/>
        <w:rPr>
          <w:ins w:id="7633" w:author="Camilo Andrés Díaz Gómez" w:date="2023-03-22T18:16:00Z"/>
          <w:noProof/>
        </w:rPr>
      </w:pPr>
    </w:p>
    <w:p w14:paraId="6A0136C0" w14:textId="6AA9FF4B" w:rsidR="000E1688" w:rsidRPr="00BD3055" w:rsidDel="007E1986" w:rsidRDefault="00F96BAA">
      <w:pPr>
        <w:pStyle w:val="PrrAPA"/>
        <w:ind w:firstLine="0"/>
        <w:rPr>
          <w:del w:id="7634" w:author="Camilo Andrés Díaz Gómez" w:date="2023-03-22T18:07:00Z"/>
          <w:noProof/>
        </w:rPr>
        <w:pPrChange w:id="7635" w:author="Camilo Andrés Díaz Gómez" w:date="2023-03-22T18:07:00Z">
          <w:pPr>
            <w:ind w:firstLine="708"/>
          </w:pPr>
        </w:pPrChange>
      </w:pPr>
      <w:ins w:id="7636" w:author="Camilo Andrés Díaz Gómez" w:date="2023-03-22T18:16:00Z">
        <w:r>
          <w:rPr>
            <w:noProof/>
          </w:rPr>
          <w:t>En conclusión, el modelo de Machine Learning desarrollado en este proyecto tiene un gran potencial para mejorar la eficiencia y precisión en proyectos IoT y podría ser una herramienta valiosa en la planificación del desarrollo sostenible y la gestión del clima en general. Los resultados obtenidos indican que los modelos desarrollados en este proyecto pueden ser utilizados para proporcionar pronósticos precisos del clima y realizar un entorno simulado de datos climáticos, lo que puede ser especialmente importante en el contexto de proyectos IoT, generando un impacto positivo en la implementación de proyectos IoT en el país, donde la precisión en la toma de decisiones es fundamental.</w:t>
        </w:r>
      </w:ins>
      <w:del w:id="7637" w:author="Camilo Andrés Díaz Gómez" w:date="2023-03-22T18:07:00Z">
        <w:r w:rsidR="005632BE" w:rsidRPr="00BD3055" w:rsidDel="007E1986">
          <w:rPr>
            <w:noProof/>
          </w:rPr>
          <w:delText>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 han sido evaluados con diferentes métricas de error</w:delText>
        </w:r>
      </w:del>
      <w:del w:id="7638" w:author="Camilo Andrés Díaz Gómez" w:date="2023-03-22T13:32:00Z">
        <w:r w:rsidR="005632BE" w:rsidRPr="00BD3055" w:rsidDel="00A13A1C">
          <w:rPr>
            <w:noProof/>
          </w:rPr>
          <w:delText>,</w:delText>
        </w:r>
      </w:del>
      <w:del w:id="7639" w:author="Camilo Andrés Díaz Gómez" w:date="2023-03-22T18:07:00Z">
        <w:r w:rsidR="005632BE" w:rsidRPr="00BD3055" w:rsidDel="007E1986">
          <w:rPr>
            <w:noProof/>
          </w:rPr>
          <w:delText xml:space="preserve"> como el error absoluto, el error cuadrático medio, el </w:delText>
        </w:r>
        <w:r w:rsidR="000E1688" w:rsidRPr="00BD3055" w:rsidDel="007E1986">
          <w:rPr>
            <w:noProof/>
          </w:rPr>
          <w:delText>p</w:delText>
        </w:r>
        <w:r w:rsidR="005632BE" w:rsidRPr="00BD3055" w:rsidDel="007E1986">
          <w:rPr>
            <w:noProof/>
          </w:rPr>
          <w:delText>seudo</w:delText>
        </w:r>
        <w:r w:rsidR="000E1688" w:rsidRPr="00BD3055" w:rsidDel="007E1986">
          <w:rPr>
            <w:noProof/>
          </w:rPr>
          <w:delText xml:space="preserve"> h</w:delText>
        </w:r>
        <w:r w:rsidR="005632BE" w:rsidRPr="00BD3055" w:rsidDel="007E1986">
          <w:rPr>
            <w:noProof/>
          </w:rPr>
          <w:delText>uber y el promedio de diferencia con la temperatura real</w:delText>
        </w:r>
        <w:r w:rsidR="000E1688" w:rsidRPr="00BD3055" w:rsidDel="007E1986">
          <w:rPr>
            <w:noProof/>
          </w:rPr>
          <w:delText>, y han arrojado resultados</w:delText>
        </w:r>
      </w:del>
      <w:del w:id="7640" w:author="Camilo Andrés Díaz Gómez" w:date="2023-03-12T18:45:00Z">
        <w:r w:rsidR="000E1688" w:rsidRPr="00BD3055" w:rsidDel="00A858A6">
          <w:rPr>
            <w:noProof/>
          </w:rPr>
          <w:delText xml:space="preserve"> </w:delText>
        </w:r>
      </w:del>
      <w:commentRangeStart w:id="7641"/>
      <w:del w:id="7642" w:author="Camilo Andrés Díaz Gómez" w:date="2023-03-12T18:46:00Z">
        <w:r w:rsidR="000E1688" w:rsidRPr="00BD3055" w:rsidDel="00A858A6">
          <w:rPr>
            <w:noProof/>
          </w:rPr>
          <w:delText>alentadores</w:delText>
        </w:r>
      </w:del>
      <w:commentRangeEnd w:id="7641"/>
      <w:del w:id="7643" w:author="Camilo Andrés Díaz Gómez" w:date="2023-03-22T18:07:00Z">
        <w:r w:rsidR="00365E74" w:rsidRPr="00BD3055" w:rsidDel="007E1986">
          <w:rPr>
            <w:rStyle w:val="Refdecomentario"/>
          </w:rPr>
          <w:commentReference w:id="7641"/>
        </w:r>
        <w:r w:rsidR="005632BE" w:rsidRPr="00BD3055" w:rsidDel="007E1986">
          <w:rPr>
            <w:noProof/>
          </w:rPr>
          <w:delText xml:space="preserve">. </w:delText>
        </w:r>
        <w:r w:rsidR="000E1688" w:rsidRPr="00BD3055" w:rsidDel="007E1986">
          <w:rPr>
            <w:noProof/>
          </w:rPr>
          <w:delText xml:space="preserve">En general, el modelo </w:delText>
        </w:r>
        <w:r w:rsidR="008A15AC" w:rsidRPr="00BD3055" w:rsidDel="007E1986">
          <w:rPr>
            <w:noProof/>
          </w:rPr>
          <w:delText xml:space="preserve">por Regresion Lineal </w:delText>
        </w:r>
        <w:r w:rsidR="000E1688" w:rsidRPr="00BD3055" w:rsidDel="007E1986">
          <w:rPr>
            <w:noProof/>
          </w:rPr>
          <w:delText xml:space="preserve">ha mostrado la mayor precisión en las predicciones, con el menor promedio de diferencia con la temperatura real, seguido por el modelo de </w:delText>
        </w:r>
        <w:r w:rsidR="008A15AC" w:rsidRPr="00BD3055" w:rsidDel="007E1986">
          <w:rPr>
            <w:noProof/>
          </w:rPr>
          <w:delText>Red Neuronal</w:delText>
        </w:r>
        <w:r w:rsidR="000E1688" w:rsidRPr="00BD3055" w:rsidDel="007E1986">
          <w:rPr>
            <w:noProof/>
          </w:rPr>
          <w:delText xml:space="preserve"> y KNN</w:delText>
        </w:r>
        <w:r w:rsidR="000E1688" w:rsidRPr="00BD3055" w:rsidDel="007E1986">
          <w:delText>,</w:delText>
        </w:r>
        <w:r w:rsidR="000E1688" w:rsidRPr="00BD3055" w:rsidDel="007E1986">
          <w:rPr>
            <w:noProof/>
          </w:rPr>
          <w:delText xml:space="preserve"> pero la elección del modelo dependerá de los datos específicos y las necesidades del usuario. </w:delText>
        </w:r>
        <w:r w:rsidR="005632BE" w:rsidRPr="00BD3055" w:rsidDel="007E1986">
          <w:rPr>
            <w:noProof/>
          </w:rPr>
          <w:delText xml:space="preserve">Aunque los modelos </w:delText>
        </w:r>
        <w:r w:rsidR="008A15AC" w:rsidRPr="00BD3055" w:rsidDel="007E1986">
          <w:rPr>
            <w:noProof/>
          </w:rPr>
          <w:delText>de Red Neuronal y KNN</w:delText>
        </w:r>
        <w:r w:rsidR="005632BE" w:rsidRPr="00BD3055" w:rsidDel="007E1986">
          <w:rPr>
            <w:noProof/>
          </w:rPr>
          <w:delText xml:space="preserve"> también han proporcionado resultados alentadores, los resultados de </w:delText>
        </w:r>
        <w:r w:rsidR="008A15AC" w:rsidRPr="00BD3055" w:rsidDel="007E1986">
          <w:rPr>
            <w:noProof/>
          </w:rPr>
          <w:delText>Regresión lineal</w:delText>
        </w:r>
        <w:r w:rsidR="005632BE" w:rsidRPr="00BD3055" w:rsidDel="007E1986">
          <w:rPr>
            <w:noProof/>
          </w:rPr>
          <w:delText xml:space="preserve"> sugieren que este modelo tiene un mayor potencial para su uso en pruebas de proyectos IoT</w:delText>
        </w:r>
        <w:r w:rsidR="000E1688" w:rsidRPr="00BD3055" w:rsidDel="007E1986">
          <w:delText xml:space="preserve"> </w:delText>
        </w:r>
        <w:r w:rsidR="000E1688" w:rsidRPr="00BD3055" w:rsidDel="007E1986">
          <w:rPr>
            <w:noProof/>
          </w:rPr>
          <w:delText>pero la elección del modelo dependerá de l</w:delText>
        </w:r>
      </w:del>
      <w:del w:id="7644" w:author="Camilo Andrés Díaz Gómez" w:date="2023-03-22T13:31:00Z">
        <w:r w:rsidR="000E1688" w:rsidRPr="00BD3055" w:rsidDel="00A13A1C">
          <w:rPr>
            <w:noProof/>
          </w:rPr>
          <w:delText>os datos específicos y las necesidades del usuario.</w:delText>
        </w:r>
      </w:del>
      <w:del w:id="7645" w:author="Camilo Andrés Díaz Gómez" w:date="2023-03-22T18:07:00Z">
        <w:r w:rsidR="000E1688" w:rsidRPr="00BD3055" w:rsidDel="007E1986">
          <w:rPr>
            <w:noProof/>
          </w:rPr>
          <w:delText xml:space="preserve"> </w:delText>
        </w:r>
        <w:r w:rsidR="005632BE" w:rsidRPr="00BD3055" w:rsidDel="007E1986">
          <w:rPr>
            <w:noProof/>
          </w:rPr>
          <w:delText xml:space="preserve"> </w:delText>
        </w:r>
      </w:del>
    </w:p>
    <w:p w14:paraId="15A1427F" w14:textId="6413D8B2" w:rsidR="000E1688" w:rsidRPr="00BD3055" w:rsidDel="00F96BAA" w:rsidRDefault="000E1688">
      <w:pPr>
        <w:pStyle w:val="PrrAPA"/>
        <w:ind w:firstLine="0"/>
        <w:rPr>
          <w:del w:id="7646" w:author="Camilo Andrés Díaz Gómez" w:date="2023-03-22T18:16:00Z"/>
          <w:noProof/>
        </w:rPr>
        <w:pPrChange w:id="7647" w:author="Camilo Andrés Díaz Gómez" w:date="2023-03-22T18:07:00Z">
          <w:pPr/>
        </w:pPrChange>
      </w:pPr>
    </w:p>
    <w:p w14:paraId="111A5D02" w14:textId="542F131C" w:rsidR="00F96BAA" w:rsidRDefault="005632BE">
      <w:pPr>
        <w:pStyle w:val="PrrAPA"/>
        <w:rPr>
          <w:ins w:id="7648" w:author="Camilo Andrés Díaz Gómez" w:date="2023-03-22T18:14:00Z"/>
          <w:noProof/>
        </w:rPr>
      </w:pPr>
      <w:del w:id="7649" w:author="Camilo Andrés Díaz Gómez" w:date="2023-03-22T18:16:00Z">
        <w:r w:rsidRPr="00BD3055" w:rsidDel="00F96BAA">
          <w:rPr>
            <w:noProof/>
          </w:rPr>
          <w:delText xml:space="preserve">Los resultados indican que el </w:delText>
        </w:r>
      </w:del>
      <w:del w:id="7650" w:author="Camilo Andrés Díaz Gómez" w:date="2023-03-22T18:11:00Z">
        <w:r w:rsidRPr="00BD3055" w:rsidDel="00F96BAA">
          <w:rPr>
            <w:noProof/>
          </w:rPr>
          <w:delText>modelo de machine learning</w:delText>
        </w:r>
      </w:del>
      <w:del w:id="7651" w:author="Camilo Andrés Díaz Gómez" w:date="2023-03-22T18:16:00Z">
        <w:r w:rsidRPr="00BD3055" w:rsidDel="00F96BAA">
          <w:rPr>
            <w:noProof/>
          </w:rPr>
          <w:delText xml:space="preserve"> puede ser utilizado para proporcionar pronósticos precisos del clima</w:delText>
        </w:r>
        <w:r w:rsidR="000E1688" w:rsidRPr="00BD3055" w:rsidDel="00F96BAA">
          <w:rPr>
            <w:noProof/>
          </w:rPr>
          <w:delText xml:space="preserve"> y de esta manera realizar un entorno simulado de datos climaticos</w:delText>
        </w:r>
        <w:r w:rsidRPr="00BD3055" w:rsidDel="00F96BAA">
          <w:rPr>
            <w:noProof/>
          </w:rPr>
          <w:delTex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delText>
        </w:r>
      </w:del>
    </w:p>
    <w:p w14:paraId="2E9FCE17" w14:textId="77777777" w:rsidR="00F96BAA" w:rsidRDefault="00F96BAA">
      <w:pPr>
        <w:pStyle w:val="PrrAPA"/>
        <w:rPr>
          <w:ins w:id="7652" w:author="Camilo Andrés Díaz Gómez" w:date="2023-03-22T18:12:00Z"/>
          <w:noProof/>
        </w:rPr>
      </w:pPr>
    </w:p>
    <w:p w14:paraId="69592D28" w14:textId="77777777" w:rsidR="00F96BAA" w:rsidRPr="00BD3055" w:rsidRDefault="00F96BAA">
      <w:pPr>
        <w:pStyle w:val="PrrAPA"/>
        <w:rPr>
          <w:noProof/>
        </w:rPr>
        <w:pPrChange w:id="7653" w:author="Camilo Andrés Díaz Gómez" w:date="2023-03-22T16:35:00Z">
          <w:pPr>
            <w:ind w:firstLine="708"/>
          </w:pPr>
        </w:pPrChange>
      </w:pPr>
    </w:p>
    <w:p w14:paraId="54845C36" w14:textId="60AEBD47" w:rsidR="00041288" w:rsidRPr="00BD3055" w:rsidRDefault="00041288">
      <w:pPr>
        <w:pStyle w:val="PrrAPA"/>
        <w:rPr>
          <w:noProof/>
        </w:rPr>
        <w:pPrChange w:id="7654" w:author="Camilo Andrés Díaz Gómez" w:date="2023-03-22T16:35:00Z">
          <w:pPr>
            <w:jc w:val="center"/>
          </w:pPr>
        </w:pPrChange>
      </w:pPr>
    </w:p>
    <w:p w14:paraId="2AA028A8" w14:textId="5D448308" w:rsidR="00041288" w:rsidRPr="00BD3055" w:rsidRDefault="00041288">
      <w:pPr>
        <w:pStyle w:val="PrrAPA"/>
        <w:rPr>
          <w:noProof/>
        </w:rPr>
        <w:pPrChange w:id="7655" w:author="Camilo Andrés Díaz Gómez" w:date="2023-03-22T16:35:00Z">
          <w:pPr>
            <w:jc w:val="center"/>
          </w:pPr>
        </w:pPrChange>
      </w:pPr>
    </w:p>
    <w:p w14:paraId="2863A71E" w14:textId="120F023E" w:rsidR="00041288" w:rsidRPr="00BD3055" w:rsidRDefault="00041288">
      <w:pPr>
        <w:pStyle w:val="PrrAPA"/>
        <w:rPr>
          <w:noProof/>
        </w:rPr>
        <w:pPrChange w:id="7656" w:author="Camilo Andrés Díaz Gómez" w:date="2023-03-22T16:35:00Z">
          <w:pPr>
            <w:jc w:val="center"/>
          </w:pPr>
        </w:pPrChange>
      </w:pPr>
    </w:p>
    <w:p w14:paraId="64D5BDEB" w14:textId="2A5FCE3B" w:rsidR="00041288" w:rsidRPr="00BD3055" w:rsidRDefault="00041288" w:rsidP="00EE67FE">
      <w:pPr>
        <w:jc w:val="center"/>
        <w:rPr>
          <w:ins w:id="7657" w:author="Steff Guzmán" w:date="2023-03-13T19:58:00Z"/>
          <w:rFonts w:cs="Times New Roman"/>
          <w:noProof/>
        </w:rPr>
      </w:pPr>
    </w:p>
    <w:p w14:paraId="38778447" w14:textId="77777777" w:rsidR="00AC7859" w:rsidRPr="00BD3055" w:rsidRDefault="00AC7859" w:rsidP="00EE67FE">
      <w:pPr>
        <w:jc w:val="center"/>
        <w:rPr>
          <w:rFonts w:cs="Times New Roman"/>
          <w:noProof/>
        </w:rPr>
      </w:pPr>
    </w:p>
    <w:p w14:paraId="74BEF47B" w14:textId="3746D339" w:rsidR="00F96BAA" w:rsidRDefault="00F96BAA">
      <w:pPr>
        <w:spacing w:after="160" w:line="259" w:lineRule="auto"/>
        <w:jc w:val="left"/>
        <w:rPr>
          <w:ins w:id="7658" w:author="Camilo Andrés Díaz Gómez" w:date="2023-03-22T18:14:00Z"/>
          <w:rFonts w:eastAsiaTheme="majorEastAsia" w:cs="Times New Roman"/>
          <w:b/>
          <w:noProof/>
          <w:szCs w:val="26"/>
        </w:rPr>
      </w:pPr>
      <w:ins w:id="7659" w:author="Camilo Andrés Díaz Gómez" w:date="2023-03-22T18:14:00Z">
        <w:r>
          <w:rPr>
            <w:rFonts w:cs="Times New Roman"/>
            <w:noProof/>
          </w:rPr>
          <w:br w:type="page"/>
        </w:r>
      </w:ins>
    </w:p>
    <w:p w14:paraId="3321FFA2" w14:textId="77777777" w:rsidR="005632BE" w:rsidRPr="00BD3055" w:rsidDel="00A858A6" w:rsidRDefault="005632BE">
      <w:pPr>
        <w:rPr>
          <w:del w:id="7660" w:author="Camilo Andrés Díaz Gómez" w:date="2023-03-12T18:46:00Z"/>
          <w:rFonts w:cs="Times New Roman"/>
          <w:noProof/>
        </w:rPr>
      </w:pPr>
    </w:p>
    <w:p w14:paraId="08CDB835" w14:textId="7176F6B1" w:rsidR="005632BE" w:rsidRPr="00BD3055" w:rsidDel="00A858A6" w:rsidRDefault="005632BE">
      <w:pPr>
        <w:jc w:val="center"/>
        <w:rPr>
          <w:del w:id="7661" w:author="Camilo Andrés Díaz Gómez" w:date="2023-03-12T18:46:00Z"/>
          <w:rFonts w:cs="Times New Roman"/>
          <w:b/>
          <w:bCs/>
          <w:szCs w:val="24"/>
        </w:rPr>
      </w:pPr>
    </w:p>
    <w:p w14:paraId="7A89CB00" w14:textId="46F25B83" w:rsidR="00154CFC" w:rsidRPr="00BD3055" w:rsidDel="00935104" w:rsidRDefault="00154CFC">
      <w:pPr>
        <w:pStyle w:val="Ttulo2"/>
        <w:jc w:val="center"/>
        <w:rPr>
          <w:del w:id="7662" w:author="Camilo Andrés Díaz Gómez" w:date="2023-03-22T13:45:00Z"/>
          <w:rFonts w:cs="Times New Roman"/>
        </w:rPr>
        <w:pPrChange w:id="7663" w:author="Camilo Andrés Díaz Gómez" w:date="2023-03-17T00:48:00Z">
          <w:pPr>
            <w:jc w:val="center"/>
          </w:pPr>
        </w:pPrChange>
      </w:pPr>
      <w:bookmarkStart w:id="7664" w:name="_Toc129623656"/>
      <w:bookmarkStart w:id="7665" w:name="_Toc130385281"/>
      <w:r w:rsidRPr="00BD3055">
        <w:rPr>
          <w:rFonts w:cs="Times New Roman"/>
        </w:rPr>
        <w:t>Recomendaciones</w:t>
      </w:r>
      <w:bookmarkEnd w:id="7664"/>
      <w:bookmarkEnd w:id="7665"/>
    </w:p>
    <w:p w14:paraId="4C0AE751" w14:textId="77777777" w:rsidR="00935104" w:rsidRPr="00BD3055" w:rsidRDefault="00935104">
      <w:pPr>
        <w:pStyle w:val="Ttulo2"/>
        <w:jc w:val="center"/>
        <w:rPr>
          <w:ins w:id="7666" w:author="Camilo Andrés Díaz Gómez" w:date="2023-03-22T13:45:00Z"/>
        </w:rPr>
        <w:pPrChange w:id="7667" w:author="Camilo Andrés Díaz Gómez" w:date="2023-03-22T13:45:00Z">
          <w:pPr>
            <w:ind w:firstLine="720"/>
          </w:pPr>
        </w:pPrChange>
      </w:pPr>
    </w:p>
    <w:p w14:paraId="17269421" w14:textId="3A29B38C" w:rsidR="00154CFC" w:rsidDel="00935104" w:rsidRDefault="00935104">
      <w:pPr>
        <w:pStyle w:val="PrrAPA"/>
        <w:rPr>
          <w:del w:id="7668" w:author="Camilo Andrés Díaz Gómez" w:date="2023-03-22T13:45:00Z"/>
        </w:rPr>
        <w:pPrChange w:id="7669" w:author="Camilo Andrés Díaz Gómez" w:date="2023-03-22T16:35:00Z">
          <w:pPr/>
        </w:pPrChange>
      </w:pPr>
      <w:ins w:id="7670" w:author="Camilo Andrés Díaz Gómez" w:date="2023-03-22T13:45:00Z">
        <w:r>
          <w:tab/>
        </w:r>
      </w:ins>
    </w:p>
    <w:p w14:paraId="6CD9C91D" w14:textId="77777777" w:rsidR="00935104" w:rsidRPr="00BD3055" w:rsidRDefault="00935104">
      <w:pPr>
        <w:pStyle w:val="PrrAPA"/>
        <w:rPr>
          <w:ins w:id="7671" w:author="Camilo Andrés Díaz Gómez" w:date="2023-03-22T13:45:00Z"/>
          <w:b/>
          <w:bCs/>
        </w:rPr>
        <w:pPrChange w:id="7672" w:author="Camilo Andrés Díaz Gómez" w:date="2023-03-22T16:35:00Z">
          <w:pPr>
            <w:jc w:val="center"/>
          </w:pPr>
        </w:pPrChange>
      </w:pPr>
    </w:p>
    <w:p w14:paraId="623A4DEB" w14:textId="77777777" w:rsidR="004660EF" w:rsidRDefault="00836B69">
      <w:pPr>
        <w:pStyle w:val="PrrAPA"/>
        <w:rPr>
          <w:ins w:id="7673" w:author="Camilo Andrés Díaz Gómez" w:date="2023-03-22T18:22:00Z"/>
        </w:rPr>
      </w:pPr>
      <w:r w:rsidRPr="00BD3055">
        <w:t xml:space="preserve">Para entrenar modelos de Machine Learning de manera efectiva, es fundamental tener en cuenta algunas recomendaciones clave. </w:t>
      </w:r>
    </w:p>
    <w:p w14:paraId="411C2772" w14:textId="77777777" w:rsidR="004660EF" w:rsidRDefault="004660EF">
      <w:pPr>
        <w:pStyle w:val="PrrAPA"/>
        <w:rPr>
          <w:ins w:id="7674" w:author="Camilo Andrés Díaz Gómez" w:date="2023-03-22T18:22:00Z"/>
        </w:rPr>
      </w:pPr>
    </w:p>
    <w:p w14:paraId="0C34E58C" w14:textId="605F3FB7" w:rsidR="00836B69" w:rsidRPr="00BD3055" w:rsidRDefault="00836B69">
      <w:pPr>
        <w:pStyle w:val="PrrAPA"/>
        <w:pPrChange w:id="7675" w:author="Camilo Andrés Díaz Gómez" w:date="2023-03-22T16:35:00Z">
          <w:pPr>
            <w:ind w:firstLine="708"/>
          </w:pPr>
        </w:pPrChange>
      </w:pPr>
      <w:r w:rsidRPr="00BD3055">
        <w:t>En primer lugar, es importante tener en cuenta que los modelos de Machine Learning funcionan mejor cuando se trabaja con una gran cantidad de datos de alta calidad. Por lo tanto, es fundamental obtener una gran cantidad de datos para entrenar el modelo y hacer que sea más preciso.</w:t>
      </w:r>
    </w:p>
    <w:p w14:paraId="6456D49E" w14:textId="77777777" w:rsidR="00836B69" w:rsidRPr="00BD3055" w:rsidRDefault="00836B69">
      <w:pPr>
        <w:pStyle w:val="PrrAPA"/>
        <w:pPrChange w:id="7676" w:author="Camilo Andrés Díaz Gómez" w:date="2023-03-22T16:35:00Z">
          <w:pPr/>
        </w:pPrChange>
      </w:pPr>
    </w:p>
    <w:p w14:paraId="7227AA68" w14:textId="4C7BEDF6" w:rsidR="00836B69" w:rsidRPr="00BD3055" w:rsidRDefault="00836B69">
      <w:pPr>
        <w:pStyle w:val="PrrAPA"/>
        <w:pPrChange w:id="7677" w:author="Camilo Andrés Díaz Gómez" w:date="2023-03-22T16:35:00Z">
          <w:pPr>
            <w:ind w:firstLine="708"/>
          </w:pPr>
        </w:pPrChange>
      </w:pPr>
      <w:r w:rsidRPr="00BD3055">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424606" w:rsidRPr="00BD3055">
        <w:t>M</w:t>
      </w:r>
      <w:r w:rsidRPr="00BD3055">
        <w:t>achine</w:t>
      </w:r>
      <w:r w:rsidR="00424606" w:rsidRPr="00BD3055">
        <w:t xml:space="preserve"> Learning</w:t>
      </w:r>
      <w:r w:rsidRPr="00BD3055">
        <w:t xml:space="preserve"> de manera efectiva.</w:t>
      </w:r>
    </w:p>
    <w:p w14:paraId="76C13F08" w14:textId="77777777" w:rsidR="00836B69" w:rsidRPr="00BD3055" w:rsidRDefault="00836B69">
      <w:pPr>
        <w:pStyle w:val="PrrAPA"/>
        <w:pPrChange w:id="7678" w:author="Camilo Andrés Díaz Gómez" w:date="2023-03-22T16:35:00Z">
          <w:pPr/>
        </w:pPrChange>
      </w:pPr>
    </w:p>
    <w:p w14:paraId="6E9BFB6E" w14:textId="77777777" w:rsidR="00836B69" w:rsidRPr="00BD3055" w:rsidRDefault="00836B69">
      <w:pPr>
        <w:pStyle w:val="PrrAPA"/>
        <w:pPrChange w:id="7679" w:author="Camilo Andrés Díaz Gómez" w:date="2023-03-22T16:35:00Z">
          <w:pPr>
            <w:ind w:firstLine="708"/>
          </w:pPr>
        </w:pPrChange>
      </w:pPr>
      <w:r w:rsidRPr="00BD3055">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Pr="00BD3055" w:rsidRDefault="00154CFC">
      <w:pPr>
        <w:pStyle w:val="PrrAPA"/>
        <w:rPr>
          <w:b/>
          <w:bCs/>
        </w:rPr>
        <w:pPrChange w:id="7680" w:author="Camilo Andrés Díaz Gómez" w:date="2023-03-22T16:35:00Z">
          <w:pPr>
            <w:jc w:val="center"/>
          </w:pPr>
        </w:pPrChange>
      </w:pPr>
    </w:p>
    <w:p w14:paraId="44008F60" w14:textId="64893B7A" w:rsidR="004C4EDB" w:rsidRPr="00BD3055" w:rsidRDefault="004C4EDB">
      <w:pPr>
        <w:pStyle w:val="PrrAPA"/>
        <w:rPr>
          <w:b/>
          <w:bCs/>
        </w:rPr>
        <w:pPrChange w:id="7681" w:author="Camilo Andrés Díaz Gómez" w:date="2023-03-22T16:35:00Z">
          <w:pPr>
            <w:jc w:val="center"/>
          </w:pPr>
        </w:pPrChange>
      </w:pPr>
    </w:p>
    <w:p w14:paraId="7FBB9CD8" w14:textId="77777777" w:rsidR="004C4EDB" w:rsidRPr="00BD3055" w:rsidRDefault="004C4EDB">
      <w:pPr>
        <w:pStyle w:val="PrrAPA"/>
        <w:rPr>
          <w:b/>
          <w:bCs/>
        </w:rPr>
        <w:pPrChange w:id="7682" w:author="Camilo Andrés Díaz Gómez" w:date="2023-03-22T16:35:00Z">
          <w:pPr>
            <w:jc w:val="center"/>
          </w:pPr>
        </w:pPrChange>
      </w:pPr>
    </w:p>
    <w:p w14:paraId="314D0D08" w14:textId="77777777" w:rsidR="00424606" w:rsidRPr="00BD3055" w:rsidRDefault="00424606">
      <w:pPr>
        <w:pStyle w:val="PrrAPA"/>
        <w:rPr>
          <w:b/>
          <w:bCs/>
        </w:rPr>
        <w:pPrChange w:id="7683" w:author="Camilo Andrés Díaz Gómez" w:date="2023-03-22T16:35:00Z">
          <w:pPr>
            <w:spacing w:after="160" w:line="259" w:lineRule="auto"/>
            <w:jc w:val="left"/>
          </w:pPr>
        </w:pPrChange>
      </w:pPr>
      <w:r w:rsidRPr="00BD3055">
        <w:rPr>
          <w:b/>
          <w:bCs/>
        </w:rPr>
        <w:br w:type="page"/>
      </w:r>
    </w:p>
    <w:p w14:paraId="66D8AFBE" w14:textId="37FE1CB4" w:rsidR="00154CFC" w:rsidRPr="00BD3055" w:rsidRDefault="00154CFC">
      <w:pPr>
        <w:pStyle w:val="Ttulo2"/>
        <w:jc w:val="center"/>
        <w:rPr>
          <w:rFonts w:cs="Times New Roman"/>
          <w:lang w:val="en-US"/>
        </w:rPr>
        <w:pPrChange w:id="7684" w:author="Camilo Andrés Díaz Gómez" w:date="2023-03-17T00:48:00Z">
          <w:pPr>
            <w:jc w:val="center"/>
          </w:pPr>
        </w:pPrChange>
      </w:pPr>
      <w:bookmarkStart w:id="7685" w:name="_Toc129623657"/>
      <w:bookmarkStart w:id="7686" w:name="_Toc130385282"/>
      <w:proofErr w:type="spellStart"/>
      <w:r w:rsidRPr="00BD3055">
        <w:rPr>
          <w:rFonts w:cs="Times New Roman"/>
          <w:lang w:val="en-US"/>
        </w:rPr>
        <w:t>Referencias</w:t>
      </w:r>
      <w:bookmarkEnd w:id="7685"/>
      <w:bookmarkEnd w:id="7686"/>
      <w:proofErr w:type="spellEnd"/>
    </w:p>
    <w:p w14:paraId="30F2EDA1" w14:textId="62404ED5" w:rsidR="00154CFC" w:rsidRPr="00BD3055" w:rsidRDefault="00154CFC">
      <w:pPr>
        <w:pStyle w:val="Bibliografa"/>
        <w:ind w:left="284" w:hanging="720"/>
        <w:rPr>
          <w:rFonts w:cs="Times New Roman"/>
          <w:noProof/>
          <w:lang w:val="en-US"/>
        </w:rPr>
        <w:pPrChange w:id="7687" w:author="Camilo Andrés Díaz Gómez" w:date="2023-03-17T00:48:00Z">
          <w:pPr>
            <w:pStyle w:val="Bibliografa"/>
            <w:ind w:left="284" w:hanging="284"/>
          </w:pPr>
        </w:pPrChange>
      </w:pPr>
      <w:r w:rsidRPr="00BD3055">
        <w:rPr>
          <w:rFonts w:cs="Times New Roman"/>
        </w:rPr>
        <w:fldChar w:fldCharType="begin"/>
      </w:r>
      <w:r w:rsidRPr="00BD3055">
        <w:rPr>
          <w:rFonts w:cs="Times New Roman"/>
          <w:lang w:val="en-US"/>
        </w:rPr>
        <w:instrText>BIBLIOGRAPHY</w:instrText>
      </w:r>
      <w:r w:rsidRPr="00BD3055">
        <w:rPr>
          <w:rFonts w:cs="Times New Roman"/>
        </w:rPr>
        <w:fldChar w:fldCharType="separate"/>
      </w:r>
      <w:r w:rsidRPr="00BD3055">
        <w:rPr>
          <w:rFonts w:cs="Times New Roman"/>
          <w:noProof/>
          <w:lang w:val="en-US"/>
        </w:rPr>
        <w:t xml:space="preserve">Ahrenholz, J., Danilov, C., Herderson, T., &amp; Kim, J. (2008). A real-time network emulator.In Military Communications Conference. </w:t>
      </w:r>
      <w:r w:rsidRPr="00BD3055">
        <w:rPr>
          <w:rFonts w:cs="Times New Roman"/>
          <w:i/>
          <w:iCs/>
          <w:noProof/>
          <w:lang w:val="en-US"/>
        </w:rPr>
        <w:t>MILCON</w:t>
      </w:r>
      <w:r w:rsidRPr="00BD3055">
        <w:rPr>
          <w:rFonts w:cs="Times New Roman"/>
          <w:noProof/>
          <w:lang w:val="en-US"/>
        </w:rPr>
        <w:t>, 1-7.</w:t>
      </w:r>
    </w:p>
    <w:p w14:paraId="7292F4AE" w14:textId="77777777" w:rsidR="00154CFC" w:rsidRPr="00BD3055" w:rsidRDefault="00154CFC" w:rsidP="00EE67FE">
      <w:pPr>
        <w:pStyle w:val="Bibliografa"/>
        <w:ind w:left="720" w:hanging="720"/>
        <w:rPr>
          <w:rFonts w:cs="Times New Roman"/>
          <w:noProof/>
          <w:lang w:val="en-US"/>
        </w:rPr>
      </w:pPr>
      <w:r w:rsidRPr="00BD3055">
        <w:rPr>
          <w:rFonts w:cs="Times New Roman"/>
          <w:noProof/>
          <w:lang w:val="en-US"/>
        </w:rPr>
        <w:t xml:space="preserve">Amine Khelif, M., Lorandel, J., Romain, O., Regnery, M., &amp; Baheux, D. (2019). A Versatile Emulator of MitM for the identification of vulnerabilities of IoT devices, a case of study: smartphones. In A. f. Machinery (Ed.), </w:t>
      </w:r>
      <w:r w:rsidRPr="00BD3055">
        <w:rPr>
          <w:rFonts w:cs="Times New Roman"/>
          <w:i/>
          <w:iCs/>
          <w:noProof/>
          <w:lang w:val="en-US"/>
        </w:rPr>
        <w:t>3rd International Conference on Future Networks and Distributed Systems</w:t>
      </w:r>
      <w:r w:rsidRPr="00BD3055">
        <w:rPr>
          <w:rFonts w:cs="Times New Roman"/>
          <w:noProof/>
          <w:lang w:val="en-US"/>
        </w:rPr>
        <w:t>, (pp. 1-6). Paris. Retrieved Abril 2, 2020, from https://dl.acm.org/doi/pdf/10.1145/3341325.3342019</w:t>
      </w:r>
    </w:p>
    <w:p w14:paraId="0AC1A416" w14:textId="77777777" w:rsidR="00154CFC" w:rsidRPr="00BD3055" w:rsidRDefault="00154CFC" w:rsidP="00EE67FE">
      <w:pPr>
        <w:pStyle w:val="Bibliografa"/>
        <w:ind w:left="720" w:hanging="720"/>
        <w:rPr>
          <w:rFonts w:cs="Times New Roman"/>
          <w:noProof/>
          <w:lang w:val="en-US"/>
        </w:rPr>
      </w:pPr>
      <w:r w:rsidRPr="00BD3055">
        <w:rPr>
          <w:rFonts w:cs="Times New Roman"/>
          <w:noProof/>
        </w:rPr>
        <w:t xml:space="preserve">AprendiendoArduino. (2018, Noviembre 17). </w:t>
      </w:r>
      <w:r w:rsidRPr="00BD3055">
        <w:rPr>
          <w:rFonts w:cs="Times New Roman"/>
          <w:i/>
          <w:iCs/>
          <w:noProof/>
        </w:rPr>
        <w:t>Protocolos IoT Capa Aplicación</w:t>
      </w:r>
      <w:r w:rsidRPr="00BD3055">
        <w:rPr>
          <w:rFonts w:cs="Times New Roman"/>
          <w:noProof/>
        </w:rPr>
        <w:t xml:space="preserve">. </w:t>
      </w:r>
      <w:r w:rsidRPr="00BD3055">
        <w:rPr>
          <w:rFonts w:cs="Times New Roman"/>
          <w:noProof/>
          <w:lang w:val="en-US"/>
        </w:rPr>
        <w:t>Retrieved Abril 14, 2020, from Aprendiendo Arduino: https://aprendiendoarduino.wordpress.com/2018/11/17/protocolos-iot-capa-aplicacion/</w:t>
      </w:r>
    </w:p>
    <w:p w14:paraId="41C0909F" w14:textId="77777777" w:rsidR="00154CFC" w:rsidRPr="00BD3055" w:rsidRDefault="00154CFC" w:rsidP="00EE67FE">
      <w:pPr>
        <w:pStyle w:val="Bibliografa"/>
        <w:ind w:left="720" w:hanging="720"/>
        <w:rPr>
          <w:rFonts w:cs="Times New Roman"/>
          <w:noProof/>
          <w:lang w:val="en-US"/>
        </w:rPr>
      </w:pPr>
      <w:r w:rsidRPr="00BD3055">
        <w:rPr>
          <w:rFonts w:cs="Times New Roman"/>
          <w:noProof/>
          <w:lang w:val="en-US"/>
        </w:rPr>
        <w:t xml:space="preserve">AWS. (n.d.). </w:t>
      </w:r>
      <w:r w:rsidRPr="00BD3055">
        <w:rPr>
          <w:rFonts w:cs="Times New Roman"/>
          <w:i/>
          <w:iCs/>
          <w:noProof/>
          <w:lang w:val="en-US"/>
        </w:rPr>
        <w:t>IoT Device Simulator</w:t>
      </w:r>
      <w:r w:rsidRPr="00BD3055">
        <w:rPr>
          <w:rFonts w:cs="Times New Roman"/>
          <w:noProof/>
          <w:lang w:val="en-US"/>
        </w:rPr>
        <w:t>. Retrieved from IoT Device Simulator: https://aws.amazon.com/es/solutions/implementations/iot-device-simulator/</w:t>
      </w:r>
    </w:p>
    <w:p w14:paraId="1378F92F" w14:textId="77777777" w:rsidR="00154CFC" w:rsidRPr="00BD3055" w:rsidRDefault="00154CFC" w:rsidP="00EE67FE">
      <w:pPr>
        <w:pStyle w:val="Bibliografa"/>
        <w:ind w:left="720" w:hanging="720"/>
        <w:rPr>
          <w:rFonts w:cs="Times New Roman"/>
          <w:noProof/>
        </w:rPr>
      </w:pPr>
      <w:r w:rsidRPr="00BD3055">
        <w:rPr>
          <w:rFonts w:cs="Times New Roman"/>
          <w:noProof/>
        </w:rPr>
        <w:t xml:space="preserve">Barbara IoT. (2021, Abril 29). </w:t>
      </w:r>
      <w:r w:rsidRPr="00BD3055">
        <w:rPr>
          <w:rFonts w:cs="Times New Roman"/>
          <w:i/>
          <w:iCs/>
          <w:noProof/>
        </w:rPr>
        <w:t>barbara</w:t>
      </w:r>
      <w:r w:rsidRPr="00BD3055">
        <w:rPr>
          <w:rFonts w:cs="Times New Roman"/>
          <w:noProof/>
        </w:rPr>
        <w:t>. Retrieved from Protocolos de comunicación en IoT que deberías conocer: https://barbaraiot.com/blog/protocolos-iot-que-deberias-conocer/</w:t>
      </w:r>
    </w:p>
    <w:p w14:paraId="22FC3640" w14:textId="77777777" w:rsidR="00154CFC" w:rsidRPr="00BD3055" w:rsidRDefault="00154CFC" w:rsidP="00EE67FE">
      <w:pPr>
        <w:pStyle w:val="Bibliografa"/>
        <w:ind w:left="720" w:hanging="720"/>
        <w:rPr>
          <w:rFonts w:cs="Times New Roman"/>
          <w:noProof/>
        </w:rPr>
      </w:pPr>
      <w:r w:rsidRPr="00BD3055">
        <w:rPr>
          <w:rFonts w:cs="Times New Roman"/>
          <w:i/>
          <w:iCs/>
          <w:noProof/>
        </w:rPr>
        <w:t>CambioDigital</w:t>
      </w:r>
      <w:r w:rsidRPr="00BD3055">
        <w:rPr>
          <w:rFonts w:cs="Times New Roman"/>
          <w:noProof/>
        </w:rPr>
        <w:t>. (2018, diciembre 12). Retrieved marzo 13, 2020, from IoT: Qué necesitan saber los profesionales de la red: https://cambiodigital-ol.com/2018/12/iot-que-necesitan-saber-los-profesionales-de-la-red/</w:t>
      </w:r>
    </w:p>
    <w:p w14:paraId="40B9F53D" w14:textId="77777777" w:rsidR="00154CFC" w:rsidRPr="00BD3055" w:rsidRDefault="00154CFC" w:rsidP="00EE67FE">
      <w:pPr>
        <w:pStyle w:val="Bibliografa"/>
        <w:ind w:left="720" w:hanging="720"/>
        <w:rPr>
          <w:rFonts w:cs="Times New Roman"/>
          <w:noProof/>
          <w:lang w:val="en-US"/>
        </w:rPr>
      </w:pPr>
      <w:r w:rsidRPr="00BD3055">
        <w:rPr>
          <w:rFonts w:cs="Times New Roman"/>
          <w:noProof/>
          <w:lang w:val="en-US"/>
        </w:rPr>
        <w:t xml:space="preserve">Carlemany, U. (2022, 7 19). </w:t>
      </w:r>
      <w:r w:rsidRPr="00BD3055">
        <w:rPr>
          <w:rFonts w:cs="Times New Roman"/>
          <w:i/>
          <w:iCs/>
          <w:noProof/>
          <w:lang w:val="en-US"/>
        </w:rPr>
        <w:t>universitatcarlemany</w:t>
      </w:r>
      <w:r w:rsidRPr="00BD3055">
        <w:rPr>
          <w:rFonts w:cs="Times New Roman"/>
          <w:noProof/>
          <w:lang w:val="en-US"/>
        </w:rPr>
        <w:t>. Retrieved from https://www.universitatcarlemany.com/actualidad/cual-es-la-diferencia-entre-inteligencia-artificial-y-machine-learning#:~:text=La%20IA%2C%20se%20puede%20decir,all%C3%A1%20de%20la%20inteligencia%20humana.</w:t>
      </w:r>
    </w:p>
    <w:p w14:paraId="390203A5" w14:textId="77777777" w:rsidR="00154CFC" w:rsidRPr="00BD3055" w:rsidRDefault="00154CFC" w:rsidP="00EE67FE">
      <w:pPr>
        <w:pStyle w:val="Bibliografa"/>
        <w:ind w:left="720" w:hanging="720"/>
        <w:rPr>
          <w:rFonts w:cs="Times New Roman"/>
          <w:noProof/>
        </w:rPr>
      </w:pPr>
      <w:r w:rsidRPr="00BD3055">
        <w:rPr>
          <w:rFonts w:cs="Times New Roman"/>
          <w:noProof/>
        </w:rPr>
        <w:t xml:space="preserve">Carlos Gamero Burón, J. L. (2015). </w:t>
      </w:r>
      <w:r w:rsidRPr="00BD3055">
        <w:rPr>
          <w:rFonts w:cs="Times New Roman"/>
          <w:i/>
          <w:iCs/>
          <w:noProof/>
        </w:rPr>
        <w:t>Modelos probabilísticos para Variables aleatorias continuas.</w:t>
      </w:r>
      <w:r w:rsidRPr="00BD3055">
        <w:rPr>
          <w:rFonts w:cs="Times New Roman"/>
          <w:noProof/>
        </w:rPr>
        <w:t xml:space="preserve"> Malaga, España.</w:t>
      </w:r>
    </w:p>
    <w:p w14:paraId="1D52ACA8" w14:textId="77777777" w:rsidR="00154CFC" w:rsidRPr="00BD3055" w:rsidRDefault="00154CFC">
      <w:pPr>
        <w:pStyle w:val="Bibliografa"/>
        <w:ind w:left="284" w:hanging="720"/>
        <w:rPr>
          <w:rFonts w:cs="Times New Roman"/>
          <w:noProof/>
          <w:lang w:val="en-US"/>
        </w:rPr>
        <w:pPrChange w:id="7688" w:author="Camilo Andrés Díaz Gómez" w:date="2023-03-17T00:48:00Z">
          <w:pPr>
            <w:pStyle w:val="Bibliografa"/>
            <w:ind w:left="284" w:hanging="284"/>
          </w:pPr>
        </w:pPrChange>
      </w:pPr>
      <w:r w:rsidRPr="00BD3055">
        <w:rPr>
          <w:rFonts w:cs="Times New Roman"/>
          <w:noProof/>
        </w:rPr>
        <w:t xml:space="preserve">Castellanos Hernández, W. E., &amp; Chacon Osorio, M. E. (2006, Abril 17). Utilización de herramientas software para el modelado y la simulación de redes de comunicaciones. </w:t>
      </w:r>
      <w:r w:rsidRPr="00BD3055">
        <w:rPr>
          <w:rFonts w:cs="Times New Roman"/>
          <w:i/>
          <w:iCs/>
          <w:noProof/>
          <w:lang w:val="en-US"/>
        </w:rPr>
        <w:t>GTI, V</w:t>
      </w:r>
      <w:r w:rsidRPr="00BD3055">
        <w:rPr>
          <w:rFonts w:cs="Times New Roman"/>
          <w:noProof/>
          <w:lang w:val="en-US"/>
        </w:rPr>
        <w:t>(11), 74-75. Retrieved Marzo 26, 2020, from https://revistas.uis.edu.co/index.php/revistagti/article/view/1624/2014</w:t>
      </w:r>
    </w:p>
    <w:p w14:paraId="07B66919" w14:textId="77777777" w:rsidR="00154CFC" w:rsidRPr="00BD3055" w:rsidRDefault="00154CFC">
      <w:pPr>
        <w:pStyle w:val="Bibliografa"/>
        <w:ind w:left="284" w:hanging="720"/>
        <w:rPr>
          <w:rFonts w:cs="Times New Roman"/>
          <w:noProof/>
        </w:rPr>
        <w:pPrChange w:id="7689" w:author="Camilo Andrés Díaz Gómez" w:date="2023-03-17T00:48:00Z">
          <w:pPr>
            <w:pStyle w:val="Bibliografa"/>
            <w:ind w:left="284" w:hanging="284"/>
          </w:pPr>
        </w:pPrChange>
      </w:pPr>
      <w:r w:rsidRPr="00BD3055">
        <w:rPr>
          <w:rFonts w:cs="Times New Roman"/>
          <w:noProof/>
        </w:rPr>
        <w:t xml:space="preserve">Corso, C., &amp; Lorena, C. (2009). </w:t>
      </w:r>
      <w:r w:rsidRPr="00BD3055">
        <w:rPr>
          <w:rFonts w:cs="Times New Roman"/>
          <w:i/>
          <w:iCs/>
          <w:noProof/>
        </w:rPr>
        <w:t>Aplicacion de algoritmos de clasificacion sepervisan y no supervisada usando Weka.</w:t>
      </w:r>
      <w:r w:rsidRPr="00BD3055">
        <w:rPr>
          <w:rFonts w:cs="Times New Roman"/>
          <w:noProof/>
        </w:rPr>
        <w:t xml:space="preserve"> cordoba: Universidad Tecnologi Nacional.</w:t>
      </w:r>
    </w:p>
    <w:p w14:paraId="7BEAA32B" w14:textId="77777777" w:rsidR="00154CFC" w:rsidRPr="00BD3055" w:rsidRDefault="00154CFC">
      <w:pPr>
        <w:pStyle w:val="Bibliografa"/>
        <w:ind w:left="284" w:hanging="720"/>
        <w:rPr>
          <w:rFonts w:cs="Times New Roman"/>
          <w:noProof/>
        </w:rPr>
        <w:pPrChange w:id="7690" w:author="Camilo Andrés Díaz Gómez" w:date="2023-03-17T00:48:00Z">
          <w:pPr>
            <w:pStyle w:val="Bibliografa"/>
            <w:ind w:left="284" w:hanging="284"/>
          </w:pPr>
        </w:pPrChange>
      </w:pPr>
      <w:r w:rsidRPr="00BD3055">
        <w:rPr>
          <w:rFonts w:cs="Times New Roman"/>
          <w:noProof/>
        </w:rPr>
        <w:t xml:space="preserve">Coss Bu, R. (2003). </w:t>
      </w:r>
      <w:r w:rsidRPr="00BD3055">
        <w:rPr>
          <w:rFonts w:cs="Times New Roman"/>
          <w:i/>
          <w:iCs/>
          <w:noProof/>
        </w:rPr>
        <w:t>Simulación un enfoque practico.</w:t>
      </w:r>
      <w:r w:rsidRPr="00BD3055">
        <w:rPr>
          <w:rFonts w:cs="Times New Roman"/>
          <w:noProof/>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BD3055" w:rsidRDefault="00154CFC">
      <w:pPr>
        <w:pStyle w:val="Bibliografa"/>
        <w:ind w:left="284" w:hanging="720"/>
        <w:rPr>
          <w:rFonts w:cs="Times New Roman"/>
          <w:noProof/>
        </w:rPr>
        <w:pPrChange w:id="7691" w:author="Camilo Andrés Díaz Gómez" w:date="2023-03-17T00:48:00Z">
          <w:pPr>
            <w:pStyle w:val="Bibliografa"/>
            <w:ind w:left="284" w:hanging="284"/>
          </w:pPr>
        </w:pPrChange>
      </w:pPr>
      <w:r w:rsidRPr="00BD3055">
        <w:rPr>
          <w:rFonts w:cs="Times New Roman"/>
          <w:noProof/>
        </w:rPr>
        <w:t xml:space="preserve">Crespo Moreno, J. E. (2018, Noviembre 11). </w:t>
      </w:r>
      <w:r w:rsidRPr="00BD3055">
        <w:rPr>
          <w:rFonts w:cs="Times New Roman"/>
          <w:i/>
          <w:iCs/>
          <w:noProof/>
        </w:rPr>
        <w:t>Aprendiendo Arduino</w:t>
      </w:r>
      <w:r w:rsidRPr="00BD3055">
        <w:rPr>
          <w:rFonts w:cs="Times New Roman"/>
          <w:noProof/>
        </w:rPr>
        <w:t>. Retrieved Abril 2, 2020, from Arquitecturas IoT: https://aprendiendoarduino.wordpress.com/2018/11/11/arquitecturas-iot/</w:t>
      </w:r>
    </w:p>
    <w:p w14:paraId="763D3C47" w14:textId="3D24AD14" w:rsidR="00154CFC" w:rsidRPr="00BD3055" w:rsidRDefault="00154CFC">
      <w:pPr>
        <w:pStyle w:val="Bibliografa"/>
        <w:ind w:left="284" w:hanging="720"/>
        <w:rPr>
          <w:rFonts w:cs="Times New Roman"/>
          <w:noProof/>
          <w:lang w:val="en-US"/>
        </w:rPr>
        <w:pPrChange w:id="7692" w:author="Camilo Andrés Díaz Gómez" w:date="2023-03-17T00:48:00Z">
          <w:pPr>
            <w:pStyle w:val="Bibliografa"/>
            <w:ind w:left="284" w:hanging="284"/>
          </w:pPr>
        </w:pPrChange>
      </w:pPr>
      <w:r w:rsidRPr="00BD3055">
        <w:rPr>
          <w:rFonts w:cs="Times New Roman"/>
          <w:noProof/>
        </w:rPr>
        <w:t xml:space="preserve">Cuatro tipos de analítica de retail que todo comercio necesita en 2018. </w:t>
      </w:r>
      <w:r w:rsidRPr="00BD3055">
        <w:rPr>
          <w:rFonts w:cs="Times New Roman"/>
          <w:noProof/>
          <w:lang w:val="en-US"/>
        </w:rPr>
        <w:t xml:space="preserve">(2018, Agosto 7). </w:t>
      </w:r>
      <w:r w:rsidRPr="00BD3055">
        <w:rPr>
          <w:rFonts w:cs="Times New Roman"/>
          <w:i/>
          <w:iCs/>
          <w:noProof/>
          <w:lang w:val="en-US"/>
        </w:rPr>
        <w:t>Analitica de retail</w:t>
      </w:r>
      <w:r w:rsidRPr="00BD3055">
        <w:rPr>
          <w:rFonts w:cs="Times New Roman"/>
          <w:noProof/>
          <w:lang w:val="en-US"/>
        </w:rPr>
        <w:t>. Retrieved from Analitica de retail: http://analiticaderetail.com/tipos-de-analitica-de-retail/</w:t>
      </w:r>
    </w:p>
    <w:p w14:paraId="263E58C5" w14:textId="77777777" w:rsidR="00154CFC" w:rsidRPr="00BD3055" w:rsidRDefault="00154CFC">
      <w:pPr>
        <w:pStyle w:val="Bibliografa"/>
        <w:ind w:left="284" w:hanging="720"/>
        <w:rPr>
          <w:rFonts w:cs="Times New Roman"/>
          <w:noProof/>
          <w:lang w:val="en-US"/>
        </w:rPr>
        <w:pPrChange w:id="7693" w:author="Camilo Andrés Díaz Gómez" w:date="2023-03-17T00:48:00Z">
          <w:pPr>
            <w:pStyle w:val="Bibliografa"/>
            <w:ind w:left="284" w:hanging="284"/>
          </w:pPr>
        </w:pPrChange>
      </w:pPr>
      <w:r w:rsidRPr="00BD3055">
        <w:rPr>
          <w:rFonts w:cs="Times New Roman"/>
          <w:noProof/>
          <w:lang w:val="en-US"/>
        </w:rPr>
        <w:t xml:space="preserve">Deloitte. (n.d.). </w:t>
      </w:r>
      <w:r w:rsidRPr="00BD3055">
        <w:rPr>
          <w:rFonts w:cs="Times New Roman"/>
          <w:i/>
          <w:iCs/>
          <w:noProof/>
          <w:lang w:val="en-US"/>
        </w:rPr>
        <w:t>IoT - Internet Of Things</w:t>
      </w:r>
      <w:r w:rsidRPr="00BD3055">
        <w:rPr>
          <w:rFonts w:cs="Times New Roman"/>
          <w:noProof/>
          <w:lang w:val="en-US"/>
        </w:rPr>
        <w:t>. Retrieved from Deloitte: https://www2.deloitte.com/es/es/pages/technology/articles/IoT-internet-of-things.html</w:t>
      </w:r>
    </w:p>
    <w:p w14:paraId="40E0437A" w14:textId="77777777" w:rsidR="00154CFC" w:rsidRPr="00BD3055" w:rsidRDefault="00154CFC">
      <w:pPr>
        <w:pStyle w:val="Bibliografa"/>
        <w:ind w:left="284" w:hanging="720"/>
        <w:rPr>
          <w:rFonts w:cs="Times New Roman"/>
          <w:noProof/>
        </w:rPr>
        <w:pPrChange w:id="7694" w:author="Camilo Andrés Díaz Gómez" w:date="2023-03-17T00:48:00Z">
          <w:pPr>
            <w:pStyle w:val="Bibliografa"/>
            <w:ind w:left="284" w:hanging="284"/>
          </w:pPr>
        </w:pPrChange>
      </w:pPr>
      <w:r w:rsidRPr="00BD3055">
        <w:rPr>
          <w:rFonts w:cs="Times New Roman"/>
          <w:noProof/>
        </w:rPr>
        <w:t xml:space="preserve">Diaz, T., Escriba, F., &amp; Murgui, M. (2002). La base de datos BD. </w:t>
      </w:r>
      <w:r w:rsidRPr="00BD3055">
        <w:rPr>
          <w:rFonts w:cs="Times New Roman"/>
          <w:i/>
          <w:iCs/>
          <w:noProof/>
        </w:rPr>
        <w:t>MORES. Revista de Economia Aplicada</w:t>
      </w:r>
      <w:r w:rsidRPr="00BD3055">
        <w:rPr>
          <w:rFonts w:cs="Times New Roman"/>
          <w:noProof/>
        </w:rPr>
        <w:t>, 165-184.</w:t>
      </w:r>
    </w:p>
    <w:p w14:paraId="768964DA" w14:textId="77777777" w:rsidR="00154CFC" w:rsidRPr="00BD3055" w:rsidRDefault="00154CFC">
      <w:pPr>
        <w:pStyle w:val="Bibliografa"/>
        <w:ind w:left="284" w:hanging="720"/>
        <w:rPr>
          <w:rFonts w:cs="Times New Roman"/>
          <w:noProof/>
          <w:lang w:val="en-US"/>
        </w:rPr>
        <w:pPrChange w:id="7695" w:author="Camilo Andrés Díaz Gómez" w:date="2023-03-17T00:48:00Z">
          <w:pPr>
            <w:pStyle w:val="Bibliografa"/>
            <w:ind w:left="284" w:hanging="284"/>
          </w:pPr>
        </w:pPrChange>
      </w:pPr>
      <w:r w:rsidRPr="00BD3055">
        <w:rPr>
          <w:rFonts w:cs="Times New Roman"/>
          <w:noProof/>
        </w:rPr>
        <w:t xml:space="preserve">Dra. Marianella Álvarez Vega, D. L. (2020, 8 8). </w:t>
      </w:r>
      <w:r w:rsidRPr="00BD3055">
        <w:rPr>
          <w:rFonts w:cs="Times New Roman"/>
          <w:i/>
          <w:iCs/>
          <w:noProof/>
          <w:lang w:val="en-US"/>
        </w:rPr>
        <w:t>Revista Medica Sinergia.</w:t>
      </w:r>
      <w:r w:rsidRPr="00BD3055">
        <w:rPr>
          <w:rFonts w:cs="Times New Roman"/>
          <w:noProof/>
          <w:lang w:val="en-US"/>
        </w:rPr>
        <w:t xml:space="preserve"> Retrieved from https://www.revistamedicasinergia.com/index.php/rms/article/view/557/923</w:t>
      </w:r>
    </w:p>
    <w:p w14:paraId="0FEEEE9E" w14:textId="77777777" w:rsidR="00154CFC" w:rsidRPr="00BD3055" w:rsidRDefault="00154CFC">
      <w:pPr>
        <w:pStyle w:val="Bibliografa"/>
        <w:ind w:left="284" w:hanging="720"/>
        <w:rPr>
          <w:rFonts w:cs="Times New Roman"/>
          <w:noProof/>
          <w:lang w:val="en-US"/>
        </w:rPr>
        <w:pPrChange w:id="7696" w:author="Camilo Andrés Díaz Gómez" w:date="2023-03-17T00:48:00Z">
          <w:pPr>
            <w:pStyle w:val="Bibliografa"/>
            <w:ind w:left="284" w:hanging="284"/>
          </w:pPr>
        </w:pPrChange>
      </w:pPr>
      <w:r w:rsidRPr="00BD3055">
        <w:rPr>
          <w:rFonts w:cs="Times New Roman"/>
          <w:noProof/>
          <w:lang w:val="en-US"/>
        </w:rPr>
        <w:t xml:space="preserve">Dunkles, A., Schmidt, O., Finne, N., Erikson, J., Osterlind, F., Tsiftes, N., &amp; Durvy, M. (2011). </w:t>
      </w:r>
      <w:r w:rsidRPr="00BD3055">
        <w:rPr>
          <w:rFonts w:cs="Times New Roman"/>
          <w:i/>
          <w:iCs/>
          <w:noProof/>
          <w:lang w:val="en-US"/>
        </w:rPr>
        <w:t>The contiki os: The operating system for the internet of things.</w:t>
      </w:r>
      <w:r w:rsidRPr="00BD3055">
        <w:rPr>
          <w:rFonts w:cs="Times New Roman"/>
          <w:noProof/>
          <w:lang w:val="en-US"/>
        </w:rPr>
        <w:t xml:space="preserve"> Retrieved from Online: http://www. contikios. org</w:t>
      </w:r>
    </w:p>
    <w:p w14:paraId="5C44DAC5" w14:textId="77777777" w:rsidR="00154CFC" w:rsidRPr="00BD3055" w:rsidRDefault="00154CFC">
      <w:pPr>
        <w:pStyle w:val="Bibliografa"/>
        <w:ind w:left="284" w:hanging="720"/>
        <w:rPr>
          <w:rFonts w:cs="Times New Roman"/>
          <w:noProof/>
        </w:rPr>
        <w:pPrChange w:id="7697" w:author="Camilo Andrés Díaz Gómez" w:date="2023-03-17T00:48:00Z">
          <w:pPr>
            <w:pStyle w:val="Bibliografa"/>
            <w:ind w:left="284" w:hanging="284"/>
          </w:pPr>
        </w:pPrChange>
      </w:pPr>
      <w:r w:rsidRPr="00BD3055">
        <w:rPr>
          <w:rFonts w:cs="Times New Roman"/>
          <w:noProof/>
          <w:lang w:val="en-US"/>
        </w:rPr>
        <w:t xml:space="preserve">editorial, E. (2018, Noviembre 1). </w:t>
      </w:r>
      <w:r w:rsidRPr="00BD3055">
        <w:rPr>
          <w:rFonts w:cs="Times New Roman"/>
          <w:i/>
          <w:iCs/>
          <w:noProof/>
        </w:rPr>
        <w:t>REPORTEGIGITAL</w:t>
      </w:r>
      <w:r w:rsidRPr="00BD3055">
        <w:rPr>
          <w:rFonts w:cs="Times New Roman"/>
          <w:noProof/>
        </w:rPr>
        <w:t>. Retrieved from REPORTEGIGITAL: https://reportedigital.com/cloud/analitica-de-datos/</w:t>
      </w:r>
    </w:p>
    <w:p w14:paraId="58899A52" w14:textId="77777777" w:rsidR="00154CFC" w:rsidRPr="00BD3055" w:rsidRDefault="00154CFC">
      <w:pPr>
        <w:pStyle w:val="Bibliografa"/>
        <w:ind w:left="284" w:hanging="720"/>
        <w:rPr>
          <w:rFonts w:cs="Times New Roman"/>
          <w:noProof/>
        </w:rPr>
        <w:pPrChange w:id="7698" w:author="Camilo Andrés Díaz Gómez" w:date="2023-03-17T00:48:00Z">
          <w:pPr>
            <w:pStyle w:val="Bibliografa"/>
            <w:ind w:left="284" w:hanging="284"/>
          </w:pPr>
        </w:pPrChange>
      </w:pPr>
      <w:r w:rsidRPr="00BD3055">
        <w:rPr>
          <w:rFonts w:cs="Times New Roman"/>
          <w:noProof/>
        </w:rPr>
        <w:t xml:space="preserve">Eduardo García Dunna, H. G. (2013). </w:t>
      </w:r>
      <w:r w:rsidRPr="00BD3055">
        <w:rPr>
          <w:rFonts w:cs="Times New Roman"/>
          <w:i/>
          <w:iCs/>
          <w:noProof/>
        </w:rPr>
        <w:t>Simulación y análisis de sistemas con ProModel.</w:t>
      </w:r>
      <w:r w:rsidRPr="00BD3055">
        <w:rPr>
          <w:rFonts w:cs="Times New Roman"/>
          <w:noProof/>
        </w:rPr>
        <w:t xml:space="preserve"> Naucalpan d e Juárez, Estado de México , México : PEARSON. Retrieved from https://jrvargas.files.wordpress.com/2015/04/libro-simulacic3b3n-y-anc3a1lisis-de-sistemas-2da-edicic3b3n.pdf</w:t>
      </w:r>
    </w:p>
    <w:p w14:paraId="31F22511" w14:textId="77777777" w:rsidR="00154CFC" w:rsidRPr="00BD3055" w:rsidRDefault="00154CFC">
      <w:pPr>
        <w:pStyle w:val="Bibliografa"/>
        <w:ind w:left="720" w:hanging="720"/>
        <w:rPr>
          <w:rFonts w:cs="Times New Roman"/>
          <w:noProof/>
          <w:lang w:val="en-US"/>
        </w:rPr>
        <w:pPrChange w:id="7699" w:author="Camilo Andrés Díaz Gómez" w:date="2023-03-17T00:48:00Z">
          <w:pPr>
            <w:pStyle w:val="Bibliografa"/>
            <w:ind w:left="720" w:hanging="284"/>
          </w:pPr>
        </w:pPrChange>
      </w:pPr>
      <w:r w:rsidRPr="00BD3055">
        <w:rPr>
          <w:rFonts w:cs="Times New Roman"/>
          <w:noProof/>
          <w:lang w:val="en-US"/>
        </w:rPr>
        <w:t xml:space="preserve">Gan, S. (2017). </w:t>
      </w:r>
      <w:r w:rsidRPr="00BD3055">
        <w:rPr>
          <w:rFonts w:cs="Times New Roman"/>
          <w:i/>
          <w:iCs/>
          <w:noProof/>
          <w:lang w:val="en-US"/>
        </w:rPr>
        <w:t>An IoT simulator in NS3 and a key-based authentication architecture for IoT devices using blockchain.</w:t>
      </w:r>
      <w:r w:rsidRPr="00BD3055">
        <w:rPr>
          <w:rFonts w:cs="Times New Roman"/>
          <w:noProof/>
          <w:lang w:val="en-US"/>
        </w:rPr>
        <w:t xml:space="preserve"> </w:t>
      </w:r>
      <w:r w:rsidRPr="00BD3055">
        <w:rPr>
          <w:rFonts w:cs="Times New Roman"/>
          <w:noProof/>
        </w:rPr>
        <w:t xml:space="preserve">Tesis, Instituto Indio de Tecnología Kanpur, Ciencias informáticas e ingeniería, Kanpur. </w:t>
      </w:r>
      <w:r w:rsidRPr="00BD3055">
        <w:rPr>
          <w:rFonts w:cs="Times New Roman"/>
          <w:noProof/>
          <w:lang w:val="en-US"/>
        </w:rPr>
        <w:t>Retrieved Abril 2, 2020, from https://security.cse.iitk.ac.in/sites/default/files/12807624_0.pdf</w:t>
      </w:r>
    </w:p>
    <w:p w14:paraId="3184B885" w14:textId="77777777" w:rsidR="00154CFC" w:rsidRPr="00BD3055" w:rsidRDefault="00154CFC">
      <w:pPr>
        <w:pStyle w:val="Bibliografa"/>
        <w:ind w:left="720" w:hanging="720"/>
        <w:rPr>
          <w:rFonts w:cs="Times New Roman"/>
          <w:noProof/>
          <w:lang w:val="en-US"/>
        </w:rPr>
        <w:pPrChange w:id="7700" w:author="Camilo Andrés Díaz Gómez" w:date="2023-03-17T00:48:00Z">
          <w:pPr>
            <w:pStyle w:val="Bibliografa"/>
            <w:ind w:left="720" w:hanging="284"/>
          </w:pPr>
        </w:pPrChange>
      </w:pPr>
      <w:r w:rsidRPr="00BD3055">
        <w:rPr>
          <w:rFonts w:cs="Times New Roman"/>
          <w:noProof/>
        </w:rPr>
        <w:t xml:space="preserve">García Sánchez, Á., &amp; Ortega Mier, M. (2006). </w:t>
      </w:r>
      <w:r w:rsidRPr="00BD3055">
        <w:rPr>
          <w:rFonts w:cs="Times New Roman"/>
          <w:i/>
          <w:iCs/>
          <w:noProof/>
        </w:rPr>
        <w:t>Introducción a la simulación de sistemas discretos.</w:t>
      </w:r>
      <w:r w:rsidRPr="00BD3055">
        <w:rPr>
          <w:rFonts w:cs="Times New Roman"/>
          <w:noProof/>
        </w:rPr>
        <w:t xml:space="preserve"> </w:t>
      </w:r>
      <w:r w:rsidRPr="00BD3055">
        <w:rPr>
          <w:rFonts w:cs="Times New Roman"/>
          <w:noProof/>
          <w:lang w:val="en-US"/>
        </w:rPr>
        <w:t>Retrieved Marzo 25, 2020, from http://www.iol.etsii.upm.es/arch/intro_simulacion.pdf</w:t>
      </w:r>
    </w:p>
    <w:p w14:paraId="4BA79AC3" w14:textId="77777777" w:rsidR="00154CFC" w:rsidRPr="00BD3055" w:rsidRDefault="00154CFC">
      <w:pPr>
        <w:pStyle w:val="Bibliografa"/>
        <w:ind w:left="720" w:hanging="720"/>
        <w:rPr>
          <w:rFonts w:cs="Times New Roman"/>
          <w:noProof/>
        </w:rPr>
        <w:pPrChange w:id="7701" w:author="Camilo Andrés Díaz Gómez" w:date="2023-03-17T00:48:00Z">
          <w:pPr>
            <w:pStyle w:val="Bibliografa"/>
            <w:ind w:left="720" w:hanging="284"/>
          </w:pPr>
        </w:pPrChange>
      </w:pPr>
      <w:r w:rsidRPr="00BD3055">
        <w:rPr>
          <w:rFonts w:cs="Times New Roman"/>
          <w:noProof/>
        </w:rPr>
        <w:t xml:space="preserve">Garcia, P. (2006). </w:t>
      </w:r>
      <w:r w:rsidRPr="00BD3055">
        <w:rPr>
          <w:rFonts w:cs="Times New Roman"/>
          <w:i/>
          <w:iCs/>
          <w:noProof/>
        </w:rPr>
        <w:t>TECNICAS DE ANALITICA.</w:t>
      </w:r>
      <w:r w:rsidRPr="00BD3055">
        <w:rPr>
          <w:rFonts w:cs="Times New Roman"/>
          <w:noProof/>
        </w:rPr>
        <w:t xml:space="preserve"> </w:t>
      </w:r>
    </w:p>
    <w:p w14:paraId="77E8F983" w14:textId="77777777" w:rsidR="00154CFC" w:rsidRPr="00BD3055" w:rsidRDefault="00154CFC">
      <w:pPr>
        <w:pStyle w:val="Bibliografa"/>
        <w:ind w:left="720" w:hanging="720"/>
        <w:rPr>
          <w:rFonts w:cs="Times New Roman"/>
          <w:noProof/>
        </w:rPr>
        <w:pPrChange w:id="7702" w:author="Camilo Andrés Díaz Gómez" w:date="2023-03-17T00:48:00Z">
          <w:pPr>
            <w:pStyle w:val="Bibliografa"/>
            <w:ind w:left="720" w:hanging="284"/>
          </w:pPr>
        </w:pPrChange>
      </w:pPr>
      <w:r w:rsidRPr="00BD3055">
        <w:rPr>
          <w:rFonts w:cs="Times New Roman"/>
          <w:noProof/>
        </w:rPr>
        <w:t xml:space="preserve">Gibbs, G. (2012). </w:t>
      </w:r>
      <w:r w:rsidRPr="00BD3055">
        <w:rPr>
          <w:rFonts w:cs="Times New Roman"/>
          <w:i/>
          <w:iCs/>
          <w:noProof/>
        </w:rPr>
        <w:t>Analisis de datos en investigaciones cualitativas .</w:t>
      </w:r>
      <w:r w:rsidRPr="00BD3055">
        <w:rPr>
          <w:rFonts w:cs="Times New Roman"/>
          <w:noProof/>
        </w:rPr>
        <w:t xml:space="preserve"> Ediciones Morata.</w:t>
      </w:r>
    </w:p>
    <w:p w14:paraId="3FB90C27" w14:textId="77777777" w:rsidR="00154CFC" w:rsidRPr="00BD3055" w:rsidRDefault="00154CFC">
      <w:pPr>
        <w:pStyle w:val="Bibliografa"/>
        <w:ind w:left="720" w:hanging="720"/>
        <w:rPr>
          <w:rFonts w:cs="Times New Roman"/>
          <w:noProof/>
        </w:rPr>
        <w:pPrChange w:id="7703" w:author="Camilo Andrés Díaz Gómez" w:date="2023-03-17T00:48:00Z">
          <w:pPr>
            <w:pStyle w:val="Bibliografa"/>
            <w:ind w:left="720" w:hanging="284"/>
          </w:pPr>
        </w:pPrChange>
      </w:pPr>
      <w:r w:rsidRPr="00BD3055">
        <w:rPr>
          <w:rFonts w:cs="Times New Roman"/>
          <w:noProof/>
        </w:rPr>
        <w:t xml:space="preserve">Gomez-Aguilar, D., Garcia-Peñalvo, F., &amp; Theron, R. (2014). Analitica visual en learning. </w:t>
      </w:r>
      <w:r w:rsidRPr="00BD3055">
        <w:rPr>
          <w:rFonts w:cs="Times New Roman"/>
          <w:i/>
          <w:iCs/>
          <w:noProof/>
        </w:rPr>
        <w:t xml:space="preserve">El profesional de la informatica </w:t>
      </w:r>
      <w:r w:rsidRPr="00BD3055">
        <w:rPr>
          <w:rFonts w:cs="Times New Roman"/>
          <w:noProof/>
        </w:rPr>
        <w:t>, 23(3).</w:t>
      </w:r>
    </w:p>
    <w:p w14:paraId="39140DDC" w14:textId="77777777" w:rsidR="00154CFC" w:rsidRPr="00BD3055" w:rsidRDefault="00154CFC">
      <w:pPr>
        <w:pStyle w:val="Bibliografa"/>
        <w:ind w:left="720" w:hanging="720"/>
        <w:rPr>
          <w:rFonts w:cs="Times New Roman"/>
          <w:noProof/>
          <w:lang w:val="en-US"/>
        </w:rPr>
        <w:pPrChange w:id="7704" w:author="Camilo Andrés Díaz Gómez" w:date="2023-03-17T00:48:00Z">
          <w:pPr>
            <w:pStyle w:val="Bibliografa"/>
            <w:ind w:left="720" w:hanging="284"/>
          </w:pPr>
        </w:pPrChange>
      </w:pPr>
      <w:r w:rsidRPr="00BD3055">
        <w:rPr>
          <w:rFonts w:cs="Times New Roman"/>
          <w:i/>
          <w:iCs/>
          <w:noProof/>
          <w:lang w:val="en-US"/>
        </w:rPr>
        <w:t>Hardwarelibre</w:t>
      </w:r>
      <w:r w:rsidRPr="00BD3055">
        <w:rPr>
          <w:rFonts w:cs="Times New Roman"/>
          <w:noProof/>
          <w:lang w:val="en-US"/>
        </w:rPr>
        <w:t>. (n.d.). Retrieved from Hardwarelibre: https://www.hwlibre.com/iotify-servicio-web-desarrolladores-hardware-libre/#:~:text=As%C3%AD%20hace%20poco%20hemos%20conocido,compatible%20con%20cualquier%20hardware%20libre.</w:t>
      </w:r>
    </w:p>
    <w:p w14:paraId="516474A8" w14:textId="77777777" w:rsidR="00154CFC" w:rsidRPr="00BD3055" w:rsidRDefault="00154CFC">
      <w:pPr>
        <w:pStyle w:val="Bibliografa"/>
        <w:ind w:left="720" w:hanging="720"/>
        <w:rPr>
          <w:rFonts w:cs="Times New Roman"/>
          <w:noProof/>
        </w:rPr>
        <w:pPrChange w:id="7705" w:author="Camilo Andrés Díaz Gómez" w:date="2023-03-17T00:48:00Z">
          <w:pPr>
            <w:pStyle w:val="Bibliografa"/>
            <w:ind w:left="720" w:hanging="284"/>
          </w:pPr>
        </w:pPrChange>
      </w:pPr>
      <w:r w:rsidRPr="00BD3055">
        <w:rPr>
          <w:rFonts w:cs="Times New Roman"/>
          <w:noProof/>
        </w:rPr>
        <w:t xml:space="preserve">Hassan, F., Domingo-Ferrer, J., &amp; Soria-comas, J. (2018). Anominacion de datos no estrucutrados a traves del reconocimiento de entidades nominadas. </w:t>
      </w:r>
      <w:r w:rsidRPr="00BD3055">
        <w:rPr>
          <w:rFonts w:cs="Times New Roman"/>
          <w:i/>
          <w:iCs/>
          <w:noProof/>
        </w:rPr>
        <w:t>Actas de la XV Reunni Espaola sobre Criptologa y Seguridad de la informcin-RECSI</w:t>
      </w:r>
      <w:r w:rsidRPr="00BD3055">
        <w:rPr>
          <w:rFonts w:cs="Times New Roman"/>
          <w:noProof/>
        </w:rPr>
        <w:t>, 102-106.</w:t>
      </w:r>
    </w:p>
    <w:p w14:paraId="15DC32AA" w14:textId="77777777" w:rsidR="00154CFC" w:rsidRPr="00BD3055" w:rsidRDefault="00154CFC">
      <w:pPr>
        <w:pStyle w:val="Bibliografa"/>
        <w:ind w:left="720" w:hanging="720"/>
        <w:rPr>
          <w:rFonts w:cs="Times New Roman"/>
          <w:noProof/>
        </w:rPr>
        <w:pPrChange w:id="7706" w:author="Camilo Andrés Díaz Gómez" w:date="2023-03-17T00:48:00Z">
          <w:pPr>
            <w:pStyle w:val="Bibliografa"/>
            <w:ind w:left="720" w:hanging="284"/>
          </w:pPr>
        </w:pPrChange>
      </w:pPr>
      <w:r w:rsidRPr="00BD3055">
        <w:rPr>
          <w:rFonts w:cs="Times New Roman"/>
          <w:noProof/>
        </w:rPr>
        <w:t xml:space="preserve">Hergert, M., &amp; Morris, D. (1989). Datos contables para el analisis de la cadena de valor . </w:t>
      </w:r>
      <w:r w:rsidRPr="00BD3055">
        <w:rPr>
          <w:rFonts w:cs="Times New Roman"/>
          <w:i/>
          <w:iCs/>
          <w:noProof/>
        </w:rPr>
        <w:t>Diario de gestion estrategica</w:t>
      </w:r>
      <w:r w:rsidRPr="00BD3055">
        <w:rPr>
          <w:rFonts w:cs="Times New Roman"/>
          <w:noProof/>
        </w:rPr>
        <w:t>, 10(29,175-188.</w:t>
      </w:r>
    </w:p>
    <w:p w14:paraId="3B90713C" w14:textId="77777777" w:rsidR="00154CFC" w:rsidRPr="00BD3055" w:rsidRDefault="00154CFC">
      <w:pPr>
        <w:pStyle w:val="Bibliografa"/>
        <w:ind w:left="720" w:hanging="720"/>
        <w:rPr>
          <w:rFonts w:cs="Times New Roman"/>
          <w:noProof/>
        </w:rPr>
        <w:pPrChange w:id="7707" w:author="Camilo Andrés Díaz Gómez" w:date="2023-03-17T00:48:00Z">
          <w:pPr>
            <w:pStyle w:val="Bibliografa"/>
            <w:ind w:left="720" w:hanging="284"/>
          </w:pPr>
        </w:pPrChange>
      </w:pPr>
      <w:r w:rsidRPr="00BD3055">
        <w:rPr>
          <w:rFonts w:cs="Times New Roman"/>
          <w:noProof/>
        </w:rPr>
        <w:t xml:space="preserve">Hernandez Perez, A. (2013). </w:t>
      </w:r>
      <w:r w:rsidRPr="00BD3055">
        <w:rPr>
          <w:rFonts w:cs="Times New Roman"/>
          <w:i/>
          <w:iCs/>
          <w:noProof/>
        </w:rPr>
        <w:t>Datos abiertos y repositorios de datos .</w:t>
      </w:r>
      <w:r w:rsidRPr="00BD3055">
        <w:rPr>
          <w:rFonts w:cs="Times New Roman"/>
          <w:noProof/>
        </w:rPr>
        <w:t xml:space="preserve"> nuevo reto para los bibliotecarios.</w:t>
      </w:r>
    </w:p>
    <w:p w14:paraId="2F54DD98" w14:textId="77777777" w:rsidR="00154CFC" w:rsidRPr="00BD3055" w:rsidRDefault="00154CFC">
      <w:pPr>
        <w:pStyle w:val="Bibliografa"/>
        <w:ind w:left="720" w:hanging="720"/>
        <w:rPr>
          <w:rFonts w:cs="Times New Roman"/>
          <w:noProof/>
          <w:lang w:val="en-US"/>
        </w:rPr>
        <w:pPrChange w:id="7708" w:author="Camilo Andrés Díaz Gómez" w:date="2023-03-17T00:48:00Z">
          <w:pPr>
            <w:pStyle w:val="Bibliografa"/>
            <w:ind w:left="720" w:hanging="284"/>
          </w:pPr>
        </w:pPrChange>
      </w:pPr>
      <w:r w:rsidRPr="00BD3055">
        <w:rPr>
          <w:rFonts w:cs="Times New Roman"/>
          <w:noProof/>
        </w:rPr>
        <w:t xml:space="preserve">Hernandez, C., &amp; Rodriguez, J. (2008). Preprocesamiento de datos estructurados. </w:t>
      </w:r>
      <w:r w:rsidRPr="00BD3055">
        <w:rPr>
          <w:rFonts w:cs="Times New Roman"/>
          <w:i/>
          <w:iCs/>
          <w:noProof/>
          <w:lang w:val="en-US"/>
        </w:rPr>
        <w:t>Vinculos</w:t>
      </w:r>
      <w:r w:rsidRPr="00BD3055">
        <w:rPr>
          <w:rFonts w:cs="Times New Roman"/>
          <w:noProof/>
          <w:lang w:val="en-US"/>
        </w:rPr>
        <w:t>, 27-48.</w:t>
      </w:r>
    </w:p>
    <w:p w14:paraId="65C5DF0B" w14:textId="77777777" w:rsidR="00154CFC" w:rsidRPr="00BD3055" w:rsidRDefault="00154CFC">
      <w:pPr>
        <w:pStyle w:val="Bibliografa"/>
        <w:ind w:left="720" w:hanging="720"/>
        <w:rPr>
          <w:rFonts w:cs="Times New Roman"/>
          <w:noProof/>
          <w:lang w:val="en-US"/>
        </w:rPr>
        <w:pPrChange w:id="7709" w:author="Camilo Andrés Díaz Gómez" w:date="2023-03-17T00:48:00Z">
          <w:pPr>
            <w:pStyle w:val="Bibliografa"/>
            <w:ind w:left="720" w:hanging="284"/>
          </w:pPr>
        </w:pPrChange>
      </w:pPr>
      <w:r w:rsidRPr="00BD3055">
        <w:rPr>
          <w:rFonts w:cs="Times New Roman"/>
          <w:noProof/>
          <w:lang w:val="en-US"/>
        </w:rPr>
        <w:t xml:space="preserve">Huang, Y., Wang, L., Hou, Y., Zhang, W., &amp; Zhang, Y. (2018). </w:t>
      </w:r>
      <w:r w:rsidRPr="00BD3055">
        <w:rPr>
          <w:rFonts w:cs="Times New Roman"/>
          <w:i/>
          <w:iCs/>
          <w:noProof/>
          <w:lang w:val="en-US"/>
        </w:rPr>
        <w:t>A prototype IOT based wireless sensor network for traffic information monitoring.</w:t>
      </w:r>
      <w:r w:rsidRPr="00BD3055">
        <w:rPr>
          <w:rFonts w:cs="Times New Roman"/>
          <w:noProof/>
          <w:lang w:val="en-US"/>
        </w:rPr>
        <w:t xml:space="preserve"> International Journal of Pavement Research &amp; Technology.</w:t>
      </w:r>
    </w:p>
    <w:p w14:paraId="730A8621" w14:textId="77777777" w:rsidR="00154CFC" w:rsidRPr="00BD3055" w:rsidRDefault="00154CFC">
      <w:pPr>
        <w:pStyle w:val="Bibliografa"/>
        <w:ind w:left="720" w:hanging="720"/>
        <w:rPr>
          <w:rFonts w:cs="Times New Roman"/>
          <w:noProof/>
          <w:lang w:val="en-US"/>
        </w:rPr>
        <w:pPrChange w:id="7710" w:author="Camilo Andrés Díaz Gómez" w:date="2023-03-17T00:48:00Z">
          <w:pPr>
            <w:pStyle w:val="Bibliografa"/>
            <w:ind w:left="720" w:hanging="284"/>
          </w:pPr>
        </w:pPrChange>
      </w:pPr>
      <w:r w:rsidRPr="00BD3055">
        <w:rPr>
          <w:rFonts w:cs="Times New Roman"/>
          <w:i/>
          <w:iCs/>
          <w:noProof/>
          <w:lang w:val="en-US"/>
        </w:rPr>
        <w:t>ibertech</w:t>
      </w:r>
      <w:r w:rsidRPr="00BD3055">
        <w:rPr>
          <w:rFonts w:cs="Times New Roman"/>
          <w:noProof/>
          <w:lang w:val="en-US"/>
        </w:rPr>
        <w:t>. (2006, 06 45). Retrieved from ibertech: https://www.ibertech.org/analitica-descriptiva-predictiva-y-prescriptiva/</w:t>
      </w:r>
    </w:p>
    <w:p w14:paraId="75C897B9" w14:textId="77777777" w:rsidR="00154CFC" w:rsidRPr="00BD3055" w:rsidRDefault="00154CFC">
      <w:pPr>
        <w:pStyle w:val="Bibliografa"/>
        <w:ind w:left="720" w:hanging="720"/>
        <w:rPr>
          <w:rFonts w:cs="Times New Roman"/>
          <w:noProof/>
          <w:lang w:val="en-US"/>
        </w:rPr>
        <w:pPrChange w:id="7711" w:author="Camilo Andrés Díaz Gómez" w:date="2023-03-17T00:48:00Z">
          <w:pPr>
            <w:pStyle w:val="Bibliografa"/>
            <w:ind w:left="720" w:hanging="284"/>
          </w:pPr>
        </w:pPrChange>
      </w:pPr>
      <w:r w:rsidRPr="00BD3055">
        <w:rPr>
          <w:rFonts w:cs="Times New Roman"/>
          <w:i/>
          <w:iCs/>
          <w:noProof/>
          <w:lang w:val="en-US"/>
        </w:rPr>
        <w:t>ibertech</w:t>
      </w:r>
      <w:r w:rsidRPr="00BD3055">
        <w:rPr>
          <w:rFonts w:cs="Times New Roman"/>
          <w:noProof/>
          <w:lang w:val="en-US"/>
        </w:rPr>
        <w:t>. (2006, 06 18). Retrieved from ibertech: https://www.ibertech.org/analitica-descriptiva-predictiva-y-prescriptiva/</w:t>
      </w:r>
    </w:p>
    <w:p w14:paraId="2B71783D" w14:textId="77777777" w:rsidR="00154CFC" w:rsidRPr="00BD3055" w:rsidRDefault="00154CFC">
      <w:pPr>
        <w:pStyle w:val="Bibliografa"/>
        <w:ind w:left="720" w:hanging="720"/>
        <w:rPr>
          <w:rFonts w:cs="Times New Roman"/>
          <w:noProof/>
          <w:lang w:val="en-US"/>
        </w:rPr>
        <w:pPrChange w:id="7712" w:author="Camilo Andrés Díaz Gómez" w:date="2023-03-17T00:48:00Z">
          <w:pPr>
            <w:pStyle w:val="Bibliografa"/>
            <w:ind w:left="720" w:hanging="284"/>
          </w:pPr>
        </w:pPrChange>
      </w:pPr>
      <w:r w:rsidRPr="00BD3055">
        <w:rPr>
          <w:rFonts w:cs="Times New Roman"/>
          <w:i/>
          <w:iCs/>
          <w:noProof/>
          <w:lang w:val="en-US"/>
        </w:rPr>
        <w:t xml:space="preserve">IBM </w:t>
      </w:r>
      <w:r w:rsidRPr="00BD3055">
        <w:rPr>
          <w:rFonts w:cs="Times New Roman"/>
          <w:noProof/>
          <w:lang w:val="en-US"/>
        </w:rPr>
        <w:t>. (n.d.). Retrieved from IBM : https://www.ibm.com/es-es/cloud?</w:t>
      </w:r>
    </w:p>
    <w:p w14:paraId="3B1E8285" w14:textId="77777777" w:rsidR="00154CFC" w:rsidRPr="00BD3055" w:rsidRDefault="00154CFC">
      <w:pPr>
        <w:pStyle w:val="Bibliografa"/>
        <w:ind w:left="720" w:hanging="720"/>
        <w:rPr>
          <w:rFonts w:cs="Times New Roman"/>
          <w:noProof/>
          <w:lang w:val="en-US"/>
        </w:rPr>
        <w:pPrChange w:id="7713" w:author="Camilo Andrés Díaz Gómez" w:date="2023-03-17T00:48:00Z">
          <w:pPr>
            <w:pStyle w:val="Bibliografa"/>
            <w:ind w:left="720" w:hanging="284"/>
          </w:pPr>
        </w:pPrChange>
      </w:pPr>
      <w:r w:rsidRPr="00BD3055">
        <w:rPr>
          <w:rFonts w:cs="Times New Roman"/>
          <w:noProof/>
        </w:rPr>
        <w:t xml:space="preserve">Isaac Lera, C. G. (2019). </w:t>
      </w:r>
      <w:r w:rsidRPr="00BD3055">
        <w:rPr>
          <w:rFonts w:cs="Times New Roman"/>
          <w:i/>
          <w:iCs/>
          <w:noProof/>
        </w:rPr>
        <w:t>YAFS.</w:t>
      </w:r>
      <w:r w:rsidRPr="00BD3055">
        <w:rPr>
          <w:rFonts w:cs="Times New Roman"/>
          <w:noProof/>
        </w:rPr>
        <w:t xml:space="preserve"> </w:t>
      </w:r>
      <w:r w:rsidRPr="00BD3055">
        <w:rPr>
          <w:rFonts w:cs="Times New Roman"/>
          <w:noProof/>
          <w:lang w:val="en-US"/>
        </w:rPr>
        <w:t>Palma. Retrieved from https://ieeexplore.ieee.org/stamp/stamp.jsp?tp=&amp;arnumber=8758823</w:t>
      </w:r>
    </w:p>
    <w:p w14:paraId="1C81F14D" w14:textId="704321DC" w:rsidR="00154CFC" w:rsidRPr="00BD3055" w:rsidRDefault="00154CFC">
      <w:pPr>
        <w:pStyle w:val="Bibliografa"/>
        <w:ind w:left="720" w:hanging="720"/>
        <w:rPr>
          <w:rFonts w:cs="Times New Roman"/>
          <w:noProof/>
        </w:rPr>
        <w:pPrChange w:id="7714" w:author="Camilo Andrés Díaz Gómez" w:date="2023-03-17T00:48:00Z">
          <w:pPr>
            <w:pStyle w:val="Bibliografa"/>
            <w:ind w:left="720" w:hanging="284"/>
          </w:pPr>
        </w:pPrChange>
      </w:pPr>
      <w:r w:rsidRPr="00BD3055">
        <w:rPr>
          <w:rFonts w:cs="Times New Roman"/>
          <w:i/>
          <w:iCs/>
          <w:noProof/>
        </w:rPr>
        <w:t>Itop</w:t>
      </w:r>
      <w:r w:rsidRPr="00BD3055">
        <w:rPr>
          <w:rFonts w:cs="Times New Roman"/>
          <w:noProof/>
        </w:rPr>
        <w:t>. (2018, agosto 20). Retrieved marzo 13, 2020, from IoT: origen, importancia en el presente y perspectiva de futuro: https://www.itop.es/blog/item/iot-origen-importancia-en-el-presente-y-perspectiva-de-futuro.html</w:t>
      </w:r>
    </w:p>
    <w:p w14:paraId="4012C74D" w14:textId="77777777" w:rsidR="00154CFC" w:rsidRPr="00BD3055" w:rsidRDefault="00154CFC">
      <w:pPr>
        <w:pStyle w:val="Bibliografa"/>
        <w:ind w:left="720" w:hanging="720"/>
        <w:rPr>
          <w:rFonts w:cs="Times New Roman"/>
          <w:noProof/>
        </w:rPr>
        <w:pPrChange w:id="7715" w:author="Camilo Andrés Díaz Gómez" w:date="2023-03-17T00:48:00Z">
          <w:pPr>
            <w:pStyle w:val="Bibliografa"/>
            <w:ind w:left="720" w:hanging="284"/>
          </w:pPr>
        </w:pPrChange>
      </w:pPr>
      <w:r w:rsidRPr="00BD3055">
        <w:rPr>
          <w:rFonts w:cs="Times New Roman"/>
          <w:noProof/>
        </w:rPr>
        <w:t xml:space="preserve">Joyanes Aguilar, L. (29 de mayo del 2019). </w:t>
      </w:r>
      <w:r w:rsidRPr="00BD3055">
        <w:rPr>
          <w:rFonts w:cs="Times New Roman"/>
          <w:i/>
          <w:iCs/>
          <w:noProof/>
        </w:rPr>
        <w:t>Inteligencia de negocios y anlitica de datos.</w:t>
      </w:r>
      <w:r w:rsidRPr="00BD3055">
        <w:rPr>
          <w:rFonts w:cs="Times New Roman"/>
          <w:noProof/>
        </w:rPr>
        <w:t xml:space="preserve"> Bogota: Alfaomega.</w:t>
      </w:r>
    </w:p>
    <w:p w14:paraId="2B74B4E2" w14:textId="77777777" w:rsidR="00154CFC" w:rsidRPr="00BD3055" w:rsidRDefault="00154CFC">
      <w:pPr>
        <w:pStyle w:val="Bibliografa"/>
        <w:ind w:left="720" w:hanging="720"/>
        <w:rPr>
          <w:rFonts w:cs="Times New Roman"/>
          <w:noProof/>
        </w:rPr>
        <w:pPrChange w:id="7716" w:author="Camilo Andrés Díaz Gómez" w:date="2023-03-17T00:48:00Z">
          <w:pPr>
            <w:pStyle w:val="Bibliografa"/>
            <w:ind w:left="720" w:hanging="284"/>
          </w:pPr>
        </w:pPrChange>
      </w:pPr>
      <w:r w:rsidRPr="00BD3055">
        <w:rPr>
          <w:rFonts w:cs="Times New Roman"/>
          <w:noProof/>
        </w:rPr>
        <w:t xml:space="preserve">Leónardo Darío Bello Parias, L. C. (2000). </w:t>
      </w:r>
      <w:r w:rsidRPr="00BD3055">
        <w:rPr>
          <w:rFonts w:cs="Times New Roman"/>
          <w:i/>
          <w:iCs/>
          <w:noProof/>
        </w:rPr>
        <w:t>Libro de estadística descriptiva.</w:t>
      </w:r>
      <w:r w:rsidRPr="00BD3055">
        <w:rPr>
          <w:rFonts w:cs="Times New Roman"/>
          <w:noProof/>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BD3055" w:rsidRDefault="00154CFC">
      <w:pPr>
        <w:pStyle w:val="Bibliografa"/>
        <w:ind w:left="720" w:hanging="720"/>
        <w:rPr>
          <w:rFonts w:cs="Times New Roman"/>
          <w:noProof/>
          <w:lang w:val="en-US"/>
        </w:rPr>
        <w:pPrChange w:id="7717" w:author="Camilo Andrés Díaz Gómez" w:date="2023-03-17T00:48:00Z">
          <w:pPr>
            <w:pStyle w:val="Bibliografa"/>
            <w:ind w:left="720" w:hanging="284"/>
          </w:pPr>
        </w:pPrChange>
      </w:pPr>
      <w:r w:rsidRPr="00BD3055">
        <w:rPr>
          <w:rFonts w:cs="Times New Roman"/>
          <w:noProof/>
          <w:lang w:val="en-US"/>
        </w:rPr>
        <w:t xml:space="preserve">Levis, P., Lee, N., Welsh, M., &amp; Culler, D. (2003). </w:t>
      </w:r>
      <w:r w:rsidRPr="00BD3055">
        <w:rPr>
          <w:rFonts w:cs="Times New Roman"/>
          <w:i/>
          <w:iCs/>
          <w:noProof/>
          <w:lang w:val="en-US"/>
        </w:rPr>
        <w:t>TOSSIM: Accurate and scalable simulation of entire Tinyos applcations.</w:t>
      </w:r>
      <w:r w:rsidRPr="00BD3055">
        <w:rPr>
          <w:rFonts w:cs="Times New Roman"/>
          <w:noProof/>
          <w:lang w:val="en-US"/>
        </w:rPr>
        <w:t xml:space="preserve"> In Proceedings of the 1st international conference on Embedded networked sensor systems.ACM.</w:t>
      </w:r>
    </w:p>
    <w:p w14:paraId="7AF8DF54" w14:textId="77777777" w:rsidR="00154CFC" w:rsidRPr="00BD3055" w:rsidRDefault="00154CFC">
      <w:pPr>
        <w:pStyle w:val="Bibliografa"/>
        <w:ind w:left="720" w:hanging="720"/>
        <w:rPr>
          <w:rFonts w:cs="Times New Roman"/>
          <w:noProof/>
          <w:lang w:val="en-US"/>
        </w:rPr>
        <w:pPrChange w:id="7718" w:author="Camilo Andrés Díaz Gómez" w:date="2023-03-17T00:48:00Z">
          <w:pPr>
            <w:pStyle w:val="Bibliografa"/>
            <w:ind w:left="720" w:hanging="284"/>
          </w:pPr>
        </w:pPrChange>
      </w:pPr>
      <w:r w:rsidRPr="00BD3055">
        <w:rPr>
          <w:rFonts w:cs="Times New Roman"/>
          <w:noProof/>
        </w:rPr>
        <w:t xml:space="preserve">Loukides, M. (2011). </w:t>
      </w:r>
      <w:r w:rsidRPr="00BD3055">
        <w:rPr>
          <w:rFonts w:cs="Times New Roman"/>
          <w:i/>
          <w:iCs/>
          <w:noProof/>
        </w:rPr>
        <w:t>¿Que es la ciencia de datos?</w:t>
      </w:r>
      <w:r w:rsidRPr="00BD3055">
        <w:rPr>
          <w:rFonts w:cs="Times New Roman"/>
          <w:noProof/>
        </w:rPr>
        <w:t xml:space="preserve"> </w:t>
      </w:r>
      <w:r w:rsidRPr="00BD3055">
        <w:rPr>
          <w:rFonts w:cs="Times New Roman"/>
          <w:noProof/>
          <w:lang w:val="en-US"/>
        </w:rPr>
        <w:t>O'Reilly Media, Inc.</w:t>
      </w:r>
    </w:p>
    <w:p w14:paraId="389C8616" w14:textId="77777777" w:rsidR="00154CFC" w:rsidRPr="00BD3055" w:rsidRDefault="00154CFC">
      <w:pPr>
        <w:pStyle w:val="Bibliografa"/>
        <w:ind w:left="720" w:hanging="720"/>
        <w:rPr>
          <w:rFonts w:cs="Times New Roman"/>
          <w:noProof/>
          <w:lang w:val="en-US"/>
        </w:rPr>
        <w:pPrChange w:id="7719" w:author="Camilo Andrés Díaz Gómez" w:date="2023-03-17T00:48:00Z">
          <w:pPr>
            <w:pStyle w:val="Bibliografa"/>
            <w:ind w:left="720" w:hanging="284"/>
          </w:pPr>
        </w:pPrChange>
      </w:pPr>
      <w:r w:rsidRPr="00BD3055">
        <w:rPr>
          <w:rFonts w:cs="Times New Roman"/>
          <w:noProof/>
          <w:lang w:val="en-US"/>
        </w:rPr>
        <w:t xml:space="preserve">Mäkinen, A. (2016). </w:t>
      </w:r>
      <w:r w:rsidRPr="00BD3055">
        <w:rPr>
          <w:rFonts w:cs="Times New Roman"/>
          <w:i/>
          <w:iCs/>
          <w:noProof/>
          <w:lang w:val="en-US"/>
        </w:rPr>
        <w:t>Emulation of IoT Devices.</w:t>
      </w:r>
      <w:r w:rsidRPr="00BD3055">
        <w:rPr>
          <w:rFonts w:cs="Times New Roman"/>
          <w:noProof/>
          <w:lang w:val="en-US"/>
        </w:rPr>
        <w:t xml:space="preserve"> Espoo. Retrieved from https://aaltodoc.aalto.fi/bitstream/handle/123456789/23951/master_M%c3%a4kinen_Alli_2016.pdf?sequence=1&amp;isAllowed=y</w:t>
      </w:r>
    </w:p>
    <w:p w14:paraId="67D0DB79" w14:textId="77777777" w:rsidR="00154CFC" w:rsidRPr="00BD3055" w:rsidRDefault="00154CFC">
      <w:pPr>
        <w:pStyle w:val="Bibliografa"/>
        <w:ind w:left="720" w:hanging="720"/>
        <w:rPr>
          <w:rFonts w:cs="Times New Roman"/>
          <w:noProof/>
        </w:rPr>
        <w:pPrChange w:id="7720" w:author="Camilo Andrés Díaz Gómez" w:date="2023-03-17T00:48:00Z">
          <w:pPr>
            <w:pStyle w:val="Bibliografa"/>
            <w:ind w:left="720" w:hanging="284"/>
          </w:pPr>
        </w:pPrChange>
      </w:pPr>
      <w:r w:rsidRPr="00BD3055">
        <w:rPr>
          <w:rFonts w:cs="Times New Roman"/>
          <w:noProof/>
        </w:rPr>
        <w:t xml:space="preserve">Martin Iglesia, M. (2019, Febrero). </w:t>
      </w:r>
      <w:r w:rsidRPr="00BD3055">
        <w:rPr>
          <w:rFonts w:cs="Times New Roman"/>
          <w:i/>
          <w:iCs/>
          <w:noProof/>
        </w:rPr>
        <w:t>Archivo Digital UPM.</w:t>
      </w:r>
      <w:r w:rsidRPr="00BD3055">
        <w:rPr>
          <w:rFonts w:cs="Times New Roman"/>
          <w:noProof/>
        </w:rPr>
        <w:t xml:space="preserve"> Retrieved from Análisis de la simulación de dispositivos, circuitos y sistemas electrónicos para Internet de las cosas (IoT): https://oa.upm.es/54136/</w:t>
      </w:r>
    </w:p>
    <w:p w14:paraId="528096DC" w14:textId="77777777" w:rsidR="00154CFC" w:rsidRPr="00BD3055" w:rsidRDefault="00154CFC">
      <w:pPr>
        <w:pStyle w:val="Bibliografa"/>
        <w:ind w:left="720" w:hanging="720"/>
        <w:rPr>
          <w:rFonts w:cs="Times New Roman"/>
          <w:noProof/>
          <w:lang w:val="en-US"/>
        </w:rPr>
        <w:pPrChange w:id="7721" w:author="Camilo Andrés Díaz Gómez" w:date="2023-03-17T00:48:00Z">
          <w:pPr>
            <w:pStyle w:val="Bibliografa"/>
            <w:ind w:left="720" w:hanging="284"/>
          </w:pPr>
        </w:pPrChange>
      </w:pPr>
      <w:r w:rsidRPr="00BD3055">
        <w:rPr>
          <w:rFonts w:cs="Times New Roman"/>
          <w:i/>
          <w:iCs/>
          <w:noProof/>
          <w:lang w:val="en-US"/>
        </w:rPr>
        <w:t>MathWorks</w:t>
      </w:r>
      <w:r w:rsidRPr="00BD3055">
        <w:rPr>
          <w:rFonts w:cs="Times New Roman"/>
          <w:noProof/>
          <w:lang w:val="en-US"/>
        </w:rPr>
        <w:t>. (n.d.). Retrieved from MathWorks: https://www.mathworks.com/solutions/internet-of-things.html</w:t>
      </w:r>
    </w:p>
    <w:p w14:paraId="2A2850F6" w14:textId="77777777" w:rsidR="00154CFC" w:rsidRPr="00BD3055" w:rsidRDefault="00154CFC">
      <w:pPr>
        <w:pStyle w:val="Bibliografa"/>
        <w:ind w:left="720" w:hanging="720"/>
        <w:rPr>
          <w:rFonts w:cs="Times New Roman"/>
          <w:noProof/>
          <w:lang w:val="en-US"/>
        </w:rPr>
        <w:pPrChange w:id="7722" w:author="Camilo Andrés Díaz Gómez" w:date="2023-03-17T00:48:00Z">
          <w:pPr>
            <w:pStyle w:val="Bibliografa"/>
            <w:ind w:left="720" w:hanging="284"/>
          </w:pPr>
        </w:pPrChange>
      </w:pPr>
      <w:r w:rsidRPr="00BD3055">
        <w:rPr>
          <w:rFonts w:cs="Times New Roman"/>
          <w:noProof/>
          <w:lang w:val="en-US"/>
        </w:rPr>
        <w:t xml:space="preserve">Mehmood, T. (n.d.). </w:t>
      </w:r>
      <w:r w:rsidRPr="00BD3055">
        <w:rPr>
          <w:rFonts w:cs="Times New Roman"/>
          <w:i/>
          <w:iCs/>
          <w:noProof/>
          <w:lang w:val="en-US"/>
        </w:rPr>
        <w:t>COOJA Network Simulator.</w:t>
      </w:r>
      <w:r w:rsidRPr="00BD3055">
        <w:rPr>
          <w:rFonts w:cs="Times New Roman"/>
          <w:noProof/>
          <w:lang w:val="en-US"/>
        </w:rPr>
        <w:t xml:space="preserve"> Islamabad. Retrieved from https://arxiv.org/ftp/arxiv/papers/1712/1712.08303.pdf</w:t>
      </w:r>
    </w:p>
    <w:p w14:paraId="67B6BB71" w14:textId="77777777" w:rsidR="00154CFC" w:rsidRPr="00BD3055" w:rsidRDefault="00154CFC">
      <w:pPr>
        <w:pStyle w:val="Bibliografa"/>
        <w:ind w:left="720" w:hanging="720"/>
        <w:rPr>
          <w:rFonts w:cs="Times New Roman"/>
          <w:noProof/>
          <w:lang w:val="en-US"/>
        </w:rPr>
        <w:pPrChange w:id="7723" w:author="Camilo Andrés Díaz Gómez" w:date="2023-03-17T00:48:00Z">
          <w:pPr>
            <w:pStyle w:val="Bibliografa"/>
            <w:ind w:left="720" w:hanging="284"/>
          </w:pPr>
        </w:pPrChange>
      </w:pPr>
      <w:r w:rsidRPr="00BD3055">
        <w:rPr>
          <w:rFonts w:cs="Times New Roman"/>
          <w:noProof/>
          <w:lang w:val="en-US"/>
        </w:rPr>
        <w:t xml:space="preserve">Micrsoft. (n.d.). </w:t>
      </w:r>
      <w:r w:rsidRPr="00BD3055">
        <w:rPr>
          <w:rFonts w:cs="Times New Roman"/>
          <w:i/>
          <w:iCs/>
          <w:noProof/>
          <w:lang w:val="en-US"/>
        </w:rPr>
        <w:t>Micrsoft</w:t>
      </w:r>
      <w:r w:rsidRPr="00BD3055">
        <w:rPr>
          <w:rFonts w:cs="Times New Roman"/>
          <w:noProof/>
          <w:lang w:val="en-US"/>
        </w:rPr>
        <w:t>. Retrieved from https://azure.microsoft.com/es-es/overview/machine-learning-algorithms/#overview</w:t>
      </w:r>
    </w:p>
    <w:p w14:paraId="6841C23A" w14:textId="77777777" w:rsidR="00154CFC" w:rsidRPr="00BD3055" w:rsidRDefault="00154CFC">
      <w:pPr>
        <w:pStyle w:val="Bibliografa"/>
        <w:ind w:left="720" w:hanging="720"/>
        <w:rPr>
          <w:rFonts w:cs="Times New Roman"/>
          <w:noProof/>
          <w:lang w:val="en-US"/>
        </w:rPr>
        <w:pPrChange w:id="7724" w:author="Camilo Andrés Díaz Gómez" w:date="2023-03-17T00:48:00Z">
          <w:pPr>
            <w:pStyle w:val="Bibliografa"/>
            <w:ind w:left="720" w:hanging="284"/>
          </w:pPr>
        </w:pPrChange>
      </w:pPr>
      <w:r w:rsidRPr="00BD3055">
        <w:rPr>
          <w:rFonts w:cs="Times New Roman"/>
          <w:noProof/>
        </w:rPr>
        <w:t xml:space="preserve">Myriam Muñoz de ózak, S. F. (1991). PROCESOS ESTOCÁSTICOS CON DOS PARÁMETROS I. 72-74. </w:t>
      </w:r>
      <w:r w:rsidRPr="00BD3055">
        <w:rPr>
          <w:rFonts w:cs="Times New Roman"/>
          <w:noProof/>
          <w:lang w:val="en-US"/>
        </w:rPr>
        <w:t>Retrieved from https://revistas.unal.edu.co/index.php/estad/article/viewFile/9955/10486</w:t>
      </w:r>
    </w:p>
    <w:p w14:paraId="3DC525A7" w14:textId="77777777" w:rsidR="00154CFC" w:rsidRPr="00BD3055" w:rsidRDefault="00154CFC">
      <w:pPr>
        <w:pStyle w:val="Bibliografa"/>
        <w:ind w:left="720" w:hanging="720"/>
        <w:rPr>
          <w:rFonts w:cs="Times New Roman"/>
          <w:noProof/>
        </w:rPr>
        <w:pPrChange w:id="7725" w:author="Camilo Andrés Díaz Gómez" w:date="2023-03-17T00:48:00Z">
          <w:pPr>
            <w:pStyle w:val="Bibliografa"/>
            <w:ind w:left="720" w:hanging="284"/>
          </w:pPr>
        </w:pPrChange>
      </w:pPr>
      <w:r w:rsidRPr="00BD3055">
        <w:rPr>
          <w:rFonts w:cs="Times New Roman"/>
          <w:noProof/>
        </w:rPr>
        <w:t xml:space="preserve">NEO.LCC. (n.d.). </w:t>
      </w:r>
      <w:r w:rsidRPr="00BD3055">
        <w:rPr>
          <w:rFonts w:cs="Times New Roman"/>
          <w:i/>
          <w:iCs/>
          <w:noProof/>
        </w:rPr>
        <w:t>Protocolos de transporte</w:t>
      </w:r>
      <w:r w:rsidRPr="00BD3055">
        <w:rPr>
          <w:rFonts w:cs="Times New Roman"/>
          <w:noProof/>
        </w:rPr>
        <w:t>. Retrieved Abril 14, 2020, from Herramientas WEB para la enseñanza de protocolos de comunicación: http://neo.lcc.uma.es/evirtual/cdd/tutorial/transporte/protrans.html</w:t>
      </w:r>
    </w:p>
    <w:p w14:paraId="4F4257CD" w14:textId="77777777" w:rsidR="00154CFC" w:rsidRPr="00BD3055" w:rsidRDefault="00154CFC">
      <w:pPr>
        <w:pStyle w:val="Bibliografa"/>
        <w:ind w:left="720" w:hanging="720"/>
        <w:rPr>
          <w:rFonts w:cs="Times New Roman"/>
          <w:noProof/>
        </w:rPr>
        <w:pPrChange w:id="7726" w:author="Camilo Andrés Díaz Gómez" w:date="2023-03-17T00:48:00Z">
          <w:pPr>
            <w:pStyle w:val="Bibliografa"/>
            <w:ind w:left="720" w:hanging="284"/>
          </w:pPr>
        </w:pPrChange>
      </w:pPr>
      <w:r w:rsidRPr="00BD3055">
        <w:rPr>
          <w:rFonts w:cs="Times New Roman"/>
          <w:noProof/>
        </w:rPr>
        <w:t xml:space="preserve">Nigro, O., Corti, D., &amp; Terren, D. (2004). </w:t>
      </w:r>
      <w:r w:rsidRPr="00BD3055">
        <w:rPr>
          <w:rFonts w:cs="Times New Roman"/>
          <w:i/>
          <w:iCs/>
          <w:noProof/>
        </w:rPr>
        <w:t>Knowledge Discovery in Databases.</w:t>
      </w:r>
      <w:r w:rsidRPr="00BD3055">
        <w:rPr>
          <w:rFonts w:cs="Times New Roman"/>
          <w:noProof/>
        </w:rPr>
        <w:t xml:space="preserve"> Un proceso centrado ene el usuario. In VI Woorkshop de investigadores en Ciencias de lamComputacion.</w:t>
      </w:r>
    </w:p>
    <w:p w14:paraId="3F2F2F09" w14:textId="77777777" w:rsidR="00154CFC" w:rsidRPr="00BD3055" w:rsidRDefault="00154CFC">
      <w:pPr>
        <w:pStyle w:val="Bibliografa"/>
        <w:ind w:left="720" w:hanging="720"/>
        <w:rPr>
          <w:rFonts w:cs="Times New Roman"/>
          <w:noProof/>
          <w:lang w:val="en-US"/>
        </w:rPr>
        <w:pPrChange w:id="7727" w:author="Camilo Andrés Díaz Gómez" w:date="2023-03-17T00:48:00Z">
          <w:pPr>
            <w:pStyle w:val="Bibliografa"/>
            <w:ind w:left="720" w:hanging="284"/>
          </w:pPr>
        </w:pPrChange>
      </w:pPr>
      <w:r w:rsidRPr="00BD3055">
        <w:rPr>
          <w:rFonts w:cs="Times New Roman"/>
          <w:noProof/>
          <w:lang w:val="en-US"/>
        </w:rPr>
        <w:t xml:space="preserve">NSNAM. (2011). </w:t>
      </w:r>
      <w:r w:rsidRPr="00BD3055">
        <w:rPr>
          <w:rFonts w:cs="Times New Roman"/>
          <w:i/>
          <w:iCs/>
          <w:noProof/>
          <w:lang w:val="en-US"/>
        </w:rPr>
        <w:t>NS-3 Network Simulator</w:t>
      </w:r>
      <w:r w:rsidRPr="00BD3055">
        <w:rPr>
          <w:rFonts w:cs="Times New Roman"/>
          <w:noProof/>
          <w:lang w:val="en-US"/>
        </w:rPr>
        <w:t>. Retrieved Abril 2, 2020, from NS-3: https://www.nsnam.org/</w:t>
      </w:r>
    </w:p>
    <w:p w14:paraId="102C44C3" w14:textId="77777777" w:rsidR="00154CFC" w:rsidRPr="00BD3055" w:rsidRDefault="00154CFC">
      <w:pPr>
        <w:pStyle w:val="Bibliografa"/>
        <w:ind w:left="720" w:hanging="720"/>
        <w:rPr>
          <w:rFonts w:cs="Times New Roman"/>
          <w:noProof/>
        </w:rPr>
        <w:pPrChange w:id="7728" w:author="Camilo Andrés Díaz Gómez" w:date="2023-03-17T00:48:00Z">
          <w:pPr>
            <w:pStyle w:val="Bibliografa"/>
            <w:ind w:left="720" w:hanging="284"/>
          </w:pPr>
        </w:pPrChange>
      </w:pPr>
      <w:r w:rsidRPr="00BD3055">
        <w:rPr>
          <w:rFonts w:cs="Times New Roman"/>
          <w:noProof/>
        </w:rPr>
        <w:t xml:space="preserve">Oracle. (2022). </w:t>
      </w:r>
      <w:r w:rsidRPr="00BD3055">
        <w:rPr>
          <w:rFonts w:cs="Times New Roman"/>
          <w:i/>
          <w:iCs/>
          <w:noProof/>
        </w:rPr>
        <w:t>www.oracle.com</w:t>
      </w:r>
      <w:r w:rsidRPr="00BD3055">
        <w:rPr>
          <w:rFonts w:cs="Times New Roman"/>
          <w:noProof/>
        </w:rPr>
        <w:t>. Obtenido de https://www.oracle.com/co/artificial-intelligence/what-is-ai/</w:t>
      </w:r>
    </w:p>
    <w:p w14:paraId="0D56B42D" w14:textId="77777777" w:rsidR="00154CFC" w:rsidRPr="00BD3055" w:rsidRDefault="00154CFC">
      <w:pPr>
        <w:pStyle w:val="Bibliografa"/>
        <w:ind w:left="720" w:hanging="720"/>
        <w:rPr>
          <w:rFonts w:cs="Times New Roman"/>
          <w:noProof/>
        </w:rPr>
        <w:pPrChange w:id="7729" w:author="Camilo Andrés Díaz Gómez" w:date="2023-03-17T00:48:00Z">
          <w:pPr>
            <w:pStyle w:val="Bibliografa"/>
            <w:ind w:left="720" w:hanging="284"/>
          </w:pPr>
        </w:pPrChange>
      </w:pPr>
      <w:r w:rsidRPr="00BD3055">
        <w:rPr>
          <w:rFonts w:cs="Times New Roman"/>
          <w:noProof/>
        </w:rPr>
        <w:t xml:space="preserve">Peña, S. (2017). </w:t>
      </w:r>
      <w:r w:rsidRPr="00BD3055">
        <w:rPr>
          <w:rFonts w:cs="Times New Roman"/>
          <w:i/>
          <w:iCs/>
          <w:noProof/>
        </w:rPr>
        <w:t>Análisis de Datos.</w:t>
      </w:r>
      <w:r w:rsidRPr="00BD3055">
        <w:rPr>
          <w:rFonts w:cs="Times New Roman"/>
          <w:noProof/>
        </w:rPr>
        <w:t xml:space="preserve"> Bogota D.C: Areandino.</w:t>
      </w:r>
    </w:p>
    <w:p w14:paraId="524AD2D3" w14:textId="77777777" w:rsidR="00154CFC" w:rsidRPr="00BD3055" w:rsidRDefault="00154CFC">
      <w:pPr>
        <w:pStyle w:val="Bibliografa"/>
        <w:ind w:left="720" w:hanging="720"/>
        <w:rPr>
          <w:rFonts w:cs="Times New Roman"/>
          <w:noProof/>
          <w:lang w:val="en-US"/>
        </w:rPr>
        <w:pPrChange w:id="7730" w:author="Camilo Andrés Díaz Gómez" w:date="2023-03-17T00:48:00Z">
          <w:pPr>
            <w:pStyle w:val="Bibliografa"/>
            <w:ind w:left="720" w:hanging="284"/>
          </w:pPr>
        </w:pPrChange>
      </w:pPr>
      <w:r w:rsidRPr="00BD3055">
        <w:rPr>
          <w:rFonts w:cs="Times New Roman"/>
          <w:noProof/>
        </w:rPr>
        <w:t xml:space="preserve">Prado, J. (n.d.). </w:t>
      </w:r>
      <w:r w:rsidRPr="00BD3055">
        <w:rPr>
          <w:rFonts w:cs="Times New Roman"/>
          <w:i/>
          <w:iCs/>
          <w:noProof/>
          <w:lang w:val="en-US"/>
        </w:rPr>
        <w:t>VALTX</w:t>
      </w:r>
      <w:r w:rsidRPr="00BD3055">
        <w:rPr>
          <w:rFonts w:cs="Times New Roman"/>
          <w:noProof/>
          <w:lang w:val="en-US"/>
        </w:rPr>
        <w:t>. Retrieved from VALTX: https://www.valtx.pe/blog/que-es-la-analitica-de-datos-y-como-puede-impactar-positivamente-en-tu-negocio</w:t>
      </w:r>
    </w:p>
    <w:p w14:paraId="1B86D680" w14:textId="77777777" w:rsidR="00154CFC" w:rsidRPr="00BD3055" w:rsidRDefault="00154CFC">
      <w:pPr>
        <w:pStyle w:val="Bibliografa"/>
        <w:ind w:left="720" w:hanging="720"/>
        <w:rPr>
          <w:rFonts w:cs="Times New Roman"/>
          <w:noProof/>
        </w:rPr>
        <w:pPrChange w:id="7731" w:author="Camilo Andrés Díaz Gómez" w:date="2023-03-17T00:48:00Z">
          <w:pPr>
            <w:pStyle w:val="Bibliografa"/>
            <w:ind w:left="720" w:hanging="284"/>
          </w:pPr>
        </w:pPrChange>
      </w:pPr>
      <w:r w:rsidRPr="00BD3055">
        <w:rPr>
          <w:rFonts w:cs="Times New Roman"/>
          <w:noProof/>
        </w:rPr>
        <w:t xml:space="preserve">Quintero, J. (2006). La cadena de valor : Una herramienta de pensamiento estraegico. </w:t>
      </w:r>
      <w:r w:rsidRPr="00BD3055">
        <w:rPr>
          <w:rFonts w:cs="Times New Roman"/>
          <w:i/>
          <w:iCs/>
          <w:noProof/>
        </w:rPr>
        <w:t>Telos</w:t>
      </w:r>
      <w:r w:rsidRPr="00BD3055">
        <w:rPr>
          <w:rFonts w:cs="Times New Roman"/>
          <w:noProof/>
        </w:rPr>
        <w:t>, 14.</w:t>
      </w:r>
    </w:p>
    <w:p w14:paraId="1EDFAAEB" w14:textId="77777777" w:rsidR="00154CFC" w:rsidRPr="00BD3055" w:rsidRDefault="00154CFC">
      <w:pPr>
        <w:pStyle w:val="Bibliografa"/>
        <w:ind w:left="720" w:hanging="720"/>
        <w:rPr>
          <w:rFonts w:cs="Times New Roman"/>
          <w:noProof/>
        </w:rPr>
        <w:pPrChange w:id="7732" w:author="Camilo Andrés Díaz Gómez" w:date="2023-03-17T00:48:00Z">
          <w:pPr>
            <w:pStyle w:val="Bibliografa"/>
            <w:ind w:left="720" w:hanging="284"/>
          </w:pPr>
        </w:pPrChange>
      </w:pPr>
      <w:r w:rsidRPr="00BD3055">
        <w:rPr>
          <w:rFonts w:cs="Times New Roman"/>
          <w:noProof/>
        </w:rPr>
        <w:t xml:space="preserve">Quiñones Cuenca, M., González Jaramillo, V., Torres, R., &amp; Miguel , J. (2017). </w:t>
      </w:r>
      <w:r w:rsidRPr="00BD3055">
        <w:rPr>
          <w:rFonts w:cs="Times New Roman"/>
          <w:i/>
          <w:iCs/>
          <w:noProof/>
        </w:rPr>
        <w:t>Sistema de Monitoreo de variables medioambientales usando una red de sensores inalámbricos y plataformas de Internet de las Cosas.</w:t>
      </w:r>
      <w:r w:rsidRPr="00BD3055">
        <w:rPr>
          <w:rFonts w:cs="Times New Roman"/>
          <w:noProof/>
        </w:rPr>
        <w:t xml:space="preserve"> Universidad Técnica Particular de Loja, Departamento de Ingeniería, Loja. Retrieved Abril 14, 2020, from http://scielo.senescyt.gob.ec/scielo.php?script=sci_arttext&amp;pid=S1390-65422017000100329</w:t>
      </w:r>
    </w:p>
    <w:p w14:paraId="05ACB89D" w14:textId="77777777" w:rsidR="00154CFC" w:rsidRPr="00BD3055" w:rsidRDefault="00154CFC">
      <w:pPr>
        <w:pStyle w:val="Bibliografa"/>
        <w:ind w:left="720" w:hanging="720"/>
        <w:rPr>
          <w:rFonts w:cs="Times New Roman"/>
          <w:noProof/>
          <w:lang w:val="en-US"/>
        </w:rPr>
        <w:pPrChange w:id="7733" w:author="Camilo Andrés Díaz Gómez" w:date="2023-03-17T00:48:00Z">
          <w:pPr>
            <w:pStyle w:val="Bibliografa"/>
            <w:ind w:left="720" w:hanging="284"/>
          </w:pPr>
        </w:pPrChange>
      </w:pPr>
      <w:r w:rsidRPr="00BD3055">
        <w:rPr>
          <w:rFonts w:cs="Times New Roman"/>
          <w:noProof/>
        </w:rPr>
        <w:t xml:space="preserve">Raposo, J. (2007). </w:t>
      </w:r>
      <w:r w:rsidRPr="00BD3055">
        <w:rPr>
          <w:rFonts w:cs="Times New Roman"/>
          <w:i/>
          <w:iCs/>
          <w:noProof/>
        </w:rPr>
        <w:t>Tecnicas de mantenimeiento automatico de programas envoltorio para fuentes de datos web semiestrucuturadas.</w:t>
      </w:r>
      <w:r w:rsidRPr="00BD3055">
        <w:rPr>
          <w:rFonts w:cs="Times New Roman"/>
          <w:noProof/>
        </w:rPr>
        <w:t xml:space="preserve"> </w:t>
      </w:r>
      <w:r w:rsidRPr="00BD3055">
        <w:rPr>
          <w:rFonts w:cs="Times New Roman"/>
          <w:noProof/>
          <w:lang w:val="en-US"/>
        </w:rPr>
        <w:t>Coruña: Doctoral dissertation.</w:t>
      </w:r>
    </w:p>
    <w:p w14:paraId="4E331E33" w14:textId="77777777" w:rsidR="00154CFC" w:rsidRPr="00BD3055" w:rsidRDefault="00154CFC">
      <w:pPr>
        <w:pStyle w:val="Bibliografa"/>
        <w:ind w:left="720" w:hanging="720"/>
        <w:rPr>
          <w:rFonts w:cs="Times New Roman"/>
          <w:noProof/>
          <w:lang w:val="en-US"/>
        </w:rPr>
        <w:pPrChange w:id="7734" w:author="Camilo Andrés Díaz Gómez" w:date="2023-03-17T00:48:00Z">
          <w:pPr>
            <w:pStyle w:val="Bibliografa"/>
            <w:ind w:left="720" w:hanging="284"/>
          </w:pPr>
        </w:pPrChange>
      </w:pPr>
      <w:r w:rsidRPr="00BD3055">
        <w:rPr>
          <w:rFonts w:cs="Times New Roman"/>
          <w:noProof/>
          <w:lang w:val="en-US"/>
        </w:rPr>
        <w:t xml:space="preserve">Riverder Tecnologies. (2017). </w:t>
      </w:r>
      <w:r w:rsidRPr="00BD3055">
        <w:rPr>
          <w:rFonts w:cs="Times New Roman"/>
          <w:i/>
          <w:iCs/>
          <w:noProof/>
          <w:lang w:val="en-US"/>
        </w:rPr>
        <w:t>opnet simulator</w:t>
      </w:r>
      <w:r w:rsidRPr="00BD3055">
        <w:rPr>
          <w:rFonts w:cs="Times New Roman"/>
          <w:noProof/>
          <w:lang w:val="en-US"/>
        </w:rPr>
        <w:t>. Retrieved from https://www.riverbed.com/in/products/steelcentral/opnet.html</w:t>
      </w:r>
    </w:p>
    <w:p w14:paraId="1A1A6917" w14:textId="77777777" w:rsidR="00154CFC" w:rsidRPr="00BD3055" w:rsidRDefault="00154CFC">
      <w:pPr>
        <w:pStyle w:val="Bibliografa"/>
        <w:ind w:left="720" w:hanging="720"/>
        <w:rPr>
          <w:rFonts w:cs="Times New Roman"/>
          <w:noProof/>
        </w:rPr>
        <w:pPrChange w:id="7735" w:author="Camilo Andrés Díaz Gómez" w:date="2023-03-17T00:48:00Z">
          <w:pPr>
            <w:pStyle w:val="Bibliografa"/>
            <w:ind w:left="720" w:hanging="284"/>
          </w:pPr>
        </w:pPrChange>
      </w:pPr>
      <w:r w:rsidRPr="00BD3055">
        <w:rPr>
          <w:rFonts w:cs="Times New Roman"/>
          <w:noProof/>
        </w:rPr>
        <w:t xml:space="preserve">Robles Solano, D. (2021, Marzo). </w:t>
      </w:r>
      <w:r w:rsidRPr="00BD3055">
        <w:rPr>
          <w:rFonts w:cs="Times New Roman"/>
          <w:i/>
          <w:iCs/>
          <w:noProof/>
        </w:rPr>
        <w:t>Repositorio Digital.</w:t>
      </w:r>
      <w:r w:rsidRPr="00BD3055">
        <w:rPr>
          <w:rFonts w:cs="Times New Roman"/>
          <w:noProof/>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BD3055" w:rsidRDefault="00154CFC">
      <w:pPr>
        <w:pStyle w:val="Bibliografa"/>
        <w:ind w:left="720" w:hanging="720"/>
        <w:rPr>
          <w:rFonts w:cs="Times New Roman"/>
          <w:noProof/>
        </w:rPr>
        <w:pPrChange w:id="7736" w:author="Camilo Andrés Díaz Gómez" w:date="2023-03-17T00:48:00Z">
          <w:pPr>
            <w:pStyle w:val="Bibliografa"/>
            <w:ind w:left="720" w:hanging="284"/>
          </w:pPr>
        </w:pPrChange>
      </w:pPr>
      <w:r w:rsidRPr="00BD3055">
        <w:rPr>
          <w:rFonts w:cs="Times New Roman"/>
          <w:noProof/>
        </w:rPr>
        <w:t xml:space="preserve">Rodríguez Moreno, E. S., &amp; López Ordoñez, V. F. (2017). </w:t>
      </w:r>
      <w:r w:rsidRPr="00BD3055">
        <w:rPr>
          <w:rFonts w:cs="Times New Roman"/>
          <w:i/>
          <w:iCs/>
          <w:noProof/>
        </w:rPr>
        <w:t>Diseño e implmentación de un sistema inteligente para un edificio.</w:t>
      </w:r>
      <w:r w:rsidRPr="00BD3055">
        <w:rPr>
          <w:rFonts w:cs="Times New Roman"/>
          <w:noProof/>
        </w:rPr>
        <w:t xml:space="preserve"> Tesis de grado, Universidad Francisco Jose de Caldas, Facultad de Ingeniería, Bogotá. Retrieved Marzo 25, 2020</w:t>
      </w:r>
    </w:p>
    <w:p w14:paraId="2C1CCFCB" w14:textId="77777777" w:rsidR="00154CFC" w:rsidRPr="00BD3055" w:rsidRDefault="00154CFC">
      <w:pPr>
        <w:pStyle w:val="Bibliografa"/>
        <w:ind w:left="720" w:hanging="720"/>
        <w:rPr>
          <w:rFonts w:cs="Times New Roman"/>
          <w:noProof/>
          <w:lang w:val="en-US"/>
        </w:rPr>
        <w:pPrChange w:id="7737" w:author="Camilo Andrés Díaz Gómez" w:date="2023-03-17T00:48:00Z">
          <w:pPr>
            <w:pStyle w:val="Bibliografa"/>
            <w:ind w:left="720" w:hanging="284"/>
          </w:pPr>
        </w:pPrChange>
      </w:pPr>
      <w:r w:rsidRPr="00BD3055">
        <w:rPr>
          <w:rFonts w:cs="Times New Roman"/>
          <w:noProof/>
        </w:rPr>
        <w:t xml:space="preserve">Roldán Carrasco, Á. (2007). </w:t>
      </w:r>
      <w:r w:rsidRPr="00BD3055">
        <w:rPr>
          <w:rFonts w:cs="Times New Roman"/>
          <w:i/>
          <w:iCs/>
          <w:noProof/>
        </w:rPr>
        <w:t>Emulador de Gameboy para dispositivos móviles.</w:t>
      </w:r>
      <w:r w:rsidRPr="00BD3055">
        <w:rPr>
          <w:rFonts w:cs="Times New Roman"/>
          <w:noProof/>
        </w:rPr>
        <w:t xml:space="preserve"> Tesis, Escuela Superior de Ingeniería Informática, Departamento de Informática, Ciudad Real. </w:t>
      </w:r>
      <w:r w:rsidRPr="00BD3055">
        <w:rPr>
          <w:rFonts w:cs="Times New Roman"/>
          <w:noProof/>
          <w:lang w:val="en-US"/>
        </w:rPr>
        <w:t>Retrieved Marzo 25, 2020, from https://www.esi.uclm.es/www/cglez/downloads/pfc/pfcaroldan.pdf</w:t>
      </w:r>
    </w:p>
    <w:p w14:paraId="685C5E36" w14:textId="77777777" w:rsidR="00154CFC" w:rsidRPr="00BD3055" w:rsidRDefault="00154CFC">
      <w:pPr>
        <w:pStyle w:val="Bibliografa"/>
        <w:ind w:left="720" w:hanging="720"/>
        <w:rPr>
          <w:rFonts w:cs="Times New Roman"/>
          <w:noProof/>
        </w:rPr>
        <w:pPrChange w:id="7738" w:author="Camilo Andrés Díaz Gómez" w:date="2023-03-17T00:48:00Z">
          <w:pPr>
            <w:pStyle w:val="Bibliografa"/>
            <w:ind w:left="720" w:hanging="284"/>
          </w:pPr>
        </w:pPrChange>
      </w:pPr>
      <w:r w:rsidRPr="00BD3055">
        <w:rPr>
          <w:rFonts w:cs="Times New Roman"/>
          <w:noProof/>
        </w:rPr>
        <w:t xml:space="preserve">Ruz Nieto, A. (2021). </w:t>
      </w:r>
      <w:r w:rsidRPr="00BD3055">
        <w:rPr>
          <w:rFonts w:cs="Times New Roman"/>
          <w:i/>
          <w:iCs/>
          <w:noProof/>
        </w:rPr>
        <w:t>Repositorio Digital.</w:t>
      </w:r>
      <w:r w:rsidRPr="00BD3055">
        <w:rPr>
          <w:rFonts w:cs="Times New Roman"/>
          <w:noProof/>
        </w:rPr>
        <w:t xml:space="preserve"> Retrieved from Simulación realista de comunicaciones IoT en entornos urbanos: https://repositorio.upct.es/handle/10317/9646</w:t>
      </w:r>
    </w:p>
    <w:p w14:paraId="3A9728B1" w14:textId="77777777" w:rsidR="00154CFC" w:rsidRPr="00BD3055" w:rsidRDefault="00154CFC">
      <w:pPr>
        <w:pStyle w:val="Bibliografa"/>
        <w:ind w:left="720" w:hanging="720"/>
        <w:rPr>
          <w:rFonts w:cs="Times New Roman"/>
          <w:noProof/>
        </w:rPr>
        <w:pPrChange w:id="7739" w:author="Camilo Andrés Díaz Gómez" w:date="2023-03-17T00:48:00Z">
          <w:pPr>
            <w:pStyle w:val="Bibliografa"/>
            <w:ind w:left="720" w:hanging="284"/>
          </w:pPr>
        </w:pPrChange>
      </w:pPr>
      <w:r w:rsidRPr="00BD3055">
        <w:rPr>
          <w:rFonts w:cs="Times New Roman"/>
          <w:noProof/>
        </w:rPr>
        <w:t xml:space="preserve">Sánchez Martín, A. A., Barreto Santamaría, L. E., Ochoa Ortiz, J. J., &amp; Villanueva Navarro, S. E. (2019). </w:t>
      </w:r>
      <w:r w:rsidRPr="00BD3055">
        <w:rPr>
          <w:rFonts w:cs="Times New Roman"/>
          <w:i/>
          <w:iCs/>
          <w:noProof/>
        </w:rPr>
        <w:t>Emulador para desarrollo de proyectos IoT y analiticas.</w:t>
      </w:r>
      <w:r w:rsidRPr="00BD3055">
        <w:rPr>
          <w:rFonts w:cs="Times New Roman"/>
          <w:noProof/>
        </w:rPr>
        <w:t xml:space="preserve"> PREGUNTAR, Universidad Distrital Francisco José de Caldas, Bogotá. Retrieved marzo 13, 2020</w:t>
      </w:r>
    </w:p>
    <w:p w14:paraId="5400D76E" w14:textId="77777777" w:rsidR="00154CFC" w:rsidRPr="00BD3055" w:rsidRDefault="00154CFC">
      <w:pPr>
        <w:pStyle w:val="Bibliografa"/>
        <w:ind w:left="720" w:hanging="720"/>
        <w:rPr>
          <w:rFonts w:cs="Times New Roman"/>
          <w:noProof/>
        </w:rPr>
        <w:pPrChange w:id="7740" w:author="Camilo Andrés Díaz Gómez" w:date="2023-03-17T00:48:00Z">
          <w:pPr>
            <w:pStyle w:val="Bibliografa"/>
            <w:ind w:left="720" w:hanging="284"/>
          </w:pPr>
        </w:pPrChange>
      </w:pPr>
      <w:r w:rsidRPr="00BD3055">
        <w:rPr>
          <w:rFonts w:cs="Times New Roman"/>
          <w:noProof/>
        </w:rPr>
        <w:t xml:space="preserve">Sandoval, L. J. (2018, 4 16). ALGORITMOS DE APRENDIZAJE AUTOMÁTICO PARA ANÁLISIS Y. </w:t>
      </w:r>
      <w:r w:rsidRPr="00BD3055">
        <w:rPr>
          <w:rFonts w:cs="Times New Roman"/>
          <w:i/>
          <w:iCs/>
          <w:noProof/>
        </w:rPr>
        <w:t>ITCA FEPADE</w:t>
      </w:r>
      <w:r w:rsidRPr="00BD3055">
        <w:rPr>
          <w:rFonts w:cs="Times New Roman"/>
          <w:noProof/>
        </w:rPr>
        <w:t>, pp. 36-40.</w:t>
      </w:r>
    </w:p>
    <w:p w14:paraId="138DFB7B" w14:textId="77777777" w:rsidR="00154CFC" w:rsidRPr="00BD3055" w:rsidRDefault="00154CFC">
      <w:pPr>
        <w:pStyle w:val="Bibliografa"/>
        <w:ind w:left="720" w:hanging="720"/>
        <w:rPr>
          <w:rFonts w:cs="Times New Roman"/>
          <w:noProof/>
        </w:rPr>
        <w:pPrChange w:id="7741" w:author="Camilo Andrés Díaz Gómez" w:date="2023-03-17T00:48:00Z">
          <w:pPr>
            <w:pStyle w:val="Bibliografa"/>
            <w:ind w:left="720" w:hanging="284"/>
          </w:pPr>
        </w:pPrChange>
      </w:pPr>
      <w:bookmarkStart w:id="7742" w:name="_Hlk127619164"/>
      <w:r w:rsidRPr="00BD3055">
        <w:rPr>
          <w:rFonts w:cs="Times New Roman"/>
          <w:noProof/>
        </w:rPr>
        <w:t>Sandy E. Abasolo, M. A. (2013)</w:t>
      </w:r>
      <w:bookmarkEnd w:id="7742"/>
      <w:r w:rsidRPr="00BD3055">
        <w:rPr>
          <w:rFonts w:cs="Times New Roman"/>
          <w:noProof/>
        </w:rPr>
        <w:t xml:space="preserve">. </w:t>
      </w:r>
      <w:r w:rsidRPr="00BD3055">
        <w:rPr>
          <w:rFonts w:cs="Times New Roman"/>
          <w:i/>
          <w:iCs/>
          <w:noProof/>
        </w:rPr>
        <w:t>Evaluación del modelo de referencia de “Internet of Things” (IoT), mediante la implantación de arquitecturas basadas en plataformas comerciales, open hardware y conectividad IPv6.</w:t>
      </w:r>
      <w:r w:rsidRPr="00BD3055">
        <w:rPr>
          <w:rFonts w:cs="Times New Roman"/>
          <w:noProof/>
        </w:rPr>
        <w:t xml:space="preserve"> </w:t>
      </w:r>
    </w:p>
    <w:p w14:paraId="2955D457" w14:textId="52B8B895" w:rsidR="00154CFC" w:rsidRPr="00BD3055" w:rsidRDefault="00154CFC">
      <w:pPr>
        <w:pStyle w:val="Bibliografa"/>
        <w:ind w:left="720" w:hanging="720"/>
        <w:rPr>
          <w:rFonts w:cs="Times New Roman"/>
          <w:noProof/>
          <w:szCs w:val="24"/>
        </w:rPr>
        <w:pPrChange w:id="7743" w:author="Camilo Andrés Díaz Gómez" w:date="2023-03-17T00:48:00Z">
          <w:pPr>
            <w:pStyle w:val="Bibliografa"/>
            <w:ind w:left="720" w:hanging="284"/>
          </w:pPr>
        </w:pPrChange>
      </w:pPr>
      <w:r w:rsidRPr="00BD3055">
        <w:rPr>
          <w:rFonts w:cs="Times New Roman"/>
          <w:noProof/>
        </w:rPr>
        <w:t xml:space="preserve">Semle, A. (2016, Septiembre). Protocolos IIoT para considerar. </w:t>
      </w:r>
      <w:r w:rsidRPr="00BD3055">
        <w:rPr>
          <w:rFonts w:cs="Times New Roman"/>
          <w:i/>
          <w:iCs/>
          <w:noProof/>
        </w:rPr>
        <w:t>AADECA Revista</w:t>
      </w:r>
      <w:r w:rsidRPr="00BD3055">
        <w:rPr>
          <w:rFonts w:cs="Times New Roman"/>
          <w:noProof/>
        </w:rPr>
        <w:t>, 32-35. Retrieved Marzo 25, 2020, from https://editores-srl.com.ar/sites/default/files/aa2_semle_protocolos_ilot.pdf</w:t>
      </w:r>
    </w:p>
    <w:p w14:paraId="4D732785" w14:textId="77777777" w:rsidR="00154CFC" w:rsidRPr="00BD3055" w:rsidRDefault="00154CFC">
      <w:pPr>
        <w:pStyle w:val="Bibliografa"/>
        <w:ind w:left="720" w:hanging="720"/>
        <w:rPr>
          <w:rFonts w:cs="Times New Roman"/>
          <w:noProof/>
        </w:rPr>
        <w:pPrChange w:id="7744" w:author="Camilo Andrés Díaz Gómez" w:date="2023-03-17T00:48:00Z">
          <w:pPr>
            <w:pStyle w:val="Bibliografa"/>
            <w:ind w:left="720" w:hanging="284"/>
          </w:pPr>
        </w:pPrChange>
      </w:pPr>
      <w:r w:rsidRPr="00BD3055">
        <w:rPr>
          <w:rFonts w:cs="Times New Roman"/>
          <w:noProof/>
        </w:rPr>
        <w:t xml:space="preserve">Snoke, J., &amp; HalanLarochelle. (2012). Practica y optimizacion de algoritmos de aprendizaje automatico. </w:t>
      </w:r>
      <w:r w:rsidRPr="00BD3055">
        <w:rPr>
          <w:rFonts w:cs="Times New Roman"/>
          <w:i/>
          <w:iCs/>
          <w:noProof/>
        </w:rPr>
        <w:t>Avances en sistemas de procesamiento de informacion neuronal</w:t>
      </w:r>
      <w:r w:rsidRPr="00BD3055">
        <w:rPr>
          <w:rFonts w:cs="Times New Roman"/>
          <w:noProof/>
        </w:rPr>
        <w:t>, 2951-2959.</w:t>
      </w:r>
    </w:p>
    <w:p w14:paraId="55C00716" w14:textId="77777777" w:rsidR="00154CFC" w:rsidRPr="00BD3055" w:rsidRDefault="00154CFC">
      <w:pPr>
        <w:pStyle w:val="Bibliografa"/>
        <w:ind w:left="720" w:hanging="720"/>
        <w:rPr>
          <w:rFonts w:cs="Times New Roman"/>
          <w:noProof/>
          <w:lang w:val="en-US"/>
        </w:rPr>
        <w:pPrChange w:id="7745" w:author="Camilo Andrés Díaz Gómez" w:date="2023-03-17T00:48:00Z">
          <w:pPr>
            <w:pStyle w:val="Bibliografa"/>
            <w:ind w:left="720" w:hanging="284"/>
          </w:pPr>
        </w:pPrChange>
      </w:pPr>
      <w:r w:rsidRPr="00BD3055">
        <w:rPr>
          <w:rFonts w:cs="Times New Roman"/>
          <w:noProof/>
        </w:rPr>
        <w:t xml:space="preserve">Tetcos. (2017). </w:t>
      </w:r>
      <w:r w:rsidRPr="00BD3055">
        <w:rPr>
          <w:rFonts w:cs="Times New Roman"/>
          <w:i/>
          <w:iCs/>
          <w:noProof/>
        </w:rPr>
        <w:t>Netsim emulator</w:t>
      </w:r>
      <w:r w:rsidRPr="00BD3055">
        <w:rPr>
          <w:rFonts w:cs="Times New Roman"/>
          <w:noProof/>
        </w:rPr>
        <w:t xml:space="preserve">. </w:t>
      </w:r>
      <w:r w:rsidRPr="00BD3055">
        <w:rPr>
          <w:rFonts w:cs="Times New Roman"/>
          <w:noProof/>
          <w:lang w:val="en-US"/>
        </w:rPr>
        <w:t>Retrieved from http://tetcos.com/</w:t>
      </w:r>
    </w:p>
    <w:p w14:paraId="42DCB4CD" w14:textId="77777777" w:rsidR="00154CFC" w:rsidRPr="00BD3055" w:rsidRDefault="00154CFC">
      <w:pPr>
        <w:pStyle w:val="Bibliografa"/>
        <w:ind w:left="720" w:hanging="720"/>
        <w:rPr>
          <w:rFonts w:cs="Times New Roman"/>
          <w:noProof/>
        </w:rPr>
        <w:pPrChange w:id="7746" w:author="Camilo Andrés Díaz Gómez" w:date="2023-03-17T00:48:00Z">
          <w:pPr>
            <w:pStyle w:val="Bibliografa"/>
            <w:ind w:left="720" w:hanging="284"/>
          </w:pPr>
        </w:pPrChange>
      </w:pPr>
      <w:r w:rsidRPr="00BD3055">
        <w:rPr>
          <w:rFonts w:cs="Times New Roman"/>
          <w:noProof/>
          <w:lang w:val="en-US"/>
        </w:rPr>
        <w:t xml:space="preserve">Timarán-Pereira. (2016). </w:t>
      </w:r>
      <w:r w:rsidRPr="00BD3055">
        <w:rPr>
          <w:rFonts w:cs="Times New Roman"/>
          <w:i/>
          <w:iCs/>
          <w:noProof/>
          <w:lang w:val="en-US"/>
        </w:rPr>
        <w:t>The Process of Knowledge Discovery on Databases .</w:t>
      </w:r>
      <w:r w:rsidRPr="00BD3055">
        <w:rPr>
          <w:rFonts w:cs="Times New Roman"/>
          <w:noProof/>
          <w:lang w:val="en-US"/>
        </w:rPr>
        <w:t xml:space="preserve"> </w:t>
      </w:r>
      <w:r w:rsidRPr="00BD3055">
        <w:rPr>
          <w:rFonts w:cs="Times New Roman"/>
          <w:noProof/>
        </w:rPr>
        <w:t>Bogota : Ediciones .</w:t>
      </w:r>
    </w:p>
    <w:p w14:paraId="28110633" w14:textId="77777777" w:rsidR="00154CFC" w:rsidRPr="00BD3055" w:rsidRDefault="00154CFC">
      <w:pPr>
        <w:pStyle w:val="Bibliografa"/>
        <w:ind w:left="720" w:hanging="720"/>
        <w:rPr>
          <w:rFonts w:cs="Times New Roman"/>
          <w:noProof/>
        </w:rPr>
        <w:pPrChange w:id="7747" w:author="Camilo Andrés Díaz Gómez" w:date="2023-03-17T00:48:00Z">
          <w:pPr>
            <w:pStyle w:val="Bibliografa"/>
            <w:ind w:left="720" w:hanging="284"/>
          </w:pPr>
        </w:pPrChange>
      </w:pPr>
      <w:r w:rsidRPr="00BD3055">
        <w:rPr>
          <w:rFonts w:cs="Times New Roman"/>
          <w:noProof/>
        </w:rPr>
        <w:t xml:space="preserve">Torres Bataller, J. (2016). </w:t>
      </w:r>
      <w:r w:rsidRPr="00BD3055">
        <w:rPr>
          <w:rFonts w:cs="Times New Roman"/>
          <w:i/>
          <w:iCs/>
          <w:noProof/>
        </w:rPr>
        <w:t>Desarrollo de una solucion para la simulacion de entornos IoT.</w:t>
      </w:r>
      <w:r w:rsidRPr="00BD3055">
        <w:rPr>
          <w:rFonts w:cs="Times New Roman"/>
          <w:noProof/>
        </w:rPr>
        <w:t xml:space="preserve"> </w:t>
      </w:r>
    </w:p>
    <w:p w14:paraId="30279152" w14:textId="77777777" w:rsidR="00154CFC" w:rsidRPr="00BD3055" w:rsidRDefault="00154CFC">
      <w:pPr>
        <w:pStyle w:val="Bibliografa"/>
        <w:ind w:left="720" w:hanging="720"/>
        <w:rPr>
          <w:rFonts w:cs="Times New Roman"/>
          <w:noProof/>
          <w:lang w:val="en-US"/>
        </w:rPr>
        <w:pPrChange w:id="7748" w:author="Camilo Andrés Díaz Gómez" w:date="2023-03-17T00:48:00Z">
          <w:pPr>
            <w:pStyle w:val="Bibliografa"/>
            <w:ind w:left="720" w:hanging="284"/>
          </w:pPr>
        </w:pPrChange>
      </w:pPr>
      <w:r w:rsidRPr="00BD3055">
        <w:rPr>
          <w:rFonts w:cs="Times New Roman"/>
          <w:noProof/>
        </w:rPr>
        <w:t xml:space="preserve">Universidad de Alcalá. (2019). </w:t>
      </w:r>
      <w:r w:rsidRPr="00BD3055">
        <w:rPr>
          <w:rFonts w:cs="Times New Roman"/>
          <w:i/>
          <w:iCs/>
          <w:noProof/>
        </w:rPr>
        <w:t>¿Por qué actualmente es tan importante el IoT?</w:t>
      </w:r>
      <w:r w:rsidRPr="00BD3055">
        <w:rPr>
          <w:rFonts w:cs="Times New Roman"/>
          <w:noProof/>
        </w:rPr>
        <w:t xml:space="preserve"> </w:t>
      </w:r>
      <w:r w:rsidRPr="00BD3055">
        <w:rPr>
          <w:rFonts w:cs="Times New Roman"/>
          <w:noProof/>
          <w:lang w:val="en-US"/>
        </w:rPr>
        <w:t>Retrieved marzo 13, 2020, from Máster en industria 4.0: https://www.masterindustria40.com/importancia-iot-master/</w:t>
      </w:r>
    </w:p>
    <w:p w14:paraId="78FEB281" w14:textId="77777777" w:rsidR="00154CFC" w:rsidRPr="00BD3055" w:rsidRDefault="00154CFC">
      <w:pPr>
        <w:pStyle w:val="Bibliografa"/>
        <w:ind w:left="720" w:hanging="720"/>
        <w:rPr>
          <w:rFonts w:cs="Times New Roman"/>
          <w:noProof/>
          <w:lang w:val="en-US"/>
        </w:rPr>
        <w:pPrChange w:id="7749" w:author="Camilo Andrés Díaz Gómez" w:date="2023-03-17T00:48:00Z">
          <w:pPr>
            <w:pStyle w:val="Bibliografa"/>
            <w:ind w:left="720" w:hanging="284"/>
          </w:pPr>
        </w:pPrChange>
      </w:pPr>
      <w:r w:rsidRPr="00BD3055">
        <w:rPr>
          <w:rFonts w:cs="Times New Roman"/>
          <w:noProof/>
          <w:lang w:val="en-US"/>
        </w:rPr>
        <w:t xml:space="preserve">Varga, A. (2016). </w:t>
      </w:r>
      <w:r w:rsidRPr="00BD3055">
        <w:rPr>
          <w:rFonts w:cs="Times New Roman"/>
          <w:i/>
          <w:iCs/>
          <w:noProof/>
          <w:lang w:val="en-US"/>
        </w:rPr>
        <w:t>In Modeling and tools for network simulation.</w:t>
      </w:r>
      <w:r w:rsidRPr="00BD3055">
        <w:rPr>
          <w:rFonts w:cs="Times New Roman"/>
          <w:noProof/>
          <w:lang w:val="en-US"/>
        </w:rPr>
        <w:t xml:space="preserve"> Berlin,Heidelberg: Springer.</w:t>
      </w:r>
    </w:p>
    <w:p w14:paraId="5E12F626" w14:textId="77777777" w:rsidR="00154CFC" w:rsidRPr="00BD3055" w:rsidRDefault="00154CFC">
      <w:pPr>
        <w:pStyle w:val="Bibliografa"/>
        <w:ind w:left="720" w:hanging="720"/>
        <w:rPr>
          <w:rFonts w:cs="Times New Roman"/>
          <w:noProof/>
          <w:lang w:val="en-US"/>
        </w:rPr>
        <w:pPrChange w:id="7750" w:author="Camilo Andrés Díaz Gómez" w:date="2023-03-17T00:48:00Z">
          <w:pPr>
            <w:pStyle w:val="Bibliografa"/>
            <w:ind w:left="720" w:hanging="284"/>
          </w:pPr>
        </w:pPrChange>
      </w:pPr>
      <w:bookmarkStart w:id="7751" w:name="_Hlk127619045"/>
      <w:r w:rsidRPr="00BD3055">
        <w:rPr>
          <w:rFonts w:cs="Times New Roman"/>
          <w:noProof/>
          <w:lang w:val="en-US"/>
        </w:rPr>
        <w:t>Xia, F., Yang, L., Wang, L., &amp; Vinel, A. (2012).</w:t>
      </w:r>
      <w:bookmarkEnd w:id="7751"/>
      <w:r w:rsidRPr="00BD3055">
        <w:rPr>
          <w:rFonts w:cs="Times New Roman"/>
          <w:noProof/>
          <w:lang w:val="en-US"/>
        </w:rPr>
        <w:t xml:space="preserve"> </w:t>
      </w:r>
      <w:r w:rsidRPr="00BD3055">
        <w:rPr>
          <w:rFonts w:cs="Times New Roman"/>
          <w:i/>
          <w:iCs/>
          <w:noProof/>
          <w:lang w:val="en-US"/>
        </w:rPr>
        <w:t>Internet of Things.</w:t>
      </w:r>
      <w:r w:rsidRPr="00BD3055">
        <w:rPr>
          <w:rFonts w:cs="Times New Roman"/>
          <w:noProof/>
          <w:lang w:val="en-US"/>
        </w:rPr>
        <w:t xml:space="preserve"> International journal of communication systems. doi:10.1002/dac.2417</w:t>
      </w:r>
    </w:p>
    <w:p w14:paraId="1879F03D" w14:textId="77777777" w:rsidR="00154CFC" w:rsidRPr="00BD3055" w:rsidRDefault="00154CFC">
      <w:pPr>
        <w:pStyle w:val="Bibliografa"/>
        <w:ind w:left="720" w:hanging="720"/>
        <w:rPr>
          <w:rFonts w:cs="Times New Roman"/>
          <w:noProof/>
        </w:rPr>
        <w:pPrChange w:id="7752" w:author="Camilo Andrés Díaz Gómez" w:date="2023-03-17T00:48:00Z">
          <w:pPr>
            <w:pStyle w:val="Bibliografa"/>
            <w:ind w:left="720" w:hanging="284"/>
          </w:pPr>
        </w:pPrChange>
      </w:pPr>
      <w:r w:rsidRPr="00BD3055">
        <w:rPr>
          <w:rFonts w:cs="Times New Roman"/>
          <w:noProof/>
        </w:rPr>
        <w:t xml:space="preserve">Yacchirema Vargas, D. C., &amp; Palau Salvador, C. E. (n.d.). </w:t>
      </w:r>
      <w:r w:rsidRPr="00BD3055">
        <w:rPr>
          <w:rFonts w:cs="Times New Roman"/>
          <w:i/>
          <w:iCs/>
          <w:noProof/>
          <w:lang w:val="en-US"/>
        </w:rPr>
        <w:t>Smart IoT Gateway For Heterogeneous Devices Interoperability</w:t>
      </w:r>
      <w:r w:rsidRPr="00BD3055">
        <w:rPr>
          <w:rFonts w:cs="Times New Roman"/>
          <w:noProof/>
          <w:lang w:val="en-US"/>
        </w:rPr>
        <w:t xml:space="preserve"> (Octava ed., Vol. 14). </w:t>
      </w:r>
      <w:r w:rsidRPr="00BD3055">
        <w:rPr>
          <w:rFonts w:cs="Times New Roman"/>
          <w:noProof/>
        </w:rPr>
        <w:t>IEEE Latin America Transactions. doi:10.1109/TLA.2016.7786378</w:t>
      </w:r>
    </w:p>
    <w:p w14:paraId="4E68A562" w14:textId="15143A8B" w:rsidR="00154CFC" w:rsidRPr="00BD3055" w:rsidRDefault="00154CFC">
      <w:pPr>
        <w:ind w:hanging="720"/>
        <w:jc w:val="center"/>
        <w:rPr>
          <w:rFonts w:cs="Times New Roman"/>
          <w:b/>
          <w:bCs/>
        </w:rPr>
        <w:pPrChange w:id="7753" w:author="Camilo Andrés Díaz Gómez" w:date="2023-03-17T00:48:00Z">
          <w:pPr>
            <w:jc w:val="center"/>
          </w:pPr>
        </w:pPrChange>
      </w:pPr>
      <w:r w:rsidRPr="00BD3055">
        <w:rPr>
          <w:rFonts w:cs="Times New Roman"/>
          <w:b/>
          <w:bCs/>
        </w:rPr>
        <w:fldChar w:fldCharType="end"/>
      </w:r>
    </w:p>
    <w:p w14:paraId="44169CAB" w14:textId="32853279" w:rsidR="00154CFC" w:rsidRPr="00BD3055" w:rsidRDefault="00154CFC" w:rsidP="00EE67FE">
      <w:pPr>
        <w:jc w:val="center"/>
        <w:rPr>
          <w:rFonts w:cs="Times New Roman"/>
          <w:b/>
          <w:bCs/>
        </w:rPr>
      </w:pPr>
    </w:p>
    <w:p w14:paraId="3AEE2A71" w14:textId="5DDF0CC3" w:rsidR="00154CFC" w:rsidRPr="00BD3055" w:rsidRDefault="00154CFC" w:rsidP="00EE67FE">
      <w:pPr>
        <w:jc w:val="center"/>
        <w:rPr>
          <w:rFonts w:cs="Times New Roman"/>
          <w:b/>
          <w:bCs/>
        </w:rPr>
      </w:pPr>
    </w:p>
    <w:p w14:paraId="50F97B44" w14:textId="0DFAC529" w:rsidR="00154CFC" w:rsidRPr="00BD3055" w:rsidRDefault="00154CFC" w:rsidP="00EE67FE">
      <w:pPr>
        <w:jc w:val="center"/>
        <w:rPr>
          <w:rFonts w:cs="Times New Roman"/>
          <w:b/>
          <w:bCs/>
        </w:rPr>
      </w:pPr>
    </w:p>
    <w:p w14:paraId="686A671F" w14:textId="5502F710" w:rsidR="00154CFC" w:rsidRPr="00BD3055" w:rsidRDefault="00154CFC" w:rsidP="00EE67FE">
      <w:pPr>
        <w:jc w:val="center"/>
        <w:rPr>
          <w:rFonts w:cs="Times New Roman"/>
          <w:b/>
          <w:bCs/>
        </w:rPr>
      </w:pPr>
    </w:p>
    <w:p w14:paraId="6DCD02BE" w14:textId="6CEF1C5F" w:rsidR="00154CFC" w:rsidRPr="00BD3055" w:rsidRDefault="00154CFC" w:rsidP="00EE67FE">
      <w:pPr>
        <w:jc w:val="center"/>
        <w:rPr>
          <w:rFonts w:cs="Times New Roman"/>
          <w:b/>
          <w:bCs/>
        </w:rPr>
      </w:pPr>
    </w:p>
    <w:p w14:paraId="2C205157" w14:textId="436D380F" w:rsidR="00154CFC" w:rsidRPr="00BD3055" w:rsidRDefault="00154CFC" w:rsidP="00EE67FE">
      <w:pPr>
        <w:jc w:val="center"/>
        <w:rPr>
          <w:ins w:id="7754" w:author="Steff Guzmán" w:date="2023-03-13T20:00:00Z"/>
          <w:rFonts w:cs="Times New Roman"/>
          <w:b/>
          <w:bCs/>
        </w:rPr>
      </w:pPr>
    </w:p>
    <w:p w14:paraId="500C799B" w14:textId="1A2287BA" w:rsidR="00AC7859" w:rsidRPr="00BD3055" w:rsidDel="00935104" w:rsidRDefault="00AC7859" w:rsidP="00EE67FE">
      <w:pPr>
        <w:jc w:val="center"/>
        <w:rPr>
          <w:ins w:id="7755" w:author="Steff Guzmán" w:date="2023-03-13T20:00:00Z"/>
          <w:del w:id="7756" w:author="Camilo Andrés Díaz Gómez" w:date="2023-03-22T13:47:00Z"/>
          <w:rFonts w:cs="Times New Roman"/>
          <w:b/>
          <w:bCs/>
        </w:rPr>
      </w:pPr>
    </w:p>
    <w:p w14:paraId="39BDA9F6" w14:textId="35A9C14B" w:rsidR="00AC7859" w:rsidRPr="00BD3055" w:rsidDel="00935104" w:rsidRDefault="00AC7859" w:rsidP="00EE67FE">
      <w:pPr>
        <w:jc w:val="center"/>
        <w:rPr>
          <w:ins w:id="7757" w:author="Steff Guzmán" w:date="2023-03-13T20:00:00Z"/>
          <w:del w:id="7758" w:author="Camilo Andrés Díaz Gómez" w:date="2023-03-22T13:47:00Z"/>
          <w:rFonts w:cs="Times New Roman"/>
          <w:b/>
          <w:bCs/>
        </w:rPr>
      </w:pPr>
    </w:p>
    <w:p w14:paraId="4C693476" w14:textId="690955DA" w:rsidR="00AC7859" w:rsidRPr="00BD3055" w:rsidRDefault="00AC7859">
      <w:pPr>
        <w:rPr>
          <w:ins w:id="7759" w:author="Steff Guzmán" w:date="2023-03-13T20:00:00Z"/>
          <w:rFonts w:cs="Times New Roman"/>
          <w:b/>
          <w:bCs/>
        </w:rPr>
        <w:pPrChange w:id="7760" w:author="Camilo Andrés Díaz Gómez" w:date="2023-03-22T13:47:00Z">
          <w:pPr>
            <w:jc w:val="center"/>
          </w:pPr>
        </w:pPrChange>
      </w:pPr>
    </w:p>
    <w:p w14:paraId="262F6836" w14:textId="73548E7C" w:rsidR="00AC7859" w:rsidRPr="00BD3055" w:rsidRDefault="00AC7859" w:rsidP="00EE67FE">
      <w:pPr>
        <w:jc w:val="center"/>
        <w:rPr>
          <w:ins w:id="7761" w:author="Steff Guzmán" w:date="2023-03-13T20:00:00Z"/>
          <w:rFonts w:cs="Times New Roman"/>
          <w:b/>
          <w:bCs/>
        </w:rPr>
      </w:pPr>
    </w:p>
    <w:p w14:paraId="0DEB2077" w14:textId="3917644C" w:rsidR="00AC7859" w:rsidRPr="00BD3055" w:rsidRDefault="00AC7859" w:rsidP="00EE67FE">
      <w:pPr>
        <w:jc w:val="center"/>
        <w:rPr>
          <w:ins w:id="7762" w:author="Steff Guzmán" w:date="2023-03-13T20:00:00Z"/>
          <w:rFonts w:cs="Times New Roman"/>
          <w:b/>
          <w:bCs/>
        </w:rPr>
      </w:pPr>
    </w:p>
    <w:p w14:paraId="516F79D8" w14:textId="3A556B1C" w:rsidR="00935104" w:rsidRDefault="00935104">
      <w:pPr>
        <w:spacing w:after="160" w:line="259" w:lineRule="auto"/>
        <w:jc w:val="left"/>
        <w:rPr>
          <w:ins w:id="7763" w:author="Camilo Andrés Díaz Gómez" w:date="2023-03-22T13:47:00Z"/>
          <w:rFonts w:cs="Times New Roman"/>
          <w:b/>
          <w:bCs/>
        </w:rPr>
      </w:pPr>
      <w:ins w:id="7764" w:author="Camilo Andrés Díaz Gómez" w:date="2023-03-22T13:47:00Z">
        <w:r>
          <w:rPr>
            <w:rFonts w:cs="Times New Roman"/>
            <w:b/>
            <w:bCs/>
          </w:rPr>
          <w:br w:type="page"/>
        </w:r>
      </w:ins>
    </w:p>
    <w:p w14:paraId="79FAD534" w14:textId="310CF739" w:rsidR="00AC7859" w:rsidRPr="00BD3055" w:rsidDel="00935104" w:rsidRDefault="00AC7859" w:rsidP="00EE67FE">
      <w:pPr>
        <w:jc w:val="center"/>
        <w:rPr>
          <w:del w:id="7765" w:author="Camilo Andrés Díaz Gómez" w:date="2023-03-22T13:47:00Z"/>
          <w:rFonts w:cs="Times New Roman"/>
          <w:b/>
          <w:bCs/>
        </w:rPr>
      </w:pPr>
    </w:p>
    <w:p w14:paraId="380E00F0" w14:textId="2093DA61" w:rsidR="00935104" w:rsidRPr="00935104" w:rsidRDefault="00B459BD">
      <w:pPr>
        <w:pStyle w:val="Ttulo2"/>
        <w:jc w:val="center"/>
        <w:rPr>
          <w:rFonts w:cs="Times New Roman"/>
        </w:rPr>
        <w:pPrChange w:id="7766" w:author="Camilo Andrés Díaz Gómez" w:date="2023-03-22T13:44:00Z">
          <w:pPr>
            <w:jc w:val="center"/>
          </w:pPr>
        </w:pPrChange>
      </w:pPr>
      <w:bookmarkStart w:id="7767" w:name="_Toc129623658"/>
      <w:bookmarkStart w:id="7768" w:name="_Toc130385283"/>
      <w:ins w:id="7769" w:author="Steff Guzmán" w:date="2023-03-13T18:12:00Z">
        <w:r w:rsidRPr="00BD3055">
          <w:rPr>
            <w:rFonts w:cs="Times New Roman"/>
          </w:rPr>
          <w:t>Anexos</w:t>
        </w:r>
      </w:ins>
      <w:bookmarkEnd w:id="7767"/>
      <w:bookmarkEnd w:id="7768"/>
    </w:p>
    <w:p w14:paraId="3A9701EB" w14:textId="488197DE" w:rsidR="00154CFC" w:rsidRPr="00935104" w:rsidDel="00935104" w:rsidRDefault="00323D57">
      <w:pPr>
        <w:pStyle w:val="Ttulo3"/>
        <w:rPr>
          <w:ins w:id="7770" w:author="Steff Guzmán" w:date="2023-03-13T19:09:00Z"/>
          <w:del w:id="7771" w:author="Camilo Andrés Díaz Gómez" w:date="2023-03-22T13:43:00Z"/>
          <w:rFonts w:cs="Times New Roman"/>
          <w:b/>
          <w:bCs/>
          <w:rPrChange w:id="7772" w:author="Camilo Andrés Díaz Gómez" w:date="2023-03-22T13:43:00Z">
            <w:rPr>
              <w:ins w:id="7773" w:author="Steff Guzmán" w:date="2023-03-13T19:09:00Z"/>
              <w:del w:id="7774" w:author="Camilo Andrés Díaz Gómez" w:date="2023-03-22T13:43:00Z"/>
            </w:rPr>
          </w:rPrChange>
        </w:rPr>
        <w:pPrChange w:id="7775" w:author="Camilo Andrés Díaz Gómez" w:date="2023-03-22T13:40:00Z">
          <w:pPr>
            <w:jc w:val="center"/>
          </w:pPr>
        </w:pPrChange>
      </w:pPr>
      <w:bookmarkStart w:id="7776" w:name="_Toc129628046"/>
      <w:ins w:id="7777" w:author="Steff Guzmán" w:date="2023-03-13T19:11:00Z">
        <w:del w:id="7778" w:author="Camilo Andrés Díaz Gómez" w:date="2023-03-22T13:43:00Z">
          <w:r w:rsidRPr="00935104" w:rsidDel="00935104">
            <w:rPr>
              <w:rFonts w:cs="Times New Roman"/>
              <w:b/>
              <w:bCs/>
              <w:rPrChange w:id="7779" w:author="Camilo Andrés Díaz Gómez" w:date="2023-03-22T13:43:00Z">
                <w:rPr/>
              </w:rPrChange>
            </w:rPr>
            <w:delText xml:space="preserve">Anexo </w:delText>
          </w:r>
          <w:r w:rsidRPr="00935104" w:rsidDel="00935104">
            <w:rPr>
              <w:rFonts w:cs="Times New Roman"/>
              <w:b/>
              <w:bCs/>
              <w:rPrChange w:id="7780" w:author="Camilo Andrés Díaz Gómez" w:date="2023-03-22T13:43:00Z">
                <w:rPr/>
              </w:rPrChange>
            </w:rPr>
            <w:fldChar w:fldCharType="begin"/>
          </w:r>
          <w:r w:rsidRPr="00935104" w:rsidDel="00935104">
            <w:rPr>
              <w:rFonts w:cs="Times New Roman"/>
              <w:b/>
              <w:bCs/>
              <w:rPrChange w:id="7781" w:author="Camilo Andrés Díaz Gómez" w:date="2023-03-22T13:43:00Z">
                <w:rPr/>
              </w:rPrChange>
            </w:rPr>
            <w:delInstrText xml:space="preserve"> SEQ Anexo \* ARABIC </w:delInstrText>
          </w:r>
        </w:del>
      </w:ins>
      <w:del w:id="7782" w:author="Camilo Andrés Díaz Gómez" w:date="2023-03-22T13:43:00Z">
        <w:r w:rsidRPr="00935104" w:rsidDel="00935104">
          <w:rPr>
            <w:rFonts w:cs="Times New Roman"/>
            <w:b/>
            <w:bCs/>
            <w:rPrChange w:id="7783" w:author="Camilo Andrés Díaz Gómez" w:date="2023-03-22T13:43:00Z">
              <w:rPr/>
            </w:rPrChange>
          </w:rPr>
          <w:fldChar w:fldCharType="separate"/>
        </w:r>
      </w:del>
      <w:ins w:id="7784" w:author="Steff Guzmán" w:date="2023-03-13T19:11:00Z">
        <w:del w:id="7785" w:author="Camilo Andrés Díaz Gómez" w:date="2023-03-22T13:43:00Z">
          <w:r w:rsidRPr="00935104" w:rsidDel="00935104">
            <w:rPr>
              <w:rFonts w:cs="Times New Roman"/>
              <w:b/>
              <w:bCs/>
              <w:noProof/>
              <w:rPrChange w:id="7786" w:author="Camilo Andrés Díaz Gómez" w:date="2023-03-22T13:43:00Z">
                <w:rPr>
                  <w:noProof/>
                </w:rPr>
              </w:rPrChange>
            </w:rPr>
            <w:delText>1</w:delText>
          </w:r>
          <w:bookmarkEnd w:id="7776"/>
          <w:r w:rsidRPr="00935104" w:rsidDel="00935104">
            <w:rPr>
              <w:rFonts w:cs="Times New Roman"/>
              <w:b/>
              <w:bCs/>
              <w:rPrChange w:id="7787" w:author="Camilo Andrés Díaz Gómez" w:date="2023-03-22T13:43:00Z">
                <w:rPr/>
              </w:rPrChange>
            </w:rPr>
            <w:fldChar w:fldCharType="end"/>
          </w:r>
        </w:del>
      </w:ins>
    </w:p>
    <w:p w14:paraId="2A02577D" w14:textId="193283B1" w:rsidR="00323D57" w:rsidRPr="00FE36FA" w:rsidDel="00935104" w:rsidRDefault="00323D57" w:rsidP="00EE67FE">
      <w:pPr>
        <w:jc w:val="center"/>
        <w:rPr>
          <w:del w:id="7788" w:author="Camilo Andrés Díaz Gómez" w:date="2023-03-22T13:43:00Z"/>
          <w:rFonts w:cs="Times New Roman"/>
          <w:b/>
          <w:bCs/>
        </w:rPr>
      </w:pPr>
      <w:ins w:id="7789" w:author="Steff Guzmán" w:date="2023-03-13T19:09:00Z">
        <w:del w:id="7790" w:author="Camilo Andrés Díaz Gómez" w:date="2023-03-22T13:43:00Z">
          <w:r w:rsidRPr="00935104" w:rsidDel="00935104">
            <w:rPr>
              <w:rFonts w:cs="Times New Roman"/>
              <w:b/>
              <w:bCs/>
              <w:i/>
              <w:iCs/>
              <w:noProof/>
              <w:rPrChange w:id="7791" w:author="Camilo Andrés Díaz Gómez" w:date="2023-03-22T13:43:00Z">
                <w:rPr>
                  <w:rFonts w:cs="Times New Roman"/>
                  <w:i/>
                  <w:iCs/>
                  <w:noProof/>
                </w:rPr>
              </w:rPrChange>
            </w:rPr>
            <w:delText>Resultados en tiempo real</w:delText>
          </w:r>
        </w:del>
      </w:ins>
    </w:p>
    <w:p w14:paraId="58D9A53D" w14:textId="6AECF496" w:rsidR="00154CFC" w:rsidRPr="00FE36FA" w:rsidDel="00935104" w:rsidRDefault="00323D57" w:rsidP="00EE67FE">
      <w:pPr>
        <w:jc w:val="center"/>
        <w:rPr>
          <w:del w:id="7792" w:author="Camilo Andrés Díaz Gómez" w:date="2023-03-22T13:43:00Z"/>
          <w:rFonts w:cs="Times New Roman"/>
          <w:b/>
          <w:bCs/>
        </w:rPr>
      </w:pPr>
      <w:moveToRangeStart w:id="7793" w:author="Steff Guzmán" w:date="2023-03-13T19:09:00Z" w:name="move129626989"/>
      <w:moveTo w:id="7794" w:author="Steff Guzmán" w:date="2023-03-13T19:09:00Z">
        <w:del w:id="7795" w:author="Camilo Andrés Díaz Gómez" w:date="2023-03-22T13:43:00Z">
          <w:r w:rsidRPr="00935104" w:rsidDel="00935104">
            <w:rPr>
              <w:rFonts w:cs="Times New Roman"/>
              <w:b/>
              <w:bCs/>
              <w:noProof/>
              <w:rPrChange w:id="7796" w:author="Camilo Andrés Díaz Gómez" w:date="2023-03-22T13:43:00Z">
                <w:rPr>
                  <w:rFonts w:cs="Times New Roman"/>
                  <w:noProof/>
                </w:rPr>
              </w:rPrChange>
            </w:rPr>
            <w:drawing>
              <wp:inline distT="0" distB="0" distL="0" distR="0" wp14:anchorId="3A27715F" wp14:editId="16351052">
                <wp:extent cx="5458178" cy="654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7793"/>
    </w:p>
    <w:p w14:paraId="019BDDE7" w14:textId="1F701688" w:rsidR="006D3013" w:rsidRPr="00FE36FA" w:rsidDel="00935104" w:rsidRDefault="006D3013" w:rsidP="00EE67FE">
      <w:pPr>
        <w:jc w:val="center"/>
        <w:rPr>
          <w:del w:id="7797" w:author="Camilo Andrés Díaz Gómez" w:date="2023-03-22T13:43:00Z"/>
          <w:rFonts w:cs="Times New Roman"/>
          <w:b/>
          <w:bCs/>
        </w:rPr>
      </w:pPr>
    </w:p>
    <w:p w14:paraId="38B3D3B0" w14:textId="2A1D1295" w:rsidR="006D3013" w:rsidRPr="00FE36FA" w:rsidDel="00935104" w:rsidRDefault="006D3013" w:rsidP="00EE67FE">
      <w:pPr>
        <w:jc w:val="center"/>
        <w:rPr>
          <w:del w:id="7798" w:author="Camilo Andrés Díaz Gómez" w:date="2023-03-22T13:43:00Z"/>
          <w:rFonts w:cs="Times New Roman"/>
          <w:b/>
          <w:bCs/>
        </w:rPr>
      </w:pPr>
    </w:p>
    <w:p w14:paraId="273B4BA6" w14:textId="2DFC53A3" w:rsidR="000717E0" w:rsidRPr="00935104" w:rsidRDefault="00935104">
      <w:pPr>
        <w:pStyle w:val="Ttulo3"/>
        <w:rPr>
          <w:ins w:id="7799" w:author="Camilo Andrés Díaz Gómez" w:date="2023-03-21T19:35:00Z"/>
          <w:rFonts w:ascii="Times New Roman" w:hAnsi="Times New Roman" w:cs="Times New Roman"/>
          <w:b/>
          <w:bCs/>
          <w:color w:val="auto"/>
          <w:rPrChange w:id="7800" w:author="Camilo Andrés Díaz Gómez" w:date="2023-03-22T13:43:00Z">
            <w:rPr>
              <w:ins w:id="7801" w:author="Camilo Andrés Díaz Gómez" w:date="2023-03-21T19:35:00Z"/>
              <w:rFonts w:cs="Times New Roman"/>
              <w:b/>
              <w:bCs/>
            </w:rPr>
          </w:rPrChange>
        </w:rPr>
        <w:pPrChange w:id="7802" w:author="Camilo Andrés Díaz Gómez" w:date="2023-03-22T13:42:00Z">
          <w:pPr>
            <w:pStyle w:val="Ttulo3"/>
            <w:ind w:firstLine="708"/>
          </w:pPr>
        </w:pPrChange>
      </w:pPr>
      <w:bookmarkStart w:id="7803" w:name="_Toc130385284"/>
      <w:ins w:id="7804" w:author="Camilo Andrés Díaz Gómez" w:date="2023-03-22T13:42:00Z">
        <w:r w:rsidRPr="00935104">
          <w:rPr>
            <w:rFonts w:ascii="Times New Roman" w:hAnsi="Times New Roman" w:cs="Times New Roman"/>
            <w:b/>
            <w:bCs/>
            <w:color w:val="auto"/>
          </w:rPr>
          <w:t xml:space="preserve">Anexo </w:t>
        </w:r>
      </w:ins>
      <w:ins w:id="7805" w:author="Camilo Andrés Díaz Gómez" w:date="2023-03-22T13:43:00Z">
        <w:r w:rsidRPr="00935104">
          <w:rPr>
            <w:rFonts w:ascii="Times New Roman" w:hAnsi="Times New Roman" w:cs="Times New Roman"/>
            <w:b/>
            <w:bCs/>
            <w:color w:val="auto"/>
          </w:rPr>
          <w:t>1</w:t>
        </w:r>
      </w:ins>
      <w:ins w:id="7806" w:author="Camilo Andrés Díaz Gómez" w:date="2023-03-22T13:42:00Z">
        <w:r w:rsidRPr="00935104">
          <w:rPr>
            <w:rFonts w:ascii="Times New Roman" w:hAnsi="Times New Roman" w:cs="Times New Roman"/>
            <w:b/>
            <w:bCs/>
            <w:color w:val="auto"/>
          </w:rPr>
          <w:t xml:space="preserve">. </w:t>
        </w:r>
      </w:ins>
      <w:ins w:id="7807" w:author="Camilo Andrés Díaz Gómez" w:date="2023-03-21T19:35:00Z">
        <w:r w:rsidR="000717E0" w:rsidRPr="00935104">
          <w:rPr>
            <w:rFonts w:ascii="Times New Roman" w:hAnsi="Times New Roman" w:cs="Times New Roman"/>
            <w:b/>
            <w:bCs/>
            <w:color w:val="auto"/>
          </w:rPr>
          <w:t>Importación de librerías</w:t>
        </w:r>
        <w:bookmarkEnd w:id="7803"/>
        <w:r w:rsidR="000717E0" w:rsidRPr="00935104">
          <w:rPr>
            <w:rFonts w:ascii="Times New Roman" w:hAnsi="Times New Roman" w:cs="Times New Roman"/>
            <w:b/>
            <w:bCs/>
            <w:color w:val="auto"/>
          </w:rPr>
          <w:t xml:space="preserve"> </w:t>
        </w:r>
      </w:ins>
    </w:p>
    <w:p w14:paraId="28D1DD46" w14:textId="77777777" w:rsidR="000717E0" w:rsidRDefault="000717E0" w:rsidP="000717E0">
      <w:pPr>
        <w:ind w:firstLine="708"/>
        <w:rPr>
          <w:ins w:id="7808" w:author="Camilo Andrés Díaz Gómez" w:date="2023-03-21T19:35:00Z"/>
          <w:rFonts w:cs="Times New Roman"/>
          <w:szCs w:val="24"/>
        </w:rPr>
      </w:pPr>
    </w:p>
    <w:p w14:paraId="1622823A" w14:textId="77777777" w:rsidR="000717E0" w:rsidRDefault="000717E0" w:rsidP="000717E0">
      <w:pPr>
        <w:ind w:firstLine="708"/>
        <w:jc w:val="center"/>
        <w:rPr>
          <w:ins w:id="7809" w:author="Camilo Andrés Díaz Gómez" w:date="2023-03-21T19:35:00Z"/>
          <w:rFonts w:cs="Times New Roman"/>
          <w:szCs w:val="24"/>
        </w:rPr>
      </w:pPr>
      <w:ins w:id="7810" w:author="Camilo Andrés Díaz Gómez" w:date="2023-03-21T19:35:00Z">
        <w:r>
          <w:rPr>
            <w:noProof/>
          </w:rPr>
          <w:drawing>
            <wp:inline distT="0" distB="0" distL="0" distR="0" wp14:anchorId="24C6255F" wp14:editId="60946E40">
              <wp:extent cx="3108960" cy="12021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2640" cy="1203554"/>
                      </a:xfrm>
                      <a:prstGeom prst="rect">
                        <a:avLst/>
                      </a:prstGeom>
                    </pic:spPr>
                  </pic:pic>
                </a:graphicData>
              </a:graphic>
            </wp:inline>
          </w:drawing>
        </w:r>
      </w:ins>
    </w:p>
    <w:p w14:paraId="44EA9C99" w14:textId="77777777" w:rsidR="000717E0" w:rsidRDefault="000717E0" w:rsidP="000717E0">
      <w:pPr>
        <w:ind w:firstLine="708"/>
        <w:rPr>
          <w:ins w:id="7811" w:author="Camilo Andrés Díaz Gómez" w:date="2023-03-21T19:35:00Z"/>
          <w:rFonts w:cs="Times New Roman"/>
          <w:szCs w:val="24"/>
        </w:rPr>
      </w:pPr>
    </w:p>
    <w:p w14:paraId="778675E4" w14:textId="77777777" w:rsidR="000717E0" w:rsidRPr="00E33EFD" w:rsidRDefault="000717E0" w:rsidP="000717E0">
      <w:pPr>
        <w:ind w:firstLine="708"/>
        <w:rPr>
          <w:ins w:id="7812" w:author="Camilo Andrés Díaz Gómez" w:date="2023-03-21T19:35:00Z"/>
          <w:rFonts w:cs="Times New Roman"/>
          <w:szCs w:val="24"/>
        </w:rPr>
      </w:pPr>
      <w:ins w:id="7813" w:author="Camilo Andrés Díaz Gómez" w:date="2023-03-21T19:35:00Z">
        <w:r w:rsidRPr="00E33EFD">
          <w:rPr>
            <w:rFonts w:cs="Times New Roman"/>
            <w:szCs w:val="24"/>
          </w:rPr>
          <w:t xml:space="preserve">Las </w:t>
        </w:r>
        <w:r>
          <w:rPr>
            <w:rFonts w:cs="Times New Roman"/>
            <w:szCs w:val="24"/>
          </w:rPr>
          <w:t>anteriores</w:t>
        </w:r>
        <w:r w:rsidRPr="00E33EFD">
          <w:rPr>
            <w:rFonts w:cs="Times New Roman"/>
            <w:szCs w:val="24"/>
          </w:rPr>
          <w:t xml:space="preserve"> líneas de código utilizan el comando </w:t>
        </w:r>
        <w:proofErr w:type="spellStart"/>
        <w:r w:rsidRPr="00E33EFD">
          <w:rPr>
            <w:rFonts w:cs="Times New Roman"/>
            <w:szCs w:val="24"/>
          </w:rPr>
          <w:t>pip</w:t>
        </w:r>
        <w:proofErr w:type="spellEnd"/>
        <w:r w:rsidRPr="00E33EFD">
          <w:rPr>
            <w:rFonts w:cs="Times New Roman"/>
            <w:szCs w:val="24"/>
          </w:rPr>
          <w:t xml:space="preserve"> para instalar dos paquetes de Python: </w:t>
        </w:r>
        <w:proofErr w:type="spellStart"/>
        <w:r w:rsidRPr="00E33EFD">
          <w:rPr>
            <w:rFonts w:cs="Times New Roman"/>
            <w:szCs w:val="24"/>
          </w:rPr>
          <w:t>funpymodeling</w:t>
        </w:r>
        <w:proofErr w:type="spellEnd"/>
        <w:r w:rsidRPr="00E33EFD">
          <w:rPr>
            <w:rFonts w:cs="Times New Roman"/>
            <w:szCs w:val="24"/>
          </w:rPr>
          <w:t xml:space="preserve"> y </w:t>
        </w:r>
        <w:proofErr w:type="spellStart"/>
        <w:r w:rsidRPr="00E33EFD">
          <w:rPr>
            <w:rFonts w:cs="Times New Roman"/>
            <w:szCs w:val="24"/>
          </w:rPr>
          <w:t>pydotplus</w:t>
        </w:r>
        <w:proofErr w:type="spellEnd"/>
        <w:r w:rsidRPr="00E33EFD">
          <w:rPr>
            <w:rFonts w:cs="Times New Roman"/>
            <w:szCs w:val="24"/>
          </w:rPr>
          <w:t>.</w:t>
        </w:r>
      </w:ins>
    </w:p>
    <w:p w14:paraId="7C65A3A3" w14:textId="77777777" w:rsidR="000717E0" w:rsidRPr="00E33EFD" w:rsidRDefault="000717E0" w:rsidP="000717E0">
      <w:pPr>
        <w:ind w:firstLine="708"/>
        <w:rPr>
          <w:ins w:id="7814" w:author="Camilo Andrés Díaz Gómez" w:date="2023-03-21T19:35:00Z"/>
          <w:rFonts w:cs="Times New Roman"/>
          <w:szCs w:val="24"/>
        </w:rPr>
      </w:pPr>
    </w:p>
    <w:p w14:paraId="62438F23" w14:textId="77777777" w:rsidR="000717E0" w:rsidRPr="00ED18B0" w:rsidRDefault="000717E0" w:rsidP="000717E0">
      <w:pPr>
        <w:pStyle w:val="Prrafodelista"/>
        <w:numPr>
          <w:ilvl w:val="0"/>
          <w:numId w:val="26"/>
        </w:numPr>
        <w:rPr>
          <w:ins w:id="7815" w:author="Camilo Andrés Díaz Gómez" w:date="2023-03-21T19:35:00Z"/>
          <w:rFonts w:cs="Times New Roman"/>
          <w:szCs w:val="24"/>
        </w:rPr>
      </w:pPr>
      <w:proofErr w:type="spellStart"/>
      <w:ins w:id="7816" w:author="Camilo Andrés Díaz Gómez" w:date="2023-03-21T19:35:00Z">
        <w:r w:rsidRPr="00ED18B0">
          <w:rPr>
            <w:rFonts w:cs="Times New Roman"/>
            <w:szCs w:val="24"/>
          </w:rPr>
          <w:t>Pip</w:t>
        </w:r>
        <w:proofErr w:type="spellEnd"/>
        <w:r w:rsidRPr="00ED18B0">
          <w:rPr>
            <w:rFonts w:cs="Times New Roman"/>
            <w:szCs w:val="24"/>
          </w:rPr>
          <w:t xml:space="preserve"> es un administrador de paquetes para Python que permite instalar, actualizar y desinstalar paquetes de software en un entorno de Python.</w:t>
        </w:r>
      </w:ins>
    </w:p>
    <w:p w14:paraId="54D71358" w14:textId="77777777" w:rsidR="000717E0" w:rsidRPr="00E33EFD" w:rsidRDefault="000717E0" w:rsidP="000717E0">
      <w:pPr>
        <w:ind w:firstLine="708"/>
        <w:rPr>
          <w:ins w:id="7817" w:author="Camilo Andrés Díaz Gómez" w:date="2023-03-21T19:35:00Z"/>
          <w:rFonts w:cs="Times New Roman"/>
          <w:szCs w:val="24"/>
        </w:rPr>
      </w:pPr>
    </w:p>
    <w:p w14:paraId="5A0E0ACE" w14:textId="77777777" w:rsidR="000717E0" w:rsidRPr="00ED18B0" w:rsidRDefault="000717E0" w:rsidP="000717E0">
      <w:pPr>
        <w:pStyle w:val="Prrafodelista"/>
        <w:numPr>
          <w:ilvl w:val="0"/>
          <w:numId w:val="26"/>
        </w:numPr>
        <w:rPr>
          <w:ins w:id="7818" w:author="Camilo Andrés Díaz Gómez" w:date="2023-03-21T19:35:00Z"/>
          <w:rFonts w:cs="Times New Roman"/>
          <w:szCs w:val="24"/>
        </w:rPr>
      </w:pPr>
      <w:proofErr w:type="spellStart"/>
      <w:ins w:id="7819" w:author="Camilo Andrés Díaz Gómez" w:date="2023-03-21T19:35:00Z">
        <w:r w:rsidRPr="00ED18B0">
          <w:rPr>
            <w:rFonts w:cs="Times New Roman"/>
            <w:szCs w:val="24"/>
          </w:rPr>
          <w:t>Funpymodeling</w:t>
        </w:r>
        <w:proofErr w:type="spellEnd"/>
        <w:r w:rsidRPr="00ED18B0">
          <w:rPr>
            <w:rFonts w:cs="Times New Roman"/>
            <w:szCs w:val="24"/>
          </w:rPr>
          <w:t xml:space="preserve"> es un paquete de Python que proporciona una variedad de herramientas para la exploración y visualización de datos, preprocesamiento, modelado y evaluación de modelos de aprendizaje automático.</w:t>
        </w:r>
      </w:ins>
    </w:p>
    <w:p w14:paraId="67C179FE" w14:textId="77777777" w:rsidR="000717E0" w:rsidRPr="00E33EFD" w:rsidRDefault="000717E0" w:rsidP="000717E0">
      <w:pPr>
        <w:ind w:firstLine="708"/>
        <w:rPr>
          <w:ins w:id="7820" w:author="Camilo Andrés Díaz Gómez" w:date="2023-03-21T19:35:00Z"/>
          <w:rFonts w:cs="Times New Roman"/>
          <w:szCs w:val="24"/>
        </w:rPr>
      </w:pPr>
    </w:p>
    <w:p w14:paraId="0471FA77" w14:textId="77777777" w:rsidR="000717E0" w:rsidRPr="00ED18B0" w:rsidRDefault="000717E0" w:rsidP="000717E0">
      <w:pPr>
        <w:pStyle w:val="Prrafodelista"/>
        <w:numPr>
          <w:ilvl w:val="0"/>
          <w:numId w:val="26"/>
        </w:numPr>
        <w:rPr>
          <w:ins w:id="7821" w:author="Camilo Andrés Díaz Gómez" w:date="2023-03-21T19:35:00Z"/>
          <w:rFonts w:cs="Times New Roman"/>
          <w:szCs w:val="24"/>
        </w:rPr>
      </w:pPr>
      <w:proofErr w:type="spellStart"/>
      <w:ins w:id="7822" w:author="Camilo Andrés Díaz Gómez" w:date="2023-03-21T19:35:00Z">
        <w:r w:rsidRPr="00ED18B0">
          <w:rPr>
            <w:rFonts w:cs="Times New Roman"/>
            <w:szCs w:val="24"/>
          </w:rPr>
          <w:t>Pydotplus</w:t>
        </w:r>
        <w:proofErr w:type="spellEnd"/>
        <w:r w:rsidRPr="00ED18B0">
          <w:rPr>
            <w:rFonts w:cs="Times New Roman"/>
            <w:szCs w:val="24"/>
          </w:rPr>
          <w:t xml:space="preserve"> es una biblioteca de Python para generar diagramas de grafos utilizando el lenguaje de descripción de gráficos DOT. En el contexto del aprendizaje automático, esta biblioteca se utiliza a menudo para visualizar los árboles de decisión generados por algunos algoritmos de aprendizaje automático.</w:t>
        </w:r>
      </w:ins>
    </w:p>
    <w:p w14:paraId="23A25E01" w14:textId="77777777" w:rsidR="000717E0" w:rsidRDefault="000717E0" w:rsidP="000717E0">
      <w:pPr>
        <w:ind w:firstLine="708"/>
        <w:rPr>
          <w:ins w:id="7823" w:author="Camilo Andrés Díaz Gómez" w:date="2023-03-21T19:35:00Z"/>
          <w:rFonts w:cs="Times New Roman"/>
          <w:szCs w:val="24"/>
        </w:rPr>
      </w:pPr>
    </w:p>
    <w:p w14:paraId="26FD1DBD" w14:textId="77777777" w:rsidR="000717E0" w:rsidRPr="00E33EFD" w:rsidRDefault="000717E0" w:rsidP="000717E0">
      <w:pPr>
        <w:ind w:firstLine="708"/>
        <w:rPr>
          <w:ins w:id="7824" w:author="Camilo Andrés Díaz Gómez" w:date="2023-03-21T19:35:00Z"/>
          <w:rFonts w:cs="Times New Roman"/>
          <w:szCs w:val="24"/>
        </w:rPr>
      </w:pPr>
      <w:ins w:id="7825" w:author="Camilo Andrés Díaz Gómez" w:date="2023-03-21T19:35:00Z">
        <w:r w:rsidRPr="00ED1460">
          <w:rPr>
            <w:rFonts w:cs="Times New Roman"/>
            <w:szCs w:val="24"/>
          </w:rPr>
          <w:t>Las siguientes líneas de código importan el módulo "drive" del paquete "</w:t>
        </w:r>
        <w:proofErr w:type="spellStart"/>
        <w:r w:rsidRPr="00ED1460">
          <w:rPr>
            <w:rFonts w:cs="Times New Roman"/>
            <w:szCs w:val="24"/>
          </w:rPr>
          <w:t>google.colab</w:t>
        </w:r>
        <w:proofErr w:type="spellEnd"/>
        <w:r w:rsidRPr="00ED1460">
          <w:rPr>
            <w:rFonts w:cs="Times New Roman"/>
            <w:szCs w:val="24"/>
          </w:rPr>
          <w:t xml:space="preserve">" y montan el contenido de Google Drive en el entorno de ejecución de </w:t>
        </w:r>
        <w:proofErr w:type="spellStart"/>
        <w:r w:rsidRPr="00ED1460">
          <w:rPr>
            <w:rFonts w:cs="Times New Roman"/>
            <w:szCs w:val="24"/>
          </w:rPr>
          <w:t>Colab</w:t>
        </w:r>
        <w:proofErr w:type="spellEnd"/>
        <w:r w:rsidRPr="00ED1460">
          <w:rPr>
            <w:rFonts w:cs="Times New Roman"/>
            <w:szCs w:val="24"/>
          </w:rPr>
          <w:t xml:space="preserve">. Google Drive es un servicio de almacenamiento en la nube proporcionado por Google, y </w:t>
        </w:r>
        <w:proofErr w:type="spellStart"/>
        <w:r w:rsidRPr="00ED1460">
          <w:rPr>
            <w:rFonts w:cs="Times New Roman"/>
            <w:szCs w:val="24"/>
          </w:rPr>
          <w:t>Colab</w:t>
        </w:r>
        <w:proofErr w:type="spellEnd"/>
        <w:r w:rsidRPr="00ED1460">
          <w:rPr>
            <w:rFonts w:cs="Times New Roman"/>
            <w:szCs w:val="24"/>
          </w:rPr>
          <w:t xml:space="preserve"> es un servicio de Google que permite ejecutar código de Python en la nube. La función "</w:t>
        </w:r>
        <w:proofErr w:type="spellStart"/>
        <w:r w:rsidRPr="00ED1460">
          <w:rPr>
            <w:rFonts w:cs="Times New Roman"/>
            <w:szCs w:val="24"/>
          </w:rPr>
          <w:t>drive.mount</w:t>
        </w:r>
        <w:proofErr w:type="spellEnd"/>
        <w:r w:rsidRPr="00ED1460">
          <w:rPr>
            <w:rFonts w:cs="Times New Roman"/>
            <w:szCs w:val="24"/>
          </w:rPr>
          <w:t xml:space="preserve">()" permite acceder a los archivos de Google Drive desde el entorno de ejecución de </w:t>
        </w:r>
        <w:proofErr w:type="spellStart"/>
        <w:r w:rsidRPr="00ED1460">
          <w:rPr>
            <w:rFonts w:cs="Times New Roman"/>
            <w:szCs w:val="24"/>
          </w:rPr>
          <w:t>Colab</w:t>
        </w:r>
        <w:proofErr w:type="spellEnd"/>
        <w:r w:rsidRPr="00ED1460">
          <w:rPr>
            <w:rFonts w:cs="Times New Roman"/>
            <w:szCs w:val="24"/>
          </w:rPr>
          <w:t>.</w:t>
        </w:r>
      </w:ins>
    </w:p>
    <w:p w14:paraId="576A992D" w14:textId="77777777" w:rsidR="000717E0" w:rsidRPr="00E33EFD" w:rsidRDefault="000717E0" w:rsidP="000717E0">
      <w:pPr>
        <w:ind w:firstLine="708"/>
        <w:rPr>
          <w:ins w:id="7826" w:author="Camilo Andrés Díaz Gómez" w:date="2023-03-21T19:35:00Z"/>
          <w:rFonts w:cs="Times New Roman"/>
          <w:szCs w:val="24"/>
        </w:rPr>
      </w:pPr>
    </w:p>
    <w:p w14:paraId="2F83320F" w14:textId="77777777" w:rsidR="000717E0" w:rsidRDefault="000717E0" w:rsidP="000717E0">
      <w:pPr>
        <w:ind w:firstLine="708"/>
        <w:jc w:val="center"/>
        <w:rPr>
          <w:ins w:id="7827" w:author="Camilo Andrés Díaz Gómez" w:date="2023-03-21T19:35:00Z"/>
          <w:rFonts w:cs="Times New Roman"/>
          <w:szCs w:val="24"/>
        </w:rPr>
      </w:pPr>
      <w:ins w:id="7828" w:author="Camilo Andrés Díaz Gómez" w:date="2023-03-21T19:35:00Z">
        <w:r>
          <w:rPr>
            <w:noProof/>
          </w:rPr>
          <w:drawing>
            <wp:inline distT="0" distB="0" distL="0" distR="0" wp14:anchorId="395664B1" wp14:editId="4261B32A">
              <wp:extent cx="2933700" cy="600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3700" cy="600075"/>
                      </a:xfrm>
                      <a:prstGeom prst="rect">
                        <a:avLst/>
                      </a:prstGeom>
                    </pic:spPr>
                  </pic:pic>
                </a:graphicData>
              </a:graphic>
            </wp:inline>
          </w:drawing>
        </w:r>
      </w:ins>
    </w:p>
    <w:p w14:paraId="572433B4" w14:textId="77777777" w:rsidR="000717E0" w:rsidRDefault="000717E0" w:rsidP="000717E0">
      <w:pPr>
        <w:rPr>
          <w:ins w:id="7829" w:author="Camilo Andrés Díaz Gómez" w:date="2023-03-21T19:35:00Z"/>
          <w:rFonts w:cs="Times New Roman"/>
          <w:szCs w:val="24"/>
        </w:rPr>
      </w:pPr>
    </w:p>
    <w:p w14:paraId="22E05A75" w14:textId="77777777" w:rsidR="000717E0" w:rsidRDefault="000717E0" w:rsidP="000717E0">
      <w:pPr>
        <w:rPr>
          <w:ins w:id="7830" w:author="Camilo Andrés Díaz Gómez" w:date="2023-03-21T19:35:00Z"/>
          <w:rFonts w:cs="Times New Roman"/>
          <w:szCs w:val="24"/>
        </w:rPr>
      </w:pPr>
      <w:ins w:id="7831" w:author="Camilo Andrés Díaz Gómez" w:date="2023-03-21T19:35:00Z">
        <w:r>
          <w:rPr>
            <w:rFonts w:cs="Times New Roman"/>
            <w:szCs w:val="24"/>
          </w:rPr>
          <w:tab/>
          <w:t>En siguiente lugar, las siguientes líneas</w:t>
        </w:r>
        <w:r w:rsidRPr="00ED1460">
          <w:rPr>
            <w:rFonts w:cs="Times New Roman"/>
            <w:szCs w:val="24"/>
          </w:rPr>
          <w:t xml:space="preserve"> de código importan diversas librerías de Python que se utilizarán en el análisis y visualización de datos. Primero se importan las librerías básicas de manipulación y exploración de datos: pandas, </w:t>
        </w:r>
        <w:proofErr w:type="spellStart"/>
        <w:r w:rsidRPr="00ED1460">
          <w:rPr>
            <w:rFonts w:cs="Times New Roman"/>
            <w:szCs w:val="24"/>
          </w:rPr>
          <w:t>datetime</w:t>
        </w:r>
        <w:proofErr w:type="spellEnd"/>
        <w:r w:rsidRPr="00ED1460">
          <w:rPr>
            <w:rFonts w:cs="Times New Roman"/>
            <w:szCs w:val="24"/>
          </w:rPr>
          <w:t xml:space="preserve"> y </w:t>
        </w:r>
        <w:proofErr w:type="spellStart"/>
        <w:r w:rsidRPr="00ED1460">
          <w:rPr>
            <w:rFonts w:cs="Times New Roman"/>
            <w:szCs w:val="24"/>
          </w:rPr>
          <w:t>numpy</w:t>
        </w:r>
        <w:proofErr w:type="spellEnd"/>
        <w:r w:rsidRPr="00ED1460">
          <w:rPr>
            <w:rFonts w:cs="Times New Roman"/>
            <w:szCs w:val="24"/>
          </w:rPr>
          <w:t xml:space="preserve">. Luego se importan las librerías de visualización de datos: </w:t>
        </w:r>
        <w:proofErr w:type="spellStart"/>
        <w:r w:rsidRPr="00ED1460">
          <w:rPr>
            <w:rFonts w:cs="Times New Roman"/>
            <w:szCs w:val="24"/>
          </w:rPr>
          <w:t>seaborn</w:t>
        </w:r>
        <w:proofErr w:type="spellEnd"/>
        <w:r w:rsidRPr="00ED1460">
          <w:rPr>
            <w:rFonts w:cs="Times New Roman"/>
            <w:szCs w:val="24"/>
          </w:rPr>
          <w:t xml:space="preserve"> y </w:t>
        </w:r>
        <w:proofErr w:type="spellStart"/>
        <w:r w:rsidRPr="00ED1460">
          <w:rPr>
            <w:rFonts w:cs="Times New Roman"/>
            <w:szCs w:val="24"/>
          </w:rPr>
          <w:t>matplotlib</w:t>
        </w:r>
        <w:proofErr w:type="spellEnd"/>
        <w:r w:rsidRPr="00ED1460">
          <w:rPr>
            <w:rFonts w:cs="Times New Roman"/>
            <w:szCs w:val="24"/>
          </w:rPr>
          <w:t xml:space="preserve">, que permiten crear gráficos y visualizaciones en 2D y 3D. También se importa Axes3D y cm para visualización en 3D, y se establece el tamaño y el estilo de las figuras con </w:t>
        </w:r>
        <w:proofErr w:type="spellStart"/>
        <w:r w:rsidRPr="00ED1460">
          <w:rPr>
            <w:rFonts w:cs="Times New Roman"/>
            <w:szCs w:val="24"/>
          </w:rPr>
          <w:t>plt.rcParams</w:t>
        </w:r>
        <w:proofErr w:type="spellEnd"/>
        <w:r w:rsidRPr="00ED1460">
          <w:rPr>
            <w:rFonts w:cs="Times New Roman"/>
            <w:szCs w:val="24"/>
          </w:rPr>
          <w:t>. Finalmente, se importa "</w:t>
        </w:r>
        <w:proofErr w:type="spellStart"/>
        <w:r w:rsidRPr="00ED1460">
          <w:rPr>
            <w:rFonts w:cs="Times New Roman"/>
            <w:szCs w:val="24"/>
          </w:rPr>
          <w:t>corr_pair</w:t>
        </w:r>
        <w:proofErr w:type="spellEnd"/>
        <w:r w:rsidRPr="00ED1460">
          <w:rPr>
            <w:rFonts w:cs="Times New Roman"/>
            <w:szCs w:val="24"/>
          </w:rPr>
          <w:t xml:space="preserve">" de la librería </w:t>
        </w:r>
        <w:proofErr w:type="spellStart"/>
        <w:r w:rsidRPr="00ED1460">
          <w:rPr>
            <w:rFonts w:cs="Times New Roman"/>
            <w:szCs w:val="24"/>
          </w:rPr>
          <w:t>funpymodeling</w:t>
        </w:r>
        <w:proofErr w:type="spellEnd"/>
        <w:r w:rsidRPr="00ED1460">
          <w:rPr>
            <w:rFonts w:cs="Times New Roman"/>
            <w:szCs w:val="24"/>
          </w:rPr>
          <w:t>, que es una herramienta para explorar correlaciones entre variables en un conjunto de datos.</w:t>
        </w:r>
      </w:ins>
    </w:p>
    <w:p w14:paraId="13FAFAB8" w14:textId="77777777" w:rsidR="000717E0" w:rsidRPr="00E33EFD" w:rsidRDefault="000717E0" w:rsidP="000717E0">
      <w:pPr>
        <w:ind w:firstLine="708"/>
        <w:rPr>
          <w:ins w:id="7832" w:author="Camilo Andrés Díaz Gómez" w:date="2023-03-21T19:35:00Z"/>
          <w:rFonts w:cs="Times New Roman"/>
          <w:szCs w:val="24"/>
        </w:rPr>
      </w:pPr>
    </w:p>
    <w:p w14:paraId="1E7131DF" w14:textId="77777777" w:rsidR="000717E0" w:rsidRDefault="000717E0" w:rsidP="000717E0">
      <w:pPr>
        <w:ind w:firstLine="708"/>
        <w:jc w:val="center"/>
        <w:rPr>
          <w:ins w:id="7833" w:author="Camilo Andrés Díaz Gómez" w:date="2023-03-21T19:35:00Z"/>
          <w:rFonts w:cs="Times New Roman"/>
          <w:szCs w:val="24"/>
        </w:rPr>
      </w:pPr>
      <w:ins w:id="7834" w:author="Camilo Andrés Díaz Gómez" w:date="2023-03-21T19:35:00Z">
        <w:r>
          <w:rPr>
            <w:noProof/>
          </w:rPr>
          <w:drawing>
            <wp:inline distT="0" distB="0" distL="0" distR="0" wp14:anchorId="39233C6F" wp14:editId="17D23090">
              <wp:extent cx="5471160" cy="215243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4727" cy="2153838"/>
                      </a:xfrm>
                      <a:prstGeom prst="rect">
                        <a:avLst/>
                      </a:prstGeom>
                    </pic:spPr>
                  </pic:pic>
                </a:graphicData>
              </a:graphic>
            </wp:inline>
          </w:drawing>
        </w:r>
      </w:ins>
    </w:p>
    <w:p w14:paraId="7793075C" w14:textId="77777777" w:rsidR="000717E0" w:rsidRDefault="000717E0" w:rsidP="000717E0">
      <w:pPr>
        <w:ind w:firstLine="708"/>
        <w:rPr>
          <w:ins w:id="7835" w:author="Camilo Andrés Díaz Gómez" w:date="2023-03-21T19:35:00Z"/>
          <w:rFonts w:cs="Times New Roman"/>
          <w:szCs w:val="24"/>
        </w:rPr>
      </w:pPr>
    </w:p>
    <w:p w14:paraId="5E8E3BF9" w14:textId="77777777" w:rsidR="000717E0" w:rsidRPr="006F513C" w:rsidRDefault="000717E0" w:rsidP="000717E0">
      <w:pPr>
        <w:ind w:firstLine="708"/>
        <w:rPr>
          <w:ins w:id="7836" w:author="Camilo Andrés Díaz Gómez" w:date="2023-03-21T19:35:00Z"/>
          <w:rFonts w:cs="Times New Roman"/>
          <w:szCs w:val="24"/>
        </w:rPr>
      </w:pPr>
      <w:ins w:id="7837" w:author="Camilo Andrés Díaz Gómez" w:date="2023-03-21T19:35:00Z">
        <w:r>
          <w:rPr>
            <w:rFonts w:cs="Times New Roman"/>
            <w:szCs w:val="24"/>
          </w:rPr>
          <w:t>Ahora las próximas</w:t>
        </w:r>
        <w:r w:rsidRPr="006F513C">
          <w:rPr>
            <w:rFonts w:cs="Times New Roman"/>
            <w:szCs w:val="24"/>
          </w:rPr>
          <w:t xml:space="preserve"> líneas de código importan diferentes librerías de Python necesarias para trabajar con modelos de regresión y validación de datos.</w:t>
        </w:r>
      </w:ins>
    </w:p>
    <w:p w14:paraId="119F9A80" w14:textId="77777777" w:rsidR="000717E0" w:rsidRPr="006F513C" w:rsidRDefault="000717E0" w:rsidP="000717E0">
      <w:pPr>
        <w:ind w:firstLine="708"/>
        <w:rPr>
          <w:ins w:id="7838" w:author="Camilo Andrés Díaz Gómez" w:date="2023-03-21T19:35:00Z"/>
          <w:rFonts w:cs="Times New Roman"/>
          <w:szCs w:val="24"/>
        </w:rPr>
      </w:pPr>
    </w:p>
    <w:p w14:paraId="32F6C837" w14:textId="77777777" w:rsidR="000717E0" w:rsidRPr="00074D5B" w:rsidRDefault="000717E0" w:rsidP="000717E0">
      <w:pPr>
        <w:pStyle w:val="Prrafodelista"/>
        <w:numPr>
          <w:ilvl w:val="0"/>
          <w:numId w:val="23"/>
        </w:numPr>
        <w:rPr>
          <w:ins w:id="7839" w:author="Camilo Andrés Díaz Gómez" w:date="2023-03-21T19:35:00Z"/>
          <w:rFonts w:cs="Times New Roman"/>
          <w:szCs w:val="24"/>
        </w:rPr>
      </w:pPr>
      <w:proofErr w:type="spellStart"/>
      <w:ins w:id="7840" w:author="Camilo Andrés Díaz Gómez" w:date="2023-03-21T19:35:00Z">
        <w:r w:rsidRPr="00074D5B">
          <w:rPr>
            <w:rFonts w:cs="Times New Roman"/>
            <w:szCs w:val="24"/>
          </w:rPr>
          <w:t>LinearRegression</w:t>
        </w:r>
        <w:proofErr w:type="spellEnd"/>
        <w:r w:rsidRPr="00074D5B">
          <w:rPr>
            <w:rFonts w:cs="Times New Roman"/>
            <w:szCs w:val="24"/>
          </w:rPr>
          <w:t xml:space="preserve">, </w:t>
        </w:r>
        <w:proofErr w:type="spellStart"/>
        <w:r w:rsidRPr="00074D5B">
          <w:rPr>
            <w:rFonts w:cs="Times New Roman"/>
            <w:szCs w:val="24"/>
          </w:rPr>
          <w:t>PolynomialFeatures</w:t>
        </w:r>
        <w:proofErr w:type="spellEnd"/>
        <w:r w:rsidRPr="00074D5B">
          <w:rPr>
            <w:rFonts w:cs="Times New Roman"/>
            <w:szCs w:val="24"/>
          </w:rPr>
          <w:t xml:space="preserve">, </w:t>
        </w:r>
        <w:proofErr w:type="spellStart"/>
        <w:r w:rsidRPr="00074D5B">
          <w:rPr>
            <w:rFonts w:cs="Times New Roman"/>
            <w:szCs w:val="24"/>
          </w:rPr>
          <w:t>KNeighborsRegressor</w:t>
        </w:r>
        <w:proofErr w:type="spellEnd"/>
        <w:r w:rsidRPr="00074D5B">
          <w:rPr>
            <w:rFonts w:cs="Times New Roman"/>
            <w:szCs w:val="24"/>
          </w:rPr>
          <w:t xml:space="preserve">, </w:t>
        </w:r>
        <w:proofErr w:type="spellStart"/>
        <w:r w:rsidRPr="00074D5B">
          <w:rPr>
            <w:rFonts w:cs="Times New Roman"/>
            <w:szCs w:val="24"/>
          </w:rPr>
          <w:t>DecisionTreeRegressor</w:t>
        </w:r>
        <w:proofErr w:type="spellEnd"/>
        <w:r w:rsidRPr="00074D5B">
          <w:rPr>
            <w:rFonts w:cs="Times New Roman"/>
            <w:szCs w:val="24"/>
          </w:rPr>
          <w:t xml:space="preserve">, </w:t>
        </w:r>
        <w:proofErr w:type="spellStart"/>
        <w:r w:rsidRPr="00074D5B">
          <w:rPr>
            <w:rFonts w:cs="Times New Roman"/>
            <w:szCs w:val="24"/>
          </w:rPr>
          <w:t>RandomForestRegressor</w:t>
        </w:r>
        <w:proofErr w:type="spellEnd"/>
        <w:r w:rsidRPr="00074D5B">
          <w:rPr>
            <w:rFonts w:cs="Times New Roman"/>
            <w:szCs w:val="24"/>
          </w:rPr>
          <w:t xml:space="preserve">, y </w:t>
        </w:r>
        <w:proofErr w:type="spellStart"/>
        <w:r w:rsidRPr="00074D5B">
          <w:rPr>
            <w:rFonts w:cs="Times New Roman"/>
            <w:szCs w:val="24"/>
          </w:rPr>
          <w:t>MLPRegressor</w:t>
        </w:r>
        <w:proofErr w:type="spellEnd"/>
        <w:r w:rsidRPr="00074D5B">
          <w:rPr>
            <w:rFonts w:cs="Times New Roman"/>
            <w:szCs w:val="24"/>
          </w:rPr>
          <w:t xml:space="preserve"> son modelos de regresión de la librería </w:t>
        </w:r>
        <w:proofErr w:type="spellStart"/>
        <w:r w:rsidRPr="00074D5B">
          <w:rPr>
            <w:rFonts w:cs="Times New Roman"/>
            <w:szCs w:val="24"/>
          </w:rPr>
          <w:t>sklearn</w:t>
        </w:r>
        <w:proofErr w:type="spellEnd"/>
        <w:r w:rsidRPr="00074D5B">
          <w:rPr>
            <w:rFonts w:cs="Times New Roman"/>
            <w:szCs w:val="24"/>
          </w:rPr>
          <w:t xml:space="preserve"> que se utilizan para ajustar los datos y predecir valores.</w:t>
        </w:r>
      </w:ins>
    </w:p>
    <w:p w14:paraId="406BA3CC" w14:textId="77777777" w:rsidR="000717E0" w:rsidRPr="006F513C" w:rsidRDefault="000717E0" w:rsidP="000717E0">
      <w:pPr>
        <w:ind w:firstLine="708"/>
        <w:rPr>
          <w:ins w:id="7841" w:author="Camilo Andrés Díaz Gómez" w:date="2023-03-21T19:35:00Z"/>
          <w:rFonts w:cs="Times New Roman"/>
          <w:szCs w:val="24"/>
        </w:rPr>
      </w:pPr>
    </w:p>
    <w:p w14:paraId="7C779D53" w14:textId="77777777" w:rsidR="000717E0" w:rsidRPr="00074D5B" w:rsidRDefault="000717E0" w:rsidP="000717E0">
      <w:pPr>
        <w:pStyle w:val="Prrafodelista"/>
        <w:numPr>
          <w:ilvl w:val="0"/>
          <w:numId w:val="23"/>
        </w:numPr>
        <w:rPr>
          <w:ins w:id="7842" w:author="Camilo Andrés Díaz Gómez" w:date="2023-03-21T19:35:00Z"/>
          <w:rFonts w:cs="Times New Roman"/>
          <w:szCs w:val="24"/>
        </w:rPr>
      </w:pPr>
      <w:ins w:id="7843" w:author="Camilo Andrés Díaz Gómez" w:date="2023-03-21T19:35:00Z">
        <w:r w:rsidRPr="00074D5B">
          <w:rPr>
            <w:rFonts w:cs="Times New Roman"/>
            <w:szCs w:val="24"/>
          </w:rPr>
          <w:t xml:space="preserve">R2_score, </w:t>
        </w:r>
        <w:proofErr w:type="spellStart"/>
        <w:r w:rsidRPr="00074D5B">
          <w:rPr>
            <w:rFonts w:cs="Times New Roman"/>
            <w:szCs w:val="24"/>
          </w:rPr>
          <w:t>mean_squared_error</w:t>
        </w:r>
        <w:proofErr w:type="spellEnd"/>
        <w:r w:rsidRPr="00074D5B">
          <w:rPr>
            <w:rFonts w:cs="Times New Roman"/>
            <w:szCs w:val="24"/>
          </w:rPr>
          <w:t xml:space="preserve">, y </w:t>
        </w:r>
        <w:proofErr w:type="spellStart"/>
        <w:r w:rsidRPr="00074D5B">
          <w:rPr>
            <w:rFonts w:cs="Times New Roman"/>
            <w:szCs w:val="24"/>
          </w:rPr>
          <w:t>train_test_split</w:t>
        </w:r>
        <w:proofErr w:type="spellEnd"/>
        <w:r w:rsidRPr="00074D5B">
          <w:rPr>
            <w:rFonts w:cs="Times New Roman"/>
            <w:szCs w:val="24"/>
          </w:rPr>
          <w:t xml:space="preserve"> son funciones de </w:t>
        </w:r>
        <w:proofErr w:type="spellStart"/>
        <w:r w:rsidRPr="00074D5B">
          <w:rPr>
            <w:rFonts w:cs="Times New Roman"/>
            <w:szCs w:val="24"/>
          </w:rPr>
          <w:t>sklearn</w:t>
        </w:r>
        <w:proofErr w:type="spellEnd"/>
        <w:r w:rsidRPr="00074D5B">
          <w:rPr>
            <w:rFonts w:cs="Times New Roman"/>
            <w:szCs w:val="24"/>
          </w:rPr>
          <w:t xml:space="preserve"> que se utilizan para evaluar los modelos y dividir los datos en conjuntos de entrenamiento y prueba.</w:t>
        </w:r>
      </w:ins>
    </w:p>
    <w:p w14:paraId="13DB7FA7" w14:textId="77777777" w:rsidR="000717E0" w:rsidRPr="006F513C" w:rsidRDefault="000717E0" w:rsidP="000717E0">
      <w:pPr>
        <w:ind w:firstLine="708"/>
        <w:rPr>
          <w:ins w:id="7844" w:author="Camilo Andrés Díaz Gómez" w:date="2023-03-21T19:35:00Z"/>
          <w:rFonts w:cs="Times New Roman"/>
          <w:szCs w:val="24"/>
        </w:rPr>
      </w:pPr>
    </w:p>
    <w:p w14:paraId="66BCDEF1" w14:textId="77777777" w:rsidR="000717E0" w:rsidRPr="00074D5B" w:rsidRDefault="000717E0" w:rsidP="000717E0">
      <w:pPr>
        <w:pStyle w:val="Prrafodelista"/>
        <w:numPr>
          <w:ilvl w:val="0"/>
          <w:numId w:val="23"/>
        </w:numPr>
        <w:rPr>
          <w:ins w:id="7845" w:author="Camilo Andrés Díaz Gómez" w:date="2023-03-21T19:35:00Z"/>
          <w:rFonts w:cs="Times New Roman"/>
          <w:szCs w:val="24"/>
        </w:rPr>
      </w:pPr>
      <w:proofErr w:type="spellStart"/>
      <w:ins w:id="7846" w:author="Camilo Andrés Díaz Gómez" w:date="2023-03-21T19:35:00Z">
        <w:r w:rsidRPr="00074D5B">
          <w:rPr>
            <w:rFonts w:cs="Times New Roman"/>
            <w:szCs w:val="24"/>
          </w:rPr>
          <w:t>StandardScaler</w:t>
        </w:r>
        <w:proofErr w:type="spellEnd"/>
        <w:r w:rsidRPr="00074D5B">
          <w:rPr>
            <w:rFonts w:cs="Times New Roman"/>
            <w:szCs w:val="24"/>
          </w:rPr>
          <w:t xml:space="preserve"> y </w:t>
        </w:r>
        <w:proofErr w:type="spellStart"/>
        <w:r w:rsidRPr="00074D5B">
          <w:rPr>
            <w:rFonts w:cs="Times New Roman"/>
            <w:szCs w:val="24"/>
          </w:rPr>
          <w:t>MinMaxScaler</w:t>
        </w:r>
        <w:proofErr w:type="spellEnd"/>
        <w:r w:rsidRPr="00074D5B">
          <w:rPr>
            <w:rFonts w:cs="Times New Roman"/>
            <w:szCs w:val="24"/>
          </w:rPr>
          <w:t xml:space="preserve"> son herramientas de preprocesamiento de datos que se utilizan para estandarizar y normalizar los datos.</w:t>
        </w:r>
      </w:ins>
    </w:p>
    <w:p w14:paraId="76C1A302" w14:textId="77777777" w:rsidR="000717E0" w:rsidRPr="006F513C" w:rsidRDefault="000717E0" w:rsidP="000717E0">
      <w:pPr>
        <w:ind w:firstLine="708"/>
        <w:rPr>
          <w:ins w:id="7847" w:author="Camilo Andrés Díaz Gómez" w:date="2023-03-21T19:35:00Z"/>
          <w:rFonts w:cs="Times New Roman"/>
          <w:szCs w:val="24"/>
        </w:rPr>
      </w:pPr>
    </w:p>
    <w:p w14:paraId="7D976D4C" w14:textId="77777777" w:rsidR="000717E0" w:rsidRPr="00074D5B" w:rsidRDefault="000717E0" w:rsidP="000717E0">
      <w:pPr>
        <w:pStyle w:val="Prrafodelista"/>
        <w:numPr>
          <w:ilvl w:val="0"/>
          <w:numId w:val="23"/>
        </w:numPr>
        <w:rPr>
          <w:ins w:id="7848" w:author="Camilo Andrés Díaz Gómez" w:date="2023-03-21T19:35:00Z"/>
          <w:rFonts w:cs="Times New Roman"/>
          <w:szCs w:val="24"/>
        </w:rPr>
      </w:pPr>
      <w:proofErr w:type="spellStart"/>
      <w:ins w:id="7849" w:author="Camilo Andrés Díaz Gómez" w:date="2023-03-21T19:35:00Z">
        <w:r w:rsidRPr="00074D5B">
          <w:rPr>
            <w:rFonts w:cs="Times New Roman"/>
            <w:szCs w:val="24"/>
          </w:rPr>
          <w:t>Pandas_profiling</w:t>
        </w:r>
        <w:proofErr w:type="spellEnd"/>
        <w:r w:rsidRPr="00074D5B">
          <w:rPr>
            <w:rFonts w:cs="Times New Roman"/>
            <w:szCs w:val="24"/>
          </w:rPr>
          <w:t xml:space="preserve"> es una herramienta que se utiliza para generar informes de perfilamiento de datos.</w:t>
        </w:r>
      </w:ins>
    </w:p>
    <w:p w14:paraId="3548FA44" w14:textId="77777777" w:rsidR="000717E0" w:rsidRPr="006F513C" w:rsidRDefault="000717E0" w:rsidP="000717E0">
      <w:pPr>
        <w:ind w:firstLine="708"/>
        <w:rPr>
          <w:ins w:id="7850" w:author="Camilo Andrés Díaz Gómez" w:date="2023-03-21T19:35:00Z"/>
          <w:rFonts w:cs="Times New Roman"/>
          <w:szCs w:val="24"/>
        </w:rPr>
      </w:pPr>
    </w:p>
    <w:p w14:paraId="4BB5CDB5" w14:textId="77777777" w:rsidR="000717E0" w:rsidRPr="00074D5B" w:rsidRDefault="000717E0" w:rsidP="000717E0">
      <w:pPr>
        <w:pStyle w:val="Prrafodelista"/>
        <w:numPr>
          <w:ilvl w:val="0"/>
          <w:numId w:val="23"/>
        </w:numPr>
        <w:rPr>
          <w:ins w:id="7851" w:author="Camilo Andrés Díaz Gómez" w:date="2023-03-21T19:35:00Z"/>
          <w:rFonts w:cs="Times New Roman"/>
          <w:szCs w:val="24"/>
        </w:rPr>
      </w:pPr>
      <w:proofErr w:type="spellStart"/>
      <w:ins w:id="7852" w:author="Camilo Andrés Díaz Gómez" w:date="2023-03-21T19:35:00Z">
        <w:r w:rsidRPr="00074D5B">
          <w:rPr>
            <w:rFonts w:cs="Times New Roman"/>
            <w:szCs w:val="24"/>
          </w:rPr>
          <w:t>Tensorflow</w:t>
        </w:r>
        <w:proofErr w:type="spellEnd"/>
        <w:r w:rsidRPr="00074D5B">
          <w:rPr>
            <w:rFonts w:cs="Times New Roman"/>
            <w:szCs w:val="24"/>
          </w:rPr>
          <w:t xml:space="preserve"> es una biblioteca de aprendizaje automático de código abierto que se utiliza para crear y entrenar modelos de aprendizaje profundo.</w:t>
        </w:r>
      </w:ins>
    </w:p>
    <w:p w14:paraId="18A16BC7" w14:textId="77777777" w:rsidR="000717E0" w:rsidRDefault="000717E0" w:rsidP="000717E0">
      <w:pPr>
        <w:ind w:firstLine="708"/>
        <w:rPr>
          <w:ins w:id="7853" w:author="Camilo Andrés Díaz Gómez" w:date="2023-03-21T19:35:00Z"/>
          <w:rFonts w:cs="Times New Roman"/>
          <w:szCs w:val="24"/>
        </w:rPr>
      </w:pPr>
    </w:p>
    <w:p w14:paraId="03B06EAA" w14:textId="77777777" w:rsidR="000717E0" w:rsidRDefault="000717E0" w:rsidP="000717E0">
      <w:pPr>
        <w:ind w:firstLine="708"/>
        <w:jc w:val="center"/>
        <w:rPr>
          <w:ins w:id="7854" w:author="Camilo Andrés Díaz Gómez" w:date="2023-03-21T19:35:00Z"/>
          <w:rFonts w:cs="Times New Roman"/>
          <w:szCs w:val="24"/>
        </w:rPr>
      </w:pPr>
      <w:ins w:id="7855" w:author="Camilo Andrés Díaz Gómez" w:date="2023-03-21T19:35:00Z">
        <w:r>
          <w:rPr>
            <w:noProof/>
          </w:rPr>
          <w:drawing>
            <wp:inline distT="0" distB="0" distL="0" distR="0" wp14:anchorId="759DCDAA" wp14:editId="41E7EC4B">
              <wp:extent cx="5381625" cy="50863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81625" cy="5086350"/>
                      </a:xfrm>
                      <a:prstGeom prst="rect">
                        <a:avLst/>
                      </a:prstGeom>
                    </pic:spPr>
                  </pic:pic>
                </a:graphicData>
              </a:graphic>
            </wp:inline>
          </w:drawing>
        </w:r>
      </w:ins>
    </w:p>
    <w:p w14:paraId="22921A2B" w14:textId="77777777" w:rsidR="000717E0" w:rsidRDefault="000717E0" w:rsidP="000717E0">
      <w:pPr>
        <w:ind w:firstLine="708"/>
        <w:rPr>
          <w:ins w:id="7856" w:author="Camilo Andrés Díaz Gómez" w:date="2023-03-21T19:35:00Z"/>
          <w:rFonts w:cs="Times New Roman"/>
          <w:szCs w:val="24"/>
        </w:rPr>
      </w:pPr>
    </w:p>
    <w:p w14:paraId="5A02B61E" w14:textId="77777777" w:rsidR="000717E0" w:rsidRDefault="000717E0" w:rsidP="000717E0">
      <w:pPr>
        <w:ind w:firstLine="708"/>
        <w:rPr>
          <w:ins w:id="7857" w:author="Camilo Andrés Díaz Gómez" w:date="2023-03-21T19:35:00Z"/>
          <w:rFonts w:cs="Times New Roman"/>
          <w:szCs w:val="24"/>
        </w:rPr>
      </w:pPr>
    </w:p>
    <w:p w14:paraId="35117637" w14:textId="13CE646B" w:rsidR="000717E0" w:rsidRPr="00935104" w:rsidRDefault="00935104">
      <w:pPr>
        <w:pStyle w:val="Ttulo3"/>
        <w:rPr>
          <w:ins w:id="7858" w:author="Camilo Andrés Díaz Gómez" w:date="2023-03-21T19:35:00Z"/>
          <w:rFonts w:ascii="Times New Roman" w:hAnsi="Times New Roman" w:cs="Times New Roman"/>
          <w:b/>
          <w:bCs/>
          <w:color w:val="auto"/>
          <w:rPrChange w:id="7859" w:author="Camilo Andrés Díaz Gómez" w:date="2023-03-22T13:43:00Z">
            <w:rPr>
              <w:ins w:id="7860" w:author="Camilo Andrés Díaz Gómez" w:date="2023-03-21T19:35:00Z"/>
              <w:rFonts w:cs="Times New Roman"/>
              <w:b/>
              <w:bCs/>
            </w:rPr>
          </w:rPrChange>
        </w:rPr>
        <w:pPrChange w:id="7861" w:author="Camilo Andrés Díaz Gómez" w:date="2023-03-22T13:42:00Z">
          <w:pPr>
            <w:pStyle w:val="Ttulo3"/>
            <w:ind w:firstLine="708"/>
          </w:pPr>
        </w:pPrChange>
      </w:pPr>
      <w:bookmarkStart w:id="7862" w:name="_Toc130385285"/>
      <w:ins w:id="7863" w:author="Camilo Andrés Díaz Gómez" w:date="2023-03-22T13:43:00Z">
        <w:r w:rsidRPr="00935104">
          <w:rPr>
            <w:rFonts w:ascii="Times New Roman" w:hAnsi="Times New Roman" w:cs="Times New Roman"/>
            <w:b/>
            <w:bCs/>
            <w:color w:val="auto"/>
          </w:rPr>
          <w:t xml:space="preserve">Anexo 2. </w:t>
        </w:r>
      </w:ins>
      <w:ins w:id="7864" w:author="Camilo Andrés Díaz Gómez" w:date="2023-03-21T19:35:00Z">
        <w:r w:rsidR="000717E0" w:rsidRPr="00935104">
          <w:rPr>
            <w:rFonts w:ascii="Times New Roman" w:hAnsi="Times New Roman" w:cs="Times New Roman"/>
            <w:b/>
            <w:bCs/>
            <w:color w:val="auto"/>
          </w:rPr>
          <w:t>Apertura de los datos para los entrenamientos</w:t>
        </w:r>
        <w:bookmarkEnd w:id="7862"/>
        <w:r w:rsidR="000717E0" w:rsidRPr="00935104">
          <w:rPr>
            <w:rFonts w:ascii="Times New Roman" w:hAnsi="Times New Roman" w:cs="Times New Roman"/>
            <w:b/>
            <w:bCs/>
            <w:color w:val="auto"/>
          </w:rPr>
          <w:t xml:space="preserve"> </w:t>
        </w:r>
      </w:ins>
    </w:p>
    <w:p w14:paraId="79F0E33C" w14:textId="77777777" w:rsidR="000717E0" w:rsidRDefault="000717E0" w:rsidP="000717E0">
      <w:pPr>
        <w:ind w:firstLine="708"/>
        <w:rPr>
          <w:ins w:id="7865" w:author="Camilo Andrés Díaz Gómez" w:date="2023-03-21T19:35:00Z"/>
          <w:rFonts w:cs="Times New Roman"/>
          <w:szCs w:val="24"/>
        </w:rPr>
      </w:pPr>
    </w:p>
    <w:p w14:paraId="294A6B09" w14:textId="77777777" w:rsidR="000717E0" w:rsidRDefault="000717E0" w:rsidP="000717E0">
      <w:pPr>
        <w:ind w:firstLine="708"/>
        <w:jc w:val="center"/>
        <w:rPr>
          <w:ins w:id="7866" w:author="Camilo Andrés Díaz Gómez" w:date="2023-03-21T19:35:00Z"/>
          <w:rFonts w:cs="Times New Roman"/>
          <w:szCs w:val="24"/>
        </w:rPr>
      </w:pPr>
      <w:ins w:id="7867" w:author="Camilo Andrés Díaz Gómez" w:date="2023-03-21T19:35:00Z">
        <w:r>
          <w:rPr>
            <w:noProof/>
          </w:rPr>
          <w:drawing>
            <wp:inline distT="0" distB="0" distL="0" distR="0" wp14:anchorId="7960C4B2" wp14:editId="1066DD7F">
              <wp:extent cx="5612130" cy="15855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585595"/>
                      </a:xfrm>
                      <a:prstGeom prst="rect">
                        <a:avLst/>
                      </a:prstGeom>
                    </pic:spPr>
                  </pic:pic>
                </a:graphicData>
              </a:graphic>
            </wp:inline>
          </w:drawing>
        </w:r>
      </w:ins>
    </w:p>
    <w:p w14:paraId="26F90406" w14:textId="77777777" w:rsidR="000717E0" w:rsidRDefault="000717E0" w:rsidP="000717E0">
      <w:pPr>
        <w:ind w:firstLine="708"/>
        <w:rPr>
          <w:ins w:id="7868" w:author="Camilo Andrés Díaz Gómez" w:date="2023-03-21T19:35:00Z"/>
          <w:rFonts w:cs="Times New Roman"/>
          <w:szCs w:val="24"/>
        </w:rPr>
      </w:pPr>
    </w:p>
    <w:p w14:paraId="3A1C2628" w14:textId="77777777" w:rsidR="000717E0" w:rsidRDefault="000717E0" w:rsidP="000717E0">
      <w:pPr>
        <w:ind w:firstLine="708"/>
        <w:rPr>
          <w:ins w:id="7869" w:author="Camilo Andrés Díaz Gómez" w:date="2023-03-21T19:35:00Z"/>
          <w:rFonts w:cs="Times New Roman"/>
          <w:szCs w:val="24"/>
        </w:rPr>
      </w:pPr>
      <w:ins w:id="7870" w:author="Camilo Andrés Díaz Gómez" w:date="2023-03-21T19:35:00Z">
        <w:r w:rsidRPr="006F513C">
          <w:rPr>
            <w:rFonts w:cs="Times New Roman"/>
            <w:szCs w:val="24"/>
          </w:rPr>
          <w:t>Estas líneas de código se encargan de leer un archivo CSV llamado "Data_2015-2022.csv" desde la ruta especificada en la variable "</w:t>
        </w:r>
        <w:proofErr w:type="spellStart"/>
        <w:r w:rsidRPr="006F513C">
          <w:rPr>
            <w:rFonts w:cs="Times New Roman"/>
            <w:szCs w:val="24"/>
          </w:rPr>
          <w:t>path_csv</w:t>
        </w:r>
        <w:proofErr w:type="spellEnd"/>
        <w:r w:rsidRPr="006F513C">
          <w:rPr>
            <w:rFonts w:cs="Times New Roman"/>
            <w:szCs w:val="24"/>
          </w:rPr>
          <w:t>". La biblioteca panda</w:t>
        </w:r>
        <w:r>
          <w:rPr>
            <w:rFonts w:cs="Times New Roman"/>
            <w:szCs w:val="24"/>
          </w:rPr>
          <w:t>s</w:t>
        </w:r>
        <w:r w:rsidRPr="006F513C">
          <w:rPr>
            <w:rFonts w:cs="Times New Roman"/>
            <w:szCs w:val="24"/>
          </w:rPr>
          <w:t xml:space="preserve"> es utilizada para leer el archivo CSV y cargar los datos en un </w:t>
        </w:r>
        <w:proofErr w:type="spellStart"/>
        <w:r w:rsidRPr="006F513C">
          <w:rPr>
            <w:rFonts w:cs="Times New Roman"/>
            <w:szCs w:val="24"/>
          </w:rPr>
          <w:t>DataFrame</w:t>
        </w:r>
        <w:proofErr w:type="spellEnd"/>
        <w:r w:rsidRPr="006F513C">
          <w:rPr>
            <w:rFonts w:cs="Times New Roman"/>
            <w:szCs w:val="24"/>
          </w:rPr>
          <w:t xml:space="preserve"> llamado "</w:t>
        </w:r>
        <w:proofErr w:type="spellStart"/>
        <w:r w:rsidRPr="006F513C">
          <w:rPr>
            <w:rFonts w:cs="Times New Roman"/>
            <w:szCs w:val="24"/>
          </w:rPr>
          <w:t>df</w:t>
        </w:r>
        <w:proofErr w:type="spellEnd"/>
        <w:r w:rsidRPr="006F513C">
          <w:rPr>
            <w:rFonts w:cs="Times New Roman"/>
            <w:szCs w:val="24"/>
          </w:rPr>
          <w:t>". La opción "</w:t>
        </w:r>
        <w:proofErr w:type="spellStart"/>
        <w:r w:rsidRPr="006F513C">
          <w:rPr>
            <w:rFonts w:cs="Times New Roman"/>
            <w:szCs w:val="24"/>
          </w:rPr>
          <w:t>encoding</w:t>
        </w:r>
        <w:proofErr w:type="spellEnd"/>
        <w:r w:rsidRPr="006F513C">
          <w:rPr>
            <w:rFonts w:cs="Times New Roman"/>
            <w:szCs w:val="24"/>
          </w:rPr>
          <w:t>" se establece en "windows-1252" para asegurarse de que la codificación del archivo CSV sea la correcta.</w:t>
        </w:r>
      </w:ins>
    </w:p>
    <w:p w14:paraId="64F0AD69" w14:textId="77777777" w:rsidR="000717E0" w:rsidRDefault="000717E0" w:rsidP="000717E0">
      <w:pPr>
        <w:ind w:firstLine="708"/>
        <w:rPr>
          <w:ins w:id="7871" w:author="Camilo Andrés Díaz Gómez" w:date="2023-03-21T19:35:00Z"/>
          <w:rFonts w:cs="Times New Roman"/>
          <w:szCs w:val="24"/>
        </w:rPr>
      </w:pPr>
    </w:p>
    <w:p w14:paraId="00399008" w14:textId="77777777" w:rsidR="000717E0" w:rsidRDefault="000717E0" w:rsidP="000717E0">
      <w:pPr>
        <w:ind w:firstLine="708"/>
        <w:jc w:val="center"/>
        <w:rPr>
          <w:ins w:id="7872" w:author="Camilo Andrés Díaz Gómez" w:date="2023-03-21T19:35:00Z"/>
          <w:rFonts w:cs="Times New Roman"/>
          <w:szCs w:val="24"/>
        </w:rPr>
      </w:pPr>
      <w:ins w:id="7873" w:author="Camilo Andrés Díaz Gómez" w:date="2023-03-21T19:35:00Z">
        <w:r>
          <w:rPr>
            <w:noProof/>
          </w:rPr>
          <w:drawing>
            <wp:inline distT="0" distB="0" distL="0" distR="0" wp14:anchorId="554C1C4A" wp14:editId="63E623D7">
              <wp:extent cx="5612130" cy="10471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047115"/>
                      </a:xfrm>
                      <a:prstGeom prst="rect">
                        <a:avLst/>
                      </a:prstGeom>
                    </pic:spPr>
                  </pic:pic>
                </a:graphicData>
              </a:graphic>
            </wp:inline>
          </w:drawing>
        </w:r>
      </w:ins>
    </w:p>
    <w:p w14:paraId="3B573230" w14:textId="77777777" w:rsidR="000717E0" w:rsidRDefault="000717E0" w:rsidP="000717E0">
      <w:pPr>
        <w:ind w:firstLine="708"/>
        <w:rPr>
          <w:ins w:id="7874" w:author="Camilo Andrés Díaz Gómez" w:date="2023-03-21T19:35:00Z"/>
          <w:rFonts w:cs="Times New Roman"/>
          <w:szCs w:val="24"/>
        </w:rPr>
      </w:pPr>
    </w:p>
    <w:p w14:paraId="1B2D2685" w14:textId="77777777" w:rsidR="000717E0" w:rsidRDefault="000717E0" w:rsidP="000717E0">
      <w:pPr>
        <w:ind w:firstLine="708"/>
        <w:rPr>
          <w:ins w:id="7875" w:author="Camilo Andrés Díaz Gómez" w:date="2023-03-21T19:35:00Z"/>
          <w:rFonts w:cs="Times New Roman"/>
          <w:szCs w:val="24"/>
        </w:rPr>
      </w:pPr>
      <w:ins w:id="7876" w:author="Camilo Andrés Díaz Gómez" w:date="2023-03-21T19:35:00Z">
        <w:r w:rsidRPr="006F513C">
          <w:rPr>
            <w:rFonts w:cs="Times New Roman"/>
            <w:szCs w:val="24"/>
          </w:rPr>
          <w:t>E</w:t>
        </w:r>
        <w:r>
          <w:rPr>
            <w:rFonts w:cs="Times New Roman"/>
            <w:szCs w:val="24"/>
          </w:rPr>
          <w:t xml:space="preserve">n siguiente lugar el anterior </w:t>
        </w:r>
        <w:r w:rsidRPr="006F513C">
          <w:rPr>
            <w:rFonts w:cs="Times New Roman"/>
            <w:szCs w:val="24"/>
          </w:rPr>
          <w:t xml:space="preserve">código renombra las columnas del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xml:space="preserve"> para tener nombres más claros y descriptivos. La primera línea crea una lista con los nombres de las columnas que queremos asignar al DataFrame. La segunda línea utiliza el método </w:t>
        </w:r>
        <w:proofErr w:type="spellStart"/>
        <w:r w:rsidRPr="006F513C">
          <w:rPr>
            <w:rFonts w:cs="Times New Roman"/>
            <w:szCs w:val="24"/>
          </w:rPr>
          <w:t>columns</w:t>
        </w:r>
        <w:proofErr w:type="spellEnd"/>
        <w:r w:rsidRPr="006F513C">
          <w:rPr>
            <w:rFonts w:cs="Times New Roman"/>
            <w:szCs w:val="24"/>
          </w:rPr>
          <w:t xml:space="preserve"> de Pandas para cambiar los nombres de las columnas del DataFrame a los nombres de la lista. En este caso, las nuevas columnas se corresponden con diferentes variables relacionadas con mediciones de estaciones meteorológicas y geográficas en Colombia.</w:t>
        </w:r>
      </w:ins>
    </w:p>
    <w:p w14:paraId="2E2B7E54" w14:textId="77777777" w:rsidR="000717E0" w:rsidRDefault="000717E0" w:rsidP="000717E0">
      <w:pPr>
        <w:ind w:firstLine="708"/>
        <w:rPr>
          <w:ins w:id="7877" w:author="Camilo Andrés Díaz Gómez" w:date="2023-03-21T19:35:00Z"/>
          <w:rFonts w:cs="Times New Roman"/>
          <w:szCs w:val="24"/>
        </w:rPr>
      </w:pPr>
    </w:p>
    <w:p w14:paraId="559A3754" w14:textId="77777777" w:rsidR="000717E0" w:rsidRDefault="000717E0" w:rsidP="000717E0">
      <w:pPr>
        <w:ind w:firstLine="708"/>
        <w:jc w:val="center"/>
        <w:rPr>
          <w:ins w:id="7878" w:author="Camilo Andrés Díaz Gómez" w:date="2023-03-21T19:35:00Z"/>
          <w:rFonts w:cs="Times New Roman"/>
          <w:szCs w:val="24"/>
        </w:rPr>
      </w:pPr>
      <w:ins w:id="7879" w:author="Camilo Andrés Díaz Gómez" w:date="2023-03-21T19:35:00Z">
        <w:r>
          <w:rPr>
            <w:noProof/>
          </w:rPr>
          <w:drawing>
            <wp:inline distT="0" distB="0" distL="0" distR="0" wp14:anchorId="0EF9CA99" wp14:editId="1FDDFABE">
              <wp:extent cx="53244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4475" cy="581025"/>
                      </a:xfrm>
                      <a:prstGeom prst="rect">
                        <a:avLst/>
                      </a:prstGeom>
                    </pic:spPr>
                  </pic:pic>
                </a:graphicData>
              </a:graphic>
            </wp:inline>
          </w:drawing>
        </w:r>
      </w:ins>
    </w:p>
    <w:p w14:paraId="1849710D" w14:textId="77777777" w:rsidR="000717E0" w:rsidRDefault="000717E0" w:rsidP="000717E0">
      <w:pPr>
        <w:ind w:firstLine="708"/>
        <w:rPr>
          <w:ins w:id="7880" w:author="Camilo Andrés Díaz Gómez" w:date="2023-03-21T19:35:00Z"/>
          <w:rFonts w:cs="Times New Roman"/>
          <w:szCs w:val="24"/>
        </w:rPr>
      </w:pPr>
    </w:p>
    <w:p w14:paraId="5482C9E7" w14:textId="77777777" w:rsidR="000717E0" w:rsidRDefault="000717E0" w:rsidP="000717E0">
      <w:pPr>
        <w:ind w:firstLine="708"/>
        <w:rPr>
          <w:ins w:id="7881" w:author="Camilo Andrés Díaz Gómez" w:date="2023-03-21T19:35:00Z"/>
          <w:rFonts w:cs="Times New Roman"/>
          <w:szCs w:val="24"/>
        </w:rPr>
      </w:pPr>
      <w:ins w:id="7882" w:author="Camilo Andrés Díaz Gómez" w:date="2023-03-21T19:35:00Z">
        <w:r w:rsidRPr="006F513C">
          <w:rPr>
            <w:rFonts w:cs="Times New Roman"/>
            <w:szCs w:val="24"/>
          </w:rPr>
          <w:t xml:space="preserve">Estas líneas de código imprimen los tipos de datos de cada columna en 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Esto es útil para asegurarse de que los tipos de datos son los correctos y para identificar posibles problemas con los datos que pueden requerir una limpieza o una conversión de tipo de datos.</w:t>
        </w:r>
      </w:ins>
    </w:p>
    <w:p w14:paraId="38887604" w14:textId="77777777" w:rsidR="000717E0" w:rsidRDefault="000717E0" w:rsidP="000717E0">
      <w:pPr>
        <w:ind w:firstLine="708"/>
        <w:rPr>
          <w:ins w:id="7883" w:author="Camilo Andrés Díaz Gómez" w:date="2023-03-21T19:35:00Z"/>
          <w:rFonts w:cs="Times New Roman"/>
          <w:szCs w:val="24"/>
        </w:rPr>
      </w:pPr>
    </w:p>
    <w:p w14:paraId="66243BC9" w14:textId="77777777" w:rsidR="000717E0" w:rsidRDefault="000717E0" w:rsidP="000717E0">
      <w:pPr>
        <w:ind w:firstLine="708"/>
        <w:jc w:val="center"/>
        <w:rPr>
          <w:ins w:id="7884" w:author="Camilo Andrés Díaz Gómez" w:date="2023-03-21T19:35:00Z"/>
          <w:rFonts w:cs="Times New Roman"/>
          <w:szCs w:val="24"/>
        </w:rPr>
      </w:pPr>
      <w:ins w:id="7885" w:author="Camilo Andrés Díaz Gómez" w:date="2023-03-21T19:35:00Z">
        <w:r>
          <w:rPr>
            <w:noProof/>
          </w:rPr>
          <w:drawing>
            <wp:inline distT="0" distB="0" distL="0" distR="0" wp14:anchorId="21E9167A" wp14:editId="06101CCB">
              <wp:extent cx="4991100" cy="12477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91100" cy="1247775"/>
                      </a:xfrm>
                      <a:prstGeom prst="rect">
                        <a:avLst/>
                      </a:prstGeom>
                    </pic:spPr>
                  </pic:pic>
                </a:graphicData>
              </a:graphic>
            </wp:inline>
          </w:drawing>
        </w:r>
      </w:ins>
    </w:p>
    <w:p w14:paraId="1716810A" w14:textId="77777777" w:rsidR="000717E0" w:rsidRDefault="000717E0" w:rsidP="000717E0">
      <w:pPr>
        <w:ind w:firstLine="708"/>
        <w:rPr>
          <w:ins w:id="7886" w:author="Camilo Andrés Díaz Gómez" w:date="2023-03-21T19:35:00Z"/>
          <w:rFonts w:cs="Times New Roman"/>
          <w:szCs w:val="24"/>
        </w:rPr>
      </w:pPr>
    </w:p>
    <w:p w14:paraId="55610924" w14:textId="77777777" w:rsidR="000717E0" w:rsidRDefault="000717E0" w:rsidP="000717E0">
      <w:pPr>
        <w:ind w:firstLine="708"/>
        <w:rPr>
          <w:ins w:id="7887" w:author="Camilo Andrés Díaz Gómez" w:date="2023-03-21T19:35:00Z"/>
          <w:rFonts w:cs="Times New Roman"/>
          <w:szCs w:val="24"/>
        </w:rPr>
      </w:pPr>
      <w:ins w:id="7888" w:author="Camilo Andrés Díaz Gómez" w:date="2023-03-21T19:35:00Z">
        <w:r w:rsidRPr="006F513C">
          <w:rPr>
            <w:rFonts w:cs="Times New Roman"/>
            <w:szCs w:val="24"/>
          </w:rPr>
          <w:t xml:space="preserve">Estas líneas de código transforman la columna 'Fecha' del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xml:space="preserve">' al formato de fecha/hora de Pandas utilizando la función </w:t>
        </w:r>
        <w:proofErr w:type="spellStart"/>
        <w:r w:rsidRPr="006F513C">
          <w:rPr>
            <w:rFonts w:cs="Times New Roman"/>
            <w:szCs w:val="24"/>
          </w:rPr>
          <w:t>pd.to_datetime</w:t>
        </w:r>
        <w:proofErr w:type="spellEnd"/>
        <w:r w:rsidRPr="006F513C">
          <w:rPr>
            <w:rFonts w:cs="Times New Roman"/>
            <w:szCs w:val="24"/>
          </w:rPr>
          <w:t xml:space="preserve">(). Después, se usa la función </w:t>
        </w:r>
        <w:proofErr w:type="spellStart"/>
        <w:r w:rsidRPr="006F513C">
          <w:rPr>
            <w:rFonts w:cs="Times New Roman"/>
            <w:szCs w:val="24"/>
          </w:rPr>
          <w:t>dt.strftime</w:t>
        </w:r>
        <w:proofErr w:type="spellEnd"/>
        <w:r w:rsidRPr="006F513C">
          <w:rPr>
            <w:rFonts w:cs="Times New Roman"/>
            <w:szCs w:val="24"/>
          </w:rPr>
          <w:t xml:space="preserve">() para obtener el número de día del año en formato de cadena y se almacena en la columna 'Dia' del </w:t>
        </w:r>
        <w:proofErr w:type="spellStart"/>
        <w:r w:rsidRPr="006F513C">
          <w:rPr>
            <w:rFonts w:cs="Times New Roman"/>
            <w:szCs w:val="24"/>
          </w:rPr>
          <w:t>DataFrame</w:t>
        </w:r>
        <w:proofErr w:type="spellEnd"/>
        <w:r w:rsidRPr="006F513C">
          <w:rPr>
            <w:rFonts w:cs="Times New Roman"/>
            <w:szCs w:val="24"/>
          </w:rPr>
          <w:t xml:space="preserve"> '</w:t>
        </w:r>
        <w:proofErr w:type="spellStart"/>
        <w:r w:rsidRPr="006F513C">
          <w:rPr>
            <w:rFonts w:cs="Times New Roman"/>
            <w:szCs w:val="24"/>
          </w:rPr>
          <w:t>df</w:t>
        </w:r>
        <w:proofErr w:type="spellEnd"/>
        <w:r w:rsidRPr="006F513C">
          <w:rPr>
            <w:rFonts w:cs="Times New Roman"/>
            <w:szCs w:val="24"/>
          </w:rPr>
          <w:t>'. Finalmente, se cambia el tipo de datos de la columna 'Dia' a '</w:t>
        </w:r>
        <w:proofErr w:type="spellStart"/>
        <w:r w:rsidRPr="006F513C">
          <w:rPr>
            <w:rFonts w:cs="Times New Roman"/>
            <w:szCs w:val="24"/>
          </w:rPr>
          <w:t>int</w:t>
        </w:r>
        <w:proofErr w:type="spellEnd"/>
        <w:r w:rsidRPr="006F513C">
          <w:rPr>
            <w:rFonts w:cs="Times New Roman"/>
            <w:szCs w:val="24"/>
          </w:rPr>
          <w:t xml:space="preserve">' utilizando la función </w:t>
        </w:r>
        <w:proofErr w:type="spellStart"/>
        <w:r w:rsidRPr="006F513C">
          <w:rPr>
            <w:rFonts w:cs="Times New Roman"/>
            <w:szCs w:val="24"/>
          </w:rPr>
          <w:t>astype</w:t>
        </w:r>
        <w:proofErr w:type="spellEnd"/>
        <w:r w:rsidRPr="006F513C">
          <w:rPr>
            <w:rFonts w:cs="Times New Roman"/>
            <w:szCs w:val="24"/>
          </w:rPr>
          <w:t>().</w:t>
        </w:r>
      </w:ins>
    </w:p>
    <w:p w14:paraId="06A87FE0" w14:textId="77777777" w:rsidR="000717E0" w:rsidRDefault="000717E0" w:rsidP="000717E0">
      <w:pPr>
        <w:ind w:firstLine="708"/>
        <w:rPr>
          <w:ins w:id="7889" w:author="Camilo Andrés Díaz Gómez" w:date="2023-03-21T19:35:00Z"/>
          <w:rFonts w:cs="Times New Roman"/>
          <w:szCs w:val="24"/>
        </w:rPr>
      </w:pPr>
    </w:p>
    <w:p w14:paraId="093E6708" w14:textId="77777777" w:rsidR="000717E0" w:rsidRDefault="000717E0" w:rsidP="000717E0">
      <w:pPr>
        <w:ind w:firstLine="708"/>
        <w:jc w:val="center"/>
        <w:rPr>
          <w:ins w:id="7890" w:author="Camilo Andrés Díaz Gómez" w:date="2023-03-21T19:35:00Z"/>
          <w:rFonts w:cs="Times New Roman"/>
          <w:szCs w:val="24"/>
        </w:rPr>
      </w:pPr>
      <w:ins w:id="7891" w:author="Camilo Andrés Díaz Gómez" w:date="2023-03-21T19:35:00Z">
        <w:r>
          <w:rPr>
            <w:noProof/>
          </w:rPr>
          <w:drawing>
            <wp:inline distT="0" distB="0" distL="0" distR="0" wp14:anchorId="332D3C63" wp14:editId="697274FC">
              <wp:extent cx="5612130" cy="5962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596265"/>
                      </a:xfrm>
                      <a:prstGeom prst="rect">
                        <a:avLst/>
                      </a:prstGeom>
                    </pic:spPr>
                  </pic:pic>
                </a:graphicData>
              </a:graphic>
            </wp:inline>
          </w:drawing>
        </w:r>
      </w:ins>
    </w:p>
    <w:p w14:paraId="3A03494A" w14:textId="77777777" w:rsidR="000717E0" w:rsidRDefault="000717E0" w:rsidP="000717E0">
      <w:pPr>
        <w:ind w:firstLine="708"/>
        <w:rPr>
          <w:ins w:id="7892" w:author="Camilo Andrés Díaz Gómez" w:date="2023-03-21T19:35:00Z"/>
          <w:rFonts w:cs="Times New Roman"/>
          <w:szCs w:val="24"/>
        </w:rPr>
      </w:pPr>
    </w:p>
    <w:p w14:paraId="2B1F7C3E" w14:textId="77777777" w:rsidR="000717E0" w:rsidRDefault="000717E0" w:rsidP="000717E0">
      <w:pPr>
        <w:ind w:firstLine="708"/>
        <w:rPr>
          <w:ins w:id="7893" w:author="Camilo Andrés Díaz Gómez" w:date="2023-03-21T19:35:00Z"/>
          <w:rFonts w:cs="Times New Roman"/>
          <w:szCs w:val="24"/>
        </w:rPr>
      </w:pPr>
      <w:ins w:id="7894" w:author="Camilo Andrés Díaz Gómez" w:date="2023-03-21T19:35:00Z">
        <w:r w:rsidRPr="00124BF5">
          <w:rPr>
            <w:rFonts w:cs="Times New Roman"/>
            <w:szCs w:val="24"/>
          </w:rPr>
          <w:t xml:space="preserve">Estas líneas de código mueven la columna 'Dia' del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 desde su ubicación actual hasta la posición 5 (índice 4) del DataFrame. Primero, la columna 'Dia' se almacena en la variable '</w:t>
        </w:r>
        <w:proofErr w:type="spellStart"/>
        <w:r w:rsidRPr="00124BF5">
          <w:rPr>
            <w:rFonts w:cs="Times New Roman"/>
            <w:szCs w:val="24"/>
          </w:rPr>
          <w:t>columna_Almacenada</w:t>
        </w:r>
        <w:proofErr w:type="spellEnd"/>
        <w:r w:rsidRPr="00124BF5">
          <w:rPr>
            <w:rFonts w:cs="Times New Roman"/>
            <w:szCs w:val="24"/>
          </w:rPr>
          <w:t>' utilizando el método 'pop()', que elimina y devuelve el elemento en la posición especificada (en este caso, la columna 'Dia' del DataFrame). Luego, la columna 'Dia' se inserta en la posición 5 del DataFrame utilizando el método '</w:t>
        </w:r>
        <w:proofErr w:type="spellStart"/>
        <w:r w:rsidRPr="00124BF5">
          <w:rPr>
            <w:rFonts w:cs="Times New Roman"/>
            <w:szCs w:val="24"/>
          </w:rPr>
          <w:t>insert</w:t>
        </w:r>
        <w:proofErr w:type="spellEnd"/>
        <w:r w:rsidRPr="00124BF5">
          <w:rPr>
            <w:rFonts w:cs="Times New Roman"/>
            <w:szCs w:val="24"/>
          </w:rPr>
          <w:t>()'.</w:t>
        </w:r>
      </w:ins>
    </w:p>
    <w:p w14:paraId="71EE20A0" w14:textId="77777777" w:rsidR="000717E0" w:rsidRDefault="000717E0" w:rsidP="000717E0">
      <w:pPr>
        <w:ind w:firstLine="708"/>
        <w:rPr>
          <w:ins w:id="7895" w:author="Camilo Andrés Díaz Gómez" w:date="2023-03-21T19:35:00Z"/>
          <w:rFonts w:cs="Times New Roman"/>
          <w:szCs w:val="24"/>
        </w:rPr>
      </w:pPr>
    </w:p>
    <w:p w14:paraId="57668C9D" w14:textId="77777777" w:rsidR="000717E0" w:rsidRDefault="000717E0" w:rsidP="000717E0">
      <w:pPr>
        <w:ind w:firstLine="708"/>
        <w:jc w:val="center"/>
        <w:rPr>
          <w:ins w:id="7896" w:author="Camilo Andrés Díaz Gómez" w:date="2023-03-21T19:35:00Z"/>
          <w:rFonts w:cs="Times New Roman"/>
          <w:szCs w:val="24"/>
        </w:rPr>
      </w:pPr>
      <w:ins w:id="7897" w:author="Camilo Andrés Díaz Gómez" w:date="2023-03-21T19:35:00Z">
        <w:r>
          <w:rPr>
            <w:noProof/>
          </w:rPr>
          <w:drawing>
            <wp:inline distT="0" distB="0" distL="0" distR="0" wp14:anchorId="66FECB46" wp14:editId="57C93391">
              <wp:extent cx="5612130" cy="5499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549910"/>
                      </a:xfrm>
                      <a:prstGeom prst="rect">
                        <a:avLst/>
                      </a:prstGeom>
                    </pic:spPr>
                  </pic:pic>
                </a:graphicData>
              </a:graphic>
            </wp:inline>
          </w:drawing>
        </w:r>
      </w:ins>
    </w:p>
    <w:p w14:paraId="142D51DB" w14:textId="77777777" w:rsidR="000717E0" w:rsidRDefault="000717E0" w:rsidP="000717E0">
      <w:pPr>
        <w:ind w:firstLine="708"/>
        <w:rPr>
          <w:ins w:id="7898" w:author="Camilo Andrés Díaz Gómez" w:date="2023-03-21T19:35:00Z"/>
          <w:rFonts w:cs="Times New Roman"/>
          <w:szCs w:val="24"/>
        </w:rPr>
      </w:pPr>
    </w:p>
    <w:p w14:paraId="29AA0AD6" w14:textId="77777777" w:rsidR="000717E0" w:rsidRDefault="000717E0" w:rsidP="000717E0">
      <w:pPr>
        <w:ind w:firstLine="708"/>
        <w:rPr>
          <w:ins w:id="7899" w:author="Camilo Andrés Díaz Gómez" w:date="2023-03-21T19:35:00Z"/>
          <w:rFonts w:cs="Times New Roman"/>
          <w:szCs w:val="24"/>
        </w:rPr>
      </w:pPr>
      <w:ins w:id="7900" w:author="Camilo Andrés Díaz Gómez" w:date="2023-03-21T19:35:00Z">
        <w:r w:rsidRPr="00124BF5">
          <w:rPr>
            <w:rFonts w:cs="Times New Roman"/>
            <w:szCs w:val="24"/>
          </w:rPr>
          <w:t xml:space="preserve">Estas líneas de código ordenan 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 xml:space="preserve"> en orden ascendente según los valores en la columna '</w:t>
        </w:r>
        <w:proofErr w:type="spellStart"/>
        <w:r w:rsidRPr="00124BF5">
          <w:rPr>
            <w:rFonts w:cs="Times New Roman"/>
            <w:szCs w:val="24"/>
          </w:rPr>
          <w:t>FechaObservacion</w:t>
        </w:r>
        <w:proofErr w:type="spellEnd"/>
        <w:r w:rsidRPr="00124BF5">
          <w:rPr>
            <w:rFonts w:cs="Times New Roman"/>
            <w:szCs w:val="24"/>
          </w:rPr>
          <w:t xml:space="preserve">'. El método </w:t>
        </w:r>
        <w:proofErr w:type="spellStart"/>
        <w:r w:rsidRPr="00124BF5">
          <w:rPr>
            <w:rFonts w:cs="Times New Roman"/>
            <w:szCs w:val="24"/>
          </w:rPr>
          <w:t>sort_values</w:t>
        </w:r>
        <w:proofErr w:type="spellEnd"/>
        <w:r w:rsidRPr="00124BF5">
          <w:rPr>
            <w:rFonts w:cs="Times New Roman"/>
            <w:szCs w:val="24"/>
          </w:rPr>
          <w:t xml:space="preserve">() se utiliza para ordenar los valores en un DataFrame según una o más columnas especificadas. En este caso, solo se ha especificado una columna para ordenar. La función devuelve un nuevo DataFrame ordenado, que se almacena en la misma variable </w:t>
        </w:r>
        <w:proofErr w:type="spellStart"/>
        <w:r w:rsidRPr="00124BF5">
          <w:rPr>
            <w:rFonts w:cs="Times New Roman"/>
            <w:szCs w:val="24"/>
          </w:rPr>
          <w:t>df</w:t>
        </w:r>
        <w:proofErr w:type="spellEnd"/>
        <w:r w:rsidRPr="00124BF5">
          <w:rPr>
            <w:rFonts w:cs="Times New Roman"/>
            <w:szCs w:val="24"/>
          </w:rPr>
          <w:t>.</w:t>
        </w:r>
      </w:ins>
    </w:p>
    <w:p w14:paraId="7B6E8A22" w14:textId="77777777" w:rsidR="000717E0" w:rsidRDefault="000717E0" w:rsidP="000717E0">
      <w:pPr>
        <w:ind w:firstLine="708"/>
        <w:rPr>
          <w:ins w:id="7901" w:author="Camilo Andrés Díaz Gómez" w:date="2023-03-21T19:35:00Z"/>
          <w:rFonts w:cs="Times New Roman"/>
          <w:szCs w:val="24"/>
        </w:rPr>
      </w:pPr>
    </w:p>
    <w:p w14:paraId="5AB624C0" w14:textId="77777777" w:rsidR="000717E0" w:rsidRDefault="000717E0" w:rsidP="000717E0">
      <w:pPr>
        <w:ind w:firstLine="708"/>
        <w:jc w:val="center"/>
        <w:rPr>
          <w:ins w:id="7902" w:author="Camilo Andrés Díaz Gómez" w:date="2023-03-21T19:35:00Z"/>
          <w:rFonts w:cs="Times New Roman"/>
          <w:szCs w:val="24"/>
        </w:rPr>
      </w:pPr>
      <w:ins w:id="7903" w:author="Camilo Andrés Díaz Gómez" w:date="2023-03-21T19:35:00Z">
        <w:r>
          <w:rPr>
            <w:noProof/>
          </w:rPr>
          <w:drawing>
            <wp:inline distT="0" distB="0" distL="0" distR="0" wp14:anchorId="5CCC142C" wp14:editId="1C2EB54D">
              <wp:extent cx="5612130" cy="473710"/>
              <wp:effectExtent l="0" t="0" r="762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473710"/>
                      </a:xfrm>
                      <a:prstGeom prst="rect">
                        <a:avLst/>
                      </a:prstGeom>
                    </pic:spPr>
                  </pic:pic>
                </a:graphicData>
              </a:graphic>
            </wp:inline>
          </w:drawing>
        </w:r>
      </w:ins>
    </w:p>
    <w:p w14:paraId="18ACB0E5" w14:textId="77777777" w:rsidR="000717E0" w:rsidRDefault="000717E0" w:rsidP="000717E0">
      <w:pPr>
        <w:ind w:firstLine="708"/>
        <w:rPr>
          <w:ins w:id="7904" w:author="Camilo Andrés Díaz Gómez" w:date="2023-03-21T19:35:00Z"/>
          <w:rFonts w:cs="Times New Roman"/>
          <w:szCs w:val="24"/>
        </w:rPr>
      </w:pPr>
    </w:p>
    <w:p w14:paraId="340AFE2F" w14:textId="77777777" w:rsidR="000717E0" w:rsidRDefault="000717E0" w:rsidP="000717E0">
      <w:pPr>
        <w:ind w:firstLine="708"/>
        <w:rPr>
          <w:ins w:id="7905" w:author="Camilo Andrés Díaz Gómez" w:date="2023-03-21T19:35:00Z"/>
          <w:rFonts w:cs="Times New Roman"/>
          <w:szCs w:val="24"/>
        </w:rPr>
      </w:pPr>
      <w:ins w:id="7906" w:author="Camilo Andrés Díaz Gómez" w:date="2023-03-21T19:35:00Z">
        <w:r w:rsidRPr="00124BF5">
          <w:rPr>
            <w:rFonts w:cs="Times New Roman"/>
            <w:szCs w:val="24"/>
          </w:rPr>
          <w:t xml:space="preserve">Esta línea de código muestra las primeras cinco filas del </w:t>
        </w:r>
        <w:proofErr w:type="spellStart"/>
        <w:r w:rsidRPr="00124BF5">
          <w:rPr>
            <w:rFonts w:cs="Times New Roman"/>
            <w:szCs w:val="24"/>
          </w:rPr>
          <w:t>DataFrame</w:t>
        </w:r>
        <w:proofErr w:type="spellEnd"/>
        <w:r w:rsidRPr="00124BF5">
          <w:rPr>
            <w:rFonts w:cs="Times New Roman"/>
            <w:szCs w:val="24"/>
          </w:rPr>
          <w:t xml:space="preserve"> '</w:t>
        </w:r>
        <w:proofErr w:type="spellStart"/>
        <w:r w:rsidRPr="00124BF5">
          <w:rPr>
            <w:rFonts w:cs="Times New Roman"/>
            <w:szCs w:val="24"/>
          </w:rPr>
          <w:t>df</w:t>
        </w:r>
        <w:proofErr w:type="spellEnd"/>
        <w:r w:rsidRPr="00124BF5">
          <w:rPr>
            <w:rFonts w:cs="Times New Roman"/>
            <w:szCs w:val="24"/>
          </w:rPr>
          <w:t>'.</w:t>
        </w:r>
      </w:ins>
    </w:p>
    <w:p w14:paraId="2D155015" w14:textId="03A2E21D" w:rsidR="00935104" w:rsidRDefault="00935104" w:rsidP="00935104">
      <w:pPr>
        <w:rPr>
          <w:ins w:id="7907" w:author="Camilo Andrés Díaz Gómez" w:date="2023-03-22T13:43:00Z"/>
          <w:rFonts w:cs="Times New Roman"/>
          <w:b/>
          <w:bCs/>
        </w:rPr>
      </w:pPr>
    </w:p>
    <w:p w14:paraId="59EB9D90" w14:textId="57BBF82B" w:rsidR="00935104" w:rsidRPr="00935104" w:rsidRDefault="00935104" w:rsidP="00935104">
      <w:pPr>
        <w:pStyle w:val="Ttulo3"/>
        <w:rPr>
          <w:ins w:id="7908" w:author="Camilo Andrés Díaz Gómez" w:date="2023-03-22T13:43:00Z"/>
          <w:rFonts w:ascii="Times New Roman" w:hAnsi="Times New Roman" w:cs="Times New Roman"/>
          <w:b/>
          <w:bCs/>
          <w:color w:val="auto"/>
          <w:rPrChange w:id="7909" w:author="Camilo Andrés Díaz Gómez" w:date="2023-03-22T13:43:00Z">
            <w:rPr>
              <w:ins w:id="7910" w:author="Camilo Andrés Díaz Gómez" w:date="2023-03-22T13:43:00Z"/>
            </w:rPr>
          </w:rPrChange>
        </w:rPr>
      </w:pPr>
      <w:bookmarkStart w:id="7911" w:name="_Toc130385286"/>
      <w:ins w:id="7912" w:author="Camilo Andrés Díaz Gómez" w:date="2023-03-22T13:43:00Z">
        <w:r w:rsidRPr="00935104">
          <w:rPr>
            <w:rFonts w:ascii="Times New Roman" w:hAnsi="Times New Roman" w:cs="Times New Roman"/>
            <w:b/>
            <w:bCs/>
            <w:color w:val="auto"/>
            <w:rPrChange w:id="7913" w:author="Camilo Andrés Díaz Gómez" w:date="2023-03-22T13:43:00Z">
              <w:rPr/>
            </w:rPrChange>
          </w:rPr>
          <w:t>Anexo 3. Resultados en tiempo real</w:t>
        </w:r>
        <w:bookmarkEnd w:id="7911"/>
      </w:ins>
    </w:p>
    <w:p w14:paraId="309F39EE" w14:textId="77777777" w:rsidR="00935104" w:rsidRDefault="00935104" w:rsidP="00935104">
      <w:pPr>
        <w:jc w:val="center"/>
        <w:rPr>
          <w:ins w:id="7914" w:author="Camilo Andrés Díaz Gómez" w:date="2023-03-22T13:44:00Z"/>
          <w:rFonts w:cs="Times New Roman"/>
          <w:b/>
          <w:bCs/>
        </w:rPr>
      </w:pPr>
    </w:p>
    <w:p w14:paraId="442E9510" w14:textId="1AFB2AA2" w:rsidR="00935104" w:rsidRDefault="00935104" w:rsidP="00935104">
      <w:pPr>
        <w:jc w:val="center"/>
        <w:rPr>
          <w:ins w:id="7915" w:author="Camilo Andrés Díaz Gómez" w:date="2023-03-22T13:44:00Z"/>
          <w:rFonts w:cs="Times New Roman"/>
          <w:b/>
          <w:bCs/>
        </w:rPr>
      </w:pPr>
      <w:ins w:id="7916" w:author="Camilo Andrés Díaz Gómez" w:date="2023-03-22T13:43:00Z">
        <w:r w:rsidRPr="00BD3055">
          <w:rPr>
            <w:rFonts w:cs="Times New Roman"/>
            <w:noProof/>
          </w:rPr>
          <w:drawing>
            <wp:inline distT="0" distB="0" distL="0" distR="0" wp14:anchorId="4734E98E" wp14:editId="53F0CAB2">
              <wp:extent cx="5458178" cy="654685"/>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ins>
    </w:p>
    <w:p w14:paraId="486E3421" w14:textId="77777777" w:rsidR="00E30F2C" w:rsidRPr="00BD3055" w:rsidRDefault="00E30F2C" w:rsidP="00E30F2C">
      <w:pPr>
        <w:ind w:firstLine="720"/>
        <w:rPr>
          <w:moveTo w:id="7917" w:author="Camilo Andrés Díaz Gómez" w:date="2023-03-22T16:26:00Z"/>
          <w:rFonts w:cs="Times New Roman"/>
          <w:noProof/>
        </w:rPr>
      </w:pPr>
      <w:moveToRangeStart w:id="7918" w:author="Camilo Andrés Díaz Gómez" w:date="2023-03-22T16:26:00Z" w:name="move129538940"/>
    </w:p>
    <w:p w14:paraId="46D2A81C" w14:textId="77777777" w:rsidR="00E30F2C" w:rsidRPr="00BD3055" w:rsidDel="00FD1BAF" w:rsidRDefault="00E30F2C" w:rsidP="00E30F2C">
      <w:pPr>
        <w:ind w:firstLine="720"/>
        <w:rPr>
          <w:del w:id="7919" w:author="JHONATAN MAURICIO VILLARREAL CORREDOR" w:date="2023-03-22T19:56:00Z"/>
          <w:moveTo w:id="7920" w:author="Camilo Andrés Díaz Gómez" w:date="2023-03-22T16:26:00Z"/>
          <w:rFonts w:cs="Times New Roman"/>
          <w:noProof/>
        </w:rPr>
      </w:pPr>
      <w:moveTo w:id="7921" w:author="Camilo Andrés Díaz Gómez" w:date="2023-03-22T16:26:00Z">
        <w:r w:rsidRPr="00BD3055">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moveToRangeEnd w:id="7918"/>
    <w:p w14:paraId="0BA4EE85" w14:textId="77777777" w:rsidR="00935104" w:rsidRPr="00BD3055" w:rsidDel="00FD1BAF" w:rsidRDefault="00935104" w:rsidP="00935104">
      <w:pPr>
        <w:jc w:val="center"/>
        <w:rPr>
          <w:ins w:id="7922" w:author="Camilo Andrés Díaz Gómez" w:date="2023-03-22T13:43:00Z"/>
          <w:del w:id="7923" w:author="JHONATAN MAURICIO VILLARREAL CORREDOR" w:date="2023-03-22T19:56:00Z"/>
          <w:rFonts w:cs="Times New Roman"/>
          <w:b/>
          <w:bCs/>
        </w:rPr>
      </w:pPr>
    </w:p>
    <w:p w14:paraId="4A195C28" w14:textId="77777777" w:rsidR="00935104" w:rsidRPr="00BD3055" w:rsidRDefault="00935104">
      <w:pPr>
        <w:ind w:firstLine="720"/>
        <w:rPr>
          <w:ins w:id="7924" w:author="Camilo Andrés Díaz Gómez" w:date="2023-03-22T13:43:00Z"/>
        </w:rPr>
        <w:pPrChange w:id="7925" w:author="JHONATAN MAURICIO VILLARREAL CORREDOR" w:date="2023-03-22T19:56:00Z">
          <w:pPr>
            <w:jc w:val="center"/>
          </w:pPr>
        </w:pPrChange>
      </w:pPr>
    </w:p>
    <w:p w14:paraId="42E615C5" w14:textId="360199DF" w:rsidR="00563D8E" w:rsidRDefault="00BF20AD" w:rsidP="00F44EC0">
      <w:pPr>
        <w:pStyle w:val="Ttulo3"/>
        <w:rPr>
          <w:ins w:id="7926" w:author="JHONATAN MAURICIO VILLARREAL CORREDOR" w:date="2023-03-22T22:33:00Z"/>
          <w:rFonts w:ascii="Times New Roman" w:hAnsi="Times New Roman" w:cs="Times New Roman"/>
          <w:b/>
          <w:bCs/>
          <w:color w:val="000000" w:themeColor="text1"/>
        </w:rPr>
      </w:pPr>
      <w:ins w:id="7927" w:author="JHONATAN MAURICIO VILLARREAL CORREDOR" w:date="2023-03-22T19:35:00Z">
        <w:r w:rsidRPr="00BF20AD">
          <w:rPr>
            <w:rFonts w:ascii="Times New Roman" w:hAnsi="Times New Roman" w:cs="Times New Roman"/>
            <w:b/>
            <w:bCs/>
            <w:color w:val="000000" w:themeColor="text1"/>
            <w:rPrChange w:id="7928" w:author="JHONATAN MAURICIO VILLARREAL CORREDOR" w:date="2023-03-22T19:35:00Z">
              <w:rPr/>
            </w:rPrChange>
          </w:rPr>
          <w:t xml:space="preserve">Anexo 4. </w:t>
        </w:r>
      </w:ins>
      <w:ins w:id="7929" w:author="JHONATAN MAURICIO VILLARREAL CORREDOR" w:date="2023-03-22T22:18:00Z">
        <w:r w:rsidR="00F44EC0">
          <w:rPr>
            <w:rFonts w:ascii="Times New Roman" w:hAnsi="Times New Roman" w:cs="Times New Roman"/>
            <w:b/>
            <w:bCs/>
            <w:color w:val="000000" w:themeColor="text1"/>
          </w:rPr>
          <w:t>Histograma de temperaturas</w:t>
        </w:r>
      </w:ins>
    </w:p>
    <w:p w14:paraId="7678C6D1" w14:textId="77777777" w:rsidR="0035773E" w:rsidRPr="0035773E" w:rsidRDefault="0035773E">
      <w:pPr>
        <w:rPr>
          <w:ins w:id="7930" w:author="JHONATAN MAURICIO VILLARREAL CORREDOR" w:date="2023-03-22T22:07:00Z"/>
          <w:rPrChange w:id="7931" w:author="JHONATAN MAURICIO VILLARREAL CORREDOR" w:date="2023-03-22T22:33:00Z">
            <w:rPr>
              <w:ins w:id="7932" w:author="JHONATAN MAURICIO VILLARREAL CORREDOR" w:date="2023-03-22T22:07:00Z"/>
              <w:rFonts w:ascii="Times New Roman" w:hAnsi="Times New Roman" w:cs="Times New Roman"/>
              <w:b/>
              <w:bCs/>
              <w:color w:val="000000" w:themeColor="text1"/>
            </w:rPr>
          </w:rPrChange>
        </w:rPr>
        <w:pPrChange w:id="7933" w:author="JHONATAN MAURICIO VILLARREAL CORREDOR" w:date="2023-03-22T22:33:00Z">
          <w:pPr>
            <w:pStyle w:val="Ttulo3"/>
          </w:pPr>
        </w:pPrChange>
      </w:pPr>
    </w:p>
    <w:p w14:paraId="677D1412" w14:textId="2AD5CCD9" w:rsidR="00FD1BAF" w:rsidRDefault="00563D8E" w:rsidP="00FD1BAF">
      <w:pPr>
        <w:rPr>
          <w:ins w:id="7934" w:author="JHONATAN MAURICIO VILLARREAL CORREDOR" w:date="2023-03-22T22:08:00Z"/>
        </w:rPr>
      </w:pPr>
      <w:ins w:id="7935" w:author="JHONATAN MAURICIO VILLARREAL CORREDOR" w:date="2023-03-22T22:07:00Z">
        <w:r>
          <w:rPr>
            <w:noProof/>
          </w:rPr>
          <w:drawing>
            <wp:inline distT="0" distB="0" distL="0" distR="0" wp14:anchorId="77392E97" wp14:editId="76B47FF0">
              <wp:extent cx="5238750" cy="28657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grayscl/>
                        <a:extLst>
                          <a:ext uri="{28A0092B-C50C-407E-A947-70E740481C1C}">
                            <a14:useLocalDpi xmlns:a14="http://schemas.microsoft.com/office/drawing/2010/main" val="0"/>
                          </a:ext>
                        </a:extLst>
                      </a:blip>
                      <a:srcRect/>
                      <a:stretch>
                        <a:fillRect/>
                      </a:stretch>
                    </pic:blipFill>
                    <pic:spPr bwMode="auto">
                      <a:xfrm>
                        <a:off x="0" y="0"/>
                        <a:ext cx="5246221" cy="2869842"/>
                      </a:xfrm>
                      <a:prstGeom prst="rect">
                        <a:avLst/>
                      </a:prstGeom>
                      <a:noFill/>
                      <a:ln>
                        <a:noFill/>
                      </a:ln>
                    </pic:spPr>
                  </pic:pic>
                </a:graphicData>
              </a:graphic>
            </wp:inline>
          </w:drawing>
        </w:r>
      </w:ins>
    </w:p>
    <w:p w14:paraId="6720658A" w14:textId="5CFE2EEF" w:rsidR="00563D8E" w:rsidRDefault="00563D8E" w:rsidP="00FD1BAF">
      <w:pPr>
        <w:rPr>
          <w:ins w:id="7936" w:author="JHONATAN MAURICIO VILLARREAL CORREDOR" w:date="2023-03-22T22:08:00Z"/>
        </w:rPr>
      </w:pPr>
    </w:p>
    <w:p w14:paraId="3FAA0D59" w14:textId="7282B7E8" w:rsidR="00B13963" w:rsidRDefault="00563D8E" w:rsidP="00FD1BAF">
      <w:pPr>
        <w:rPr>
          <w:ins w:id="7937" w:author="JHONATAN MAURICIO VILLARREAL CORREDOR" w:date="2023-03-22T22:33:00Z"/>
          <w:color w:val="FF0000"/>
        </w:rPr>
      </w:pPr>
      <w:ins w:id="7938" w:author="JHONATAN MAURICIO VILLARREAL CORREDOR" w:date="2023-03-22T22:08:00Z">
        <w:r>
          <w:tab/>
        </w:r>
        <w:r w:rsidRPr="00563D8E">
          <w:rPr>
            <w:color w:val="FF0000"/>
            <w:rPrChange w:id="7939" w:author="JHONATAN MAURICIO VILLARREAL CORREDOR" w:date="2023-03-22T22:08:00Z">
              <w:rPr/>
            </w:rPrChange>
          </w:rPr>
          <w:t xml:space="preserve">En este </w:t>
        </w:r>
      </w:ins>
      <w:ins w:id="7940" w:author="JHONATAN MAURICIO VILLARREAL CORREDOR" w:date="2023-03-22T22:28:00Z">
        <w:r w:rsidR="00B13963">
          <w:rPr>
            <w:color w:val="FF0000"/>
          </w:rPr>
          <w:t>histograma</w:t>
        </w:r>
      </w:ins>
      <w:ins w:id="7941" w:author="JHONATAN MAURICIO VILLARREAL CORREDOR" w:date="2023-03-22T22:08:00Z">
        <w:r w:rsidRPr="00563D8E">
          <w:rPr>
            <w:color w:val="FF0000"/>
            <w:rPrChange w:id="7942" w:author="JHONATAN MAURICIO VILLARREAL CORREDOR" w:date="2023-03-22T22:08:00Z">
              <w:rPr/>
            </w:rPrChange>
          </w:rPr>
          <w:t xml:space="preserve"> se pude observar muy detalladamente que </w:t>
        </w:r>
      </w:ins>
      <w:ins w:id="7943" w:author="JHONATAN MAURICIO VILLARREAL CORREDOR" w:date="2023-03-22T22:09:00Z">
        <w:r w:rsidRPr="00563D8E">
          <w:rPr>
            <w:color w:val="FF0000"/>
          </w:rPr>
          <w:t>en ciertos</w:t>
        </w:r>
      </w:ins>
      <w:ins w:id="7944" w:author="JHONATAN MAURICIO VILLARREAL CORREDOR" w:date="2023-03-22T22:08:00Z">
        <w:r w:rsidRPr="00563D8E">
          <w:rPr>
            <w:color w:val="FF0000"/>
            <w:rPrChange w:id="7945" w:author="JHONATAN MAURICIO VILLARREAL CORREDOR" w:date="2023-03-22T22:08:00Z">
              <w:rPr/>
            </w:rPrChange>
          </w:rPr>
          <w:t xml:space="preserve"> horarios</w:t>
        </w:r>
      </w:ins>
      <w:ins w:id="7946" w:author="JHONATAN MAURICIO VILLARREAL CORREDOR" w:date="2023-03-22T22:28:00Z">
        <w:r w:rsidR="00B13963">
          <w:rPr>
            <w:color w:val="FF0000"/>
          </w:rPr>
          <w:t xml:space="preserve"> como el medio </w:t>
        </w:r>
      </w:ins>
      <w:ins w:id="7947" w:author="JHONATAN MAURICIO VILLARREAL CORREDOR" w:date="2023-03-22T22:29:00Z">
        <w:r w:rsidR="00B13963">
          <w:rPr>
            <w:color w:val="FF0000"/>
          </w:rPr>
          <w:t>día</w:t>
        </w:r>
      </w:ins>
      <w:ins w:id="7948" w:author="JHONATAN MAURICIO VILLARREAL CORREDOR" w:date="2023-03-22T22:08:00Z">
        <w:r w:rsidRPr="00563D8E">
          <w:rPr>
            <w:color w:val="FF0000"/>
            <w:rPrChange w:id="7949" w:author="JHONATAN MAURICIO VILLARREAL CORREDOR" w:date="2023-03-22T22:08:00Z">
              <w:rPr/>
            </w:rPrChange>
          </w:rPr>
          <w:t xml:space="preserve"> se evidencia mayor </w:t>
        </w:r>
      </w:ins>
      <w:ins w:id="7950" w:author="JHONATAN MAURICIO VILLARREAL CORREDOR" w:date="2023-03-22T22:28:00Z">
        <w:r w:rsidR="00B13963">
          <w:rPr>
            <w:color w:val="FF0000"/>
          </w:rPr>
          <w:t xml:space="preserve">que se obtiene </w:t>
        </w:r>
      </w:ins>
      <w:ins w:id="7951" w:author="JHONATAN MAURICIO VILLARREAL CORREDOR" w:date="2023-03-22T22:29:00Z">
        <w:r w:rsidR="00B13963">
          <w:rPr>
            <w:color w:val="FF0000"/>
          </w:rPr>
          <w:t>un promedio de</w:t>
        </w:r>
      </w:ins>
      <w:ins w:id="7952" w:author="JHONATAN MAURICIO VILLARREAL CORREDOR" w:date="2023-03-22T22:28:00Z">
        <w:r w:rsidR="00B13963">
          <w:rPr>
            <w:color w:val="FF0000"/>
          </w:rPr>
          <w:t xml:space="preserve"> datos ente 13 y 14 grad</w:t>
        </w:r>
      </w:ins>
      <w:ins w:id="7953" w:author="JHONATAN MAURICIO VILLARREAL CORREDOR" w:date="2023-03-22T22:29:00Z">
        <w:r w:rsidR="00B13963">
          <w:rPr>
            <w:color w:val="FF0000"/>
          </w:rPr>
          <w:t xml:space="preserve">os </w:t>
        </w:r>
        <w:proofErr w:type="spellStart"/>
        <w:r w:rsidR="00B13963">
          <w:rPr>
            <w:color w:val="FF0000"/>
          </w:rPr>
          <w:t>entrtdos</w:t>
        </w:r>
        <w:proofErr w:type="spellEnd"/>
        <w:r w:rsidR="00B13963">
          <w:rPr>
            <w:color w:val="FF0000"/>
          </w:rPr>
          <w:t xml:space="preserve"> los registros (</w:t>
        </w:r>
        <w:proofErr w:type="spellStart"/>
        <w:r w:rsidR="00B13963">
          <w:rPr>
            <w:color w:val="FF0000"/>
          </w:rPr>
          <w:t>redaccion</w:t>
        </w:r>
        <w:proofErr w:type="spellEnd"/>
        <w:r w:rsidR="00B13963">
          <w:rPr>
            <w:color w:val="FF0000"/>
          </w:rPr>
          <w:t xml:space="preserve"> y un poco </w:t>
        </w:r>
      </w:ins>
      <w:ins w:id="7954" w:author="JHONATAN MAURICIO VILLARREAL CORREDOR" w:date="2023-03-22T22:33:00Z">
        <w:r w:rsidR="0035773E">
          <w:rPr>
            <w:color w:val="FF0000"/>
          </w:rPr>
          <w:t>más</w:t>
        </w:r>
      </w:ins>
      <w:ins w:id="7955" w:author="JHONATAN MAURICIO VILLARREAL CORREDOR" w:date="2023-03-22T22:29:00Z">
        <w:r w:rsidR="00B13963">
          <w:rPr>
            <w:color w:val="FF0000"/>
          </w:rPr>
          <w:t xml:space="preserve"> de parla del </w:t>
        </w:r>
        <w:proofErr w:type="spellStart"/>
        <w:r w:rsidR="00B13963">
          <w:rPr>
            <w:color w:val="FF0000"/>
          </w:rPr>
          <w:t>histog</w:t>
        </w:r>
      </w:ins>
      <w:ins w:id="7956" w:author="JHONATAN MAURICIO VILLARREAL CORREDOR" w:date="2023-03-22T22:30:00Z">
        <w:r w:rsidR="00B13963">
          <w:rPr>
            <w:color w:val="FF0000"/>
          </w:rPr>
          <w:t>rmaa</w:t>
        </w:r>
      </w:ins>
      <w:proofErr w:type="spellEnd"/>
      <w:ins w:id="7957" w:author="JHONATAN MAURICIO VILLARREAL CORREDOR" w:date="2023-03-22T22:29:00Z">
        <w:r w:rsidR="00B13963">
          <w:rPr>
            <w:color w:val="FF0000"/>
          </w:rPr>
          <w:t>)</w:t>
        </w:r>
      </w:ins>
    </w:p>
    <w:p w14:paraId="13915B55" w14:textId="77777777" w:rsidR="0035773E" w:rsidRPr="00B13963" w:rsidRDefault="0035773E" w:rsidP="00FD1BAF">
      <w:pPr>
        <w:rPr>
          <w:ins w:id="7958" w:author="JHONATAN MAURICIO VILLARREAL CORREDOR" w:date="2023-03-22T19:35:00Z"/>
          <w:color w:val="FF0000"/>
          <w:rPrChange w:id="7959" w:author="JHONATAN MAURICIO VILLARREAL CORREDOR" w:date="2023-03-22T22:29:00Z">
            <w:rPr>
              <w:ins w:id="7960" w:author="JHONATAN MAURICIO VILLARREAL CORREDOR" w:date="2023-03-22T19:35:00Z"/>
            </w:rPr>
          </w:rPrChange>
        </w:rPr>
      </w:pPr>
    </w:p>
    <w:p w14:paraId="2CB6AB90" w14:textId="463C010A" w:rsidR="00B13963" w:rsidRDefault="00BF20AD" w:rsidP="00B13963">
      <w:pPr>
        <w:pStyle w:val="Ttulo3"/>
        <w:rPr>
          <w:ins w:id="7961" w:author="JHONATAN MAURICIO VILLARREAL CORREDOR" w:date="2023-03-22T22:33:00Z"/>
          <w:rFonts w:ascii="Times New Roman" w:hAnsi="Times New Roman" w:cs="Times New Roman"/>
          <w:b/>
          <w:bCs/>
          <w:color w:val="000000" w:themeColor="text1"/>
        </w:rPr>
      </w:pPr>
      <w:ins w:id="7962" w:author="JHONATAN MAURICIO VILLARREAL CORREDOR" w:date="2023-03-22T19:35:00Z">
        <w:r w:rsidRPr="00BF20AD">
          <w:rPr>
            <w:rFonts w:ascii="Times New Roman" w:hAnsi="Times New Roman" w:cs="Times New Roman"/>
            <w:b/>
            <w:bCs/>
            <w:color w:val="000000" w:themeColor="text1"/>
            <w:rPrChange w:id="7963" w:author="JHONATAN MAURICIO VILLARREAL CORREDOR" w:date="2023-03-22T19:35:00Z">
              <w:rPr/>
            </w:rPrChange>
          </w:rPr>
          <w:t>Anexo 5.</w:t>
        </w:r>
      </w:ins>
      <w:ins w:id="7964" w:author="JHONATAN MAURICIO VILLARREAL CORREDOR" w:date="2023-03-22T22:25:00Z">
        <w:r w:rsidR="00B13963" w:rsidRPr="00B13963">
          <w:rPr>
            <w:rFonts w:ascii="Times New Roman" w:hAnsi="Times New Roman" w:cs="Times New Roman"/>
            <w:b/>
            <w:bCs/>
            <w:color w:val="000000" w:themeColor="text1"/>
          </w:rPr>
          <w:t xml:space="preserve"> </w:t>
        </w:r>
        <w:r w:rsidR="00B13963">
          <w:rPr>
            <w:rFonts w:ascii="Times New Roman" w:hAnsi="Times New Roman" w:cs="Times New Roman"/>
            <w:b/>
            <w:bCs/>
            <w:color w:val="000000" w:themeColor="text1"/>
          </w:rPr>
          <w:t xml:space="preserve">Diagrama de correlación entre humedad y temperatura  </w:t>
        </w:r>
      </w:ins>
    </w:p>
    <w:p w14:paraId="0700A4CB" w14:textId="77777777" w:rsidR="0035773E" w:rsidRPr="0035773E" w:rsidRDefault="0035773E">
      <w:pPr>
        <w:rPr>
          <w:ins w:id="7965" w:author="JHONATAN MAURICIO VILLARREAL CORREDOR" w:date="2023-03-22T22:25:00Z"/>
          <w:rPrChange w:id="7966" w:author="JHONATAN MAURICIO VILLARREAL CORREDOR" w:date="2023-03-22T22:33:00Z">
            <w:rPr>
              <w:ins w:id="7967" w:author="JHONATAN MAURICIO VILLARREAL CORREDOR" w:date="2023-03-22T22:25:00Z"/>
              <w:rFonts w:ascii="Times New Roman" w:hAnsi="Times New Roman" w:cs="Times New Roman"/>
              <w:b/>
              <w:bCs/>
              <w:color w:val="000000" w:themeColor="text1"/>
            </w:rPr>
          </w:rPrChange>
        </w:rPr>
        <w:pPrChange w:id="7968" w:author="JHONATAN MAURICIO VILLARREAL CORREDOR" w:date="2023-03-22T22:33:00Z">
          <w:pPr>
            <w:pStyle w:val="Ttulo3"/>
          </w:pPr>
        </w:pPrChange>
      </w:pPr>
    </w:p>
    <w:p w14:paraId="76E06BA8" w14:textId="0C9870B1" w:rsidR="00B13963" w:rsidRDefault="00B13963" w:rsidP="00B13963">
      <w:pPr>
        <w:rPr>
          <w:ins w:id="7969" w:author="JHONATAN MAURICIO VILLARREAL CORREDOR" w:date="2023-03-22T22:33:00Z"/>
        </w:rPr>
      </w:pPr>
      <w:ins w:id="7970" w:author="JHONATAN MAURICIO VILLARREAL CORREDOR" w:date="2023-03-22T22:25:00Z">
        <w:r>
          <w:rPr>
            <w:noProof/>
          </w:rPr>
          <w:drawing>
            <wp:inline distT="0" distB="0" distL="0" distR="0" wp14:anchorId="587E54CF" wp14:editId="2BC00CCA">
              <wp:extent cx="5252954" cy="3343275"/>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5258680" cy="3346920"/>
                      </a:xfrm>
                      <a:prstGeom prst="rect">
                        <a:avLst/>
                      </a:prstGeom>
                      <a:noFill/>
                      <a:ln>
                        <a:noFill/>
                      </a:ln>
                    </pic:spPr>
                  </pic:pic>
                </a:graphicData>
              </a:graphic>
            </wp:inline>
          </w:drawing>
        </w:r>
      </w:ins>
    </w:p>
    <w:p w14:paraId="4F27E1C2" w14:textId="77777777" w:rsidR="0035773E" w:rsidRDefault="0035773E" w:rsidP="00B13963">
      <w:pPr>
        <w:rPr>
          <w:ins w:id="7971" w:author="JHONATAN MAURICIO VILLARREAL CORREDOR" w:date="2023-03-22T22:30:00Z"/>
        </w:rPr>
      </w:pPr>
    </w:p>
    <w:p w14:paraId="12401B1D" w14:textId="7AAF72A8" w:rsidR="00B13963" w:rsidRPr="0035773E" w:rsidRDefault="0035773E" w:rsidP="00B13963">
      <w:pPr>
        <w:rPr>
          <w:ins w:id="7972" w:author="JHONATAN MAURICIO VILLARREAL CORREDOR" w:date="2023-03-22T22:27:00Z"/>
          <w:color w:val="FF0000"/>
          <w:rPrChange w:id="7973" w:author="JHONATAN MAURICIO VILLARREAL CORREDOR" w:date="2023-03-22T22:32:00Z">
            <w:rPr>
              <w:ins w:id="7974" w:author="JHONATAN MAURICIO VILLARREAL CORREDOR" w:date="2023-03-22T22:27:00Z"/>
            </w:rPr>
          </w:rPrChange>
        </w:rPr>
      </w:pPr>
      <w:ins w:id="7975" w:author="JHONATAN MAURICIO VILLARREAL CORREDOR" w:date="2023-03-22T22:30:00Z">
        <w:r w:rsidRPr="0035773E">
          <w:rPr>
            <w:color w:val="FF0000"/>
            <w:rPrChange w:id="7976" w:author="JHONATAN MAURICIO VILLARREAL CORREDOR" w:date="2023-03-22T22:32:00Z">
              <w:rPr/>
            </w:rPrChange>
          </w:rPr>
          <w:t xml:space="preserve">En este diagrama de correlación se puede evidenciar </w:t>
        </w:r>
      </w:ins>
      <w:ins w:id="7977" w:author="JHONATAN MAURICIO VILLARREAL CORREDOR" w:date="2023-03-22T22:31:00Z">
        <w:r w:rsidRPr="0035773E">
          <w:rPr>
            <w:color w:val="FF0000"/>
            <w:rPrChange w:id="7978" w:author="JHONATAN MAURICIO VILLARREAL CORREDOR" w:date="2023-03-22T22:32:00Z">
              <w:rPr/>
            </w:rPrChange>
          </w:rPr>
          <w:t xml:space="preserve">los dos </w:t>
        </w:r>
      </w:ins>
      <w:ins w:id="7979" w:author="JHONATAN MAURICIO VILLARREAL CORREDOR" w:date="2023-03-22T22:32:00Z">
        <w:r w:rsidRPr="0035773E">
          <w:rPr>
            <w:color w:val="FF0000"/>
          </w:rPr>
          <w:t>datos más relevantes</w:t>
        </w:r>
      </w:ins>
      <w:ins w:id="7980" w:author="JHONATAN MAURICIO VILLARREAL CORREDOR" w:date="2023-03-22T22:31:00Z">
        <w:r w:rsidRPr="0035773E">
          <w:rPr>
            <w:color w:val="FF0000"/>
            <w:rPrChange w:id="7981" w:author="JHONATAN MAURICIO VILLARREAL CORREDOR" w:date="2023-03-22T22:32:00Z">
              <w:rPr/>
            </w:rPrChange>
          </w:rPr>
          <w:t xml:space="preserve"> que son temperatura y humedad </w:t>
        </w:r>
      </w:ins>
      <w:ins w:id="7982" w:author="JHONATAN MAURICIO VILLARREAL CORREDOR" w:date="2023-03-22T22:32:00Z">
        <w:r w:rsidRPr="0035773E">
          <w:rPr>
            <w:color w:val="FF0000"/>
            <w:rPrChange w:id="7983" w:author="JHONATAN MAURICIO VILLARREAL CORREDOR" w:date="2023-03-22T22:32:00Z">
              <w:rPr/>
            </w:rPrChange>
          </w:rPr>
          <w:t>así</w:t>
        </w:r>
      </w:ins>
      <w:ins w:id="7984" w:author="JHONATAN MAURICIO VILLARREAL CORREDOR" w:date="2023-03-22T22:31:00Z">
        <w:r w:rsidRPr="0035773E">
          <w:rPr>
            <w:color w:val="FF0000"/>
            <w:rPrChange w:id="7985" w:author="JHONATAN MAURICIO VILLARREAL CORREDOR" w:date="2023-03-22T22:32:00Z">
              <w:rPr/>
            </w:rPrChange>
          </w:rPr>
          <w:t xml:space="preserve"> demostrando la alta correlación que tienen entre ellos </w:t>
        </w:r>
      </w:ins>
      <w:ins w:id="7986" w:author="JHONATAN MAURICIO VILLARREAL CORREDOR" w:date="2023-03-22T22:32:00Z">
        <w:r w:rsidRPr="0035773E">
          <w:rPr>
            <w:color w:val="FF0000"/>
            <w:rPrChange w:id="7987" w:author="JHONATAN MAURICIO VILLARREAL CORREDOR" w:date="2023-03-22T22:32:00Z">
              <w:rPr/>
            </w:rPrChange>
          </w:rPr>
          <w:t>(redacción y un poco as de par la sobre el diagrama)</w:t>
        </w:r>
      </w:ins>
      <w:ins w:id="7988" w:author="JHONATAN MAURICIO VILLARREAL CORREDOR" w:date="2023-03-22T22:31:00Z">
        <w:r w:rsidRPr="0035773E">
          <w:rPr>
            <w:color w:val="FF0000"/>
            <w:rPrChange w:id="7989" w:author="JHONATAN MAURICIO VILLARREAL CORREDOR" w:date="2023-03-22T22:32:00Z">
              <w:rPr/>
            </w:rPrChange>
          </w:rPr>
          <w:t xml:space="preserve"> </w:t>
        </w:r>
      </w:ins>
    </w:p>
    <w:p w14:paraId="702A74BF" w14:textId="77777777" w:rsidR="00F44EC0" w:rsidRPr="00FD1BAF" w:rsidRDefault="00F44EC0" w:rsidP="00FD1BAF">
      <w:pPr>
        <w:rPr>
          <w:ins w:id="7990" w:author="JHONATAN MAURICIO VILLARREAL CORREDOR" w:date="2023-03-22T19:35:00Z"/>
        </w:rPr>
      </w:pPr>
    </w:p>
    <w:p w14:paraId="410DD770" w14:textId="77777777" w:rsidR="00B13963" w:rsidRDefault="00BF20AD" w:rsidP="00B13963">
      <w:pPr>
        <w:pStyle w:val="Ttulo3"/>
        <w:rPr>
          <w:ins w:id="7991" w:author="JHONATAN MAURICIO VILLARREAL CORREDOR" w:date="2023-03-22T22:25:00Z"/>
          <w:rFonts w:ascii="Times New Roman" w:hAnsi="Times New Roman" w:cs="Times New Roman"/>
          <w:b/>
          <w:bCs/>
          <w:color w:val="000000" w:themeColor="text1"/>
        </w:rPr>
      </w:pPr>
      <w:ins w:id="7992" w:author="JHONATAN MAURICIO VILLARREAL CORREDOR" w:date="2023-03-22T19:35:00Z">
        <w:r w:rsidRPr="00BF20AD">
          <w:rPr>
            <w:rFonts w:ascii="Times New Roman" w:hAnsi="Times New Roman" w:cs="Times New Roman"/>
            <w:b/>
            <w:bCs/>
            <w:color w:val="000000" w:themeColor="text1"/>
            <w:rPrChange w:id="7993" w:author="JHONATAN MAURICIO VILLARREAL CORREDOR" w:date="2023-03-22T19:35:00Z">
              <w:rPr/>
            </w:rPrChange>
          </w:rPr>
          <w:t>Anexo 6.</w:t>
        </w:r>
      </w:ins>
      <w:ins w:id="7994" w:author="JHONATAN MAURICIO VILLARREAL CORREDOR" w:date="2023-03-22T22:18:00Z">
        <w:r w:rsidR="00F44EC0" w:rsidRPr="00F44EC0">
          <w:rPr>
            <w:rFonts w:ascii="Times New Roman" w:hAnsi="Times New Roman" w:cs="Times New Roman"/>
            <w:b/>
            <w:bCs/>
            <w:color w:val="000000" w:themeColor="text1"/>
          </w:rPr>
          <w:t xml:space="preserve"> </w:t>
        </w:r>
      </w:ins>
      <w:ins w:id="7995" w:author="JHONATAN MAURICIO VILLARREAL CORREDOR" w:date="2023-03-22T22:25:00Z">
        <w:r w:rsidR="00B13963">
          <w:rPr>
            <w:rFonts w:ascii="Times New Roman" w:hAnsi="Times New Roman" w:cs="Times New Roman"/>
            <w:b/>
            <w:bCs/>
            <w:color w:val="000000" w:themeColor="text1"/>
          </w:rPr>
          <w:t xml:space="preserve">Diagrama matriz de correlación  </w:t>
        </w:r>
      </w:ins>
    </w:p>
    <w:p w14:paraId="70C5DC29" w14:textId="77777777" w:rsidR="00B13963" w:rsidRDefault="00B13963" w:rsidP="00B13963">
      <w:pPr>
        <w:rPr>
          <w:ins w:id="7996" w:author="JHONATAN MAURICIO VILLARREAL CORREDOR" w:date="2023-03-22T22:25:00Z"/>
        </w:rPr>
      </w:pPr>
    </w:p>
    <w:p w14:paraId="719BF991" w14:textId="77777777" w:rsidR="00B13963" w:rsidRPr="00B87DB8" w:rsidRDefault="00B13963" w:rsidP="00B13963">
      <w:pPr>
        <w:rPr>
          <w:ins w:id="7997" w:author="JHONATAN MAURICIO VILLARREAL CORREDOR" w:date="2023-03-22T22:25:00Z"/>
        </w:rPr>
      </w:pPr>
      <w:ins w:id="7998" w:author="JHONATAN MAURICIO VILLARREAL CORREDOR" w:date="2023-03-22T22:25:00Z">
        <w:r>
          <w:rPr>
            <w:noProof/>
          </w:rPr>
          <w:drawing>
            <wp:inline distT="0" distB="0" distL="0" distR="0" wp14:anchorId="21DF032F" wp14:editId="62000A67">
              <wp:extent cx="5295900" cy="3439519"/>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4456" cy="3445076"/>
                      </a:xfrm>
                      <a:prstGeom prst="rect">
                        <a:avLst/>
                      </a:prstGeom>
                      <a:noFill/>
                      <a:ln>
                        <a:noFill/>
                      </a:ln>
                    </pic:spPr>
                  </pic:pic>
                </a:graphicData>
              </a:graphic>
            </wp:inline>
          </w:drawing>
        </w:r>
      </w:ins>
    </w:p>
    <w:p w14:paraId="07C22671" w14:textId="77777777" w:rsidR="00B13963" w:rsidRDefault="00B13963" w:rsidP="00B13963">
      <w:pPr>
        <w:rPr>
          <w:ins w:id="7999" w:author="JHONATAN MAURICIO VILLARREAL CORREDOR" w:date="2023-03-22T22:25:00Z"/>
        </w:rPr>
      </w:pPr>
    </w:p>
    <w:p w14:paraId="3E496CC8" w14:textId="77777777" w:rsidR="00B13963" w:rsidRPr="00B87DB8" w:rsidRDefault="00B13963" w:rsidP="00B13963">
      <w:pPr>
        <w:rPr>
          <w:ins w:id="8000" w:author="JHONATAN MAURICIO VILLARREAL CORREDOR" w:date="2023-03-22T22:25:00Z"/>
          <w:color w:val="FF0000"/>
        </w:rPr>
      </w:pPr>
      <w:ins w:id="8001" w:author="JHONATAN MAURICIO VILLARREAL CORREDOR" w:date="2023-03-22T22:25:00Z">
        <w:r w:rsidRPr="00B87DB8">
          <w:rPr>
            <w:color w:val="FF0000"/>
          </w:rPr>
          <w:t xml:space="preserve">En el respectivo histograma de correlación se puede evidenciar la correlación de los datos que se utilizan dando a entender que el que este más cercano a 1 o -1 </w:t>
        </w:r>
        <w:r w:rsidRPr="00F44EC0">
          <w:rPr>
            <w:color w:val="FF0000"/>
          </w:rPr>
          <w:t>tiene mayor</w:t>
        </w:r>
        <w:r w:rsidRPr="00B87DB8">
          <w:rPr>
            <w:color w:val="FF0000"/>
          </w:rPr>
          <w:t xml:space="preserve"> correlación que los demás como es el ejemplo de temperatura</w:t>
        </w:r>
        <w:r>
          <w:rPr>
            <w:color w:val="FF0000"/>
          </w:rPr>
          <w:t>. (redacción y un poco más de explicación sobre el diagrama)</w:t>
        </w:r>
      </w:ins>
    </w:p>
    <w:p w14:paraId="40CA19DB" w14:textId="29986386" w:rsidR="00FD1BAF" w:rsidRPr="00FD1BAF" w:rsidRDefault="00FD1BAF">
      <w:pPr>
        <w:rPr>
          <w:ins w:id="8002" w:author="Camilo Andrés Díaz Gómez" w:date="2023-03-22T13:43:00Z"/>
        </w:rPr>
        <w:pPrChange w:id="8003" w:author="JHONATAN MAURICIO VILLARREAL CORREDOR" w:date="2023-03-22T19:50:00Z">
          <w:pPr>
            <w:jc w:val="center"/>
          </w:pPr>
        </w:pPrChange>
      </w:pPr>
    </w:p>
    <w:p w14:paraId="1AC91754" w14:textId="77777777" w:rsidR="00935104" w:rsidRPr="00BD3055" w:rsidRDefault="00935104">
      <w:pPr>
        <w:rPr>
          <w:rFonts w:cs="Times New Roman"/>
          <w:b/>
          <w:bCs/>
        </w:rPr>
        <w:pPrChange w:id="8004" w:author="Camilo Andrés Díaz Gómez" w:date="2023-03-22T13:43:00Z">
          <w:pPr>
            <w:jc w:val="center"/>
          </w:pPr>
        </w:pPrChange>
      </w:pPr>
    </w:p>
    <w:p w14:paraId="33D6143F" w14:textId="77777777" w:rsidR="006D3013" w:rsidRPr="00BD3055" w:rsidRDefault="006D3013" w:rsidP="00EE67FE">
      <w:pPr>
        <w:jc w:val="center"/>
        <w:rPr>
          <w:rFonts w:cs="Times New Roman"/>
          <w:b/>
          <w:bCs/>
        </w:rPr>
      </w:pPr>
    </w:p>
    <w:p w14:paraId="420A2954" w14:textId="1AE04FD0" w:rsidR="00154CFC" w:rsidRPr="00BD3055" w:rsidRDefault="00154CFC" w:rsidP="00EE67FE">
      <w:pPr>
        <w:jc w:val="center"/>
        <w:rPr>
          <w:rFonts w:cs="Times New Roman"/>
          <w:b/>
          <w:bCs/>
        </w:rPr>
      </w:pPr>
    </w:p>
    <w:p w14:paraId="2A629F4D" w14:textId="2486246A" w:rsidR="00154CFC" w:rsidRPr="00BD3055" w:rsidRDefault="00154CFC" w:rsidP="00EE67FE">
      <w:pPr>
        <w:jc w:val="center"/>
        <w:rPr>
          <w:rFonts w:cs="Times New Roman"/>
          <w:b/>
          <w:bCs/>
        </w:rPr>
      </w:pPr>
    </w:p>
    <w:p w14:paraId="6148AA2C" w14:textId="5DEE3C86" w:rsidR="00785CED" w:rsidRPr="00BD3055" w:rsidDel="00B459BD" w:rsidRDefault="00154CFC">
      <w:pPr>
        <w:jc w:val="center"/>
        <w:rPr>
          <w:del w:id="8005" w:author="Steff Guzmán" w:date="2023-03-13T18:13:00Z"/>
          <w:rFonts w:cs="Times New Roman"/>
          <w:b/>
        </w:rPr>
      </w:pPr>
      <w:bookmarkStart w:id="8006" w:name="_Toc440985144"/>
      <w:del w:id="8007" w:author="Steff Guzmán" w:date="2023-03-13T18:13:00Z">
        <w:r w:rsidRPr="00BD3055" w:rsidDel="00B459BD">
          <w:rPr>
            <w:rFonts w:cs="Times New Roman"/>
            <w:b/>
          </w:rPr>
          <w:delText>Anexo</w:delText>
        </w:r>
        <w:bookmarkEnd w:id="8006"/>
        <w:r w:rsidRPr="00BD3055" w:rsidDel="00B459BD">
          <w:rPr>
            <w:rFonts w:cs="Times New Roman"/>
            <w:b/>
          </w:rPr>
          <w:delText xml:space="preserve"> </w:delText>
        </w:r>
        <w:commentRangeStart w:id="8008"/>
        <w:r w:rsidRPr="00BD3055" w:rsidDel="00B459BD">
          <w:rPr>
            <w:rFonts w:cs="Times New Roman"/>
            <w:b/>
          </w:rPr>
          <w:delText>1</w:delText>
        </w:r>
        <w:commentRangeEnd w:id="8008"/>
        <w:r w:rsidR="00B97524" w:rsidRPr="00BD3055" w:rsidDel="00B459BD">
          <w:rPr>
            <w:rStyle w:val="Refdecomentario"/>
            <w:rFonts w:cs="Times New Roman"/>
          </w:rPr>
          <w:commentReference w:id="8008"/>
        </w:r>
      </w:del>
    </w:p>
    <w:p w14:paraId="76762FA8" w14:textId="55C36F7F" w:rsidR="00785CED" w:rsidRPr="00BD3055" w:rsidDel="00B459BD" w:rsidRDefault="00785CED">
      <w:pPr>
        <w:jc w:val="center"/>
        <w:rPr>
          <w:del w:id="8009" w:author="Steff Guzmán" w:date="2023-03-13T18:13:00Z"/>
          <w:rFonts w:cs="Times New Roman"/>
          <w:b/>
        </w:rPr>
      </w:pPr>
      <w:del w:id="8010" w:author="Steff Guzmán" w:date="2023-03-13T18:13:00Z">
        <w:r w:rsidRPr="00BD3055" w:rsidDel="00B459BD">
          <w:rPr>
            <w:rFonts w:cs="Times New Roman"/>
            <w:b/>
            <w:bCs/>
          </w:rPr>
          <w:delText xml:space="preserve">Gestor de citas y referencias de Microsoft Word </w:delText>
        </w:r>
        <w:r w:rsidRPr="00BD3055" w:rsidDel="00B459BD">
          <w:rPr>
            <w:rFonts w:cs="Times New Roman"/>
            <w:noProof/>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del>
    </w:p>
    <w:p w14:paraId="2F0F2928" w14:textId="4599349A" w:rsidR="00785CED" w:rsidRPr="00BD3055" w:rsidDel="00B459BD" w:rsidRDefault="00785CED">
      <w:pPr>
        <w:jc w:val="left"/>
        <w:rPr>
          <w:del w:id="8011" w:author="Steff Guzmán" w:date="2023-03-13T18:13:00Z"/>
          <w:rFonts w:cs="Times New Roman"/>
          <w:b/>
          <w:szCs w:val="24"/>
        </w:rPr>
      </w:pPr>
    </w:p>
    <w:p w14:paraId="73AAB760" w14:textId="58C5A0CD" w:rsidR="00785CED" w:rsidRPr="00BD3055" w:rsidDel="00B459BD" w:rsidRDefault="00785CED">
      <w:pPr>
        <w:jc w:val="center"/>
        <w:rPr>
          <w:del w:id="8012" w:author="Steff Guzmán" w:date="2023-03-13T18:13:00Z"/>
          <w:rFonts w:cs="Times New Roman"/>
          <w:b/>
          <w:szCs w:val="24"/>
        </w:rPr>
      </w:pPr>
      <w:del w:id="8013" w:author="Steff Guzmán" w:date="2023-03-13T18:13:00Z">
        <w:r w:rsidRPr="00BD3055" w:rsidDel="00B459BD">
          <w:rPr>
            <w:rFonts w:cs="Times New Roman"/>
            <w:szCs w:val="24"/>
          </w:rPr>
          <w:delText>Ingresar las fuentes: Referencias &gt; Administrar fuentes &gt; Nuevo:</w:delText>
        </w:r>
        <w:r w:rsidRPr="00BD3055" w:rsidDel="00B459BD">
          <w:rPr>
            <w:rFonts w:cs="Times New Roman"/>
            <w:noProof/>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7749C187" w14:textId="43852693" w:rsidR="00785CED" w:rsidRPr="00BD3055" w:rsidDel="00B459BD" w:rsidRDefault="00785CED">
      <w:pPr>
        <w:spacing w:after="120"/>
        <w:jc w:val="center"/>
        <w:rPr>
          <w:del w:id="8014" w:author="Steff Guzmán" w:date="2023-03-13T18:13:00Z"/>
          <w:rFonts w:cs="Times New Roman"/>
          <w:b/>
          <w:szCs w:val="24"/>
        </w:rPr>
      </w:pPr>
      <w:del w:id="8015" w:author="Steff Guzmán" w:date="2023-03-13T18:13:00Z">
        <w:r w:rsidRPr="00BD3055" w:rsidDel="00B459BD">
          <w:rPr>
            <w:rFonts w:cs="Times New Roman"/>
            <w:szCs w:val="24"/>
          </w:rPr>
          <w:delText>Insertar cita en el texto: Referencias &gt; Insertar cita &gt; Clic en fuente seleccionada:</w:delText>
        </w:r>
        <w:r w:rsidRPr="00BD3055" w:rsidDel="00B459BD">
          <w:rPr>
            <w:rFonts w:cs="Times New Roman"/>
            <w:noProof/>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392485C" w14:textId="4F3689E4" w:rsidR="00785CED" w:rsidRPr="00BD3055" w:rsidDel="00B459BD" w:rsidRDefault="00785CED">
      <w:pPr>
        <w:jc w:val="center"/>
        <w:rPr>
          <w:del w:id="8016" w:author="Steff Guzmán" w:date="2023-03-13T18:13:00Z"/>
          <w:rFonts w:cs="Times New Roman"/>
          <w:szCs w:val="24"/>
        </w:rPr>
      </w:pPr>
      <w:del w:id="8017" w:author="Steff Guzmán" w:date="2023-03-13T18:13:00Z">
        <w:r w:rsidRPr="00BD3055" w:rsidDel="00B459BD">
          <w:rPr>
            <w:rFonts w:cs="Times New Roman"/>
            <w:szCs w:val="24"/>
          </w:rPr>
          <w:delText>Cita insertada dentro del texto:</w:delText>
        </w:r>
      </w:del>
    </w:p>
    <w:p w14:paraId="7DEED60C" w14:textId="7A54E011" w:rsidR="00785CED" w:rsidRPr="00BD3055" w:rsidDel="00B459BD" w:rsidRDefault="00785CED">
      <w:pPr>
        <w:jc w:val="center"/>
        <w:rPr>
          <w:del w:id="8018" w:author="Steff Guzmán" w:date="2023-03-13T18:13:00Z"/>
          <w:rFonts w:cs="Times New Roman"/>
          <w:szCs w:val="24"/>
        </w:rPr>
      </w:pPr>
    </w:p>
    <w:p w14:paraId="4E968863" w14:textId="0D785071" w:rsidR="00785CED" w:rsidRPr="00BD3055" w:rsidDel="00B459BD" w:rsidRDefault="00785CED">
      <w:pPr>
        <w:pStyle w:val="PrrAPA"/>
        <w:rPr>
          <w:del w:id="8019" w:author="Steff Guzmán" w:date="2023-03-13T18:13:00Z"/>
        </w:rPr>
      </w:pPr>
      <w:del w:id="8020" w:author="Steff Guzmán" w:date="2023-03-13T18:13:00Z">
        <w:r w:rsidRPr="00BD3055" w:rsidDel="00B459BD">
          <w:delText>Algunas experiencias significativas se han descrito mediante la pedagogía en hospitales con niños en edad preescolar (Alonso et al., 2006).</w:delText>
        </w:r>
      </w:del>
    </w:p>
    <w:p w14:paraId="7FFB2BE2" w14:textId="5BB2B586" w:rsidR="00785CED" w:rsidRPr="00BD3055" w:rsidDel="00B459BD" w:rsidRDefault="00785CED">
      <w:pPr>
        <w:jc w:val="center"/>
        <w:rPr>
          <w:del w:id="8021" w:author="Steff Guzmán" w:date="2023-03-13T18:13:00Z"/>
          <w:rFonts w:cs="Times New Roman"/>
          <w:b/>
          <w:szCs w:val="24"/>
        </w:rPr>
      </w:pPr>
    </w:p>
    <w:p w14:paraId="61CF68D9" w14:textId="60E81E25" w:rsidR="00785CED" w:rsidRPr="00BD3055" w:rsidDel="00B459BD" w:rsidRDefault="00785CED">
      <w:pPr>
        <w:spacing w:after="120"/>
        <w:jc w:val="center"/>
        <w:rPr>
          <w:del w:id="8022" w:author="Steff Guzmán" w:date="2023-03-13T18:13:00Z"/>
          <w:rFonts w:cs="Times New Roman"/>
          <w:b/>
          <w:szCs w:val="24"/>
        </w:rPr>
      </w:pPr>
      <w:del w:id="8023" w:author="Steff Guzmán" w:date="2023-03-13T18:13:00Z">
        <w:r w:rsidRPr="00BD3055" w:rsidDel="00B459BD">
          <w:rPr>
            <w:rFonts w:cs="Times New Roman"/>
            <w:szCs w:val="24"/>
          </w:rPr>
          <w:delText>Insertar referencias (bibliografía): Referencias &gt; Bibliografía &gt; Referencias</w:delText>
        </w:r>
        <w:r w:rsidRPr="00BD3055" w:rsidDel="00B459BD">
          <w:rPr>
            <w:rFonts w:cs="Times New Roman"/>
            <w:noProof/>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CF62E76" w14:textId="04A23E61" w:rsidR="00785CED" w:rsidRPr="00BD3055" w:rsidDel="00B459BD" w:rsidRDefault="00785CED">
      <w:pPr>
        <w:jc w:val="center"/>
        <w:rPr>
          <w:del w:id="8024" w:author="Steff Guzmán" w:date="2023-03-13T18:13:00Z"/>
          <w:rFonts w:cs="Times New Roman"/>
          <w:szCs w:val="24"/>
        </w:rPr>
      </w:pPr>
      <w:del w:id="8025" w:author="Steff Guzmán" w:date="2023-03-13T18:13:00Z">
        <w:r w:rsidRPr="00BD3055" w:rsidDel="00B459BD">
          <w:rPr>
            <w:rFonts w:cs="Times New Roman"/>
            <w:szCs w:val="24"/>
          </w:rPr>
          <w:delText>Sección Referencias insertada:</w:delText>
        </w:r>
      </w:del>
    </w:p>
    <w:p w14:paraId="3B6158B5" w14:textId="21A50BE2" w:rsidR="00785CED" w:rsidRPr="00BD3055" w:rsidDel="00B459BD" w:rsidRDefault="00785CED">
      <w:pPr>
        <w:jc w:val="center"/>
        <w:rPr>
          <w:del w:id="8026" w:author="Steff Guzmán" w:date="2023-03-13T18:13:00Z"/>
          <w:rFonts w:cs="Times New Roman"/>
          <w:b/>
          <w:szCs w:val="24"/>
        </w:rPr>
      </w:pPr>
      <w:del w:id="8027" w:author="Steff Guzmán" w:date="2023-03-13T18:13:00Z">
        <w:r w:rsidRPr="00BD3055" w:rsidDel="00B459BD">
          <w:rPr>
            <w:rFonts w:cs="Times New Roman"/>
            <w:noProof/>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094EAB4" w14:textId="53C599B8" w:rsidR="00785CED" w:rsidRPr="00BD3055" w:rsidDel="00B459BD" w:rsidRDefault="00785CED">
      <w:pPr>
        <w:ind w:firstLine="708"/>
        <w:rPr>
          <w:del w:id="8028" w:author="Steff Guzmán" w:date="2023-03-13T18:13:00Z"/>
          <w:rFonts w:cs="Times New Roman"/>
        </w:rPr>
      </w:pPr>
    </w:p>
    <w:p w14:paraId="748F8ED2" w14:textId="6BA7B0A3" w:rsidR="00785CED" w:rsidRPr="00BD3055" w:rsidDel="00B459BD" w:rsidRDefault="00785CED">
      <w:pPr>
        <w:ind w:firstLine="708"/>
        <w:rPr>
          <w:del w:id="8029" w:author="Steff Guzmán" w:date="2023-03-13T18:13:00Z"/>
          <w:rFonts w:cs="Times New Roman"/>
          <w:szCs w:val="24"/>
        </w:rPr>
      </w:pPr>
      <w:del w:id="8030" w:author="Steff Guzmán" w:date="2023-03-13T18:13:00Z">
        <w:r w:rsidRPr="00BD3055" w:rsidDel="00B459BD">
          <w:rPr>
            <w:rFonts w:cs="Times New Roman"/>
            <w:szCs w:val="24"/>
          </w:rPr>
          <w:delTex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delText>
        </w:r>
        <w:r w:rsidR="00AC7859" w:rsidRPr="00BD3055" w:rsidDel="00B459BD">
          <w:fldChar w:fldCharType="begin"/>
        </w:r>
        <w:r w:rsidR="00AC7859" w:rsidRPr="00BD3055" w:rsidDel="00B459BD">
          <w:rPr>
            <w:rFonts w:cs="Times New Roman"/>
          </w:rPr>
          <w:delInstrText>HYPERLINK "https://www.legalbluebook.com/"</w:delInstrText>
        </w:r>
        <w:r w:rsidR="00AC7859" w:rsidRPr="00BD3055" w:rsidDel="00B459BD">
          <w:fldChar w:fldCharType="separate"/>
        </w:r>
        <w:r w:rsidRPr="00BD3055" w:rsidDel="00B459BD">
          <w:rPr>
            <w:rStyle w:val="Hipervnculo"/>
            <w:rFonts w:cs="Times New Roman"/>
            <w:szCs w:val="24"/>
          </w:rPr>
          <w:delText>https://www.legalbluebook.com/</w:delText>
        </w:r>
        <w:r w:rsidR="00AC7859" w:rsidRPr="00BD3055" w:rsidDel="00B459BD">
          <w:rPr>
            <w:rStyle w:val="Hipervnculo"/>
            <w:rFonts w:cs="Times New Roman"/>
            <w:szCs w:val="24"/>
          </w:rPr>
          <w:fldChar w:fldCharType="end"/>
        </w:r>
        <w:r w:rsidRPr="00BD3055" w:rsidDel="00B459BD">
          <w:rPr>
            <w:rFonts w:cs="Times New Roman"/>
            <w:szCs w:val="24"/>
          </w:rPr>
          <w:delTex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delText>
        </w:r>
        <w:r w:rsidR="006D3013" w:rsidRPr="00BD3055" w:rsidDel="00B459BD">
          <w:rPr>
            <w:rFonts w:cs="Times New Roman"/>
            <w:szCs w:val="24"/>
          </w:rPr>
          <w:delText xml:space="preserve"> </w:delText>
        </w:r>
        <w:r w:rsidRPr="00BD3055" w:rsidDel="00B459BD">
          <w:rPr>
            <w:rFonts w:cs="Times New Roman"/>
            <w:szCs w:val="24"/>
          </w:rPr>
          <w:delText xml:space="preserve">(ver Anexo </w:delText>
        </w:r>
        <w:r w:rsidR="00771EC6" w:rsidRPr="00BD3055" w:rsidDel="00B459BD">
          <w:rPr>
            <w:rFonts w:cs="Times New Roman"/>
            <w:szCs w:val="24"/>
          </w:rPr>
          <w:delText>2</w:delText>
        </w:r>
        <w:r w:rsidRPr="00BD3055" w:rsidDel="00B459BD">
          <w:rPr>
            <w:rFonts w:cs="Times New Roman"/>
            <w:szCs w:val="24"/>
          </w:rPr>
          <w:delText>)</w:delText>
        </w:r>
      </w:del>
    </w:p>
    <w:p w14:paraId="24E3B5C6" w14:textId="1B304957" w:rsidR="00785CED" w:rsidRPr="00BD3055" w:rsidDel="00B459BD" w:rsidRDefault="00785CED">
      <w:pPr>
        <w:ind w:firstLine="708"/>
        <w:rPr>
          <w:del w:id="8031" w:author="Steff Guzmán" w:date="2023-03-13T18:13:00Z"/>
          <w:rFonts w:cs="Times New Roman"/>
          <w:szCs w:val="24"/>
        </w:rPr>
      </w:pPr>
    </w:p>
    <w:p w14:paraId="67ADC645" w14:textId="267A4647" w:rsidR="00785CED" w:rsidRPr="00BD3055" w:rsidDel="00B459BD" w:rsidRDefault="00785CED">
      <w:pPr>
        <w:ind w:firstLine="708"/>
        <w:rPr>
          <w:del w:id="8032" w:author="Steff Guzmán" w:date="2023-03-13T18:13:00Z"/>
          <w:rFonts w:cs="Times New Roman"/>
          <w:szCs w:val="24"/>
        </w:rPr>
      </w:pPr>
    </w:p>
    <w:p w14:paraId="04C97EF0" w14:textId="3BE6EA0F" w:rsidR="00785CED" w:rsidRPr="00BD3055" w:rsidDel="00B459BD" w:rsidRDefault="00785CED">
      <w:pPr>
        <w:ind w:firstLine="708"/>
        <w:rPr>
          <w:del w:id="8033" w:author="Steff Guzmán" w:date="2023-03-13T18:13:00Z"/>
          <w:rFonts w:cs="Times New Roman"/>
          <w:szCs w:val="24"/>
        </w:rPr>
      </w:pPr>
    </w:p>
    <w:p w14:paraId="3BBA1663" w14:textId="24AE1A3E" w:rsidR="00785CED" w:rsidRPr="00BD3055" w:rsidDel="00B459BD" w:rsidRDefault="00785CED">
      <w:pPr>
        <w:ind w:firstLine="708"/>
        <w:rPr>
          <w:del w:id="8034" w:author="Steff Guzmán" w:date="2023-03-13T18:13:00Z"/>
          <w:rFonts w:cs="Times New Roman"/>
          <w:szCs w:val="24"/>
        </w:rPr>
      </w:pPr>
    </w:p>
    <w:p w14:paraId="4209EC3E" w14:textId="4631795D" w:rsidR="00785CED" w:rsidRPr="00BD3055" w:rsidDel="00B459BD" w:rsidRDefault="00785CED">
      <w:pPr>
        <w:ind w:firstLine="708"/>
        <w:rPr>
          <w:del w:id="8035" w:author="Steff Guzmán" w:date="2023-03-13T18:13:00Z"/>
          <w:rFonts w:cs="Times New Roman"/>
          <w:szCs w:val="24"/>
        </w:rPr>
      </w:pPr>
    </w:p>
    <w:p w14:paraId="7A9E574F" w14:textId="7309D181" w:rsidR="00785CED" w:rsidRPr="00BD3055" w:rsidDel="00B459BD" w:rsidRDefault="00785CED">
      <w:pPr>
        <w:ind w:firstLine="708"/>
        <w:rPr>
          <w:del w:id="8036" w:author="Steff Guzmán" w:date="2023-03-13T18:13:00Z"/>
          <w:rFonts w:cs="Times New Roman"/>
          <w:szCs w:val="24"/>
        </w:rPr>
      </w:pPr>
    </w:p>
    <w:p w14:paraId="39585326" w14:textId="5AB73135" w:rsidR="00785CED" w:rsidRPr="00BD3055" w:rsidDel="00B459BD" w:rsidRDefault="00785CED">
      <w:pPr>
        <w:ind w:firstLine="708"/>
        <w:rPr>
          <w:del w:id="8037" w:author="Steff Guzmán" w:date="2023-03-13T18:13:00Z"/>
          <w:rFonts w:cs="Times New Roman"/>
          <w:szCs w:val="24"/>
        </w:rPr>
      </w:pPr>
    </w:p>
    <w:p w14:paraId="5AFBCBEA" w14:textId="40E79519" w:rsidR="00785CED" w:rsidRPr="00BD3055" w:rsidDel="00B459BD" w:rsidRDefault="00785CED">
      <w:pPr>
        <w:ind w:firstLine="708"/>
        <w:rPr>
          <w:del w:id="8038" w:author="Steff Guzmán" w:date="2023-03-13T18:13:00Z"/>
          <w:rFonts w:cs="Times New Roman"/>
          <w:szCs w:val="24"/>
        </w:rPr>
      </w:pPr>
    </w:p>
    <w:p w14:paraId="617E2007" w14:textId="0F4FA791" w:rsidR="00785CED" w:rsidRPr="00BD3055" w:rsidDel="00B459BD" w:rsidRDefault="00785CED">
      <w:pPr>
        <w:ind w:firstLine="708"/>
        <w:rPr>
          <w:del w:id="8039" w:author="Steff Guzmán" w:date="2023-03-13T18:13:00Z"/>
          <w:rFonts w:cs="Times New Roman"/>
          <w:szCs w:val="24"/>
        </w:rPr>
      </w:pPr>
    </w:p>
    <w:p w14:paraId="0D401DBF" w14:textId="7DDC2416" w:rsidR="00785CED" w:rsidRPr="00BD3055" w:rsidDel="00B459BD" w:rsidRDefault="00785CED">
      <w:pPr>
        <w:ind w:firstLine="708"/>
        <w:rPr>
          <w:del w:id="8040" w:author="Steff Guzmán" w:date="2023-03-13T18:13:00Z"/>
          <w:rFonts w:cs="Times New Roman"/>
          <w:szCs w:val="24"/>
        </w:rPr>
      </w:pPr>
    </w:p>
    <w:p w14:paraId="7A39692C" w14:textId="01616BF6" w:rsidR="00785CED" w:rsidRPr="00BD3055" w:rsidDel="00B459BD" w:rsidRDefault="00785CED">
      <w:pPr>
        <w:ind w:firstLine="708"/>
        <w:rPr>
          <w:del w:id="8041" w:author="Steff Guzmán" w:date="2023-03-13T18:13:00Z"/>
          <w:rFonts w:cs="Times New Roman"/>
          <w:szCs w:val="24"/>
        </w:rPr>
      </w:pPr>
    </w:p>
    <w:p w14:paraId="406576D4" w14:textId="11777B89" w:rsidR="00785CED" w:rsidRPr="00BD3055" w:rsidDel="00B459BD" w:rsidRDefault="00785CED">
      <w:pPr>
        <w:ind w:firstLine="708"/>
        <w:rPr>
          <w:del w:id="8042" w:author="Steff Guzmán" w:date="2023-03-13T18:13:00Z"/>
          <w:rFonts w:cs="Times New Roman"/>
          <w:szCs w:val="24"/>
        </w:rPr>
      </w:pPr>
    </w:p>
    <w:p w14:paraId="506126E2" w14:textId="2FCAEEF8" w:rsidR="00785CED" w:rsidRPr="00BD3055" w:rsidDel="00B459BD" w:rsidRDefault="00785CED">
      <w:pPr>
        <w:jc w:val="center"/>
        <w:rPr>
          <w:del w:id="8043" w:author="Steff Guzmán" w:date="2023-03-13T18:13:00Z"/>
          <w:rFonts w:cs="Times New Roman"/>
          <w:b/>
          <w:szCs w:val="24"/>
        </w:rPr>
        <w:sectPr w:rsidR="00785CED" w:rsidRPr="00BD3055" w:rsidDel="00B459BD" w:rsidSect="00DB0B24">
          <w:pgSz w:w="12240" w:h="15840"/>
          <w:pgMar w:top="1418" w:right="1701" w:bottom="1418" w:left="1701" w:header="709" w:footer="709" w:gutter="0"/>
          <w:cols w:space="708"/>
          <w:docGrid w:linePitch="360"/>
        </w:sectPr>
      </w:pPr>
    </w:p>
    <w:p w14:paraId="1E44A46C" w14:textId="50254699" w:rsidR="00785CED" w:rsidRPr="00BD3055" w:rsidDel="00B459BD" w:rsidRDefault="00785CED">
      <w:pPr>
        <w:jc w:val="center"/>
        <w:rPr>
          <w:del w:id="8044" w:author="Steff Guzmán" w:date="2023-03-13T18:13:00Z"/>
          <w:rFonts w:cs="Times New Roman"/>
          <w:b/>
          <w:szCs w:val="24"/>
        </w:rPr>
      </w:pPr>
      <w:del w:id="8045" w:author="Steff Guzmán" w:date="2023-03-13T18:13:00Z">
        <w:r w:rsidRPr="00BD3055" w:rsidDel="00B459BD">
          <w:rPr>
            <w:rFonts w:cs="Times New Roman"/>
            <w:b/>
            <w:szCs w:val="24"/>
          </w:rPr>
          <w:delText xml:space="preserve">Anexo 2. </w:delText>
        </w:r>
      </w:del>
    </w:p>
    <w:p w14:paraId="4A64979A" w14:textId="7473FC8A" w:rsidR="00785CED" w:rsidRPr="00BD3055" w:rsidDel="00B459BD" w:rsidRDefault="00785CED">
      <w:pPr>
        <w:jc w:val="center"/>
        <w:rPr>
          <w:del w:id="8046" w:author="Steff Guzmán" w:date="2023-03-13T18:13:00Z"/>
          <w:rFonts w:cs="Times New Roman"/>
          <w:b/>
          <w:szCs w:val="24"/>
        </w:rPr>
      </w:pPr>
      <w:del w:id="8047" w:author="Steff Guzmán" w:date="2023-03-13T18:13:00Z">
        <w:r w:rsidRPr="00BD3055" w:rsidDel="00B459BD">
          <w:rPr>
            <w:rFonts w:cs="Times New Roman"/>
            <w:b/>
            <w:szCs w:val="24"/>
          </w:rPr>
          <w:delText>Citas y referencias de material legal (leyes, decretos, sentencias, etc.)</w:delText>
        </w:r>
      </w:del>
    </w:p>
    <w:p w14:paraId="1BEF2B9D" w14:textId="20AC1F83" w:rsidR="00785CED" w:rsidRPr="00BD3055" w:rsidDel="00B459BD" w:rsidRDefault="00785CED">
      <w:pPr>
        <w:ind w:firstLine="708"/>
        <w:rPr>
          <w:del w:id="8048" w:author="Steff Guzmán" w:date="2023-03-13T18:13:00Z"/>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D3055" w:rsidDel="00B459BD" w14:paraId="2E0C0DD4" w14:textId="5BB865A2" w:rsidTr="00C60B05">
        <w:trPr>
          <w:del w:id="8049" w:author="Steff Guzmán" w:date="2023-03-13T18:13:00Z"/>
        </w:trPr>
        <w:tc>
          <w:tcPr>
            <w:tcW w:w="4253" w:type="dxa"/>
            <w:tcBorders>
              <w:left w:val="nil"/>
              <w:right w:val="nil"/>
            </w:tcBorders>
            <w:vAlign w:val="center"/>
          </w:tcPr>
          <w:p w14:paraId="22B9E8D3" w14:textId="21D4A36A" w:rsidR="00785CED" w:rsidRPr="00BD3055" w:rsidDel="00B459BD" w:rsidRDefault="00785CED">
            <w:pPr>
              <w:spacing w:before="60" w:after="60"/>
              <w:jc w:val="center"/>
              <w:rPr>
                <w:del w:id="8050" w:author="Steff Guzmán" w:date="2023-03-13T18:13:00Z"/>
                <w:rFonts w:cs="Times New Roman"/>
                <w:b/>
                <w:sz w:val="20"/>
                <w:szCs w:val="20"/>
              </w:rPr>
              <w:pPrChange w:id="8051" w:author="Camilo Andrés Díaz Gómez" w:date="2023-03-17T00:48:00Z">
                <w:pPr>
                  <w:spacing w:before="60" w:after="60" w:line="276" w:lineRule="auto"/>
                  <w:jc w:val="center"/>
                </w:pPr>
              </w:pPrChange>
            </w:pPr>
            <w:del w:id="8052" w:author="Steff Guzmán" w:date="2023-03-13T18:13:00Z">
              <w:r w:rsidRPr="00BD3055" w:rsidDel="00B459BD">
                <w:rPr>
                  <w:rFonts w:cs="Times New Roman"/>
                  <w:b/>
                  <w:sz w:val="20"/>
                  <w:szCs w:val="20"/>
                </w:rPr>
                <w:delText>Cita (al interior del texto)</w:delText>
              </w:r>
            </w:del>
          </w:p>
        </w:tc>
        <w:tc>
          <w:tcPr>
            <w:tcW w:w="8647" w:type="dxa"/>
            <w:tcBorders>
              <w:left w:val="nil"/>
              <w:right w:val="nil"/>
            </w:tcBorders>
            <w:vAlign w:val="center"/>
          </w:tcPr>
          <w:p w14:paraId="5125B135" w14:textId="5C87AB02" w:rsidR="00785CED" w:rsidRPr="00BD3055" w:rsidDel="00B459BD" w:rsidRDefault="00785CED">
            <w:pPr>
              <w:spacing w:before="60" w:after="60"/>
              <w:jc w:val="center"/>
              <w:rPr>
                <w:del w:id="8053" w:author="Steff Guzmán" w:date="2023-03-13T18:13:00Z"/>
                <w:rFonts w:cs="Times New Roman"/>
                <w:b/>
                <w:sz w:val="20"/>
                <w:szCs w:val="20"/>
              </w:rPr>
              <w:pPrChange w:id="8054" w:author="Camilo Andrés Díaz Gómez" w:date="2023-03-17T00:48:00Z">
                <w:pPr>
                  <w:spacing w:before="60" w:after="60" w:line="276" w:lineRule="auto"/>
                  <w:jc w:val="center"/>
                </w:pPr>
              </w:pPrChange>
            </w:pPr>
            <w:del w:id="8055" w:author="Steff Guzmán" w:date="2023-03-13T18:13:00Z">
              <w:r w:rsidRPr="00BD3055" w:rsidDel="00B459BD">
                <w:rPr>
                  <w:rFonts w:cs="Times New Roman"/>
                  <w:b/>
                  <w:sz w:val="20"/>
                  <w:szCs w:val="20"/>
                </w:rPr>
                <w:delText>Referencias</w:delText>
              </w:r>
            </w:del>
          </w:p>
        </w:tc>
      </w:tr>
      <w:tr w:rsidR="00785CED" w:rsidRPr="00BD3055" w:rsidDel="00B459BD" w14:paraId="672D884A" w14:textId="115A0E17" w:rsidTr="00C60B05">
        <w:trPr>
          <w:del w:id="8056" w:author="Steff Guzmán" w:date="2023-03-13T18:13:00Z"/>
        </w:trPr>
        <w:tc>
          <w:tcPr>
            <w:tcW w:w="4253" w:type="dxa"/>
            <w:tcBorders>
              <w:left w:val="nil"/>
              <w:right w:val="nil"/>
            </w:tcBorders>
            <w:vAlign w:val="center"/>
          </w:tcPr>
          <w:p w14:paraId="1F7B541C" w14:textId="7EC741EC" w:rsidR="00785CED" w:rsidRPr="00BD3055" w:rsidDel="00B459BD" w:rsidRDefault="00785CED">
            <w:pPr>
              <w:spacing w:before="60" w:after="60"/>
              <w:jc w:val="left"/>
              <w:rPr>
                <w:del w:id="8057" w:author="Steff Guzmán" w:date="2023-03-13T18:13:00Z"/>
                <w:rFonts w:cs="Times New Roman"/>
                <w:b/>
                <w:sz w:val="20"/>
                <w:szCs w:val="20"/>
              </w:rPr>
              <w:pPrChange w:id="8058" w:author="Camilo Andrés Díaz Gómez" w:date="2023-03-17T00:48:00Z">
                <w:pPr>
                  <w:spacing w:before="60" w:after="60" w:line="276" w:lineRule="auto"/>
                  <w:jc w:val="left"/>
                </w:pPr>
              </w:pPrChange>
            </w:pPr>
            <w:del w:id="8059" w:author="Steff Guzmán" w:date="2023-03-13T18:13:00Z">
              <w:r w:rsidRPr="00BD3055" w:rsidDel="00B459BD">
                <w:rPr>
                  <w:rFonts w:cs="Times New Roman"/>
                  <w:sz w:val="20"/>
                  <w:szCs w:val="20"/>
                </w:rPr>
                <w:delText>(Colombia. Presidencia de la República, 1991)</w:delText>
              </w:r>
            </w:del>
          </w:p>
        </w:tc>
        <w:tc>
          <w:tcPr>
            <w:tcW w:w="8647" w:type="dxa"/>
            <w:tcBorders>
              <w:left w:val="nil"/>
              <w:right w:val="nil"/>
            </w:tcBorders>
            <w:vAlign w:val="center"/>
          </w:tcPr>
          <w:p w14:paraId="595684B2" w14:textId="3D3ABC64" w:rsidR="00785CED" w:rsidRPr="00BD3055" w:rsidDel="00B459BD" w:rsidRDefault="00785CED">
            <w:pPr>
              <w:widowControl w:val="0"/>
              <w:autoSpaceDE w:val="0"/>
              <w:autoSpaceDN w:val="0"/>
              <w:adjustRightInd w:val="0"/>
              <w:spacing w:before="60" w:after="60"/>
              <w:ind w:left="480" w:hanging="480"/>
              <w:rPr>
                <w:del w:id="8060" w:author="Steff Guzmán" w:date="2023-03-13T18:13:00Z"/>
                <w:rFonts w:cs="Times New Roman"/>
                <w:b/>
                <w:sz w:val="20"/>
                <w:szCs w:val="20"/>
              </w:rPr>
              <w:pPrChange w:id="8061" w:author="Camilo Andrés Díaz Gómez" w:date="2023-03-17T00:48:00Z">
                <w:pPr>
                  <w:widowControl w:val="0"/>
                  <w:autoSpaceDE w:val="0"/>
                  <w:autoSpaceDN w:val="0"/>
                  <w:adjustRightInd w:val="0"/>
                  <w:spacing w:before="60" w:after="60" w:line="276" w:lineRule="auto"/>
                  <w:ind w:left="480" w:hanging="480"/>
                </w:pPr>
              </w:pPrChange>
            </w:pPr>
            <w:del w:id="8062" w:author="Steff Guzmán" w:date="2023-03-13T18:13:00Z">
              <w:r w:rsidRPr="00BD3055" w:rsidDel="00B459BD">
                <w:rPr>
                  <w:rFonts w:cs="Times New Roman"/>
                  <w:noProof/>
                  <w:sz w:val="20"/>
                  <w:szCs w:val="20"/>
                </w:rPr>
                <w:delText xml:space="preserve">Colombia. Presidencia de la República. (1991). </w:delText>
              </w:r>
              <w:r w:rsidRPr="00BD3055" w:rsidDel="00B459BD">
                <w:rPr>
                  <w:rFonts w:cs="Times New Roman"/>
                  <w:i/>
                  <w:iCs/>
                  <w:noProof/>
                  <w:sz w:val="20"/>
                  <w:szCs w:val="20"/>
                </w:rPr>
                <w:delText>Constitución Política de Colombia.</w:delText>
              </w:r>
              <w:r w:rsidRPr="00BD3055" w:rsidDel="00B459BD">
                <w:rPr>
                  <w:rFonts w:cs="Times New Roman"/>
                  <w:noProof/>
                  <w:sz w:val="20"/>
                  <w:szCs w:val="20"/>
                </w:rPr>
                <w:delText xml:space="preserve"> Presidencia de la República.</w:delText>
              </w:r>
            </w:del>
          </w:p>
        </w:tc>
      </w:tr>
      <w:tr w:rsidR="00785CED" w:rsidRPr="00BD3055" w:rsidDel="00B459BD" w14:paraId="44F20D6E" w14:textId="7AFE839A" w:rsidTr="00C60B05">
        <w:trPr>
          <w:del w:id="8063" w:author="Steff Guzmán" w:date="2023-03-13T18:13:00Z"/>
        </w:trPr>
        <w:tc>
          <w:tcPr>
            <w:tcW w:w="4253" w:type="dxa"/>
            <w:tcBorders>
              <w:left w:val="nil"/>
              <w:right w:val="nil"/>
            </w:tcBorders>
            <w:vAlign w:val="center"/>
          </w:tcPr>
          <w:p w14:paraId="58D260BD" w14:textId="643144F0" w:rsidR="00785CED" w:rsidRPr="00BD3055" w:rsidDel="00B459BD" w:rsidRDefault="00785CED">
            <w:pPr>
              <w:spacing w:before="60" w:after="60"/>
              <w:jc w:val="left"/>
              <w:rPr>
                <w:del w:id="8064" w:author="Steff Guzmán" w:date="2023-03-13T18:13:00Z"/>
                <w:rFonts w:cs="Times New Roman"/>
                <w:b/>
                <w:sz w:val="20"/>
                <w:szCs w:val="20"/>
              </w:rPr>
              <w:pPrChange w:id="8065" w:author="Camilo Andrés Díaz Gómez" w:date="2023-03-17T00:48:00Z">
                <w:pPr>
                  <w:spacing w:before="60" w:after="60" w:line="276" w:lineRule="auto"/>
                  <w:jc w:val="left"/>
                </w:pPr>
              </w:pPrChange>
            </w:pPr>
            <w:del w:id="8066" w:author="Steff Guzmán" w:date="2023-03-13T18:13:00Z">
              <w:r w:rsidRPr="00BD3055" w:rsidDel="00B459BD">
                <w:rPr>
                  <w:rFonts w:cs="Times New Roman"/>
                  <w:sz w:val="20"/>
                  <w:szCs w:val="20"/>
                </w:rPr>
                <w:delText>(Colombia. Congreso de la República, 1994)</w:delText>
              </w:r>
            </w:del>
          </w:p>
        </w:tc>
        <w:tc>
          <w:tcPr>
            <w:tcW w:w="8647" w:type="dxa"/>
            <w:tcBorders>
              <w:left w:val="nil"/>
              <w:right w:val="nil"/>
            </w:tcBorders>
            <w:vAlign w:val="center"/>
          </w:tcPr>
          <w:p w14:paraId="19D6150B" w14:textId="7AF74427" w:rsidR="00785CED" w:rsidRPr="00BD3055" w:rsidDel="00B459BD" w:rsidRDefault="00785CED">
            <w:pPr>
              <w:widowControl w:val="0"/>
              <w:autoSpaceDE w:val="0"/>
              <w:autoSpaceDN w:val="0"/>
              <w:adjustRightInd w:val="0"/>
              <w:spacing w:before="60" w:after="60"/>
              <w:ind w:left="480" w:hanging="480"/>
              <w:rPr>
                <w:del w:id="8067" w:author="Steff Guzmán" w:date="2023-03-13T18:13:00Z"/>
                <w:rFonts w:cs="Times New Roman"/>
                <w:b/>
                <w:sz w:val="20"/>
                <w:szCs w:val="20"/>
              </w:rPr>
              <w:pPrChange w:id="8068" w:author="Camilo Andrés Díaz Gómez" w:date="2023-03-17T00:48:00Z">
                <w:pPr>
                  <w:widowControl w:val="0"/>
                  <w:autoSpaceDE w:val="0"/>
                  <w:autoSpaceDN w:val="0"/>
                  <w:adjustRightInd w:val="0"/>
                  <w:spacing w:before="60" w:after="60" w:line="276" w:lineRule="auto"/>
                  <w:ind w:left="480" w:hanging="480"/>
                </w:pPr>
              </w:pPrChange>
            </w:pPr>
            <w:del w:id="8069" w:author="Steff Guzmán" w:date="2023-03-13T18:13:00Z">
              <w:r w:rsidRPr="00BD3055" w:rsidDel="00B459BD">
                <w:rPr>
                  <w:rFonts w:cs="Times New Roman"/>
                  <w:noProof/>
                  <w:sz w:val="20"/>
                  <w:szCs w:val="20"/>
                </w:rPr>
                <w:delText xml:space="preserve">Colombia. Congreso de la República. (1994). </w:delText>
              </w:r>
              <w:r w:rsidRPr="00BD3055" w:rsidDel="00B459BD">
                <w:rPr>
                  <w:rFonts w:cs="Times New Roman"/>
                  <w:i/>
                  <w:iCs/>
                  <w:noProof/>
                  <w:sz w:val="20"/>
                  <w:szCs w:val="20"/>
                </w:rPr>
                <w:delText>Ley 133 de 1994 (mayo 23): por la cual se desarrolla el Decreto de Libertad Religiosa y de Cultos, reconocido en el artículo 19 de la Constitución Política</w:delText>
              </w:r>
              <w:r w:rsidRPr="00BD3055" w:rsidDel="00B459BD">
                <w:rPr>
                  <w:rFonts w:cs="Times New Roman"/>
                  <w:noProof/>
                  <w:sz w:val="20"/>
                  <w:szCs w:val="20"/>
                </w:rPr>
                <w:delText>. Diario Oficial.</w:delText>
              </w:r>
            </w:del>
          </w:p>
        </w:tc>
      </w:tr>
      <w:tr w:rsidR="00785CED" w:rsidRPr="00BD3055" w:rsidDel="00B459BD" w14:paraId="1ABBEB44" w14:textId="4B5747F9" w:rsidTr="00C60B05">
        <w:trPr>
          <w:del w:id="8070" w:author="Steff Guzmán" w:date="2023-03-13T18:13:00Z"/>
        </w:trPr>
        <w:tc>
          <w:tcPr>
            <w:tcW w:w="4253" w:type="dxa"/>
            <w:tcBorders>
              <w:left w:val="nil"/>
              <w:right w:val="nil"/>
            </w:tcBorders>
            <w:vAlign w:val="center"/>
          </w:tcPr>
          <w:p w14:paraId="14FA04EA" w14:textId="050B4114" w:rsidR="00785CED" w:rsidRPr="00BD3055" w:rsidDel="00B459BD" w:rsidRDefault="00785CED">
            <w:pPr>
              <w:spacing w:before="60" w:after="60"/>
              <w:jc w:val="left"/>
              <w:rPr>
                <w:del w:id="8071" w:author="Steff Guzmán" w:date="2023-03-13T18:13:00Z"/>
                <w:rFonts w:cs="Times New Roman"/>
                <w:b/>
                <w:sz w:val="20"/>
                <w:szCs w:val="20"/>
              </w:rPr>
              <w:pPrChange w:id="8072" w:author="Camilo Andrés Díaz Gómez" w:date="2023-03-17T00:48:00Z">
                <w:pPr>
                  <w:spacing w:before="60" w:after="60" w:line="276" w:lineRule="auto"/>
                  <w:jc w:val="left"/>
                </w:pPr>
              </w:pPrChange>
            </w:pPr>
            <w:del w:id="8073" w:author="Steff Guzmán" w:date="2023-03-13T18:13:00Z">
              <w:r w:rsidRPr="00BD3055" w:rsidDel="00B459BD">
                <w:rPr>
                  <w:rFonts w:cs="Times New Roman"/>
                  <w:sz w:val="20"/>
                  <w:szCs w:val="20"/>
                </w:rPr>
                <w:delText>(Colombia. Presidencia de la República, 1998)</w:delText>
              </w:r>
            </w:del>
          </w:p>
        </w:tc>
        <w:tc>
          <w:tcPr>
            <w:tcW w:w="8647" w:type="dxa"/>
            <w:tcBorders>
              <w:left w:val="nil"/>
              <w:right w:val="nil"/>
            </w:tcBorders>
            <w:vAlign w:val="center"/>
          </w:tcPr>
          <w:p w14:paraId="569B3137" w14:textId="5508BD69" w:rsidR="00785CED" w:rsidRPr="00BD3055" w:rsidDel="00B459BD" w:rsidRDefault="00785CED">
            <w:pPr>
              <w:widowControl w:val="0"/>
              <w:autoSpaceDE w:val="0"/>
              <w:autoSpaceDN w:val="0"/>
              <w:adjustRightInd w:val="0"/>
              <w:spacing w:before="60" w:after="60"/>
              <w:ind w:left="480" w:hanging="480"/>
              <w:rPr>
                <w:del w:id="8074" w:author="Steff Guzmán" w:date="2023-03-13T18:13:00Z"/>
                <w:rFonts w:cs="Times New Roman"/>
                <w:b/>
                <w:sz w:val="20"/>
                <w:szCs w:val="20"/>
              </w:rPr>
              <w:pPrChange w:id="8075" w:author="Camilo Andrés Díaz Gómez" w:date="2023-03-17T00:48:00Z">
                <w:pPr>
                  <w:widowControl w:val="0"/>
                  <w:autoSpaceDE w:val="0"/>
                  <w:autoSpaceDN w:val="0"/>
                  <w:adjustRightInd w:val="0"/>
                  <w:spacing w:before="60" w:after="60" w:line="276" w:lineRule="auto"/>
                  <w:ind w:left="480" w:hanging="480"/>
                </w:pPr>
              </w:pPrChange>
            </w:pPr>
            <w:del w:id="8076" w:author="Steff Guzmán" w:date="2023-03-13T18:13:00Z">
              <w:r w:rsidRPr="00BD3055" w:rsidDel="00B459BD">
                <w:rPr>
                  <w:rFonts w:cs="Times New Roman"/>
                  <w:noProof/>
                  <w:sz w:val="20"/>
                  <w:szCs w:val="20"/>
                </w:rPr>
                <w:delText xml:space="preserve">Colombia. Presidencia de la República. (1998). </w:delText>
              </w:r>
              <w:r w:rsidRPr="00BD3055" w:rsidDel="00B459BD">
                <w:rPr>
                  <w:rFonts w:cs="Times New Roman"/>
                  <w:i/>
                  <w:iCs/>
                  <w:noProof/>
                  <w:sz w:val="20"/>
                  <w:szCs w:val="20"/>
                </w:rPr>
                <w:delText>Decreto 1504 de 1998: por el cual se Reglamenta el Manejo del Espacio Público en los Planes de Ordenamiento Territorial</w:delText>
              </w:r>
              <w:r w:rsidRPr="00BD3055" w:rsidDel="00B459BD">
                <w:rPr>
                  <w:rFonts w:cs="Times New Roman"/>
                  <w:noProof/>
                  <w:sz w:val="20"/>
                  <w:szCs w:val="20"/>
                </w:rPr>
                <w:delText>. Diario Oficial.</w:delText>
              </w:r>
            </w:del>
          </w:p>
        </w:tc>
      </w:tr>
      <w:tr w:rsidR="00785CED" w:rsidRPr="00BD3055" w:rsidDel="00B459BD" w14:paraId="3355B524" w14:textId="7F2029CD" w:rsidTr="00C60B05">
        <w:trPr>
          <w:del w:id="8077" w:author="Steff Guzmán" w:date="2023-03-13T18:13:00Z"/>
        </w:trPr>
        <w:tc>
          <w:tcPr>
            <w:tcW w:w="4253" w:type="dxa"/>
            <w:tcBorders>
              <w:left w:val="nil"/>
              <w:right w:val="nil"/>
            </w:tcBorders>
            <w:vAlign w:val="center"/>
          </w:tcPr>
          <w:p w14:paraId="363D52D7" w14:textId="01DAAF9E" w:rsidR="00785CED" w:rsidRPr="00BD3055" w:rsidDel="00B459BD" w:rsidRDefault="00785CED">
            <w:pPr>
              <w:spacing w:before="60" w:after="60"/>
              <w:jc w:val="left"/>
              <w:rPr>
                <w:del w:id="8078" w:author="Steff Guzmán" w:date="2023-03-13T18:13:00Z"/>
                <w:rFonts w:cs="Times New Roman"/>
                <w:b/>
                <w:sz w:val="20"/>
                <w:szCs w:val="20"/>
              </w:rPr>
              <w:pPrChange w:id="8079" w:author="Camilo Andrés Díaz Gómez" w:date="2023-03-17T00:48:00Z">
                <w:pPr>
                  <w:spacing w:before="60" w:after="60" w:line="276" w:lineRule="auto"/>
                  <w:jc w:val="left"/>
                </w:pPr>
              </w:pPrChange>
            </w:pPr>
            <w:del w:id="8080" w:author="Steff Guzmán" w:date="2023-03-13T18:13:00Z">
              <w:r w:rsidRPr="00BD3055" w:rsidDel="00B459BD">
                <w:rPr>
                  <w:rFonts w:cs="Times New Roman"/>
                  <w:sz w:val="20"/>
                  <w:szCs w:val="20"/>
                </w:rPr>
                <w:delText>(Colombia. Congreso de la República, 2014)</w:delText>
              </w:r>
            </w:del>
          </w:p>
        </w:tc>
        <w:tc>
          <w:tcPr>
            <w:tcW w:w="8647" w:type="dxa"/>
            <w:tcBorders>
              <w:left w:val="nil"/>
              <w:right w:val="nil"/>
            </w:tcBorders>
            <w:vAlign w:val="center"/>
          </w:tcPr>
          <w:p w14:paraId="699FD25A" w14:textId="42F2FEA7" w:rsidR="00785CED" w:rsidRPr="00BD3055" w:rsidDel="00B459BD" w:rsidRDefault="00785CED">
            <w:pPr>
              <w:widowControl w:val="0"/>
              <w:autoSpaceDE w:val="0"/>
              <w:autoSpaceDN w:val="0"/>
              <w:adjustRightInd w:val="0"/>
              <w:spacing w:before="60" w:after="60"/>
              <w:ind w:left="480" w:hanging="480"/>
              <w:rPr>
                <w:del w:id="8081" w:author="Steff Guzmán" w:date="2023-03-13T18:13:00Z"/>
                <w:rFonts w:cs="Times New Roman"/>
                <w:b/>
                <w:sz w:val="20"/>
                <w:szCs w:val="20"/>
              </w:rPr>
              <w:pPrChange w:id="8082" w:author="Camilo Andrés Díaz Gómez" w:date="2023-03-17T00:48:00Z">
                <w:pPr>
                  <w:widowControl w:val="0"/>
                  <w:autoSpaceDE w:val="0"/>
                  <w:autoSpaceDN w:val="0"/>
                  <w:adjustRightInd w:val="0"/>
                  <w:spacing w:before="60" w:after="60" w:line="276" w:lineRule="auto"/>
                  <w:ind w:left="480" w:hanging="480"/>
                </w:pPr>
              </w:pPrChange>
            </w:pPr>
            <w:del w:id="8083" w:author="Steff Guzmán" w:date="2023-03-13T18:13:00Z">
              <w:r w:rsidRPr="00BD3055" w:rsidDel="00B459BD">
                <w:rPr>
                  <w:rFonts w:cs="Times New Roman"/>
                  <w:noProof/>
                  <w:sz w:val="20"/>
                  <w:szCs w:val="20"/>
                </w:rPr>
                <w:delText xml:space="preserve">Colombia. Congreso de la República. (2014). </w:delText>
              </w:r>
              <w:r w:rsidRPr="00BD3055" w:rsidDel="00B459BD">
                <w:rPr>
                  <w:rFonts w:cs="Times New Roman"/>
                  <w:i/>
                  <w:iCs/>
                  <w:noProof/>
                  <w:sz w:val="20"/>
                  <w:szCs w:val="20"/>
                </w:rPr>
                <w:delTex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delText>
              </w:r>
              <w:r w:rsidRPr="00BD3055" w:rsidDel="00B459BD">
                <w:rPr>
                  <w:rFonts w:cs="Times New Roman"/>
                  <w:noProof/>
                  <w:sz w:val="20"/>
                  <w:szCs w:val="20"/>
                </w:rPr>
                <w:delText>. Diario Oficial.</w:delText>
              </w:r>
            </w:del>
          </w:p>
        </w:tc>
      </w:tr>
      <w:tr w:rsidR="00785CED" w:rsidRPr="00BD3055" w:rsidDel="00B459BD" w14:paraId="04298E0A" w14:textId="4913AB98" w:rsidTr="00C60B05">
        <w:trPr>
          <w:del w:id="8084" w:author="Steff Guzmán" w:date="2023-03-13T18:13:00Z"/>
        </w:trPr>
        <w:tc>
          <w:tcPr>
            <w:tcW w:w="4253" w:type="dxa"/>
            <w:tcBorders>
              <w:left w:val="nil"/>
              <w:right w:val="nil"/>
            </w:tcBorders>
            <w:vAlign w:val="center"/>
          </w:tcPr>
          <w:p w14:paraId="7A12F5E0" w14:textId="1B98F649" w:rsidR="00785CED" w:rsidRPr="00BD3055" w:rsidDel="00B459BD" w:rsidRDefault="00785CED">
            <w:pPr>
              <w:spacing w:before="60" w:after="60"/>
              <w:jc w:val="left"/>
              <w:rPr>
                <w:del w:id="8085" w:author="Steff Guzmán" w:date="2023-03-13T18:13:00Z"/>
                <w:rFonts w:cs="Times New Roman"/>
                <w:sz w:val="20"/>
                <w:szCs w:val="20"/>
              </w:rPr>
              <w:pPrChange w:id="8086" w:author="Camilo Andrés Díaz Gómez" w:date="2023-03-17T00:48:00Z">
                <w:pPr>
                  <w:spacing w:before="60" w:after="60" w:line="276" w:lineRule="auto"/>
                  <w:jc w:val="left"/>
                </w:pPr>
              </w:pPrChange>
            </w:pPr>
            <w:del w:id="8087" w:author="Steff Guzmán" w:date="2023-03-13T18:13:00Z">
              <w:r w:rsidRPr="00BD3055" w:rsidDel="00B459BD">
                <w:rPr>
                  <w:rFonts w:cs="Times New Roman"/>
                  <w:sz w:val="20"/>
                  <w:szCs w:val="20"/>
                </w:rPr>
                <w:delText>(Colombia. Corte Constitucional, 2003a)</w:delText>
              </w:r>
            </w:del>
          </w:p>
        </w:tc>
        <w:tc>
          <w:tcPr>
            <w:tcW w:w="8647" w:type="dxa"/>
            <w:tcBorders>
              <w:left w:val="nil"/>
              <w:right w:val="nil"/>
            </w:tcBorders>
            <w:vAlign w:val="center"/>
          </w:tcPr>
          <w:p w14:paraId="446F7D5F" w14:textId="3DF3B280" w:rsidR="00785CED" w:rsidRPr="00BD3055" w:rsidDel="00B459BD" w:rsidRDefault="00785CED">
            <w:pPr>
              <w:widowControl w:val="0"/>
              <w:autoSpaceDE w:val="0"/>
              <w:autoSpaceDN w:val="0"/>
              <w:adjustRightInd w:val="0"/>
              <w:spacing w:before="60" w:after="60"/>
              <w:ind w:left="480" w:hanging="480"/>
              <w:rPr>
                <w:del w:id="8088" w:author="Steff Guzmán" w:date="2023-03-13T18:13:00Z"/>
                <w:rFonts w:cs="Times New Roman"/>
                <w:b/>
                <w:sz w:val="20"/>
                <w:szCs w:val="20"/>
              </w:rPr>
              <w:pPrChange w:id="8089" w:author="Camilo Andrés Díaz Gómez" w:date="2023-03-17T00:48:00Z">
                <w:pPr>
                  <w:widowControl w:val="0"/>
                  <w:autoSpaceDE w:val="0"/>
                  <w:autoSpaceDN w:val="0"/>
                  <w:adjustRightInd w:val="0"/>
                  <w:spacing w:before="60" w:after="60" w:line="276" w:lineRule="auto"/>
                  <w:ind w:left="480" w:hanging="480"/>
                </w:pPr>
              </w:pPrChange>
            </w:pPr>
            <w:del w:id="8090" w:author="Steff Guzmán" w:date="2023-03-13T18:13:00Z">
              <w:r w:rsidRPr="00BD3055" w:rsidDel="00B459BD">
                <w:rPr>
                  <w:rFonts w:cs="Times New Roman"/>
                  <w:noProof/>
                  <w:sz w:val="20"/>
                  <w:szCs w:val="20"/>
                </w:rPr>
                <w:delText xml:space="preserve">Colombia. Corte Constitucional. (2003a). </w:delText>
              </w:r>
              <w:r w:rsidRPr="00BD3055" w:rsidDel="00B459BD">
                <w:rPr>
                  <w:rFonts w:cs="Times New Roman"/>
                  <w:i/>
                  <w:iCs/>
                  <w:noProof/>
                  <w:sz w:val="20"/>
                  <w:szCs w:val="20"/>
                </w:rPr>
                <w:delText>Sentencia SU.805 de 2003: vía de hecho en proceso de lanzamiento por ocupacion de hecho / debido proceso de querellados - vulneración por actuaciones arbitrarias. M. P. Jaime Córdoba Triviño</w:delText>
              </w:r>
              <w:r w:rsidRPr="00BD3055" w:rsidDel="00B459BD">
                <w:rPr>
                  <w:rFonts w:cs="Times New Roman"/>
                  <w:noProof/>
                  <w:sz w:val="20"/>
                  <w:szCs w:val="20"/>
                </w:rPr>
                <w:delText>. Corte Constitucional.</w:delText>
              </w:r>
            </w:del>
          </w:p>
        </w:tc>
      </w:tr>
      <w:tr w:rsidR="00785CED" w:rsidRPr="00BD3055" w:rsidDel="00B459BD" w14:paraId="0C16701B" w14:textId="3D572E5F" w:rsidTr="00C60B05">
        <w:trPr>
          <w:del w:id="8091" w:author="Steff Guzmán" w:date="2023-03-13T18:13:00Z"/>
        </w:trPr>
        <w:tc>
          <w:tcPr>
            <w:tcW w:w="4253" w:type="dxa"/>
            <w:tcBorders>
              <w:left w:val="nil"/>
              <w:right w:val="nil"/>
            </w:tcBorders>
            <w:vAlign w:val="center"/>
          </w:tcPr>
          <w:p w14:paraId="493AD805" w14:textId="0FC47D0E" w:rsidR="00785CED" w:rsidRPr="00BD3055" w:rsidDel="00B459BD" w:rsidRDefault="00785CED">
            <w:pPr>
              <w:spacing w:before="60" w:after="60"/>
              <w:jc w:val="left"/>
              <w:rPr>
                <w:del w:id="8092" w:author="Steff Guzmán" w:date="2023-03-13T18:13:00Z"/>
                <w:rFonts w:cs="Times New Roman"/>
                <w:b/>
                <w:sz w:val="20"/>
                <w:szCs w:val="20"/>
              </w:rPr>
              <w:pPrChange w:id="8093" w:author="Camilo Andrés Díaz Gómez" w:date="2023-03-17T00:48:00Z">
                <w:pPr>
                  <w:spacing w:before="60" w:after="60" w:line="276" w:lineRule="auto"/>
                  <w:jc w:val="left"/>
                </w:pPr>
              </w:pPrChange>
            </w:pPr>
            <w:del w:id="8094" w:author="Steff Guzmán" w:date="2023-03-13T18:13:00Z">
              <w:r w:rsidRPr="00BD3055" w:rsidDel="00B459BD">
                <w:rPr>
                  <w:rFonts w:cs="Times New Roman"/>
                  <w:sz w:val="20"/>
                  <w:szCs w:val="20"/>
                </w:rPr>
                <w:delText>(Colombia. Corte Constitucional, 2003b)</w:delText>
              </w:r>
            </w:del>
          </w:p>
        </w:tc>
        <w:tc>
          <w:tcPr>
            <w:tcW w:w="8647" w:type="dxa"/>
            <w:tcBorders>
              <w:left w:val="nil"/>
              <w:right w:val="nil"/>
            </w:tcBorders>
            <w:vAlign w:val="center"/>
          </w:tcPr>
          <w:p w14:paraId="717E0F1B" w14:textId="7A7D8B55" w:rsidR="00785CED" w:rsidRPr="00BD3055" w:rsidDel="00B459BD" w:rsidRDefault="00785CED">
            <w:pPr>
              <w:widowControl w:val="0"/>
              <w:autoSpaceDE w:val="0"/>
              <w:autoSpaceDN w:val="0"/>
              <w:adjustRightInd w:val="0"/>
              <w:spacing w:before="60" w:after="60"/>
              <w:ind w:left="480" w:hanging="480"/>
              <w:rPr>
                <w:del w:id="8095" w:author="Steff Guzmán" w:date="2023-03-13T18:13:00Z"/>
                <w:rFonts w:cs="Times New Roman"/>
                <w:b/>
                <w:sz w:val="20"/>
                <w:szCs w:val="20"/>
              </w:rPr>
              <w:pPrChange w:id="8096" w:author="Camilo Andrés Díaz Gómez" w:date="2023-03-17T00:48:00Z">
                <w:pPr>
                  <w:widowControl w:val="0"/>
                  <w:autoSpaceDE w:val="0"/>
                  <w:autoSpaceDN w:val="0"/>
                  <w:adjustRightInd w:val="0"/>
                  <w:spacing w:before="60" w:after="60" w:line="276" w:lineRule="auto"/>
                  <w:ind w:left="480" w:hanging="480"/>
                </w:pPr>
              </w:pPrChange>
            </w:pPr>
            <w:del w:id="8097" w:author="Steff Guzmán" w:date="2023-03-13T18:13:00Z">
              <w:r w:rsidRPr="00BD3055" w:rsidDel="00B459BD">
                <w:rPr>
                  <w:rFonts w:cs="Times New Roman"/>
                  <w:noProof/>
                  <w:sz w:val="20"/>
                  <w:szCs w:val="20"/>
                </w:rPr>
                <w:delText xml:space="preserve">Colombia. Corte Constitucional. (2003b). </w:delText>
              </w:r>
              <w:r w:rsidRPr="00BD3055" w:rsidDel="00B459BD">
                <w:rPr>
                  <w:rFonts w:cs="Times New Roman"/>
                  <w:i/>
                  <w:iCs/>
                  <w:noProof/>
                  <w:sz w:val="20"/>
                  <w:szCs w:val="20"/>
                </w:rPr>
                <w:delText>Sentencia T-361 de 2003: acción de tutela instaurada por Elkis Patricia Jiménez Castro contra la Universidad Cooperativa de Colombia – Seccional Santa Marta. M. P. Manuel José Cepeda Espinosa</w:delText>
              </w:r>
              <w:r w:rsidRPr="00BD3055" w:rsidDel="00B459BD">
                <w:rPr>
                  <w:rFonts w:cs="Times New Roman"/>
                  <w:noProof/>
                  <w:sz w:val="20"/>
                  <w:szCs w:val="20"/>
                </w:rPr>
                <w:delText>. Corte Constitucional.</w:delText>
              </w:r>
            </w:del>
          </w:p>
        </w:tc>
      </w:tr>
      <w:tr w:rsidR="00785CED" w:rsidRPr="00BD3055" w:rsidDel="00B459BD" w14:paraId="68FEB64E" w14:textId="207E00A2" w:rsidTr="00C60B05">
        <w:trPr>
          <w:del w:id="8098" w:author="Steff Guzmán" w:date="2023-03-13T18:13:00Z"/>
        </w:trPr>
        <w:tc>
          <w:tcPr>
            <w:tcW w:w="4253" w:type="dxa"/>
            <w:tcBorders>
              <w:left w:val="nil"/>
              <w:right w:val="nil"/>
            </w:tcBorders>
            <w:vAlign w:val="center"/>
          </w:tcPr>
          <w:p w14:paraId="53D7617F" w14:textId="4F03885F" w:rsidR="00785CED" w:rsidRPr="00BD3055" w:rsidDel="00B459BD" w:rsidRDefault="00785CED">
            <w:pPr>
              <w:spacing w:before="60" w:after="60"/>
              <w:jc w:val="left"/>
              <w:rPr>
                <w:del w:id="8099" w:author="Steff Guzmán" w:date="2023-03-13T18:13:00Z"/>
                <w:rFonts w:cs="Times New Roman"/>
                <w:b/>
                <w:sz w:val="20"/>
                <w:szCs w:val="20"/>
              </w:rPr>
              <w:pPrChange w:id="8100" w:author="Camilo Andrés Díaz Gómez" w:date="2023-03-17T00:48:00Z">
                <w:pPr>
                  <w:spacing w:before="60" w:after="60" w:line="276" w:lineRule="auto"/>
                  <w:jc w:val="left"/>
                </w:pPr>
              </w:pPrChange>
            </w:pPr>
            <w:del w:id="8101" w:author="Steff Guzmán" w:date="2023-03-13T18:13:00Z">
              <w:r w:rsidRPr="00BD3055" w:rsidDel="00B459BD">
                <w:rPr>
                  <w:rFonts w:cs="Times New Roman"/>
                  <w:sz w:val="20"/>
                  <w:szCs w:val="20"/>
                </w:rPr>
                <w:delText>(Colombia. Corte Constitucional, 2006)</w:delText>
              </w:r>
            </w:del>
          </w:p>
        </w:tc>
        <w:tc>
          <w:tcPr>
            <w:tcW w:w="8647" w:type="dxa"/>
            <w:tcBorders>
              <w:left w:val="nil"/>
              <w:right w:val="nil"/>
            </w:tcBorders>
            <w:vAlign w:val="center"/>
          </w:tcPr>
          <w:p w14:paraId="08C42CFE" w14:textId="0CEDF934" w:rsidR="00785CED" w:rsidRPr="00BD3055" w:rsidDel="00B459BD" w:rsidRDefault="00785CED">
            <w:pPr>
              <w:widowControl w:val="0"/>
              <w:autoSpaceDE w:val="0"/>
              <w:autoSpaceDN w:val="0"/>
              <w:adjustRightInd w:val="0"/>
              <w:spacing w:before="60" w:after="60"/>
              <w:ind w:left="480" w:hanging="480"/>
              <w:rPr>
                <w:del w:id="8102" w:author="Steff Guzmán" w:date="2023-03-13T18:13:00Z"/>
                <w:rFonts w:cs="Times New Roman"/>
                <w:b/>
                <w:sz w:val="20"/>
                <w:szCs w:val="20"/>
              </w:rPr>
              <w:pPrChange w:id="8103" w:author="Camilo Andrés Díaz Gómez" w:date="2023-03-17T00:48:00Z">
                <w:pPr>
                  <w:widowControl w:val="0"/>
                  <w:autoSpaceDE w:val="0"/>
                  <w:autoSpaceDN w:val="0"/>
                  <w:adjustRightInd w:val="0"/>
                  <w:spacing w:before="60" w:after="60" w:line="276" w:lineRule="auto"/>
                  <w:ind w:left="480" w:hanging="480"/>
                </w:pPr>
              </w:pPrChange>
            </w:pPr>
            <w:del w:id="8104" w:author="Steff Guzmán" w:date="2023-03-13T18:13:00Z">
              <w:r w:rsidRPr="00BD3055" w:rsidDel="00B459BD">
                <w:rPr>
                  <w:rFonts w:cs="Times New Roman"/>
                  <w:noProof/>
                  <w:sz w:val="20"/>
                  <w:szCs w:val="20"/>
                </w:rPr>
                <w:delText xml:space="preserve">Colombia. Corte Constitucional. (2006). </w:delText>
              </w:r>
              <w:r w:rsidRPr="00BD3055" w:rsidDel="00B459BD">
                <w:rPr>
                  <w:rFonts w:cs="Times New Roman"/>
                  <w:i/>
                  <w:iCs/>
                  <w:noProof/>
                  <w:sz w:val="20"/>
                  <w:szCs w:val="20"/>
                </w:rPr>
                <w:delText>Sentencia T-264 de 2006: acción de tutela instaurada por Fanny Stella Lesmes Galarza, en representación de su menor hijo Paul Andrés Rodríguez Lesmes contra la Universidad de los Andes. M. P. Jaime Araújo Rentería</w:delText>
              </w:r>
              <w:r w:rsidRPr="00BD3055" w:rsidDel="00B459BD">
                <w:rPr>
                  <w:rFonts w:cs="Times New Roman"/>
                  <w:noProof/>
                  <w:sz w:val="20"/>
                  <w:szCs w:val="20"/>
                </w:rPr>
                <w:delText>. Corte Constitucional.</w:delText>
              </w:r>
            </w:del>
          </w:p>
        </w:tc>
      </w:tr>
      <w:tr w:rsidR="00785CED" w:rsidRPr="00BD3055" w:rsidDel="00B459BD" w14:paraId="54A580CD" w14:textId="44587782" w:rsidTr="00C60B05">
        <w:trPr>
          <w:del w:id="8105" w:author="Steff Guzmán" w:date="2023-03-13T18:13:00Z"/>
        </w:trPr>
        <w:tc>
          <w:tcPr>
            <w:tcW w:w="4253" w:type="dxa"/>
            <w:tcBorders>
              <w:left w:val="nil"/>
              <w:right w:val="nil"/>
            </w:tcBorders>
            <w:vAlign w:val="center"/>
          </w:tcPr>
          <w:p w14:paraId="0EA4CAB8" w14:textId="7EEF7A79" w:rsidR="00785CED" w:rsidRPr="00BD3055" w:rsidDel="00B459BD" w:rsidRDefault="00785CED">
            <w:pPr>
              <w:spacing w:before="60" w:after="60"/>
              <w:jc w:val="left"/>
              <w:rPr>
                <w:del w:id="8106" w:author="Steff Guzmán" w:date="2023-03-13T18:13:00Z"/>
                <w:rFonts w:cs="Times New Roman"/>
                <w:b/>
                <w:sz w:val="20"/>
                <w:szCs w:val="20"/>
              </w:rPr>
              <w:pPrChange w:id="8107" w:author="Camilo Andrés Díaz Gómez" w:date="2023-03-17T00:48:00Z">
                <w:pPr>
                  <w:spacing w:before="60" w:after="60" w:line="276" w:lineRule="auto"/>
                  <w:jc w:val="left"/>
                </w:pPr>
              </w:pPrChange>
            </w:pPr>
            <w:del w:id="8108" w:author="Steff Guzmán" w:date="2023-03-13T18:13:00Z">
              <w:r w:rsidRPr="00BD3055" w:rsidDel="00B459BD">
                <w:rPr>
                  <w:rFonts w:cs="Times New Roman"/>
                  <w:sz w:val="20"/>
                  <w:szCs w:val="20"/>
                </w:rPr>
                <w:delText>(Colombia. Ministerio de Salud y Protección Social, 2012)</w:delText>
              </w:r>
            </w:del>
          </w:p>
        </w:tc>
        <w:tc>
          <w:tcPr>
            <w:tcW w:w="8647" w:type="dxa"/>
            <w:tcBorders>
              <w:left w:val="nil"/>
              <w:right w:val="nil"/>
            </w:tcBorders>
            <w:vAlign w:val="center"/>
          </w:tcPr>
          <w:p w14:paraId="6301BC66" w14:textId="17196586" w:rsidR="00785CED" w:rsidRPr="00BD3055" w:rsidDel="00B459BD" w:rsidRDefault="00785CED">
            <w:pPr>
              <w:widowControl w:val="0"/>
              <w:autoSpaceDE w:val="0"/>
              <w:autoSpaceDN w:val="0"/>
              <w:adjustRightInd w:val="0"/>
              <w:spacing w:before="60" w:after="60"/>
              <w:ind w:left="480" w:hanging="480"/>
              <w:rPr>
                <w:del w:id="8109" w:author="Steff Guzmán" w:date="2023-03-13T18:13:00Z"/>
                <w:rFonts w:cs="Times New Roman"/>
                <w:b/>
                <w:sz w:val="20"/>
                <w:szCs w:val="20"/>
              </w:rPr>
              <w:pPrChange w:id="8110" w:author="Camilo Andrés Díaz Gómez" w:date="2023-03-17T00:48:00Z">
                <w:pPr>
                  <w:widowControl w:val="0"/>
                  <w:autoSpaceDE w:val="0"/>
                  <w:autoSpaceDN w:val="0"/>
                  <w:adjustRightInd w:val="0"/>
                  <w:spacing w:before="60" w:after="60" w:line="276" w:lineRule="auto"/>
                  <w:ind w:left="480" w:hanging="480"/>
                </w:pPr>
              </w:pPrChange>
            </w:pPr>
            <w:del w:id="8111" w:author="Steff Guzmán" w:date="2023-03-13T18:13:00Z">
              <w:r w:rsidRPr="00BD3055" w:rsidDel="00B459BD">
                <w:rPr>
                  <w:rFonts w:cs="Times New Roman"/>
                  <w:noProof/>
                  <w:sz w:val="20"/>
                  <w:szCs w:val="20"/>
                </w:rPr>
                <w:delText xml:space="preserve">Colombia. Ministerio de Salud y Protección Social. (2012). </w:delText>
              </w:r>
              <w:r w:rsidRPr="00BD3055" w:rsidDel="00B459BD">
                <w:rPr>
                  <w:rFonts w:cs="Times New Roman"/>
                  <w:i/>
                  <w:iCs/>
                  <w:noProof/>
                  <w:sz w:val="20"/>
                  <w:szCs w:val="20"/>
                </w:rPr>
                <w:delText>Resolución 4331 de 2012 (diciembre 19): por medio de la cual se adiciona y modifica parcialmente la Resolución 3047 de 2008 modificada por la resolución 416 de 2009</w:delText>
              </w:r>
              <w:r w:rsidRPr="00BD3055" w:rsidDel="00B459BD">
                <w:rPr>
                  <w:rFonts w:cs="Times New Roman"/>
                  <w:noProof/>
                  <w:sz w:val="20"/>
                  <w:szCs w:val="20"/>
                </w:rPr>
                <w:delText>. Diario Oficial.</w:delText>
              </w:r>
            </w:del>
          </w:p>
        </w:tc>
      </w:tr>
      <w:tr w:rsidR="00785CED" w:rsidRPr="00BD3055" w:rsidDel="00B459BD" w14:paraId="73092E88" w14:textId="6ED4F72D" w:rsidTr="00C60B05">
        <w:trPr>
          <w:del w:id="8112" w:author="Steff Guzmán" w:date="2023-03-13T18:13:00Z"/>
        </w:trPr>
        <w:tc>
          <w:tcPr>
            <w:tcW w:w="4253" w:type="dxa"/>
            <w:tcBorders>
              <w:left w:val="nil"/>
              <w:right w:val="nil"/>
            </w:tcBorders>
            <w:vAlign w:val="center"/>
          </w:tcPr>
          <w:p w14:paraId="6C4B19F4" w14:textId="03891BB1" w:rsidR="00785CED" w:rsidRPr="00BD3055" w:rsidDel="00B459BD" w:rsidRDefault="00785CED">
            <w:pPr>
              <w:spacing w:before="60" w:after="60"/>
              <w:jc w:val="left"/>
              <w:rPr>
                <w:del w:id="8113" w:author="Steff Guzmán" w:date="2023-03-13T18:13:00Z"/>
                <w:rFonts w:cs="Times New Roman"/>
                <w:b/>
                <w:sz w:val="20"/>
                <w:szCs w:val="20"/>
              </w:rPr>
              <w:pPrChange w:id="8114" w:author="Camilo Andrés Díaz Gómez" w:date="2023-03-17T00:48:00Z">
                <w:pPr>
                  <w:spacing w:before="60" w:after="60" w:line="276" w:lineRule="auto"/>
                  <w:jc w:val="left"/>
                </w:pPr>
              </w:pPrChange>
            </w:pPr>
            <w:del w:id="8115" w:author="Steff Guzmán" w:date="2023-03-13T18:13:00Z">
              <w:r w:rsidRPr="00BD3055" w:rsidDel="00B459BD">
                <w:rPr>
                  <w:rFonts w:cs="Times New Roman"/>
                  <w:sz w:val="20"/>
                  <w:szCs w:val="20"/>
                </w:rPr>
                <w:delText>(Colombia. Ministerio de Hacienda y Crédito Público. Superintendencia Financiera, 2006)</w:delText>
              </w:r>
            </w:del>
          </w:p>
        </w:tc>
        <w:tc>
          <w:tcPr>
            <w:tcW w:w="8647" w:type="dxa"/>
            <w:tcBorders>
              <w:left w:val="nil"/>
              <w:right w:val="nil"/>
            </w:tcBorders>
            <w:vAlign w:val="center"/>
          </w:tcPr>
          <w:p w14:paraId="182F8B8C" w14:textId="4B3C9961" w:rsidR="00785CED" w:rsidRPr="00BD3055" w:rsidDel="00B459BD" w:rsidRDefault="00785CED">
            <w:pPr>
              <w:widowControl w:val="0"/>
              <w:autoSpaceDE w:val="0"/>
              <w:autoSpaceDN w:val="0"/>
              <w:adjustRightInd w:val="0"/>
              <w:spacing w:before="60" w:after="60"/>
              <w:ind w:left="480" w:hanging="480"/>
              <w:rPr>
                <w:del w:id="8116" w:author="Steff Guzmán" w:date="2023-03-13T18:13:00Z"/>
                <w:rFonts w:cs="Times New Roman"/>
                <w:b/>
                <w:sz w:val="20"/>
                <w:szCs w:val="20"/>
              </w:rPr>
              <w:pPrChange w:id="8117" w:author="Camilo Andrés Díaz Gómez" w:date="2023-03-17T00:48:00Z">
                <w:pPr>
                  <w:widowControl w:val="0"/>
                  <w:autoSpaceDE w:val="0"/>
                  <w:autoSpaceDN w:val="0"/>
                  <w:adjustRightInd w:val="0"/>
                  <w:spacing w:before="60" w:after="60" w:line="276" w:lineRule="auto"/>
                  <w:ind w:left="480" w:hanging="480"/>
                </w:pPr>
              </w:pPrChange>
            </w:pPr>
            <w:del w:id="8118" w:author="Steff Guzmán" w:date="2023-03-13T18:13:00Z">
              <w:r w:rsidRPr="00BD3055" w:rsidDel="00B459BD">
                <w:rPr>
                  <w:rFonts w:cs="Times New Roman"/>
                  <w:noProof/>
                  <w:sz w:val="20"/>
                  <w:szCs w:val="20"/>
                </w:rPr>
                <w:delText xml:space="preserve">Colombia. Ministerio de Hacienda y Crédito Público. Superintendencia Financiera. (2006). </w:delText>
              </w:r>
              <w:r w:rsidRPr="00BD3055" w:rsidDel="00B459BD">
                <w:rPr>
                  <w:rFonts w:cs="Times New Roman"/>
                  <w:i/>
                  <w:iCs/>
                  <w:noProof/>
                  <w:sz w:val="20"/>
                  <w:szCs w:val="20"/>
                </w:rPr>
                <w:delText>Circular Externa 048 de 2006 (diciembre 22)</w:delText>
              </w:r>
              <w:r w:rsidRPr="00BD3055" w:rsidDel="00B459BD">
                <w:rPr>
                  <w:rFonts w:cs="Times New Roman"/>
                  <w:noProof/>
                  <w:sz w:val="20"/>
                  <w:szCs w:val="20"/>
                </w:rPr>
                <w:delText>. Superfinanciera.</w:delText>
              </w:r>
            </w:del>
          </w:p>
        </w:tc>
      </w:tr>
      <w:tr w:rsidR="00785CED" w:rsidRPr="00BD3055" w:rsidDel="00B459BD" w14:paraId="5B731144" w14:textId="1874A6A6" w:rsidTr="00C60B05">
        <w:trPr>
          <w:del w:id="8119" w:author="Steff Guzmán" w:date="2023-03-13T18:13:00Z"/>
        </w:trPr>
        <w:tc>
          <w:tcPr>
            <w:tcW w:w="4253" w:type="dxa"/>
            <w:tcBorders>
              <w:left w:val="nil"/>
              <w:right w:val="nil"/>
            </w:tcBorders>
            <w:vAlign w:val="center"/>
          </w:tcPr>
          <w:p w14:paraId="424B0BD8" w14:textId="65D12209" w:rsidR="00785CED" w:rsidRPr="00BD3055" w:rsidDel="00B459BD" w:rsidRDefault="00785CED">
            <w:pPr>
              <w:spacing w:before="60" w:after="60"/>
              <w:jc w:val="left"/>
              <w:rPr>
                <w:del w:id="8120" w:author="Steff Guzmán" w:date="2023-03-13T18:13:00Z"/>
                <w:rFonts w:cs="Times New Roman"/>
                <w:b/>
                <w:sz w:val="20"/>
                <w:szCs w:val="20"/>
              </w:rPr>
              <w:pPrChange w:id="8121" w:author="Camilo Andrés Díaz Gómez" w:date="2023-03-17T00:48:00Z">
                <w:pPr>
                  <w:spacing w:before="60" w:after="60" w:line="276" w:lineRule="auto"/>
                  <w:jc w:val="left"/>
                </w:pPr>
              </w:pPrChange>
            </w:pPr>
            <w:del w:id="8122" w:author="Steff Guzmán" w:date="2023-03-13T18:13:00Z">
              <w:r w:rsidRPr="00BD3055" w:rsidDel="00B459BD">
                <w:rPr>
                  <w:rFonts w:cs="Times New Roman"/>
                  <w:sz w:val="20"/>
                  <w:szCs w:val="20"/>
                </w:rPr>
                <w:delText>(Colombia. Ministerio de Minas y Energía, 2010)</w:delText>
              </w:r>
            </w:del>
          </w:p>
        </w:tc>
        <w:tc>
          <w:tcPr>
            <w:tcW w:w="8647" w:type="dxa"/>
            <w:tcBorders>
              <w:left w:val="nil"/>
              <w:right w:val="nil"/>
            </w:tcBorders>
            <w:vAlign w:val="center"/>
          </w:tcPr>
          <w:p w14:paraId="541241CC" w14:textId="7AA7F526" w:rsidR="00785CED" w:rsidRPr="00BD3055" w:rsidDel="00B459BD" w:rsidRDefault="00785CED">
            <w:pPr>
              <w:widowControl w:val="0"/>
              <w:autoSpaceDE w:val="0"/>
              <w:autoSpaceDN w:val="0"/>
              <w:adjustRightInd w:val="0"/>
              <w:spacing w:before="60" w:after="60"/>
              <w:ind w:left="480" w:hanging="480"/>
              <w:rPr>
                <w:del w:id="8123" w:author="Steff Guzmán" w:date="2023-03-13T18:13:00Z"/>
                <w:rFonts w:cs="Times New Roman"/>
                <w:b/>
                <w:sz w:val="20"/>
                <w:szCs w:val="20"/>
              </w:rPr>
              <w:pPrChange w:id="8124" w:author="Camilo Andrés Díaz Gómez" w:date="2023-03-17T00:48:00Z">
                <w:pPr>
                  <w:widowControl w:val="0"/>
                  <w:autoSpaceDE w:val="0"/>
                  <w:autoSpaceDN w:val="0"/>
                  <w:adjustRightInd w:val="0"/>
                  <w:spacing w:before="60" w:after="60" w:line="276" w:lineRule="auto"/>
                  <w:ind w:left="480" w:hanging="480"/>
                </w:pPr>
              </w:pPrChange>
            </w:pPr>
            <w:del w:id="8125" w:author="Steff Guzmán" w:date="2023-03-13T18:13:00Z">
              <w:r w:rsidRPr="00BD3055" w:rsidDel="00B459BD">
                <w:rPr>
                  <w:rFonts w:cs="Times New Roman"/>
                  <w:noProof/>
                  <w:sz w:val="20"/>
                  <w:szCs w:val="20"/>
                </w:rPr>
                <w:delText xml:space="preserve">Colombia. Ministerio de Minas y Energía. (2010). </w:delText>
              </w:r>
              <w:r w:rsidRPr="00BD3055" w:rsidDel="00B459BD">
                <w:rPr>
                  <w:rFonts w:cs="Times New Roman"/>
                  <w:i/>
                  <w:iCs/>
                  <w:noProof/>
                  <w:sz w:val="20"/>
                  <w:szCs w:val="20"/>
                </w:rPr>
                <w:delText>Reglamento técnico de iluminación y alumbrado público</w:delText>
              </w:r>
              <w:r w:rsidRPr="00BD3055" w:rsidDel="00B459BD">
                <w:rPr>
                  <w:rFonts w:cs="Times New Roman"/>
                  <w:noProof/>
                  <w:sz w:val="20"/>
                  <w:szCs w:val="20"/>
                </w:rPr>
                <w:delText>. Ministerio de Minas y Energía.</w:delText>
              </w:r>
            </w:del>
          </w:p>
        </w:tc>
      </w:tr>
      <w:tr w:rsidR="00785CED" w:rsidRPr="00BD3055" w:rsidDel="00B459BD" w14:paraId="30CA06DB" w14:textId="226A45E4" w:rsidTr="00C60B05">
        <w:trPr>
          <w:del w:id="8126" w:author="Steff Guzmán" w:date="2023-03-13T18:13:00Z"/>
        </w:trPr>
        <w:tc>
          <w:tcPr>
            <w:tcW w:w="4253" w:type="dxa"/>
            <w:tcBorders>
              <w:left w:val="nil"/>
              <w:right w:val="nil"/>
            </w:tcBorders>
            <w:vAlign w:val="center"/>
          </w:tcPr>
          <w:p w14:paraId="686A3598" w14:textId="36BF133A" w:rsidR="00785CED" w:rsidRPr="00BD3055" w:rsidDel="00B459BD" w:rsidRDefault="00785CED">
            <w:pPr>
              <w:spacing w:before="60" w:after="60"/>
              <w:jc w:val="left"/>
              <w:rPr>
                <w:del w:id="8127" w:author="Steff Guzmán" w:date="2023-03-13T18:13:00Z"/>
                <w:rFonts w:cs="Times New Roman"/>
                <w:b/>
                <w:sz w:val="20"/>
                <w:szCs w:val="20"/>
              </w:rPr>
              <w:pPrChange w:id="8128" w:author="Camilo Andrés Díaz Gómez" w:date="2023-03-17T00:48:00Z">
                <w:pPr>
                  <w:spacing w:before="60" w:after="60" w:line="276" w:lineRule="auto"/>
                  <w:jc w:val="left"/>
                </w:pPr>
              </w:pPrChange>
            </w:pPr>
            <w:del w:id="8129" w:author="Steff Guzmán" w:date="2023-03-13T18:13:00Z">
              <w:r w:rsidRPr="00BD3055" w:rsidDel="00B459BD">
                <w:rPr>
                  <w:rFonts w:cs="Times New Roman"/>
                  <w:sz w:val="20"/>
                  <w:szCs w:val="20"/>
                </w:rPr>
                <w:delText>(España. Ministerio de Trabajo y Asuntos Sociales. Instituto Nacional de Seguridad e Higiene en el Trabajo, 1996)</w:delText>
              </w:r>
            </w:del>
          </w:p>
        </w:tc>
        <w:tc>
          <w:tcPr>
            <w:tcW w:w="8647" w:type="dxa"/>
            <w:tcBorders>
              <w:left w:val="nil"/>
              <w:right w:val="nil"/>
            </w:tcBorders>
            <w:vAlign w:val="center"/>
          </w:tcPr>
          <w:p w14:paraId="4D96E488" w14:textId="46CF8691" w:rsidR="00785CED" w:rsidRPr="00BD3055" w:rsidDel="00B459BD" w:rsidRDefault="00785CED">
            <w:pPr>
              <w:spacing w:before="60" w:after="60"/>
              <w:ind w:left="482" w:hanging="482"/>
              <w:rPr>
                <w:del w:id="8130" w:author="Steff Guzmán" w:date="2023-03-13T18:13:00Z"/>
                <w:rFonts w:cs="Times New Roman"/>
                <w:b/>
                <w:sz w:val="20"/>
                <w:szCs w:val="20"/>
              </w:rPr>
              <w:pPrChange w:id="8131" w:author="Camilo Andrés Díaz Gómez" w:date="2023-03-17T00:48:00Z">
                <w:pPr>
                  <w:spacing w:before="60" w:after="60" w:line="276" w:lineRule="auto"/>
                  <w:ind w:left="482" w:hanging="482"/>
                </w:pPr>
              </w:pPrChange>
            </w:pPr>
            <w:del w:id="8132" w:author="Steff Guzmán" w:date="2023-03-13T18:13:00Z">
              <w:r w:rsidRPr="00BD3055" w:rsidDel="00B459BD">
                <w:rPr>
                  <w:rFonts w:cs="Times New Roman"/>
                  <w:noProof/>
                  <w:sz w:val="20"/>
                  <w:szCs w:val="20"/>
                </w:rPr>
                <w:delText xml:space="preserve">España. Ministerio de Trabajo y Asuntos Sociales. Instituto Nacional de Seguridad e Higiene en el Trabajo. (1996). </w:delText>
              </w:r>
              <w:r w:rsidRPr="00BD3055" w:rsidDel="00B459BD">
                <w:rPr>
                  <w:rFonts w:cs="Times New Roman"/>
                  <w:i/>
                  <w:iCs/>
                  <w:noProof/>
                  <w:sz w:val="20"/>
                  <w:szCs w:val="20"/>
                </w:rPr>
                <w:delText>Evaluación de riesgos laborales</w:delText>
              </w:r>
              <w:r w:rsidRPr="00BD3055" w:rsidDel="00B459BD">
                <w:rPr>
                  <w:rFonts w:cs="Times New Roman"/>
                  <w:noProof/>
                  <w:sz w:val="20"/>
                  <w:szCs w:val="20"/>
                </w:rPr>
                <w:delText>. INSHT.</w:delText>
              </w:r>
            </w:del>
          </w:p>
        </w:tc>
      </w:tr>
      <w:tr w:rsidR="00785CED" w:rsidRPr="00BD3055" w:rsidDel="00B459BD" w14:paraId="3992A91F" w14:textId="1F365E58" w:rsidTr="00C60B05">
        <w:trPr>
          <w:del w:id="8133" w:author="Steff Guzmán" w:date="2023-03-13T18:13:00Z"/>
        </w:trPr>
        <w:tc>
          <w:tcPr>
            <w:tcW w:w="4253" w:type="dxa"/>
            <w:tcBorders>
              <w:left w:val="nil"/>
              <w:right w:val="nil"/>
            </w:tcBorders>
            <w:vAlign w:val="center"/>
          </w:tcPr>
          <w:p w14:paraId="5175C40B" w14:textId="653AD798" w:rsidR="00785CED" w:rsidRPr="00BD3055" w:rsidDel="00B459BD" w:rsidRDefault="00785CED">
            <w:pPr>
              <w:spacing w:before="60" w:after="60"/>
              <w:jc w:val="left"/>
              <w:rPr>
                <w:del w:id="8134" w:author="Steff Guzmán" w:date="2023-03-13T18:13:00Z"/>
                <w:rFonts w:cs="Times New Roman"/>
                <w:b/>
                <w:sz w:val="20"/>
                <w:szCs w:val="20"/>
              </w:rPr>
              <w:pPrChange w:id="8135" w:author="Camilo Andrés Díaz Gómez" w:date="2023-03-17T00:48:00Z">
                <w:pPr>
                  <w:spacing w:before="60" w:after="60" w:line="276" w:lineRule="auto"/>
                  <w:jc w:val="left"/>
                </w:pPr>
              </w:pPrChange>
            </w:pPr>
            <w:del w:id="8136" w:author="Steff Guzmán" w:date="2023-03-13T18:13:00Z">
              <w:r w:rsidRPr="00BD3055" w:rsidDel="00B459BD">
                <w:rPr>
                  <w:rFonts w:cs="Times New Roman"/>
                  <w:sz w:val="20"/>
                  <w:szCs w:val="20"/>
                </w:rPr>
                <w:delText>(Colombia. Ministerio de Ambiente, Vivienda y Desarrollo Territorial, 2007)</w:delText>
              </w:r>
            </w:del>
          </w:p>
        </w:tc>
        <w:tc>
          <w:tcPr>
            <w:tcW w:w="8647" w:type="dxa"/>
            <w:tcBorders>
              <w:left w:val="nil"/>
              <w:right w:val="nil"/>
            </w:tcBorders>
            <w:vAlign w:val="center"/>
          </w:tcPr>
          <w:p w14:paraId="2DEEB496" w14:textId="0EEFC3C7" w:rsidR="00785CED" w:rsidRPr="00BD3055" w:rsidDel="00B459BD" w:rsidRDefault="00785CED">
            <w:pPr>
              <w:widowControl w:val="0"/>
              <w:autoSpaceDE w:val="0"/>
              <w:autoSpaceDN w:val="0"/>
              <w:adjustRightInd w:val="0"/>
              <w:spacing w:before="60" w:after="60"/>
              <w:ind w:left="480" w:hanging="480"/>
              <w:rPr>
                <w:del w:id="8137" w:author="Steff Guzmán" w:date="2023-03-13T18:13:00Z"/>
                <w:rFonts w:cs="Times New Roman"/>
                <w:b/>
                <w:sz w:val="20"/>
                <w:szCs w:val="20"/>
              </w:rPr>
              <w:pPrChange w:id="8138" w:author="Camilo Andrés Díaz Gómez" w:date="2023-03-17T00:48:00Z">
                <w:pPr>
                  <w:widowControl w:val="0"/>
                  <w:autoSpaceDE w:val="0"/>
                  <w:autoSpaceDN w:val="0"/>
                  <w:adjustRightInd w:val="0"/>
                  <w:spacing w:before="60" w:after="60" w:line="276" w:lineRule="auto"/>
                  <w:ind w:left="480" w:hanging="480"/>
                </w:pPr>
              </w:pPrChange>
            </w:pPr>
            <w:del w:id="8139" w:author="Steff Guzmán" w:date="2023-03-13T18:13:00Z">
              <w:r w:rsidRPr="00BD3055" w:rsidDel="00B459BD">
                <w:rPr>
                  <w:rFonts w:cs="Times New Roman"/>
                  <w:noProof/>
                  <w:sz w:val="20"/>
                  <w:szCs w:val="20"/>
                </w:rPr>
                <w:delText xml:space="preserve">Colombia. Ministerio de Ambiente, Vivienda y Desarrollo Territorial. (2007). </w:delText>
              </w:r>
              <w:r w:rsidRPr="00BD3055" w:rsidDel="00B459BD">
                <w:rPr>
                  <w:rFonts w:cs="Times New Roman"/>
                  <w:i/>
                  <w:iCs/>
                  <w:noProof/>
                  <w:sz w:val="20"/>
                  <w:szCs w:val="20"/>
                </w:rPr>
                <w:delTex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delText>
              </w:r>
              <w:r w:rsidRPr="00BD3055" w:rsidDel="00B459BD">
                <w:rPr>
                  <w:rFonts w:cs="Times New Roman"/>
                  <w:noProof/>
                  <w:sz w:val="20"/>
                  <w:szCs w:val="20"/>
                </w:rPr>
                <w:delText xml:space="preserve"> Diario Oficial.</w:delText>
              </w:r>
            </w:del>
          </w:p>
        </w:tc>
      </w:tr>
      <w:tr w:rsidR="00785CED" w:rsidRPr="00BD3055" w:rsidDel="00B459BD" w14:paraId="6298A419" w14:textId="76E397F6" w:rsidTr="00C60B05">
        <w:trPr>
          <w:del w:id="8140" w:author="Steff Guzmán" w:date="2023-03-13T18:13:00Z"/>
        </w:trPr>
        <w:tc>
          <w:tcPr>
            <w:tcW w:w="4253" w:type="dxa"/>
            <w:tcBorders>
              <w:left w:val="nil"/>
              <w:right w:val="nil"/>
            </w:tcBorders>
            <w:vAlign w:val="center"/>
          </w:tcPr>
          <w:p w14:paraId="4A6EE0CE" w14:textId="15C28442" w:rsidR="00785CED" w:rsidRPr="00BD3055" w:rsidDel="00B459BD" w:rsidRDefault="00785CED">
            <w:pPr>
              <w:spacing w:before="60" w:after="60"/>
              <w:jc w:val="left"/>
              <w:rPr>
                <w:del w:id="8141" w:author="Steff Guzmán" w:date="2023-03-13T18:13:00Z"/>
                <w:rFonts w:cs="Times New Roman"/>
                <w:b/>
                <w:sz w:val="20"/>
                <w:szCs w:val="20"/>
              </w:rPr>
              <w:pPrChange w:id="8142" w:author="Camilo Andrés Díaz Gómez" w:date="2023-03-17T00:48:00Z">
                <w:pPr>
                  <w:spacing w:before="60" w:after="60" w:line="276" w:lineRule="auto"/>
                  <w:jc w:val="left"/>
                </w:pPr>
              </w:pPrChange>
            </w:pPr>
            <w:del w:id="8143" w:author="Steff Guzmán" w:date="2023-03-13T18:13:00Z">
              <w:r w:rsidRPr="00BD3055" w:rsidDel="00B459BD">
                <w:rPr>
                  <w:rFonts w:cs="Times New Roman"/>
                  <w:sz w:val="20"/>
                  <w:szCs w:val="20"/>
                </w:rPr>
                <w:delText>(Colombia. Ministerio de Comunicaciones, 2001)</w:delText>
              </w:r>
            </w:del>
          </w:p>
        </w:tc>
        <w:tc>
          <w:tcPr>
            <w:tcW w:w="8647" w:type="dxa"/>
            <w:tcBorders>
              <w:left w:val="nil"/>
              <w:right w:val="nil"/>
            </w:tcBorders>
            <w:vAlign w:val="center"/>
          </w:tcPr>
          <w:p w14:paraId="1AB310CF" w14:textId="47D2A3D2" w:rsidR="00785CED" w:rsidRPr="00BD3055" w:rsidDel="00B459BD" w:rsidRDefault="00785CED">
            <w:pPr>
              <w:widowControl w:val="0"/>
              <w:autoSpaceDE w:val="0"/>
              <w:autoSpaceDN w:val="0"/>
              <w:adjustRightInd w:val="0"/>
              <w:spacing w:before="60" w:after="60"/>
              <w:ind w:left="480" w:hanging="480"/>
              <w:rPr>
                <w:del w:id="8144" w:author="Steff Guzmán" w:date="2023-03-13T18:13:00Z"/>
                <w:rFonts w:cs="Times New Roman"/>
                <w:b/>
                <w:sz w:val="20"/>
                <w:szCs w:val="20"/>
              </w:rPr>
              <w:pPrChange w:id="8145" w:author="Camilo Andrés Díaz Gómez" w:date="2023-03-17T00:48:00Z">
                <w:pPr>
                  <w:widowControl w:val="0"/>
                  <w:autoSpaceDE w:val="0"/>
                  <w:autoSpaceDN w:val="0"/>
                  <w:adjustRightInd w:val="0"/>
                  <w:spacing w:before="60" w:after="60" w:line="276" w:lineRule="auto"/>
                  <w:ind w:left="480" w:hanging="480"/>
                </w:pPr>
              </w:pPrChange>
            </w:pPr>
            <w:del w:id="8146" w:author="Steff Guzmán" w:date="2023-03-13T18:13:00Z">
              <w:r w:rsidRPr="00BD3055" w:rsidDel="00B459BD">
                <w:rPr>
                  <w:rFonts w:cs="Times New Roman"/>
                  <w:noProof/>
                  <w:sz w:val="20"/>
                  <w:szCs w:val="20"/>
                </w:rPr>
                <w:delText xml:space="preserve">Colombia. Ministerio de Comunicaciones. (2001). </w:delText>
              </w:r>
              <w:r w:rsidRPr="00BD3055" w:rsidDel="00B459BD">
                <w:rPr>
                  <w:rFonts w:cs="Times New Roman"/>
                  <w:i/>
                  <w:iCs/>
                  <w:noProof/>
                  <w:sz w:val="20"/>
                  <w:szCs w:val="20"/>
                </w:rPr>
                <w:delText>Resolución 000797 DE 2001 (junio 8): por la cual se atribuyen unas bandas de frecuencias radioeléctricas para su libre utilización dentro del territorio nacional</w:delText>
              </w:r>
              <w:r w:rsidRPr="00BD3055" w:rsidDel="00B459BD">
                <w:rPr>
                  <w:rFonts w:cs="Times New Roman"/>
                  <w:noProof/>
                  <w:sz w:val="20"/>
                  <w:szCs w:val="20"/>
                </w:rPr>
                <w:delText>. Diario Oficial.</w:delText>
              </w:r>
            </w:del>
          </w:p>
        </w:tc>
      </w:tr>
      <w:tr w:rsidR="00785CED" w:rsidRPr="00BD3055" w:rsidDel="00B459BD" w14:paraId="67A0B931" w14:textId="322A9626" w:rsidTr="00C60B05">
        <w:trPr>
          <w:del w:id="8147" w:author="Steff Guzmán" w:date="2023-03-13T18:13:00Z"/>
        </w:trPr>
        <w:tc>
          <w:tcPr>
            <w:tcW w:w="4253" w:type="dxa"/>
            <w:tcBorders>
              <w:left w:val="nil"/>
              <w:right w:val="nil"/>
            </w:tcBorders>
            <w:vAlign w:val="center"/>
          </w:tcPr>
          <w:p w14:paraId="14DC3730" w14:textId="69CD7B22" w:rsidR="00785CED" w:rsidRPr="00BD3055" w:rsidDel="00B459BD" w:rsidRDefault="00785CED">
            <w:pPr>
              <w:spacing w:before="60" w:after="60"/>
              <w:jc w:val="left"/>
              <w:rPr>
                <w:del w:id="8148" w:author="Steff Guzmán" w:date="2023-03-13T18:13:00Z"/>
                <w:rFonts w:cs="Times New Roman"/>
                <w:sz w:val="20"/>
                <w:szCs w:val="20"/>
              </w:rPr>
              <w:pPrChange w:id="8149" w:author="Camilo Andrés Díaz Gómez" w:date="2023-03-17T00:48:00Z">
                <w:pPr>
                  <w:spacing w:before="60" w:after="60" w:line="276" w:lineRule="auto"/>
                  <w:jc w:val="left"/>
                </w:pPr>
              </w:pPrChange>
            </w:pPr>
            <w:del w:id="8150" w:author="Steff Guzmán" w:date="2023-03-13T18:13:00Z">
              <w:r w:rsidRPr="00BD3055" w:rsidDel="00B459BD">
                <w:rPr>
                  <w:rFonts w:cs="Times New Roman"/>
                  <w:sz w:val="20"/>
                  <w:szCs w:val="20"/>
                </w:rPr>
                <w:delText>(Colombia. Ministerio de Educación Nacional, 2006)</w:delText>
              </w:r>
            </w:del>
          </w:p>
        </w:tc>
        <w:tc>
          <w:tcPr>
            <w:tcW w:w="8647" w:type="dxa"/>
            <w:tcBorders>
              <w:left w:val="nil"/>
              <w:right w:val="nil"/>
            </w:tcBorders>
            <w:vAlign w:val="center"/>
          </w:tcPr>
          <w:p w14:paraId="5F3DF9B0" w14:textId="398B5AE3" w:rsidR="00785CED" w:rsidRPr="00BD3055" w:rsidDel="00B459BD" w:rsidRDefault="00785CED">
            <w:pPr>
              <w:widowControl w:val="0"/>
              <w:autoSpaceDE w:val="0"/>
              <w:autoSpaceDN w:val="0"/>
              <w:adjustRightInd w:val="0"/>
              <w:spacing w:before="60" w:after="60"/>
              <w:ind w:left="480" w:hanging="480"/>
              <w:rPr>
                <w:del w:id="8151" w:author="Steff Guzmán" w:date="2023-03-13T18:13:00Z"/>
                <w:rFonts w:cs="Times New Roman"/>
                <w:b/>
                <w:sz w:val="20"/>
                <w:szCs w:val="20"/>
              </w:rPr>
              <w:pPrChange w:id="8152" w:author="Camilo Andrés Díaz Gómez" w:date="2023-03-17T00:48:00Z">
                <w:pPr>
                  <w:widowControl w:val="0"/>
                  <w:autoSpaceDE w:val="0"/>
                  <w:autoSpaceDN w:val="0"/>
                  <w:adjustRightInd w:val="0"/>
                  <w:spacing w:before="60" w:after="60" w:line="276" w:lineRule="auto"/>
                  <w:ind w:left="480" w:hanging="480"/>
                </w:pPr>
              </w:pPrChange>
            </w:pPr>
            <w:del w:id="8153" w:author="Steff Guzmán" w:date="2023-03-13T18:13:00Z">
              <w:r w:rsidRPr="00BD3055" w:rsidDel="00B459BD">
                <w:rPr>
                  <w:rFonts w:cs="Times New Roman"/>
                  <w:noProof/>
                  <w:sz w:val="20"/>
                  <w:szCs w:val="20"/>
                </w:rPr>
                <w:delText xml:space="preserve">Colombia. Ministerio de Educación Nacional. (2006). </w:delText>
              </w:r>
              <w:r w:rsidRPr="00BD3055" w:rsidDel="00B459BD">
                <w:rPr>
                  <w:rFonts w:cs="Times New Roman"/>
                  <w:i/>
                  <w:iCs/>
                  <w:noProof/>
                  <w:sz w:val="20"/>
                  <w:szCs w:val="20"/>
                </w:rPr>
                <w:delText>Plan Decenal de Educación 2006-2016: Pacto Social por la Educación</w:delText>
              </w:r>
              <w:r w:rsidRPr="00BD3055" w:rsidDel="00B459BD">
                <w:rPr>
                  <w:rFonts w:cs="Times New Roman"/>
                  <w:noProof/>
                  <w:sz w:val="20"/>
                  <w:szCs w:val="20"/>
                </w:rPr>
                <w:delText>. Ministerio de Educación Nacional.</w:delText>
              </w:r>
            </w:del>
          </w:p>
        </w:tc>
      </w:tr>
      <w:tr w:rsidR="00785CED" w:rsidRPr="00BD3055" w:rsidDel="00B459BD" w14:paraId="1150A9AD" w14:textId="24556637" w:rsidTr="00C60B05">
        <w:trPr>
          <w:del w:id="8154" w:author="Steff Guzmán" w:date="2023-03-13T18:13:00Z"/>
        </w:trPr>
        <w:tc>
          <w:tcPr>
            <w:tcW w:w="4253" w:type="dxa"/>
            <w:tcBorders>
              <w:left w:val="nil"/>
              <w:right w:val="nil"/>
            </w:tcBorders>
            <w:vAlign w:val="center"/>
          </w:tcPr>
          <w:p w14:paraId="1BED67FE" w14:textId="6F6FB396" w:rsidR="00785CED" w:rsidRPr="00BD3055" w:rsidDel="00B459BD" w:rsidRDefault="00785CED">
            <w:pPr>
              <w:spacing w:before="60" w:after="60"/>
              <w:jc w:val="left"/>
              <w:rPr>
                <w:del w:id="8155" w:author="Steff Guzmán" w:date="2023-03-13T18:13:00Z"/>
                <w:rFonts w:cs="Times New Roman"/>
                <w:sz w:val="20"/>
                <w:szCs w:val="20"/>
              </w:rPr>
              <w:pPrChange w:id="8156" w:author="Camilo Andrés Díaz Gómez" w:date="2023-03-17T00:48:00Z">
                <w:pPr>
                  <w:spacing w:before="60" w:after="60" w:line="276" w:lineRule="auto"/>
                  <w:jc w:val="left"/>
                </w:pPr>
              </w:pPrChange>
            </w:pPr>
            <w:del w:id="8157" w:author="Steff Guzmán" w:date="2023-03-13T18:13:00Z">
              <w:r w:rsidRPr="00BD3055" w:rsidDel="00B459BD">
                <w:rPr>
                  <w:rFonts w:cs="Times New Roman"/>
                  <w:sz w:val="20"/>
                  <w:szCs w:val="20"/>
                </w:rPr>
                <w:delText>(Colombia. Congreso de la República, 2010)</w:delText>
              </w:r>
            </w:del>
          </w:p>
        </w:tc>
        <w:tc>
          <w:tcPr>
            <w:tcW w:w="8647" w:type="dxa"/>
            <w:tcBorders>
              <w:left w:val="nil"/>
              <w:right w:val="nil"/>
            </w:tcBorders>
            <w:vAlign w:val="center"/>
          </w:tcPr>
          <w:p w14:paraId="7DBB30EB" w14:textId="249FDFB2" w:rsidR="00785CED" w:rsidRPr="00BD3055" w:rsidDel="00B459BD" w:rsidRDefault="00785CED">
            <w:pPr>
              <w:widowControl w:val="0"/>
              <w:autoSpaceDE w:val="0"/>
              <w:autoSpaceDN w:val="0"/>
              <w:adjustRightInd w:val="0"/>
              <w:spacing w:before="60" w:after="60"/>
              <w:ind w:left="480" w:hanging="480"/>
              <w:rPr>
                <w:del w:id="8158" w:author="Steff Guzmán" w:date="2023-03-13T18:13:00Z"/>
                <w:rFonts w:cs="Times New Roman"/>
                <w:b/>
                <w:sz w:val="20"/>
                <w:szCs w:val="20"/>
              </w:rPr>
              <w:pPrChange w:id="8159" w:author="Camilo Andrés Díaz Gómez" w:date="2023-03-17T00:48:00Z">
                <w:pPr>
                  <w:widowControl w:val="0"/>
                  <w:autoSpaceDE w:val="0"/>
                  <w:autoSpaceDN w:val="0"/>
                  <w:adjustRightInd w:val="0"/>
                  <w:spacing w:before="60" w:after="60" w:line="276" w:lineRule="auto"/>
                  <w:ind w:left="480" w:hanging="480"/>
                </w:pPr>
              </w:pPrChange>
            </w:pPr>
            <w:del w:id="8160" w:author="Steff Guzmán" w:date="2023-03-13T18:13:00Z">
              <w:r w:rsidRPr="00BD3055" w:rsidDel="00B459BD">
                <w:rPr>
                  <w:rFonts w:cs="Times New Roman"/>
                  <w:noProof/>
                  <w:sz w:val="20"/>
                  <w:szCs w:val="20"/>
                </w:rPr>
                <w:delText xml:space="preserve">Colombia. Congreso de la República. (2010). </w:delText>
              </w:r>
              <w:r w:rsidRPr="00BD3055" w:rsidDel="00B459BD">
                <w:rPr>
                  <w:rFonts w:cs="Times New Roman"/>
                  <w:i/>
                  <w:iCs/>
                  <w:noProof/>
                  <w:sz w:val="20"/>
                  <w:szCs w:val="20"/>
                </w:rPr>
                <w:delText>Código penal y de procedimiento penal anotado</w:delText>
              </w:r>
              <w:r w:rsidRPr="00BD3055" w:rsidDel="00B459BD">
                <w:rPr>
                  <w:rFonts w:cs="Times New Roman"/>
                  <w:noProof/>
                  <w:sz w:val="20"/>
                  <w:szCs w:val="20"/>
                </w:rPr>
                <w:delText>. Leyer.</w:delText>
              </w:r>
            </w:del>
          </w:p>
        </w:tc>
      </w:tr>
      <w:tr w:rsidR="00785CED" w:rsidRPr="00BD3055" w:rsidDel="00B459BD" w14:paraId="7C738909" w14:textId="2A9243DE" w:rsidTr="00C60B05">
        <w:trPr>
          <w:del w:id="8161" w:author="Steff Guzmán" w:date="2023-03-13T18:13:00Z"/>
        </w:trPr>
        <w:tc>
          <w:tcPr>
            <w:tcW w:w="4253" w:type="dxa"/>
            <w:tcBorders>
              <w:left w:val="nil"/>
              <w:right w:val="nil"/>
            </w:tcBorders>
            <w:vAlign w:val="center"/>
          </w:tcPr>
          <w:p w14:paraId="5E8A0087" w14:textId="3FA665F4" w:rsidR="00785CED" w:rsidRPr="00BD3055" w:rsidDel="00B459BD" w:rsidRDefault="00785CED">
            <w:pPr>
              <w:spacing w:before="60" w:after="60"/>
              <w:jc w:val="left"/>
              <w:rPr>
                <w:del w:id="8162" w:author="Steff Guzmán" w:date="2023-03-13T18:13:00Z"/>
                <w:rFonts w:cs="Times New Roman"/>
                <w:sz w:val="20"/>
                <w:szCs w:val="20"/>
              </w:rPr>
              <w:pPrChange w:id="8163" w:author="Camilo Andrés Díaz Gómez" w:date="2023-03-17T00:48:00Z">
                <w:pPr>
                  <w:spacing w:before="60" w:after="60" w:line="276" w:lineRule="auto"/>
                  <w:jc w:val="left"/>
                </w:pPr>
              </w:pPrChange>
            </w:pPr>
            <w:del w:id="8164" w:author="Steff Guzmán" w:date="2023-03-13T18:13:00Z">
              <w:r w:rsidRPr="00BD3055" w:rsidDel="00B459BD">
                <w:rPr>
                  <w:rFonts w:cs="Times New Roman"/>
                  <w:sz w:val="20"/>
                  <w:szCs w:val="20"/>
                </w:rPr>
                <w:delText>(Colombia. Congreso de la República, 2006)</w:delText>
              </w:r>
            </w:del>
          </w:p>
        </w:tc>
        <w:tc>
          <w:tcPr>
            <w:tcW w:w="8647" w:type="dxa"/>
            <w:tcBorders>
              <w:left w:val="nil"/>
              <w:right w:val="nil"/>
            </w:tcBorders>
            <w:vAlign w:val="center"/>
          </w:tcPr>
          <w:p w14:paraId="6F431B19" w14:textId="56AC49A6" w:rsidR="00785CED" w:rsidRPr="00BD3055" w:rsidDel="00B459BD" w:rsidRDefault="00785CED">
            <w:pPr>
              <w:widowControl w:val="0"/>
              <w:autoSpaceDE w:val="0"/>
              <w:autoSpaceDN w:val="0"/>
              <w:adjustRightInd w:val="0"/>
              <w:spacing w:before="60" w:after="60"/>
              <w:ind w:left="480" w:hanging="480"/>
              <w:rPr>
                <w:del w:id="8165" w:author="Steff Guzmán" w:date="2023-03-13T18:13:00Z"/>
                <w:rFonts w:cs="Times New Roman"/>
                <w:b/>
                <w:sz w:val="20"/>
                <w:szCs w:val="20"/>
              </w:rPr>
              <w:pPrChange w:id="8166" w:author="Camilo Andrés Díaz Gómez" w:date="2023-03-17T00:48:00Z">
                <w:pPr>
                  <w:widowControl w:val="0"/>
                  <w:autoSpaceDE w:val="0"/>
                  <w:autoSpaceDN w:val="0"/>
                  <w:adjustRightInd w:val="0"/>
                  <w:spacing w:before="60" w:after="60" w:line="276" w:lineRule="auto"/>
                  <w:ind w:left="480" w:hanging="480"/>
                </w:pPr>
              </w:pPrChange>
            </w:pPr>
            <w:del w:id="8167" w:author="Steff Guzmán" w:date="2023-03-13T18:13:00Z">
              <w:r w:rsidRPr="00BD3055" w:rsidDel="00B459BD">
                <w:rPr>
                  <w:rFonts w:cs="Times New Roman"/>
                  <w:noProof/>
                  <w:sz w:val="20"/>
                  <w:szCs w:val="20"/>
                </w:rPr>
                <w:delText xml:space="preserve">Colombia. Congreso de la República. (2006). </w:delText>
              </w:r>
              <w:r w:rsidRPr="00BD3055" w:rsidDel="00B459BD">
                <w:rPr>
                  <w:rFonts w:cs="Times New Roman"/>
                  <w:i/>
                  <w:iCs/>
                  <w:noProof/>
                  <w:sz w:val="20"/>
                  <w:szCs w:val="20"/>
                </w:rPr>
                <w:delText>Ley 1098 de 2006 (noviembre 8): por la cual se expide el Código de la Infancia y la Adolescencia en Colombia</w:delText>
              </w:r>
              <w:r w:rsidRPr="00BD3055" w:rsidDel="00B459BD">
                <w:rPr>
                  <w:rFonts w:cs="Times New Roman"/>
                  <w:noProof/>
                  <w:sz w:val="20"/>
                  <w:szCs w:val="20"/>
                </w:rPr>
                <w:delText>. Diario Oficial.</w:delText>
              </w:r>
            </w:del>
          </w:p>
        </w:tc>
      </w:tr>
      <w:tr w:rsidR="00785CED" w:rsidRPr="00BD3055" w:rsidDel="00B459BD" w14:paraId="452E66AB" w14:textId="07053FF6" w:rsidTr="00C60B05">
        <w:trPr>
          <w:del w:id="8168" w:author="Steff Guzmán" w:date="2023-03-13T18:13:00Z"/>
        </w:trPr>
        <w:tc>
          <w:tcPr>
            <w:tcW w:w="4253" w:type="dxa"/>
            <w:tcBorders>
              <w:left w:val="nil"/>
              <w:right w:val="nil"/>
            </w:tcBorders>
            <w:vAlign w:val="center"/>
          </w:tcPr>
          <w:p w14:paraId="775D2151" w14:textId="03A41C1A" w:rsidR="00785CED" w:rsidRPr="00BD3055" w:rsidDel="00B459BD" w:rsidRDefault="00785CED">
            <w:pPr>
              <w:spacing w:before="60" w:after="60"/>
              <w:jc w:val="left"/>
              <w:rPr>
                <w:del w:id="8169" w:author="Steff Guzmán" w:date="2023-03-13T18:13:00Z"/>
                <w:rFonts w:cs="Times New Roman"/>
                <w:sz w:val="20"/>
                <w:szCs w:val="20"/>
              </w:rPr>
              <w:pPrChange w:id="8170" w:author="Camilo Andrés Díaz Gómez" w:date="2023-03-17T00:48:00Z">
                <w:pPr>
                  <w:spacing w:before="60" w:after="60" w:line="276" w:lineRule="auto"/>
                  <w:jc w:val="left"/>
                </w:pPr>
              </w:pPrChange>
            </w:pPr>
            <w:del w:id="8171" w:author="Steff Guzmán" w:date="2023-03-13T18:13:00Z">
              <w:r w:rsidRPr="00BD3055" w:rsidDel="00B459BD">
                <w:rPr>
                  <w:rFonts w:cs="Times New Roman"/>
                  <w:sz w:val="20"/>
                  <w:szCs w:val="20"/>
                </w:rPr>
                <w:delText>(Colombia. Contraloría General de la Nación, 2003)</w:delText>
              </w:r>
            </w:del>
          </w:p>
        </w:tc>
        <w:tc>
          <w:tcPr>
            <w:tcW w:w="8647" w:type="dxa"/>
            <w:tcBorders>
              <w:left w:val="nil"/>
              <w:right w:val="nil"/>
            </w:tcBorders>
            <w:vAlign w:val="center"/>
          </w:tcPr>
          <w:p w14:paraId="4AD414CA" w14:textId="71C75498" w:rsidR="00785CED" w:rsidRPr="00BD3055" w:rsidDel="00B459BD" w:rsidRDefault="00785CED">
            <w:pPr>
              <w:widowControl w:val="0"/>
              <w:autoSpaceDE w:val="0"/>
              <w:autoSpaceDN w:val="0"/>
              <w:adjustRightInd w:val="0"/>
              <w:spacing w:before="60" w:after="60"/>
              <w:ind w:left="480" w:hanging="480"/>
              <w:rPr>
                <w:del w:id="8172" w:author="Steff Guzmán" w:date="2023-03-13T18:13:00Z"/>
                <w:rFonts w:cs="Times New Roman"/>
                <w:b/>
                <w:sz w:val="20"/>
                <w:szCs w:val="20"/>
              </w:rPr>
              <w:pPrChange w:id="8173" w:author="Camilo Andrés Díaz Gómez" w:date="2023-03-17T00:48:00Z">
                <w:pPr>
                  <w:widowControl w:val="0"/>
                  <w:autoSpaceDE w:val="0"/>
                  <w:autoSpaceDN w:val="0"/>
                  <w:adjustRightInd w:val="0"/>
                  <w:spacing w:before="60" w:after="60" w:line="276" w:lineRule="auto"/>
                  <w:ind w:left="480" w:hanging="480"/>
                </w:pPr>
              </w:pPrChange>
            </w:pPr>
            <w:del w:id="8174" w:author="Steff Guzmán" w:date="2023-03-13T18:13:00Z">
              <w:r w:rsidRPr="00BD3055" w:rsidDel="00B459BD">
                <w:rPr>
                  <w:rFonts w:cs="Times New Roman"/>
                  <w:noProof/>
                  <w:sz w:val="20"/>
                  <w:szCs w:val="20"/>
                </w:rPr>
                <w:delText xml:space="preserve">Colombia. Contraloría General de la Nación. (2003). </w:delText>
              </w:r>
              <w:r w:rsidRPr="00BD3055" w:rsidDel="00B459BD">
                <w:rPr>
                  <w:rFonts w:cs="Times New Roman"/>
                  <w:i/>
                  <w:iCs/>
                  <w:noProof/>
                  <w:sz w:val="20"/>
                  <w:szCs w:val="20"/>
                </w:rPr>
                <w:delText>La deserción escolar en la educación básica media</w:delText>
              </w:r>
              <w:r w:rsidRPr="00BD3055" w:rsidDel="00B459BD">
                <w:rPr>
                  <w:rFonts w:cs="Times New Roman"/>
                  <w:noProof/>
                  <w:sz w:val="20"/>
                  <w:szCs w:val="20"/>
                </w:rPr>
                <w:delText>. Contraloría General de la Nación.</w:delText>
              </w:r>
            </w:del>
          </w:p>
        </w:tc>
      </w:tr>
      <w:tr w:rsidR="00785CED" w:rsidRPr="00BD3055" w:rsidDel="00B459BD" w14:paraId="794B1D0A" w14:textId="38B28714" w:rsidTr="00C60B05">
        <w:trPr>
          <w:del w:id="8175" w:author="Steff Guzmán" w:date="2023-03-13T18:13:00Z"/>
        </w:trPr>
        <w:tc>
          <w:tcPr>
            <w:tcW w:w="4253" w:type="dxa"/>
            <w:tcBorders>
              <w:left w:val="nil"/>
              <w:right w:val="nil"/>
            </w:tcBorders>
            <w:vAlign w:val="center"/>
          </w:tcPr>
          <w:p w14:paraId="20258D6F" w14:textId="3B2FF724" w:rsidR="00785CED" w:rsidRPr="00BD3055" w:rsidDel="00B459BD" w:rsidRDefault="00785CED">
            <w:pPr>
              <w:spacing w:before="60" w:after="60"/>
              <w:jc w:val="left"/>
              <w:rPr>
                <w:del w:id="8176" w:author="Steff Guzmán" w:date="2023-03-13T18:13:00Z"/>
                <w:rFonts w:cs="Times New Roman"/>
                <w:sz w:val="20"/>
                <w:szCs w:val="20"/>
              </w:rPr>
              <w:pPrChange w:id="8177" w:author="Camilo Andrés Díaz Gómez" w:date="2023-03-17T00:48:00Z">
                <w:pPr>
                  <w:spacing w:before="60" w:after="60" w:line="276" w:lineRule="auto"/>
                  <w:jc w:val="left"/>
                </w:pPr>
              </w:pPrChange>
            </w:pPr>
            <w:del w:id="8178" w:author="Steff Guzmán" w:date="2023-03-13T18:13:00Z">
              <w:r w:rsidRPr="00BD3055" w:rsidDel="00B459BD">
                <w:rPr>
                  <w:rFonts w:cs="Times New Roman"/>
                  <w:sz w:val="20"/>
                  <w:szCs w:val="20"/>
                </w:rPr>
                <w:delText>(Colombia. Unidad Nacional para la Gestión del Riesgo de Desastres, 2012)</w:delText>
              </w:r>
            </w:del>
          </w:p>
        </w:tc>
        <w:tc>
          <w:tcPr>
            <w:tcW w:w="8647" w:type="dxa"/>
            <w:tcBorders>
              <w:left w:val="nil"/>
              <w:right w:val="nil"/>
            </w:tcBorders>
            <w:vAlign w:val="center"/>
          </w:tcPr>
          <w:p w14:paraId="5BAF9099" w14:textId="6FB97460" w:rsidR="00785CED" w:rsidRPr="00BD3055" w:rsidDel="00B459BD" w:rsidRDefault="00785CED">
            <w:pPr>
              <w:widowControl w:val="0"/>
              <w:autoSpaceDE w:val="0"/>
              <w:autoSpaceDN w:val="0"/>
              <w:adjustRightInd w:val="0"/>
              <w:spacing w:before="60" w:after="60"/>
              <w:ind w:left="480" w:hanging="480"/>
              <w:rPr>
                <w:del w:id="8179" w:author="Steff Guzmán" w:date="2023-03-13T18:13:00Z"/>
                <w:rFonts w:cs="Times New Roman"/>
                <w:b/>
                <w:sz w:val="20"/>
                <w:szCs w:val="20"/>
              </w:rPr>
              <w:pPrChange w:id="8180" w:author="Camilo Andrés Díaz Gómez" w:date="2023-03-17T00:48:00Z">
                <w:pPr>
                  <w:widowControl w:val="0"/>
                  <w:autoSpaceDE w:val="0"/>
                  <w:autoSpaceDN w:val="0"/>
                  <w:adjustRightInd w:val="0"/>
                  <w:spacing w:before="60" w:after="60" w:line="276" w:lineRule="auto"/>
                  <w:ind w:left="480" w:hanging="480"/>
                </w:pPr>
              </w:pPrChange>
            </w:pPr>
            <w:del w:id="8181" w:author="Steff Guzmán" w:date="2023-03-13T18:13:00Z">
              <w:r w:rsidRPr="00BD3055" w:rsidDel="00B459BD">
                <w:rPr>
                  <w:rFonts w:cs="Times New Roman"/>
                  <w:noProof/>
                  <w:sz w:val="20"/>
                  <w:szCs w:val="20"/>
                </w:rPr>
                <w:delText xml:space="preserve">Colombia. Unidad Nacional para la Gestión del Riesgo de Desastres. (2012). </w:delText>
              </w:r>
              <w:r w:rsidRPr="00BD3055" w:rsidDel="00B459BD">
                <w:rPr>
                  <w:rFonts w:cs="Times New Roman"/>
                  <w:i/>
                  <w:iCs/>
                  <w:noProof/>
                  <w:sz w:val="20"/>
                  <w:szCs w:val="20"/>
                </w:rPr>
                <w:delText>Guía para la formulación del Plan Municipal de Gestión del Riesgo de Desastres</w:delText>
              </w:r>
              <w:r w:rsidRPr="00BD3055" w:rsidDel="00B459BD">
                <w:rPr>
                  <w:rFonts w:cs="Times New Roman"/>
                  <w:noProof/>
                  <w:sz w:val="20"/>
                  <w:szCs w:val="20"/>
                </w:rPr>
                <w:delText>. Sistema Nacional de Gestión del Riesgo de Desastres.</w:delText>
              </w:r>
            </w:del>
          </w:p>
        </w:tc>
      </w:tr>
      <w:tr w:rsidR="00785CED" w:rsidRPr="00BD3055" w:rsidDel="00B459BD" w14:paraId="34536FCA" w14:textId="0FD8CDFE" w:rsidTr="00C60B05">
        <w:trPr>
          <w:del w:id="8182" w:author="Steff Guzmán" w:date="2023-03-13T18:13:00Z"/>
        </w:trPr>
        <w:tc>
          <w:tcPr>
            <w:tcW w:w="4253" w:type="dxa"/>
            <w:tcBorders>
              <w:left w:val="nil"/>
              <w:right w:val="nil"/>
            </w:tcBorders>
            <w:vAlign w:val="center"/>
          </w:tcPr>
          <w:p w14:paraId="51A5F235" w14:textId="1EF3E8E2" w:rsidR="00785CED" w:rsidRPr="00BD3055" w:rsidDel="00B459BD" w:rsidRDefault="00785CED">
            <w:pPr>
              <w:spacing w:before="60" w:after="60"/>
              <w:jc w:val="left"/>
              <w:rPr>
                <w:del w:id="8183" w:author="Steff Guzmán" w:date="2023-03-13T18:13:00Z"/>
                <w:rFonts w:cs="Times New Roman"/>
                <w:sz w:val="20"/>
                <w:szCs w:val="20"/>
              </w:rPr>
              <w:pPrChange w:id="8184" w:author="Camilo Andrés Díaz Gómez" w:date="2023-03-17T00:48:00Z">
                <w:pPr>
                  <w:spacing w:before="60" w:after="60" w:line="276" w:lineRule="auto"/>
                  <w:jc w:val="left"/>
                </w:pPr>
              </w:pPrChange>
            </w:pPr>
            <w:del w:id="8185" w:author="Steff Guzmán" w:date="2023-03-13T18:13:00Z">
              <w:r w:rsidRPr="00BD3055" w:rsidDel="00B459BD">
                <w:rPr>
                  <w:rFonts w:cs="Times New Roman"/>
                  <w:sz w:val="20"/>
                  <w:szCs w:val="20"/>
                </w:rPr>
                <w:delText>(Colombia. Departamento Administrativo Nacional de Estadística, 2011)</w:delText>
              </w:r>
            </w:del>
          </w:p>
        </w:tc>
        <w:tc>
          <w:tcPr>
            <w:tcW w:w="8647" w:type="dxa"/>
            <w:tcBorders>
              <w:left w:val="nil"/>
              <w:right w:val="nil"/>
            </w:tcBorders>
            <w:vAlign w:val="center"/>
          </w:tcPr>
          <w:p w14:paraId="6649B28B" w14:textId="53F8EE3F" w:rsidR="00785CED" w:rsidRPr="00BD3055" w:rsidDel="00B459BD" w:rsidRDefault="00785CED">
            <w:pPr>
              <w:widowControl w:val="0"/>
              <w:autoSpaceDE w:val="0"/>
              <w:autoSpaceDN w:val="0"/>
              <w:adjustRightInd w:val="0"/>
              <w:spacing w:before="60" w:after="60"/>
              <w:ind w:left="480" w:hanging="480"/>
              <w:rPr>
                <w:del w:id="8186" w:author="Steff Guzmán" w:date="2023-03-13T18:13:00Z"/>
                <w:rFonts w:cs="Times New Roman"/>
                <w:b/>
                <w:sz w:val="20"/>
                <w:szCs w:val="20"/>
              </w:rPr>
              <w:pPrChange w:id="8187" w:author="Camilo Andrés Díaz Gómez" w:date="2023-03-17T00:48:00Z">
                <w:pPr>
                  <w:widowControl w:val="0"/>
                  <w:autoSpaceDE w:val="0"/>
                  <w:autoSpaceDN w:val="0"/>
                  <w:adjustRightInd w:val="0"/>
                  <w:spacing w:before="60" w:after="60" w:line="276" w:lineRule="auto"/>
                  <w:ind w:left="480" w:hanging="480"/>
                </w:pPr>
              </w:pPrChange>
            </w:pPr>
            <w:del w:id="8188" w:author="Steff Guzmán" w:date="2023-03-13T18:13:00Z">
              <w:r w:rsidRPr="00BD3055" w:rsidDel="00B459BD">
                <w:rPr>
                  <w:rFonts w:cs="Times New Roman"/>
                  <w:noProof/>
                  <w:sz w:val="20"/>
                  <w:szCs w:val="20"/>
                </w:rPr>
                <w:delText xml:space="preserve">Colombia. Departamento Administrativo Nacional de Estadística. (2011). </w:delText>
              </w:r>
              <w:r w:rsidRPr="00BD3055" w:rsidDel="00B459BD">
                <w:rPr>
                  <w:rFonts w:cs="Times New Roman"/>
                  <w:i/>
                  <w:iCs/>
                  <w:noProof/>
                  <w:sz w:val="20"/>
                  <w:szCs w:val="20"/>
                </w:rPr>
                <w:delText>Encuesta de convivencia escolar y circunstancias que la afectan - ECECA, para estudiantes de 5</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a 11</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de Bogotá</w:delText>
              </w:r>
              <w:r w:rsidRPr="00BD3055" w:rsidDel="00B459BD">
                <w:rPr>
                  <w:rFonts w:cs="Times New Roman"/>
                  <w:noProof/>
                  <w:sz w:val="20"/>
                  <w:szCs w:val="20"/>
                </w:rPr>
                <w:delText>. DANE.</w:delText>
              </w:r>
            </w:del>
          </w:p>
        </w:tc>
      </w:tr>
      <w:tr w:rsidR="00785CED" w:rsidRPr="00BD3055" w:rsidDel="00B459BD" w14:paraId="580134E5" w14:textId="5C85EC71" w:rsidTr="00C60B05">
        <w:trPr>
          <w:del w:id="8189" w:author="Steff Guzmán" w:date="2023-03-13T18:13:00Z"/>
        </w:trPr>
        <w:tc>
          <w:tcPr>
            <w:tcW w:w="4253" w:type="dxa"/>
            <w:tcBorders>
              <w:left w:val="nil"/>
              <w:right w:val="nil"/>
            </w:tcBorders>
            <w:vAlign w:val="center"/>
          </w:tcPr>
          <w:p w14:paraId="7FF4646E" w14:textId="550BC31F" w:rsidR="00785CED" w:rsidRPr="00BD3055" w:rsidDel="00B459BD" w:rsidRDefault="00785CED">
            <w:pPr>
              <w:spacing w:before="60" w:after="60"/>
              <w:jc w:val="left"/>
              <w:rPr>
                <w:del w:id="8190" w:author="Steff Guzmán" w:date="2023-03-13T18:13:00Z"/>
                <w:rFonts w:cs="Times New Roman"/>
                <w:sz w:val="20"/>
                <w:szCs w:val="20"/>
              </w:rPr>
              <w:pPrChange w:id="8191" w:author="Camilo Andrés Díaz Gómez" w:date="2023-03-17T00:48:00Z">
                <w:pPr>
                  <w:spacing w:before="60" w:after="60" w:line="276" w:lineRule="auto"/>
                  <w:jc w:val="left"/>
                </w:pPr>
              </w:pPrChange>
            </w:pPr>
            <w:del w:id="8192" w:author="Steff Guzmán" w:date="2023-03-13T18:13:00Z">
              <w:r w:rsidRPr="00BD3055" w:rsidDel="00B459BD">
                <w:rPr>
                  <w:rFonts w:cs="Times New Roman"/>
                  <w:sz w:val="20"/>
                  <w:szCs w:val="20"/>
                </w:rPr>
                <w:delText>(Colombia. Departamento Administrativo de Ciencia, Tecnología e Innovación, 2015)</w:delText>
              </w:r>
            </w:del>
          </w:p>
        </w:tc>
        <w:tc>
          <w:tcPr>
            <w:tcW w:w="8647" w:type="dxa"/>
            <w:tcBorders>
              <w:left w:val="nil"/>
              <w:right w:val="nil"/>
            </w:tcBorders>
            <w:vAlign w:val="center"/>
          </w:tcPr>
          <w:p w14:paraId="5DBDDE2C" w14:textId="2D8182DC" w:rsidR="00785CED" w:rsidRPr="00BD3055" w:rsidDel="00B459BD" w:rsidRDefault="00785CED">
            <w:pPr>
              <w:widowControl w:val="0"/>
              <w:autoSpaceDE w:val="0"/>
              <w:autoSpaceDN w:val="0"/>
              <w:adjustRightInd w:val="0"/>
              <w:spacing w:before="60" w:after="60"/>
              <w:ind w:left="480" w:hanging="480"/>
              <w:rPr>
                <w:del w:id="8193" w:author="Steff Guzmán" w:date="2023-03-13T18:13:00Z"/>
                <w:rFonts w:cs="Times New Roman"/>
                <w:noProof/>
                <w:sz w:val="20"/>
                <w:szCs w:val="20"/>
              </w:rPr>
              <w:pPrChange w:id="8194" w:author="Camilo Andrés Díaz Gómez" w:date="2023-03-17T00:48:00Z">
                <w:pPr>
                  <w:widowControl w:val="0"/>
                  <w:autoSpaceDE w:val="0"/>
                  <w:autoSpaceDN w:val="0"/>
                  <w:adjustRightInd w:val="0"/>
                  <w:spacing w:before="60" w:after="60" w:line="276" w:lineRule="auto"/>
                  <w:ind w:left="480" w:hanging="480"/>
                </w:pPr>
              </w:pPrChange>
            </w:pPr>
            <w:del w:id="8195" w:author="Steff Guzmán" w:date="2023-03-13T18:13:00Z">
              <w:r w:rsidRPr="00BD3055" w:rsidDel="00B459BD">
                <w:rPr>
                  <w:rFonts w:cs="Times New Roman"/>
                  <w:noProof/>
                  <w:sz w:val="20"/>
                  <w:szCs w:val="20"/>
                </w:rPr>
                <w:delText xml:space="preserve">Colombia. Departamento Administrativo de Ciencia Tecnología e Innovación. (2015). </w:delText>
              </w:r>
              <w:r w:rsidRPr="00BD3055" w:rsidDel="00B459BD">
                <w:rPr>
                  <w:rFonts w:cs="Times New Roman"/>
                  <w:i/>
                  <w:iCs/>
                  <w:noProof/>
                  <w:sz w:val="20"/>
                  <w:szCs w:val="20"/>
                </w:rPr>
                <w:delText>Resultados finales de la Convocatoria Nacional para el Reconocimiento y Medición de Grupos de Investigación, Desarrollo Tecnológico o de Innovación y para el Reconocimiento de Investigadores del SNCTeI</w:delText>
              </w:r>
              <w:r w:rsidRPr="00BD3055" w:rsidDel="00B459BD">
                <w:rPr>
                  <w:rFonts w:cs="Times New Roman"/>
                  <w:noProof/>
                  <w:sz w:val="20"/>
                  <w:szCs w:val="20"/>
                </w:rPr>
                <w:delText>. Colciencias.</w:delText>
              </w:r>
            </w:del>
          </w:p>
        </w:tc>
      </w:tr>
      <w:tr w:rsidR="00785CED" w:rsidRPr="00BD3055" w:rsidDel="00B459BD" w14:paraId="6F621964" w14:textId="31A2294F" w:rsidTr="00C60B05">
        <w:trPr>
          <w:del w:id="8196" w:author="Steff Guzmán" w:date="2023-03-13T18:13:00Z"/>
        </w:trPr>
        <w:tc>
          <w:tcPr>
            <w:tcW w:w="4253" w:type="dxa"/>
            <w:tcBorders>
              <w:left w:val="nil"/>
              <w:right w:val="nil"/>
            </w:tcBorders>
            <w:vAlign w:val="center"/>
          </w:tcPr>
          <w:p w14:paraId="41571925" w14:textId="7846D9AE" w:rsidR="00785CED" w:rsidRPr="00BD3055" w:rsidDel="00B459BD" w:rsidRDefault="00785CED">
            <w:pPr>
              <w:spacing w:before="60" w:after="60"/>
              <w:jc w:val="left"/>
              <w:rPr>
                <w:del w:id="8197" w:author="Steff Guzmán" w:date="2023-03-13T18:13:00Z"/>
                <w:rFonts w:cs="Times New Roman"/>
                <w:sz w:val="20"/>
                <w:szCs w:val="20"/>
              </w:rPr>
              <w:pPrChange w:id="8198" w:author="Camilo Andrés Díaz Gómez" w:date="2023-03-17T00:48:00Z">
                <w:pPr>
                  <w:spacing w:before="60" w:after="60" w:line="276" w:lineRule="auto"/>
                  <w:jc w:val="left"/>
                </w:pPr>
              </w:pPrChange>
            </w:pPr>
            <w:del w:id="8199" w:author="Steff Guzmán" w:date="2023-03-13T18:13:00Z">
              <w:r w:rsidRPr="00BD3055" w:rsidDel="00B459BD">
                <w:rPr>
                  <w:rFonts w:cs="Times New Roman"/>
                  <w:sz w:val="20"/>
                  <w:szCs w:val="20"/>
                </w:rPr>
                <w:delText>(Colombia. Procuraduría General de la Nación, 2012)</w:delText>
              </w:r>
            </w:del>
          </w:p>
        </w:tc>
        <w:tc>
          <w:tcPr>
            <w:tcW w:w="8647" w:type="dxa"/>
            <w:tcBorders>
              <w:left w:val="nil"/>
              <w:right w:val="nil"/>
            </w:tcBorders>
            <w:vAlign w:val="center"/>
          </w:tcPr>
          <w:p w14:paraId="456C861E" w14:textId="621097F3" w:rsidR="00785CED" w:rsidRPr="00BD3055" w:rsidDel="00B459BD" w:rsidRDefault="00785CED">
            <w:pPr>
              <w:widowControl w:val="0"/>
              <w:autoSpaceDE w:val="0"/>
              <w:autoSpaceDN w:val="0"/>
              <w:adjustRightInd w:val="0"/>
              <w:spacing w:before="60" w:after="60"/>
              <w:ind w:left="480" w:hanging="480"/>
              <w:rPr>
                <w:del w:id="8200" w:author="Steff Guzmán" w:date="2023-03-13T18:13:00Z"/>
                <w:rFonts w:cs="Times New Roman"/>
                <w:b/>
                <w:sz w:val="20"/>
                <w:szCs w:val="20"/>
              </w:rPr>
              <w:pPrChange w:id="8201" w:author="Camilo Andrés Díaz Gómez" w:date="2023-03-17T00:48:00Z">
                <w:pPr>
                  <w:widowControl w:val="0"/>
                  <w:autoSpaceDE w:val="0"/>
                  <w:autoSpaceDN w:val="0"/>
                  <w:adjustRightInd w:val="0"/>
                  <w:spacing w:before="60" w:after="60" w:line="276" w:lineRule="auto"/>
                  <w:ind w:left="480" w:hanging="480"/>
                </w:pPr>
              </w:pPrChange>
            </w:pPr>
            <w:del w:id="8202" w:author="Steff Guzmán" w:date="2023-03-13T18:13:00Z">
              <w:r w:rsidRPr="00BD3055" w:rsidDel="00B459BD">
                <w:rPr>
                  <w:rFonts w:cs="Times New Roman"/>
                  <w:noProof/>
                  <w:sz w:val="20"/>
                  <w:szCs w:val="20"/>
                </w:rPr>
                <w:delText xml:space="preserve">Colombia. Procuraduría General de la Nación. (2012). </w:delText>
              </w:r>
              <w:r w:rsidRPr="00BD3055" w:rsidDel="00B459BD">
                <w:rPr>
                  <w:rFonts w:cs="Times New Roman"/>
                  <w:i/>
                  <w:iCs/>
                  <w:noProof/>
                  <w:sz w:val="20"/>
                  <w:szCs w:val="20"/>
                </w:rPr>
                <w:delText>Financiamiento del Sistema General de Seguridad Social en Salud: seguimiento y control preventivo a las políticas públicas</w:delText>
              </w:r>
              <w:r w:rsidRPr="00BD3055" w:rsidDel="00B459BD">
                <w:rPr>
                  <w:rFonts w:cs="Times New Roman"/>
                  <w:noProof/>
                  <w:sz w:val="20"/>
                  <w:szCs w:val="20"/>
                </w:rPr>
                <w:delText>. Procuraduría General de la Nación.</w:delText>
              </w:r>
            </w:del>
          </w:p>
        </w:tc>
      </w:tr>
    </w:tbl>
    <w:p w14:paraId="6E50898D" w14:textId="351781FC" w:rsidR="00785CED" w:rsidRPr="00BD3055" w:rsidDel="00B459BD" w:rsidRDefault="00785CED">
      <w:pPr>
        <w:ind w:firstLine="708"/>
        <w:rPr>
          <w:del w:id="8203" w:author="Steff Guzmán" w:date="2023-03-13T18:13:00Z"/>
          <w:rFonts w:cs="Times New Roman"/>
          <w:szCs w:val="24"/>
        </w:rPr>
      </w:pPr>
    </w:p>
    <w:p w14:paraId="3BFF892C" w14:textId="61E2628F" w:rsidR="00154CFC" w:rsidRPr="00BD3055" w:rsidDel="00B459BD" w:rsidRDefault="00154CFC">
      <w:pPr>
        <w:jc w:val="center"/>
        <w:rPr>
          <w:del w:id="8204" w:author="Steff Guzmán" w:date="2023-03-13T18:13:00Z"/>
          <w:rFonts w:cs="Times New Roman"/>
          <w:b/>
          <w:bCs/>
          <w:szCs w:val="24"/>
        </w:rPr>
      </w:pPr>
    </w:p>
    <w:p w14:paraId="1CE41AFB" w14:textId="44EBE2C3" w:rsidR="00785CED" w:rsidRPr="00BD3055" w:rsidDel="00B459BD" w:rsidRDefault="00785CED">
      <w:pPr>
        <w:jc w:val="center"/>
        <w:rPr>
          <w:del w:id="8205" w:author="Steff Guzmán" w:date="2023-03-13T18:13:00Z"/>
          <w:rFonts w:cs="Times New Roman"/>
          <w:b/>
          <w:bCs/>
          <w:szCs w:val="24"/>
        </w:rPr>
      </w:pPr>
    </w:p>
    <w:p w14:paraId="70E25BB4" w14:textId="28673260" w:rsidR="00785CED" w:rsidRPr="00BD3055" w:rsidDel="00B459BD" w:rsidRDefault="00785CED">
      <w:pPr>
        <w:jc w:val="center"/>
        <w:rPr>
          <w:del w:id="8206" w:author="Steff Guzmán" w:date="2023-03-13T18:13:00Z"/>
          <w:rFonts w:cs="Times New Roman"/>
          <w:b/>
          <w:bCs/>
          <w:szCs w:val="24"/>
        </w:rPr>
      </w:pPr>
    </w:p>
    <w:p w14:paraId="06E73640" w14:textId="1A04570F" w:rsidR="00785CED" w:rsidRPr="00BD3055" w:rsidDel="00B459BD" w:rsidRDefault="00785CED">
      <w:pPr>
        <w:jc w:val="center"/>
        <w:rPr>
          <w:del w:id="8207" w:author="Steff Guzmán" w:date="2023-03-13T18:13:00Z"/>
          <w:rFonts w:cs="Times New Roman"/>
          <w:b/>
          <w:bCs/>
          <w:szCs w:val="24"/>
        </w:rPr>
      </w:pPr>
    </w:p>
    <w:p w14:paraId="2C1A7CEC" w14:textId="338C872F" w:rsidR="00785CED" w:rsidRPr="00BD3055" w:rsidDel="00B459BD" w:rsidRDefault="00785CED">
      <w:pPr>
        <w:jc w:val="center"/>
        <w:rPr>
          <w:del w:id="8208" w:author="Steff Guzmán" w:date="2023-03-13T18:13:00Z"/>
          <w:rFonts w:cs="Times New Roman"/>
          <w:b/>
          <w:bCs/>
          <w:szCs w:val="24"/>
        </w:rPr>
      </w:pPr>
    </w:p>
    <w:p w14:paraId="53149382" w14:textId="312ADA69" w:rsidR="00785CED" w:rsidRPr="00BD3055" w:rsidDel="00B459BD" w:rsidRDefault="00785CED">
      <w:pPr>
        <w:jc w:val="center"/>
        <w:rPr>
          <w:del w:id="8209" w:author="Steff Guzmán" w:date="2023-03-13T18:13:00Z"/>
          <w:rFonts w:cs="Times New Roman"/>
          <w:b/>
          <w:bCs/>
          <w:szCs w:val="24"/>
        </w:rPr>
      </w:pPr>
    </w:p>
    <w:p w14:paraId="5D878DE9" w14:textId="5409BACC" w:rsidR="00785CED" w:rsidRPr="00BD3055" w:rsidDel="00B459BD" w:rsidRDefault="00785CED">
      <w:pPr>
        <w:jc w:val="center"/>
        <w:rPr>
          <w:del w:id="8210" w:author="Steff Guzmán" w:date="2023-03-13T18:13:00Z"/>
          <w:rFonts w:cs="Times New Roman"/>
          <w:b/>
          <w:bCs/>
          <w:szCs w:val="24"/>
        </w:rPr>
      </w:pPr>
    </w:p>
    <w:p w14:paraId="4C9BDBBB" w14:textId="144FF6FC" w:rsidR="00785CED" w:rsidRPr="00BD3055" w:rsidDel="00B459BD" w:rsidRDefault="00785CED">
      <w:pPr>
        <w:jc w:val="center"/>
        <w:rPr>
          <w:del w:id="8211" w:author="Steff Guzmán" w:date="2023-03-13T18:13:00Z"/>
          <w:rFonts w:cs="Times New Roman"/>
          <w:b/>
          <w:bCs/>
          <w:szCs w:val="24"/>
        </w:rPr>
      </w:pPr>
    </w:p>
    <w:p w14:paraId="250C0089" w14:textId="5AC2D0FA" w:rsidR="00785CED" w:rsidRPr="00BD3055" w:rsidDel="00B459BD" w:rsidRDefault="00785CED">
      <w:pPr>
        <w:jc w:val="center"/>
        <w:rPr>
          <w:del w:id="8212" w:author="Steff Guzmán" w:date="2023-03-13T18:13:00Z"/>
          <w:rFonts w:cs="Times New Roman"/>
          <w:b/>
          <w:bCs/>
          <w:szCs w:val="24"/>
        </w:rPr>
      </w:pPr>
    </w:p>
    <w:p w14:paraId="5B89C130" w14:textId="7ED7DFD5" w:rsidR="00785CED" w:rsidRPr="00BD3055" w:rsidDel="00B459BD" w:rsidRDefault="00785CED">
      <w:pPr>
        <w:jc w:val="center"/>
        <w:rPr>
          <w:del w:id="8213" w:author="Steff Guzmán" w:date="2023-03-13T18:13:00Z"/>
          <w:rFonts w:cs="Times New Roman"/>
          <w:b/>
          <w:bCs/>
          <w:szCs w:val="24"/>
        </w:rPr>
      </w:pPr>
    </w:p>
    <w:p w14:paraId="0152C7AB" w14:textId="3AB2E67D" w:rsidR="00785CED" w:rsidRPr="00BD3055" w:rsidDel="00B459BD" w:rsidRDefault="00785CED">
      <w:pPr>
        <w:jc w:val="center"/>
        <w:rPr>
          <w:del w:id="8214" w:author="Steff Guzmán" w:date="2023-03-13T18:13:00Z"/>
          <w:rFonts w:cs="Times New Roman"/>
          <w:b/>
          <w:bCs/>
          <w:szCs w:val="24"/>
        </w:rPr>
      </w:pPr>
    </w:p>
    <w:p w14:paraId="4A05D157" w14:textId="7C4129D7" w:rsidR="00785CED" w:rsidRPr="00BD3055" w:rsidDel="00B459BD" w:rsidRDefault="00785CED">
      <w:pPr>
        <w:jc w:val="center"/>
        <w:rPr>
          <w:del w:id="8215" w:author="Steff Guzmán" w:date="2023-03-13T18:13:00Z"/>
          <w:rFonts w:cs="Times New Roman"/>
          <w:b/>
          <w:bCs/>
          <w:szCs w:val="24"/>
        </w:rPr>
      </w:pPr>
    </w:p>
    <w:p w14:paraId="229CE808" w14:textId="6AEF148A" w:rsidR="00785CED" w:rsidRPr="00BD3055" w:rsidDel="00B459BD" w:rsidRDefault="00785CED">
      <w:pPr>
        <w:jc w:val="center"/>
        <w:rPr>
          <w:del w:id="8216" w:author="Steff Guzmán" w:date="2023-03-13T18:13:00Z"/>
          <w:rFonts w:cs="Times New Roman"/>
          <w:b/>
          <w:bCs/>
          <w:szCs w:val="24"/>
        </w:rPr>
      </w:pPr>
    </w:p>
    <w:p w14:paraId="1C1F5344" w14:textId="70F3E0A6" w:rsidR="00785CED" w:rsidRPr="00BD3055" w:rsidDel="00B459BD" w:rsidRDefault="00785CED">
      <w:pPr>
        <w:jc w:val="center"/>
        <w:rPr>
          <w:del w:id="8217" w:author="Steff Guzmán" w:date="2023-03-13T18:13:00Z"/>
          <w:rFonts w:cs="Times New Roman"/>
          <w:b/>
          <w:bCs/>
          <w:szCs w:val="24"/>
        </w:rPr>
      </w:pPr>
    </w:p>
    <w:p w14:paraId="7DE749AB" w14:textId="56FE3D82" w:rsidR="00785CED" w:rsidRPr="00BD3055" w:rsidDel="00B459BD" w:rsidRDefault="00785CED">
      <w:pPr>
        <w:jc w:val="center"/>
        <w:rPr>
          <w:del w:id="8218" w:author="Steff Guzmán" w:date="2023-03-13T18:13:00Z"/>
          <w:rFonts w:cs="Times New Roman"/>
          <w:b/>
          <w:bCs/>
          <w:szCs w:val="24"/>
        </w:rPr>
      </w:pPr>
    </w:p>
    <w:p w14:paraId="0E2BD2FC" w14:textId="798356F4" w:rsidR="00785CED" w:rsidRPr="00BD3055" w:rsidDel="00323D57" w:rsidRDefault="00785CED">
      <w:pPr>
        <w:jc w:val="center"/>
        <w:rPr>
          <w:del w:id="8219" w:author="Steff Guzmán" w:date="2023-03-13T19:12:00Z"/>
          <w:rFonts w:cs="Times New Roman"/>
          <w:b/>
          <w:bCs/>
          <w:szCs w:val="24"/>
        </w:rPr>
        <w:sectPr w:rsidR="00785CED" w:rsidRPr="00BD3055" w:rsidDel="00323D57" w:rsidSect="00DB0B24">
          <w:pgSz w:w="12240" w:h="15840" w:orient="portrait"/>
          <w:pgMar w:top="1418" w:right="1701" w:bottom="1418" w:left="1701" w:header="709" w:footer="709" w:gutter="0"/>
          <w:cols w:space="708"/>
          <w:docGrid w:linePitch="360"/>
          <w:sectPrChange w:id="8220" w:author="Steff Guzmán" w:date="2023-03-13T19:06:00Z">
            <w:sectPr w:rsidR="00785CED" w:rsidRPr="00BD3055" w:rsidDel="00323D57" w:rsidSect="00DB0B24">
              <w:pgSz w:w="15840" w:h="12240" w:orient="landscape"/>
              <w:pgMar w:top="1701" w:right="1418" w:bottom="1701" w:left="1418" w:header="709" w:footer="709" w:gutter="0"/>
            </w:sectPr>
          </w:sectPrChange>
        </w:sectPr>
      </w:pPr>
    </w:p>
    <w:p w14:paraId="53F59EBC" w14:textId="607B8298" w:rsidR="00785CED" w:rsidRPr="00BD3055" w:rsidDel="00323D57" w:rsidRDefault="00785CED">
      <w:pPr>
        <w:jc w:val="center"/>
        <w:rPr>
          <w:del w:id="8221" w:author="Steff Guzmán" w:date="2023-03-13T19:12:00Z"/>
          <w:rFonts w:cs="Times New Roman"/>
          <w:b/>
        </w:rPr>
      </w:pPr>
      <w:del w:id="8222" w:author="Steff Guzmán" w:date="2023-03-13T19:12:00Z">
        <w:r w:rsidRPr="00BD3055" w:rsidDel="00323D57">
          <w:rPr>
            <w:rFonts w:cs="Times New Roman"/>
            <w:b/>
          </w:rPr>
          <w:delText xml:space="preserve">Anexo 3. </w:delText>
        </w:r>
      </w:del>
    </w:p>
    <w:p w14:paraId="6AEA8591" w14:textId="2FC83563" w:rsidR="00785CED" w:rsidRPr="00BD3055" w:rsidDel="00323D57" w:rsidRDefault="00785CED">
      <w:pPr>
        <w:jc w:val="center"/>
        <w:rPr>
          <w:del w:id="8223" w:author="Steff Guzmán" w:date="2023-03-13T19:12:00Z"/>
          <w:rFonts w:cs="Times New Roman"/>
        </w:rPr>
      </w:pPr>
      <w:del w:id="8224" w:author="Steff Guzmán" w:date="2023-03-13T19:12:00Z">
        <w:r w:rsidRPr="00BD3055" w:rsidDel="00323D57">
          <w:rPr>
            <w:rFonts w:cs="Times New Roman"/>
            <w:b/>
          </w:rPr>
          <w:delText>Ortografía y gramática</w:delText>
        </w:r>
      </w:del>
    </w:p>
    <w:p w14:paraId="4212F643" w14:textId="2EB4F3A7" w:rsidR="00785CED" w:rsidRPr="00BD3055" w:rsidDel="00323D57" w:rsidRDefault="00785CED">
      <w:pPr>
        <w:rPr>
          <w:del w:id="8225" w:author="Steff Guzmán" w:date="2023-03-13T19:12:00Z"/>
          <w:rFonts w:cs="Times New Roman"/>
        </w:rPr>
      </w:pPr>
    </w:p>
    <w:p w14:paraId="6C7E3DD5" w14:textId="232E840E" w:rsidR="00785CED" w:rsidRPr="00BD3055" w:rsidDel="00323D57" w:rsidRDefault="00785CED">
      <w:pPr>
        <w:ind w:firstLine="360"/>
        <w:rPr>
          <w:del w:id="8226" w:author="Steff Guzmán" w:date="2023-03-13T19:12:00Z"/>
          <w:rFonts w:cs="Times New Roman"/>
          <w:szCs w:val="24"/>
        </w:rPr>
      </w:pPr>
      <w:del w:id="8227" w:author="Steff Guzmán" w:date="2023-03-13T19:12:00Z">
        <w:r w:rsidRPr="00BD3055" w:rsidDel="00323D57">
          <w:rPr>
            <w:rFonts w:cs="Times New Roman"/>
          </w:rPr>
          <w:delText>L</w:delText>
        </w:r>
        <w:r w:rsidRPr="00BD3055" w:rsidDel="00323D57">
          <w:rPr>
            <w:rFonts w:cs="Times New Roman"/>
            <w:szCs w:val="24"/>
          </w:rPr>
          <w:delTex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delText>
        </w:r>
        <w:r w:rsidRPr="00BD3055" w:rsidDel="00323D57">
          <w:rPr>
            <w:rFonts w:cs="Times New Roman"/>
            <w:sz w:val="32"/>
            <w:szCs w:val="32"/>
          </w:rPr>
          <w:delText>F7</w:delText>
        </w:r>
        <w:r w:rsidRPr="00BD3055" w:rsidDel="00323D57">
          <w:rPr>
            <w:rFonts w:cs="Times New Roman"/>
            <w:szCs w:val="24"/>
          </w:rPr>
          <w:delText>. Tendrá dos tipos de sugerencias: Gramática y Ortografía, donde tendrás la opción de:</w:delText>
        </w:r>
      </w:del>
    </w:p>
    <w:p w14:paraId="4216F7E2" w14:textId="4A8CC26F" w:rsidR="00785CED" w:rsidRPr="00BD3055" w:rsidDel="00323D57" w:rsidRDefault="00785CED">
      <w:pPr>
        <w:ind w:firstLine="360"/>
        <w:rPr>
          <w:del w:id="8228" w:author="Steff Guzmán" w:date="2023-03-13T19:12:00Z"/>
          <w:rFonts w:cs="Times New Roman"/>
          <w:b/>
          <w:szCs w:val="24"/>
        </w:rPr>
        <w:pPrChange w:id="8229" w:author="Camilo Andrés Díaz Gómez" w:date="2023-03-17T00:48:00Z">
          <w:pPr>
            <w:jc w:val="center"/>
          </w:pPr>
        </w:pPrChange>
      </w:pPr>
    </w:p>
    <w:p w14:paraId="06307B56" w14:textId="0A81537C" w:rsidR="00785CED" w:rsidRPr="00BD3055" w:rsidDel="00323D57" w:rsidRDefault="00785CED">
      <w:pPr>
        <w:pStyle w:val="Prrafodelista"/>
        <w:numPr>
          <w:ilvl w:val="0"/>
          <w:numId w:val="7"/>
        </w:numPr>
        <w:ind w:left="360"/>
        <w:rPr>
          <w:del w:id="8230" w:author="Steff Guzmán" w:date="2023-03-13T19:12:00Z"/>
          <w:rFonts w:cs="Times New Roman"/>
          <w:szCs w:val="24"/>
        </w:rPr>
      </w:pPr>
      <w:del w:id="8231" w:author="Steff Guzmán" w:date="2023-03-13T19:12:00Z">
        <w:r w:rsidRPr="00BD3055" w:rsidDel="00323D57">
          <w:rPr>
            <w:rFonts w:cs="Times New Roman"/>
            <w:szCs w:val="24"/>
          </w:rPr>
          <w:delText>“Cambiar”, si consideras que efectivamente había un error, ejemplo (mas, sin tilde):</w:delText>
        </w:r>
      </w:del>
    </w:p>
    <w:p w14:paraId="3249718F" w14:textId="65D143C2" w:rsidR="00785CED" w:rsidRPr="00BD3055" w:rsidDel="00323D57" w:rsidRDefault="00785CED">
      <w:pPr>
        <w:rPr>
          <w:del w:id="8232" w:author="Steff Guzmán" w:date="2023-03-13T19:14:00Z"/>
          <w:rFonts w:cs="Times New Roman"/>
          <w:b/>
          <w:bCs/>
          <w:szCs w:val="24"/>
        </w:rPr>
        <w:pPrChange w:id="8233" w:author="Camilo Andrés Díaz Gómez" w:date="2023-03-17T00:48:00Z">
          <w:pPr>
            <w:jc w:val="center"/>
          </w:pPr>
        </w:pPrChange>
      </w:pPr>
      <w:del w:id="8234" w:author="Steff Guzmán" w:date="2023-03-13T19:12:00Z">
        <w:r w:rsidRPr="00BD3055" w:rsidDel="00323D57">
          <w:rPr>
            <w:rFonts w:cs="Times New Roman"/>
            <w:noProof/>
            <w:lang w:eastAsia="es-CO"/>
          </w:rPr>
          <w:drawing>
            <wp:inline distT="0" distB="0" distL="0" distR="0" wp14:anchorId="606E72EB" wp14:editId="2EEC563E">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33912D21" w14:textId="03F69BDD" w:rsidR="00785CED" w:rsidRPr="00BD3055" w:rsidDel="00323D57" w:rsidRDefault="00785CED">
      <w:pPr>
        <w:pStyle w:val="Prrafodelista"/>
        <w:numPr>
          <w:ilvl w:val="0"/>
          <w:numId w:val="7"/>
        </w:numPr>
        <w:ind w:left="360"/>
        <w:rPr>
          <w:del w:id="8235" w:author="Steff Guzmán" w:date="2023-03-13T19:12:00Z"/>
          <w:rFonts w:cs="Times New Roman"/>
          <w:b/>
          <w:szCs w:val="24"/>
        </w:rPr>
      </w:pPr>
      <w:del w:id="8236" w:author="Steff Guzmán" w:date="2023-03-13T19:12:00Z">
        <w:r w:rsidRPr="00BD3055" w:rsidDel="00323D57">
          <w:rPr>
            <w:rFonts w:cs="Times New Roman"/>
            <w:szCs w:val="24"/>
          </w:rPr>
          <w:delText>“Omitir”, si a pesar de la sugerencia consideras que está correctamente, ejemplo (desadaptativos):</w:delText>
        </w:r>
      </w:del>
    </w:p>
    <w:p w14:paraId="637D17B7" w14:textId="26C627E2" w:rsidR="00785CED" w:rsidRPr="00BD3055" w:rsidDel="00323D57" w:rsidRDefault="00785CED">
      <w:pPr>
        <w:rPr>
          <w:del w:id="8237" w:author="Steff Guzmán" w:date="2023-03-13T19:12:00Z"/>
          <w:rFonts w:cs="Times New Roman"/>
          <w:b/>
          <w:szCs w:val="24"/>
        </w:rPr>
        <w:pPrChange w:id="8238" w:author="Camilo Andrés Díaz Gómez" w:date="2023-03-17T00:48:00Z">
          <w:pPr>
            <w:jc w:val="center"/>
          </w:pPr>
        </w:pPrChange>
      </w:pPr>
      <w:del w:id="8239" w:author="Steff Guzmán" w:date="2023-03-13T19:12:00Z">
        <w:r w:rsidRPr="00BD3055" w:rsidDel="00323D57">
          <w:rPr>
            <w:rFonts w:cs="Times New Roman"/>
            <w:noProof/>
            <w:lang w:eastAsia="es-CO"/>
          </w:rPr>
          <w:drawing>
            <wp:inline distT="0" distB="0" distL="0" distR="0" wp14:anchorId="6904B735" wp14:editId="1D771A66">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5103A152" w14:textId="3A328898" w:rsidR="00785CED" w:rsidRPr="00BD3055" w:rsidDel="00323D57" w:rsidRDefault="00785CED">
      <w:pPr>
        <w:pStyle w:val="Prrafodelista"/>
        <w:numPr>
          <w:ilvl w:val="0"/>
          <w:numId w:val="7"/>
        </w:numPr>
        <w:rPr>
          <w:del w:id="8240" w:author="Steff Guzmán" w:date="2023-03-13T19:12:00Z"/>
          <w:rFonts w:cs="Times New Roman"/>
          <w:szCs w:val="24"/>
        </w:rPr>
      </w:pPr>
      <w:del w:id="8241" w:author="Steff Guzmán" w:date="2023-03-13T19:12:00Z">
        <w:r w:rsidRPr="00BD3055" w:rsidDel="00323D57">
          <w:rPr>
            <w:rFonts w:cs="Times New Roman"/>
            <w:szCs w:val="24"/>
          </w:rPr>
          <w:delText>“Omitir todo” si deseas ignorar la sugerencia de esa palabra u oración en todo el texto.</w:delText>
        </w:r>
      </w:del>
    </w:p>
    <w:p w14:paraId="13509877" w14:textId="36D36EF4" w:rsidR="00785CED" w:rsidRPr="00BD3055" w:rsidDel="00323D57" w:rsidRDefault="00785CED">
      <w:pPr>
        <w:pStyle w:val="Prrafodelista"/>
        <w:numPr>
          <w:ilvl w:val="0"/>
          <w:numId w:val="7"/>
        </w:numPr>
        <w:rPr>
          <w:del w:id="8242" w:author="Steff Guzmán" w:date="2023-03-13T19:12:00Z"/>
          <w:rFonts w:cs="Times New Roman"/>
          <w:szCs w:val="24"/>
        </w:rPr>
      </w:pPr>
      <w:del w:id="8243" w:author="Steff Guzmán" w:date="2023-03-13T19:12:00Z">
        <w:r w:rsidRPr="00BD3055" w:rsidDel="00323D57">
          <w:rPr>
            <w:rFonts w:cs="Times New Roman"/>
            <w:szCs w:val="24"/>
          </w:rPr>
          <w:delText>“Agregar” si deseas incluir esa palabra en el diccionario en futuras revisiones.</w:delText>
        </w:r>
      </w:del>
    </w:p>
    <w:p w14:paraId="15F5C042" w14:textId="41A02732" w:rsidR="00785CED" w:rsidRPr="00BD3055" w:rsidDel="00323D57" w:rsidRDefault="00785CED">
      <w:pPr>
        <w:rPr>
          <w:del w:id="8244" w:author="Steff Guzmán" w:date="2023-03-13T19:12:00Z"/>
          <w:rFonts w:cs="Times New Roman"/>
          <w:b/>
          <w:szCs w:val="24"/>
        </w:rPr>
        <w:pPrChange w:id="8245" w:author="Camilo Andrés Díaz Gómez" w:date="2023-03-17T00:48:00Z">
          <w:pPr>
            <w:jc w:val="center"/>
          </w:pPr>
        </w:pPrChange>
      </w:pPr>
      <w:del w:id="8246" w:author="Steff Guzmán" w:date="2023-03-13T19:12:00Z">
        <w:r w:rsidRPr="00BD3055" w:rsidDel="00323D57">
          <w:rPr>
            <w:rFonts w:cs="Times New Roman"/>
            <w:noProof/>
            <w:lang w:eastAsia="es-CO"/>
          </w:rPr>
          <w:drawing>
            <wp:inline distT="0" distB="0" distL="0" distR="0" wp14:anchorId="00F9339C" wp14:editId="566A1E29">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0FDD7234" w14:textId="3A1A5446" w:rsidR="00785CED" w:rsidRPr="00BD3055" w:rsidDel="00323D57" w:rsidRDefault="00785CED">
      <w:pPr>
        <w:rPr>
          <w:del w:id="8247" w:author="Steff Guzmán" w:date="2023-03-13T19:12:00Z"/>
          <w:rFonts w:cs="Times New Roman"/>
          <w:szCs w:val="24"/>
        </w:rPr>
      </w:pPr>
      <w:del w:id="8248" w:author="Steff Guzmán" w:date="2023-03-13T19:12:00Z">
        <w:r w:rsidRPr="00BD3055" w:rsidDel="00323D57">
          <w:rPr>
            <w:rFonts w:cs="Times New Roman"/>
            <w:szCs w:val="24"/>
          </w:rPr>
          <w:tab/>
          <w:delText>Ten precaución en aceptar cambios sugeridos, pues Microsoft Word no tiene la capacidad completa de interpretar con precisión algunos aspectos de la redacción o gramática en lengua española.</w:delText>
        </w:r>
      </w:del>
    </w:p>
    <w:p w14:paraId="3D7300A5" w14:textId="1F1FD9D9" w:rsidR="00785CED" w:rsidRPr="00BD3055" w:rsidDel="00323D57" w:rsidRDefault="00785CED">
      <w:pPr>
        <w:rPr>
          <w:del w:id="8249" w:author="Steff Guzmán" w:date="2023-03-13T19:12:00Z"/>
          <w:rFonts w:cs="Times New Roman"/>
          <w:b/>
          <w:szCs w:val="24"/>
        </w:rPr>
      </w:pPr>
    </w:p>
    <w:p w14:paraId="7FEC85EA" w14:textId="23F51A33" w:rsidR="00785CED" w:rsidRPr="00BD3055" w:rsidDel="00323D57" w:rsidRDefault="00785CED">
      <w:pPr>
        <w:rPr>
          <w:del w:id="8250" w:author="Steff Guzmán" w:date="2023-03-13T19:12:00Z"/>
          <w:rFonts w:cs="Times New Roman"/>
          <w:b/>
          <w:szCs w:val="24"/>
        </w:rPr>
      </w:pPr>
    </w:p>
    <w:p w14:paraId="2FDA6941" w14:textId="0CFACB21" w:rsidR="00785CED" w:rsidRPr="00BD3055" w:rsidDel="00323D57" w:rsidRDefault="00785CED">
      <w:pPr>
        <w:rPr>
          <w:del w:id="8251" w:author="Steff Guzmán" w:date="2023-03-13T19:12:00Z"/>
          <w:rFonts w:cs="Times New Roman"/>
          <w:b/>
          <w:szCs w:val="24"/>
        </w:rPr>
      </w:pPr>
    </w:p>
    <w:p w14:paraId="3AC79AFD" w14:textId="0C4F7819" w:rsidR="00785CED" w:rsidRPr="00BD3055" w:rsidDel="00323D57" w:rsidRDefault="00785CED">
      <w:pPr>
        <w:rPr>
          <w:del w:id="8252" w:author="Steff Guzmán" w:date="2023-03-13T19:12:00Z"/>
          <w:rFonts w:cs="Times New Roman"/>
          <w:b/>
          <w:szCs w:val="24"/>
        </w:rPr>
      </w:pPr>
    </w:p>
    <w:p w14:paraId="4B0650F9" w14:textId="5FBF1904" w:rsidR="003A3C4F" w:rsidRPr="00BD3055" w:rsidDel="00323D57" w:rsidRDefault="003A3C4F">
      <w:pPr>
        <w:rPr>
          <w:del w:id="8253" w:author="Steff Guzmán" w:date="2023-03-13T19:12:00Z"/>
          <w:rFonts w:cs="Times New Roman"/>
          <w:b/>
          <w:szCs w:val="24"/>
        </w:rPr>
        <w:pPrChange w:id="8254" w:author="Camilo Andrés Díaz Gómez" w:date="2023-03-17T00:48:00Z">
          <w:pPr>
            <w:jc w:val="center"/>
          </w:pPr>
        </w:pPrChange>
      </w:pPr>
    </w:p>
    <w:p w14:paraId="29FD6565" w14:textId="5C663F0C" w:rsidR="003064BF" w:rsidRPr="00BD3055" w:rsidDel="00323D57" w:rsidRDefault="00785CED">
      <w:pPr>
        <w:rPr>
          <w:del w:id="8255" w:author="Steff Guzmán" w:date="2023-03-13T19:12:00Z"/>
          <w:rFonts w:cs="Times New Roman"/>
          <w:b/>
          <w:szCs w:val="24"/>
        </w:rPr>
        <w:pPrChange w:id="8256" w:author="Camilo Andrés Díaz Gómez" w:date="2023-03-17T00:48:00Z">
          <w:pPr>
            <w:jc w:val="center"/>
          </w:pPr>
        </w:pPrChange>
      </w:pPr>
      <w:del w:id="8257" w:author="Steff Guzmán" w:date="2023-03-13T19:12:00Z">
        <w:r w:rsidRPr="00BD3055" w:rsidDel="00323D57">
          <w:rPr>
            <w:rFonts w:cs="Times New Roman"/>
            <w:b/>
            <w:szCs w:val="24"/>
          </w:rPr>
          <w:delText>Anexo 4.</w:delText>
        </w:r>
      </w:del>
    </w:p>
    <w:p w14:paraId="4017617B" w14:textId="292DD4A9" w:rsidR="00785CED" w:rsidRPr="00BD3055" w:rsidDel="00323D57" w:rsidRDefault="00785CED">
      <w:pPr>
        <w:rPr>
          <w:del w:id="8258" w:author="Steff Guzmán" w:date="2023-03-13T19:12:00Z"/>
          <w:rFonts w:cs="Times New Roman"/>
          <w:b/>
          <w:szCs w:val="24"/>
        </w:rPr>
        <w:pPrChange w:id="8259" w:author="Camilo Andrés Díaz Gómez" w:date="2023-03-17T00:48:00Z">
          <w:pPr>
            <w:jc w:val="center"/>
          </w:pPr>
        </w:pPrChange>
      </w:pPr>
      <w:del w:id="8260" w:author="Steff Guzmán" w:date="2023-03-13T19:12:00Z">
        <w:r w:rsidRPr="00BD3055" w:rsidDel="00323D57">
          <w:rPr>
            <w:rFonts w:cs="Times New Roman"/>
            <w:b/>
            <w:szCs w:val="24"/>
          </w:rPr>
          <w:delText>Buscar, reemplazar y eliminar espacios (o palabras)</w:delText>
        </w:r>
      </w:del>
    </w:p>
    <w:p w14:paraId="5C037257" w14:textId="5E443055" w:rsidR="00785CED" w:rsidRPr="00BD3055" w:rsidDel="00323D57" w:rsidRDefault="00785CED">
      <w:pPr>
        <w:rPr>
          <w:del w:id="8261" w:author="Steff Guzmán" w:date="2023-03-13T19:12:00Z"/>
          <w:rFonts w:cs="Times New Roman"/>
          <w:szCs w:val="24"/>
        </w:rPr>
      </w:pPr>
    </w:p>
    <w:p w14:paraId="0B465876" w14:textId="30D94F6A" w:rsidR="00785CED" w:rsidRPr="00BD3055" w:rsidDel="00323D57" w:rsidRDefault="00785CED">
      <w:pPr>
        <w:rPr>
          <w:del w:id="8262" w:author="Steff Guzmán" w:date="2023-03-13T19:12:00Z"/>
          <w:rFonts w:cs="Times New Roman"/>
          <w:szCs w:val="24"/>
        </w:rPr>
        <w:pPrChange w:id="8263" w:author="Camilo Andrés Díaz Gómez" w:date="2023-03-17T00:48:00Z">
          <w:pPr>
            <w:ind w:firstLine="708"/>
          </w:pPr>
        </w:pPrChange>
      </w:pPr>
      <w:del w:id="8264" w:author="Steff Guzmán" w:date="2023-03-13T19:12:00Z">
        <w:r w:rsidRPr="00BD3055" w:rsidDel="00323D57">
          <w:rPr>
            <w:rFonts w:cs="Times New Roman"/>
            <w:szCs w:val="24"/>
          </w:rPr>
          <w:delTex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delText>
        </w:r>
      </w:del>
    </w:p>
    <w:p w14:paraId="24BC6D14" w14:textId="540001A7" w:rsidR="00785CED" w:rsidRPr="00BD3055" w:rsidDel="00323D57" w:rsidRDefault="00785CED">
      <w:pPr>
        <w:rPr>
          <w:del w:id="8265" w:author="Steff Guzmán" w:date="2023-03-13T19:12:00Z"/>
          <w:rFonts w:cs="Times New Roman"/>
          <w:szCs w:val="24"/>
        </w:rPr>
        <w:pPrChange w:id="8266" w:author="Camilo Andrés Díaz Gómez" w:date="2023-03-17T00:48:00Z">
          <w:pPr>
            <w:ind w:firstLine="708"/>
          </w:pPr>
        </w:pPrChange>
      </w:pPr>
      <w:del w:id="8267" w:author="Steff Guzmán" w:date="2023-03-13T19:12:00Z">
        <w:r w:rsidRPr="00BD3055" w:rsidDel="00323D5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BB1534F" w14:textId="76B1BF51" w:rsidR="00785CED" w:rsidRPr="00BD3055" w:rsidDel="00323D57" w:rsidRDefault="00785CED">
      <w:pPr>
        <w:rPr>
          <w:del w:id="8268" w:author="Steff Guzmán" w:date="2023-03-13T19:12:00Z"/>
          <w:rFonts w:cs="Times New Roman"/>
          <w:szCs w:val="24"/>
        </w:rPr>
        <w:pPrChange w:id="8269" w:author="Camilo Andrés Díaz Gómez" w:date="2023-03-17T00:48:00Z">
          <w:pPr>
            <w:ind w:firstLine="708"/>
          </w:pPr>
        </w:pPrChange>
      </w:pPr>
      <w:del w:id="8270" w:author="Steff Guzmán" w:date="2023-03-13T19:12:00Z">
        <w:r w:rsidRPr="00BD3055" w:rsidDel="00323D57">
          <w:rPr>
            <w:rFonts w:cs="Times New Roman"/>
            <w:szCs w:val="24"/>
          </w:rPr>
          <w:delText>Word notificará cuántos espacios dobles se eliminaron y se han reemplazado por un espacio.</w:delText>
        </w:r>
      </w:del>
    </w:p>
    <w:p w14:paraId="0CD5DCA3" w14:textId="59CD8E33" w:rsidR="00785CED" w:rsidRPr="00BD3055" w:rsidDel="00323D57" w:rsidRDefault="00785CED">
      <w:pPr>
        <w:rPr>
          <w:del w:id="8271" w:author="Steff Guzmán" w:date="2023-03-13T19:12:00Z"/>
          <w:rFonts w:cs="Times New Roman"/>
          <w:szCs w:val="24"/>
        </w:rPr>
        <w:pPrChange w:id="8272" w:author="Camilo Andrés Díaz Gómez" w:date="2023-03-17T00:48:00Z">
          <w:pPr>
            <w:ind w:firstLine="708"/>
            <w:jc w:val="center"/>
          </w:pPr>
        </w:pPrChange>
      </w:pPr>
      <w:del w:id="8273" w:author="Steff Guzmán" w:date="2023-03-13T19:12:00Z">
        <w:r w:rsidRPr="00BD3055" w:rsidDel="00323D5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37E1217" w14:textId="34979382" w:rsidR="00785CED" w:rsidRPr="00BD3055" w:rsidDel="00323D57" w:rsidRDefault="00785CED">
      <w:pPr>
        <w:rPr>
          <w:del w:id="8274" w:author="Steff Guzmán" w:date="2023-03-13T19:12:00Z"/>
          <w:rFonts w:cs="Times New Roman"/>
          <w:szCs w:val="24"/>
        </w:rPr>
        <w:pPrChange w:id="8275" w:author="Camilo Andrés Díaz Gómez" w:date="2023-03-17T00:48:00Z">
          <w:pPr>
            <w:ind w:firstLine="708"/>
          </w:pPr>
        </w:pPrChange>
      </w:pPr>
      <w:del w:id="8276" w:author="Steff Guzmán" w:date="2023-03-13T19:12:00Z">
        <w:r w:rsidRPr="00BD3055" w:rsidDel="00323D57">
          <w:rPr>
            <w:rFonts w:cs="Times New Roman"/>
            <w:szCs w:val="24"/>
          </w:rPr>
          <w:delText>Haz clic en “Reemplazar todos” para eliminar dobles espacios que quedan, por ejemplo, de triples o cuádruples espacios anteriores, hasta que aparezca este mensaje:</w:delText>
        </w:r>
      </w:del>
    </w:p>
    <w:p w14:paraId="1688AAAA" w14:textId="0A36D8BD" w:rsidR="00785CED" w:rsidRPr="00BD3055" w:rsidDel="00323D57" w:rsidRDefault="00785CED">
      <w:pPr>
        <w:rPr>
          <w:del w:id="8277" w:author="Steff Guzmán" w:date="2023-03-13T19:12:00Z"/>
          <w:rFonts w:cs="Times New Roman"/>
          <w:szCs w:val="24"/>
        </w:rPr>
        <w:pPrChange w:id="8278" w:author="Camilo Andrés Díaz Gómez" w:date="2023-03-17T00:48:00Z">
          <w:pPr>
            <w:ind w:firstLine="708"/>
            <w:jc w:val="center"/>
          </w:pPr>
        </w:pPrChange>
      </w:pPr>
      <w:del w:id="8279" w:author="Steff Guzmán" w:date="2023-03-13T19:12:00Z">
        <w:r w:rsidRPr="00BD3055" w:rsidDel="00323D5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05AC014" w14:textId="3B7BA9D8" w:rsidR="003064BF" w:rsidRPr="00BD3055" w:rsidDel="00323D57" w:rsidRDefault="00785CED">
      <w:pPr>
        <w:rPr>
          <w:del w:id="8280" w:author="Steff Guzmán" w:date="2023-03-13T19:12:00Z"/>
          <w:rFonts w:cs="Times New Roman"/>
          <w:b/>
          <w:szCs w:val="24"/>
        </w:rPr>
        <w:pPrChange w:id="8281" w:author="Camilo Andrés Díaz Gómez" w:date="2023-03-17T00:48:00Z">
          <w:pPr>
            <w:jc w:val="center"/>
          </w:pPr>
        </w:pPrChange>
      </w:pPr>
      <w:del w:id="8282" w:author="Steff Guzmán" w:date="2023-03-13T19:12:00Z">
        <w:r w:rsidRPr="00BD3055" w:rsidDel="00323D57">
          <w:rPr>
            <w:rFonts w:cs="Times New Roman"/>
            <w:b/>
            <w:szCs w:val="24"/>
          </w:rPr>
          <w:delText>Anexo 5.</w:delText>
        </w:r>
      </w:del>
    </w:p>
    <w:p w14:paraId="10E751A9" w14:textId="453A4DD3" w:rsidR="00785CED" w:rsidRPr="00BD3055" w:rsidDel="00323D57" w:rsidRDefault="00785CED">
      <w:pPr>
        <w:rPr>
          <w:del w:id="8283" w:author="Steff Guzmán" w:date="2023-03-13T19:12:00Z"/>
          <w:rFonts w:cs="Times New Roman"/>
          <w:b/>
          <w:szCs w:val="24"/>
        </w:rPr>
        <w:pPrChange w:id="8284" w:author="Camilo Andrés Díaz Gómez" w:date="2023-03-17T00:48:00Z">
          <w:pPr>
            <w:jc w:val="center"/>
          </w:pPr>
        </w:pPrChange>
      </w:pPr>
      <w:del w:id="8285" w:author="Steff Guzmán" w:date="2023-03-13T19:12:00Z">
        <w:r w:rsidRPr="00BD3055" w:rsidDel="00323D57">
          <w:rPr>
            <w:rFonts w:cs="Times New Roman"/>
            <w:b/>
            <w:szCs w:val="24"/>
          </w:rPr>
          <w:delText>Atajos de teclado útiles en Microsoft Word</w:delText>
        </w:r>
      </w:del>
    </w:p>
    <w:p w14:paraId="2DAFB930" w14:textId="26E041DA" w:rsidR="00785CED" w:rsidRPr="00BD3055" w:rsidDel="00323D57" w:rsidRDefault="00785CED">
      <w:pPr>
        <w:rPr>
          <w:del w:id="8286" w:author="Steff Guzmán" w:date="2023-03-13T19:14:00Z"/>
          <w:rFonts w:cs="Times New Roman"/>
          <w:b/>
          <w:szCs w:val="24"/>
        </w:rPr>
      </w:pPr>
      <w:del w:id="8287" w:author="Steff Guzmán" w:date="2023-03-13T19:12:00Z">
        <w:r w:rsidRPr="00BD3055" w:rsidDel="00323D57">
          <w:rPr>
            <w:rFonts w:cs="Times New Roman"/>
            <w:b/>
            <w:szCs w:val="24"/>
          </w:rPr>
          <w:delText>Ctrl +</w:delText>
        </w:r>
        <w:r w:rsidR="003A3C4F" w:rsidRPr="00BD3055" w:rsidDel="00323D57">
          <w:rPr>
            <w:rFonts w:cs="Times New Roman"/>
            <w:b/>
            <w:szCs w:val="24"/>
          </w:rPr>
          <w:delText xml:space="preserve">                                                           </w:delText>
        </w:r>
        <w:r w:rsidRPr="00BD3055" w:rsidDel="00323D57">
          <w:rPr>
            <w:rFonts w:cs="Times New Roman"/>
            <w:szCs w:val="24"/>
          </w:rPr>
          <w:delText>A= Abrir</w:delText>
        </w:r>
      </w:del>
    </w:p>
    <w:p w14:paraId="49602155" w14:textId="5AA07BC1" w:rsidR="00785CED" w:rsidRPr="00BD3055" w:rsidDel="00323D57" w:rsidRDefault="00785CED">
      <w:pPr>
        <w:rPr>
          <w:del w:id="8288" w:author="Steff Guzmán" w:date="2023-03-13T19:12:00Z"/>
          <w:rFonts w:cs="Times New Roman"/>
          <w:szCs w:val="24"/>
        </w:rPr>
        <w:pPrChange w:id="8289" w:author="Camilo Andrés Díaz Gómez" w:date="2023-03-17T00:48:00Z">
          <w:pPr>
            <w:jc w:val="center"/>
          </w:pPr>
        </w:pPrChange>
      </w:pPr>
      <w:del w:id="8290" w:author="Steff Guzmán" w:date="2023-03-13T19:12:00Z">
        <w:r w:rsidRPr="00BD3055" w:rsidDel="00323D57">
          <w:rPr>
            <w:rFonts w:cs="Times New Roman"/>
            <w:szCs w:val="24"/>
          </w:rPr>
          <w:delText>B= Buscar</w:delText>
        </w:r>
      </w:del>
    </w:p>
    <w:p w14:paraId="07EB8AE1" w14:textId="17232705" w:rsidR="00785CED" w:rsidRPr="00BD3055" w:rsidDel="00323D57" w:rsidRDefault="00785CED">
      <w:pPr>
        <w:rPr>
          <w:del w:id="8291" w:author="Steff Guzmán" w:date="2023-03-13T19:12:00Z"/>
          <w:rFonts w:cs="Times New Roman"/>
          <w:szCs w:val="24"/>
        </w:rPr>
        <w:pPrChange w:id="8292" w:author="Camilo Andrés Díaz Gómez" w:date="2023-03-17T00:48:00Z">
          <w:pPr>
            <w:jc w:val="center"/>
          </w:pPr>
        </w:pPrChange>
      </w:pPr>
      <w:del w:id="8293" w:author="Steff Guzmán" w:date="2023-03-13T19:12:00Z">
        <w:r w:rsidRPr="00BD3055" w:rsidDel="00323D57">
          <w:rPr>
            <w:rFonts w:cs="Times New Roman"/>
            <w:szCs w:val="24"/>
          </w:rPr>
          <w:delText>C= Copiar</w:delText>
        </w:r>
      </w:del>
    </w:p>
    <w:p w14:paraId="723B9AC6" w14:textId="2565F570" w:rsidR="00785CED" w:rsidRPr="00BD3055" w:rsidDel="00323D57" w:rsidRDefault="00785CED">
      <w:pPr>
        <w:rPr>
          <w:del w:id="8294" w:author="Steff Guzmán" w:date="2023-03-13T19:12:00Z"/>
          <w:rFonts w:cs="Times New Roman"/>
          <w:szCs w:val="24"/>
        </w:rPr>
        <w:pPrChange w:id="8295" w:author="Camilo Andrés Díaz Gómez" w:date="2023-03-17T00:48:00Z">
          <w:pPr>
            <w:jc w:val="center"/>
          </w:pPr>
        </w:pPrChange>
      </w:pPr>
      <w:del w:id="8296" w:author="Steff Guzmán" w:date="2023-03-13T19:12:00Z">
        <w:r w:rsidRPr="00BD3055" w:rsidDel="00323D57">
          <w:rPr>
            <w:rFonts w:cs="Times New Roman"/>
            <w:szCs w:val="24"/>
          </w:rPr>
          <w:delText>D= Alinear derecha</w:delText>
        </w:r>
      </w:del>
    </w:p>
    <w:p w14:paraId="73AD913E" w14:textId="4586AA41" w:rsidR="00785CED" w:rsidRPr="00BD3055" w:rsidDel="00323D57" w:rsidRDefault="00785CED">
      <w:pPr>
        <w:rPr>
          <w:del w:id="8297" w:author="Steff Guzmán" w:date="2023-03-13T19:12:00Z"/>
          <w:rFonts w:cs="Times New Roman"/>
          <w:szCs w:val="24"/>
        </w:rPr>
        <w:pPrChange w:id="8298" w:author="Camilo Andrés Díaz Gómez" w:date="2023-03-17T00:48:00Z">
          <w:pPr>
            <w:jc w:val="center"/>
          </w:pPr>
        </w:pPrChange>
      </w:pPr>
      <w:del w:id="8299" w:author="Steff Guzmán" w:date="2023-03-13T19:12:00Z">
        <w:r w:rsidRPr="00BD3055" w:rsidDel="00323D57">
          <w:rPr>
            <w:rFonts w:cs="Times New Roman"/>
            <w:szCs w:val="24"/>
          </w:rPr>
          <w:delText>E= Seleccionar todo</w:delText>
        </w:r>
      </w:del>
    </w:p>
    <w:p w14:paraId="64A9E657" w14:textId="24FA88D0" w:rsidR="00785CED" w:rsidRPr="00BD3055" w:rsidDel="00323D57" w:rsidRDefault="00785CED">
      <w:pPr>
        <w:rPr>
          <w:del w:id="8300" w:author="Steff Guzmán" w:date="2023-03-13T19:12:00Z"/>
          <w:rFonts w:cs="Times New Roman"/>
          <w:szCs w:val="24"/>
        </w:rPr>
        <w:pPrChange w:id="8301" w:author="Camilo Andrés Díaz Gómez" w:date="2023-03-17T00:48:00Z">
          <w:pPr>
            <w:jc w:val="center"/>
          </w:pPr>
        </w:pPrChange>
      </w:pPr>
      <w:del w:id="8302" w:author="Steff Guzmán" w:date="2023-03-13T19:12:00Z">
        <w:r w:rsidRPr="00BD3055" w:rsidDel="00323D57">
          <w:rPr>
            <w:rFonts w:cs="Times New Roman"/>
            <w:szCs w:val="24"/>
          </w:rPr>
          <w:delText>G= Guardar</w:delText>
        </w:r>
      </w:del>
    </w:p>
    <w:p w14:paraId="64F68A52" w14:textId="79E39ADD" w:rsidR="00785CED" w:rsidRPr="00BD3055" w:rsidDel="00323D57" w:rsidRDefault="00785CED">
      <w:pPr>
        <w:rPr>
          <w:del w:id="8303" w:author="Steff Guzmán" w:date="2023-03-13T19:12:00Z"/>
          <w:rFonts w:cs="Times New Roman"/>
          <w:szCs w:val="24"/>
        </w:rPr>
        <w:pPrChange w:id="8304" w:author="Camilo Andrés Díaz Gómez" w:date="2023-03-17T00:48:00Z">
          <w:pPr>
            <w:jc w:val="center"/>
          </w:pPr>
        </w:pPrChange>
      </w:pPr>
      <w:del w:id="8305" w:author="Steff Guzmán" w:date="2023-03-13T19:12:00Z">
        <w:r w:rsidRPr="00BD3055" w:rsidDel="00323D57">
          <w:rPr>
            <w:rFonts w:cs="Times New Roman"/>
            <w:szCs w:val="24"/>
          </w:rPr>
          <w:delText>H= Sangría</w:delText>
        </w:r>
      </w:del>
    </w:p>
    <w:p w14:paraId="61254926" w14:textId="739DF578" w:rsidR="00785CED" w:rsidRPr="00BD3055" w:rsidDel="00323D57" w:rsidRDefault="00785CED">
      <w:pPr>
        <w:rPr>
          <w:del w:id="8306" w:author="Steff Guzmán" w:date="2023-03-13T19:12:00Z"/>
          <w:rFonts w:cs="Times New Roman"/>
          <w:szCs w:val="24"/>
        </w:rPr>
        <w:pPrChange w:id="8307" w:author="Camilo Andrés Díaz Gómez" w:date="2023-03-17T00:48:00Z">
          <w:pPr>
            <w:jc w:val="center"/>
          </w:pPr>
        </w:pPrChange>
      </w:pPr>
      <w:del w:id="8308" w:author="Steff Guzmán" w:date="2023-03-13T19:12:00Z">
        <w:r w:rsidRPr="00BD3055" w:rsidDel="00323D57">
          <w:rPr>
            <w:rFonts w:cs="Times New Roman"/>
            <w:szCs w:val="24"/>
          </w:rPr>
          <w:delText>I= Ir a página</w:delText>
        </w:r>
      </w:del>
    </w:p>
    <w:p w14:paraId="6E741D14" w14:textId="3AEEB9F6" w:rsidR="00785CED" w:rsidRPr="00BD3055" w:rsidDel="00323D57" w:rsidRDefault="00785CED">
      <w:pPr>
        <w:rPr>
          <w:del w:id="8309" w:author="Steff Guzmán" w:date="2023-03-13T19:12:00Z"/>
          <w:rFonts w:cs="Times New Roman"/>
          <w:szCs w:val="24"/>
        </w:rPr>
        <w:pPrChange w:id="8310" w:author="Camilo Andrés Díaz Gómez" w:date="2023-03-17T00:48:00Z">
          <w:pPr>
            <w:jc w:val="center"/>
          </w:pPr>
        </w:pPrChange>
      </w:pPr>
      <w:del w:id="8311" w:author="Steff Guzmán" w:date="2023-03-13T19:12:00Z">
        <w:r w:rsidRPr="00BD3055" w:rsidDel="00323D57">
          <w:rPr>
            <w:rFonts w:cs="Times New Roman"/>
            <w:szCs w:val="24"/>
          </w:rPr>
          <w:delText>J= Justificar</w:delText>
        </w:r>
      </w:del>
    </w:p>
    <w:p w14:paraId="778C8624" w14:textId="69D68D77" w:rsidR="00785CED" w:rsidRPr="00BD3055" w:rsidDel="00323D57" w:rsidRDefault="00785CED">
      <w:pPr>
        <w:rPr>
          <w:del w:id="8312" w:author="Steff Guzmán" w:date="2023-03-13T19:12:00Z"/>
          <w:rFonts w:cs="Times New Roman"/>
          <w:szCs w:val="24"/>
        </w:rPr>
        <w:pPrChange w:id="8313" w:author="Camilo Andrés Díaz Gómez" w:date="2023-03-17T00:48:00Z">
          <w:pPr>
            <w:jc w:val="center"/>
          </w:pPr>
        </w:pPrChange>
      </w:pPr>
      <w:del w:id="8314" w:author="Steff Guzmán" w:date="2023-03-13T19:12:00Z">
        <w:r w:rsidRPr="00BD3055" w:rsidDel="00323D57">
          <w:rPr>
            <w:rFonts w:cs="Times New Roman"/>
            <w:szCs w:val="24"/>
          </w:rPr>
          <w:delText>K= Cursiva</w:delText>
        </w:r>
      </w:del>
    </w:p>
    <w:p w14:paraId="65031946" w14:textId="388B6BE1" w:rsidR="00785CED" w:rsidRPr="00BD3055" w:rsidDel="00323D57" w:rsidRDefault="00785CED">
      <w:pPr>
        <w:rPr>
          <w:del w:id="8315" w:author="Steff Guzmán" w:date="2023-03-13T19:12:00Z"/>
          <w:rFonts w:cs="Times New Roman"/>
          <w:szCs w:val="24"/>
        </w:rPr>
        <w:pPrChange w:id="8316" w:author="Camilo Andrés Díaz Gómez" w:date="2023-03-17T00:48:00Z">
          <w:pPr>
            <w:jc w:val="center"/>
          </w:pPr>
        </w:pPrChange>
      </w:pPr>
      <w:del w:id="8317" w:author="Steff Guzmán" w:date="2023-03-13T19:12:00Z">
        <w:r w:rsidRPr="00BD3055" w:rsidDel="00323D57">
          <w:rPr>
            <w:rFonts w:cs="Times New Roman"/>
            <w:szCs w:val="24"/>
          </w:rPr>
          <w:delText>L= Reemplazar</w:delText>
        </w:r>
      </w:del>
    </w:p>
    <w:p w14:paraId="42ED788F" w14:textId="0DCD26A6" w:rsidR="00785CED" w:rsidRPr="00BD3055" w:rsidDel="00323D57" w:rsidRDefault="00785CED">
      <w:pPr>
        <w:rPr>
          <w:del w:id="8318" w:author="Steff Guzmán" w:date="2023-03-13T19:12:00Z"/>
          <w:rFonts w:cs="Times New Roman"/>
          <w:szCs w:val="24"/>
        </w:rPr>
        <w:pPrChange w:id="8319" w:author="Camilo Andrés Díaz Gómez" w:date="2023-03-17T00:48:00Z">
          <w:pPr>
            <w:jc w:val="center"/>
          </w:pPr>
        </w:pPrChange>
      </w:pPr>
      <w:del w:id="8320" w:author="Steff Guzmán" w:date="2023-03-13T19:12:00Z">
        <w:r w:rsidRPr="00BD3055" w:rsidDel="00323D57">
          <w:rPr>
            <w:rFonts w:cs="Times New Roman"/>
            <w:szCs w:val="24"/>
          </w:rPr>
          <w:delText>M= Formato</w:delText>
        </w:r>
      </w:del>
    </w:p>
    <w:p w14:paraId="2B36CF88" w14:textId="2EF25C48" w:rsidR="00785CED" w:rsidRPr="00BD3055" w:rsidDel="00323D57" w:rsidRDefault="00785CED">
      <w:pPr>
        <w:rPr>
          <w:del w:id="8321" w:author="Steff Guzmán" w:date="2023-03-13T19:12:00Z"/>
          <w:rFonts w:cs="Times New Roman"/>
          <w:szCs w:val="24"/>
        </w:rPr>
        <w:pPrChange w:id="8322" w:author="Camilo Andrés Díaz Gómez" w:date="2023-03-17T00:48:00Z">
          <w:pPr>
            <w:jc w:val="center"/>
          </w:pPr>
        </w:pPrChange>
      </w:pPr>
      <w:del w:id="8323" w:author="Steff Guzmán" w:date="2023-03-13T19:12:00Z">
        <w:r w:rsidRPr="00BD3055" w:rsidDel="00323D57">
          <w:rPr>
            <w:rFonts w:cs="Times New Roman"/>
            <w:szCs w:val="24"/>
          </w:rPr>
          <w:delText>N= Negrilla</w:delText>
        </w:r>
      </w:del>
    </w:p>
    <w:p w14:paraId="70C4561E" w14:textId="5FB0A3A8" w:rsidR="00785CED" w:rsidRPr="00BD3055" w:rsidDel="00323D57" w:rsidRDefault="00785CED">
      <w:pPr>
        <w:rPr>
          <w:del w:id="8324" w:author="Steff Guzmán" w:date="2023-03-13T19:12:00Z"/>
          <w:rFonts w:cs="Times New Roman"/>
          <w:szCs w:val="24"/>
        </w:rPr>
        <w:pPrChange w:id="8325" w:author="Camilo Andrés Díaz Gómez" w:date="2023-03-17T00:48:00Z">
          <w:pPr>
            <w:jc w:val="center"/>
          </w:pPr>
        </w:pPrChange>
      </w:pPr>
      <w:del w:id="8326" w:author="Steff Guzmán" w:date="2023-03-13T19:12:00Z">
        <w:r w:rsidRPr="00BD3055" w:rsidDel="00323D57">
          <w:rPr>
            <w:rFonts w:cs="Times New Roman"/>
            <w:szCs w:val="24"/>
          </w:rPr>
          <w:delText>O= Disminuir tamaño</w:delText>
        </w:r>
      </w:del>
    </w:p>
    <w:p w14:paraId="3728A234" w14:textId="0EE57BC2" w:rsidR="00785CED" w:rsidRPr="00BD3055" w:rsidDel="00323D57" w:rsidRDefault="00785CED">
      <w:pPr>
        <w:rPr>
          <w:del w:id="8327" w:author="Steff Guzmán" w:date="2023-03-13T19:12:00Z"/>
          <w:rFonts w:cs="Times New Roman"/>
          <w:szCs w:val="24"/>
        </w:rPr>
        <w:pPrChange w:id="8328" w:author="Camilo Andrés Díaz Gómez" w:date="2023-03-17T00:48:00Z">
          <w:pPr>
            <w:jc w:val="center"/>
          </w:pPr>
        </w:pPrChange>
      </w:pPr>
      <w:del w:id="8329" w:author="Steff Guzmán" w:date="2023-03-13T19:12:00Z">
        <w:r w:rsidRPr="00BD3055" w:rsidDel="00323D57">
          <w:rPr>
            <w:rFonts w:cs="Times New Roman"/>
            <w:szCs w:val="24"/>
          </w:rPr>
          <w:delText>P= Imprimir</w:delText>
        </w:r>
      </w:del>
    </w:p>
    <w:p w14:paraId="2CE36E8C" w14:textId="10D797F6" w:rsidR="00785CED" w:rsidRPr="00BD3055" w:rsidDel="00323D57" w:rsidRDefault="00785CED">
      <w:pPr>
        <w:rPr>
          <w:del w:id="8330" w:author="Steff Guzmán" w:date="2023-03-13T19:12:00Z"/>
          <w:rFonts w:cs="Times New Roman"/>
          <w:szCs w:val="24"/>
        </w:rPr>
        <w:pPrChange w:id="8331" w:author="Camilo Andrés Díaz Gómez" w:date="2023-03-17T00:48:00Z">
          <w:pPr>
            <w:jc w:val="center"/>
          </w:pPr>
        </w:pPrChange>
      </w:pPr>
      <w:del w:id="8332" w:author="Steff Guzmán" w:date="2023-03-13T19:12:00Z">
        <w:r w:rsidRPr="00BD3055" w:rsidDel="00323D57">
          <w:rPr>
            <w:rFonts w:cs="Times New Roman"/>
            <w:szCs w:val="24"/>
          </w:rPr>
          <w:delText>Q= Alinear izquierda</w:delText>
        </w:r>
      </w:del>
    </w:p>
    <w:p w14:paraId="2C14B98B" w14:textId="64ADEADF" w:rsidR="00785CED" w:rsidRPr="00BD3055" w:rsidDel="00323D57" w:rsidRDefault="00785CED">
      <w:pPr>
        <w:rPr>
          <w:del w:id="8333" w:author="Steff Guzmán" w:date="2023-03-13T19:12:00Z"/>
          <w:rFonts w:cs="Times New Roman"/>
          <w:szCs w:val="24"/>
        </w:rPr>
        <w:pPrChange w:id="8334" w:author="Camilo Andrés Díaz Gómez" w:date="2023-03-17T00:48:00Z">
          <w:pPr>
            <w:jc w:val="center"/>
          </w:pPr>
        </w:pPrChange>
      </w:pPr>
      <w:del w:id="8335" w:author="Steff Guzmán" w:date="2023-03-13T19:12:00Z">
        <w:r w:rsidRPr="00BD3055" w:rsidDel="00323D57">
          <w:rPr>
            <w:rFonts w:cs="Times New Roman"/>
            <w:szCs w:val="24"/>
          </w:rPr>
          <w:delText>R= Cerrar documento</w:delText>
        </w:r>
      </w:del>
    </w:p>
    <w:p w14:paraId="321EC451" w14:textId="33CAD96B" w:rsidR="00785CED" w:rsidRPr="00BD3055" w:rsidDel="00323D57" w:rsidRDefault="00785CED">
      <w:pPr>
        <w:rPr>
          <w:del w:id="8336" w:author="Steff Guzmán" w:date="2023-03-13T19:12:00Z"/>
          <w:rFonts w:cs="Times New Roman"/>
          <w:szCs w:val="24"/>
        </w:rPr>
        <w:pPrChange w:id="8337" w:author="Camilo Andrés Díaz Gómez" w:date="2023-03-17T00:48:00Z">
          <w:pPr>
            <w:jc w:val="center"/>
          </w:pPr>
        </w:pPrChange>
      </w:pPr>
      <w:del w:id="8338" w:author="Steff Guzmán" w:date="2023-03-13T19:12:00Z">
        <w:r w:rsidRPr="00BD3055" w:rsidDel="00323D57">
          <w:rPr>
            <w:rFonts w:cs="Times New Roman"/>
            <w:szCs w:val="24"/>
          </w:rPr>
          <w:delText>S= Subrayado</w:delText>
        </w:r>
      </w:del>
    </w:p>
    <w:p w14:paraId="615E2174" w14:textId="0EF6D1F6" w:rsidR="00785CED" w:rsidRPr="00BD3055" w:rsidDel="00323D57" w:rsidRDefault="00785CED">
      <w:pPr>
        <w:rPr>
          <w:del w:id="8339" w:author="Steff Guzmán" w:date="2023-03-13T19:12:00Z"/>
          <w:rFonts w:cs="Times New Roman"/>
          <w:szCs w:val="24"/>
        </w:rPr>
        <w:pPrChange w:id="8340" w:author="Camilo Andrés Díaz Gómez" w:date="2023-03-17T00:48:00Z">
          <w:pPr>
            <w:jc w:val="center"/>
          </w:pPr>
        </w:pPrChange>
      </w:pPr>
      <w:del w:id="8341" w:author="Steff Guzmán" w:date="2023-03-13T19:12:00Z">
        <w:r w:rsidRPr="00BD3055" w:rsidDel="00323D57">
          <w:rPr>
            <w:rFonts w:cs="Times New Roman"/>
            <w:szCs w:val="24"/>
          </w:rPr>
          <w:delText>T= Centrar</w:delText>
        </w:r>
      </w:del>
    </w:p>
    <w:p w14:paraId="73364AA9" w14:textId="3DF0814A" w:rsidR="00785CED" w:rsidRPr="00BD3055" w:rsidDel="00323D57" w:rsidRDefault="00785CED">
      <w:pPr>
        <w:rPr>
          <w:del w:id="8342" w:author="Steff Guzmán" w:date="2023-03-13T19:12:00Z"/>
          <w:rFonts w:cs="Times New Roman"/>
          <w:szCs w:val="24"/>
        </w:rPr>
        <w:pPrChange w:id="8343" w:author="Camilo Andrés Díaz Gómez" w:date="2023-03-17T00:48:00Z">
          <w:pPr>
            <w:jc w:val="center"/>
          </w:pPr>
        </w:pPrChange>
      </w:pPr>
      <w:del w:id="8344" w:author="Steff Guzmán" w:date="2023-03-13T19:12:00Z">
        <w:r w:rsidRPr="00BD3055" w:rsidDel="00323D57">
          <w:rPr>
            <w:rFonts w:cs="Times New Roman"/>
            <w:szCs w:val="24"/>
          </w:rPr>
          <w:delText>U= Nuevo documento</w:delText>
        </w:r>
      </w:del>
    </w:p>
    <w:p w14:paraId="04DB2857" w14:textId="6F25B40B" w:rsidR="00785CED" w:rsidRPr="00BD3055" w:rsidDel="00323D57" w:rsidRDefault="00785CED">
      <w:pPr>
        <w:rPr>
          <w:del w:id="8345" w:author="Steff Guzmán" w:date="2023-03-13T19:12:00Z"/>
          <w:rFonts w:cs="Times New Roman"/>
          <w:szCs w:val="24"/>
        </w:rPr>
        <w:pPrChange w:id="8346" w:author="Camilo Andrés Díaz Gómez" w:date="2023-03-17T00:48:00Z">
          <w:pPr>
            <w:jc w:val="center"/>
          </w:pPr>
        </w:pPrChange>
      </w:pPr>
      <w:del w:id="8347" w:author="Steff Guzmán" w:date="2023-03-13T19:12:00Z">
        <w:r w:rsidRPr="00BD3055" w:rsidDel="00323D57">
          <w:rPr>
            <w:rFonts w:cs="Times New Roman"/>
            <w:szCs w:val="24"/>
          </w:rPr>
          <w:delText>V= Pegar</w:delText>
        </w:r>
      </w:del>
    </w:p>
    <w:p w14:paraId="66A7374B" w14:textId="7F2D9EDD" w:rsidR="00785CED" w:rsidRPr="00BD3055" w:rsidDel="00323D57" w:rsidRDefault="00785CED">
      <w:pPr>
        <w:rPr>
          <w:del w:id="8348" w:author="Steff Guzmán" w:date="2023-03-13T19:12:00Z"/>
          <w:rFonts w:cs="Times New Roman"/>
          <w:szCs w:val="24"/>
        </w:rPr>
        <w:pPrChange w:id="8349" w:author="Camilo Andrés Díaz Gómez" w:date="2023-03-17T00:48:00Z">
          <w:pPr>
            <w:jc w:val="center"/>
          </w:pPr>
        </w:pPrChange>
      </w:pPr>
      <w:del w:id="8350" w:author="Steff Guzmán" w:date="2023-03-13T19:12:00Z">
        <w:r w:rsidRPr="00BD3055" w:rsidDel="00323D57">
          <w:rPr>
            <w:rFonts w:cs="Times New Roman"/>
            <w:szCs w:val="24"/>
          </w:rPr>
          <w:delText>X=Cortar</w:delText>
        </w:r>
      </w:del>
    </w:p>
    <w:p w14:paraId="38012019" w14:textId="3E699A1F" w:rsidR="00785CED" w:rsidRPr="00BD3055" w:rsidDel="00323D57" w:rsidRDefault="00785CED">
      <w:pPr>
        <w:rPr>
          <w:del w:id="8351" w:author="Steff Guzmán" w:date="2023-03-13T19:12:00Z"/>
          <w:rFonts w:cs="Times New Roman"/>
          <w:szCs w:val="24"/>
        </w:rPr>
        <w:pPrChange w:id="8352" w:author="Camilo Andrés Díaz Gómez" w:date="2023-03-17T00:48:00Z">
          <w:pPr>
            <w:jc w:val="center"/>
          </w:pPr>
        </w:pPrChange>
      </w:pPr>
      <w:del w:id="8353" w:author="Steff Guzmán" w:date="2023-03-13T19:12:00Z">
        <w:r w:rsidRPr="00BD3055" w:rsidDel="00323D57">
          <w:rPr>
            <w:rFonts w:cs="Times New Roman"/>
            <w:szCs w:val="24"/>
          </w:rPr>
          <w:delText>Y= Rehacer</w:delText>
        </w:r>
      </w:del>
    </w:p>
    <w:p w14:paraId="1E392F7C" w14:textId="63AE88F9" w:rsidR="00785CED" w:rsidRPr="00BD3055" w:rsidDel="00323D57" w:rsidRDefault="00785CED">
      <w:pPr>
        <w:ind w:firstLine="708"/>
        <w:rPr>
          <w:del w:id="8354" w:author="Steff Guzmán" w:date="2023-03-13T19:12:00Z"/>
          <w:rFonts w:cs="Times New Roman"/>
          <w:szCs w:val="24"/>
        </w:rPr>
        <w:pPrChange w:id="8355" w:author="Camilo Andrés Díaz Gómez" w:date="2023-03-17T00:48:00Z">
          <w:pPr>
            <w:ind w:firstLine="708"/>
            <w:jc w:val="center"/>
          </w:pPr>
        </w:pPrChange>
      </w:pPr>
      <w:del w:id="8356" w:author="Steff Guzmán" w:date="2023-03-13T19:12:00Z">
        <w:r w:rsidRPr="00BD3055" w:rsidDel="00323D57">
          <w:rPr>
            <w:rFonts w:cs="Times New Roman"/>
            <w:szCs w:val="24"/>
          </w:rPr>
          <w:delText>Z= Deshacer</w:delText>
        </w:r>
      </w:del>
    </w:p>
    <w:p w14:paraId="5D4A487A" w14:textId="08795732" w:rsidR="003A3C4F" w:rsidRPr="00BD3055" w:rsidDel="00323D57" w:rsidRDefault="003A3C4F">
      <w:pPr>
        <w:ind w:firstLine="708"/>
        <w:rPr>
          <w:del w:id="8357" w:author="Steff Guzmán" w:date="2023-03-13T19:12:00Z"/>
          <w:rFonts w:cs="Times New Roman"/>
          <w:szCs w:val="24"/>
        </w:rPr>
        <w:pPrChange w:id="8358" w:author="Camilo Andrés Díaz Gómez" w:date="2023-03-17T00:48:00Z">
          <w:pPr>
            <w:ind w:firstLine="708"/>
            <w:jc w:val="center"/>
          </w:pPr>
        </w:pPrChange>
      </w:pPr>
      <w:del w:id="8359" w:author="Steff Guzmán" w:date="2023-03-13T19:12:00Z">
        <w:r w:rsidRPr="00BD3055" w:rsidDel="00323D57">
          <w:rPr>
            <w:rFonts w:cs="Times New Roman"/>
            <w:szCs w:val="24"/>
          </w:rPr>
          <w:delText>Lista completa de atajos https://bit.ly/3oHliCj</w:delText>
        </w:r>
      </w:del>
    </w:p>
    <w:p w14:paraId="12DF57B4" w14:textId="4D7704F4" w:rsidR="00785CED" w:rsidRPr="00BD3055" w:rsidDel="00323D57" w:rsidRDefault="00785CED">
      <w:pPr>
        <w:rPr>
          <w:del w:id="8360" w:author="Steff Guzmán" w:date="2023-03-13T19:14:00Z"/>
          <w:rFonts w:cs="Times New Roman"/>
          <w:szCs w:val="24"/>
        </w:rPr>
        <w:sectPr w:rsidR="00785CED" w:rsidRPr="00BD3055" w:rsidDel="00323D57" w:rsidSect="00DB0B24">
          <w:type w:val="continuous"/>
          <w:pgSz w:w="12240" w:h="15840"/>
          <w:pgMar w:top="1418" w:right="1701" w:bottom="1418" w:left="1701" w:header="709" w:footer="709" w:gutter="0"/>
          <w:cols w:space="708"/>
          <w:docGrid w:linePitch="360"/>
          <w:sectPrChange w:id="8361" w:author="Steff Guzmán" w:date="2023-03-13T19:06:00Z">
            <w:sectPr w:rsidR="00785CED" w:rsidRPr="00BD3055" w:rsidDel="00323D57" w:rsidSect="00DB0B24">
              <w:pgMar w:top="1418" w:right="1418" w:bottom="1418" w:left="1418" w:header="709" w:footer="709" w:gutter="0"/>
            </w:sectPr>
          </w:sectPrChange>
        </w:sectPr>
        <w:pPrChange w:id="8362" w:author="Camilo Andrés Díaz Gómez" w:date="2023-03-17T00:48:00Z">
          <w:pPr>
            <w:ind w:firstLine="708"/>
            <w:jc w:val="center"/>
          </w:pPr>
        </w:pPrChange>
      </w:pPr>
    </w:p>
    <w:p w14:paraId="5048CFC3" w14:textId="1CA6FDF7" w:rsidR="003A3C4F" w:rsidRPr="00BD3055" w:rsidDel="00323D57" w:rsidRDefault="00785CED">
      <w:pPr>
        <w:rPr>
          <w:del w:id="8363" w:author="Steff Guzmán" w:date="2023-03-13T19:12:00Z"/>
          <w:rFonts w:cs="Times New Roman"/>
          <w:b/>
          <w:szCs w:val="24"/>
        </w:rPr>
        <w:pPrChange w:id="8364" w:author="Camilo Andrés Díaz Gómez" w:date="2023-03-17T00:48:00Z">
          <w:pPr>
            <w:jc w:val="center"/>
          </w:pPr>
        </w:pPrChange>
      </w:pPr>
      <w:del w:id="8365" w:author="Steff Guzmán" w:date="2023-03-13T19:12:00Z">
        <w:r w:rsidRPr="00BD3055" w:rsidDel="00323D57">
          <w:rPr>
            <w:rFonts w:cs="Times New Roman"/>
            <w:b/>
            <w:szCs w:val="24"/>
          </w:rPr>
          <w:delText xml:space="preserve">Anexo 6. </w:delText>
        </w:r>
      </w:del>
    </w:p>
    <w:p w14:paraId="65B37778" w14:textId="68A6DDC0" w:rsidR="00785CED" w:rsidRPr="00BD3055" w:rsidDel="00323D57" w:rsidRDefault="00785CED">
      <w:pPr>
        <w:rPr>
          <w:del w:id="8366" w:author="Steff Guzmán" w:date="2023-03-13T19:12:00Z"/>
          <w:rFonts w:cs="Times New Roman"/>
          <w:b/>
          <w:szCs w:val="24"/>
        </w:rPr>
        <w:pPrChange w:id="8367" w:author="Camilo Andrés Díaz Gómez" w:date="2023-03-17T00:48:00Z">
          <w:pPr>
            <w:jc w:val="center"/>
          </w:pPr>
        </w:pPrChange>
      </w:pPr>
      <w:del w:id="8368" w:author="Steff Guzmán" w:date="2023-03-13T19:12:00Z">
        <w:r w:rsidRPr="00BD3055" w:rsidDel="00323D57">
          <w:rPr>
            <w:rFonts w:cs="Times New Roman"/>
            <w:b/>
            <w:szCs w:val="24"/>
          </w:rPr>
          <w:delText>Sinónimos y antónimos</w:delText>
        </w:r>
      </w:del>
    </w:p>
    <w:p w14:paraId="30FB2D6E" w14:textId="6496031D" w:rsidR="00785CED" w:rsidRPr="00BD3055" w:rsidDel="00323D57" w:rsidRDefault="00785CED">
      <w:pPr>
        <w:rPr>
          <w:del w:id="8369" w:author="Steff Guzmán" w:date="2023-03-13T19:12:00Z"/>
          <w:rFonts w:cs="Times New Roman"/>
          <w:szCs w:val="24"/>
        </w:rPr>
        <w:pPrChange w:id="8370" w:author="Camilo Andrés Díaz Gómez" w:date="2023-03-17T00:48:00Z">
          <w:pPr>
            <w:ind w:firstLine="708"/>
            <w:jc w:val="center"/>
          </w:pPr>
        </w:pPrChange>
      </w:pPr>
    </w:p>
    <w:p w14:paraId="2F0AB1F3" w14:textId="754713B9" w:rsidR="00785CED" w:rsidRPr="00BD3055" w:rsidDel="00323D57" w:rsidRDefault="00785CED">
      <w:pPr>
        <w:rPr>
          <w:del w:id="8371" w:author="Steff Guzmán" w:date="2023-03-13T19:12:00Z"/>
          <w:rFonts w:cs="Times New Roman"/>
          <w:szCs w:val="24"/>
        </w:rPr>
        <w:pPrChange w:id="8372" w:author="Camilo Andrés Díaz Gómez" w:date="2023-03-17T00:48:00Z">
          <w:pPr>
            <w:ind w:firstLine="708"/>
          </w:pPr>
        </w:pPrChange>
      </w:pPr>
      <w:del w:id="8373" w:author="Steff Guzmán" w:date="2023-03-13T19:12:00Z">
        <w:r w:rsidRPr="00BD3055" w:rsidDel="00323D57">
          <w:rPr>
            <w:rFonts w:cs="Times New Roman"/>
            <w:szCs w:val="24"/>
          </w:rPr>
          <w:delText>Constantemente surgen inconvenientes al redactar una oración, al no tener la palabra adecuada, un sinónimo o un antónimo. Microsoft Word apoya estas inquietudes, así:</w:delText>
        </w:r>
      </w:del>
    </w:p>
    <w:p w14:paraId="48597AB6" w14:textId="26B85F71" w:rsidR="00785CED" w:rsidRPr="00BD3055" w:rsidDel="00323D57" w:rsidRDefault="00785CED">
      <w:pPr>
        <w:rPr>
          <w:del w:id="8374" w:author="Steff Guzmán" w:date="2023-03-13T19:14:00Z"/>
          <w:rFonts w:cs="Times New Roman"/>
          <w:szCs w:val="24"/>
        </w:rPr>
        <w:pPrChange w:id="8375" w:author="Camilo Andrés Díaz Gómez" w:date="2023-03-17T00:48:00Z">
          <w:pPr>
            <w:jc w:val="right"/>
          </w:pPr>
        </w:pPrChange>
      </w:pPr>
      <w:del w:id="8376"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4EBB552" w:rsidR="00785CED" w:rsidRDefault="00785CED" w:rsidP="00785CED">
                              <w:del w:id="8377" w:author="Steff Guzmán" w:date="2023-03-13T19:12:00Z">
                                <w:r w:rsidDel="00323D57">
                                  <w:rPr>
                                    <w:noProof/>
                                    <w:lang w:eastAsia="es-CO"/>
                                  </w:rPr>
                                  <w:drawing>
                                    <wp:inline distT="0" distB="0" distL="0" distR="0" wp14:anchorId="1981BDA3" wp14:editId="11981376">
                                      <wp:extent cx="1891937" cy="2769079"/>
                                      <wp:effectExtent l="190500" t="190500" r="184785" b="1841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4EBB552" w:rsidR="00785CED" w:rsidRDefault="00785CED" w:rsidP="00785CED">
                        <w:del w:id="8378" w:author="Steff Guzmán" w:date="2023-03-13T19:12:00Z">
                          <w:r w:rsidDel="00323D57">
                            <w:rPr>
                              <w:noProof/>
                              <w:lang w:eastAsia="es-CO"/>
                            </w:rPr>
                            <w:drawing>
                              <wp:inline distT="0" distB="0" distL="0" distR="0" wp14:anchorId="1981BDA3" wp14:editId="11981376">
                                <wp:extent cx="1891937" cy="2769079"/>
                                <wp:effectExtent l="190500" t="190500" r="184785" b="1841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del w:id="8379" w:author="Steff Guzmán" w:date="2023-03-13T19:13:00Z">
        <w:r w:rsidRPr="00BD3055" w:rsidDel="00323D5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22D710C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del>
      <w:del w:id="8380"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11AE6685" w:rsidR="00785CED" w:rsidRDefault="00785CED" w:rsidP="00785CED">
                              <w:del w:id="8381" w:author="Steff Guzmán" w:date="2023-03-13T19:12:00Z">
                                <w:r w:rsidDel="00323D57">
                                  <w:rPr>
                                    <w:noProof/>
                                    <w:lang w:eastAsia="es-CO"/>
                                  </w:rPr>
                                  <w:drawing>
                                    <wp:inline distT="0" distB="0" distL="0" distR="0" wp14:anchorId="1A4576B1" wp14:editId="6A9FAAFF">
                                      <wp:extent cx="1899620" cy="2789125"/>
                                      <wp:effectExtent l="190500" t="190500" r="196215" b="1828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11AE6685" w:rsidR="00785CED" w:rsidRDefault="00785CED" w:rsidP="00785CED">
                        <w:del w:id="8382" w:author="Steff Guzmán" w:date="2023-03-13T19:12:00Z">
                          <w:r w:rsidDel="00323D57">
                            <w:rPr>
                              <w:noProof/>
                              <w:lang w:eastAsia="es-CO"/>
                            </w:rPr>
                            <w:drawing>
                              <wp:inline distT="0" distB="0" distL="0" distR="0" wp14:anchorId="1A4576B1" wp14:editId="6A9FAAFF">
                                <wp:extent cx="1899620" cy="2789125"/>
                                <wp:effectExtent l="190500" t="190500" r="196215" b="1828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p>
    <w:p w14:paraId="2BC5843E" w14:textId="0A324BE5" w:rsidR="00785CED" w:rsidRPr="00BD3055" w:rsidDel="00323D57" w:rsidRDefault="00785CED">
      <w:pPr>
        <w:rPr>
          <w:del w:id="8383" w:author="Steff Guzmán" w:date="2023-03-13T19:14:00Z"/>
          <w:rFonts w:cs="Times New Roman"/>
          <w:szCs w:val="24"/>
        </w:rPr>
        <w:pPrChange w:id="8384" w:author="Camilo Andrés Díaz Gómez" w:date="2023-03-17T00:48:00Z">
          <w:pPr>
            <w:ind w:firstLine="708"/>
            <w:jc w:val="right"/>
          </w:pPr>
        </w:pPrChange>
      </w:pPr>
    </w:p>
    <w:p w14:paraId="536EF61F" w14:textId="46963B80" w:rsidR="00785CED" w:rsidRPr="00BD3055" w:rsidDel="00323D57" w:rsidRDefault="00785CED">
      <w:pPr>
        <w:rPr>
          <w:del w:id="8385" w:author="Steff Guzmán" w:date="2023-03-13T19:14:00Z"/>
          <w:rFonts w:cs="Times New Roman"/>
          <w:szCs w:val="24"/>
        </w:rPr>
        <w:pPrChange w:id="8386" w:author="Camilo Andrés Díaz Gómez" w:date="2023-03-17T00:48:00Z">
          <w:pPr>
            <w:ind w:firstLine="708"/>
          </w:pPr>
        </w:pPrChange>
      </w:pPr>
    </w:p>
    <w:p w14:paraId="54A6AA33" w14:textId="28039B97" w:rsidR="00785CED" w:rsidRPr="00BD3055" w:rsidDel="00323D57" w:rsidRDefault="00785CED">
      <w:pPr>
        <w:rPr>
          <w:del w:id="8387" w:author="Steff Guzmán" w:date="2023-03-13T19:13:00Z"/>
          <w:rFonts w:cs="Times New Roman"/>
          <w:b/>
          <w:szCs w:val="24"/>
        </w:rPr>
        <w:pPrChange w:id="8388" w:author="Camilo Andrés Díaz Gómez" w:date="2023-03-17T00:48:00Z">
          <w:pPr>
            <w:jc w:val="center"/>
          </w:pPr>
        </w:pPrChange>
      </w:pPr>
      <w:del w:id="8389" w:author="Steff Guzmán" w:date="2023-03-13T19:13:00Z">
        <w:r w:rsidRPr="00BD3055" w:rsidDel="00323D57">
          <w:rPr>
            <w:rFonts w:cs="Times New Roman"/>
            <w:b/>
            <w:szCs w:val="24"/>
          </w:rPr>
          <w:delText>Anexo 7.</w:delText>
        </w:r>
      </w:del>
    </w:p>
    <w:p w14:paraId="395E2F92" w14:textId="7E87048F" w:rsidR="00785CED" w:rsidRPr="00BD3055" w:rsidDel="00323D57" w:rsidRDefault="00785CED">
      <w:pPr>
        <w:rPr>
          <w:del w:id="8390" w:author="Steff Guzmán" w:date="2023-03-13T19:13:00Z"/>
          <w:rFonts w:cs="Times New Roman"/>
          <w:b/>
          <w:szCs w:val="24"/>
        </w:rPr>
        <w:pPrChange w:id="8391" w:author="Camilo Andrés Díaz Gómez" w:date="2023-03-17T00:48:00Z">
          <w:pPr>
            <w:jc w:val="center"/>
          </w:pPr>
        </w:pPrChange>
      </w:pPr>
      <w:del w:id="8392" w:author="Steff Guzmán" w:date="2023-03-13T19:13:00Z">
        <w:r w:rsidRPr="00BD3055" w:rsidDel="00323D57">
          <w:rPr>
            <w:rFonts w:cs="Times New Roman"/>
            <w:b/>
            <w:szCs w:val="24"/>
          </w:rPr>
          <w:delText>Copiar y pegar sin formato</w:delText>
        </w:r>
      </w:del>
    </w:p>
    <w:p w14:paraId="6D53D4FE" w14:textId="1CC6CDEC" w:rsidR="00785CED" w:rsidRPr="00BD3055" w:rsidDel="00323D57" w:rsidRDefault="00785CED">
      <w:pPr>
        <w:rPr>
          <w:del w:id="8393" w:author="Steff Guzmán" w:date="2023-03-13T19:13:00Z"/>
          <w:rFonts w:cs="Times New Roman"/>
          <w:szCs w:val="24"/>
        </w:rPr>
        <w:pPrChange w:id="8394" w:author="Camilo Andrés Díaz Gómez" w:date="2023-03-17T00:48:00Z">
          <w:pPr>
            <w:ind w:firstLine="708"/>
            <w:jc w:val="center"/>
          </w:pPr>
        </w:pPrChange>
      </w:pPr>
    </w:p>
    <w:p w14:paraId="441F1620" w14:textId="74ACF181" w:rsidR="00785CED" w:rsidRPr="00BD3055" w:rsidDel="00323D57" w:rsidRDefault="00785CED">
      <w:pPr>
        <w:rPr>
          <w:del w:id="8395" w:author="Steff Guzmán" w:date="2023-03-13T19:13:00Z"/>
          <w:rFonts w:cs="Times New Roman"/>
          <w:szCs w:val="24"/>
        </w:rPr>
        <w:pPrChange w:id="8396" w:author="Camilo Andrés Díaz Gómez" w:date="2023-03-17T00:48:00Z">
          <w:pPr>
            <w:ind w:firstLine="708"/>
          </w:pPr>
        </w:pPrChange>
      </w:pPr>
      <w:del w:id="8397" w:author="Steff Guzmán" w:date="2023-03-13T19:13:00Z">
        <w:r w:rsidRPr="00BD3055" w:rsidDel="00323D57">
          <w:rPr>
            <w:rFonts w:cs="Times New Roman"/>
            <w:szCs w:val="24"/>
          </w:rPr>
          <w:delTex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delText>
        </w:r>
      </w:del>
    </w:p>
    <w:p w14:paraId="25E78DF8" w14:textId="0C7576E5" w:rsidR="00785CED" w:rsidRPr="00BD3055" w:rsidDel="00323D57" w:rsidRDefault="00785CED">
      <w:pPr>
        <w:rPr>
          <w:del w:id="8398" w:author="Steff Guzmán" w:date="2023-03-13T19:14:00Z"/>
          <w:rFonts w:cs="Times New Roman"/>
          <w:szCs w:val="24"/>
        </w:rPr>
        <w:pPrChange w:id="8399" w:author="Camilo Andrés Díaz Gómez" w:date="2023-03-17T00:48:00Z">
          <w:pPr>
            <w:ind w:firstLine="708"/>
          </w:pPr>
        </w:pPrChange>
      </w:pPr>
      <w:del w:id="8400" w:author="Steff Guzmán" w:date="2023-03-13T19:13:00Z">
        <w:r w:rsidRPr="00BD3055" w:rsidDel="00323D57">
          <w:rPr>
            <w:rFonts w:cs="Times New Roman"/>
            <w:noProof/>
            <w:lang w:eastAsia="es-CO"/>
          </w:rPr>
          <w:drawing>
            <wp:inline distT="0" distB="0" distL="0" distR="0" wp14:anchorId="4C92C999" wp14:editId="1C29211B">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E2AE282" w14:textId="115ED70E" w:rsidR="00785CED" w:rsidRPr="00BD3055" w:rsidDel="00323D57" w:rsidRDefault="00785CED">
      <w:pPr>
        <w:rPr>
          <w:del w:id="8401" w:author="Steff Guzmán" w:date="2023-03-13T19:14:00Z"/>
          <w:rFonts w:cs="Times New Roman"/>
          <w:b/>
          <w:szCs w:val="24"/>
        </w:rPr>
        <w:pPrChange w:id="8402" w:author="Camilo Andrés Díaz Gómez" w:date="2023-03-17T00:48:00Z">
          <w:pPr>
            <w:jc w:val="left"/>
          </w:pPr>
        </w:pPrChange>
      </w:pPr>
    </w:p>
    <w:p w14:paraId="218B6613" w14:textId="7E6CFFD6" w:rsidR="00785CED" w:rsidRPr="00BD3055" w:rsidDel="00323D57" w:rsidRDefault="00785CED">
      <w:pPr>
        <w:rPr>
          <w:del w:id="8403" w:author="Steff Guzmán" w:date="2023-03-13T19:14:00Z"/>
          <w:rFonts w:cs="Times New Roman"/>
          <w:b/>
          <w:szCs w:val="24"/>
        </w:rPr>
        <w:pPrChange w:id="8404" w:author="Camilo Andrés Díaz Gómez" w:date="2023-03-17T00:48:00Z">
          <w:pPr>
            <w:jc w:val="left"/>
          </w:pPr>
        </w:pPrChange>
      </w:pPr>
    </w:p>
    <w:p w14:paraId="1DC53950" w14:textId="369FA715" w:rsidR="00785CED" w:rsidRPr="00BD3055" w:rsidDel="00323D57" w:rsidRDefault="00785CED">
      <w:pPr>
        <w:rPr>
          <w:del w:id="8405" w:author="Steff Guzmán" w:date="2023-03-13T19:14:00Z"/>
          <w:rFonts w:cs="Times New Roman"/>
          <w:b/>
          <w:szCs w:val="24"/>
        </w:rPr>
        <w:pPrChange w:id="8406" w:author="Camilo Andrés Díaz Gómez" w:date="2023-03-17T00:48:00Z">
          <w:pPr>
            <w:jc w:val="left"/>
          </w:pPr>
        </w:pPrChange>
      </w:pPr>
    </w:p>
    <w:p w14:paraId="1FE5E845" w14:textId="25D9B1AA" w:rsidR="00785CED" w:rsidRPr="00BD3055" w:rsidDel="00323D57" w:rsidRDefault="00785CED">
      <w:pPr>
        <w:rPr>
          <w:del w:id="8407" w:author="Steff Guzmán" w:date="2023-03-13T19:14:00Z"/>
          <w:rFonts w:cs="Times New Roman"/>
          <w:b/>
          <w:szCs w:val="24"/>
        </w:rPr>
        <w:pPrChange w:id="8408" w:author="Camilo Andrés Díaz Gómez" w:date="2023-03-17T00:48:00Z">
          <w:pPr>
            <w:jc w:val="left"/>
          </w:pPr>
        </w:pPrChange>
      </w:pPr>
    </w:p>
    <w:p w14:paraId="42F1B4AE" w14:textId="2B8182DA" w:rsidR="00785CED" w:rsidRPr="00BD3055" w:rsidDel="00323D57" w:rsidRDefault="00785CED">
      <w:pPr>
        <w:rPr>
          <w:del w:id="8409" w:author="Steff Guzmán" w:date="2023-03-13T19:14:00Z"/>
          <w:rFonts w:cs="Times New Roman"/>
          <w:b/>
          <w:szCs w:val="24"/>
        </w:rPr>
        <w:pPrChange w:id="8410" w:author="Camilo Andrés Díaz Gómez" w:date="2023-03-17T00:48:00Z">
          <w:pPr>
            <w:jc w:val="left"/>
          </w:pPr>
        </w:pPrChange>
      </w:pPr>
    </w:p>
    <w:p w14:paraId="0A988D97" w14:textId="2285B299" w:rsidR="00785CED" w:rsidRPr="00BD3055" w:rsidDel="00323D57" w:rsidRDefault="00785CED">
      <w:pPr>
        <w:rPr>
          <w:del w:id="8411" w:author="Steff Guzmán" w:date="2023-03-13T19:14:00Z"/>
          <w:rFonts w:cs="Times New Roman"/>
          <w:b/>
          <w:szCs w:val="24"/>
        </w:rPr>
        <w:pPrChange w:id="8412" w:author="Camilo Andrés Díaz Gómez" w:date="2023-03-17T00:48:00Z">
          <w:pPr>
            <w:jc w:val="left"/>
          </w:pPr>
        </w:pPrChange>
      </w:pPr>
    </w:p>
    <w:p w14:paraId="5C9CACA6" w14:textId="7E216368" w:rsidR="00785CED" w:rsidRPr="00BD3055" w:rsidDel="00323D57" w:rsidRDefault="00785CED">
      <w:pPr>
        <w:rPr>
          <w:del w:id="8413" w:author="Steff Guzmán" w:date="2023-03-13T19:14:00Z"/>
          <w:rFonts w:cs="Times New Roman"/>
          <w:b/>
          <w:szCs w:val="24"/>
        </w:rPr>
        <w:pPrChange w:id="8414" w:author="Camilo Andrés Díaz Gómez" w:date="2023-03-17T00:48:00Z">
          <w:pPr>
            <w:jc w:val="left"/>
          </w:pPr>
        </w:pPrChange>
      </w:pPr>
    </w:p>
    <w:p w14:paraId="6551A0B3" w14:textId="3AA88A06" w:rsidR="00785CED" w:rsidRPr="00BD3055" w:rsidDel="00323D57" w:rsidRDefault="00785CED">
      <w:pPr>
        <w:rPr>
          <w:del w:id="8415" w:author="Steff Guzmán" w:date="2023-03-13T19:13:00Z"/>
          <w:rFonts w:cs="Times New Roman"/>
          <w:b/>
          <w:szCs w:val="24"/>
        </w:rPr>
        <w:pPrChange w:id="8416" w:author="Camilo Andrés Díaz Gómez" w:date="2023-03-17T00:48:00Z">
          <w:pPr>
            <w:jc w:val="center"/>
          </w:pPr>
        </w:pPrChange>
      </w:pPr>
      <w:del w:id="8417" w:author="Steff Guzmán" w:date="2023-03-13T19:13:00Z">
        <w:r w:rsidRPr="00BD3055" w:rsidDel="00323D57">
          <w:rPr>
            <w:rFonts w:cs="Times New Roman"/>
            <w:b/>
            <w:szCs w:val="24"/>
          </w:rPr>
          <w:delText>Anexo 8.</w:delText>
        </w:r>
      </w:del>
    </w:p>
    <w:p w14:paraId="4DF0DDFC" w14:textId="6BA02D0A" w:rsidR="00785CED" w:rsidRPr="00BD3055" w:rsidDel="00323D57" w:rsidRDefault="00785CED">
      <w:pPr>
        <w:rPr>
          <w:del w:id="8418" w:author="Steff Guzmán" w:date="2023-03-13T19:13:00Z"/>
          <w:rFonts w:cs="Times New Roman"/>
          <w:b/>
          <w:szCs w:val="24"/>
        </w:rPr>
        <w:pPrChange w:id="8419" w:author="Camilo Andrés Díaz Gómez" w:date="2023-03-17T00:48:00Z">
          <w:pPr>
            <w:jc w:val="center"/>
          </w:pPr>
        </w:pPrChange>
      </w:pPr>
      <w:del w:id="8420" w:author="Steff Guzmán" w:date="2023-03-13T19:13:00Z">
        <w:r w:rsidRPr="00BD3055" w:rsidDel="00323D57">
          <w:rPr>
            <w:rFonts w:cs="Times New Roman"/>
            <w:b/>
            <w:szCs w:val="24"/>
          </w:rPr>
          <w:delText>Comparar dos documentos</w:delText>
        </w:r>
      </w:del>
    </w:p>
    <w:p w14:paraId="2C80EABC" w14:textId="7AECBD42" w:rsidR="00785CED" w:rsidRPr="00BD3055" w:rsidDel="00323D57" w:rsidRDefault="00785CED">
      <w:pPr>
        <w:rPr>
          <w:del w:id="8421" w:author="Steff Guzmán" w:date="2023-03-13T19:13:00Z"/>
          <w:rFonts w:cs="Times New Roman"/>
          <w:szCs w:val="24"/>
        </w:rPr>
        <w:pPrChange w:id="8422" w:author="Camilo Andrés Díaz Gómez" w:date="2023-03-17T00:48:00Z">
          <w:pPr>
            <w:ind w:firstLine="708"/>
            <w:jc w:val="left"/>
          </w:pPr>
        </w:pPrChange>
      </w:pPr>
    </w:p>
    <w:p w14:paraId="68B9EE22" w14:textId="372CA6ED" w:rsidR="00785CED" w:rsidRPr="00BD3055" w:rsidDel="00323D57" w:rsidRDefault="00785CED">
      <w:pPr>
        <w:rPr>
          <w:del w:id="8423" w:author="Steff Guzmán" w:date="2023-03-13T19:13:00Z"/>
          <w:rFonts w:cs="Times New Roman"/>
          <w:szCs w:val="24"/>
        </w:rPr>
        <w:pPrChange w:id="8424" w:author="Camilo Andrés Díaz Gómez" w:date="2023-03-17T00:48:00Z">
          <w:pPr>
            <w:ind w:firstLine="708"/>
          </w:pPr>
        </w:pPrChange>
      </w:pPr>
      <w:del w:id="8425" w:author="Steff Guzmán" w:date="2023-03-13T19:13:00Z">
        <w:r w:rsidRPr="00BD3055" w:rsidDel="00323D57">
          <w:rPr>
            <w:rFonts w:cs="Times New Roman"/>
            <w:szCs w:val="24"/>
          </w:rPr>
          <w:delTex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delText>
        </w:r>
      </w:del>
    </w:p>
    <w:p w14:paraId="3FF18543" w14:textId="5C843776" w:rsidR="00785CED" w:rsidRPr="00BD3055" w:rsidDel="00323D57" w:rsidRDefault="00785CED">
      <w:pPr>
        <w:rPr>
          <w:del w:id="8426" w:author="Steff Guzmán" w:date="2023-03-13T19:13:00Z"/>
          <w:rFonts w:cs="Times New Roman"/>
          <w:szCs w:val="24"/>
        </w:rPr>
        <w:pPrChange w:id="8427" w:author="Camilo Andrés Díaz Gómez" w:date="2023-03-17T00:48:00Z">
          <w:pPr>
            <w:ind w:firstLine="708"/>
            <w:jc w:val="center"/>
          </w:pPr>
        </w:pPrChange>
      </w:pPr>
      <w:del w:id="8428" w:author="Steff Guzmán" w:date="2023-03-13T19:13:00Z">
        <w:r w:rsidRPr="00BD3055" w:rsidDel="00323D57">
          <w:rPr>
            <w:rFonts w:cs="Times New Roman"/>
            <w:noProof/>
            <w:lang w:eastAsia="es-CO"/>
          </w:rPr>
          <w:drawing>
            <wp:inline distT="0" distB="0" distL="0" distR="0" wp14:anchorId="50FD1558" wp14:editId="25EE0DEF">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2F923F4C" w14:textId="1280E4F2" w:rsidR="00785CED" w:rsidRPr="00BD3055" w:rsidDel="00323D57" w:rsidRDefault="00785CED">
      <w:pPr>
        <w:rPr>
          <w:del w:id="8429" w:author="Steff Guzmán" w:date="2023-03-13T19:13:00Z"/>
          <w:rFonts w:cs="Times New Roman"/>
          <w:szCs w:val="24"/>
        </w:rPr>
        <w:pPrChange w:id="8430" w:author="Camilo Andrés Díaz Gómez" w:date="2023-03-17T00:48:00Z">
          <w:pPr>
            <w:ind w:firstLine="708"/>
          </w:pPr>
        </w:pPrChange>
      </w:pPr>
      <w:del w:id="8431" w:author="Steff Guzmán" w:date="2023-03-13T19:13:00Z">
        <w:r w:rsidRPr="00BD3055" w:rsidDel="00323D57">
          <w:rPr>
            <w:rFonts w:cs="Times New Roman"/>
            <w:szCs w:val="24"/>
          </w:rPr>
          <w:delText>Busca la ruta en tu dispositivo donde se encuentra el documento original (izquierda) y luego el mismo procedimiento con el documento revisado (derecha). &gt; clic en Aceptar.</w:delText>
        </w:r>
      </w:del>
    </w:p>
    <w:p w14:paraId="189305ED" w14:textId="61EF8617" w:rsidR="00785CED" w:rsidRPr="00BD3055" w:rsidDel="00323D57" w:rsidRDefault="00785CED">
      <w:pPr>
        <w:rPr>
          <w:del w:id="8432" w:author="Steff Guzmán" w:date="2023-03-13T19:14:00Z"/>
          <w:rFonts w:cs="Times New Roman"/>
          <w:szCs w:val="24"/>
        </w:rPr>
        <w:pPrChange w:id="8433" w:author="Camilo Andrés Díaz Gómez" w:date="2023-03-17T00:48:00Z">
          <w:pPr>
            <w:ind w:firstLine="708"/>
            <w:jc w:val="center"/>
          </w:pPr>
        </w:pPrChange>
      </w:pPr>
      <w:del w:id="8434" w:author="Steff Guzmán" w:date="2023-03-13T19:13:00Z">
        <w:r w:rsidRPr="00BD3055" w:rsidDel="00323D57">
          <w:rPr>
            <w:rFonts w:cs="Times New Roman"/>
            <w:noProof/>
            <w:lang w:eastAsia="es-CO"/>
          </w:rPr>
          <w:drawing>
            <wp:inline distT="0" distB="0" distL="0" distR="0" wp14:anchorId="6DBA1B83" wp14:editId="11C04B3F">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B571B3B" w14:textId="1753FF59" w:rsidR="00785CED" w:rsidRPr="00BD3055" w:rsidDel="00323D57" w:rsidRDefault="00785CED">
      <w:pPr>
        <w:rPr>
          <w:del w:id="8435" w:author="Steff Guzmán" w:date="2023-03-13T19:13:00Z"/>
          <w:rFonts w:cs="Times New Roman"/>
          <w:szCs w:val="24"/>
        </w:rPr>
        <w:pPrChange w:id="8436" w:author="Camilo Andrés Díaz Gómez" w:date="2023-03-17T00:48:00Z">
          <w:pPr>
            <w:ind w:firstLine="708"/>
          </w:pPr>
        </w:pPrChange>
      </w:pPr>
      <w:del w:id="8437" w:author="Steff Guzmán" w:date="2023-03-13T19:13:00Z">
        <w:r w:rsidRPr="00BD3055" w:rsidDel="00323D57">
          <w:rPr>
            <w:rFonts w:cs="Times New Roman"/>
            <w:szCs w:val="24"/>
          </w:rPr>
          <w:delText>Posteriormente aparece el informe con la cantidad de revisiones hechas en el documento:</w:delText>
        </w:r>
      </w:del>
    </w:p>
    <w:p w14:paraId="37BC80DF" w14:textId="3CF7FD31" w:rsidR="00785CED" w:rsidRPr="00BD3055" w:rsidDel="00323D57" w:rsidRDefault="00785CED">
      <w:pPr>
        <w:rPr>
          <w:del w:id="8438" w:author="Steff Guzmán" w:date="2023-03-13T19:14:00Z"/>
          <w:rFonts w:cs="Times New Roman"/>
          <w:szCs w:val="24"/>
        </w:rPr>
        <w:pPrChange w:id="8439" w:author="Camilo Andrés Díaz Gómez" w:date="2023-03-17T00:48:00Z">
          <w:pPr>
            <w:ind w:firstLine="708"/>
            <w:jc w:val="center"/>
          </w:pPr>
        </w:pPrChange>
      </w:pPr>
      <w:del w:id="8440" w:author="Steff Guzmán" w:date="2023-03-13T19:13:00Z">
        <w:r w:rsidRPr="00BD3055" w:rsidDel="00323D57">
          <w:rPr>
            <w:rFonts w:cs="Times New Roman"/>
            <w:noProof/>
            <w:szCs w:val="24"/>
            <w:lang w:eastAsia="es-CO"/>
          </w:rPr>
          <w:drawing>
            <wp:inline distT="0" distB="0" distL="0" distR="0" wp14:anchorId="7DB267AB" wp14:editId="772866C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del>
    </w:p>
    <w:p w14:paraId="55A8CE11" w14:textId="10B91CAB" w:rsidR="00785CED" w:rsidRPr="00BD3055" w:rsidDel="00323D57" w:rsidRDefault="00785CED">
      <w:pPr>
        <w:rPr>
          <w:del w:id="8441" w:author="Steff Guzmán" w:date="2023-03-13T19:14:00Z"/>
          <w:rFonts w:cs="Times New Roman"/>
          <w:b/>
          <w:szCs w:val="24"/>
        </w:rPr>
        <w:pPrChange w:id="8442" w:author="Camilo Andrés Díaz Gómez" w:date="2023-03-17T00:48:00Z">
          <w:pPr>
            <w:jc w:val="left"/>
          </w:pPr>
        </w:pPrChange>
      </w:pPr>
    </w:p>
    <w:p w14:paraId="3E4303DA" w14:textId="376994DB" w:rsidR="00785CED" w:rsidRPr="00BD3055" w:rsidDel="00323D57" w:rsidRDefault="00785CED">
      <w:pPr>
        <w:rPr>
          <w:del w:id="8443" w:author="Steff Guzmán" w:date="2023-03-13T19:13:00Z"/>
          <w:rFonts w:cs="Times New Roman"/>
          <w:b/>
          <w:szCs w:val="24"/>
        </w:rPr>
        <w:pPrChange w:id="8444" w:author="Camilo Andrés Díaz Gómez" w:date="2023-03-17T00:48:00Z">
          <w:pPr>
            <w:jc w:val="center"/>
          </w:pPr>
        </w:pPrChange>
      </w:pPr>
      <w:del w:id="8445" w:author="Steff Guzmán" w:date="2023-03-13T19:13:00Z">
        <w:r w:rsidRPr="00BD3055" w:rsidDel="00323D57">
          <w:rPr>
            <w:rFonts w:cs="Times New Roman"/>
            <w:b/>
            <w:szCs w:val="24"/>
          </w:rPr>
          <w:delText xml:space="preserve">Anexo 9. </w:delText>
        </w:r>
      </w:del>
    </w:p>
    <w:p w14:paraId="47F640F6" w14:textId="2016868F" w:rsidR="00785CED" w:rsidRPr="00BD3055" w:rsidDel="00323D57" w:rsidRDefault="00785CED">
      <w:pPr>
        <w:rPr>
          <w:del w:id="8446" w:author="Steff Guzmán" w:date="2023-03-13T19:13:00Z"/>
          <w:rFonts w:cs="Times New Roman"/>
          <w:b/>
          <w:szCs w:val="24"/>
        </w:rPr>
        <w:pPrChange w:id="8447" w:author="Camilo Andrés Díaz Gómez" w:date="2023-03-17T00:48:00Z">
          <w:pPr>
            <w:jc w:val="center"/>
          </w:pPr>
        </w:pPrChange>
      </w:pPr>
      <w:del w:id="8448" w:author="Steff Guzmán" w:date="2023-03-13T19:13:00Z">
        <w:r w:rsidRPr="00BD3055" w:rsidDel="00323D57">
          <w:rPr>
            <w:rFonts w:cs="Times New Roman"/>
            <w:b/>
            <w:szCs w:val="24"/>
          </w:rPr>
          <w:delText>Control de cambios</w:delText>
        </w:r>
      </w:del>
    </w:p>
    <w:p w14:paraId="4D26EE97" w14:textId="1B34E6F4" w:rsidR="00785CED" w:rsidRPr="00BD3055" w:rsidDel="00323D57" w:rsidRDefault="00785CED">
      <w:pPr>
        <w:rPr>
          <w:del w:id="8449" w:author="Steff Guzmán" w:date="2023-03-13T19:13:00Z"/>
          <w:rFonts w:cs="Times New Roman"/>
          <w:szCs w:val="24"/>
        </w:rPr>
        <w:pPrChange w:id="8450" w:author="Camilo Andrés Díaz Gómez" w:date="2023-03-17T00:48:00Z">
          <w:pPr>
            <w:ind w:firstLine="708"/>
            <w:jc w:val="center"/>
          </w:pPr>
        </w:pPrChange>
      </w:pPr>
    </w:p>
    <w:p w14:paraId="699BECCC" w14:textId="134EAB8E" w:rsidR="00785CED" w:rsidRPr="00BD3055" w:rsidDel="00323D57" w:rsidRDefault="00785CED">
      <w:pPr>
        <w:rPr>
          <w:del w:id="8451" w:author="Steff Guzmán" w:date="2023-03-13T19:13:00Z"/>
          <w:rFonts w:cs="Times New Roman"/>
          <w:szCs w:val="24"/>
        </w:rPr>
        <w:pPrChange w:id="8452" w:author="Camilo Andrés Díaz Gómez" w:date="2023-03-17T00:48:00Z">
          <w:pPr>
            <w:ind w:firstLine="708"/>
          </w:pPr>
        </w:pPrChange>
      </w:pPr>
      <w:del w:id="8453" w:author="Steff Guzmán" w:date="2023-03-13T19:13:00Z">
        <w:r w:rsidRPr="00BD3055" w:rsidDel="00323D57">
          <w:rPr>
            <w:rFonts w:cs="Times New Roman"/>
            <w:szCs w:val="24"/>
          </w:rPr>
          <w:delTex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delText>
        </w:r>
      </w:del>
    </w:p>
    <w:p w14:paraId="1DD83510" w14:textId="77777777" w:rsidR="00785CED" w:rsidRPr="00BD3055" w:rsidDel="00323D57" w:rsidRDefault="00785CED">
      <w:pPr>
        <w:rPr>
          <w:del w:id="8454" w:author="Steff Guzmán" w:date="2023-03-13T19:13:00Z"/>
          <w:rFonts w:cs="Times New Roman"/>
          <w:szCs w:val="24"/>
        </w:rPr>
        <w:pPrChange w:id="8455" w:author="Camilo Andrés Díaz Gómez" w:date="2023-03-17T00:48:00Z">
          <w:pPr>
            <w:ind w:firstLine="708"/>
          </w:pPr>
        </w:pPrChange>
      </w:pPr>
    </w:p>
    <w:p w14:paraId="0A787052" w14:textId="288D73C3" w:rsidR="00785CED" w:rsidRPr="00BD3055" w:rsidDel="00323D57" w:rsidRDefault="00785CED">
      <w:pPr>
        <w:rPr>
          <w:del w:id="8456" w:author="Steff Guzmán" w:date="2023-03-13T19:14:00Z"/>
          <w:rFonts w:cs="Times New Roman"/>
          <w:szCs w:val="24"/>
        </w:rPr>
      </w:pPr>
      <w:del w:id="8457" w:author="Steff Guzmán" w:date="2023-03-13T19:13:00Z">
        <w:r w:rsidRPr="00BD3055" w:rsidDel="00323D57">
          <w:rPr>
            <w:rFonts w:cs="Times New Roman"/>
            <w:b/>
            <w:szCs w:val="24"/>
          </w:rPr>
          <w:delText>Modo asesor:</w:delText>
        </w:r>
        <w:r w:rsidRPr="00BD3055" w:rsidDel="00323D57">
          <w:rPr>
            <w:rFonts w:cs="Times New Roman"/>
            <w:szCs w:val="24"/>
          </w:rPr>
          <w:delText xml:space="preserve"> el asesor corrige los errores; es visible lo que se pretende eliminar con tachado guion medio (color rojo) y la sugerencia con guion bajo (color verde):</w:delText>
        </w:r>
      </w:del>
    </w:p>
    <w:p w14:paraId="4979B488" w14:textId="559EB6B0" w:rsidR="00785CED" w:rsidRPr="00BD3055" w:rsidDel="00323D57" w:rsidRDefault="00785CED">
      <w:pPr>
        <w:rPr>
          <w:del w:id="8458" w:author="Steff Guzmán" w:date="2023-03-13T19:14:00Z"/>
          <w:rFonts w:cs="Times New Roman"/>
          <w:szCs w:val="24"/>
        </w:rPr>
        <w:pPrChange w:id="8459" w:author="Camilo Andrés Díaz Gómez" w:date="2023-03-17T00:48:00Z">
          <w:pPr>
            <w:ind w:firstLine="708"/>
            <w:jc w:val="center"/>
          </w:pPr>
        </w:pPrChange>
      </w:pPr>
      <w:del w:id="8460" w:author="Steff Guzmán" w:date="2023-03-13T19:14:00Z">
        <w:r w:rsidRPr="00BD3055" w:rsidDel="00323D57">
          <w:rPr>
            <w:rFonts w:cs="Times New Roman"/>
            <w:noProof/>
            <w:lang w:eastAsia="es-CO"/>
          </w:rPr>
          <w:drawing>
            <wp:inline distT="0" distB="0" distL="0" distR="0" wp14:anchorId="72D16E8D" wp14:editId="6B7E2806">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D0FAED4" w14:textId="35F02682" w:rsidR="00785CED" w:rsidRPr="00BD3055" w:rsidDel="00323D57" w:rsidRDefault="00785CED">
      <w:pPr>
        <w:rPr>
          <w:del w:id="8461" w:author="Steff Guzmán" w:date="2023-03-13T19:14:00Z"/>
          <w:rFonts w:cs="Times New Roman"/>
          <w:szCs w:val="24"/>
        </w:rPr>
      </w:pPr>
      <w:del w:id="8462" w:author="Steff Guzmán" w:date="2023-03-13T19:14:00Z">
        <w:r w:rsidRPr="00BD3055" w:rsidDel="00323D57">
          <w:rPr>
            <w:rFonts w:cs="Times New Roman"/>
            <w:b/>
            <w:szCs w:val="24"/>
          </w:rPr>
          <w:delText>Modo estudiante:</w:delText>
        </w:r>
        <w:r w:rsidRPr="00BD3055" w:rsidDel="00323D57">
          <w:rPr>
            <w:rFonts w:cs="Times New Roman"/>
            <w:szCs w:val="24"/>
          </w:rPr>
          <w:delText xml:space="preserve"> estudiante recibe archivo con sugerencias (el botón “Control de cambios” debe estar activo), clic en “Siguiente” y tiene la opción de “Aceptar” o “Rechazar” una a una las sugerencias visibles del asesor. </w:delText>
        </w:r>
      </w:del>
    </w:p>
    <w:p w14:paraId="49B591BD" w14:textId="590215A7" w:rsidR="00785CED" w:rsidRPr="00BD3055" w:rsidDel="00323D57" w:rsidRDefault="00785CED">
      <w:pPr>
        <w:rPr>
          <w:del w:id="8463" w:author="Steff Guzmán" w:date="2023-03-13T19:14:00Z"/>
          <w:rFonts w:cs="Times New Roman"/>
          <w:szCs w:val="24"/>
        </w:rPr>
        <w:pPrChange w:id="8464" w:author="Camilo Andrés Díaz Gómez" w:date="2023-03-17T00:48:00Z">
          <w:pPr>
            <w:ind w:firstLine="708"/>
            <w:jc w:val="center"/>
          </w:pPr>
        </w:pPrChange>
      </w:pPr>
      <w:del w:id="8465" w:author="Steff Guzmán" w:date="2023-03-13T19:14:00Z">
        <w:r w:rsidRPr="00BD3055" w:rsidDel="00323D57">
          <w:rPr>
            <w:rFonts w:cs="Times New Roman"/>
            <w:noProof/>
            <w:lang w:eastAsia="es-CO"/>
          </w:rPr>
          <w:drawing>
            <wp:inline distT="0" distB="0" distL="0" distR="0" wp14:anchorId="5BEF3ADC" wp14:editId="3A3A1531">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39439D0" w14:textId="2FD897CB" w:rsidR="00785CED" w:rsidRPr="00BD3055" w:rsidDel="00323D57" w:rsidRDefault="00785CED">
      <w:pPr>
        <w:rPr>
          <w:del w:id="8466" w:author="Steff Guzmán" w:date="2023-03-13T19:14:00Z"/>
          <w:rFonts w:cs="Times New Roman"/>
          <w:b/>
          <w:szCs w:val="24"/>
        </w:rPr>
        <w:pPrChange w:id="8467" w:author="Camilo Andrés Díaz Gómez" w:date="2023-03-17T00:48:00Z">
          <w:pPr>
            <w:jc w:val="center"/>
          </w:pPr>
        </w:pPrChange>
      </w:pPr>
      <w:del w:id="8468" w:author="Steff Guzmán" w:date="2023-03-13T19:14:00Z">
        <w:r w:rsidRPr="00BD3055" w:rsidDel="00323D57">
          <w:rPr>
            <w:rFonts w:cs="Times New Roman"/>
            <w:b/>
            <w:szCs w:val="24"/>
          </w:rPr>
          <w:delText>Anexo 10.</w:delText>
        </w:r>
      </w:del>
    </w:p>
    <w:p w14:paraId="13E1219A" w14:textId="07582F88" w:rsidR="00785CED" w:rsidRPr="00BD3055" w:rsidDel="00323D57" w:rsidRDefault="00785CED">
      <w:pPr>
        <w:rPr>
          <w:del w:id="8469" w:author="Steff Guzmán" w:date="2023-03-13T19:14:00Z"/>
          <w:rFonts w:cs="Times New Roman"/>
          <w:b/>
          <w:szCs w:val="24"/>
        </w:rPr>
        <w:pPrChange w:id="8470" w:author="Camilo Andrés Díaz Gómez" w:date="2023-03-17T00:48:00Z">
          <w:pPr>
            <w:jc w:val="center"/>
          </w:pPr>
        </w:pPrChange>
      </w:pPr>
      <w:del w:id="8471" w:author="Steff Guzmán" w:date="2023-03-13T19:14:00Z">
        <w:r w:rsidRPr="00BD3055" w:rsidDel="00323D57">
          <w:rPr>
            <w:rFonts w:cs="Times New Roman"/>
            <w:b/>
            <w:szCs w:val="24"/>
          </w:rPr>
          <w:delText xml:space="preserve"> Insertar salto de página</w:delText>
        </w:r>
      </w:del>
    </w:p>
    <w:p w14:paraId="06E0DBD5" w14:textId="5D241F7D" w:rsidR="00785CED" w:rsidRPr="00BD3055" w:rsidDel="00323D57" w:rsidRDefault="00785CED">
      <w:pPr>
        <w:rPr>
          <w:del w:id="8472" w:author="Steff Guzmán" w:date="2023-03-13T19:14:00Z"/>
          <w:rFonts w:cs="Times New Roman"/>
          <w:szCs w:val="24"/>
        </w:rPr>
        <w:pPrChange w:id="8473" w:author="Camilo Andrés Díaz Gómez" w:date="2023-03-17T00:48:00Z">
          <w:pPr>
            <w:ind w:firstLine="708"/>
          </w:pPr>
        </w:pPrChange>
      </w:pPr>
    </w:p>
    <w:p w14:paraId="3536A6E2" w14:textId="6CED7C4D" w:rsidR="00785CED" w:rsidRPr="00BD3055" w:rsidDel="00323D57" w:rsidRDefault="00785CED">
      <w:pPr>
        <w:rPr>
          <w:del w:id="8474" w:author="Steff Guzmán" w:date="2023-03-13T19:14:00Z"/>
          <w:rFonts w:cs="Times New Roman"/>
          <w:szCs w:val="24"/>
        </w:rPr>
        <w:pPrChange w:id="8475" w:author="Camilo Andrés Díaz Gómez" w:date="2023-03-17T00:48:00Z">
          <w:pPr>
            <w:ind w:firstLine="708"/>
          </w:pPr>
        </w:pPrChange>
      </w:pPr>
      <w:del w:id="8476" w:author="Steff Guzmán" w:date="2023-03-13T19:14:00Z">
        <w:r w:rsidRPr="00BD3055" w:rsidDel="00323D57">
          <w:rPr>
            <w:rFonts w:cs="Times New Roman"/>
            <w:szCs w:val="24"/>
          </w:rPr>
          <w:delTex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delText>
        </w:r>
      </w:del>
    </w:p>
    <w:p w14:paraId="0CAD02DF" w14:textId="6F945ACD" w:rsidR="00785CED" w:rsidRPr="00BD3055" w:rsidDel="00323D57" w:rsidRDefault="00785CED">
      <w:pPr>
        <w:rPr>
          <w:del w:id="8477" w:author="Steff Guzmán" w:date="2023-03-13T19:14:00Z"/>
          <w:rFonts w:cs="Times New Roman"/>
          <w:szCs w:val="24"/>
        </w:rPr>
        <w:pPrChange w:id="8478" w:author="Camilo Andrés Díaz Gómez" w:date="2023-03-17T00:48:00Z">
          <w:pPr>
            <w:ind w:firstLine="708"/>
            <w:jc w:val="center"/>
          </w:pPr>
        </w:pPrChange>
      </w:pPr>
      <w:del w:id="8479" w:author="Steff Guzmán" w:date="2023-03-13T19:14:00Z">
        <w:r w:rsidRPr="00BD3055" w:rsidDel="00323D57">
          <w:rPr>
            <w:rFonts w:cs="Times New Roman"/>
            <w:noProof/>
            <w:lang w:eastAsia="es-CO"/>
          </w:rPr>
          <w:drawing>
            <wp:inline distT="0" distB="0" distL="0" distR="0" wp14:anchorId="5E3E7630" wp14:editId="296C626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453E586" w14:textId="77777777" w:rsidR="00785CED" w:rsidRPr="00BD3055" w:rsidDel="00323D57" w:rsidRDefault="00785CED">
      <w:pPr>
        <w:ind w:firstLine="708"/>
        <w:rPr>
          <w:del w:id="8480" w:author="Steff Guzmán" w:date="2023-03-13T19:14:00Z"/>
          <w:rFonts w:cs="Times New Roman"/>
          <w:szCs w:val="24"/>
        </w:rPr>
        <w:pPrChange w:id="8481" w:author="Camilo Andrés Díaz Gómez" w:date="2023-03-17T00:48:00Z">
          <w:pPr>
            <w:ind w:firstLine="708"/>
            <w:jc w:val="left"/>
          </w:pPr>
        </w:pPrChange>
      </w:pPr>
    </w:p>
    <w:p w14:paraId="66B8E03D" w14:textId="77777777" w:rsidR="00785CED" w:rsidRPr="00BD3055" w:rsidDel="00323D57" w:rsidRDefault="00785CED">
      <w:pPr>
        <w:rPr>
          <w:del w:id="8482" w:author="Steff Guzmán" w:date="2023-03-13T19:14:00Z"/>
          <w:rFonts w:cs="Times New Roman"/>
          <w:b/>
          <w:szCs w:val="24"/>
        </w:rPr>
        <w:pPrChange w:id="8483" w:author="Camilo Andrés Díaz Gómez" w:date="2023-03-17T00:48:00Z">
          <w:pPr>
            <w:jc w:val="left"/>
          </w:pPr>
        </w:pPrChange>
      </w:pPr>
    </w:p>
    <w:p w14:paraId="7C1D6276" w14:textId="77777777" w:rsidR="00785CED" w:rsidRPr="00BD3055" w:rsidDel="00323D57" w:rsidRDefault="00785CED">
      <w:pPr>
        <w:rPr>
          <w:del w:id="8484" w:author="Steff Guzmán" w:date="2023-03-13T19:14:00Z"/>
          <w:rFonts w:cs="Times New Roman"/>
          <w:b/>
          <w:szCs w:val="24"/>
        </w:rPr>
        <w:pPrChange w:id="8485" w:author="Camilo Andrés Díaz Gómez" w:date="2023-03-17T00:48:00Z">
          <w:pPr>
            <w:jc w:val="left"/>
          </w:pPr>
        </w:pPrChange>
      </w:pPr>
    </w:p>
    <w:p w14:paraId="41FD72EE" w14:textId="77777777" w:rsidR="00785CED" w:rsidRPr="00BD3055" w:rsidDel="00323D57" w:rsidRDefault="00785CED">
      <w:pPr>
        <w:rPr>
          <w:del w:id="8486" w:author="Steff Guzmán" w:date="2023-03-13T19:14:00Z"/>
          <w:rFonts w:cs="Times New Roman"/>
          <w:b/>
          <w:szCs w:val="24"/>
        </w:rPr>
        <w:pPrChange w:id="8487" w:author="Camilo Andrés Díaz Gómez" w:date="2023-03-17T00:48:00Z">
          <w:pPr>
            <w:jc w:val="left"/>
          </w:pPr>
        </w:pPrChange>
      </w:pPr>
    </w:p>
    <w:p w14:paraId="2917418E" w14:textId="77777777" w:rsidR="00785CED" w:rsidRPr="00BD3055" w:rsidDel="00323D57" w:rsidRDefault="00785CED">
      <w:pPr>
        <w:rPr>
          <w:del w:id="8488" w:author="Steff Guzmán" w:date="2023-03-13T19:14:00Z"/>
          <w:rFonts w:cs="Times New Roman"/>
          <w:b/>
          <w:szCs w:val="24"/>
        </w:rPr>
        <w:pPrChange w:id="8489" w:author="Camilo Andrés Díaz Gómez" w:date="2023-03-17T00:48:00Z">
          <w:pPr>
            <w:jc w:val="left"/>
          </w:pPr>
        </w:pPrChange>
      </w:pPr>
    </w:p>
    <w:p w14:paraId="70108229" w14:textId="77777777" w:rsidR="00785CED" w:rsidRPr="00BD3055" w:rsidDel="00323D57" w:rsidRDefault="00785CED">
      <w:pPr>
        <w:rPr>
          <w:del w:id="8490" w:author="Steff Guzmán" w:date="2023-03-13T19:14:00Z"/>
          <w:rFonts w:cs="Times New Roman"/>
          <w:b/>
          <w:szCs w:val="24"/>
        </w:rPr>
        <w:pPrChange w:id="8491" w:author="Camilo Andrés Díaz Gómez" w:date="2023-03-17T00:48:00Z">
          <w:pPr>
            <w:jc w:val="left"/>
          </w:pPr>
        </w:pPrChange>
      </w:pPr>
    </w:p>
    <w:p w14:paraId="7305D8BE" w14:textId="77777777" w:rsidR="00785CED" w:rsidRPr="00BD3055" w:rsidDel="00323D57" w:rsidRDefault="00785CED">
      <w:pPr>
        <w:rPr>
          <w:del w:id="8492" w:author="Steff Guzmán" w:date="2023-03-13T19:14:00Z"/>
          <w:rFonts w:cs="Times New Roman"/>
          <w:b/>
          <w:szCs w:val="24"/>
        </w:rPr>
        <w:pPrChange w:id="8493" w:author="Camilo Andrés Díaz Gómez" w:date="2023-03-17T00:48:00Z">
          <w:pPr>
            <w:jc w:val="left"/>
          </w:pPr>
        </w:pPrChange>
      </w:pPr>
    </w:p>
    <w:p w14:paraId="64DE2146" w14:textId="77777777" w:rsidR="00785CED" w:rsidRPr="00BD3055" w:rsidDel="00323D57" w:rsidRDefault="00785CED">
      <w:pPr>
        <w:rPr>
          <w:del w:id="8494" w:author="Steff Guzmán" w:date="2023-03-13T19:14:00Z"/>
          <w:rFonts w:cs="Times New Roman"/>
          <w:b/>
          <w:szCs w:val="24"/>
        </w:rPr>
        <w:pPrChange w:id="8495" w:author="Camilo Andrés Díaz Gómez" w:date="2023-03-17T00:48:00Z">
          <w:pPr>
            <w:jc w:val="left"/>
          </w:pPr>
        </w:pPrChange>
      </w:pPr>
    </w:p>
    <w:p w14:paraId="3A014413" w14:textId="77777777" w:rsidR="00785CED" w:rsidRPr="00BD3055" w:rsidDel="00323D57" w:rsidRDefault="00785CED">
      <w:pPr>
        <w:rPr>
          <w:del w:id="8496" w:author="Steff Guzmán" w:date="2023-03-13T19:14:00Z"/>
          <w:rFonts w:cs="Times New Roman"/>
          <w:b/>
          <w:szCs w:val="24"/>
        </w:rPr>
        <w:pPrChange w:id="8497" w:author="Camilo Andrés Díaz Gómez" w:date="2023-03-17T00:48:00Z">
          <w:pPr>
            <w:jc w:val="left"/>
          </w:pPr>
        </w:pPrChange>
      </w:pPr>
    </w:p>
    <w:p w14:paraId="7947C688" w14:textId="77777777" w:rsidR="00785CED" w:rsidRPr="00BD3055" w:rsidDel="00323D57" w:rsidRDefault="00785CED">
      <w:pPr>
        <w:rPr>
          <w:del w:id="8498" w:author="Steff Guzmán" w:date="2023-03-13T19:14:00Z"/>
          <w:rFonts w:cs="Times New Roman"/>
          <w:b/>
          <w:szCs w:val="24"/>
        </w:rPr>
        <w:pPrChange w:id="8499" w:author="Camilo Andrés Díaz Gómez" w:date="2023-03-17T00:48:00Z">
          <w:pPr>
            <w:jc w:val="left"/>
          </w:pPr>
        </w:pPrChange>
      </w:pPr>
    </w:p>
    <w:p w14:paraId="583927C4" w14:textId="77777777" w:rsidR="00785CED" w:rsidRPr="00BD3055" w:rsidDel="00323D57" w:rsidRDefault="00785CED">
      <w:pPr>
        <w:rPr>
          <w:del w:id="8500" w:author="Steff Guzmán" w:date="2023-03-13T19:14:00Z"/>
          <w:rFonts w:cs="Times New Roman"/>
          <w:b/>
          <w:szCs w:val="24"/>
        </w:rPr>
        <w:pPrChange w:id="8501" w:author="Camilo Andrés Díaz Gómez" w:date="2023-03-17T00:48:00Z">
          <w:pPr>
            <w:jc w:val="left"/>
          </w:pPr>
        </w:pPrChange>
      </w:pPr>
    </w:p>
    <w:p w14:paraId="4C7A77B2" w14:textId="77777777" w:rsidR="00785CED" w:rsidRPr="00BD3055" w:rsidDel="00323D57" w:rsidRDefault="00785CED">
      <w:pPr>
        <w:rPr>
          <w:del w:id="8502" w:author="Steff Guzmán" w:date="2023-03-13T19:14:00Z"/>
          <w:rFonts w:cs="Times New Roman"/>
          <w:b/>
          <w:szCs w:val="24"/>
        </w:rPr>
        <w:pPrChange w:id="8503" w:author="Camilo Andrés Díaz Gómez" w:date="2023-03-17T00:48:00Z">
          <w:pPr>
            <w:jc w:val="left"/>
          </w:pPr>
        </w:pPrChange>
      </w:pPr>
    </w:p>
    <w:p w14:paraId="1542A4F6" w14:textId="77777777" w:rsidR="00785CED" w:rsidRPr="00BD3055" w:rsidDel="00323D57" w:rsidRDefault="00785CED">
      <w:pPr>
        <w:rPr>
          <w:del w:id="8504" w:author="Steff Guzmán" w:date="2023-03-13T19:14:00Z"/>
          <w:rFonts w:cs="Times New Roman"/>
          <w:b/>
          <w:szCs w:val="24"/>
        </w:rPr>
        <w:pPrChange w:id="8505" w:author="Camilo Andrés Díaz Gómez" w:date="2023-03-17T00:48:00Z">
          <w:pPr>
            <w:jc w:val="left"/>
          </w:pPr>
        </w:pPrChange>
      </w:pPr>
    </w:p>
    <w:p w14:paraId="18EF58E4" w14:textId="77777777" w:rsidR="00785CED" w:rsidRPr="00BD3055" w:rsidDel="00323D57" w:rsidRDefault="00785CED">
      <w:pPr>
        <w:rPr>
          <w:del w:id="8506" w:author="Steff Guzmán" w:date="2023-03-13T19:14:00Z"/>
          <w:rFonts w:cs="Times New Roman"/>
          <w:b/>
          <w:szCs w:val="24"/>
        </w:rPr>
        <w:pPrChange w:id="8507" w:author="Camilo Andrés Díaz Gómez" w:date="2023-03-17T00:48:00Z">
          <w:pPr>
            <w:jc w:val="left"/>
          </w:pPr>
        </w:pPrChange>
      </w:pPr>
    </w:p>
    <w:p w14:paraId="63A8F575" w14:textId="77777777" w:rsidR="00785CED" w:rsidRPr="00BD3055" w:rsidDel="00323D57" w:rsidRDefault="00785CED">
      <w:pPr>
        <w:rPr>
          <w:del w:id="8508" w:author="Steff Guzmán" w:date="2023-03-13T19:14:00Z"/>
          <w:rFonts w:cs="Times New Roman"/>
          <w:b/>
          <w:szCs w:val="24"/>
        </w:rPr>
        <w:pPrChange w:id="8509" w:author="Camilo Andrés Díaz Gómez" w:date="2023-03-17T00:48:00Z">
          <w:pPr>
            <w:jc w:val="left"/>
          </w:pPr>
        </w:pPrChange>
      </w:pPr>
    </w:p>
    <w:p w14:paraId="42F06DD5" w14:textId="044B1B72" w:rsidR="00785CED" w:rsidRPr="00BD3055" w:rsidDel="00323D57" w:rsidRDefault="00785CED">
      <w:pPr>
        <w:rPr>
          <w:del w:id="8510" w:author="Steff Guzmán" w:date="2023-03-13T19:14:00Z"/>
          <w:rFonts w:cs="Times New Roman"/>
          <w:b/>
          <w:szCs w:val="24"/>
        </w:rPr>
        <w:pPrChange w:id="8511" w:author="Camilo Andrés Díaz Gómez" w:date="2023-03-17T00:48:00Z">
          <w:pPr>
            <w:jc w:val="left"/>
          </w:pPr>
        </w:pPrChange>
      </w:pPr>
    </w:p>
    <w:p w14:paraId="04509F70" w14:textId="282160FD" w:rsidR="00785CED" w:rsidRPr="00BD3055" w:rsidDel="00323D57" w:rsidRDefault="00785CED">
      <w:pPr>
        <w:rPr>
          <w:del w:id="8512" w:author="Steff Guzmán" w:date="2023-03-13T19:14:00Z"/>
          <w:rFonts w:cs="Times New Roman"/>
          <w:b/>
          <w:szCs w:val="24"/>
        </w:rPr>
        <w:pPrChange w:id="8513" w:author="Camilo Andrés Díaz Gómez" w:date="2023-03-17T00:48:00Z">
          <w:pPr>
            <w:jc w:val="left"/>
          </w:pPr>
        </w:pPrChange>
      </w:pPr>
    </w:p>
    <w:p w14:paraId="604E0F81" w14:textId="1AED25E0" w:rsidR="00785CED" w:rsidRPr="00BD3055" w:rsidDel="00323D57" w:rsidRDefault="00785CED">
      <w:pPr>
        <w:rPr>
          <w:del w:id="8514" w:author="Steff Guzmán" w:date="2023-03-13T19:14:00Z"/>
          <w:rFonts w:cs="Times New Roman"/>
          <w:b/>
          <w:szCs w:val="24"/>
        </w:rPr>
        <w:pPrChange w:id="8515" w:author="Camilo Andrés Díaz Gómez" w:date="2023-03-17T00:48:00Z">
          <w:pPr>
            <w:jc w:val="center"/>
          </w:pPr>
        </w:pPrChange>
      </w:pPr>
      <w:del w:id="8516" w:author="Steff Guzmán" w:date="2023-03-13T19:14:00Z">
        <w:r w:rsidRPr="00BD3055" w:rsidDel="00323D57">
          <w:rPr>
            <w:rFonts w:cs="Times New Roman"/>
            <w:b/>
            <w:szCs w:val="24"/>
          </w:rPr>
          <w:delText>Anexo 11.</w:delText>
        </w:r>
      </w:del>
    </w:p>
    <w:p w14:paraId="01992E95" w14:textId="2C9CFD9C" w:rsidR="00785CED" w:rsidRPr="00BD3055" w:rsidDel="00323D57" w:rsidRDefault="00785CED">
      <w:pPr>
        <w:rPr>
          <w:del w:id="8517" w:author="Steff Guzmán" w:date="2023-03-13T19:14:00Z"/>
          <w:rFonts w:cs="Times New Roman"/>
          <w:b/>
          <w:szCs w:val="24"/>
        </w:rPr>
        <w:pPrChange w:id="8518" w:author="Camilo Andrés Díaz Gómez" w:date="2023-03-17T00:48:00Z">
          <w:pPr>
            <w:jc w:val="center"/>
          </w:pPr>
        </w:pPrChange>
      </w:pPr>
      <w:del w:id="8519" w:author="Steff Guzmán" w:date="2023-03-13T19:14:00Z">
        <w:r w:rsidRPr="00BD3055" w:rsidDel="00323D57">
          <w:rPr>
            <w:rFonts w:cs="Times New Roman"/>
            <w:b/>
            <w:szCs w:val="24"/>
          </w:rPr>
          <w:delText>Recortar y abreviar direcciones web largas</w:delText>
        </w:r>
      </w:del>
    </w:p>
    <w:p w14:paraId="6C9CC8FE" w14:textId="1DBA1AD2" w:rsidR="00785CED" w:rsidRPr="00BD3055" w:rsidDel="00323D57" w:rsidRDefault="00785CED">
      <w:pPr>
        <w:rPr>
          <w:del w:id="8520" w:author="Steff Guzmán" w:date="2023-03-13T19:14:00Z"/>
          <w:rFonts w:cs="Times New Roman"/>
          <w:szCs w:val="24"/>
        </w:rPr>
        <w:pPrChange w:id="8521" w:author="Camilo Andrés Díaz Gómez" w:date="2023-03-17T00:48:00Z">
          <w:pPr>
            <w:ind w:firstLine="708"/>
            <w:jc w:val="left"/>
          </w:pPr>
        </w:pPrChange>
      </w:pPr>
    </w:p>
    <w:p w14:paraId="55D7A153" w14:textId="40F2EDA3" w:rsidR="00785CED" w:rsidRPr="00BD3055" w:rsidDel="00323D57" w:rsidRDefault="00785CED">
      <w:pPr>
        <w:rPr>
          <w:del w:id="8522" w:author="Steff Guzmán" w:date="2023-03-13T19:14:00Z"/>
          <w:rFonts w:cs="Times New Roman"/>
          <w:szCs w:val="24"/>
        </w:rPr>
        <w:pPrChange w:id="8523" w:author="Camilo Andrés Díaz Gómez" w:date="2023-03-17T00:48:00Z">
          <w:pPr>
            <w:ind w:firstLine="708"/>
          </w:pPr>
        </w:pPrChange>
      </w:pPr>
      <w:del w:id="8524" w:author="Steff Guzmán" w:date="2023-03-13T19:14:00Z">
        <w:r w:rsidRPr="00BD3055" w:rsidDel="00323D57">
          <w:rPr>
            <w:rFonts w:cs="Times New Roman"/>
            <w:szCs w:val="24"/>
          </w:rPr>
          <w:delText>Eventualmente utilizamos páginas web, imágenes, documentos en línea, entre otros, y es necesario citarlas o mencionarlas en el texto; sin embargo, esos enlaces son supremamente largos, lo que le resta estética a la presentación del documento, ejemplo:</w:delText>
        </w:r>
      </w:del>
    </w:p>
    <w:p w14:paraId="4C54C57E" w14:textId="6182DE1F" w:rsidR="00785CED" w:rsidRPr="00BD3055" w:rsidDel="00323D57" w:rsidRDefault="00785CED">
      <w:pPr>
        <w:rPr>
          <w:del w:id="8525" w:author="Steff Guzmán" w:date="2023-03-13T19:14:00Z"/>
          <w:rFonts w:cs="Times New Roman"/>
          <w:szCs w:val="24"/>
        </w:rPr>
        <w:pPrChange w:id="8526" w:author="Camilo Andrés Díaz Gómez" w:date="2023-03-17T00:48:00Z">
          <w:pPr>
            <w:jc w:val="left"/>
          </w:pPr>
        </w:pPrChange>
      </w:pPr>
      <w:del w:id="8527" w:author="Steff Guzmán" w:date="2023-03-13T19:14:00Z">
        <w:r w:rsidRPr="00BD3055" w:rsidDel="00323D57">
          <w:rPr>
            <w:rFonts w:cs="Times New Roman"/>
            <w:b/>
            <w:bCs/>
            <w:szCs w:val="24"/>
          </w:rPr>
          <w:delText>Largo</w:delText>
        </w:r>
        <w:r w:rsidRPr="00BD3055" w:rsidDel="00323D57">
          <w:rPr>
            <w:rFonts w:cs="Times New Roman"/>
            <w:szCs w:val="24"/>
          </w:rPr>
          <w:delText>: https://www.youtube.com/watch?reload=9&amp;v=tRH59E1aybE&amp;feature=youtu.be</w:delText>
        </w:r>
      </w:del>
    </w:p>
    <w:p w14:paraId="6B295288" w14:textId="3537BFBA" w:rsidR="00785CED" w:rsidRPr="00BD3055" w:rsidDel="00323D57" w:rsidRDefault="00785CED">
      <w:pPr>
        <w:rPr>
          <w:del w:id="8528" w:author="Steff Guzmán" w:date="2023-03-13T19:14:00Z"/>
          <w:rFonts w:cs="Times New Roman"/>
          <w:szCs w:val="24"/>
        </w:rPr>
      </w:pPr>
      <w:del w:id="8529" w:author="Steff Guzmán" w:date="2023-03-13T19:14:00Z">
        <w:r w:rsidRPr="00BD3055" w:rsidDel="00323D57">
          <w:rPr>
            <w:rFonts w:cs="Times New Roman"/>
            <w:b/>
            <w:bCs/>
            <w:szCs w:val="24"/>
          </w:rPr>
          <w:delText>Corto</w:delText>
        </w:r>
        <w:r w:rsidRPr="00BD3055" w:rsidDel="00323D57">
          <w:rPr>
            <w:rFonts w:cs="Times New Roman"/>
            <w:szCs w:val="24"/>
          </w:rPr>
          <w:delText>: https://bit.ly/3abhsgE</w:delText>
        </w:r>
      </w:del>
    </w:p>
    <w:p w14:paraId="2B500A7E" w14:textId="74319051" w:rsidR="00785CED" w:rsidRPr="00BD3055" w:rsidDel="00323D57" w:rsidRDefault="00785CED">
      <w:pPr>
        <w:rPr>
          <w:del w:id="8530" w:author="Steff Guzmán" w:date="2023-03-13T19:14:00Z"/>
          <w:rFonts w:cs="Times New Roman"/>
          <w:szCs w:val="24"/>
        </w:rPr>
        <w:pPrChange w:id="8531" w:author="Camilo Andrés Díaz Gómez" w:date="2023-03-17T00:48:00Z">
          <w:pPr>
            <w:ind w:firstLine="708"/>
          </w:pPr>
        </w:pPrChange>
      </w:pPr>
      <w:del w:id="8532" w:author="Steff Guzmán" w:date="2023-03-13T19:14:00Z">
        <w:r w:rsidRPr="00BD3055" w:rsidDel="00323D57">
          <w:rPr>
            <w:rFonts w:cs="Times New Roman"/>
            <w:szCs w:val="24"/>
          </w:rPr>
          <w:delText>Utiliza una herramienta en línea para hacer de este enlace mucho más corto. Existe gran variedad de ellos, recomendamos algunos.</w:delText>
        </w:r>
      </w:del>
    </w:p>
    <w:p w14:paraId="38AF4A95" w14:textId="2C7A6757" w:rsidR="00785CED" w:rsidRPr="00BD3055" w:rsidDel="00323D57" w:rsidRDefault="00785CED">
      <w:pPr>
        <w:rPr>
          <w:del w:id="8533" w:author="Steff Guzmán" w:date="2023-03-13T19:14:00Z"/>
          <w:rFonts w:cs="Times New Roman"/>
          <w:szCs w:val="24"/>
        </w:rPr>
        <w:pPrChange w:id="8534" w:author="Camilo Andrés Díaz Gómez" w:date="2023-03-17T00:48:00Z">
          <w:pPr>
            <w:ind w:firstLine="708"/>
          </w:pPr>
        </w:pPrChange>
      </w:pPr>
    </w:p>
    <w:p w14:paraId="37CD028E" w14:textId="6E5D3D15" w:rsidR="00785CED" w:rsidRPr="00BD3055" w:rsidDel="00323D57" w:rsidRDefault="00785CED">
      <w:pPr>
        <w:rPr>
          <w:del w:id="8535" w:author="Steff Guzmán" w:date="2023-03-13T19:14:00Z"/>
          <w:rFonts w:cs="Times New Roman"/>
          <w:szCs w:val="24"/>
        </w:rPr>
        <w:pPrChange w:id="8536" w:author="Camilo Andrés Díaz Gómez" w:date="2023-03-17T00:48:00Z">
          <w:pPr>
            <w:jc w:val="left"/>
          </w:pPr>
        </w:pPrChange>
      </w:pPr>
      <w:del w:id="8537" w:author="Steff Guzmán" w:date="2023-03-13T19:14:00Z">
        <w:r w:rsidRPr="00BD3055" w:rsidDel="00323D57">
          <w:rPr>
            <w:rFonts w:cs="Times New Roman"/>
            <w:szCs w:val="24"/>
          </w:rPr>
          <w:delText>https://cutt.ly/</w:delText>
        </w:r>
        <w:r w:rsidRPr="00BD3055" w:rsidDel="00323D57">
          <w:rPr>
            <w:rFonts w:cs="Times New Roman"/>
            <w:szCs w:val="24"/>
          </w:rPr>
          <w:tab/>
        </w:r>
        <w:r w:rsidRPr="00BD3055" w:rsidDel="00323D57">
          <w:rPr>
            <w:rFonts w:cs="Times New Roman"/>
            <w:szCs w:val="24"/>
          </w:rPr>
          <w:tab/>
          <w:delText>https://bitly.com/</w:delText>
        </w:r>
        <w:r w:rsidRPr="00BD3055" w:rsidDel="00323D57">
          <w:rPr>
            <w:rFonts w:cs="Times New Roman"/>
            <w:szCs w:val="24"/>
          </w:rPr>
          <w:tab/>
          <w:delText xml:space="preserve"> https://tiny.cc/</w:delText>
        </w:r>
        <w:r w:rsidRPr="00BD3055" w:rsidDel="00323D57">
          <w:rPr>
            <w:rFonts w:cs="Times New Roman"/>
            <w:szCs w:val="24"/>
          </w:rPr>
          <w:tab/>
          <w:delText>https://tinyurl.com/</w:delText>
        </w:r>
      </w:del>
    </w:p>
    <w:p w14:paraId="4EE7E5EA" w14:textId="09FD4E89" w:rsidR="00785CED" w:rsidRPr="00BD3055" w:rsidDel="00323D57" w:rsidRDefault="00785CED">
      <w:pPr>
        <w:rPr>
          <w:del w:id="8538" w:author="Steff Guzmán" w:date="2023-03-13T19:14:00Z"/>
          <w:rFonts w:cs="Times New Roman"/>
          <w:szCs w:val="24"/>
        </w:rPr>
        <w:pPrChange w:id="8539" w:author="Camilo Andrés Díaz Gómez" w:date="2023-03-17T00:48:00Z">
          <w:pPr>
            <w:jc w:val="center"/>
          </w:pPr>
        </w:pPrChange>
      </w:pPr>
    </w:p>
    <w:p w14:paraId="316C242A" w14:textId="445A56D7" w:rsidR="00785CED" w:rsidRPr="00BD3055" w:rsidDel="00323D57" w:rsidRDefault="00785CED">
      <w:pPr>
        <w:rPr>
          <w:del w:id="8540" w:author="Steff Guzmán" w:date="2023-03-13T19:14:00Z"/>
          <w:rFonts w:cs="Times New Roman"/>
          <w:szCs w:val="24"/>
        </w:rPr>
        <w:pPrChange w:id="8541" w:author="Camilo Andrés Díaz Gómez" w:date="2023-03-17T00:48:00Z">
          <w:pPr>
            <w:jc w:val="center"/>
          </w:pPr>
        </w:pPrChange>
      </w:pPr>
      <w:del w:id="8542" w:author="Steff Guzmán" w:date="2023-03-13T19:14:00Z">
        <w:r w:rsidRPr="00BD3055" w:rsidDel="00323D57">
          <w:rPr>
            <w:rFonts w:cs="Times New Roman"/>
            <w:szCs w:val="24"/>
          </w:rPr>
          <w:delText>Ejemplo realizado con Bitly https://bitly.com/</w:delText>
        </w:r>
      </w:del>
    </w:p>
    <w:p w14:paraId="1CB43727" w14:textId="58C25065" w:rsidR="00785CED" w:rsidRPr="00BD3055" w:rsidDel="00323D57" w:rsidRDefault="00785CED">
      <w:pPr>
        <w:rPr>
          <w:del w:id="8543" w:author="Steff Guzmán" w:date="2023-03-13T19:14:00Z"/>
          <w:rFonts w:cs="Times New Roman"/>
          <w:szCs w:val="24"/>
        </w:rPr>
        <w:pPrChange w:id="8544" w:author="Camilo Andrés Díaz Gómez" w:date="2023-03-17T00:48:00Z">
          <w:pPr>
            <w:jc w:val="center"/>
          </w:pPr>
        </w:pPrChange>
      </w:pPr>
    </w:p>
    <w:p w14:paraId="48B4891E" w14:textId="30ADBC8B" w:rsidR="00785CED" w:rsidRPr="00BD3055" w:rsidDel="00323D57" w:rsidRDefault="00785CED">
      <w:pPr>
        <w:rPr>
          <w:del w:id="8545" w:author="Steff Guzmán" w:date="2023-03-13T19:14:00Z"/>
        </w:rPr>
        <w:pPrChange w:id="8546" w:author="Camilo Andrés Díaz Gómez" w:date="2023-03-17T00:48:00Z">
          <w:pPr>
            <w:pStyle w:val="PrrAPA"/>
          </w:pPr>
        </w:pPrChange>
      </w:pPr>
      <w:del w:id="8547" w:author="Steff Guzmán" w:date="2023-03-13T19:14:00Z">
        <w:r w:rsidRPr="00BD3055" w:rsidDel="00323D57">
          <w:rPr>
            <w:rFonts w:cs="Times New Roman"/>
          </w:rPr>
          <w:delText>Copiar y pega la URL larga en la casilla Shorten your link &gt; Clic en Shorten &gt; Posteriormente aparece la nueva URL corta &gt; Clic en Copy &gt; Pégala en el lugar del texto que la necesites.</w:delText>
        </w:r>
      </w:del>
    </w:p>
    <w:p w14:paraId="7C83235F" w14:textId="1426FDA3" w:rsidR="00785CED" w:rsidRPr="00BD3055" w:rsidDel="00323D57" w:rsidRDefault="00785CED">
      <w:pPr>
        <w:rPr>
          <w:del w:id="8548" w:author="Steff Guzmán" w:date="2023-03-13T19:14:00Z"/>
          <w:rFonts w:cs="Times New Roman"/>
          <w:szCs w:val="24"/>
        </w:rPr>
        <w:pPrChange w:id="8549" w:author="Camilo Andrés Díaz Gómez" w:date="2023-03-17T00:48:00Z">
          <w:pPr>
            <w:ind w:firstLine="708"/>
          </w:pPr>
        </w:pPrChange>
      </w:pPr>
    </w:p>
    <w:p w14:paraId="77A09B38" w14:textId="36DD0139" w:rsidR="00785CED" w:rsidRPr="00BD3055" w:rsidDel="00323D57" w:rsidRDefault="00785CED">
      <w:pPr>
        <w:rPr>
          <w:del w:id="8550" w:author="Steff Guzmán" w:date="2023-03-13T19:14:00Z"/>
          <w:rFonts w:cs="Times New Roman"/>
          <w:szCs w:val="24"/>
        </w:rPr>
        <w:pPrChange w:id="8551" w:author="Camilo Andrés Díaz Gómez" w:date="2023-03-17T00:48:00Z">
          <w:pPr>
            <w:ind w:firstLine="708"/>
          </w:pPr>
        </w:pPrChange>
      </w:pPr>
    </w:p>
    <w:p w14:paraId="48D9D2AA" w14:textId="5784CB96" w:rsidR="00785CED" w:rsidRPr="00BD3055" w:rsidDel="00323D57" w:rsidRDefault="00785CED">
      <w:pPr>
        <w:rPr>
          <w:del w:id="8552" w:author="Steff Guzmán" w:date="2023-03-13T19:14:00Z"/>
          <w:rFonts w:cs="Times New Roman"/>
          <w:b/>
          <w:szCs w:val="24"/>
        </w:rPr>
      </w:pPr>
    </w:p>
    <w:p w14:paraId="53C47A35" w14:textId="77777777" w:rsidR="00785CED" w:rsidRPr="00BD3055" w:rsidRDefault="00785CED">
      <w:pPr>
        <w:rPr>
          <w:rFonts w:cs="Times New Roman"/>
          <w:b/>
          <w:bCs/>
          <w:szCs w:val="24"/>
        </w:rPr>
        <w:pPrChange w:id="8553" w:author="Camilo Andrés Díaz Gómez" w:date="2023-03-17T00:48:00Z">
          <w:pPr>
            <w:jc w:val="center"/>
          </w:pPr>
        </w:pPrChange>
      </w:pPr>
    </w:p>
    <w:sectPr w:rsidR="00785CED" w:rsidRPr="00BD3055" w:rsidSect="00DB0B24">
      <w:pgSz w:w="12240" w:h="15840"/>
      <w:pgMar w:top="1418" w:right="1701" w:bottom="1418" w:left="1701" w:header="709" w:footer="709" w:gutter="0"/>
      <w:cols w:space="708"/>
      <w:docGrid w:linePitch="360"/>
      <w:sectPrChange w:id="8554" w:author="Steff Guzmán" w:date="2023-03-13T19:06:00Z">
        <w:sectPr w:rsidR="00785CED" w:rsidRPr="00BD3055" w:rsidSect="00DB0B24">
          <w:pgMar w:top="1418" w:right="1418" w:bottom="1418"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4" w:author="DIANA CAROLINA CANDIA HERRERA" w:date="2023-03-07T09:33:00Z" w:initials="DCCH">
    <w:p w14:paraId="0B87A8C7" w14:textId="77777777" w:rsidR="008D3197" w:rsidRDefault="008D3197" w:rsidP="00B76414">
      <w:pPr>
        <w:pStyle w:val="Textocomentario"/>
        <w:jc w:val="left"/>
      </w:pPr>
      <w:r>
        <w:rPr>
          <w:rStyle w:val="Refdecomentario"/>
        </w:rPr>
        <w:annotationRef/>
      </w:r>
      <w:r>
        <w:t>Incluir como pie de página la definición de las siglas.</w:t>
      </w:r>
    </w:p>
  </w:comment>
  <w:comment w:id="586"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584"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636"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650" w:author="DIANA CAROLINA CANDIA HERRERA" w:date="2023-03-07T09:39:00Z" w:initials="DCCH">
    <w:p w14:paraId="56CE4728" w14:textId="77777777" w:rsidR="00843772" w:rsidRDefault="00843772" w:rsidP="00F67A5D">
      <w:pPr>
        <w:pStyle w:val="Textocomentario"/>
        <w:jc w:val="left"/>
      </w:pPr>
      <w:r>
        <w:rPr>
          <w:rStyle w:val="Refdecomentario"/>
        </w:rPr>
        <w:annotationRef/>
      </w:r>
      <w:r>
        <w:t>Nota al pie con la descripción de las siglas.</w:t>
      </w:r>
    </w:p>
  </w:comment>
  <w:comment w:id="1579" w:author="DIANA CAROLINA CANDIA HERRERA" w:date="2023-03-07T10:06:00Z" w:initials="DCCH">
    <w:p w14:paraId="663C2033" w14:textId="77777777" w:rsidR="003D4F76" w:rsidRDefault="003D4F76" w:rsidP="00847465">
      <w:pPr>
        <w:pStyle w:val="Textocomentario"/>
        <w:jc w:val="left"/>
      </w:pPr>
      <w:r>
        <w:rPr>
          <w:rStyle w:val="Refdecomentario"/>
        </w:rPr>
        <w:annotationRef/>
      </w:r>
      <w:r>
        <w:t>No está citado correctamente.</w:t>
      </w:r>
    </w:p>
  </w:comment>
  <w:comment w:id="1669" w:author="Steff Guzmán" w:date="2023-03-13T19:04:00Z" w:initials="SG">
    <w:p w14:paraId="61FA5200" w14:textId="461C7208" w:rsidR="00DB0B24" w:rsidRDefault="00DB0B24">
      <w:pPr>
        <w:pStyle w:val="Textocomentario"/>
      </w:pPr>
      <w:r>
        <w:rPr>
          <w:rStyle w:val="Refdecomentario"/>
        </w:rPr>
        <w:annotationRef/>
      </w:r>
      <w:r>
        <w:t>Poner fuente de donde sacaron la figura</w:t>
      </w:r>
    </w:p>
  </w:comment>
  <w:comment w:id="7499" w:author="Nikolay Lenin Reyes Jalizev" w:date="2023-03-08T15:00:00Z" w:initials="NLRJ">
    <w:p w14:paraId="4CCE3FAD" w14:textId="77777777" w:rsidR="00884042" w:rsidRDefault="00884042" w:rsidP="007A678C">
      <w:pPr>
        <w:pStyle w:val="Textocomentario"/>
        <w:jc w:val="left"/>
      </w:pPr>
      <w:r>
        <w:rPr>
          <w:rStyle w:val="Refdecomentario"/>
        </w:rPr>
        <w:annotationRef/>
      </w:r>
      <w:r>
        <w:t>Recuerden de poner la fuente y/o origen de las graficas, aun cuando sean de fuente propia</w:t>
      </w:r>
    </w:p>
  </w:comment>
  <w:comment w:id="7599"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7641"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8008"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7A8C7" w15:done="0"/>
  <w15:commentEx w15:paraId="4C595D0F" w15:done="0"/>
  <w15:commentEx w15:paraId="036FA05A" w15:done="0"/>
  <w15:commentEx w15:paraId="01CD1BC4" w15:done="0"/>
  <w15:commentEx w15:paraId="56CE4728" w15:done="0"/>
  <w15:commentEx w15:paraId="663C2033" w15:done="0"/>
  <w15:commentEx w15:paraId="61FA5200" w15:done="0"/>
  <w15:commentEx w15:paraId="4CCE3FAD"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385" w16cex:dateUtc="2023-03-07T14:33:00Z"/>
  <w16cex:commentExtensible w16cex:durableId="27B183B7" w16cex:dateUtc="2023-03-07T14:34:00Z"/>
  <w16cex:commentExtensible w16cex:durableId="27B183ED" w16cex:dateUtc="2023-03-07T14:35:00Z"/>
  <w16cex:commentExtensible w16cex:durableId="27B1849D" w16cex:dateUtc="2023-03-07T14:38:00Z"/>
  <w16cex:commentExtensible w16cex:durableId="27B184D8" w16cex:dateUtc="2023-03-07T14:39:00Z"/>
  <w16cex:commentExtensible w16cex:durableId="27B18B1E" w16cex:dateUtc="2023-03-07T15:06:00Z"/>
  <w16cex:commentExtensible w16cex:durableId="27B9F225" w16cex:dateUtc="2023-03-14T00:04:00Z"/>
  <w16cex:commentExtensible w16cex:durableId="27B3217F" w16cex:dateUtc="2023-03-08T20:0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7A8C7" w16cid:durableId="27B18385"/>
  <w16cid:commentId w16cid:paraId="4C595D0F" w16cid:durableId="27B183B7"/>
  <w16cid:commentId w16cid:paraId="036FA05A" w16cid:durableId="27B183ED"/>
  <w16cid:commentId w16cid:paraId="01CD1BC4" w16cid:durableId="27B1849D"/>
  <w16cid:commentId w16cid:paraId="56CE4728" w16cid:durableId="27B184D8"/>
  <w16cid:commentId w16cid:paraId="663C2033" w16cid:durableId="27B18B1E"/>
  <w16cid:commentId w16cid:paraId="61FA5200" w16cid:durableId="27B9F225"/>
  <w16cid:commentId w16cid:paraId="4CCE3FAD" w16cid:durableId="27B3217F"/>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A7174" w14:textId="77777777" w:rsidR="00B7041A" w:rsidRDefault="00B7041A" w:rsidP="00AC054D">
      <w:pPr>
        <w:spacing w:line="240" w:lineRule="auto"/>
      </w:pPr>
      <w:r>
        <w:separator/>
      </w:r>
    </w:p>
  </w:endnote>
  <w:endnote w:type="continuationSeparator" w:id="0">
    <w:p w14:paraId="7E79D71C" w14:textId="77777777" w:rsidR="00B7041A" w:rsidRDefault="00B7041A"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553" w:author="Camilo Andrés Díaz Gómez" w:date="2023-03-12T18:02:00Z"/>
      </w:rPr>
    </w:pPr>
    <w:ins w:id="554"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555" w:author="Camilo Andrés Díaz Gómez" w:date="2023-03-12T17:34:00Z">
      <w:r w:rsidRPr="00711D19">
        <w:rPr>
          <w:vertAlign w:val="superscript"/>
          <w:rPrChange w:id="556" w:author="Camilo Andrés Díaz Gómez" w:date="2023-03-12T17:37:00Z">
            <w:rPr/>
          </w:rPrChange>
        </w:rPr>
        <w:t>1</w:t>
      </w:r>
    </w:ins>
    <w:ins w:id="557" w:author="Camilo Andrés Díaz Gómez" w:date="2023-03-12T18:02:00Z">
      <w:r w:rsidR="001F25C4">
        <w:t>SAP</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AE5CC" w14:textId="77777777" w:rsidR="00B7041A" w:rsidRDefault="00B7041A" w:rsidP="00AC054D">
      <w:pPr>
        <w:spacing w:line="240" w:lineRule="auto"/>
      </w:pPr>
      <w:r>
        <w:separator/>
      </w:r>
    </w:p>
  </w:footnote>
  <w:footnote w:type="continuationSeparator" w:id="0">
    <w:p w14:paraId="4D457828" w14:textId="77777777" w:rsidR="00B7041A" w:rsidRDefault="00B7041A" w:rsidP="00AC054D">
      <w:pPr>
        <w:spacing w:line="240" w:lineRule="auto"/>
      </w:pPr>
      <w:r>
        <w:continuationSeparator/>
      </w:r>
    </w:p>
  </w:footnote>
  <w:footnote w:id="1">
    <w:p w14:paraId="6F17322E" w14:textId="039E7F84" w:rsidR="00935104" w:rsidRDefault="00935104">
      <w:pPr>
        <w:pStyle w:val="Textonotapie"/>
      </w:pPr>
      <w:ins w:id="565" w:author="Camilo Andrés Díaz Gómez" w:date="2023-03-22T13:50:00Z">
        <w:r>
          <w:rPr>
            <w:rStyle w:val="Refdenotaalpie"/>
          </w:rPr>
          <w:footnoteRef/>
        </w:r>
        <w:r>
          <w:t xml:space="preserve"> En español, Internet de las cosas</w:t>
        </w:r>
      </w:ins>
      <w:ins w:id="566" w:author="Camilo Andrés Díaz Gómez" w:date="2023-03-22T13:53:00Z">
        <w:r w:rsidR="00E57649">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45661F"/>
    <w:multiLevelType w:val="hybridMultilevel"/>
    <w:tmpl w:val="DCF658F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4" w15:restartNumberingAfterBreak="0">
    <w:nsid w:val="184D7BDD"/>
    <w:multiLevelType w:val="hybridMultilevel"/>
    <w:tmpl w:val="5D5CEC3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6" w15:restartNumberingAfterBreak="0">
    <w:nsid w:val="1F6E70F3"/>
    <w:multiLevelType w:val="hybridMultilevel"/>
    <w:tmpl w:val="D1486AA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8" w15:restartNumberingAfterBreak="0">
    <w:nsid w:val="29AD180D"/>
    <w:multiLevelType w:val="hybridMultilevel"/>
    <w:tmpl w:val="C85282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1F13E1"/>
    <w:multiLevelType w:val="hybridMultilevel"/>
    <w:tmpl w:val="35F2F20A"/>
    <w:lvl w:ilvl="0" w:tplc="E7F2F16A">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1" w15:restartNumberingAfterBreak="0">
    <w:nsid w:val="3A8D6016"/>
    <w:multiLevelType w:val="hybridMultilevel"/>
    <w:tmpl w:val="036C9DA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3"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4" w15:restartNumberingAfterBreak="0">
    <w:nsid w:val="45631E17"/>
    <w:multiLevelType w:val="hybridMultilevel"/>
    <w:tmpl w:val="29366434"/>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927"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C5208A9"/>
    <w:multiLevelType w:val="hybridMultilevel"/>
    <w:tmpl w:val="C9264386"/>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E425CA"/>
    <w:multiLevelType w:val="hybridMultilevel"/>
    <w:tmpl w:val="E03ABA04"/>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1"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9C6111"/>
    <w:multiLevelType w:val="hybridMultilevel"/>
    <w:tmpl w:val="0E9E278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3"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5"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15"/>
  </w:num>
  <w:num w:numId="2" w16cid:durableId="882983744">
    <w:abstractNumId w:val="0"/>
  </w:num>
  <w:num w:numId="3" w16cid:durableId="1638146490">
    <w:abstractNumId w:val="17"/>
  </w:num>
  <w:num w:numId="4" w16cid:durableId="860319274">
    <w:abstractNumId w:val="25"/>
  </w:num>
  <w:num w:numId="5" w16cid:durableId="368530367">
    <w:abstractNumId w:val="23"/>
  </w:num>
  <w:num w:numId="6" w16cid:durableId="1471707097">
    <w:abstractNumId w:val="21"/>
  </w:num>
  <w:num w:numId="7" w16cid:durableId="1395087245">
    <w:abstractNumId w:val="16"/>
  </w:num>
  <w:num w:numId="8" w16cid:durableId="559906459">
    <w:abstractNumId w:val="5"/>
  </w:num>
  <w:num w:numId="9" w16cid:durableId="1273585212">
    <w:abstractNumId w:val="10"/>
  </w:num>
  <w:num w:numId="10" w16cid:durableId="1902714599">
    <w:abstractNumId w:val="24"/>
  </w:num>
  <w:num w:numId="11" w16cid:durableId="1203713819">
    <w:abstractNumId w:val="3"/>
  </w:num>
  <w:num w:numId="12" w16cid:durableId="1026949411">
    <w:abstractNumId w:val="7"/>
  </w:num>
  <w:num w:numId="13" w16cid:durableId="1084761755">
    <w:abstractNumId w:val="13"/>
  </w:num>
  <w:num w:numId="14" w16cid:durableId="927466749">
    <w:abstractNumId w:val="1"/>
  </w:num>
  <w:num w:numId="15" w16cid:durableId="1076585164">
    <w:abstractNumId w:val="12"/>
  </w:num>
  <w:num w:numId="16" w16cid:durableId="1164781903">
    <w:abstractNumId w:val="19"/>
  </w:num>
  <w:num w:numId="17" w16cid:durableId="1049839895">
    <w:abstractNumId w:val="8"/>
  </w:num>
  <w:num w:numId="18" w16cid:durableId="166604093">
    <w:abstractNumId w:val="14"/>
  </w:num>
  <w:num w:numId="19" w16cid:durableId="1331172961">
    <w:abstractNumId w:val="11"/>
  </w:num>
  <w:num w:numId="20" w16cid:durableId="2001615814">
    <w:abstractNumId w:val="15"/>
  </w:num>
  <w:num w:numId="21" w16cid:durableId="1083064013">
    <w:abstractNumId w:val="22"/>
  </w:num>
  <w:num w:numId="22" w16cid:durableId="1166896808">
    <w:abstractNumId w:val="20"/>
  </w:num>
  <w:num w:numId="23" w16cid:durableId="1142581121">
    <w:abstractNumId w:val="4"/>
  </w:num>
  <w:num w:numId="24" w16cid:durableId="424376511">
    <w:abstractNumId w:val="2"/>
  </w:num>
  <w:num w:numId="25" w16cid:durableId="2097170464">
    <w:abstractNumId w:val="9"/>
  </w:num>
  <w:num w:numId="26" w16cid:durableId="679893799">
    <w:abstractNumId w:val="6"/>
  </w:num>
  <w:num w:numId="27" w16cid:durableId="116459027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ilo Andrés Díaz Gómez">
    <w15:presenceInfo w15:providerId="Windows Live" w15:userId="0ae0bfa1070be200"/>
  </w15:person>
  <w15:person w15:author="Steff Guzmán">
    <w15:presenceInfo w15:providerId="Windows Live" w15:userId="f851fb9d874fde86"/>
  </w15:person>
  <w15:person w15:author="DIANA CAROLINA CANDIA HERRERA">
    <w15:presenceInfo w15:providerId="AD" w15:userId="S::diana.candia@ibero.edu.co::3843b8ef-bcfa-44e4-a413-c1fc180ceaaa"/>
  </w15:person>
  <w15:person w15:author="JHONATAN MAURICIO VILLARREAL CORREDOR">
    <w15:presenceInfo w15:providerId="AD" w15:userId="S::jmvillarealc@academia.usbbog.edu.co::863fa26b-9bb8-4451-aae4-68397e2df0a3"/>
  </w15:person>
  <w15:person w15:author="JUAN ESTEBAN CONTRERAS DIAZ">
    <w15:presenceInfo w15:providerId="AD" w15:userId="S::jecontrerasd@academia.usbbog.edu.co::1b6289cc-ff01-45cd-bbc6-d30edf827bea"/>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41288"/>
    <w:rsid w:val="000438AB"/>
    <w:rsid w:val="00060BB7"/>
    <w:rsid w:val="000717E0"/>
    <w:rsid w:val="00074D5B"/>
    <w:rsid w:val="00076F39"/>
    <w:rsid w:val="0009606A"/>
    <w:rsid w:val="00096C90"/>
    <w:rsid w:val="000D40F7"/>
    <w:rsid w:val="000E1688"/>
    <w:rsid w:val="000E36C6"/>
    <w:rsid w:val="000F282E"/>
    <w:rsid w:val="000F72EA"/>
    <w:rsid w:val="001023B2"/>
    <w:rsid w:val="00104D00"/>
    <w:rsid w:val="00124BF5"/>
    <w:rsid w:val="00127098"/>
    <w:rsid w:val="00154CFC"/>
    <w:rsid w:val="00166BA6"/>
    <w:rsid w:val="00195997"/>
    <w:rsid w:val="001A7BEA"/>
    <w:rsid w:val="001B191D"/>
    <w:rsid w:val="001B5115"/>
    <w:rsid w:val="001D5052"/>
    <w:rsid w:val="001F25C4"/>
    <w:rsid w:val="00210F92"/>
    <w:rsid w:val="0021407E"/>
    <w:rsid w:val="00215A76"/>
    <w:rsid w:val="00227468"/>
    <w:rsid w:val="0023220F"/>
    <w:rsid w:val="00244CE1"/>
    <w:rsid w:val="00247AA5"/>
    <w:rsid w:val="00247E6E"/>
    <w:rsid w:val="0026198E"/>
    <w:rsid w:val="00261A6D"/>
    <w:rsid w:val="0027258A"/>
    <w:rsid w:val="00285C66"/>
    <w:rsid w:val="00287D6C"/>
    <w:rsid w:val="0029481E"/>
    <w:rsid w:val="002B5985"/>
    <w:rsid w:val="002C2956"/>
    <w:rsid w:val="002D6B97"/>
    <w:rsid w:val="002E5D5A"/>
    <w:rsid w:val="003064BF"/>
    <w:rsid w:val="00311749"/>
    <w:rsid w:val="003128E3"/>
    <w:rsid w:val="00323D57"/>
    <w:rsid w:val="00330818"/>
    <w:rsid w:val="003317CC"/>
    <w:rsid w:val="00337CA2"/>
    <w:rsid w:val="0034220E"/>
    <w:rsid w:val="00352D18"/>
    <w:rsid w:val="0035773E"/>
    <w:rsid w:val="00365E74"/>
    <w:rsid w:val="003A3C4F"/>
    <w:rsid w:val="003A469E"/>
    <w:rsid w:val="003B3DC1"/>
    <w:rsid w:val="003D0229"/>
    <w:rsid w:val="003D4F76"/>
    <w:rsid w:val="003E1A28"/>
    <w:rsid w:val="003E24BD"/>
    <w:rsid w:val="003E2519"/>
    <w:rsid w:val="003F1CBB"/>
    <w:rsid w:val="00401A7C"/>
    <w:rsid w:val="00424606"/>
    <w:rsid w:val="00425604"/>
    <w:rsid w:val="00440B06"/>
    <w:rsid w:val="004441E7"/>
    <w:rsid w:val="004660EF"/>
    <w:rsid w:val="00472E02"/>
    <w:rsid w:val="00473DA3"/>
    <w:rsid w:val="00475EDD"/>
    <w:rsid w:val="00482888"/>
    <w:rsid w:val="00482E84"/>
    <w:rsid w:val="004A5C40"/>
    <w:rsid w:val="004C4EDB"/>
    <w:rsid w:val="004D6B6A"/>
    <w:rsid w:val="004D6CBA"/>
    <w:rsid w:val="004D7820"/>
    <w:rsid w:val="004E3955"/>
    <w:rsid w:val="00510C2D"/>
    <w:rsid w:val="00511483"/>
    <w:rsid w:val="0052249A"/>
    <w:rsid w:val="0052426F"/>
    <w:rsid w:val="0052580A"/>
    <w:rsid w:val="00530057"/>
    <w:rsid w:val="00530C45"/>
    <w:rsid w:val="00534D76"/>
    <w:rsid w:val="0054236C"/>
    <w:rsid w:val="005632BE"/>
    <w:rsid w:val="00563D8E"/>
    <w:rsid w:val="00564FB9"/>
    <w:rsid w:val="00567F5D"/>
    <w:rsid w:val="005814B4"/>
    <w:rsid w:val="00583F4A"/>
    <w:rsid w:val="005A4444"/>
    <w:rsid w:val="005C4C59"/>
    <w:rsid w:val="005E654F"/>
    <w:rsid w:val="0061091D"/>
    <w:rsid w:val="00614520"/>
    <w:rsid w:val="00616790"/>
    <w:rsid w:val="00635654"/>
    <w:rsid w:val="00655B27"/>
    <w:rsid w:val="00682C23"/>
    <w:rsid w:val="006B2B91"/>
    <w:rsid w:val="006C7FDD"/>
    <w:rsid w:val="006D3013"/>
    <w:rsid w:val="006F513C"/>
    <w:rsid w:val="00704945"/>
    <w:rsid w:val="00704F4F"/>
    <w:rsid w:val="00711D19"/>
    <w:rsid w:val="00716C25"/>
    <w:rsid w:val="00717F4F"/>
    <w:rsid w:val="00771EC6"/>
    <w:rsid w:val="00773FA4"/>
    <w:rsid w:val="007743C4"/>
    <w:rsid w:val="007760E0"/>
    <w:rsid w:val="00776339"/>
    <w:rsid w:val="0078443C"/>
    <w:rsid w:val="00785CED"/>
    <w:rsid w:val="00787DED"/>
    <w:rsid w:val="007A2EAF"/>
    <w:rsid w:val="007A5D17"/>
    <w:rsid w:val="007A700C"/>
    <w:rsid w:val="007C2C63"/>
    <w:rsid w:val="007D4E2B"/>
    <w:rsid w:val="007E1986"/>
    <w:rsid w:val="007E2CE8"/>
    <w:rsid w:val="007F0032"/>
    <w:rsid w:val="007F28DA"/>
    <w:rsid w:val="00800E27"/>
    <w:rsid w:val="00811FFA"/>
    <w:rsid w:val="00836B69"/>
    <w:rsid w:val="008429A4"/>
    <w:rsid w:val="00843772"/>
    <w:rsid w:val="0085500C"/>
    <w:rsid w:val="0087174B"/>
    <w:rsid w:val="00876DB9"/>
    <w:rsid w:val="00884042"/>
    <w:rsid w:val="008A15AC"/>
    <w:rsid w:val="008C19D9"/>
    <w:rsid w:val="008D3197"/>
    <w:rsid w:val="008D3D27"/>
    <w:rsid w:val="008E714E"/>
    <w:rsid w:val="00920203"/>
    <w:rsid w:val="00925111"/>
    <w:rsid w:val="00935104"/>
    <w:rsid w:val="00952EC4"/>
    <w:rsid w:val="00956AE0"/>
    <w:rsid w:val="00987997"/>
    <w:rsid w:val="0099390D"/>
    <w:rsid w:val="0099534E"/>
    <w:rsid w:val="00996369"/>
    <w:rsid w:val="009B6777"/>
    <w:rsid w:val="00A023DA"/>
    <w:rsid w:val="00A0414F"/>
    <w:rsid w:val="00A13A1C"/>
    <w:rsid w:val="00A17136"/>
    <w:rsid w:val="00A251FC"/>
    <w:rsid w:val="00A2571A"/>
    <w:rsid w:val="00A27A2A"/>
    <w:rsid w:val="00A3385F"/>
    <w:rsid w:val="00A42751"/>
    <w:rsid w:val="00A715B1"/>
    <w:rsid w:val="00A75A3A"/>
    <w:rsid w:val="00A77CC0"/>
    <w:rsid w:val="00A83442"/>
    <w:rsid w:val="00A858A6"/>
    <w:rsid w:val="00AA1CC1"/>
    <w:rsid w:val="00AC0534"/>
    <w:rsid w:val="00AC054D"/>
    <w:rsid w:val="00AC67EC"/>
    <w:rsid w:val="00AC7859"/>
    <w:rsid w:val="00AE3134"/>
    <w:rsid w:val="00B02FFC"/>
    <w:rsid w:val="00B048F9"/>
    <w:rsid w:val="00B13963"/>
    <w:rsid w:val="00B15157"/>
    <w:rsid w:val="00B222FE"/>
    <w:rsid w:val="00B372B4"/>
    <w:rsid w:val="00B40FCE"/>
    <w:rsid w:val="00B454D4"/>
    <w:rsid w:val="00B459BD"/>
    <w:rsid w:val="00B7041A"/>
    <w:rsid w:val="00B97524"/>
    <w:rsid w:val="00BB53D7"/>
    <w:rsid w:val="00BC48D4"/>
    <w:rsid w:val="00BD3055"/>
    <w:rsid w:val="00BD6B2C"/>
    <w:rsid w:val="00BE50D1"/>
    <w:rsid w:val="00BF20AD"/>
    <w:rsid w:val="00C01A29"/>
    <w:rsid w:val="00C04ECF"/>
    <w:rsid w:val="00C136C9"/>
    <w:rsid w:val="00C159D3"/>
    <w:rsid w:val="00C513D5"/>
    <w:rsid w:val="00C87243"/>
    <w:rsid w:val="00C87BD4"/>
    <w:rsid w:val="00C91454"/>
    <w:rsid w:val="00CE074B"/>
    <w:rsid w:val="00CF6FBB"/>
    <w:rsid w:val="00D00CDF"/>
    <w:rsid w:val="00D22914"/>
    <w:rsid w:val="00D24BD1"/>
    <w:rsid w:val="00D5049C"/>
    <w:rsid w:val="00D543AC"/>
    <w:rsid w:val="00D66BB6"/>
    <w:rsid w:val="00D843F5"/>
    <w:rsid w:val="00D85674"/>
    <w:rsid w:val="00DA0116"/>
    <w:rsid w:val="00DA6BE6"/>
    <w:rsid w:val="00DB0B24"/>
    <w:rsid w:val="00DB7D3C"/>
    <w:rsid w:val="00DC078A"/>
    <w:rsid w:val="00DD010B"/>
    <w:rsid w:val="00DF131A"/>
    <w:rsid w:val="00E0623D"/>
    <w:rsid w:val="00E07D42"/>
    <w:rsid w:val="00E30F2C"/>
    <w:rsid w:val="00E33EFD"/>
    <w:rsid w:val="00E4143F"/>
    <w:rsid w:val="00E45F01"/>
    <w:rsid w:val="00E57649"/>
    <w:rsid w:val="00E94FEB"/>
    <w:rsid w:val="00EC2EEF"/>
    <w:rsid w:val="00ED1460"/>
    <w:rsid w:val="00ED18B0"/>
    <w:rsid w:val="00EE49B4"/>
    <w:rsid w:val="00EE67FE"/>
    <w:rsid w:val="00EF7707"/>
    <w:rsid w:val="00F0205D"/>
    <w:rsid w:val="00F06B7C"/>
    <w:rsid w:val="00F37A51"/>
    <w:rsid w:val="00F44EC0"/>
    <w:rsid w:val="00F504C8"/>
    <w:rsid w:val="00F66BD8"/>
    <w:rsid w:val="00F91A33"/>
    <w:rsid w:val="00F96BAA"/>
    <w:rsid w:val="00F978D4"/>
    <w:rsid w:val="00FC0531"/>
    <w:rsid w:val="00FC60AD"/>
    <w:rsid w:val="00FD1BAF"/>
    <w:rsid w:val="00FE36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87D6C"/>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287D6C"/>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A4275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935104"/>
    <w:pPr>
      <w:tabs>
        <w:tab w:val="right" w:leader="dot" w:pos="8828"/>
      </w:tabs>
      <w:spacing w:after="100"/>
    </w:pPr>
  </w:style>
  <w:style w:type="paragraph" w:styleId="TDC3">
    <w:name w:val="toc 3"/>
    <w:basedOn w:val="Normal"/>
    <w:next w:val="Normal"/>
    <w:autoRedefine/>
    <w:uiPriority w:val="39"/>
    <w:unhideWhenUsed/>
    <w:rsid w:val="005C4C59"/>
    <w:pPr>
      <w:tabs>
        <w:tab w:val="right" w:leader="dot" w:pos="8828"/>
      </w:tabs>
      <w:spacing w:after="100"/>
      <w:ind w:left="480"/>
    </w:pPr>
  </w:style>
  <w:style w:type="paragraph" w:styleId="Tabladeilustraciones">
    <w:name w:val="table of figures"/>
    <w:basedOn w:val="Normal"/>
    <w:next w:val="Normal"/>
    <w:uiPriority w:val="99"/>
    <w:unhideWhenUsed/>
    <w:rsid w:val="00C87243"/>
  </w:style>
  <w:style w:type="character" w:customStyle="1" w:styleId="Ttulo5Car">
    <w:name w:val="Título 5 Car"/>
    <w:basedOn w:val="Fuentedeprrafopredeter"/>
    <w:link w:val="Ttulo5"/>
    <w:uiPriority w:val="9"/>
    <w:rsid w:val="00287D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287D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A42751"/>
    <w:rPr>
      <w:rFonts w:asciiTheme="majorHAnsi" w:eastAsiaTheme="majorEastAsia" w:hAnsiTheme="majorHAnsi" w:cstheme="majorBidi"/>
      <w:i/>
      <w:iCs/>
      <w:color w:val="1F3763" w:themeColor="accent1" w:themeShade="7F"/>
      <w:sz w:val="24"/>
    </w:rPr>
  </w:style>
  <w:style w:type="paragraph" w:styleId="Textonotapie">
    <w:name w:val="footnote text"/>
    <w:basedOn w:val="Normal"/>
    <w:link w:val="TextonotapieCar"/>
    <w:uiPriority w:val="99"/>
    <w:semiHidden/>
    <w:unhideWhenUsed/>
    <w:rsid w:val="00935104"/>
    <w:pPr>
      <w:spacing w:line="240" w:lineRule="auto"/>
    </w:pPr>
    <w:rPr>
      <w:sz w:val="20"/>
      <w:szCs w:val="20"/>
    </w:rPr>
  </w:style>
  <w:style w:type="character" w:customStyle="1" w:styleId="TextonotapieCar">
    <w:name w:val="Texto nota pie Car"/>
    <w:basedOn w:val="Fuentedeprrafopredeter"/>
    <w:link w:val="Textonotapie"/>
    <w:uiPriority w:val="99"/>
    <w:semiHidden/>
    <w:rsid w:val="00935104"/>
    <w:rPr>
      <w:rFonts w:ascii="Times New Roman" w:hAnsi="Times New Roman"/>
      <w:sz w:val="20"/>
      <w:szCs w:val="20"/>
    </w:rPr>
  </w:style>
  <w:style w:type="character" w:styleId="Refdenotaalpie">
    <w:name w:val="footnote reference"/>
    <w:basedOn w:val="Fuentedeprrafopredeter"/>
    <w:uiPriority w:val="99"/>
    <w:semiHidden/>
    <w:unhideWhenUsed/>
    <w:rsid w:val="009351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264273485">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40742761">
      <w:bodyDiv w:val="1"/>
      <w:marLeft w:val="0"/>
      <w:marRight w:val="0"/>
      <w:marTop w:val="0"/>
      <w:marBottom w:val="0"/>
      <w:divBdr>
        <w:top w:val="none" w:sz="0" w:space="0" w:color="auto"/>
        <w:left w:val="none" w:sz="0" w:space="0" w:color="auto"/>
        <w:bottom w:val="none" w:sz="0" w:space="0" w:color="auto"/>
        <w:right w:val="none" w:sz="0" w:space="0" w:color="auto"/>
      </w:divBdr>
    </w:div>
    <w:div w:id="358942193">
      <w:bodyDiv w:val="1"/>
      <w:marLeft w:val="0"/>
      <w:marRight w:val="0"/>
      <w:marTop w:val="0"/>
      <w:marBottom w:val="0"/>
      <w:divBdr>
        <w:top w:val="none" w:sz="0" w:space="0" w:color="auto"/>
        <w:left w:val="none" w:sz="0" w:space="0" w:color="auto"/>
        <w:bottom w:val="none" w:sz="0" w:space="0" w:color="auto"/>
        <w:right w:val="none" w:sz="0" w:space="0" w:color="auto"/>
      </w:divBdr>
      <w:divsChild>
        <w:div w:id="888103006">
          <w:marLeft w:val="0"/>
          <w:marRight w:val="0"/>
          <w:marTop w:val="0"/>
          <w:marBottom w:val="0"/>
          <w:divBdr>
            <w:top w:val="none" w:sz="0" w:space="0" w:color="auto"/>
            <w:left w:val="none" w:sz="0" w:space="0" w:color="auto"/>
            <w:bottom w:val="none" w:sz="0" w:space="0" w:color="auto"/>
            <w:right w:val="none" w:sz="0" w:space="0" w:color="auto"/>
          </w:divBdr>
          <w:divsChild>
            <w:div w:id="4270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2097006">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799222262">
      <w:bodyDiv w:val="1"/>
      <w:marLeft w:val="0"/>
      <w:marRight w:val="0"/>
      <w:marTop w:val="0"/>
      <w:marBottom w:val="0"/>
      <w:divBdr>
        <w:top w:val="none" w:sz="0" w:space="0" w:color="auto"/>
        <w:left w:val="none" w:sz="0" w:space="0" w:color="auto"/>
        <w:bottom w:val="none" w:sz="0" w:space="0" w:color="auto"/>
        <w:right w:val="none" w:sz="0" w:space="0" w:color="auto"/>
      </w:divBdr>
      <w:divsChild>
        <w:div w:id="156921678">
          <w:marLeft w:val="0"/>
          <w:marRight w:val="0"/>
          <w:marTop w:val="0"/>
          <w:marBottom w:val="0"/>
          <w:divBdr>
            <w:top w:val="none" w:sz="0" w:space="0" w:color="auto"/>
            <w:left w:val="none" w:sz="0" w:space="0" w:color="auto"/>
            <w:bottom w:val="none" w:sz="0" w:space="0" w:color="auto"/>
            <w:right w:val="none" w:sz="0" w:space="0" w:color="auto"/>
          </w:divBdr>
          <w:divsChild>
            <w:div w:id="17734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2822441">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1293024">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39031697">
      <w:bodyDiv w:val="1"/>
      <w:marLeft w:val="0"/>
      <w:marRight w:val="0"/>
      <w:marTop w:val="0"/>
      <w:marBottom w:val="0"/>
      <w:divBdr>
        <w:top w:val="none" w:sz="0" w:space="0" w:color="auto"/>
        <w:left w:val="none" w:sz="0" w:space="0" w:color="auto"/>
        <w:bottom w:val="none" w:sz="0" w:space="0" w:color="auto"/>
        <w:right w:val="none" w:sz="0" w:space="0" w:color="auto"/>
      </w:divBdr>
      <w:divsChild>
        <w:div w:id="1956133200">
          <w:marLeft w:val="0"/>
          <w:marRight w:val="0"/>
          <w:marTop w:val="0"/>
          <w:marBottom w:val="0"/>
          <w:divBdr>
            <w:top w:val="none" w:sz="0" w:space="0" w:color="auto"/>
            <w:left w:val="none" w:sz="0" w:space="0" w:color="auto"/>
            <w:bottom w:val="none" w:sz="0" w:space="0" w:color="auto"/>
            <w:right w:val="none" w:sz="0" w:space="0" w:color="auto"/>
          </w:divBdr>
          <w:divsChild>
            <w:div w:id="16855491">
              <w:marLeft w:val="0"/>
              <w:marRight w:val="0"/>
              <w:marTop w:val="0"/>
              <w:marBottom w:val="0"/>
              <w:divBdr>
                <w:top w:val="none" w:sz="0" w:space="0" w:color="auto"/>
                <w:left w:val="none" w:sz="0" w:space="0" w:color="auto"/>
                <w:bottom w:val="none" w:sz="0" w:space="0" w:color="auto"/>
                <w:right w:val="none" w:sz="0" w:space="0" w:color="auto"/>
              </w:divBdr>
            </w:div>
            <w:div w:id="389231924">
              <w:marLeft w:val="0"/>
              <w:marRight w:val="0"/>
              <w:marTop w:val="0"/>
              <w:marBottom w:val="0"/>
              <w:divBdr>
                <w:top w:val="none" w:sz="0" w:space="0" w:color="auto"/>
                <w:left w:val="none" w:sz="0" w:space="0" w:color="auto"/>
                <w:bottom w:val="none" w:sz="0" w:space="0" w:color="auto"/>
                <w:right w:val="none" w:sz="0" w:space="0" w:color="auto"/>
              </w:divBdr>
            </w:div>
            <w:div w:id="511266809">
              <w:marLeft w:val="0"/>
              <w:marRight w:val="0"/>
              <w:marTop w:val="0"/>
              <w:marBottom w:val="0"/>
              <w:divBdr>
                <w:top w:val="none" w:sz="0" w:space="0" w:color="auto"/>
                <w:left w:val="none" w:sz="0" w:space="0" w:color="auto"/>
                <w:bottom w:val="none" w:sz="0" w:space="0" w:color="auto"/>
                <w:right w:val="none" w:sz="0" w:space="0" w:color="auto"/>
              </w:divBdr>
            </w:div>
            <w:div w:id="824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2932632">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20814478">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1862055">
      <w:bodyDiv w:val="1"/>
      <w:marLeft w:val="0"/>
      <w:marRight w:val="0"/>
      <w:marTop w:val="0"/>
      <w:marBottom w:val="0"/>
      <w:divBdr>
        <w:top w:val="none" w:sz="0" w:space="0" w:color="auto"/>
        <w:left w:val="none" w:sz="0" w:space="0" w:color="auto"/>
        <w:bottom w:val="none" w:sz="0" w:space="0" w:color="auto"/>
        <w:right w:val="none" w:sz="0" w:space="0" w:color="auto"/>
      </w:divBdr>
      <w:divsChild>
        <w:div w:id="121919730">
          <w:marLeft w:val="0"/>
          <w:marRight w:val="0"/>
          <w:marTop w:val="0"/>
          <w:marBottom w:val="0"/>
          <w:divBdr>
            <w:top w:val="none" w:sz="0" w:space="0" w:color="auto"/>
            <w:left w:val="none" w:sz="0" w:space="0" w:color="auto"/>
            <w:bottom w:val="none" w:sz="0" w:space="0" w:color="auto"/>
            <w:right w:val="none" w:sz="0" w:space="0" w:color="auto"/>
          </w:divBdr>
          <w:divsChild>
            <w:div w:id="1382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42467154">
      <w:bodyDiv w:val="1"/>
      <w:marLeft w:val="0"/>
      <w:marRight w:val="0"/>
      <w:marTop w:val="0"/>
      <w:marBottom w:val="0"/>
      <w:divBdr>
        <w:top w:val="none" w:sz="0" w:space="0" w:color="auto"/>
        <w:left w:val="none" w:sz="0" w:space="0" w:color="auto"/>
        <w:bottom w:val="none" w:sz="0" w:space="0" w:color="auto"/>
        <w:right w:val="none" w:sz="0" w:space="0" w:color="auto"/>
      </w:divBdr>
      <w:divsChild>
        <w:div w:id="1065566255">
          <w:marLeft w:val="0"/>
          <w:marRight w:val="0"/>
          <w:marTop w:val="0"/>
          <w:marBottom w:val="0"/>
          <w:divBdr>
            <w:top w:val="none" w:sz="0" w:space="0" w:color="auto"/>
            <w:left w:val="none" w:sz="0" w:space="0" w:color="auto"/>
            <w:bottom w:val="none" w:sz="0" w:space="0" w:color="auto"/>
            <w:right w:val="none" w:sz="0" w:space="0" w:color="auto"/>
          </w:divBdr>
          <w:divsChild>
            <w:div w:id="1283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1996452496">
      <w:bodyDiv w:val="1"/>
      <w:marLeft w:val="0"/>
      <w:marRight w:val="0"/>
      <w:marTop w:val="0"/>
      <w:marBottom w:val="0"/>
      <w:divBdr>
        <w:top w:val="none" w:sz="0" w:space="0" w:color="auto"/>
        <w:left w:val="none" w:sz="0" w:space="0" w:color="auto"/>
        <w:bottom w:val="none" w:sz="0" w:space="0" w:color="auto"/>
        <w:right w:val="none" w:sz="0" w:space="0" w:color="auto"/>
      </w:divBdr>
    </w:div>
    <w:div w:id="2027054936">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56738663">
      <w:bodyDiv w:val="1"/>
      <w:marLeft w:val="0"/>
      <w:marRight w:val="0"/>
      <w:marTop w:val="0"/>
      <w:marBottom w:val="0"/>
      <w:divBdr>
        <w:top w:val="none" w:sz="0" w:space="0" w:color="auto"/>
        <w:left w:val="none" w:sz="0" w:space="0" w:color="auto"/>
        <w:bottom w:val="none" w:sz="0" w:space="0" w:color="auto"/>
        <w:right w:val="none" w:sz="0" w:space="0" w:color="auto"/>
      </w:divBdr>
      <w:divsChild>
        <w:div w:id="945382257">
          <w:marLeft w:val="0"/>
          <w:marRight w:val="0"/>
          <w:marTop w:val="0"/>
          <w:marBottom w:val="0"/>
          <w:divBdr>
            <w:top w:val="none" w:sz="0" w:space="0" w:color="auto"/>
            <w:left w:val="none" w:sz="0" w:space="0" w:color="auto"/>
            <w:bottom w:val="none" w:sz="0" w:space="0" w:color="auto"/>
            <w:right w:val="none" w:sz="0" w:space="0" w:color="auto"/>
          </w:divBdr>
          <w:divsChild>
            <w:div w:id="2130464268">
              <w:marLeft w:val="0"/>
              <w:marRight w:val="0"/>
              <w:marTop w:val="0"/>
              <w:marBottom w:val="0"/>
              <w:divBdr>
                <w:top w:val="none" w:sz="0" w:space="0" w:color="auto"/>
                <w:left w:val="none" w:sz="0" w:space="0" w:color="auto"/>
                <w:bottom w:val="none" w:sz="0" w:space="0" w:color="auto"/>
                <w:right w:val="none" w:sz="0" w:space="0" w:color="auto"/>
              </w:divBdr>
              <w:divsChild>
                <w:div w:id="9872484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microsoft.com/office/2011/relationships/commentsExtended" Target="commentsExtended.xml"/><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tyles" Target="styles.xml"/><Relationship Id="rId90" Type="http://schemas.openxmlformats.org/officeDocument/2006/relationships/image" Target="media/image73.png"/><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jpe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DA7538"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DA7538"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1481D"/>
    <w:rsid w:val="00031884"/>
    <w:rsid w:val="0006354D"/>
    <w:rsid w:val="001B5111"/>
    <w:rsid w:val="001E282C"/>
    <w:rsid w:val="002012C9"/>
    <w:rsid w:val="003E07F6"/>
    <w:rsid w:val="00420FCD"/>
    <w:rsid w:val="005064AC"/>
    <w:rsid w:val="00557868"/>
    <w:rsid w:val="00651DE6"/>
    <w:rsid w:val="00655095"/>
    <w:rsid w:val="006B70A2"/>
    <w:rsid w:val="006C5376"/>
    <w:rsid w:val="007011AA"/>
    <w:rsid w:val="007A5AC6"/>
    <w:rsid w:val="007D2992"/>
    <w:rsid w:val="007D6DD5"/>
    <w:rsid w:val="007D6DEC"/>
    <w:rsid w:val="007F457B"/>
    <w:rsid w:val="00813110"/>
    <w:rsid w:val="00912F46"/>
    <w:rsid w:val="00971CF7"/>
    <w:rsid w:val="009A4D13"/>
    <w:rsid w:val="009C6E8A"/>
    <w:rsid w:val="00A415A5"/>
    <w:rsid w:val="00AD252D"/>
    <w:rsid w:val="00AF6986"/>
    <w:rsid w:val="00B02113"/>
    <w:rsid w:val="00B61C82"/>
    <w:rsid w:val="00BD157C"/>
    <w:rsid w:val="00BF0840"/>
    <w:rsid w:val="00CC4176"/>
    <w:rsid w:val="00DA7538"/>
    <w:rsid w:val="00DC30CC"/>
    <w:rsid w:val="00DF5692"/>
    <w:rsid w:val="00E22972"/>
    <w:rsid w:val="00E60FBF"/>
    <w:rsid w:val="00E91882"/>
    <w:rsid w:val="00EB7ED2"/>
    <w:rsid w:val="00EF3170"/>
    <w:rsid w:val="00F26602"/>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35</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36</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37</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38</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22</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23</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24</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25</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27</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28</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39</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29</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30</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31</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32</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40</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41</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42</b:RefOrder>
  </b:Source>
  <b:Source>
    <b:Tag>Mat</b:Tag>
    <b:SourceType>InternetSite</b:SourceType>
    <b:Guid>{E8AB39BC-4DFA-4837-A628-58E93E9E8803}</b:Guid>
    <b:Title>MathWorks</b:Title>
    <b:InternetSiteTitle>MathWorks</b:InternetSiteTitle>
    <b:URL>https://www.mathworks.com/solutions/internet-of-things.html</b:URL>
    <b:RefOrder>43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46</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47</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48</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49</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50</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51</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53</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54</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55</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56</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57</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58</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59</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60</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63</b:RefOrder>
  </b:Source>
  <b:Source>
    <b:Tag>Tet17</b:Tag>
    <b:SourceType>InternetSite</b:SourceType>
    <b:Guid>{69B7CA85-8E51-4CD7-AC43-31B5D9ECB12F}</b:Guid>
    <b:Author>
      <b:Author>
        <b:Corporate>Tetcos</b:Corporate>
      </b:Author>
    </b:Author>
    <b:Title>Netsim emulator</b:Title>
    <b:Year>2017</b:Year>
    <b:URL>http://tetcos.com/</b:URL>
    <b:RefOrder>64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65</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66</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67</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68</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69</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70</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71</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72</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73</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74</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33</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34</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
    <b:Tag>EOI07</b:Tag>
    <b:SourceType>Book</b:SourceType>
    <b:Guid>{96328F54-3B13-4DBC-BEBB-C8B22581C29A}</b:Guid>
    <b:Title>TÉCNICAS ANALÍTICAS</b:Title>
    <b:Year>2007</b:Year>
    <b:Author>
      <b:Author>
        <b:Corporate>EOI</b:Corporate>
      </b:Author>
    </b:Author>
    <b:Publisher>(Ley de Propiedad Intelectual del 17 de noviembre de 1987 y Reales Decretos)</b:Publisher>
    <b:RefOrder>22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A8711C-BD88-46E0-891F-18001A88D6C8}">
  <ds:schemaRefs>
    <ds:schemaRef ds:uri="http://schemas.openxmlformats.org/officeDocument/2006/bibliography"/>
  </ds:schemaRefs>
</ds:datastoreItem>
</file>

<file path=customXml/itemProps2.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B36F5F-3BB5-4060-8167-04C3C5EF80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60</Pages>
  <Words>25312</Words>
  <Characters>139218</Characters>
  <Application>Microsoft Office Word</Application>
  <DocSecurity>0</DocSecurity>
  <Lines>1160</Lines>
  <Paragraphs>328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JHONATAN MAURICIO VILLARREAL CORREDOR</cp:lastModifiedBy>
  <cp:revision>9</cp:revision>
  <dcterms:created xsi:type="dcterms:W3CDTF">2023-03-24T02:23:00Z</dcterms:created>
  <dcterms:modified xsi:type="dcterms:W3CDTF">2023-03-24T18:10:00Z</dcterms:modified>
</cp:coreProperties>
</file>