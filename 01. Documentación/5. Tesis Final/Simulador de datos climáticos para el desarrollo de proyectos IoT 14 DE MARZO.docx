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D3055" w:rsidRDefault="008429A4" w:rsidP="008429A4">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 xml:space="preserve">Simulador de datos climáticos para el desarrollo de proyectos </w:t>
      </w:r>
      <w:proofErr w:type="spellStart"/>
      <w:r w:rsidRPr="00BD3055">
        <w:rPr>
          <w:rFonts w:cs="Times New Roman"/>
          <w:b/>
        </w:rPr>
        <w:t>IoT</w:t>
      </w:r>
      <w:proofErr w:type="spellEnd"/>
    </w:p>
    <w:p w14:paraId="365EB798" w14:textId="77777777" w:rsidR="008429A4" w:rsidRPr="00BD3055" w:rsidRDefault="008429A4" w:rsidP="008429A4">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8429A4">
      <w:pPr>
        <w:jc w:val="center"/>
        <w:rPr>
          <w:rFonts w:cs="Times New Roman"/>
          <w:color w:val="FF0000"/>
          <w:szCs w:val="24"/>
        </w:rPr>
      </w:pPr>
    </w:p>
    <w:p w14:paraId="68E06BCA" w14:textId="77777777" w:rsidR="008429A4" w:rsidRPr="00BD3055" w:rsidRDefault="008429A4" w:rsidP="008429A4">
      <w:pPr>
        <w:jc w:val="center"/>
        <w:rPr>
          <w:rFonts w:cs="Times New Roman"/>
          <w:color w:val="FF0000"/>
          <w:szCs w:val="24"/>
        </w:rPr>
      </w:pPr>
    </w:p>
    <w:p w14:paraId="04941501" w14:textId="77777777" w:rsidR="008429A4" w:rsidRPr="00BD3055" w:rsidRDefault="008429A4" w:rsidP="008429A4">
      <w:pPr>
        <w:jc w:val="center"/>
        <w:rPr>
          <w:rFonts w:cs="Times New Roman"/>
          <w:color w:val="FF0000"/>
          <w:szCs w:val="24"/>
        </w:rPr>
      </w:pPr>
    </w:p>
    <w:p w14:paraId="3FF67B10" w14:textId="265337D1" w:rsidR="008429A4" w:rsidRPr="00BD3055" w:rsidRDefault="008429A4" w:rsidP="008429A4">
      <w:pPr>
        <w:jc w:val="center"/>
        <w:rPr>
          <w:rFonts w:cs="Times New Roman"/>
          <w:szCs w:val="24"/>
        </w:rPr>
      </w:pPr>
      <w:r w:rsidRPr="00BD3055">
        <w:rPr>
          <w:rFonts w:cs="Times New Roman"/>
          <w:szCs w:val="24"/>
        </w:rPr>
        <w:t xml:space="preserve">Camilo </w:t>
      </w:r>
      <w:r w:rsidR="00996369" w:rsidRPr="00BD3055">
        <w:rPr>
          <w:rFonts w:cs="Times New Roman"/>
          <w:szCs w:val="24"/>
        </w:rPr>
        <w:t>Andrés</w:t>
      </w:r>
      <w:r w:rsidRPr="00BD3055">
        <w:rPr>
          <w:rFonts w:cs="Times New Roman"/>
          <w:szCs w:val="24"/>
        </w:rPr>
        <w:t xml:space="preserve"> Diaz </w:t>
      </w:r>
      <w:r w:rsidR="00996369" w:rsidRPr="00BD3055">
        <w:rPr>
          <w:rFonts w:cs="Times New Roman"/>
          <w:szCs w:val="24"/>
        </w:rPr>
        <w:t>Gómez</w:t>
      </w:r>
    </w:p>
    <w:p w14:paraId="6DDBFB63" w14:textId="77777777" w:rsidR="008429A4" w:rsidRPr="00BD3055" w:rsidRDefault="008429A4" w:rsidP="008429A4">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8429A4">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8429A4">
      <w:pPr>
        <w:jc w:val="center"/>
        <w:rPr>
          <w:rFonts w:cs="Times New Roman"/>
          <w:szCs w:val="24"/>
        </w:rPr>
      </w:pPr>
    </w:p>
    <w:p w14:paraId="063D9F56" w14:textId="77777777" w:rsidR="008429A4" w:rsidRPr="00BD3055" w:rsidRDefault="008429A4" w:rsidP="008429A4">
      <w:pPr>
        <w:jc w:val="center"/>
        <w:rPr>
          <w:rFonts w:cs="Times New Roman"/>
          <w:szCs w:val="24"/>
        </w:rPr>
      </w:pPr>
    </w:p>
    <w:p w14:paraId="05165AC6" w14:textId="77777777" w:rsidR="008429A4" w:rsidRPr="00BD3055" w:rsidRDefault="008429A4" w:rsidP="008429A4">
      <w:pPr>
        <w:jc w:val="center"/>
        <w:rPr>
          <w:rFonts w:cs="Times New Roman"/>
          <w:szCs w:val="24"/>
        </w:rPr>
      </w:pPr>
    </w:p>
    <w:p w14:paraId="45A50EB3" w14:textId="77777777" w:rsidR="008429A4" w:rsidRPr="00BD3055" w:rsidRDefault="00000000" w:rsidP="008429A4">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8429A4">
      <w:pPr>
        <w:jc w:val="center"/>
        <w:rPr>
          <w:rFonts w:cs="Times New Roman"/>
          <w:szCs w:val="24"/>
        </w:rPr>
      </w:pPr>
    </w:p>
    <w:p w14:paraId="57314E3D" w14:textId="77777777" w:rsidR="008429A4" w:rsidRPr="00BD3055" w:rsidRDefault="008429A4" w:rsidP="008429A4">
      <w:pPr>
        <w:rPr>
          <w:rFonts w:cs="Times New Roman"/>
          <w:szCs w:val="24"/>
        </w:rPr>
      </w:pPr>
    </w:p>
    <w:p w14:paraId="19935D4B" w14:textId="77777777" w:rsidR="008429A4" w:rsidRPr="00BD3055" w:rsidRDefault="008429A4" w:rsidP="008429A4">
      <w:pPr>
        <w:rPr>
          <w:rFonts w:cs="Times New Roman"/>
          <w:szCs w:val="24"/>
        </w:rPr>
      </w:pPr>
    </w:p>
    <w:p w14:paraId="456EC5A3" w14:textId="77777777" w:rsidR="008429A4" w:rsidRPr="00BD3055" w:rsidRDefault="008429A4" w:rsidP="008429A4">
      <w:pPr>
        <w:rPr>
          <w:rFonts w:cs="Times New Roman"/>
          <w:szCs w:val="24"/>
        </w:rPr>
      </w:pPr>
    </w:p>
    <w:p w14:paraId="45A0CB51" w14:textId="77777777" w:rsidR="008429A4" w:rsidRPr="00BD3055" w:rsidRDefault="008429A4" w:rsidP="008429A4">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8429A4">
      <w:pPr>
        <w:jc w:val="center"/>
        <w:rPr>
          <w:rFonts w:cs="Times New Roman"/>
          <w:szCs w:val="24"/>
        </w:rPr>
      </w:pPr>
    </w:p>
    <w:p w14:paraId="7E503473" w14:textId="77777777" w:rsidR="008429A4" w:rsidRPr="00BD3055" w:rsidRDefault="008429A4" w:rsidP="008429A4">
      <w:pPr>
        <w:jc w:val="center"/>
        <w:rPr>
          <w:rFonts w:cs="Times New Roman"/>
          <w:szCs w:val="24"/>
        </w:rPr>
      </w:pPr>
    </w:p>
    <w:p w14:paraId="65F92167" w14:textId="77777777" w:rsidR="008429A4" w:rsidRPr="00BD3055" w:rsidRDefault="008429A4" w:rsidP="008429A4">
      <w:pPr>
        <w:jc w:val="center"/>
        <w:rPr>
          <w:rFonts w:cs="Times New Roman"/>
          <w:szCs w:val="24"/>
        </w:rPr>
      </w:pPr>
    </w:p>
    <w:p w14:paraId="21834F8D" w14:textId="77777777" w:rsidR="008429A4" w:rsidRPr="00BD3055" w:rsidRDefault="008429A4" w:rsidP="008429A4">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8429A4">
      <w:pPr>
        <w:pStyle w:val="PrrAPA"/>
        <w:jc w:val="center"/>
        <w:rPr>
          <w:rStyle w:val="Estilo3"/>
        </w:rPr>
      </w:pPr>
    </w:p>
    <w:p w14:paraId="301EBB23" w14:textId="77777777" w:rsidR="008429A4" w:rsidRPr="00BD3055" w:rsidRDefault="008429A4" w:rsidP="008429A4">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8429A4">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8429A4">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8429A4">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8429A4">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8429A4">
      <w:pPr>
        <w:jc w:val="center"/>
        <w:rPr>
          <w:rFonts w:cs="Times New Roman"/>
          <w:szCs w:val="24"/>
        </w:rPr>
      </w:pPr>
    </w:p>
    <w:p w14:paraId="7CD2F2DC" w14:textId="77777777" w:rsidR="00530057" w:rsidRPr="00BD3055" w:rsidRDefault="00530057" w:rsidP="008429A4">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line="240" w:lineRule="auto"/>
              <w:jc w:val="center"/>
              <w:rPr>
                <w:rFonts w:cs="Times New Roman"/>
                <w:sz w:val="20"/>
                <w:szCs w:val="20"/>
              </w:rPr>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line="240" w:lineRule="auto"/>
              <w:jc w:val="center"/>
              <w:rPr>
                <w:rFonts w:cs="Times New Roman"/>
                <w:sz w:val="20"/>
                <w:szCs w:val="20"/>
              </w:rPr>
            </w:pPr>
            <w:r w:rsidRPr="00BD3055">
              <w:rPr>
                <w:rFonts w:cs="Times New Roman"/>
                <w:sz w:val="20"/>
                <w:szCs w:val="20"/>
              </w:rPr>
              <w:t>Referencia/Reference</w:t>
            </w:r>
          </w:p>
          <w:p w14:paraId="657B7732" w14:textId="77777777" w:rsidR="00530057" w:rsidRPr="00BD3055" w:rsidRDefault="00530057">
            <w:pPr>
              <w:spacing w:line="276" w:lineRule="auto"/>
              <w:jc w:val="center"/>
              <w:rPr>
                <w:rFonts w:cs="Times New Roman"/>
                <w:sz w:val="20"/>
                <w:szCs w:val="20"/>
              </w:rPr>
            </w:pPr>
          </w:p>
          <w:p w14:paraId="4C98ACC7" w14:textId="77777777" w:rsidR="00530057" w:rsidRPr="00BD3055" w:rsidRDefault="00530057">
            <w:pPr>
              <w:spacing w:line="240" w:lineRule="auto"/>
              <w:jc w:val="center"/>
              <w:rPr>
                <w:rFonts w:cs="Times New Roman"/>
                <w:sz w:val="20"/>
                <w:szCs w:val="20"/>
              </w:rPr>
            </w:pPr>
            <w:r w:rsidRPr="00BD3055">
              <w:rPr>
                <w:rFonts w:cs="Times New Roman"/>
                <w:sz w:val="20"/>
                <w:szCs w:val="20"/>
              </w:rPr>
              <w:t>Estilo/Style:</w:t>
            </w:r>
          </w:p>
          <w:p w14:paraId="1829328D" w14:textId="77777777" w:rsidR="00530057" w:rsidRPr="00BD3055" w:rsidRDefault="00530057">
            <w:pPr>
              <w:spacing w:after="120" w:line="240" w:lineRule="auto"/>
              <w:jc w:val="center"/>
              <w:rPr>
                <w:rFonts w:cs="Times New Roman"/>
                <w:sz w:val="20"/>
                <w:szCs w:val="20"/>
              </w:rPr>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rsidP="00AC67EC">
            <w:pPr>
              <w:spacing w:after="60" w:line="276" w:lineRule="auto"/>
              <w:ind w:left="709" w:hanging="709"/>
              <w:rPr>
                <w:rFonts w:cs="Times New Roman"/>
                <w:sz w:val="20"/>
                <w:szCs w:val="20"/>
              </w:rPr>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 xml:space="preserve">Simulador de datos climáticos para el desarrollo de proyectos </w:t>
            </w:r>
            <w:proofErr w:type="spellStart"/>
            <w:r w:rsidR="00AC67EC" w:rsidRPr="00BD3055">
              <w:rPr>
                <w:rFonts w:cs="Times New Roman"/>
                <w:bCs/>
                <w:i/>
                <w:iCs/>
                <w:sz w:val="20"/>
                <w:szCs w:val="20"/>
              </w:rPr>
              <w:t>IoT</w:t>
            </w:r>
            <w:proofErr w:type="spellEnd"/>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8429A4">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AC67EC">
      <w:pPr>
        <w:jc w:val="left"/>
        <w:rPr>
          <w:rFonts w:cs="Times New Roman"/>
          <w:b/>
          <w:sz w:val="20"/>
          <w:szCs w:val="20"/>
        </w:rPr>
      </w:pPr>
    </w:p>
    <w:p w14:paraId="0003AE1D" w14:textId="77777777" w:rsidR="00AC67EC" w:rsidRPr="00BD3055" w:rsidRDefault="00AC67EC" w:rsidP="00AC67EC">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Fray Alberto Montealegre O.F.M. - Bogotá.</w:t>
      </w:r>
    </w:p>
    <w:p w14:paraId="03CDA55D"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Departamento de Biblioteca - Cali.</w:t>
      </w:r>
    </w:p>
    <w:p w14:paraId="513F3B75"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Central Fray Antonio de Marchena – Cartagena.</w:t>
      </w:r>
    </w:p>
    <w:p w14:paraId="01D8D129" w14:textId="77777777" w:rsidR="00AC67EC" w:rsidRPr="00BD3055" w:rsidRDefault="00AC67EC" w:rsidP="00AC67EC">
      <w:pPr>
        <w:jc w:val="center"/>
        <w:rPr>
          <w:rFonts w:cs="Times New Roman"/>
          <w:b/>
          <w:sz w:val="20"/>
          <w:szCs w:val="20"/>
        </w:rPr>
      </w:pPr>
    </w:p>
    <w:p w14:paraId="75DCD5ED" w14:textId="77777777" w:rsidR="00AC67EC" w:rsidRPr="00BD3055" w:rsidRDefault="00AC67EC" w:rsidP="00AC67EC">
      <w:pPr>
        <w:jc w:val="center"/>
        <w:rPr>
          <w:rFonts w:cs="Times New Roman"/>
          <w:b/>
          <w:sz w:val="20"/>
          <w:szCs w:val="20"/>
        </w:rPr>
      </w:pPr>
    </w:p>
    <w:p w14:paraId="3407E29B" w14:textId="77777777" w:rsidR="00AC67EC" w:rsidRPr="00BD3055" w:rsidRDefault="00AC67EC" w:rsidP="00AC67EC">
      <w:pPr>
        <w:spacing w:line="276" w:lineRule="auto"/>
        <w:jc w:val="left"/>
        <w:rPr>
          <w:rFonts w:cs="Times New Roman"/>
          <w:sz w:val="20"/>
          <w:szCs w:val="20"/>
        </w:rPr>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Cartagena - www.usbctg.edu.co</w:t>
      </w:r>
    </w:p>
    <w:p w14:paraId="00E6A6F2"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Editorial Bonaventuriana - www.editorialbonaventuriana.usb.edu.co</w:t>
      </w:r>
    </w:p>
    <w:p w14:paraId="2B9F337C"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Revistas científicas – www.revistas.usb.edu.co</w:t>
      </w:r>
    </w:p>
    <w:p w14:paraId="4783FB5E" w14:textId="2D4F11BA" w:rsidR="00AC67EC" w:rsidRPr="00BD3055" w:rsidRDefault="00AC67EC" w:rsidP="008429A4">
      <w:pPr>
        <w:jc w:val="center"/>
        <w:rPr>
          <w:rFonts w:cs="Times New Roman"/>
          <w:b/>
          <w:szCs w:val="24"/>
        </w:rPr>
      </w:pPr>
    </w:p>
    <w:p w14:paraId="4D67D879" w14:textId="7C7012F7" w:rsidR="00AC67EC" w:rsidRPr="00BD3055" w:rsidRDefault="00AC67EC" w:rsidP="008429A4">
      <w:pPr>
        <w:jc w:val="center"/>
        <w:rPr>
          <w:rFonts w:cs="Times New Roman"/>
          <w:b/>
          <w:szCs w:val="24"/>
        </w:rPr>
      </w:pPr>
    </w:p>
    <w:p w14:paraId="729492CD" w14:textId="48D0B317" w:rsidR="00AC67EC" w:rsidRPr="00BD3055" w:rsidRDefault="00AC67EC" w:rsidP="008429A4">
      <w:pPr>
        <w:jc w:val="center"/>
        <w:rPr>
          <w:rFonts w:cs="Times New Roman"/>
          <w:b/>
          <w:szCs w:val="24"/>
        </w:rPr>
      </w:pPr>
    </w:p>
    <w:p w14:paraId="0973537F" w14:textId="2856F652" w:rsidR="00AC67EC" w:rsidRPr="00BD3055" w:rsidRDefault="00AC67EC" w:rsidP="008429A4">
      <w:pPr>
        <w:jc w:val="center"/>
        <w:rPr>
          <w:rFonts w:cs="Times New Roman"/>
          <w:b/>
          <w:szCs w:val="24"/>
        </w:rPr>
      </w:pPr>
    </w:p>
    <w:p w14:paraId="2B3470B2" w14:textId="15D42C64" w:rsidR="00AC67EC" w:rsidRPr="00BD3055" w:rsidRDefault="00AC67EC" w:rsidP="008429A4">
      <w:pPr>
        <w:jc w:val="center"/>
        <w:rPr>
          <w:rFonts w:cs="Times New Roman"/>
          <w:b/>
          <w:szCs w:val="24"/>
        </w:rPr>
      </w:pPr>
    </w:p>
    <w:p w14:paraId="07B7B5FF" w14:textId="2DCDBDEC" w:rsidR="00AC67EC" w:rsidRPr="00BD3055" w:rsidRDefault="00AC67EC" w:rsidP="008429A4">
      <w:pPr>
        <w:jc w:val="center"/>
        <w:rPr>
          <w:rFonts w:cs="Times New Roman"/>
          <w:b/>
          <w:szCs w:val="24"/>
        </w:rPr>
      </w:pPr>
    </w:p>
    <w:p w14:paraId="48FBC8BF" w14:textId="7E512232" w:rsidR="00AC67EC" w:rsidRPr="00BD3055" w:rsidRDefault="00AC67EC" w:rsidP="008429A4">
      <w:pPr>
        <w:jc w:val="center"/>
        <w:rPr>
          <w:rFonts w:cs="Times New Roman"/>
          <w:b/>
          <w:szCs w:val="24"/>
        </w:rPr>
      </w:pPr>
    </w:p>
    <w:p w14:paraId="0999DE11" w14:textId="1B3B1345" w:rsidR="00AC67EC" w:rsidRPr="00BD3055" w:rsidDel="00583F4A" w:rsidRDefault="00AC67EC" w:rsidP="008429A4">
      <w:pPr>
        <w:jc w:val="center"/>
        <w:rPr>
          <w:del w:id="1" w:author="Camilo Andrés Díaz Gómez" w:date="2023-03-14T21:28:00Z"/>
          <w:rFonts w:cs="Times New Roman"/>
          <w:b/>
          <w:szCs w:val="24"/>
        </w:rPr>
      </w:pPr>
    </w:p>
    <w:p w14:paraId="445F015A" w14:textId="0BC3B7E2" w:rsidR="00AC0534" w:rsidRPr="00BD3055" w:rsidDel="00583F4A" w:rsidRDefault="00AC0534" w:rsidP="008429A4">
      <w:pPr>
        <w:jc w:val="center"/>
        <w:rPr>
          <w:del w:id="2" w:author="Camilo Andrés Díaz Gómez" w:date="2023-03-14T21:28:00Z"/>
          <w:rFonts w:cs="Times New Roman"/>
          <w:b/>
          <w:szCs w:val="24"/>
        </w:rPr>
      </w:pPr>
    </w:p>
    <w:p w14:paraId="6E7218F0" w14:textId="2A33A61A" w:rsidR="00AC0534" w:rsidRPr="00BD3055" w:rsidDel="00583F4A" w:rsidRDefault="00AC0534" w:rsidP="008429A4">
      <w:pPr>
        <w:jc w:val="center"/>
        <w:rPr>
          <w:del w:id="3" w:author="Camilo Andrés Díaz Gómez" w:date="2023-03-14T21:28:00Z"/>
          <w:rFonts w:cs="Times New Roman"/>
          <w:b/>
          <w:szCs w:val="24"/>
        </w:rPr>
      </w:pPr>
    </w:p>
    <w:p w14:paraId="7569243D" w14:textId="5DA01EE3" w:rsidR="00AC67EC" w:rsidRPr="00BD3055" w:rsidDel="00583F4A" w:rsidRDefault="00AC67EC">
      <w:pPr>
        <w:rPr>
          <w:del w:id="4" w:author="Camilo Andrés Díaz Gómez" w:date="2023-03-14T21:28:00Z"/>
          <w:rFonts w:cs="Times New Roman"/>
          <w:b/>
          <w:szCs w:val="24"/>
        </w:rPr>
        <w:pPrChange w:id="5" w:author="Camilo Andrés Díaz Gómez" w:date="2023-03-14T21:28:00Z">
          <w:pPr>
            <w:jc w:val="center"/>
          </w:pPr>
        </w:pPrChange>
      </w:pPr>
    </w:p>
    <w:p w14:paraId="6CA5596D" w14:textId="77777777" w:rsidR="003A3C4F" w:rsidRPr="00BD3055" w:rsidRDefault="003A3C4F">
      <w:pPr>
        <w:rPr>
          <w:rFonts w:cs="Times New Roman"/>
          <w:b/>
          <w:szCs w:val="24"/>
        </w:rPr>
        <w:pPrChange w:id="6" w:author="Camilo Andrés Díaz Gómez" w:date="2023-03-14T21:28:00Z">
          <w:pPr>
            <w:jc w:val="center"/>
          </w:pPr>
        </w:pPrChange>
      </w:pPr>
    </w:p>
    <w:p w14:paraId="47A8B0BF" w14:textId="3AF53956" w:rsidR="008429A4" w:rsidRPr="00BD3055" w:rsidRDefault="008429A4" w:rsidP="008429A4">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8429A4">
      <w:pPr>
        <w:jc w:val="center"/>
        <w:rPr>
          <w:rFonts w:cs="Times New Roman"/>
          <w:szCs w:val="24"/>
        </w:rPr>
      </w:pPr>
    </w:p>
    <w:p w14:paraId="3E67A8C7" w14:textId="77777777" w:rsidR="008429A4" w:rsidRPr="00BD3055" w:rsidRDefault="008429A4" w:rsidP="008429A4">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8429A4">
      <w:pPr>
        <w:rPr>
          <w:rFonts w:cs="Times New Roman"/>
          <w:szCs w:val="24"/>
        </w:rPr>
      </w:pPr>
      <w:r w:rsidRPr="00BD3055">
        <w:rPr>
          <w:rFonts w:cs="Times New Roman"/>
          <w:szCs w:val="24"/>
        </w:rPr>
        <w:tab/>
      </w:r>
    </w:p>
    <w:p w14:paraId="2CA5181D" w14:textId="77777777" w:rsidR="008429A4" w:rsidRPr="00BD3055" w:rsidRDefault="008429A4" w:rsidP="008429A4">
      <w:pPr>
        <w:rPr>
          <w:rFonts w:cs="Times New Roman"/>
          <w:szCs w:val="24"/>
        </w:rPr>
      </w:pPr>
    </w:p>
    <w:p w14:paraId="549AD219" w14:textId="77777777" w:rsidR="008429A4" w:rsidRPr="00BD3055" w:rsidRDefault="008429A4" w:rsidP="008429A4">
      <w:pPr>
        <w:tabs>
          <w:tab w:val="left" w:pos="7305"/>
        </w:tabs>
        <w:rPr>
          <w:rFonts w:cs="Times New Roman"/>
          <w:szCs w:val="24"/>
        </w:rPr>
      </w:pPr>
      <w:r w:rsidRPr="00BD3055">
        <w:rPr>
          <w:rFonts w:cs="Times New Roman"/>
          <w:szCs w:val="24"/>
        </w:rPr>
        <w:tab/>
      </w:r>
    </w:p>
    <w:p w14:paraId="527AE073" w14:textId="77777777" w:rsidR="008429A4" w:rsidRPr="00BD3055" w:rsidRDefault="008429A4" w:rsidP="008429A4">
      <w:pPr>
        <w:rPr>
          <w:rFonts w:cs="Times New Roman"/>
          <w:szCs w:val="24"/>
        </w:rPr>
      </w:pPr>
    </w:p>
    <w:p w14:paraId="4F016DAC" w14:textId="77777777" w:rsidR="008429A4" w:rsidRPr="00BD3055" w:rsidRDefault="008429A4" w:rsidP="008429A4">
      <w:pPr>
        <w:rPr>
          <w:rFonts w:cs="Times New Roman"/>
          <w:szCs w:val="24"/>
        </w:rPr>
      </w:pPr>
    </w:p>
    <w:p w14:paraId="04D94DC8" w14:textId="77777777" w:rsidR="008429A4" w:rsidRPr="00BD3055" w:rsidRDefault="008429A4" w:rsidP="008429A4">
      <w:pPr>
        <w:rPr>
          <w:rFonts w:cs="Times New Roman"/>
          <w:szCs w:val="24"/>
        </w:rPr>
      </w:pPr>
    </w:p>
    <w:p w14:paraId="1F89B385" w14:textId="77777777" w:rsidR="008429A4" w:rsidRPr="00BD3055" w:rsidRDefault="008429A4" w:rsidP="008429A4">
      <w:pPr>
        <w:rPr>
          <w:rFonts w:cs="Times New Roman"/>
          <w:szCs w:val="24"/>
        </w:rPr>
      </w:pPr>
    </w:p>
    <w:p w14:paraId="00B8C232" w14:textId="77777777" w:rsidR="008429A4" w:rsidRPr="00BD3055" w:rsidRDefault="008429A4" w:rsidP="008429A4">
      <w:pPr>
        <w:rPr>
          <w:rFonts w:cs="Times New Roman"/>
          <w:szCs w:val="24"/>
        </w:rPr>
      </w:pPr>
    </w:p>
    <w:p w14:paraId="4AFEB993" w14:textId="77777777" w:rsidR="008429A4" w:rsidRPr="00BD3055" w:rsidRDefault="008429A4" w:rsidP="008429A4">
      <w:pPr>
        <w:rPr>
          <w:rFonts w:cs="Times New Roman"/>
          <w:szCs w:val="24"/>
        </w:rPr>
      </w:pPr>
    </w:p>
    <w:p w14:paraId="29222C33" w14:textId="77777777" w:rsidR="008429A4" w:rsidRPr="00BD3055" w:rsidRDefault="008429A4" w:rsidP="008429A4">
      <w:pPr>
        <w:rPr>
          <w:rFonts w:cs="Times New Roman"/>
          <w:szCs w:val="24"/>
        </w:rPr>
      </w:pPr>
    </w:p>
    <w:p w14:paraId="1F065FC5" w14:textId="77777777" w:rsidR="008429A4" w:rsidRPr="00BD3055" w:rsidRDefault="008429A4" w:rsidP="008429A4">
      <w:pPr>
        <w:rPr>
          <w:rFonts w:cs="Times New Roman"/>
          <w:szCs w:val="24"/>
        </w:rPr>
      </w:pPr>
    </w:p>
    <w:p w14:paraId="5294C7BB" w14:textId="77777777" w:rsidR="008429A4" w:rsidRPr="00BD3055" w:rsidRDefault="008429A4" w:rsidP="008429A4">
      <w:pPr>
        <w:rPr>
          <w:rFonts w:cs="Times New Roman"/>
          <w:szCs w:val="24"/>
        </w:rPr>
      </w:pPr>
    </w:p>
    <w:p w14:paraId="30BF2F7F" w14:textId="77777777" w:rsidR="008429A4" w:rsidRPr="00BD3055" w:rsidRDefault="008429A4" w:rsidP="008429A4">
      <w:pPr>
        <w:rPr>
          <w:rFonts w:cs="Times New Roman"/>
          <w:szCs w:val="24"/>
        </w:rPr>
      </w:pPr>
    </w:p>
    <w:p w14:paraId="46FEE588" w14:textId="77777777" w:rsidR="00583F4A" w:rsidRDefault="00583F4A">
      <w:pPr>
        <w:spacing w:after="160" w:line="259" w:lineRule="auto"/>
        <w:jc w:val="left"/>
        <w:rPr>
          <w:ins w:id="7" w:author="Camilo Andrés Díaz Gómez" w:date="2023-03-14T21:28:00Z"/>
          <w:rFonts w:cs="Times New Roman"/>
          <w:b/>
          <w:szCs w:val="24"/>
        </w:rPr>
      </w:pPr>
      <w:ins w:id="8" w:author="Camilo Andrés Díaz Gómez" w:date="2023-03-14T21:28:00Z">
        <w:r>
          <w:rPr>
            <w:rFonts w:cs="Times New Roman"/>
            <w:b/>
            <w:szCs w:val="24"/>
          </w:rPr>
          <w:br w:type="page"/>
        </w:r>
      </w:ins>
    </w:p>
    <w:p w14:paraId="318DD775" w14:textId="1174C038" w:rsidR="008429A4" w:rsidRPr="00BD3055" w:rsidRDefault="008429A4" w:rsidP="008429A4">
      <w:pPr>
        <w:spacing w:after="160" w:line="259" w:lineRule="auto"/>
        <w:jc w:val="center"/>
        <w:rPr>
          <w:rFonts w:cs="Times New Roman"/>
          <w:b/>
          <w:szCs w:val="24"/>
        </w:rPr>
      </w:pPr>
      <w:r w:rsidRPr="00BD3055">
        <w:rPr>
          <w:rFonts w:cs="Times New Roman"/>
          <w:b/>
          <w:szCs w:val="24"/>
        </w:rPr>
        <w:lastRenderedPageBreak/>
        <w:t>Agradecimientos</w:t>
      </w:r>
    </w:p>
    <w:p w14:paraId="298F5F73" w14:textId="77777777" w:rsidR="008429A4" w:rsidRPr="00BD3055" w:rsidRDefault="008429A4" w:rsidP="008429A4">
      <w:pPr>
        <w:jc w:val="center"/>
        <w:rPr>
          <w:rFonts w:cs="Times New Roman"/>
          <w:szCs w:val="24"/>
        </w:rPr>
      </w:pPr>
    </w:p>
    <w:p w14:paraId="7C4D7E3D" w14:textId="77777777" w:rsidR="008429A4" w:rsidRPr="00BD3055" w:rsidRDefault="008429A4" w:rsidP="008429A4">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8429A4">
      <w:pPr>
        <w:rPr>
          <w:rFonts w:cs="Times New Roman"/>
          <w:szCs w:val="24"/>
        </w:rPr>
      </w:pPr>
    </w:p>
    <w:p w14:paraId="0B7E6D92" w14:textId="77777777" w:rsidR="008429A4" w:rsidRPr="00BD3055" w:rsidRDefault="008429A4" w:rsidP="008429A4">
      <w:pPr>
        <w:jc w:val="center"/>
        <w:rPr>
          <w:rFonts w:cs="Times New Roman"/>
        </w:rPr>
      </w:pPr>
    </w:p>
    <w:p w14:paraId="0C3E1F0F" w14:textId="77777777" w:rsidR="008429A4" w:rsidRPr="00BD3055" w:rsidRDefault="008429A4" w:rsidP="008429A4">
      <w:pPr>
        <w:jc w:val="center"/>
        <w:rPr>
          <w:rFonts w:cs="Times New Roman"/>
        </w:rPr>
      </w:pPr>
    </w:p>
    <w:p w14:paraId="463A2B96" w14:textId="6E3FD2CF" w:rsidR="00583F4A" w:rsidRDefault="00583F4A">
      <w:pPr>
        <w:spacing w:after="160" w:line="259" w:lineRule="auto"/>
        <w:jc w:val="left"/>
        <w:rPr>
          <w:ins w:id="9" w:author="Camilo Andrés Díaz Gómez" w:date="2023-03-14T21:28:00Z"/>
          <w:rFonts w:cs="Times New Roman"/>
        </w:rPr>
      </w:pPr>
      <w:ins w:id="10" w:author="Camilo Andrés Díaz Gómez" w:date="2023-03-14T21:28:00Z">
        <w:r>
          <w:rPr>
            <w:rFonts w:cs="Times New Roman"/>
          </w:rPr>
          <w:br w:type="page"/>
        </w:r>
      </w:ins>
    </w:p>
    <w:p w14:paraId="218751A7" w14:textId="1C09D9F6" w:rsidR="008429A4" w:rsidRPr="00BD3055" w:rsidDel="00583F4A" w:rsidRDefault="008429A4" w:rsidP="008429A4">
      <w:pPr>
        <w:jc w:val="center"/>
        <w:rPr>
          <w:del w:id="11" w:author="Camilo Andrés Díaz Gómez" w:date="2023-03-14T21:28:00Z"/>
          <w:rFonts w:cs="Times New Roman"/>
        </w:rPr>
      </w:pPr>
    </w:p>
    <w:p w14:paraId="40A6E89E" w14:textId="5B9E245D" w:rsidR="008429A4" w:rsidRPr="00BD3055" w:rsidDel="00583F4A" w:rsidRDefault="008429A4" w:rsidP="008429A4">
      <w:pPr>
        <w:jc w:val="center"/>
        <w:rPr>
          <w:del w:id="12" w:author="Camilo Andrés Díaz Gómez" w:date="2023-03-14T21:28:00Z"/>
          <w:rFonts w:cs="Times New Roman"/>
        </w:rPr>
      </w:pPr>
    </w:p>
    <w:p w14:paraId="5E36C80B" w14:textId="321DB45C" w:rsidR="008429A4" w:rsidRPr="00BD3055" w:rsidDel="00C91454" w:rsidRDefault="008429A4" w:rsidP="008429A4">
      <w:pPr>
        <w:jc w:val="center"/>
        <w:rPr>
          <w:del w:id="13" w:author="Camilo Andrés Díaz Gómez" w:date="2023-03-14T21:23:00Z"/>
          <w:rFonts w:cs="Times New Roman"/>
        </w:rPr>
      </w:pPr>
    </w:p>
    <w:p w14:paraId="76A5353F" w14:textId="0E579133" w:rsidR="008429A4" w:rsidRPr="00BD3055" w:rsidDel="00C91454" w:rsidRDefault="008429A4" w:rsidP="008429A4">
      <w:pPr>
        <w:jc w:val="center"/>
        <w:rPr>
          <w:del w:id="14" w:author="Camilo Andrés Díaz Gómez" w:date="2023-03-14T21:23:00Z"/>
          <w:rFonts w:cs="Times New Roman"/>
        </w:rPr>
      </w:pPr>
    </w:p>
    <w:p w14:paraId="3AF89744" w14:textId="10EC42F4" w:rsidR="008429A4" w:rsidRPr="00BD3055" w:rsidDel="00C91454" w:rsidRDefault="008429A4" w:rsidP="008429A4">
      <w:pPr>
        <w:jc w:val="center"/>
        <w:rPr>
          <w:del w:id="15" w:author="Camilo Andrés Díaz Gómez" w:date="2023-03-14T21:23:00Z"/>
          <w:rFonts w:cs="Times New Roman"/>
        </w:rPr>
      </w:pPr>
    </w:p>
    <w:p w14:paraId="09B6570D" w14:textId="7FABC435" w:rsidR="00BB53D7" w:rsidRPr="00BD3055" w:rsidDel="00C91454" w:rsidRDefault="00BB53D7" w:rsidP="008429A4">
      <w:pPr>
        <w:jc w:val="center"/>
        <w:rPr>
          <w:del w:id="16" w:author="Camilo Andrés Díaz Gómez" w:date="2023-03-14T21:23:00Z"/>
          <w:rFonts w:cs="Times New Roman"/>
        </w:rPr>
      </w:pPr>
    </w:p>
    <w:p w14:paraId="17218A69" w14:textId="09BEAEA2" w:rsidR="003A3C4F" w:rsidRPr="00BD3055" w:rsidDel="00583F4A" w:rsidRDefault="003A3C4F" w:rsidP="008429A4">
      <w:pPr>
        <w:jc w:val="center"/>
        <w:rPr>
          <w:del w:id="17" w:author="Camilo Andrés Díaz Gómez" w:date="2023-03-14T21:28:00Z"/>
          <w:rFonts w:cs="Times New Roman"/>
        </w:rPr>
      </w:pPr>
    </w:p>
    <w:p w14:paraId="12FE8656" w14:textId="147EFE72" w:rsidR="003A3C4F" w:rsidRPr="00BD3055" w:rsidDel="00B459BD" w:rsidRDefault="003A3C4F" w:rsidP="008429A4">
      <w:pPr>
        <w:jc w:val="center"/>
        <w:rPr>
          <w:del w:id="18" w:author="Steff Guzmán" w:date="2023-03-13T18:14:00Z"/>
          <w:rFonts w:cs="Times New Roman"/>
        </w:rPr>
      </w:pPr>
    </w:p>
    <w:customXmlInsRangeStart w:id="19"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19"/>
        <w:p w14:paraId="5A2EE186" w14:textId="3320C8E0" w:rsidR="00B459BD" w:rsidRPr="00BD3055" w:rsidRDefault="00B459BD">
          <w:pPr>
            <w:pStyle w:val="TtuloTDC"/>
            <w:jc w:val="center"/>
            <w:rPr>
              <w:ins w:id="20" w:author="Steff Guzmán" w:date="2023-03-13T18:14:00Z"/>
              <w:rFonts w:ascii="Times New Roman" w:hAnsi="Times New Roman" w:cs="Times New Roman"/>
              <w:color w:val="000000" w:themeColor="text1"/>
              <w:rPrChange w:id="21" w:author="Camilo Andrés Díaz Gómez" w:date="2023-03-14T19:47:00Z">
                <w:rPr>
                  <w:ins w:id="22" w:author="Steff Guzmán" w:date="2023-03-13T18:14:00Z"/>
                </w:rPr>
              </w:rPrChange>
            </w:rPr>
            <w:pPrChange w:id="23" w:author="Steff Guzmán" w:date="2023-03-13T18:14:00Z">
              <w:pPr>
                <w:pStyle w:val="TtuloTDC"/>
              </w:pPr>
            </w:pPrChange>
          </w:pPr>
          <w:ins w:id="24" w:author="Steff Guzmán" w:date="2023-03-13T18:14:00Z">
            <w:r w:rsidRPr="00BD3055">
              <w:rPr>
                <w:rFonts w:ascii="Times New Roman" w:hAnsi="Times New Roman" w:cs="Times New Roman"/>
                <w:color w:val="000000" w:themeColor="text1"/>
                <w:lang w:val="es-ES"/>
                <w:rPrChange w:id="25" w:author="Camilo Andrés Díaz Gómez" w:date="2023-03-14T19:47:00Z">
                  <w:rPr>
                    <w:lang w:val="es-ES"/>
                  </w:rPr>
                </w:rPrChange>
              </w:rPr>
              <w:t>Tabla de contenido</w:t>
            </w:r>
          </w:ins>
        </w:p>
        <w:p w14:paraId="22CEF8E7" w14:textId="0A89755B" w:rsidR="00583F4A" w:rsidRPr="00583F4A" w:rsidRDefault="00B459BD" w:rsidP="00583F4A">
          <w:pPr>
            <w:pStyle w:val="TDC2"/>
            <w:rPr>
              <w:ins w:id="26" w:author="Camilo Andrés Díaz Gómez" w:date="2023-03-14T21:28:00Z"/>
              <w:rFonts w:asciiTheme="minorHAnsi" w:eastAsiaTheme="minorEastAsia" w:hAnsiTheme="minorHAnsi"/>
              <w:noProof/>
              <w:sz w:val="22"/>
              <w:lang w:eastAsia="es-CO"/>
            </w:rPr>
          </w:pPr>
          <w:ins w:id="27" w:author="Steff Guzmán" w:date="2023-03-13T18:14:00Z">
            <w:r w:rsidRPr="00BD3055">
              <w:rPr>
                <w:rFonts w:cs="Times New Roman"/>
              </w:rPr>
              <w:fldChar w:fldCharType="begin"/>
            </w:r>
            <w:r w:rsidRPr="00BD3055">
              <w:rPr>
                <w:rFonts w:cs="Times New Roman"/>
              </w:rPr>
              <w:instrText xml:space="preserve"> TOC \o "1-3" \h \z \u </w:instrText>
            </w:r>
            <w:r w:rsidRPr="00BD3055">
              <w:rPr>
                <w:rFonts w:cs="Times New Roman"/>
              </w:rPr>
              <w:fldChar w:fldCharType="separate"/>
            </w:r>
          </w:ins>
          <w:ins w:id="28" w:author="Camilo Andrés Díaz Gómez" w:date="2023-03-14T21:28: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"_Toc129721736"</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
              <w:t>Resumen</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_Toc129721736 \h </w:instrText>
            </w:r>
          </w:ins>
          <w:r w:rsidR="00583F4A" w:rsidRPr="00583F4A">
            <w:rPr>
              <w:noProof/>
              <w:webHidden/>
            </w:rPr>
          </w:r>
          <w:r w:rsidR="00583F4A" w:rsidRPr="00583F4A">
            <w:rPr>
              <w:noProof/>
              <w:webHidden/>
            </w:rPr>
            <w:fldChar w:fldCharType="separate"/>
          </w:r>
          <w:ins w:id="29" w:author="Camilo Andrés Díaz Gómez" w:date="2023-03-14T21:28:00Z">
            <w:r w:rsidR="00583F4A" w:rsidRPr="00583F4A">
              <w:rPr>
                <w:noProof/>
                <w:webHidden/>
              </w:rPr>
              <w:t>10</w:t>
            </w:r>
            <w:r w:rsidR="00583F4A" w:rsidRPr="00583F4A">
              <w:rPr>
                <w:noProof/>
                <w:webHidden/>
              </w:rPr>
              <w:fldChar w:fldCharType="end"/>
            </w:r>
            <w:r w:rsidR="00583F4A" w:rsidRPr="00583F4A">
              <w:rPr>
                <w:rStyle w:val="Hipervnculo"/>
                <w:noProof/>
              </w:rPr>
              <w:fldChar w:fldCharType="end"/>
            </w:r>
          </w:ins>
        </w:p>
        <w:p w14:paraId="792F6F9C" w14:textId="772718A8" w:rsidR="00583F4A" w:rsidRPr="00583F4A" w:rsidRDefault="00583F4A" w:rsidP="00583F4A">
          <w:pPr>
            <w:pStyle w:val="TDC2"/>
            <w:rPr>
              <w:ins w:id="30" w:author="Camilo Andrés Díaz Gómez" w:date="2023-03-14T21:28:00Z"/>
              <w:rFonts w:asciiTheme="minorHAnsi" w:eastAsiaTheme="minorEastAsia" w:hAnsiTheme="minorHAnsi"/>
              <w:noProof/>
              <w:sz w:val="22"/>
              <w:lang w:eastAsia="es-CO"/>
            </w:rPr>
          </w:pPr>
          <w:ins w:id="31"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
              <w:t>Abstract</w:t>
            </w:r>
            <w:r w:rsidRPr="00583F4A">
              <w:rPr>
                <w:noProof/>
                <w:webHidden/>
              </w:rPr>
              <w:tab/>
            </w:r>
            <w:r w:rsidRPr="00583F4A">
              <w:rPr>
                <w:noProof/>
                <w:webHidden/>
              </w:rPr>
              <w:fldChar w:fldCharType="begin"/>
            </w:r>
            <w:r w:rsidRPr="00583F4A">
              <w:rPr>
                <w:noProof/>
                <w:webHidden/>
              </w:rPr>
              <w:instrText xml:space="preserve"> PAGEREF _Toc129721737 \h </w:instrText>
            </w:r>
          </w:ins>
          <w:r w:rsidRPr="00583F4A">
            <w:rPr>
              <w:noProof/>
              <w:webHidden/>
            </w:rPr>
          </w:r>
          <w:r w:rsidRPr="00583F4A">
            <w:rPr>
              <w:noProof/>
              <w:webHidden/>
            </w:rPr>
            <w:fldChar w:fldCharType="separate"/>
          </w:r>
          <w:ins w:id="32" w:author="Camilo Andrés Díaz Gómez" w:date="2023-03-14T21:28:00Z">
            <w:r w:rsidRPr="00583F4A">
              <w:rPr>
                <w:noProof/>
                <w:webHidden/>
              </w:rPr>
              <w:t>12</w:t>
            </w:r>
            <w:r w:rsidRPr="00583F4A">
              <w:rPr>
                <w:noProof/>
                <w:webHidden/>
              </w:rPr>
              <w:fldChar w:fldCharType="end"/>
            </w:r>
            <w:r w:rsidRPr="00583F4A">
              <w:rPr>
                <w:rStyle w:val="Hipervnculo"/>
                <w:noProof/>
              </w:rPr>
              <w:fldChar w:fldCharType="end"/>
            </w:r>
          </w:ins>
        </w:p>
        <w:p w14:paraId="2BD9AEA1" w14:textId="551E54C4" w:rsidR="00583F4A" w:rsidRPr="00583F4A" w:rsidRDefault="00583F4A" w:rsidP="00583F4A">
          <w:pPr>
            <w:pStyle w:val="TDC2"/>
            <w:rPr>
              <w:ins w:id="33" w:author="Camilo Andrés Díaz Gómez" w:date="2023-03-14T21:28:00Z"/>
              <w:rFonts w:asciiTheme="minorHAnsi" w:eastAsiaTheme="minorEastAsia" w:hAnsiTheme="minorHAnsi"/>
              <w:noProof/>
              <w:sz w:val="22"/>
              <w:lang w:eastAsia="es-CO"/>
            </w:rPr>
          </w:pPr>
          <w:ins w:id="3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Introducción</w:t>
            </w:r>
            <w:r w:rsidRPr="00583F4A">
              <w:rPr>
                <w:noProof/>
                <w:webHidden/>
              </w:rPr>
              <w:tab/>
            </w:r>
            <w:r w:rsidRPr="00583F4A">
              <w:rPr>
                <w:noProof/>
                <w:webHidden/>
              </w:rPr>
              <w:fldChar w:fldCharType="begin"/>
            </w:r>
            <w:r w:rsidRPr="00583F4A">
              <w:rPr>
                <w:noProof/>
                <w:webHidden/>
              </w:rPr>
              <w:instrText xml:space="preserve"> PAGEREF _Toc129721738 \h </w:instrText>
            </w:r>
          </w:ins>
          <w:r w:rsidRPr="00583F4A">
            <w:rPr>
              <w:noProof/>
              <w:webHidden/>
            </w:rPr>
          </w:r>
          <w:r w:rsidRPr="00583F4A">
            <w:rPr>
              <w:noProof/>
              <w:webHidden/>
            </w:rPr>
            <w:fldChar w:fldCharType="separate"/>
          </w:r>
          <w:ins w:id="35" w:author="Camilo Andrés Díaz Gómez" w:date="2023-03-14T21:28:00Z">
            <w:r w:rsidRPr="00583F4A">
              <w:rPr>
                <w:noProof/>
                <w:webHidden/>
              </w:rPr>
              <w:t>14</w:t>
            </w:r>
            <w:r w:rsidRPr="00583F4A">
              <w:rPr>
                <w:noProof/>
                <w:webHidden/>
              </w:rPr>
              <w:fldChar w:fldCharType="end"/>
            </w:r>
            <w:r w:rsidRPr="00583F4A">
              <w:rPr>
                <w:rStyle w:val="Hipervnculo"/>
                <w:noProof/>
              </w:rPr>
              <w:fldChar w:fldCharType="end"/>
            </w:r>
          </w:ins>
        </w:p>
        <w:p w14:paraId="590D332C" w14:textId="21EAA083" w:rsidR="00583F4A" w:rsidRPr="00583F4A" w:rsidRDefault="00583F4A" w:rsidP="00583F4A">
          <w:pPr>
            <w:pStyle w:val="TDC2"/>
            <w:rPr>
              <w:ins w:id="36" w:author="Camilo Andrés Díaz Gómez" w:date="2023-03-14T21:28:00Z"/>
              <w:rFonts w:asciiTheme="minorHAnsi" w:eastAsiaTheme="minorEastAsia" w:hAnsiTheme="minorHAnsi"/>
              <w:noProof/>
              <w:sz w:val="22"/>
              <w:lang w:eastAsia="es-CO"/>
            </w:rPr>
          </w:pPr>
          <w:ins w:id="3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Planteamiento del Problema</w:t>
            </w:r>
            <w:r w:rsidRPr="00583F4A">
              <w:rPr>
                <w:noProof/>
                <w:webHidden/>
              </w:rPr>
              <w:tab/>
            </w:r>
            <w:r w:rsidRPr="00583F4A">
              <w:rPr>
                <w:noProof/>
                <w:webHidden/>
              </w:rPr>
              <w:fldChar w:fldCharType="begin"/>
            </w:r>
            <w:r w:rsidRPr="00583F4A">
              <w:rPr>
                <w:noProof/>
                <w:webHidden/>
              </w:rPr>
              <w:instrText xml:space="preserve"> PAGEREF _Toc129721739 \h </w:instrText>
            </w:r>
          </w:ins>
          <w:r w:rsidRPr="00583F4A">
            <w:rPr>
              <w:noProof/>
              <w:webHidden/>
            </w:rPr>
          </w:r>
          <w:r w:rsidRPr="00583F4A">
            <w:rPr>
              <w:noProof/>
              <w:webHidden/>
            </w:rPr>
            <w:fldChar w:fldCharType="separate"/>
          </w:r>
          <w:ins w:id="38" w:author="Camilo Andrés Díaz Gómez" w:date="2023-03-14T21:28:00Z">
            <w:r w:rsidRPr="00583F4A">
              <w:rPr>
                <w:noProof/>
                <w:webHidden/>
              </w:rPr>
              <w:t>16</w:t>
            </w:r>
            <w:r w:rsidRPr="00583F4A">
              <w:rPr>
                <w:noProof/>
                <w:webHidden/>
              </w:rPr>
              <w:fldChar w:fldCharType="end"/>
            </w:r>
            <w:r w:rsidRPr="00583F4A">
              <w:rPr>
                <w:rStyle w:val="Hipervnculo"/>
                <w:noProof/>
              </w:rPr>
              <w:fldChar w:fldCharType="end"/>
            </w:r>
          </w:ins>
        </w:p>
        <w:p w14:paraId="6A711345" w14:textId="1476522E" w:rsidR="00583F4A" w:rsidRPr="00583F4A" w:rsidRDefault="00583F4A">
          <w:pPr>
            <w:pStyle w:val="TDC3"/>
            <w:rPr>
              <w:ins w:id="39" w:author="Camilo Andrés Díaz Gómez" w:date="2023-03-14T21:28:00Z"/>
              <w:rFonts w:asciiTheme="minorHAnsi" w:eastAsiaTheme="minorEastAsia" w:hAnsiTheme="minorHAnsi"/>
              <w:noProof/>
              <w:sz w:val="22"/>
              <w:lang w:eastAsia="es-CO"/>
            </w:rPr>
          </w:pPr>
          <w:ins w:id="4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"_Toc129721740"</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41" w:author="Camilo Andrés Díaz Gómez" w:date="2023-03-14T21:28:00Z">
                  <w:rPr>
                    <w:rStyle w:val="Hipervnculo"/>
                    <w:rFonts w:cs="Times New Roman"/>
                    <w:b/>
                    <w:bCs/>
                    <w:noProof/>
                  </w:rPr>
                </w:rPrChange>
              </w:rPr>
              <w:t>Antecedentes</w:t>
            </w:r>
            <w:r w:rsidRPr="00583F4A">
              <w:rPr>
                <w:noProof/>
                <w:webHidden/>
              </w:rPr>
              <w:tab/>
            </w:r>
            <w:r w:rsidRPr="00583F4A">
              <w:rPr>
                <w:noProof/>
                <w:webHidden/>
              </w:rPr>
              <w:fldChar w:fldCharType="begin"/>
            </w:r>
            <w:r w:rsidRPr="00583F4A">
              <w:rPr>
                <w:noProof/>
                <w:webHidden/>
              </w:rPr>
              <w:instrText xml:space="preserve"> PAGEREF _Toc129721740 \h </w:instrText>
            </w:r>
          </w:ins>
          <w:r w:rsidRPr="00583F4A">
            <w:rPr>
              <w:noProof/>
              <w:webHidden/>
            </w:rPr>
          </w:r>
          <w:r w:rsidRPr="00583F4A">
            <w:rPr>
              <w:noProof/>
              <w:webHidden/>
            </w:rPr>
            <w:fldChar w:fldCharType="separate"/>
          </w:r>
          <w:ins w:id="42" w:author="Camilo Andrés Díaz Gómez" w:date="2023-03-14T21:28:00Z">
            <w:r w:rsidRPr="00583F4A">
              <w:rPr>
                <w:noProof/>
                <w:webHidden/>
              </w:rPr>
              <w:t>17</w:t>
            </w:r>
            <w:r w:rsidRPr="00583F4A">
              <w:rPr>
                <w:noProof/>
                <w:webHidden/>
              </w:rPr>
              <w:fldChar w:fldCharType="end"/>
            </w:r>
            <w:r w:rsidRPr="00583F4A">
              <w:rPr>
                <w:rStyle w:val="Hipervnculo"/>
                <w:noProof/>
              </w:rPr>
              <w:fldChar w:fldCharType="end"/>
            </w:r>
          </w:ins>
        </w:p>
        <w:p w14:paraId="0EFD3AAD" w14:textId="408F5110" w:rsidR="00583F4A" w:rsidRPr="00583F4A" w:rsidRDefault="00583F4A" w:rsidP="00583F4A">
          <w:pPr>
            <w:pStyle w:val="TDC2"/>
            <w:rPr>
              <w:ins w:id="43" w:author="Camilo Andrés Díaz Gómez" w:date="2023-03-14T21:28:00Z"/>
              <w:rFonts w:asciiTheme="minorHAnsi" w:eastAsiaTheme="minorEastAsia" w:hAnsiTheme="minorHAnsi"/>
              <w:noProof/>
              <w:sz w:val="22"/>
              <w:lang w:eastAsia="es-CO"/>
            </w:rPr>
          </w:pPr>
          <w:ins w:id="4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"_Toc129721741"</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Justificación</w:t>
            </w:r>
            <w:r w:rsidRPr="00583F4A">
              <w:rPr>
                <w:noProof/>
                <w:webHidden/>
              </w:rPr>
              <w:tab/>
            </w:r>
            <w:r w:rsidRPr="00583F4A">
              <w:rPr>
                <w:noProof/>
                <w:webHidden/>
              </w:rPr>
              <w:fldChar w:fldCharType="begin"/>
            </w:r>
            <w:r w:rsidRPr="00583F4A">
              <w:rPr>
                <w:noProof/>
                <w:webHidden/>
              </w:rPr>
              <w:instrText xml:space="preserve"> PAGEREF _Toc129721741 \h </w:instrText>
            </w:r>
          </w:ins>
          <w:r w:rsidRPr="00583F4A">
            <w:rPr>
              <w:noProof/>
              <w:webHidden/>
            </w:rPr>
          </w:r>
          <w:r w:rsidRPr="00583F4A">
            <w:rPr>
              <w:noProof/>
              <w:webHidden/>
            </w:rPr>
            <w:fldChar w:fldCharType="separate"/>
          </w:r>
          <w:ins w:id="45" w:author="Camilo Andrés Díaz Gómez" w:date="2023-03-14T21:28:00Z">
            <w:r w:rsidRPr="00583F4A">
              <w:rPr>
                <w:noProof/>
                <w:webHidden/>
              </w:rPr>
              <w:t>20</w:t>
            </w:r>
            <w:r w:rsidRPr="00583F4A">
              <w:rPr>
                <w:noProof/>
                <w:webHidden/>
              </w:rPr>
              <w:fldChar w:fldCharType="end"/>
            </w:r>
            <w:r w:rsidRPr="00583F4A">
              <w:rPr>
                <w:rStyle w:val="Hipervnculo"/>
                <w:noProof/>
              </w:rPr>
              <w:fldChar w:fldCharType="end"/>
            </w:r>
          </w:ins>
        </w:p>
        <w:p w14:paraId="23C0B4F3" w14:textId="2A1FE257" w:rsidR="00583F4A" w:rsidRPr="00583F4A" w:rsidRDefault="00583F4A" w:rsidP="00583F4A">
          <w:pPr>
            <w:pStyle w:val="TDC2"/>
            <w:rPr>
              <w:ins w:id="46" w:author="Camilo Andrés Díaz Gómez" w:date="2023-03-14T21:28:00Z"/>
              <w:rFonts w:asciiTheme="minorHAnsi" w:eastAsiaTheme="minorEastAsia" w:hAnsiTheme="minorHAnsi"/>
              <w:noProof/>
              <w:sz w:val="22"/>
              <w:lang w:eastAsia="es-CO"/>
            </w:rPr>
          </w:pPr>
          <w:ins w:id="4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Objetivos</w:t>
            </w:r>
            <w:r w:rsidRPr="00583F4A">
              <w:rPr>
                <w:noProof/>
                <w:webHidden/>
              </w:rPr>
              <w:tab/>
            </w:r>
            <w:r w:rsidRPr="00583F4A">
              <w:rPr>
                <w:noProof/>
                <w:webHidden/>
              </w:rPr>
              <w:fldChar w:fldCharType="begin"/>
            </w:r>
            <w:r w:rsidRPr="00583F4A">
              <w:rPr>
                <w:noProof/>
                <w:webHidden/>
              </w:rPr>
              <w:instrText xml:space="preserve"> PAGEREF _Toc129721742 \h </w:instrText>
            </w:r>
          </w:ins>
          <w:r w:rsidRPr="00583F4A">
            <w:rPr>
              <w:noProof/>
              <w:webHidden/>
            </w:rPr>
          </w:r>
          <w:r w:rsidRPr="00583F4A">
            <w:rPr>
              <w:noProof/>
              <w:webHidden/>
            </w:rPr>
            <w:fldChar w:fldCharType="separate"/>
          </w:r>
          <w:ins w:id="48"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32EA874D" w14:textId="4EEF010C" w:rsidR="00583F4A" w:rsidRPr="00583F4A" w:rsidRDefault="00583F4A">
          <w:pPr>
            <w:pStyle w:val="TDC3"/>
            <w:rPr>
              <w:ins w:id="49" w:author="Camilo Andrés Díaz Gómez" w:date="2023-03-14T21:28:00Z"/>
              <w:rFonts w:asciiTheme="minorHAnsi" w:eastAsiaTheme="minorEastAsia" w:hAnsiTheme="minorHAnsi"/>
              <w:noProof/>
              <w:sz w:val="22"/>
              <w:lang w:eastAsia="es-CO"/>
            </w:rPr>
          </w:pPr>
          <w:ins w:id="5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51" w:author="Camilo Andrés Díaz Gómez" w:date="2023-03-14T21:28:00Z">
                  <w:rPr>
                    <w:rStyle w:val="Hipervnculo"/>
                    <w:rFonts w:cs="Times New Roman"/>
                    <w:b/>
                    <w:bCs/>
                    <w:noProof/>
                  </w:rPr>
                </w:rPrChange>
              </w:rPr>
              <w:t>Objetivo General</w:t>
            </w:r>
            <w:r w:rsidRPr="00583F4A">
              <w:rPr>
                <w:noProof/>
                <w:webHidden/>
              </w:rPr>
              <w:tab/>
            </w:r>
            <w:r w:rsidRPr="00583F4A">
              <w:rPr>
                <w:noProof/>
                <w:webHidden/>
              </w:rPr>
              <w:fldChar w:fldCharType="begin"/>
            </w:r>
            <w:r w:rsidRPr="00583F4A">
              <w:rPr>
                <w:noProof/>
                <w:webHidden/>
              </w:rPr>
              <w:instrText xml:space="preserve"> PAGEREF _Toc129721743 \h </w:instrText>
            </w:r>
          </w:ins>
          <w:r w:rsidRPr="00583F4A">
            <w:rPr>
              <w:noProof/>
              <w:webHidden/>
            </w:rPr>
          </w:r>
          <w:r w:rsidRPr="00583F4A">
            <w:rPr>
              <w:noProof/>
              <w:webHidden/>
            </w:rPr>
            <w:fldChar w:fldCharType="separate"/>
          </w:r>
          <w:ins w:id="52"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6A555136" w14:textId="15A5A43E" w:rsidR="00583F4A" w:rsidRPr="00583F4A" w:rsidRDefault="00583F4A">
          <w:pPr>
            <w:pStyle w:val="TDC3"/>
            <w:rPr>
              <w:ins w:id="53" w:author="Camilo Andrés Díaz Gómez" w:date="2023-03-14T21:28:00Z"/>
              <w:rFonts w:asciiTheme="minorHAnsi" w:eastAsiaTheme="minorEastAsia" w:hAnsiTheme="minorHAnsi"/>
              <w:noProof/>
              <w:sz w:val="22"/>
              <w:lang w:eastAsia="es-CO"/>
            </w:rPr>
          </w:pPr>
          <w:ins w:id="5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55" w:author="Camilo Andrés Díaz Gómez" w:date="2023-03-14T21:28:00Z">
                  <w:rPr>
                    <w:rStyle w:val="Hipervnculo"/>
                    <w:rFonts w:cs="Times New Roman"/>
                    <w:b/>
                    <w:bCs/>
                    <w:noProof/>
                  </w:rPr>
                </w:rPrChange>
              </w:rPr>
              <w:t>Objetivos Específicos</w:t>
            </w:r>
            <w:r w:rsidRPr="00583F4A">
              <w:rPr>
                <w:noProof/>
                <w:webHidden/>
              </w:rPr>
              <w:tab/>
            </w:r>
            <w:r w:rsidRPr="00583F4A">
              <w:rPr>
                <w:noProof/>
                <w:webHidden/>
              </w:rPr>
              <w:fldChar w:fldCharType="begin"/>
            </w:r>
            <w:r w:rsidRPr="00583F4A">
              <w:rPr>
                <w:noProof/>
                <w:webHidden/>
              </w:rPr>
              <w:instrText xml:space="preserve"> PAGEREF _Toc129721744 \h </w:instrText>
            </w:r>
          </w:ins>
          <w:r w:rsidRPr="00583F4A">
            <w:rPr>
              <w:noProof/>
              <w:webHidden/>
            </w:rPr>
          </w:r>
          <w:r w:rsidRPr="00583F4A">
            <w:rPr>
              <w:noProof/>
              <w:webHidden/>
            </w:rPr>
            <w:fldChar w:fldCharType="separate"/>
          </w:r>
          <w:ins w:id="56"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66198651" w14:textId="02422465" w:rsidR="00583F4A" w:rsidRPr="00583F4A" w:rsidRDefault="00583F4A" w:rsidP="00583F4A">
          <w:pPr>
            <w:pStyle w:val="TDC2"/>
            <w:rPr>
              <w:ins w:id="57" w:author="Camilo Andrés Díaz Gómez" w:date="2023-03-14T21:28:00Z"/>
              <w:rFonts w:asciiTheme="minorHAnsi" w:eastAsiaTheme="minorEastAsia" w:hAnsiTheme="minorHAnsi"/>
              <w:noProof/>
              <w:sz w:val="22"/>
              <w:lang w:eastAsia="es-CO"/>
            </w:rPr>
          </w:pPr>
          <w:ins w:id="58"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
              <w:t>Marco Teórico</w:t>
            </w:r>
            <w:r w:rsidRPr="00583F4A">
              <w:rPr>
                <w:noProof/>
                <w:webHidden/>
              </w:rPr>
              <w:tab/>
            </w:r>
            <w:r w:rsidRPr="00583F4A">
              <w:rPr>
                <w:noProof/>
                <w:webHidden/>
              </w:rPr>
              <w:fldChar w:fldCharType="begin"/>
            </w:r>
            <w:r w:rsidRPr="00583F4A">
              <w:rPr>
                <w:noProof/>
                <w:webHidden/>
              </w:rPr>
              <w:instrText xml:space="preserve"> PAGEREF _Toc129721745 \h </w:instrText>
            </w:r>
          </w:ins>
          <w:r w:rsidRPr="00583F4A">
            <w:rPr>
              <w:noProof/>
              <w:webHidden/>
            </w:rPr>
          </w:r>
          <w:r w:rsidRPr="00583F4A">
            <w:rPr>
              <w:noProof/>
              <w:webHidden/>
            </w:rPr>
            <w:fldChar w:fldCharType="separate"/>
          </w:r>
          <w:ins w:id="59" w:author="Camilo Andrés Díaz Gómez" w:date="2023-03-14T21:28:00Z">
            <w:r w:rsidRPr="00583F4A">
              <w:rPr>
                <w:noProof/>
                <w:webHidden/>
              </w:rPr>
              <w:t>23</w:t>
            </w:r>
            <w:r w:rsidRPr="00583F4A">
              <w:rPr>
                <w:noProof/>
                <w:webHidden/>
              </w:rPr>
              <w:fldChar w:fldCharType="end"/>
            </w:r>
            <w:r w:rsidRPr="00583F4A">
              <w:rPr>
                <w:rStyle w:val="Hipervnculo"/>
                <w:noProof/>
              </w:rPr>
              <w:fldChar w:fldCharType="end"/>
            </w:r>
          </w:ins>
        </w:p>
        <w:p w14:paraId="7C42BB5F" w14:textId="3A0DED2C" w:rsidR="00583F4A" w:rsidRPr="00583F4A" w:rsidRDefault="00583F4A">
          <w:pPr>
            <w:pStyle w:val="TDC3"/>
            <w:rPr>
              <w:ins w:id="60" w:author="Camilo Andrés Díaz Gómez" w:date="2023-03-14T21:28:00Z"/>
              <w:rFonts w:asciiTheme="minorHAnsi" w:eastAsiaTheme="minorEastAsia" w:hAnsiTheme="minorHAnsi"/>
              <w:noProof/>
              <w:sz w:val="22"/>
              <w:lang w:eastAsia="es-CO"/>
            </w:rPr>
          </w:pPr>
          <w:ins w:id="61"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Change w:id="62" w:author="Camilo Andrés Díaz Gómez" w:date="2023-03-14T21:28:00Z">
                  <w:rPr>
                    <w:rStyle w:val="Hipervnculo"/>
                    <w:rFonts w:cs="Times New Roman"/>
                    <w:b/>
                    <w:bCs/>
                    <w:noProof/>
                    <w:lang w:val="en-US"/>
                  </w:rPr>
                </w:rPrChange>
              </w:rPr>
              <w:t>Internet of Things (IoT)</w:t>
            </w:r>
            <w:r w:rsidRPr="00583F4A">
              <w:rPr>
                <w:noProof/>
                <w:webHidden/>
              </w:rPr>
              <w:tab/>
            </w:r>
            <w:r w:rsidRPr="00583F4A">
              <w:rPr>
                <w:noProof/>
                <w:webHidden/>
              </w:rPr>
              <w:fldChar w:fldCharType="begin"/>
            </w:r>
            <w:r w:rsidRPr="00583F4A">
              <w:rPr>
                <w:noProof/>
                <w:webHidden/>
              </w:rPr>
              <w:instrText xml:space="preserve"> PAGEREF _Toc129721746 \h </w:instrText>
            </w:r>
          </w:ins>
          <w:r w:rsidRPr="00583F4A">
            <w:rPr>
              <w:noProof/>
              <w:webHidden/>
            </w:rPr>
          </w:r>
          <w:r w:rsidRPr="00583F4A">
            <w:rPr>
              <w:noProof/>
              <w:webHidden/>
            </w:rPr>
            <w:fldChar w:fldCharType="separate"/>
          </w:r>
          <w:ins w:id="63" w:author="Camilo Andrés Díaz Gómez" w:date="2023-03-14T21:28:00Z">
            <w:r w:rsidRPr="00583F4A">
              <w:rPr>
                <w:noProof/>
                <w:webHidden/>
              </w:rPr>
              <w:t>23</w:t>
            </w:r>
            <w:r w:rsidRPr="00583F4A">
              <w:rPr>
                <w:noProof/>
                <w:webHidden/>
              </w:rPr>
              <w:fldChar w:fldCharType="end"/>
            </w:r>
            <w:r w:rsidRPr="00583F4A">
              <w:rPr>
                <w:rStyle w:val="Hipervnculo"/>
                <w:noProof/>
              </w:rPr>
              <w:fldChar w:fldCharType="end"/>
            </w:r>
          </w:ins>
        </w:p>
        <w:p w14:paraId="271B2592" w14:textId="25D59263" w:rsidR="00583F4A" w:rsidRPr="00583F4A" w:rsidRDefault="00583F4A">
          <w:pPr>
            <w:pStyle w:val="TDC3"/>
            <w:rPr>
              <w:ins w:id="64" w:author="Camilo Andrés Díaz Gómez" w:date="2023-03-14T21:28:00Z"/>
              <w:rFonts w:asciiTheme="minorHAnsi" w:eastAsiaTheme="minorEastAsia" w:hAnsiTheme="minorHAnsi"/>
              <w:noProof/>
              <w:sz w:val="22"/>
              <w:lang w:eastAsia="es-CO"/>
            </w:rPr>
          </w:pPr>
          <w:ins w:id="65"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66" w:author="Camilo Andrés Díaz Gómez" w:date="2023-03-14T21:28:00Z">
                  <w:rPr>
                    <w:rStyle w:val="Hipervnculo"/>
                    <w:rFonts w:cs="Times New Roman"/>
                    <w:b/>
                    <w:bCs/>
                    <w:noProof/>
                  </w:rPr>
                </w:rPrChange>
              </w:rPr>
              <w:t>Analítica de Datos</w:t>
            </w:r>
            <w:r w:rsidRPr="00583F4A">
              <w:rPr>
                <w:noProof/>
                <w:webHidden/>
              </w:rPr>
              <w:tab/>
            </w:r>
            <w:r w:rsidRPr="00583F4A">
              <w:rPr>
                <w:noProof/>
                <w:webHidden/>
              </w:rPr>
              <w:fldChar w:fldCharType="begin"/>
            </w:r>
            <w:r w:rsidRPr="00583F4A">
              <w:rPr>
                <w:noProof/>
                <w:webHidden/>
              </w:rPr>
              <w:instrText xml:space="preserve"> PAGEREF _Toc129721747 \h </w:instrText>
            </w:r>
          </w:ins>
          <w:r w:rsidRPr="00583F4A">
            <w:rPr>
              <w:noProof/>
              <w:webHidden/>
            </w:rPr>
          </w:r>
          <w:r w:rsidRPr="00583F4A">
            <w:rPr>
              <w:noProof/>
              <w:webHidden/>
            </w:rPr>
            <w:fldChar w:fldCharType="separate"/>
          </w:r>
          <w:ins w:id="67" w:author="Camilo Andrés Díaz Gómez" w:date="2023-03-14T21:28:00Z">
            <w:r w:rsidRPr="00583F4A">
              <w:rPr>
                <w:noProof/>
                <w:webHidden/>
              </w:rPr>
              <w:t>31</w:t>
            </w:r>
            <w:r w:rsidRPr="00583F4A">
              <w:rPr>
                <w:noProof/>
                <w:webHidden/>
              </w:rPr>
              <w:fldChar w:fldCharType="end"/>
            </w:r>
            <w:r w:rsidRPr="00583F4A">
              <w:rPr>
                <w:rStyle w:val="Hipervnculo"/>
                <w:noProof/>
              </w:rPr>
              <w:fldChar w:fldCharType="end"/>
            </w:r>
          </w:ins>
        </w:p>
        <w:p w14:paraId="577D27D5" w14:textId="68E6A2C6" w:rsidR="00583F4A" w:rsidRPr="00583F4A" w:rsidRDefault="00583F4A">
          <w:pPr>
            <w:pStyle w:val="TDC3"/>
            <w:rPr>
              <w:ins w:id="68" w:author="Camilo Andrés Díaz Gómez" w:date="2023-03-14T21:28:00Z"/>
              <w:rFonts w:asciiTheme="minorHAnsi" w:eastAsiaTheme="minorEastAsia" w:hAnsiTheme="minorHAnsi"/>
              <w:noProof/>
              <w:sz w:val="22"/>
              <w:lang w:eastAsia="es-CO"/>
            </w:rPr>
          </w:pPr>
          <w:ins w:id="69"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70" w:author="Camilo Andrés Díaz Gómez" w:date="2023-03-14T21:28:00Z">
                  <w:rPr>
                    <w:rStyle w:val="Hipervnculo"/>
                    <w:b/>
                    <w:bCs/>
                    <w:noProof/>
                  </w:rPr>
                </w:rPrChange>
              </w:rPr>
              <w:t>Simulación</w:t>
            </w:r>
            <w:r w:rsidRPr="00583F4A">
              <w:rPr>
                <w:noProof/>
                <w:webHidden/>
              </w:rPr>
              <w:tab/>
            </w:r>
            <w:r w:rsidRPr="00583F4A">
              <w:rPr>
                <w:noProof/>
                <w:webHidden/>
              </w:rPr>
              <w:fldChar w:fldCharType="begin"/>
            </w:r>
            <w:r w:rsidRPr="00583F4A">
              <w:rPr>
                <w:noProof/>
                <w:webHidden/>
              </w:rPr>
              <w:instrText xml:space="preserve"> PAGEREF _Toc129721748 \h </w:instrText>
            </w:r>
          </w:ins>
          <w:r w:rsidRPr="00583F4A">
            <w:rPr>
              <w:noProof/>
              <w:webHidden/>
            </w:rPr>
          </w:r>
          <w:r w:rsidRPr="00583F4A">
            <w:rPr>
              <w:noProof/>
              <w:webHidden/>
            </w:rPr>
            <w:fldChar w:fldCharType="separate"/>
          </w:r>
          <w:ins w:id="71" w:author="Camilo Andrés Díaz Gómez" w:date="2023-03-14T21:28:00Z">
            <w:r w:rsidRPr="00583F4A">
              <w:rPr>
                <w:noProof/>
                <w:webHidden/>
              </w:rPr>
              <w:t>37</w:t>
            </w:r>
            <w:r w:rsidRPr="00583F4A">
              <w:rPr>
                <w:noProof/>
                <w:webHidden/>
              </w:rPr>
              <w:fldChar w:fldCharType="end"/>
            </w:r>
            <w:r w:rsidRPr="00583F4A">
              <w:rPr>
                <w:rStyle w:val="Hipervnculo"/>
                <w:noProof/>
              </w:rPr>
              <w:fldChar w:fldCharType="end"/>
            </w:r>
          </w:ins>
        </w:p>
        <w:p w14:paraId="776DEF64" w14:textId="0FBFC488" w:rsidR="00583F4A" w:rsidRPr="00583F4A" w:rsidRDefault="00583F4A">
          <w:pPr>
            <w:pStyle w:val="TDC3"/>
            <w:rPr>
              <w:ins w:id="72" w:author="Camilo Andrés Díaz Gómez" w:date="2023-03-14T21:28:00Z"/>
              <w:rFonts w:asciiTheme="minorHAnsi" w:eastAsiaTheme="minorEastAsia" w:hAnsiTheme="minorHAnsi"/>
              <w:noProof/>
              <w:sz w:val="22"/>
              <w:lang w:eastAsia="es-CO"/>
            </w:rPr>
          </w:pPr>
          <w:ins w:id="73"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74" w:author="Camilo Andrés Díaz Gómez" w:date="2023-03-14T21:28:00Z">
                  <w:rPr>
                    <w:rStyle w:val="Hipervnculo"/>
                    <w:rFonts w:cs="Times New Roman"/>
                    <w:b/>
                    <w:bCs/>
                    <w:noProof/>
                  </w:rPr>
                </w:rPrChange>
              </w:rPr>
              <w:t>Machine Learning</w:t>
            </w:r>
            <w:r w:rsidRPr="00583F4A">
              <w:rPr>
                <w:noProof/>
                <w:webHidden/>
              </w:rPr>
              <w:tab/>
            </w:r>
            <w:r w:rsidRPr="00583F4A">
              <w:rPr>
                <w:noProof/>
                <w:webHidden/>
              </w:rPr>
              <w:fldChar w:fldCharType="begin"/>
            </w:r>
            <w:r w:rsidRPr="00583F4A">
              <w:rPr>
                <w:noProof/>
                <w:webHidden/>
              </w:rPr>
              <w:instrText xml:space="preserve"> PAGEREF _Toc129721749 \h </w:instrText>
            </w:r>
          </w:ins>
          <w:r w:rsidRPr="00583F4A">
            <w:rPr>
              <w:noProof/>
              <w:webHidden/>
            </w:rPr>
          </w:r>
          <w:r w:rsidRPr="00583F4A">
            <w:rPr>
              <w:noProof/>
              <w:webHidden/>
            </w:rPr>
            <w:fldChar w:fldCharType="separate"/>
          </w:r>
          <w:ins w:id="75" w:author="Camilo Andrés Díaz Gómez" w:date="2023-03-14T21:28:00Z">
            <w:r w:rsidRPr="00583F4A">
              <w:rPr>
                <w:noProof/>
                <w:webHidden/>
              </w:rPr>
              <w:t>45</w:t>
            </w:r>
            <w:r w:rsidRPr="00583F4A">
              <w:rPr>
                <w:noProof/>
                <w:webHidden/>
              </w:rPr>
              <w:fldChar w:fldCharType="end"/>
            </w:r>
            <w:r w:rsidRPr="00583F4A">
              <w:rPr>
                <w:rStyle w:val="Hipervnculo"/>
                <w:noProof/>
              </w:rPr>
              <w:fldChar w:fldCharType="end"/>
            </w:r>
          </w:ins>
        </w:p>
        <w:p w14:paraId="4F85C770" w14:textId="5C8D3B00" w:rsidR="00583F4A" w:rsidRPr="00583F4A" w:rsidRDefault="00583F4A" w:rsidP="00583F4A">
          <w:pPr>
            <w:pStyle w:val="TDC2"/>
            <w:rPr>
              <w:ins w:id="76" w:author="Camilo Andrés Díaz Gómez" w:date="2023-03-14T21:28:00Z"/>
              <w:rFonts w:asciiTheme="minorHAnsi" w:eastAsiaTheme="minorEastAsia" w:hAnsiTheme="minorHAnsi"/>
              <w:noProof/>
              <w:sz w:val="22"/>
              <w:lang w:eastAsia="es-CO"/>
            </w:rPr>
          </w:pPr>
          <w:ins w:id="7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"_Toc129721750"</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Metodología</w:t>
            </w:r>
            <w:r w:rsidRPr="00583F4A">
              <w:rPr>
                <w:noProof/>
                <w:webHidden/>
              </w:rPr>
              <w:tab/>
            </w:r>
            <w:r w:rsidRPr="00583F4A">
              <w:rPr>
                <w:noProof/>
                <w:webHidden/>
              </w:rPr>
              <w:fldChar w:fldCharType="begin"/>
            </w:r>
            <w:r w:rsidRPr="00583F4A">
              <w:rPr>
                <w:noProof/>
                <w:webHidden/>
              </w:rPr>
              <w:instrText xml:space="preserve"> PAGEREF _Toc129721750 \h </w:instrText>
            </w:r>
          </w:ins>
          <w:r w:rsidRPr="00583F4A">
            <w:rPr>
              <w:noProof/>
              <w:webHidden/>
            </w:rPr>
          </w:r>
          <w:r w:rsidRPr="00583F4A">
            <w:rPr>
              <w:noProof/>
              <w:webHidden/>
            </w:rPr>
            <w:fldChar w:fldCharType="separate"/>
          </w:r>
          <w:ins w:id="78"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5A40F41E" w14:textId="5FEED103" w:rsidR="00583F4A" w:rsidRPr="00583F4A" w:rsidRDefault="00583F4A">
          <w:pPr>
            <w:pStyle w:val="TDC3"/>
            <w:rPr>
              <w:ins w:id="79" w:author="Camilo Andrés Díaz Gómez" w:date="2023-03-14T21:28:00Z"/>
              <w:rFonts w:asciiTheme="minorHAnsi" w:eastAsiaTheme="minorEastAsia" w:hAnsiTheme="minorHAnsi"/>
              <w:noProof/>
              <w:sz w:val="22"/>
              <w:lang w:eastAsia="es-CO"/>
            </w:rPr>
          </w:pPr>
          <w:ins w:id="8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"_Toc129721751"</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1" w:author="Camilo Andrés Díaz Gómez" w:date="2023-03-14T21:28:00Z">
                  <w:rPr>
                    <w:rStyle w:val="Hipervnculo"/>
                    <w:rFonts w:cs="Times New Roman"/>
                    <w:b/>
                    <w:bCs/>
                    <w:noProof/>
                  </w:rPr>
                </w:rPrChange>
              </w:rPr>
              <w:t>Comprensión del negocio</w:t>
            </w:r>
            <w:r w:rsidRPr="00583F4A">
              <w:rPr>
                <w:noProof/>
                <w:webHidden/>
              </w:rPr>
              <w:tab/>
            </w:r>
            <w:r w:rsidRPr="00583F4A">
              <w:rPr>
                <w:noProof/>
                <w:webHidden/>
              </w:rPr>
              <w:fldChar w:fldCharType="begin"/>
            </w:r>
            <w:r w:rsidRPr="00583F4A">
              <w:rPr>
                <w:noProof/>
                <w:webHidden/>
              </w:rPr>
              <w:instrText xml:space="preserve"> PAGEREF _Toc129721751 \h </w:instrText>
            </w:r>
          </w:ins>
          <w:r w:rsidRPr="00583F4A">
            <w:rPr>
              <w:noProof/>
              <w:webHidden/>
            </w:rPr>
          </w:r>
          <w:r w:rsidRPr="00583F4A">
            <w:rPr>
              <w:noProof/>
              <w:webHidden/>
            </w:rPr>
            <w:fldChar w:fldCharType="separate"/>
          </w:r>
          <w:ins w:id="82"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08E21A56" w14:textId="3E423B42" w:rsidR="00583F4A" w:rsidRPr="00583F4A" w:rsidRDefault="00583F4A">
          <w:pPr>
            <w:pStyle w:val="TDC3"/>
            <w:rPr>
              <w:ins w:id="83" w:author="Camilo Andrés Díaz Gómez" w:date="2023-03-14T21:28:00Z"/>
              <w:rFonts w:asciiTheme="minorHAnsi" w:eastAsiaTheme="minorEastAsia" w:hAnsiTheme="minorHAnsi"/>
              <w:noProof/>
              <w:sz w:val="22"/>
              <w:lang w:eastAsia="es-CO"/>
            </w:rPr>
          </w:pPr>
          <w:ins w:id="8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5" w:author="Camilo Andrés Díaz Gómez" w:date="2023-03-14T21:28:00Z">
                  <w:rPr>
                    <w:rStyle w:val="Hipervnculo"/>
                    <w:rFonts w:cs="Times New Roman"/>
                    <w:b/>
                    <w:bCs/>
                    <w:noProof/>
                  </w:rPr>
                </w:rPrChange>
              </w:rPr>
              <w:t>Comprensión de datos</w:t>
            </w:r>
            <w:r w:rsidRPr="00583F4A">
              <w:rPr>
                <w:noProof/>
                <w:webHidden/>
              </w:rPr>
              <w:tab/>
            </w:r>
            <w:r w:rsidRPr="00583F4A">
              <w:rPr>
                <w:noProof/>
                <w:webHidden/>
              </w:rPr>
              <w:fldChar w:fldCharType="begin"/>
            </w:r>
            <w:r w:rsidRPr="00583F4A">
              <w:rPr>
                <w:noProof/>
                <w:webHidden/>
              </w:rPr>
              <w:instrText xml:space="preserve"> PAGEREF _Toc129721752 \h </w:instrText>
            </w:r>
          </w:ins>
          <w:r w:rsidRPr="00583F4A">
            <w:rPr>
              <w:noProof/>
              <w:webHidden/>
            </w:rPr>
          </w:r>
          <w:r w:rsidRPr="00583F4A">
            <w:rPr>
              <w:noProof/>
              <w:webHidden/>
            </w:rPr>
            <w:fldChar w:fldCharType="separate"/>
          </w:r>
          <w:ins w:id="86"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65191D3F" w14:textId="3D6E2F46" w:rsidR="00583F4A" w:rsidRPr="00583F4A" w:rsidRDefault="00583F4A">
          <w:pPr>
            <w:pStyle w:val="TDC3"/>
            <w:rPr>
              <w:ins w:id="87" w:author="Camilo Andrés Díaz Gómez" w:date="2023-03-14T21:28:00Z"/>
              <w:rFonts w:asciiTheme="minorHAnsi" w:eastAsiaTheme="minorEastAsia" w:hAnsiTheme="minorHAnsi"/>
              <w:noProof/>
              <w:sz w:val="22"/>
              <w:lang w:eastAsia="es-CO"/>
            </w:rPr>
          </w:pPr>
          <w:ins w:id="88"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9" w:author="Camilo Andrés Díaz Gómez" w:date="2023-03-14T21:28:00Z">
                  <w:rPr>
                    <w:rStyle w:val="Hipervnculo"/>
                    <w:rFonts w:cs="Times New Roman"/>
                    <w:b/>
                    <w:bCs/>
                    <w:noProof/>
                  </w:rPr>
                </w:rPrChange>
              </w:rPr>
              <w:t>Preparación de datos</w:t>
            </w:r>
            <w:r w:rsidRPr="00583F4A">
              <w:rPr>
                <w:noProof/>
                <w:webHidden/>
              </w:rPr>
              <w:tab/>
            </w:r>
            <w:r w:rsidRPr="00583F4A">
              <w:rPr>
                <w:noProof/>
                <w:webHidden/>
              </w:rPr>
              <w:fldChar w:fldCharType="begin"/>
            </w:r>
            <w:r w:rsidRPr="00583F4A">
              <w:rPr>
                <w:noProof/>
                <w:webHidden/>
              </w:rPr>
              <w:instrText xml:space="preserve"> PAGEREF _Toc129721753 \h </w:instrText>
            </w:r>
          </w:ins>
          <w:r w:rsidRPr="00583F4A">
            <w:rPr>
              <w:noProof/>
              <w:webHidden/>
            </w:rPr>
          </w:r>
          <w:r w:rsidRPr="00583F4A">
            <w:rPr>
              <w:noProof/>
              <w:webHidden/>
            </w:rPr>
            <w:fldChar w:fldCharType="separate"/>
          </w:r>
          <w:ins w:id="90"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0F83E915" w14:textId="7A36E390" w:rsidR="00583F4A" w:rsidRPr="00583F4A" w:rsidRDefault="00583F4A">
          <w:pPr>
            <w:pStyle w:val="TDC3"/>
            <w:rPr>
              <w:ins w:id="91" w:author="Camilo Andrés Díaz Gómez" w:date="2023-03-14T21:28:00Z"/>
              <w:rFonts w:asciiTheme="minorHAnsi" w:eastAsiaTheme="minorEastAsia" w:hAnsiTheme="minorHAnsi"/>
              <w:noProof/>
              <w:sz w:val="22"/>
              <w:lang w:eastAsia="es-CO"/>
            </w:rPr>
          </w:pPr>
          <w:ins w:id="92"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93" w:author="Camilo Andrés Díaz Gómez" w:date="2023-03-14T21:28:00Z">
                  <w:rPr>
                    <w:rStyle w:val="Hipervnculo"/>
                    <w:rFonts w:cs="Times New Roman"/>
                    <w:b/>
                    <w:bCs/>
                    <w:noProof/>
                  </w:rPr>
                </w:rPrChange>
              </w:rPr>
              <w:t>Modelado</w:t>
            </w:r>
            <w:r w:rsidRPr="00583F4A">
              <w:rPr>
                <w:noProof/>
                <w:webHidden/>
              </w:rPr>
              <w:tab/>
            </w:r>
            <w:r w:rsidRPr="00583F4A">
              <w:rPr>
                <w:noProof/>
                <w:webHidden/>
              </w:rPr>
              <w:fldChar w:fldCharType="begin"/>
            </w:r>
            <w:r w:rsidRPr="00583F4A">
              <w:rPr>
                <w:noProof/>
                <w:webHidden/>
              </w:rPr>
              <w:instrText xml:space="preserve"> PAGEREF _Toc129721754 \h </w:instrText>
            </w:r>
          </w:ins>
          <w:r w:rsidRPr="00583F4A">
            <w:rPr>
              <w:noProof/>
              <w:webHidden/>
            </w:rPr>
          </w:r>
          <w:r w:rsidRPr="00583F4A">
            <w:rPr>
              <w:noProof/>
              <w:webHidden/>
            </w:rPr>
            <w:fldChar w:fldCharType="separate"/>
          </w:r>
          <w:ins w:id="94"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52919362" w14:textId="754A99EA" w:rsidR="00583F4A" w:rsidRPr="00583F4A" w:rsidRDefault="00583F4A">
          <w:pPr>
            <w:pStyle w:val="TDC3"/>
            <w:rPr>
              <w:ins w:id="95" w:author="Camilo Andrés Díaz Gómez" w:date="2023-03-14T21:28:00Z"/>
              <w:rFonts w:asciiTheme="minorHAnsi" w:eastAsiaTheme="minorEastAsia" w:hAnsiTheme="minorHAnsi"/>
              <w:noProof/>
              <w:sz w:val="22"/>
              <w:lang w:eastAsia="es-CO"/>
            </w:rPr>
          </w:pPr>
          <w:ins w:id="96"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97" w:author="Camilo Andrés Díaz Gómez" w:date="2023-03-14T21:28:00Z">
                  <w:rPr>
                    <w:rStyle w:val="Hipervnculo"/>
                    <w:rFonts w:cs="Times New Roman"/>
                    <w:b/>
                    <w:bCs/>
                    <w:noProof/>
                  </w:rPr>
                </w:rPrChange>
              </w:rPr>
              <w:t>Evaluación</w:t>
            </w:r>
            <w:r w:rsidRPr="00583F4A">
              <w:rPr>
                <w:noProof/>
                <w:webHidden/>
              </w:rPr>
              <w:tab/>
            </w:r>
            <w:r w:rsidRPr="00583F4A">
              <w:rPr>
                <w:noProof/>
                <w:webHidden/>
              </w:rPr>
              <w:fldChar w:fldCharType="begin"/>
            </w:r>
            <w:r w:rsidRPr="00583F4A">
              <w:rPr>
                <w:noProof/>
                <w:webHidden/>
              </w:rPr>
              <w:instrText xml:space="preserve"> PAGEREF _Toc129721755 \h </w:instrText>
            </w:r>
          </w:ins>
          <w:r w:rsidRPr="00583F4A">
            <w:rPr>
              <w:noProof/>
              <w:webHidden/>
            </w:rPr>
          </w:r>
          <w:r w:rsidRPr="00583F4A">
            <w:rPr>
              <w:noProof/>
              <w:webHidden/>
            </w:rPr>
            <w:fldChar w:fldCharType="separate"/>
          </w:r>
          <w:ins w:id="98"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35CFFEC1" w14:textId="789156C4" w:rsidR="00583F4A" w:rsidRPr="00583F4A" w:rsidRDefault="00583F4A">
          <w:pPr>
            <w:pStyle w:val="TDC3"/>
            <w:rPr>
              <w:ins w:id="99" w:author="Camilo Andrés Díaz Gómez" w:date="2023-03-14T21:28:00Z"/>
              <w:rFonts w:asciiTheme="minorHAnsi" w:eastAsiaTheme="minorEastAsia" w:hAnsiTheme="minorHAnsi"/>
              <w:noProof/>
              <w:sz w:val="22"/>
              <w:lang w:eastAsia="es-CO"/>
            </w:rPr>
          </w:pPr>
          <w:ins w:id="10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101" w:author="Camilo Andrés Díaz Gómez" w:date="2023-03-14T21:28:00Z">
                  <w:rPr>
                    <w:rStyle w:val="Hipervnculo"/>
                    <w:rFonts w:cs="Times New Roman"/>
                    <w:b/>
                    <w:bCs/>
                    <w:noProof/>
                  </w:rPr>
                </w:rPrChange>
              </w:rPr>
              <w:t>Despliegue.</w:t>
            </w:r>
            <w:r w:rsidRPr="00583F4A">
              <w:rPr>
                <w:noProof/>
                <w:webHidden/>
              </w:rPr>
              <w:tab/>
            </w:r>
            <w:r w:rsidRPr="00583F4A">
              <w:rPr>
                <w:noProof/>
                <w:webHidden/>
              </w:rPr>
              <w:fldChar w:fldCharType="begin"/>
            </w:r>
            <w:r w:rsidRPr="00583F4A">
              <w:rPr>
                <w:noProof/>
                <w:webHidden/>
              </w:rPr>
              <w:instrText xml:space="preserve"> PAGEREF _Toc129721756 \h </w:instrText>
            </w:r>
          </w:ins>
          <w:r w:rsidRPr="00583F4A">
            <w:rPr>
              <w:noProof/>
              <w:webHidden/>
            </w:rPr>
          </w:r>
          <w:r w:rsidRPr="00583F4A">
            <w:rPr>
              <w:noProof/>
              <w:webHidden/>
            </w:rPr>
            <w:fldChar w:fldCharType="separate"/>
          </w:r>
          <w:ins w:id="102"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076CF806" w14:textId="7EF77C59" w:rsidR="00583F4A" w:rsidRPr="00583F4A" w:rsidRDefault="00583F4A" w:rsidP="00583F4A">
          <w:pPr>
            <w:pStyle w:val="TDC2"/>
            <w:rPr>
              <w:ins w:id="103" w:author="Camilo Andrés Díaz Gómez" w:date="2023-03-14T21:28:00Z"/>
              <w:rFonts w:asciiTheme="minorHAnsi" w:eastAsiaTheme="minorEastAsia" w:hAnsiTheme="minorHAnsi"/>
              <w:noProof/>
              <w:sz w:val="22"/>
              <w:lang w:eastAsia="es-CO"/>
            </w:rPr>
          </w:pPr>
          <w:ins w:id="10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Resultados</w:t>
            </w:r>
            <w:r w:rsidRPr="00583F4A">
              <w:rPr>
                <w:noProof/>
                <w:webHidden/>
              </w:rPr>
              <w:tab/>
            </w:r>
            <w:r w:rsidRPr="00583F4A">
              <w:rPr>
                <w:noProof/>
                <w:webHidden/>
              </w:rPr>
              <w:fldChar w:fldCharType="begin"/>
            </w:r>
            <w:r w:rsidRPr="00583F4A">
              <w:rPr>
                <w:noProof/>
                <w:webHidden/>
              </w:rPr>
              <w:instrText xml:space="preserve"> PAGEREF _Toc129721757 \h </w:instrText>
            </w:r>
          </w:ins>
          <w:r w:rsidRPr="00583F4A">
            <w:rPr>
              <w:noProof/>
              <w:webHidden/>
            </w:rPr>
          </w:r>
          <w:r w:rsidRPr="00583F4A">
            <w:rPr>
              <w:noProof/>
              <w:webHidden/>
            </w:rPr>
            <w:fldChar w:fldCharType="separate"/>
          </w:r>
          <w:ins w:id="105" w:author="Camilo Andrés Díaz Gómez" w:date="2023-03-14T21:28:00Z">
            <w:r w:rsidRPr="00583F4A">
              <w:rPr>
                <w:noProof/>
                <w:webHidden/>
              </w:rPr>
              <w:t>57</w:t>
            </w:r>
            <w:r w:rsidRPr="00583F4A">
              <w:rPr>
                <w:noProof/>
                <w:webHidden/>
              </w:rPr>
              <w:fldChar w:fldCharType="end"/>
            </w:r>
            <w:r w:rsidRPr="00583F4A">
              <w:rPr>
                <w:rStyle w:val="Hipervnculo"/>
                <w:noProof/>
              </w:rPr>
              <w:fldChar w:fldCharType="end"/>
            </w:r>
          </w:ins>
        </w:p>
        <w:p w14:paraId="7A73C3B6" w14:textId="3328DE6C" w:rsidR="00583F4A" w:rsidRPr="00583F4A" w:rsidRDefault="00583F4A" w:rsidP="00583F4A">
          <w:pPr>
            <w:pStyle w:val="TDC2"/>
            <w:rPr>
              <w:ins w:id="106" w:author="Camilo Andrés Díaz Gómez" w:date="2023-03-14T21:28:00Z"/>
              <w:rFonts w:asciiTheme="minorHAnsi" w:eastAsiaTheme="minorEastAsia" w:hAnsiTheme="minorHAnsi"/>
              <w:noProof/>
              <w:sz w:val="22"/>
              <w:lang w:eastAsia="es-CO"/>
            </w:rPr>
          </w:pPr>
          <w:ins w:id="10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Conclusiones</w:t>
            </w:r>
            <w:r w:rsidRPr="00583F4A">
              <w:rPr>
                <w:noProof/>
                <w:webHidden/>
              </w:rPr>
              <w:tab/>
            </w:r>
            <w:r w:rsidRPr="00583F4A">
              <w:rPr>
                <w:noProof/>
                <w:webHidden/>
              </w:rPr>
              <w:fldChar w:fldCharType="begin"/>
            </w:r>
            <w:r w:rsidRPr="00583F4A">
              <w:rPr>
                <w:noProof/>
                <w:webHidden/>
              </w:rPr>
              <w:instrText xml:space="preserve"> PAGEREF _Toc129721758 \h </w:instrText>
            </w:r>
          </w:ins>
          <w:r w:rsidRPr="00583F4A">
            <w:rPr>
              <w:noProof/>
              <w:webHidden/>
            </w:rPr>
          </w:r>
          <w:r w:rsidRPr="00583F4A">
            <w:rPr>
              <w:noProof/>
              <w:webHidden/>
            </w:rPr>
            <w:fldChar w:fldCharType="separate"/>
          </w:r>
          <w:ins w:id="108" w:author="Camilo Andrés Díaz Gómez" w:date="2023-03-14T21:28:00Z">
            <w:r w:rsidRPr="00583F4A">
              <w:rPr>
                <w:noProof/>
                <w:webHidden/>
              </w:rPr>
              <w:t>62</w:t>
            </w:r>
            <w:r w:rsidRPr="00583F4A">
              <w:rPr>
                <w:noProof/>
                <w:webHidden/>
              </w:rPr>
              <w:fldChar w:fldCharType="end"/>
            </w:r>
            <w:r w:rsidRPr="00583F4A">
              <w:rPr>
                <w:rStyle w:val="Hipervnculo"/>
                <w:noProof/>
              </w:rPr>
              <w:fldChar w:fldCharType="end"/>
            </w:r>
          </w:ins>
        </w:p>
        <w:p w14:paraId="46280C89" w14:textId="772AC077" w:rsidR="00583F4A" w:rsidRPr="00583F4A" w:rsidRDefault="00583F4A" w:rsidP="00583F4A">
          <w:pPr>
            <w:pStyle w:val="TDC2"/>
            <w:rPr>
              <w:ins w:id="109" w:author="Camilo Andrés Díaz Gómez" w:date="2023-03-14T21:28:00Z"/>
              <w:rFonts w:asciiTheme="minorHAnsi" w:eastAsiaTheme="minorEastAsia" w:hAnsiTheme="minorHAnsi"/>
              <w:noProof/>
              <w:sz w:val="22"/>
              <w:lang w:eastAsia="es-CO"/>
            </w:rPr>
          </w:pPr>
          <w:ins w:id="11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Recomendaciones</w:t>
            </w:r>
            <w:r w:rsidRPr="00583F4A">
              <w:rPr>
                <w:noProof/>
                <w:webHidden/>
              </w:rPr>
              <w:tab/>
            </w:r>
            <w:r w:rsidRPr="00583F4A">
              <w:rPr>
                <w:noProof/>
                <w:webHidden/>
              </w:rPr>
              <w:fldChar w:fldCharType="begin"/>
            </w:r>
            <w:r w:rsidRPr="00583F4A">
              <w:rPr>
                <w:noProof/>
                <w:webHidden/>
              </w:rPr>
              <w:instrText xml:space="preserve"> PAGEREF _Toc129721759 \h </w:instrText>
            </w:r>
          </w:ins>
          <w:r w:rsidRPr="00583F4A">
            <w:rPr>
              <w:noProof/>
              <w:webHidden/>
            </w:rPr>
          </w:r>
          <w:r w:rsidRPr="00583F4A">
            <w:rPr>
              <w:noProof/>
              <w:webHidden/>
            </w:rPr>
            <w:fldChar w:fldCharType="separate"/>
          </w:r>
          <w:ins w:id="111" w:author="Camilo Andrés Díaz Gómez" w:date="2023-03-14T21:28:00Z">
            <w:r w:rsidRPr="00583F4A">
              <w:rPr>
                <w:noProof/>
                <w:webHidden/>
              </w:rPr>
              <w:t>63</w:t>
            </w:r>
            <w:r w:rsidRPr="00583F4A">
              <w:rPr>
                <w:noProof/>
                <w:webHidden/>
              </w:rPr>
              <w:fldChar w:fldCharType="end"/>
            </w:r>
            <w:r w:rsidRPr="00583F4A">
              <w:rPr>
                <w:rStyle w:val="Hipervnculo"/>
                <w:noProof/>
              </w:rPr>
              <w:fldChar w:fldCharType="end"/>
            </w:r>
          </w:ins>
        </w:p>
        <w:p w14:paraId="0975C182" w14:textId="43F56032" w:rsidR="00583F4A" w:rsidRDefault="00583F4A" w:rsidP="00583F4A">
          <w:pPr>
            <w:pStyle w:val="TDC2"/>
            <w:rPr>
              <w:ins w:id="112" w:author="Camilo Andrés Díaz Gómez" w:date="2023-03-14T21:28:00Z"/>
              <w:rFonts w:asciiTheme="minorHAnsi" w:eastAsiaTheme="minorEastAsia" w:hAnsiTheme="minorHAnsi"/>
              <w:noProof/>
              <w:sz w:val="22"/>
              <w:lang w:eastAsia="es-CO"/>
            </w:rPr>
          </w:pPr>
          <w:ins w:id="113" w:author="Camilo Andrés Díaz Gómez" w:date="2023-03-14T21:28:00Z">
            <w:r w:rsidRPr="001B374A">
              <w:rPr>
                <w:rStyle w:val="Hipervnculo"/>
                <w:noProof/>
              </w:rPr>
              <w:lastRenderedPageBreak/>
              <w:fldChar w:fldCharType="begin"/>
            </w:r>
            <w:r w:rsidRPr="001B374A">
              <w:rPr>
                <w:rStyle w:val="Hipervnculo"/>
                <w:noProof/>
              </w:rPr>
              <w:instrText xml:space="preserve"> </w:instrText>
            </w:r>
            <w:r>
              <w:rPr>
                <w:noProof/>
              </w:rPr>
              <w:instrText>HYPERLINK \l "_Toc129721760"</w:instrText>
            </w:r>
            <w:r w:rsidRPr="001B374A">
              <w:rPr>
                <w:rStyle w:val="Hipervnculo"/>
                <w:noProof/>
              </w:rPr>
              <w:instrText xml:space="preserve"> </w:instrText>
            </w:r>
            <w:r w:rsidRPr="001B374A">
              <w:rPr>
                <w:rStyle w:val="Hipervnculo"/>
                <w:noProof/>
              </w:rPr>
            </w:r>
            <w:r w:rsidRPr="001B374A">
              <w:rPr>
                <w:rStyle w:val="Hipervnculo"/>
                <w:noProof/>
              </w:rPr>
              <w:fldChar w:fldCharType="separate"/>
            </w:r>
            <w:r w:rsidRPr="001B374A">
              <w:rPr>
                <w:rStyle w:val="Hipervnculo"/>
                <w:rFonts w:cs="Times New Roman"/>
                <w:noProof/>
                <w:lang w:val="en-US"/>
              </w:rPr>
              <w:t>Referencias</w:t>
            </w:r>
            <w:r>
              <w:rPr>
                <w:noProof/>
                <w:webHidden/>
              </w:rPr>
              <w:tab/>
            </w:r>
            <w:r>
              <w:rPr>
                <w:noProof/>
                <w:webHidden/>
              </w:rPr>
              <w:fldChar w:fldCharType="begin"/>
            </w:r>
            <w:r>
              <w:rPr>
                <w:noProof/>
                <w:webHidden/>
              </w:rPr>
              <w:instrText xml:space="preserve"> PAGEREF _Toc129721760 \h </w:instrText>
            </w:r>
          </w:ins>
          <w:r>
            <w:rPr>
              <w:noProof/>
              <w:webHidden/>
            </w:rPr>
          </w:r>
          <w:r>
            <w:rPr>
              <w:noProof/>
              <w:webHidden/>
            </w:rPr>
            <w:fldChar w:fldCharType="separate"/>
          </w:r>
          <w:ins w:id="114" w:author="Camilo Andrés Díaz Gómez" w:date="2023-03-14T21:28:00Z">
            <w:r>
              <w:rPr>
                <w:noProof/>
                <w:webHidden/>
              </w:rPr>
              <w:t>64</w:t>
            </w:r>
            <w:r>
              <w:rPr>
                <w:noProof/>
                <w:webHidden/>
              </w:rPr>
              <w:fldChar w:fldCharType="end"/>
            </w:r>
            <w:r w:rsidRPr="001B374A">
              <w:rPr>
                <w:rStyle w:val="Hipervnculo"/>
                <w:noProof/>
              </w:rPr>
              <w:fldChar w:fldCharType="end"/>
            </w:r>
          </w:ins>
        </w:p>
        <w:p w14:paraId="058D549F" w14:textId="1F45E333" w:rsidR="00583F4A" w:rsidRDefault="00583F4A" w:rsidP="00583F4A">
          <w:pPr>
            <w:pStyle w:val="TDC2"/>
            <w:rPr>
              <w:ins w:id="115" w:author="Camilo Andrés Díaz Gómez" w:date="2023-03-14T21:28:00Z"/>
              <w:rFonts w:asciiTheme="minorHAnsi" w:eastAsiaTheme="minorEastAsia" w:hAnsiTheme="minorHAnsi"/>
              <w:noProof/>
              <w:sz w:val="22"/>
              <w:lang w:eastAsia="es-CO"/>
            </w:rPr>
          </w:pPr>
          <w:ins w:id="116" w:author="Camilo Andrés Díaz Gómez" w:date="2023-03-14T21:28:00Z">
            <w:r w:rsidRPr="001B374A">
              <w:rPr>
                <w:rStyle w:val="Hipervnculo"/>
                <w:noProof/>
              </w:rPr>
              <w:fldChar w:fldCharType="begin"/>
            </w:r>
            <w:r w:rsidRPr="001B374A">
              <w:rPr>
                <w:rStyle w:val="Hipervnculo"/>
                <w:noProof/>
              </w:rPr>
              <w:instrText xml:space="preserve"> </w:instrText>
            </w:r>
            <w:r>
              <w:rPr>
                <w:noProof/>
              </w:rPr>
              <w:instrText>HYPERLINK \l "_Toc129721761"</w:instrText>
            </w:r>
            <w:r w:rsidRPr="001B374A">
              <w:rPr>
                <w:rStyle w:val="Hipervnculo"/>
                <w:noProof/>
              </w:rPr>
              <w:instrText xml:space="preserve"> </w:instrText>
            </w:r>
            <w:r w:rsidRPr="001B374A">
              <w:rPr>
                <w:rStyle w:val="Hipervnculo"/>
                <w:noProof/>
              </w:rPr>
            </w:r>
            <w:r w:rsidRPr="001B374A">
              <w:rPr>
                <w:rStyle w:val="Hipervnculo"/>
                <w:noProof/>
              </w:rPr>
              <w:fldChar w:fldCharType="separate"/>
            </w:r>
            <w:r w:rsidRPr="001B374A">
              <w:rPr>
                <w:rStyle w:val="Hipervnculo"/>
                <w:rFonts w:cs="Times New Roman"/>
                <w:noProof/>
              </w:rPr>
              <w:t>Anexos</w:t>
            </w:r>
            <w:r>
              <w:rPr>
                <w:noProof/>
                <w:webHidden/>
              </w:rPr>
              <w:tab/>
            </w:r>
            <w:r>
              <w:rPr>
                <w:noProof/>
                <w:webHidden/>
              </w:rPr>
              <w:fldChar w:fldCharType="begin"/>
            </w:r>
            <w:r>
              <w:rPr>
                <w:noProof/>
                <w:webHidden/>
              </w:rPr>
              <w:instrText xml:space="preserve"> PAGEREF _Toc129721761 \h </w:instrText>
            </w:r>
          </w:ins>
          <w:r>
            <w:rPr>
              <w:noProof/>
              <w:webHidden/>
            </w:rPr>
          </w:r>
          <w:r>
            <w:rPr>
              <w:noProof/>
              <w:webHidden/>
            </w:rPr>
            <w:fldChar w:fldCharType="separate"/>
          </w:r>
          <w:ins w:id="117" w:author="Camilo Andrés Díaz Gómez" w:date="2023-03-14T21:28:00Z">
            <w:r>
              <w:rPr>
                <w:noProof/>
                <w:webHidden/>
              </w:rPr>
              <w:t>71</w:t>
            </w:r>
            <w:r>
              <w:rPr>
                <w:noProof/>
                <w:webHidden/>
              </w:rPr>
              <w:fldChar w:fldCharType="end"/>
            </w:r>
            <w:r w:rsidRPr="001B374A">
              <w:rPr>
                <w:rStyle w:val="Hipervnculo"/>
                <w:noProof/>
              </w:rPr>
              <w:fldChar w:fldCharType="end"/>
            </w:r>
          </w:ins>
        </w:p>
        <w:p w14:paraId="0A556CC2" w14:textId="19F41AAD" w:rsidR="00B459BD" w:rsidRPr="00BD3055" w:rsidDel="00C513D5" w:rsidRDefault="00B459BD">
          <w:pPr>
            <w:pStyle w:val="TDC2"/>
            <w:rPr>
              <w:del w:id="118" w:author="Camilo Andrés Díaz Gómez" w:date="2023-03-14T19:55:00Z"/>
              <w:rFonts w:eastAsiaTheme="minorEastAsia" w:cs="Times New Roman"/>
              <w:noProof/>
              <w:sz w:val="22"/>
              <w:lang w:eastAsia="es-CO"/>
              <w:rPrChange w:id="119" w:author="Camilo Andrés Díaz Gómez" w:date="2023-03-14T19:47:00Z">
                <w:rPr>
                  <w:del w:id="120" w:author="Camilo Andrés Díaz Gómez" w:date="2023-03-14T19:55:00Z"/>
                  <w:rFonts w:asciiTheme="minorHAnsi" w:eastAsiaTheme="minorEastAsia" w:hAnsiTheme="minorHAnsi"/>
                  <w:noProof/>
                  <w:sz w:val="22"/>
                  <w:lang w:eastAsia="es-CO"/>
                </w:rPr>
              </w:rPrChange>
            </w:rPr>
          </w:pPr>
          <w:del w:id="121" w:author="Camilo Andrés Díaz Gómez" w:date="2023-03-14T19:55:00Z">
            <w:r w:rsidRPr="00C513D5" w:rsidDel="00C513D5">
              <w:rPr>
                <w:rPrChange w:id="122" w:author="Camilo Andrés Díaz Gómez" w:date="2023-03-14T19:55:00Z">
                  <w:rPr>
                    <w:rStyle w:val="Hipervnculo"/>
                    <w:rFonts w:cs="Times New Roman"/>
                    <w:noProof/>
                  </w:rPr>
                </w:rPrChange>
              </w:rPr>
              <w:delText>Resumen</w:delText>
            </w:r>
            <w:r w:rsidRPr="00BD3055" w:rsidDel="00C513D5">
              <w:rPr>
                <w:rFonts w:cs="Times New Roman"/>
                <w:noProof/>
                <w:webHidden/>
              </w:rPr>
              <w:tab/>
              <w:delText>8</w:delText>
            </w:r>
          </w:del>
        </w:p>
        <w:p w14:paraId="0A39F691" w14:textId="3EECE1BB" w:rsidR="00B459BD" w:rsidRPr="00BD3055" w:rsidDel="00C513D5" w:rsidRDefault="00B459BD">
          <w:pPr>
            <w:pStyle w:val="TDC2"/>
            <w:rPr>
              <w:del w:id="123" w:author="Camilo Andrés Díaz Gómez" w:date="2023-03-14T19:55:00Z"/>
              <w:rFonts w:eastAsiaTheme="minorEastAsia" w:cs="Times New Roman"/>
              <w:noProof/>
              <w:sz w:val="22"/>
              <w:lang w:eastAsia="es-CO"/>
              <w:rPrChange w:id="124" w:author="Camilo Andrés Díaz Gómez" w:date="2023-03-14T19:47:00Z">
                <w:rPr>
                  <w:del w:id="125" w:author="Camilo Andrés Díaz Gómez" w:date="2023-03-14T19:55:00Z"/>
                  <w:rFonts w:asciiTheme="minorHAnsi" w:eastAsiaTheme="minorEastAsia" w:hAnsiTheme="minorHAnsi"/>
                  <w:noProof/>
                  <w:sz w:val="22"/>
                  <w:lang w:eastAsia="es-CO"/>
                </w:rPr>
              </w:rPrChange>
            </w:rPr>
          </w:pPr>
          <w:del w:id="126" w:author="Camilo Andrés Díaz Gómez" w:date="2023-03-14T19:55:00Z">
            <w:r w:rsidRPr="00C513D5" w:rsidDel="00C513D5">
              <w:rPr>
                <w:rPrChange w:id="127" w:author="Camilo Andrés Díaz Gómez" w:date="2023-03-14T19:55:00Z">
                  <w:rPr>
                    <w:rStyle w:val="Hipervnculo"/>
                    <w:rFonts w:cs="Times New Roman"/>
                    <w:noProof/>
                    <w:lang w:val="en-US"/>
                  </w:rPr>
                </w:rPrChange>
              </w:rPr>
              <w:delText>Abstract</w:delText>
            </w:r>
            <w:r w:rsidRPr="00BD3055" w:rsidDel="00C513D5">
              <w:rPr>
                <w:rFonts w:cs="Times New Roman"/>
                <w:noProof/>
                <w:webHidden/>
              </w:rPr>
              <w:tab/>
              <w:delText>10</w:delText>
            </w:r>
          </w:del>
        </w:p>
        <w:p w14:paraId="6CB4D2F8" w14:textId="68C78B5B" w:rsidR="00B459BD" w:rsidRPr="00BD3055" w:rsidDel="00C513D5" w:rsidRDefault="00B459BD">
          <w:pPr>
            <w:pStyle w:val="TDC2"/>
            <w:rPr>
              <w:del w:id="128" w:author="Camilo Andrés Díaz Gómez" w:date="2023-03-14T19:55:00Z"/>
              <w:rFonts w:eastAsiaTheme="minorEastAsia" w:cs="Times New Roman"/>
              <w:noProof/>
              <w:sz w:val="22"/>
              <w:lang w:eastAsia="es-CO"/>
              <w:rPrChange w:id="129" w:author="Camilo Andrés Díaz Gómez" w:date="2023-03-14T19:47:00Z">
                <w:rPr>
                  <w:del w:id="130" w:author="Camilo Andrés Díaz Gómez" w:date="2023-03-14T19:55:00Z"/>
                  <w:rFonts w:asciiTheme="minorHAnsi" w:eastAsiaTheme="minorEastAsia" w:hAnsiTheme="minorHAnsi"/>
                  <w:noProof/>
                  <w:sz w:val="22"/>
                  <w:lang w:eastAsia="es-CO"/>
                </w:rPr>
              </w:rPrChange>
            </w:rPr>
          </w:pPr>
          <w:del w:id="131" w:author="Camilo Andrés Díaz Gómez" w:date="2023-03-14T19:55:00Z">
            <w:r w:rsidRPr="00C513D5" w:rsidDel="00C513D5">
              <w:rPr>
                <w:rPrChange w:id="132" w:author="Camilo Andrés Díaz Gómez" w:date="2023-03-14T19:55:00Z">
                  <w:rPr>
                    <w:rStyle w:val="Hipervnculo"/>
                    <w:rFonts w:cs="Times New Roman"/>
                    <w:noProof/>
                  </w:rPr>
                </w:rPrChange>
              </w:rPr>
              <w:delText>Introducción</w:delText>
            </w:r>
            <w:r w:rsidRPr="00BD3055" w:rsidDel="00C513D5">
              <w:rPr>
                <w:rFonts w:cs="Times New Roman"/>
                <w:noProof/>
                <w:webHidden/>
              </w:rPr>
              <w:tab/>
              <w:delText>12</w:delText>
            </w:r>
          </w:del>
        </w:p>
        <w:p w14:paraId="700E5A12" w14:textId="6C4DEB71" w:rsidR="00B459BD" w:rsidRPr="00BD3055" w:rsidDel="00C513D5" w:rsidRDefault="00B459BD">
          <w:pPr>
            <w:pStyle w:val="TDC2"/>
            <w:rPr>
              <w:del w:id="133" w:author="Camilo Andrés Díaz Gómez" w:date="2023-03-14T19:55:00Z"/>
              <w:rFonts w:eastAsiaTheme="minorEastAsia" w:cs="Times New Roman"/>
              <w:noProof/>
              <w:sz w:val="22"/>
              <w:lang w:eastAsia="es-CO"/>
              <w:rPrChange w:id="134" w:author="Camilo Andrés Díaz Gómez" w:date="2023-03-14T19:47:00Z">
                <w:rPr>
                  <w:del w:id="135" w:author="Camilo Andrés Díaz Gómez" w:date="2023-03-14T19:55:00Z"/>
                  <w:rFonts w:asciiTheme="minorHAnsi" w:eastAsiaTheme="minorEastAsia" w:hAnsiTheme="minorHAnsi"/>
                  <w:noProof/>
                  <w:sz w:val="22"/>
                  <w:lang w:eastAsia="es-CO"/>
                </w:rPr>
              </w:rPrChange>
            </w:rPr>
          </w:pPr>
          <w:del w:id="136" w:author="Camilo Andrés Díaz Gómez" w:date="2023-03-14T19:55:00Z">
            <w:r w:rsidRPr="00C513D5" w:rsidDel="00C513D5">
              <w:rPr>
                <w:rPrChange w:id="137" w:author="Camilo Andrés Díaz Gómez" w:date="2023-03-14T19:55:00Z">
                  <w:rPr>
                    <w:rStyle w:val="Hipervnculo"/>
                    <w:rFonts w:cs="Times New Roman"/>
                    <w:noProof/>
                  </w:rPr>
                </w:rPrChange>
              </w:rPr>
              <w:delText>Planteamiento del Problema</w:delText>
            </w:r>
            <w:r w:rsidRPr="00BD3055" w:rsidDel="00C513D5">
              <w:rPr>
                <w:rFonts w:cs="Times New Roman"/>
                <w:noProof/>
                <w:webHidden/>
              </w:rPr>
              <w:tab/>
              <w:delText>14</w:delText>
            </w:r>
          </w:del>
        </w:p>
        <w:p w14:paraId="71A2469E" w14:textId="15C2C9FE" w:rsidR="00B459BD" w:rsidRPr="00BD3055" w:rsidDel="00C513D5" w:rsidRDefault="00B459BD">
          <w:pPr>
            <w:pStyle w:val="TDC3"/>
            <w:rPr>
              <w:del w:id="138" w:author="Camilo Andrés Díaz Gómez" w:date="2023-03-14T19:55:00Z"/>
              <w:rFonts w:eastAsiaTheme="minorEastAsia" w:cs="Times New Roman"/>
              <w:noProof/>
              <w:sz w:val="22"/>
              <w:lang w:eastAsia="es-CO"/>
              <w:rPrChange w:id="139" w:author="Camilo Andrés Díaz Gómez" w:date="2023-03-14T19:47:00Z">
                <w:rPr>
                  <w:del w:id="140" w:author="Camilo Andrés Díaz Gómez" w:date="2023-03-14T19:55:00Z"/>
                  <w:rFonts w:asciiTheme="minorHAnsi" w:eastAsiaTheme="minorEastAsia" w:hAnsiTheme="minorHAnsi"/>
                  <w:noProof/>
                  <w:sz w:val="22"/>
                  <w:lang w:eastAsia="es-CO"/>
                </w:rPr>
              </w:rPrChange>
            </w:rPr>
          </w:pPr>
          <w:del w:id="141" w:author="Camilo Andrés Díaz Gómez" w:date="2023-03-14T19:55:00Z">
            <w:r w:rsidRPr="00C513D5" w:rsidDel="00C513D5">
              <w:rPr>
                <w:rPrChange w:id="142" w:author="Camilo Andrés Díaz Gómez" w:date="2023-03-14T19:55:00Z">
                  <w:rPr>
                    <w:rStyle w:val="Hipervnculo"/>
                    <w:rFonts w:cs="Times New Roman"/>
                    <w:b/>
                    <w:bCs/>
                    <w:noProof/>
                  </w:rPr>
                </w:rPrChange>
              </w:rPr>
              <w:delText>Antecedentes</w:delText>
            </w:r>
            <w:r w:rsidRPr="00BD3055" w:rsidDel="00C513D5">
              <w:rPr>
                <w:rFonts w:cs="Times New Roman"/>
                <w:noProof/>
                <w:webHidden/>
              </w:rPr>
              <w:tab/>
              <w:delText>15</w:delText>
            </w:r>
          </w:del>
        </w:p>
        <w:p w14:paraId="797C12C2" w14:textId="5476C24D" w:rsidR="00B459BD" w:rsidRPr="00BD3055" w:rsidDel="00C513D5" w:rsidRDefault="00B459BD">
          <w:pPr>
            <w:pStyle w:val="TDC2"/>
            <w:rPr>
              <w:del w:id="143" w:author="Camilo Andrés Díaz Gómez" w:date="2023-03-14T19:55:00Z"/>
              <w:rFonts w:eastAsiaTheme="minorEastAsia" w:cs="Times New Roman"/>
              <w:noProof/>
              <w:sz w:val="22"/>
              <w:lang w:eastAsia="es-CO"/>
              <w:rPrChange w:id="144" w:author="Camilo Andrés Díaz Gómez" w:date="2023-03-14T19:47:00Z">
                <w:rPr>
                  <w:del w:id="145" w:author="Camilo Andrés Díaz Gómez" w:date="2023-03-14T19:55:00Z"/>
                  <w:rFonts w:asciiTheme="minorHAnsi" w:eastAsiaTheme="minorEastAsia" w:hAnsiTheme="minorHAnsi"/>
                  <w:noProof/>
                  <w:sz w:val="22"/>
                  <w:lang w:eastAsia="es-CO"/>
                </w:rPr>
              </w:rPrChange>
            </w:rPr>
          </w:pPr>
          <w:del w:id="146" w:author="Camilo Andrés Díaz Gómez" w:date="2023-03-14T19:55:00Z">
            <w:r w:rsidRPr="00C513D5" w:rsidDel="00C513D5">
              <w:rPr>
                <w:rPrChange w:id="147" w:author="Camilo Andrés Díaz Gómez" w:date="2023-03-14T19:55:00Z">
                  <w:rPr>
                    <w:rStyle w:val="Hipervnculo"/>
                    <w:rFonts w:cs="Times New Roman"/>
                    <w:noProof/>
                  </w:rPr>
                </w:rPrChange>
              </w:rPr>
              <w:delText>Justificación</w:delText>
            </w:r>
            <w:r w:rsidRPr="00BD3055" w:rsidDel="00C513D5">
              <w:rPr>
                <w:rFonts w:cs="Times New Roman"/>
                <w:noProof/>
                <w:webHidden/>
              </w:rPr>
              <w:tab/>
              <w:delText>18</w:delText>
            </w:r>
          </w:del>
        </w:p>
        <w:p w14:paraId="27E883F4" w14:textId="1D67645A" w:rsidR="00B459BD" w:rsidRPr="00BD3055" w:rsidDel="00C513D5" w:rsidRDefault="00B459BD">
          <w:pPr>
            <w:pStyle w:val="TDC2"/>
            <w:rPr>
              <w:del w:id="148" w:author="Camilo Andrés Díaz Gómez" w:date="2023-03-14T19:55:00Z"/>
              <w:rFonts w:eastAsiaTheme="minorEastAsia" w:cs="Times New Roman"/>
              <w:noProof/>
              <w:sz w:val="22"/>
              <w:lang w:eastAsia="es-CO"/>
              <w:rPrChange w:id="149" w:author="Camilo Andrés Díaz Gómez" w:date="2023-03-14T19:47:00Z">
                <w:rPr>
                  <w:del w:id="150" w:author="Camilo Andrés Díaz Gómez" w:date="2023-03-14T19:55:00Z"/>
                  <w:rFonts w:asciiTheme="minorHAnsi" w:eastAsiaTheme="minorEastAsia" w:hAnsiTheme="minorHAnsi"/>
                  <w:noProof/>
                  <w:sz w:val="22"/>
                  <w:lang w:eastAsia="es-CO"/>
                </w:rPr>
              </w:rPrChange>
            </w:rPr>
          </w:pPr>
          <w:del w:id="151" w:author="Camilo Andrés Díaz Gómez" w:date="2023-03-14T19:55:00Z">
            <w:r w:rsidRPr="00C513D5" w:rsidDel="00C513D5">
              <w:rPr>
                <w:rPrChange w:id="152" w:author="Camilo Andrés Díaz Gómez" w:date="2023-03-14T19:55:00Z">
                  <w:rPr>
                    <w:rStyle w:val="Hipervnculo"/>
                    <w:rFonts w:cs="Times New Roman"/>
                    <w:noProof/>
                  </w:rPr>
                </w:rPrChange>
              </w:rPr>
              <w:delText>Objetivos</w:delText>
            </w:r>
            <w:r w:rsidRPr="00BD3055" w:rsidDel="00C513D5">
              <w:rPr>
                <w:rFonts w:cs="Times New Roman"/>
                <w:noProof/>
                <w:webHidden/>
              </w:rPr>
              <w:tab/>
              <w:delText>20</w:delText>
            </w:r>
          </w:del>
        </w:p>
        <w:p w14:paraId="1E1AFBA3" w14:textId="167CEF91" w:rsidR="00B459BD" w:rsidRPr="00BD3055" w:rsidDel="00C513D5" w:rsidRDefault="00B459BD">
          <w:pPr>
            <w:pStyle w:val="TDC3"/>
            <w:rPr>
              <w:del w:id="153" w:author="Camilo Andrés Díaz Gómez" w:date="2023-03-14T19:55:00Z"/>
              <w:rFonts w:eastAsiaTheme="minorEastAsia" w:cs="Times New Roman"/>
              <w:noProof/>
              <w:sz w:val="22"/>
              <w:lang w:eastAsia="es-CO"/>
              <w:rPrChange w:id="154" w:author="Camilo Andrés Díaz Gómez" w:date="2023-03-14T19:47:00Z">
                <w:rPr>
                  <w:del w:id="155" w:author="Camilo Andrés Díaz Gómez" w:date="2023-03-14T19:55:00Z"/>
                  <w:rFonts w:asciiTheme="minorHAnsi" w:eastAsiaTheme="minorEastAsia" w:hAnsiTheme="minorHAnsi"/>
                  <w:noProof/>
                  <w:sz w:val="22"/>
                  <w:lang w:eastAsia="es-CO"/>
                </w:rPr>
              </w:rPrChange>
            </w:rPr>
          </w:pPr>
          <w:del w:id="156" w:author="Camilo Andrés Díaz Gómez" w:date="2023-03-14T19:55:00Z">
            <w:r w:rsidRPr="00C513D5" w:rsidDel="00C513D5">
              <w:rPr>
                <w:rPrChange w:id="157" w:author="Camilo Andrés Díaz Gómez" w:date="2023-03-14T19:55:00Z">
                  <w:rPr>
                    <w:rStyle w:val="Hipervnculo"/>
                    <w:rFonts w:cs="Times New Roman"/>
                    <w:b/>
                    <w:bCs/>
                    <w:noProof/>
                  </w:rPr>
                </w:rPrChange>
              </w:rPr>
              <w:delText>Objetivo General</w:delText>
            </w:r>
            <w:r w:rsidRPr="00BD3055" w:rsidDel="00C513D5">
              <w:rPr>
                <w:rFonts w:cs="Times New Roman"/>
                <w:noProof/>
                <w:webHidden/>
              </w:rPr>
              <w:tab/>
              <w:delText>20</w:delText>
            </w:r>
          </w:del>
        </w:p>
        <w:p w14:paraId="0C346772" w14:textId="101537A8" w:rsidR="00B459BD" w:rsidRPr="00BD3055" w:rsidDel="00C513D5" w:rsidRDefault="00B459BD">
          <w:pPr>
            <w:pStyle w:val="TDC3"/>
            <w:rPr>
              <w:del w:id="158" w:author="Camilo Andrés Díaz Gómez" w:date="2023-03-14T19:55:00Z"/>
              <w:rFonts w:eastAsiaTheme="minorEastAsia" w:cs="Times New Roman"/>
              <w:noProof/>
              <w:sz w:val="22"/>
              <w:lang w:eastAsia="es-CO"/>
              <w:rPrChange w:id="159" w:author="Camilo Andrés Díaz Gómez" w:date="2023-03-14T19:47:00Z">
                <w:rPr>
                  <w:del w:id="160" w:author="Camilo Andrés Díaz Gómez" w:date="2023-03-14T19:55:00Z"/>
                  <w:rFonts w:asciiTheme="minorHAnsi" w:eastAsiaTheme="minorEastAsia" w:hAnsiTheme="minorHAnsi"/>
                  <w:noProof/>
                  <w:sz w:val="22"/>
                  <w:lang w:eastAsia="es-CO"/>
                </w:rPr>
              </w:rPrChange>
            </w:rPr>
          </w:pPr>
          <w:del w:id="161" w:author="Camilo Andrés Díaz Gómez" w:date="2023-03-14T19:55:00Z">
            <w:r w:rsidRPr="00C513D5" w:rsidDel="00C513D5">
              <w:rPr>
                <w:rPrChange w:id="162" w:author="Camilo Andrés Díaz Gómez" w:date="2023-03-14T19:55:00Z">
                  <w:rPr>
                    <w:rStyle w:val="Hipervnculo"/>
                    <w:rFonts w:cs="Times New Roman"/>
                    <w:b/>
                    <w:bCs/>
                    <w:noProof/>
                  </w:rPr>
                </w:rPrChange>
              </w:rPr>
              <w:delText>Objetivos Específicos</w:delText>
            </w:r>
            <w:r w:rsidRPr="00BD3055" w:rsidDel="00C513D5">
              <w:rPr>
                <w:rFonts w:cs="Times New Roman"/>
                <w:noProof/>
                <w:webHidden/>
              </w:rPr>
              <w:tab/>
              <w:delText>20</w:delText>
            </w:r>
          </w:del>
        </w:p>
        <w:p w14:paraId="517141FA" w14:textId="490B9B1B" w:rsidR="00B459BD" w:rsidRPr="00BD3055" w:rsidDel="00C513D5" w:rsidRDefault="00B459BD">
          <w:pPr>
            <w:pStyle w:val="TDC2"/>
            <w:rPr>
              <w:del w:id="163" w:author="Camilo Andrés Díaz Gómez" w:date="2023-03-14T19:55:00Z"/>
              <w:rFonts w:eastAsiaTheme="minorEastAsia" w:cs="Times New Roman"/>
              <w:noProof/>
              <w:sz w:val="22"/>
              <w:lang w:eastAsia="es-CO"/>
              <w:rPrChange w:id="164" w:author="Camilo Andrés Díaz Gómez" w:date="2023-03-14T19:47:00Z">
                <w:rPr>
                  <w:del w:id="165" w:author="Camilo Andrés Díaz Gómez" w:date="2023-03-14T19:55:00Z"/>
                  <w:rFonts w:asciiTheme="minorHAnsi" w:eastAsiaTheme="minorEastAsia" w:hAnsiTheme="minorHAnsi"/>
                  <w:noProof/>
                  <w:sz w:val="22"/>
                  <w:lang w:eastAsia="es-CO"/>
                </w:rPr>
              </w:rPrChange>
            </w:rPr>
          </w:pPr>
          <w:del w:id="166" w:author="Camilo Andrés Díaz Gómez" w:date="2023-03-14T19:55:00Z">
            <w:r w:rsidRPr="00C513D5" w:rsidDel="00C513D5">
              <w:rPr>
                <w:rPrChange w:id="167" w:author="Camilo Andrés Díaz Gómez" w:date="2023-03-14T19:55:00Z">
                  <w:rPr>
                    <w:rStyle w:val="Hipervnculo"/>
                    <w:rFonts w:cs="Times New Roman"/>
                    <w:noProof/>
                    <w:lang w:val="en-US"/>
                  </w:rPr>
                </w:rPrChange>
              </w:rPr>
              <w:delText>Marco Teórico</w:delText>
            </w:r>
            <w:r w:rsidRPr="00BD3055" w:rsidDel="00C513D5">
              <w:rPr>
                <w:rFonts w:cs="Times New Roman"/>
                <w:noProof/>
                <w:webHidden/>
              </w:rPr>
              <w:tab/>
              <w:delText>21</w:delText>
            </w:r>
          </w:del>
        </w:p>
        <w:p w14:paraId="00FCEB31" w14:textId="396C5977" w:rsidR="00B459BD" w:rsidRPr="00BD3055" w:rsidDel="00C513D5" w:rsidRDefault="00B459BD">
          <w:pPr>
            <w:pStyle w:val="TDC2"/>
            <w:rPr>
              <w:del w:id="168" w:author="Camilo Andrés Díaz Gómez" w:date="2023-03-14T19:55:00Z"/>
              <w:rFonts w:eastAsiaTheme="minorEastAsia" w:cs="Times New Roman"/>
              <w:noProof/>
              <w:sz w:val="22"/>
              <w:lang w:eastAsia="es-CO"/>
              <w:rPrChange w:id="169" w:author="Camilo Andrés Díaz Gómez" w:date="2023-03-14T19:47:00Z">
                <w:rPr>
                  <w:del w:id="170" w:author="Camilo Andrés Díaz Gómez" w:date="2023-03-14T19:55:00Z"/>
                  <w:rFonts w:asciiTheme="minorHAnsi" w:eastAsiaTheme="minorEastAsia" w:hAnsiTheme="minorHAnsi"/>
                  <w:noProof/>
                  <w:sz w:val="22"/>
                  <w:lang w:eastAsia="es-CO"/>
                </w:rPr>
              </w:rPrChange>
            </w:rPr>
          </w:pPr>
          <w:del w:id="171" w:author="Camilo Andrés Díaz Gómez" w:date="2023-03-14T19:55:00Z">
            <w:r w:rsidRPr="00C513D5" w:rsidDel="00C513D5">
              <w:rPr>
                <w:rPrChange w:id="172" w:author="Camilo Andrés Díaz Gómez" w:date="2023-03-14T19:55:00Z">
                  <w:rPr>
                    <w:rStyle w:val="Hipervnculo"/>
                    <w:rFonts w:cs="Times New Roman"/>
                    <w:noProof/>
                  </w:rPr>
                </w:rPrChange>
              </w:rPr>
              <w:delText>Metodología</w:delText>
            </w:r>
            <w:r w:rsidRPr="00BD3055" w:rsidDel="00C513D5">
              <w:rPr>
                <w:rFonts w:cs="Times New Roman"/>
                <w:noProof/>
                <w:webHidden/>
              </w:rPr>
              <w:tab/>
              <w:delText>47</w:delText>
            </w:r>
          </w:del>
        </w:p>
        <w:p w14:paraId="01D76257" w14:textId="05C7A194" w:rsidR="00B459BD" w:rsidRPr="00BD3055" w:rsidDel="00C513D5" w:rsidRDefault="00B459BD">
          <w:pPr>
            <w:pStyle w:val="TDC2"/>
            <w:rPr>
              <w:del w:id="173" w:author="Camilo Andrés Díaz Gómez" w:date="2023-03-14T19:55:00Z"/>
              <w:rFonts w:eastAsiaTheme="minorEastAsia" w:cs="Times New Roman"/>
              <w:noProof/>
              <w:sz w:val="22"/>
              <w:lang w:eastAsia="es-CO"/>
              <w:rPrChange w:id="174" w:author="Camilo Andrés Díaz Gómez" w:date="2023-03-14T19:47:00Z">
                <w:rPr>
                  <w:del w:id="175" w:author="Camilo Andrés Díaz Gómez" w:date="2023-03-14T19:55:00Z"/>
                  <w:rFonts w:asciiTheme="minorHAnsi" w:eastAsiaTheme="minorEastAsia" w:hAnsiTheme="minorHAnsi"/>
                  <w:noProof/>
                  <w:sz w:val="22"/>
                  <w:lang w:eastAsia="es-CO"/>
                </w:rPr>
              </w:rPrChange>
            </w:rPr>
          </w:pPr>
          <w:del w:id="176" w:author="Camilo Andrés Díaz Gómez" w:date="2023-03-14T19:55:00Z">
            <w:r w:rsidRPr="00C513D5" w:rsidDel="00C513D5">
              <w:rPr>
                <w:rPrChange w:id="177" w:author="Camilo Andrés Díaz Gómez" w:date="2023-03-14T19:55:00Z">
                  <w:rPr>
                    <w:rStyle w:val="Hipervnculo"/>
                    <w:rFonts w:cs="Times New Roman"/>
                    <w:noProof/>
                  </w:rPr>
                </w:rPrChange>
              </w:rPr>
              <w:delText>Resultados</w:delText>
            </w:r>
            <w:r w:rsidRPr="00BD3055" w:rsidDel="00C513D5">
              <w:rPr>
                <w:rFonts w:cs="Times New Roman"/>
                <w:noProof/>
                <w:webHidden/>
              </w:rPr>
              <w:tab/>
              <w:delText>56</w:delText>
            </w:r>
          </w:del>
        </w:p>
        <w:p w14:paraId="3EE4452D" w14:textId="2F0A2064" w:rsidR="00B459BD" w:rsidRPr="00BD3055" w:rsidDel="00C513D5" w:rsidRDefault="00B459BD">
          <w:pPr>
            <w:pStyle w:val="TDC2"/>
            <w:rPr>
              <w:del w:id="178" w:author="Camilo Andrés Díaz Gómez" w:date="2023-03-14T19:55:00Z"/>
              <w:rFonts w:eastAsiaTheme="minorEastAsia" w:cs="Times New Roman"/>
              <w:noProof/>
              <w:sz w:val="22"/>
              <w:lang w:eastAsia="es-CO"/>
              <w:rPrChange w:id="179" w:author="Camilo Andrés Díaz Gómez" w:date="2023-03-14T19:47:00Z">
                <w:rPr>
                  <w:del w:id="180" w:author="Camilo Andrés Díaz Gómez" w:date="2023-03-14T19:55:00Z"/>
                  <w:rFonts w:asciiTheme="minorHAnsi" w:eastAsiaTheme="minorEastAsia" w:hAnsiTheme="minorHAnsi"/>
                  <w:noProof/>
                  <w:sz w:val="22"/>
                  <w:lang w:eastAsia="es-CO"/>
                </w:rPr>
              </w:rPrChange>
            </w:rPr>
          </w:pPr>
          <w:del w:id="181" w:author="Camilo Andrés Díaz Gómez" w:date="2023-03-14T19:55:00Z">
            <w:r w:rsidRPr="00C513D5" w:rsidDel="00C513D5">
              <w:rPr>
                <w:rPrChange w:id="182" w:author="Camilo Andrés Díaz Gómez" w:date="2023-03-14T19:55:00Z">
                  <w:rPr>
                    <w:rStyle w:val="Hipervnculo"/>
                    <w:rFonts w:cs="Times New Roman"/>
                    <w:noProof/>
                  </w:rPr>
                </w:rPrChange>
              </w:rPr>
              <w:delText>Conclusiones</w:delText>
            </w:r>
            <w:r w:rsidRPr="00BD3055" w:rsidDel="00C513D5">
              <w:rPr>
                <w:rFonts w:cs="Times New Roman"/>
                <w:noProof/>
                <w:webHidden/>
              </w:rPr>
              <w:tab/>
              <w:delText>62</w:delText>
            </w:r>
          </w:del>
        </w:p>
        <w:p w14:paraId="563E9CB5" w14:textId="02BA2236" w:rsidR="00B459BD" w:rsidRPr="00BD3055" w:rsidDel="00C513D5" w:rsidRDefault="00B459BD">
          <w:pPr>
            <w:pStyle w:val="TDC2"/>
            <w:rPr>
              <w:del w:id="183" w:author="Camilo Andrés Díaz Gómez" w:date="2023-03-14T19:55:00Z"/>
              <w:rFonts w:eastAsiaTheme="minorEastAsia" w:cs="Times New Roman"/>
              <w:noProof/>
              <w:sz w:val="22"/>
              <w:lang w:eastAsia="es-CO"/>
              <w:rPrChange w:id="184" w:author="Camilo Andrés Díaz Gómez" w:date="2023-03-14T19:47:00Z">
                <w:rPr>
                  <w:del w:id="185" w:author="Camilo Andrés Díaz Gómez" w:date="2023-03-14T19:55:00Z"/>
                  <w:rFonts w:asciiTheme="minorHAnsi" w:eastAsiaTheme="minorEastAsia" w:hAnsiTheme="minorHAnsi"/>
                  <w:noProof/>
                  <w:sz w:val="22"/>
                  <w:lang w:eastAsia="es-CO"/>
                </w:rPr>
              </w:rPrChange>
            </w:rPr>
          </w:pPr>
          <w:del w:id="186" w:author="Camilo Andrés Díaz Gómez" w:date="2023-03-14T19:55:00Z">
            <w:r w:rsidRPr="00C513D5" w:rsidDel="00C513D5">
              <w:rPr>
                <w:rPrChange w:id="187" w:author="Camilo Andrés Díaz Gómez" w:date="2023-03-14T19:55:00Z">
                  <w:rPr>
                    <w:rStyle w:val="Hipervnculo"/>
                    <w:rFonts w:cs="Times New Roman"/>
                    <w:noProof/>
                  </w:rPr>
                </w:rPrChange>
              </w:rPr>
              <w:delText>Recomendaciones</w:delText>
            </w:r>
            <w:r w:rsidRPr="00BD3055" w:rsidDel="00C513D5">
              <w:rPr>
                <w:rFonts w:cs="Times New Roman"/>
                <w:noProof/>
                <w:webHidden/>
              </w:rPr>
              <w:tab/>
              <w:delText>63</w:delText>
            </w:r>
          </w:del>
        </w:p>
        <w:p w14:paraId="3B0EB6AD" w14:textId="3AE07653" w:rsidR="00B459BD" w:rsidRPr="00BD3055" w:rsidDel="00C513D5" w:rsidRDefault="00B459BD">
          <w:pPr>
            <w:pStyle w:val="TDC2"/>
            <w:rPr>
              <w:del w:id="188" w:author="Camilo Andrés Díaz Gómez" w:date="2023-03-14T19:55:00Z"/>
              <w:rFonts w:eastAsiaTheme="minorEastAsia" w:cs="Times New Roman"/>
              <w:noProof/>
              <w:sz w:val="22"/>
              <w:lang w:eastAsia="es-CO"/>
              <w:rPrChange w:id="189" w:author="Camilo Andrés Díaz Gómez" w:date="2023-03-14T19:47:00Z">
                <w:rPr>
                  <w:del w:id="190" w:author="Camilo Andrés Díaz Gómez" w:date="2023-03-14T19:55:00Z"/>
                  <w:rFonts w:asciiTheme="minorHAnsi" w:eastAsiaTheme="minorEastAsia" w:hAnsiTheme="minorHAnsi"/>
                  <w:noProof/>
                  <w:sz w:val="22"/>
                  <w:lang w:eastAsia="es-CO"/>
                </w:rPr>
              </w:rPrChange>
            </w:rPr>
          </w:pPr>
          <w:del w:id="191" w:author="Camilo Andrés Díaz Gómez" w:date="2023-03-14T19:55:00Z">
            <w:r w:rsidRPr="00C513D5" w:rsidDel="00C513D5">
              <w:rPr>
                <w:rPrChange w:id="192" w:author="Camilo Andrés Díaz Gómez" w:date="2023-03-14T19:55:00Z">
                  <w:rPr>
                    <w:rStyle w:val="Hipervnculo"/>
                    <w:rFonts w:cs="Times New Roman"/>
                    <w:noProof/>
                    <w:lang w:val="en-US"/>
                  </w:rPr>
                </w:rPrChange>
              </w:rPr>
              <w:delText>Referencias</w:delText>
            </w:r>
            <w:r w:rsidRPr="00BD3055" w:rsidDel="00C513D5">
              <w:rPr>
                <w:rFonts w:cs="Times New Roman"/>
                <w:noProof/>
                <w:webHidden/>
              </w:rPr>
              <w:tab/>
              <w:delText>64</w:delText>
            </w:r>
          </w:del>
        </w:p>
        <w:p w14:paraId="3E82EC68" w14:textId="1AF877AE" w:rsidR="00B459BD" w:rsidRPr="00BD3055" w:rsidDel="00C513D5" w:rsidRDefault="00B459BD">
          <w:pPr>
            <w:pStyle w:val="TDC2"/>
            <w:rPr>
              <w:del w:id="193" w:author="Camilo Andrés Díaz Gómez" w:date="2023-03-14T19:55:00Z"/>
              <w:rFonts w:eastAsiaTheme="minorEastAsia" w:cs="Times New Roman"/>
              <w:noProof/>
              <w:sz w:val="22"/>
              <w:lang w:eastAsia="es-CO"/>
              <w:rPrChange w:id="194" w:author="Camilo Andrés Díaz Gómez" w:date="2023-03-14T19:47:00Z">
                <w:rPr>
                  <w:del w:id="195" w:author="Camilo Andrés Díaz Gómez" w:date="2023-03-14T19:55:00Z"/>
                  <w:rFonts w:asciiTheme="minorHAnsi" w:eastAsiaTheme="minorEastAsia" w:hAnsiTheme="minorHAnsi"/>
                  <w:noProof/>
                  <w:sz w:val="22"/>
                  <w:lang w:eastAsia="es-CO"/>
                </w:rPr>
              </w:rPrChange>
            </w:rPr>
          </w:pPr>
          <w:del w:id="196" w:author="Camilo Andrés Díaz Gómez" w:date="2023-03-14T19:55:00Z">
            <w:r w:rsidRPr="00C513D5" w:rsidDel="00C513D5">
              <w:rPr>
                <w:rPrChange w:id="197" w:author="Camilo Andrés Díaz Gómez" w:date="2023-03-14T19:55:00Z">
                  <w:rPr>
                    <w:rStyle w:val="Hipervnculo"/>
                    <w:rFonts w:cs="Times New Roman"/>
                    <w:noProof/>
                  </w:rPr>
                </w:rPrChange>
              </w:rPr>
              <w:delText>Anexos</w:delText>
            </w:r>
            <w:r w:rsidRPr="00BD3055" w:rsidDel="00C513D5">
              <w:rPr>
                <w:rFonts w:cs="Times New Roman"/>
                <w:noProof/>
                <w:webHidden/>
              </w:rPr>
              <w:tab/>
              <w:delText>71</w:delText>
            </w:r>
          </w:del>
        </w:p>
        <w:p w14:paraId="538EB6FB" w14:textId="65B02FA5" w:rsidR="00B459BD" w:rsidRPr="00BD3055" w:rsidRDefault="00B459BD">
          <w:pPr>
            <w:rPr>
              <w:ins w:id="198" w:author="Steff Guzmán" w:date="2023-03-13T18:14:00Z"/>
              <w:rFonts w:cs="Times New Roman"/>
            </w:rPr>
          </w:pPr>
          <w:ins w:id="199" w:author="Steff Guzmán" w:date="2023-03-13T18:14:00Z">
            <w:r w:rsidRPr="00BD3055">
              <w:rPr>
                <w:rFonts w:cs="Times New Roman"/>
                <w:b/>
                <w:bCs/>
                <w:lang w:val="es-ES"/>
              </w:rPr>
              <w:fldChar w:fldCharType="end"/>
            </w:r>
          </w:ins>
        </w:p>
        <w:customXmlInsRangeStart w:id="200" w:author="Steff Guzmán" w:date="2023-03-13T18:14:00Z"/>
      </w:sdtContent>
    </w:sdt>
    <w:customXmlInsRangeEnd w:id="200"/>
    <w:p w14:paraId="42D7BA0E" w14:textId="6F5421DB" w:rsidR="00C513D5" w:rsidRDefault="00C513D5">
      <w:pPr>
        <w:spacing w:after="160" w:line="259" w:lineRule="auto"/>
        <w:jc w:val="left"/>
        <w:rPr>
          <w:ins w:id="201" w:author="Camilo Andrés Díaz Gómez" w:date="2023-03-14T19:57:00Z"/>
          <w:rFonts w:cs="Times New Roman"/>
          <w:b/>
          <w:bCs/>
        </w:rPr>
      </w:pPr>
      <w:ins w:id="202" w:author="Camilo Andrés Díaz Gómez" w:date="2023-03-14T19:57:00Z">
        <w:r>
          <w:rPr>
            <w:rFonts w:cs="Times New Roman"/>
            <w:b/>
            <w:bCs/>
          </w:rPr>
          <w:br w:type="page"/>
        </w:r>
      </w:ins>
    </w:p>
    <w:p w14:paraId="09A3BFEE" w14:textId="77777777" w:rsidR="00BB53D7" w:rsidRPr="00BD3055" w:rsidDel="00B459BD" w:rsidRDefault="00BB53D7">
      <w:pPr>
        <w:rPr>
          <w:del w:id="203" w:author="Steff Guzmán" w:date="2023-03-13T18:15:00Z"/>
          <w:rFonts w:cs="Times New Roman"/>
          <w:b/>
          <w:bCs/>
        </w:rPr>
        <w:pPrChange w:id="204" w:author="Steff Guzmán" w:date="2023-03-13T18:15:00Z">
          <w:pPr>
            <w:jc w:val="center"/>
          </w:pPr>
        </w:pPrChange>
      </w:pPr>
    </w:p>
    <w:p w14:paraId="022967D9" w14:textId="26C981D2" w:rsidR="008429A4" w:rsidRPr="00BD3055" w:rsidDel="00B459BD" w:rsidRDefault="008429A4" w:rsidP="008429A4">
      <w:pPr>
        <w:rPr>
          <w:del w:id="205" w:author="Steff Guzmán" w:date="2023-03-13T18:14:00Z"/>
          <w:rFonts w:cs="Times New Roman"/>
        </w:rPr>
      </w:pPr>
      <w:del w:id="206"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rsidP="008429A4">
      <w:pPr>
        <w:rPr>
          <w:del w:id="207" w:author="Steff Guzmán" w:date="2023-03-13T18:14:00Z"/>
          <w:rFonts w:cs="Times New Roman"/>
          <w:b/>
          <w:bCs/>
        </w:rPr>
      </w:pPr>
      <w:del w:id="208"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rsidP="008429A4">
      <w:pPr>
        <w:rPr>
          <w:del w:id="209" w:author="Steff Guzmán" w:date="2023-03-13T18:14:00Z"/>
          <w:rFonts w:cs="Times New Roman"/>
        </w:rPr>
      </w:pPr>
      <w:del w:id="210"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rsidP="008429A4">
      <w:pPr>
        <w:rPr>
          <w:del w:id="211" w:author="Steff Guzmán" w:date="2023-03-13T18:14:00Z"/>
          <w:rFonts w:cs="Times New Roman"/>
        </w:rPr>
      </w:pPr>
      <w:del w:id="212"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rsidP="008429A4">
      <w:pPr>
        <w:rPr>
          <w:del w:id="213" w:author="Steff Guzmán" w:date="2023-03-13T18:14:00Z"/>
          <w:rFonts w:cs="Times New Roman"/>
          <w:b/>
          <w:bCs/>
        </w:rPr>
      </w:pPr>
      <w:del w:id="214"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rsidP="008429A4">
      <w:pPr>
        <w:rPr>
          <w:del w:id="215" w:author="Steff Guzmán" w:date="2023-03-13T18:19:00Z"/>
          <w:rFonts w:cs="Times New Roman"/>
        </w:rPr>
      </w:pPr>
      <w:del w:id="216"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rsidP="008429A4">
      <w:pPr>
        <w:rPr>
          <w:ins w:id="217" w:author="Steff Guzmán" w:date="2023-03-13T18:19:00Z"/>
          <w:del w:id="218" w:author="Camilo Andrés Díaz Gómez" w:date="2023-03-14T19:57:00Z"/>
          <w:rFonts w:cs="Times New Roman"/>
        </w:rPr>
      </w:pPr>
    </w:p>
    <w:p w14:paraId="32A421A5" w14:textId="48E5FBD8" w:rsidR="008429A4" w:rsidRPr="00BD3055" w:rsidDel="0052249A" w:rsidRDefault="008429A4" w:rsidP="008429A4">
      <w:pPr>
        <w:rPr>
          <w:del w:id="219" w:author="Steff Guzmán" w:date="2023-03-13T18:19:00Z"/>
          <w:rFonts w:cs="Times New Roman"/>
        </w:rPr>
      </w:pPr>
      <w:del w:id="220"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rsidP="008429A4">
      <w:pPr>
        <w:rPr>
          <w:del w:id="221" w:author="Steff Guzmán" w:date="2023-03-13T18:19:00Z"/>
          <w:rFonts w:cs="Times New Roman"/>
        </w:rPr>
      </w:pPr>
      <w:del w:id="222"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rsidP="008429A4">
      <w:pPr>
        <w:rPr>
          <w:del w:id="223" w:author="Steff Guzmán" w:date="2023-03-13T18:19:00Z"/>
          <w:rFonts w:cs="Times New Roman"/>
        </w:rPr>
      </w:pPr>
      <w:del w:id="224"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rsidP="008429A4">
      <w:pPr>
        <w:rPr>
          <w:del w:id="225" w:author="Steff Guzmán" w:date="2023-03-13T18:19:00Z"/>
          <w:rFonts w:cs="Times New Roman"/>
          <w:b/>
          <w:bCs/>
        </w:rPr>
      </w:pPr>
      <w:del w:id="226"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rsidP="008429A4">
      <w:pPr>
        <w:rPr>
          <w:del w:id="227" w:author="Steff Guzmán" w:date="2023-03-13T18:19:00Z"/>
          <w:rFonts w:cs="Times New Roman"/>
        </w:rPr>
      </w:pPr>
      <w:del w:id="228"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rsidP="008429A4">
      <w:pPr>
        <w:rPr>
          <w:del w:id="229" w:author="Steff Guzmán" w:date="2023-03-13T18:19:00Z"/>
          <w:rFonts w:cs="Times New Roman"/>
          <w:b/>
          <w:bCs/>
        </w:rPr>
      </w:pPr>
      <w:del w:id="230"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rsidP="008429A4">
      <w:pPr>
        <w:rPr>
          <w:del w:id="231" w:author="Steff Guzmán" w:date="2023-03-13T18:19:00Z"/>
          <w:rFonts w:cs="Times New Roman"/>
          <w:b/>
          <w:bCs/>
        </w:rPr>
      </w:pPr>
      <w:del w:id="232"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rsidP="008429A4">
      <w:pPr>
        <w:rPr>
          <w:del w:id="233" w:author="Steff Guzmán" w:date="2023-03-13T18:19:00Z"/>
          <w:rFonts w:cs="Times New Roman"/>
        </w:rPr>
      </w:pPr>
    </w:p>
    <w:p w14:paraId="2BCBA310" w14:textId="77777777" w:rsidR="008429A4" w:rsidRPr="00BD3055" w:rsidDel="0052249A" w:rsidRDefault="008429A4" w:rsidP="008429A4">
      <w:pPr>
        <w:rPr>
          <w:del w:id="234" w:author="Steff Guzmán" w:date="2023-03-13T18:19:00Z"/>
          <w:rFonts w:cs="Times New Roman"/>
        </w:rPr>
      </w:pPr>
    </w:p>
    <w:p w14:paraId="3E3B74C7" w14:textId="6B77C31B" w:rsidR="008429A4" w:rsidRPr="00BD3055" w:rsidDel="005A4444" w:rsidRDefault="008429A4" w:rsidP="008429A4">
      <w:pPr>
        <w:rPr>
          <w:del w:id="235" w:author="Steff Guzmán" w:date="2023-03-13T19:26:00Z"/>
          <w:rFonts w:cs="Times New Roman"/>
        </w:rPr>
      </w:pPr>
    </w:p>
    <w:p w14:paraId="09FBD994" w14:textId="2C7BBE99" w:rsidR="008429A4" w:rsidRPr="00BD3055" w:rsidDel="0052249A" w:rsidRDefault="008429A4" w:rsidP="008429A4">
      <w:pPr>
        <w:rPr>
          <w:del w:id="236" w:author="Steff Guzmán" w:date="2023-03-13T18:19:00Z"/>
          <w:rFonts w:cs="Times New Roman"/>
        </w:rPr>
      </w:pPr>
    </w:p>
    <w:p w14:paraId="5B49D6E3" w14:textId="0B5DAC83" w:rsidR="00996369" w:rsidRPr="00BD3055" w:rsidDel="0052249A" w:rsidRDefault="00996369" w:rsidP="008429A4">
      <w:pPr>
        <w:rPr>
          <w:del w:id="237" w:author="Steff Guzmán" w:date="2023-03-13T18:19:00Z"/>
          <w:rFonts w:cs="Times New Roman"/>
        </w:rPr>
      </w:pPr>
    </w:p>
    <w:p w14:paraId="4CF58C62" w14:textId="42581330" w:rsidR="00996369" w:rsidRPr="00BD3055" w:rsidDel="0052249A" w:rsidRDefault="00996369" w:rsidP="008429A4">
      <w:pPr>
        <w:rPr>
          <w:del w:id="238" w:author="Steff Guzmán" w:date="2023-03-13T18:19:00Z"/>
          <w:rFonts w:cs="Times New Roman"/>
        </w:rPr>
      </w:pPr>
    </w:p>
    <w:p w14:paraId="33F1ADD8" w14:textId="407E3E38" w:rsidR="00996369" w:rsidRPr="00BD3055" w:rsidDel="0052249A" w:rsidRDefault="00996369" w:rsidP="008429A4">
      <w:pPr>
        <w:rPr>
          <w:del w:id="239" w:author="Steff Guzmán" w:date="2023-03-13T18:18:00Z"/>
          <w:rFonts w:cs="Times New Roman"/>
        </w:rPr>
      </w:pPr>
    </w:p>
    <w:p w14:paraId="77F6FBE4" w14:textId="05DFD5EA" w:rsidR="00996369" w:rsidRPr="00BD3055" w:rsidDel="0052249A" w:rsidRDefault="00996369" w:rsidP="008429A4">
      <w:pPr>
        <w:rPr>
          <w:del w:id="240" w:author="Steff Guzmán" w:date="2023-03-13T18:18:00Z"/>
          <w:rFonts w:cs="Times New Roman"/>
        </w:rPr>
      </w:pPr>
    </w:p>
    <w:p w14:paraId="46BEAE3F" w14:textId="5F39DF48" w:rsidR="00996369" w:rsidRPr="00BD3055" w:rsidDel="0052249A" w:rsidRDefault="00996369" w:rsidP="008429A4">
      <w:pPr>
        <w:rPr>
          <w:del w:id="241" w:author="Steff Guzmán" w:date="2023-03-13T18:18:00Z"/>
          <w:rFonts w:cs="Times New Roman"/>
        </w:rPr>
      </w:pPr>
    </w:p>
    <w:p w14:paraId="6361E8A6" w14:textId="41ADA35F" w:rsidR="00996369" w:rsidRPr="00BD3055" w:rsidDel="0052249A" w:rsidRDefault="00996369" w:rsidP="008429A4">
      <w:pPr>
        <w:rPr>
          <w:del w:id="242" w:author="Steff Guzmán" w:date="2023-03-13T18:19:00Z"/>
          <w:rFonts w:cs="Times New Roman"/>
        </w:rPr>
      </w:pPr>
    </w:p>
    <w:p w14:paraId="7C055A87" w14:textId="584B5979" w:rsidR="00996369" w:rsidRPr="00BD3055" w:rsidDel="0052249A" w:rsidRDefault="00996369" w:rsidP="008429A4">
      <w:pPr>
        <w:rPr>
          <w:del w:id="243" w:author="Steff Guzmán" w:date="2023-03-13T18:19:00Z"/>
          <w:rFonts w:cs="Times New Roman"/>
        </w:rPr>
      </w:pPr>
    </w:p>
    <w:p w14:paraId="7CEA38A9" w14:textId="07DBDAE5" w:rsidR="006D3013" w:rsidRPr="00BD3055" w:rsidDel="0052249A" w:rsidRDefault="006D3013" w:rsidP="008429A4">
      <w:pPr>
        <w:rPr>
          <w:del w:id="244" w:author="Steff Guzmán" w:date="2023-03-13T18:19:00Z"/>
          <w:rFonts w:cs="Times New Roman"/>
        </w:rPr>
      </w:pPr>
    </w:p>
    <w:p w14:paraId="5FFD6B48" w14:textId="5BDAE7B7" w:rsidR="00996369" w:rsidRPr="00BD3055" w:rsidDel="0052249A" w:rsidRDefault="00996369" w:rsidP="008429A4">
      <w:pPr>
        <w:rPr>
          <w:del w:id="245" w:author="Steff Guzmán" w:date="2023-03-13T18:19:00Z"/>
          <w:rFonts w:cs="Times New Roman"/>
        </w:rPr>
      </w:pPr>
    </w:p>
    <w:p w14:paraId="4409933C" w14:textId="6966A32F" w:rsidR="00996369" w:rsidRPr="00BD3055" w:rsidDel="0052249A" w:rsidRDefault="00996369" w:rsidP="008429A4">
      <w:pPr>
        <w:rPr>
          <w:del w:id="246" w:author="Steff Guzmán" w:date="2023-03-13T18:19:00Z"/>
          <w:rFonts w:cs="Times New Roman"/>
        </w:rPr>
      </w:pPr>
    </w:p>
    <w:p w14:paraId="59630C63" w14:textId="6DFBC29C" w:rsidR="00996369" w:rsidRPr="00BD3055" w:rsidDel="0052249A" w:rsidRDefault="00996369" w:rsidP="008429A4">
      <w:pPr>
        <w:rPr>
          <w:del w:id="247" w:author="Steff Guzmán" w:date="2023-03-13T18:19:00Z"/>
          <w:rFonts w:cs="Times New Roman"/>
        </w:rPr>
      </w:pPr>
    </w:p>
    <w:p w14:paraId="5416A106" w14:textId="4EBF24A4" w:rsidR="00996369" w:rsidRPr="00BD3055" w:rsidDel="0052249A" w:rsidRDefault="00996369" w:rsidP="008429A4">
      <w:pPr>
        <w:rPr>
          <w:del w:id="248" w:author="Steff Guzmán" w:date="2023-03-13T18:19:00Z"/>
          <w:rFonts w:cs="Times New Roman"/>
        </w:rPr>
      </w:pPr>
    </w:p>
    <w:p w14:paraId="0B8E6D96" w14:textId="5353FAF8" w:rsidR="00BB53D7" w:rsidRPr="00BD3055" w:rsidDel="0052249A" w:rsidRDefault="00BB53D7" w:rsidP="00996369">
      <w:pPr>
        <w:jc w:val="center"/>
        <w:rPr>
          <w:del w:id="249" w:author="Steff Guzmán" w:date="2023-03-13T18:19:00Z"/>
          <w:rFonts w:cs="Times New Roman"/>
        </w:rPr>
      </w:pPr>
    </w:p>
    <w:p w14:paraId="0E2D5B21" w14:textId="1749CDE2" w:rsidR="00996369" w:rsidRPr="00BD3055" w:rsidRDefault="00996369" w:rsidP="00996369">
      <w:pPr>
        <w:jc w:val="center"/>
        <w:rPr>
          <w:ins w:id="250" w:author="Steff Guzmán" w:date="2023-03-13T19:26:00Z"/>
          <w:rFonts w:cs="Times New Roman"/>
          <w:b/>
          <w:bCs/>
        </w:rPr>
      </w:pPr>
      <w:r w:rsidRPr="00BD3055">
        <w:rPr>
          <w:rFonts w:cs="Times New Roman"/>
          <w:b/>
          <w:bCs/>
        </w:rPr>
        <w:t>Lista de Tablas</w:t>
      </w:r>
    </w:p>
    <w:p w14:paraId="056C1D2A" w14:textId="77777777" w:rsidR="005A4444" w:rsidRPr="00BD3055" w:rsidRDefault="005A4444" w:rsidP="00996369">
      <w:pPr>
        <w:jc w:val="center"/>
        <w:rPr>
          <w:ins w:id="251" w:author="Steff Guzmán" w:date="2023-03-13T18:38:00Z"/>
          <w:rFonts w:cs="Times New Roman"/>
          <w:b/>
          <w:bCs/>
        </w:rPr>
      </w:pPr>
    </w:p>
    <w:p w14:paraId="1AE63F33" w14:textId="266B3AC4" w:rsidR="005A4444" w:rsidRPr="00BD3055" w:rsidRDefault="005A4444">
      <w:pPr>
        <w:pStyle w:val="Tabladeilustraciones"/>
        <w:tabs>
          <w:tab w:val="right" w:leader="dot" w:pos="8828"/>
        </w:tabs>
        <w:rPr>
          <w:ins w:id="252" w:author="Steff Guzmán" w:date="2023-03-13T19:26:00Z"/>
          <w:rFonts w:eastAsiaTheme="minorEastAsia" w:cs="Times New Roman"/>
          <w:noProof/>
          <w:sz w:val="22"/>
          <w:lang w:eastAsia="es-CO"/>
          <w:rPrChange w:id="253" w:author="Camilo Andrés Díaz Gómez" w:date="2023-03-14T19:47:00Z">
            <w:rPr>
              <w:ins w:id="254" w:author="Steff Guzmán" w:date="2023-03-13T19:26:00Z"/>
              <w:rFonts w:asciiTheme="minorHAnsi" w:eastAsiaTheme="minorEastAsia" w:hAnsiTheme="minorHAnsi"/>
              <w:noProof/>
              <w:sz w:val="22"/>
              <w:lang w:eastAsia="es-CO"/>
            </w:rPr>
          </w:rPrChange>
        </w:rPr>
      </w:pPr>
      <w:ins w:id="255" w:author="Steff Guzmán" w:date="2023-03-13T19:26:00Z">
        <w:r w:rsidRPr="00BD3055">
          <w:rPr>
            <w:rFonts w:cs="Times New Roman"/>
            <w:b/>
            <w:bCs/>
          </w:rPr>
          <w:fldChar w:fldCharType="begin"/>
        </w:r>
        <w:r w:rsidRPr="00BD3055">
          <w:rPr>
            <w:rFonts w:cs="Times New Roman"/>
            <w:b/>
            <w:bCs/>
          </w:rPr>
          <w:instrText xml:space="preserve"> TOC \h \z \c "Tabla" </w:instrText>
        </w:r>
      </w:ins>
      <w:r w:rsidRPr="00BD3055">
        <w:rPr>
          <w:rFonts w:cs="Times New Roman"/>
          <w:b/>
          <w:bCs/>
        </w:rPr>
        <w:fldChar w:fldCharType="separate"/>
      </w:r>
      <w:ins w:id="256"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"_Toc129628014"</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_Toc129628014 \h </w:instrText>
        </w:r>
      </w:ins>
      <w:r w:rsidRPr="00BD3055">
        <w:rPr>
          <w:rFonts w:cs="Times New Roman"/>
          <w:noProof/>
          <w:webHidden/>
        </w:rPr>
      </w:r>
      <w:r w:rsidRPr="00BD3055">
        <w:rPr>
          <w:rFonts w:cs="Times New Roman"/>
          <w:noProof/>
          <w:webHidden/>
        </w:rPr>
        <w:fldChar w:fldCharType="separate"/>
      </w:r>
      <w:ins w:id="257" w:author="Steff Guzmán" w:date="2023-03-13T19:26:00Z">
        <w:r w:rsidRPr="00BD3055">
          <w:rPr>
            <w:rFonts w:cs="Times New Roman"/>
            <w:noProof/>
            <w:webHidden/>
          </w:rPr>
          <w:t>32</w:t>
        </w:r>
        <w:r w:rsidRPr="00BD3055">
          <w:rPr>
            <w:rFonts w:cs="Times New Roman"/>
            <w:noProof/>
            <w:webHidden/>
          </w:rPr>
          <w:fldChar w:fldCharType="end"/>
        </w:r>
        <w:r w:rsidRPr="00BD3055">
          <w:rPr>
            <w:rStyle w:val="Hipervnculo"/>
            <w:rFonts w:cs="Times New Roman"/>
            <w:noProof/>
          </w:rPr>
          <w:fldChar w:fldCharType="end"/>
        </w:r>
      </w:ins>
    </w:p>
    <w:p w14:paraId="0E1340A0" w14:textId="2152CC00" w:rsidR="005A4444" w:rsidRPr="00BD3055" w:rsidRDefault="005A4444">
      <w:pPr>
        <w:pStyle w:val="Tabladeilustraciones"/>
        <w:tabs>
          <w:tab w:val="right" w:leader="dot" w:pos="8828"/>
        </w:tabs>
        <w:rPr>
          <w:ins w:id="258" w:author="Steff Guzmán" w:date="2023-03-13T19:26:00Z"/>
          <w:rFonts w:eastAsiaTheme="minorEastAsia" w:cs="Times New Roman"/>
          <w:noProof/>
          <w:sz w:val="22"/>
          <w:lang w:eastAsia="es-CO"/>
          <w:rPrChange w:id="259" w:author="Camilo Andrés Díaz Gómez" w:date="2023-03-14T19:47:00Z">
            <w:rPr>
              <w:ins w:id="260" w:author="Steff Guzmán" w:date="2023-03-13T19:26:00Z"/>
              <w:rFonts w:asciiTheme="minorHAnsi" w:eastAsiaTheme="minorEastAsia" w:hAnsiTheme="minorHAnsi"/>
              <w:noProof/>
              <w:sz w:val="22"/>
              <w:lang w:eastAsia="es-CO"/>
            </w:rPr>
          </w:rPrChange>
        </w:rPr>
      </w:pPr>
      <w:ins w:id="261"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"_Toc129628015"</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2</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_Toc129628015 \h </w:instrText>
        </w:r>
      </w:ins>
      <w:r w:rsidRPr="00BD3055">
        <w:rPr>
          <w:rFonts w:cs="Times New Roman"/>
          <w:noProof/>
          <w:webHidden/>
        </w:rPr>
      </w:r>
      <w:r w:rsidRPr="00BD3055">
        <w:rPr>
          <w:rFonts w:cs="Times New Roman"/>
          <w:noProof/>
          <w:webHidden/>
        </w:rPr>
        <w:fldChar w:fldCharType="separate"/>
      </w:r>
      <w:ins w:id="262" w:author="Steff Guzmán" w:date="2023-03-13T19:26:00Z">
        <w:r w:rsidRPr="00BD3055">
          <w:rPr>
            <w:rFonts w:cs="Times New Roman"/>
            <w:noProof/>
            <w:webHidden/>
          </w:rPr>
          <w:t>52</w:t>
        </w:r>
        <w:r w:rsidRPr="00BD3055">
          <w:rPr>
            <w:rFonts w:cs="Times New Roman"/>
            <w:noProof/>
            <w:webHidden/>
          </w:rPr>
          <w:fldChar w:fldCharType="end"/>
        </w:r>
        <w:r w:rsidRPr="00BD3055">
          <w:rPr>
            <w:rStyle w:val="Hipervnculo"/>
            <w:rFonts w:cs="Times New Roman"/>
            <w:noProof/>
          </w:rPr>
          <w:fldChar w:fldCharType="end"/>
        </w:r>
      </w:ins>
    </w:p>
    <w:p w14:paraId="13A2FD57" w14:textId="20D23E93" w:rsidR="005A4444" w:rsidRPr="00BD3055" w:rsidRDefault="005A4444">
      <w:pPr>
        <w:pStyle w:val="Tabladeilustraciones"/>
        <w:tabs>
          <w:tab w:val="right" w:leader="dot" w:pos="8828"/>
        </w:tabs>
        <w:rPr>
          <w:ins w:id="263" w:author="Steff Guzmán" w:date="2023-03-13T19:26:00Z"/>
          <w:rFonts w:eastAsiaTheme="minorEastAsia" w:cs="Times New Roman"/>
          <w:noProof/>
          <w:sz w:val="22"/>
          <w:lang w:eastAsia="es-CO"/>
          <w:rPrChange w:id="264" w:author="Camilo Andrés Díaz Gómez" w:date="2023-03-14T19:47:00Z">
            <w:rPr>
              <w:ins w:id="265" w:author="Steff Guzmán" w:date="2023-03-13T19:26:00Z"/>
              <w:rFonts w:asciiTheme="minorHAnsi" w:eastAsiaTheme="minorEastAsia" w:hAnsiTheme="minorHAnsi"/>
              <w:noProof/>
              <w:sz w:val="22"/>
              <w:lang w:eastAsia="es-CO"/>
            </w:rPr>
          </w:rPrChange>
        </w:rPr>
      </w:pPr>
      <w:ins w:id="266"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3</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_Toc129628016 \h </w:instrText>
        </w:r>
      </w:ins>
      <w:r w:rsidRPr="00BD3055">
        <w:rPr>
          <w:rFonts w:cs="Times New Roman"/>
          <w:noProof/>
          <w:webHidden/>
        </w:rPr>
      </w:r>
      <w:r w:rsidRPr="00BD3055">
        <w:rPr>
          <w:rFonts w:cs="Times New Roman"/>
          <w:noProof/>
          <w:webHidden/>
        </w:rPr>
        <w:fldChar w:fldCharType="separate"/>
      </w:r>
      <w:ins w:id="267" w:author="Steff Guzmán" w:date="2023-03-13T19:26:00Z">
        <w:r w:rsidRPr="00BD3055">
          <w:rPr>
            <w:rFonts w:cs="Times New Roman"/>
            <w:noProof/>
            <w:webHidden/>
          </w:rPr>
          <w:t>58</w:t>
        </w:r>
        <w:r w:rsidRPr="00BD3055">
          <w:rPr>
            <w:rFonts w:cs="Times New Roman"/>
            <w:noProof/>
            <w:webHidden/>
          </w:rPr>
          <w:fldChar w:fldCharType="end"/>
        </w:r>
        <w:r w:rsidRPr="00BD3055">
          <w:rPr>
            <w:rStyle w:val="Hipervnculo"/>
            <w:rFonts w:cs="Times New Roman"/>
            <w:noProof/>
          </w:rPr>
          <w:fldChar w:fldCharType="end"/>
        </w:r>
      </w:ins>
    </w:p>
    <w:p w14:paraId="641FF5EE" w14:textId="6EDDA375" w:rsidR="00244CE1" w:rsidRPr="00BD3055" w:rsidRDefault="005A4444" w:rsidP="00996369">
      <w:pPr>
        <w:jc w:val="center"/>
        <w:rPr>
          <w:rFonts w:cs="Times New Roman"/>
          <w:b/>
          <w:bCs/>
        </w:rPr>
      </w:pPr>
      <w:ins w:id="268" w:author="Steff Guzmán" w:date="2023-03-13T19:26:00Z">
        <w:r w:rsidRPr="00BD3055">
          <w:rPr>
            <w:rFonts w:cs="Times New Roman"/>
            <w:b/>
            <w:bCs/>
          </w:rPr>
          <w:fldChar w:fldCharType="end"/>
        </w:r>
      </w:ins>
    </w:p>
    <w:p w14:paraId="34D73E51" w14:textId="008AB2E8" w:rsidR="00BB53D7" w:rsidRPr="00BD3055" w:rsidDel="00244CE1" w:rsidRDefault="00BB53D7" w:rsidP="00BB53D7">
      <w:pPr>
        <w:rPr>
          <w:del w:id="269" w:author="Steff Guzmán" w:date="2023-03-13T18:38:00Z"/>
          <w:rFonts w:cs="Times New Roman"/>
          <w:i/>
          <w:iCs/>
          <w:szCs w:val="24"/>
        </w:rPr>
      </w:pPr>
      <w:del w:id="270"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rsidP="00BB53D7">
      <w:pPr>
        <w:rPr>
          <w:del w:id="271" w:author="Steff Guzmán" w:date="2023-03-13T18:38:00Z"/>
          <w:rFonts w:cs="Times New Roman"/>
          <w:i/>
          <w:iCs/>
          <w:szCs w:val="24"/>
        </w:rPr>
      </w:pPr>
      <w:del w:id="272"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996369">
      <w:pPr>
        <w:jc w:val="center"/>
        <w:rPr>
          <w:rFonts w:cs="Times New Roman"/>
          <w:szCs w:val="24"/>
        </w:rPr>
      </w:pPr>
    </w:p>
    <w:p w14:paraId="0EF41EAC" w14:textId="46495DB6" w:rsidR="00A2571A" w:rsidRPr="00BD3055" w:rsidRDefault="00A2571A" w:rsidP="00996369">
      <w:pPr>
        <w:jc w:val="center"/>
        <w:rPr>
          <w:rFonts w:cs="Times New Roman"/>
        </w:rPr>
      </w:pPr>
    </w:p>
    <w:p w14:paraId="079CF5EC" w14:textId="2B931A4E" w:rsidR="00A2571A" w:rsidRPr="00BD3055" w:rsidRDefault="00A2571A" w:rsidP="00996369">
      <w:pPr>
        <w:jc w:val="center"/>
        <w:rPr>
          <w:rFonts w:cs="Times New Roman"/>
        </w:rPr>
      </w:pPr>
    </w:p>
    <w:p w14:paraId="4564E552" w14:textId="4ABE6377" w:rsidR="00A2571A" w:rsidRPr="00BD3055" w:rsidRDefault="00A2571A" w:rsidP="00996369">
      <w:pPr>
        <w:jc w:val="center"/>
        <w:rPr>
          <w:rFonts w:cs="Times New Roman"/>
        </w:rPr>
      </w:pPr>
    </w:p>
    <w:p w14:paraId="04FA9C8F" w14:textId="1D54C2A3" w:rsidR="00A2571A" w:rsidRPr="00BD3055" w:rsidRDefault="00A2571A" w:rsidP="00996369">
      <w:pPr>
        <w:jc w:val="center"/>
        <w:rPr>
          <w:rFonts w:cs="Times New Roman"/>
        </w:rPr>
      </w:pPr>
    </w:p>
    <w:p w14:paraId="57BBB2E4" w14:textId="13EC89E3" w:rsidR="00A2571A" w:rsidRDefault="00A2571A" w:rsidP="00996369">
      <w:pPr>
        <w:jc w:val="center"/>
        <w:rPr>
          <w:ins w:id="273" w:author="Camilo Andrés Díaz Gómez" w:date="2023-03-14T19:57:00Z"/>
          <w:rFonts w:cs="Times New Roman"/>
        </w:rPr>
      </w:pPr>
    </w:p>
    <w:p w14:paraId="74727931" w14:textId="77777777" w:rsidR="00C513D5" w:rsidRPr="00BD3055" w:rsidRDefault="00C513D5" w:rsidP="00996369">
      <w:pPr>
        <w:jc w:val="center"/>
        <w:rPr>
          <w:rFonts w:cs="Times New Roman"/>
        </w:rPr>
      </w:pPr>
    </w:p>
    <w:p w14:paraId="3B3C4988" w14:textId="12DDBA8E" w:rsidR="00A2571A" w:rsidRPr="00BD3055" w:rsidRDefault="00A2571A" w:rsidP="00996369">
      <w:pPr>
        <w:jc w:val="center"/>
        <w:rPr>
          <w:rFonts w:cs="Times New Roman"/>
        </w:rPr>
      </w:pPr>
    </w:p>
    <w:p w14:paraId="5F4A8C63" w14:textId="49F891A6" w:rsidR="00A2571A" w:rsidRPr="00BD3055" w:rsidRDefault="00A2571A" w:rsidP="00996369">
      <w:pPr>
        <w:jc w:val="center"/>
        <w:rPr>
          <w:rFonts w:cs="Times New Roman"/>
        </w:rPr>
      </w:pPr>
    </w:p>
    <w:p w14:paraId="5FF8656B" w14:textId="5757AB16" w:rsidR="00A2571A" w:rsidRPr="00BD3055" w:rsidRDefault="00A2571A" w:rsidP="00996369">
      <w:pPr>
        <w:jc w:val="center"/>
        <w:rPr>
          <w:rFonts w:cs="Times New Roman"/>
        </w:rPr>
      </w:pPr>
    </w:p>
    <w:p w14:paraId="594B5670" w14:textId="3A3FF2A9" w:rsidR="00A2571A" w:rsidRPr="00BD3055" w:rsidRDefault="00A2571A" w:rsidP="00996369">
      <w:pPr>
        <w:jc w:val="center"/>
        <w:rPr>
          <w:rFonts w:cs="Times New Roman"/>
        </w:rPr>
      </w:pPr>
    </w:p>
    <w:p w14:paraId="424D0D6B" w14:textId="21089B6A" w:rsidR="00A2571A" w:rsidRPr="00BD3055" w:rsidRDefault="00A2571A" w:rsidP="00996369">
      <w:pPr>
        <w:jc w:val="center"/>
        <w:rPr>
          <w:rFonts w:cs="Times New Roman"/>
        </w:rPr>
      </w:pPr>
    </w:p>
    <w:p w14:paraId="623EE74E" w14:textId="223C8536" w:rsidR="00A2571A" w:rsidRPr="00BD3055" w:rsidRDefault="00A2571A" w:rsidP="00996369">
      <w:pPr>
        <w:jc w:val="center"/>
        <w:rPr>
          <w:rFonts w:cs="Times New Roman"/>
        </w:rPr>
      </w:pPr>
    </w:p>
    <w:p w14:paraId="06CF3559" w14:textId="563E4ACF" w:rsidR="00A2571A" w:rsidRPr="00BD3055" w:rsidRDefault="00A2571A" w:rsidP="00996369">
      <w:pPr>
        <w:jc w:val="center"/>
        <w:rPr>
          <w:rFonts w:cs="Times New Roman"/>
        </w:rPr>
      </w:pPr>
    </w:p>
    <w:p w14:paraId="2EC8B8DF" w14:textId="65691C66" w:rsidR="00A2571A" w:rsidRPr="00BD3055" w:rsidRDefault="00A2571A" w:rsidP="00996369">
      <w:pPr>
        <w:jc w:val="center"/>
        <w:rPr>
          <w:rFonts w:cs="Times New Roman"/>
        </w:rPr>
      </w:pPr>
    </w:p>
    <w:p w14:paraId="0C7369A6" w14:textId="42A8AAB2" w:rsidR="00A2571A" w:rsidRPr="00BD3055" w:rsidRDefault="00A2571A" w:rsidP="00996369">
      <w:pPr>
        <w:jc w:val="center"/>
        <w:rPr>
          <w:rFonts w:cs="Times New Roman"/>
        </w:rPr>
      </w:pPr>
    </w:p>
    <w:p w14:paraId="5BA93AA4" w14:textId="063B8677" w:rsidR="00A2571A" w:rsidRPr="00BD3055" w:rsidRDefault="00A2571A" w:rsidP="00996369">
      <w:pPr>
        <w:jc w:val="center"/>
        <w:rPr>
          <w:rFonts w:cs="Times New Roman"/>
        </w:rPr>
      </w:pPr>
    </w:p>
    <w:p w14:paraId="34A23163" w14:textId="4D4D789B" w:rsidR="00A2571A" w:rsidRPr="00BD3055" w:rsidRDefault="00A2571A" w:rsidP="00996369">
      <w:pPr>
        <w:jc w:val="center"/>
        <w:rPr>
          <w:rFonts w:cs="Times New Roman"/>
        </w:rPr>
      </w:pPr>
    </w:p>
    <w:p w14:paraId="3018C3C0" w14:textId="411A76BD" w:rsidR="00A2571A" w:rsidRPr="00BD3055" w:rsidRDefault="00A2571A" w:rsidP="00996369">
      <w:pPr>
        <w:jc w:val="center"/>
        <w:rPr>
          <w:rFonts w:cs="Times New Roman"/>
        </w:rPr>
      </w:pPr>
    </w:p>
    <w:p w14:paraId="2F4A1045" w14:textId="475EF837" w:rsidR="00A2571A" w:rsidRPr="00BD3055" w:rsidRDefault="00A2571A" w:rsidP="00996369">
      <w:pPr>
        <w:jc w:val="center"/>
        <w:rPr>
          <w:rFonts w:cs="Times New Roman"/>
        </w:rPr>
      </w:pPr>
    </w:p>
    <w:p w14:paraId="216524F5" w14:textId="6AF1F9C8" w:rsidR="00A2571A" w:rsidRPr="00BD3055" w:rsidRDefault="00A2571A" w:rsidP="00996369">
      <w:pPr>
        <w:jc w:val="center"/>
        <w:rPr>
          <w:rFonts w:cs="Times New Roman"/>
        </w:rPr>
      </w:pPr>
    </w:p>
    <w:p w14:paraId="60085B93" w14:textId="7209394F" w:rsidR="00AC0534" w:rsidRPr="00BD3055" w:rsidRDefault="00AC0534" w:rsidP="00996369">
      <w:pPr>
        <w:jc w:val="center"/>
        <w:rPr>
          <w:rFonts w:cs="Times New Roman"/>
        </w:rPr>
      </w:pPr>
    </w:p>
    <w:p w14:paraId="66E88D79" w14:textId="728729F5" w:rsidR="00BD3055" w:rsidRDefault="00BD3055">
      <w:pPr>
        <w:spacing w:after="160" w:line="259" w:lineRule="auto"/>
        <w:jc w:val="left"/>
        <w:rPr>
          <w:ins w:id="274" w:author="Camilo Andrés Díaz Gómez" w:date="2023-03-14T19:51:00Z"/>
          <w:rFonts w:cs="Times New Roman"/>
        </w:rPr>
      </w:pPr>
      <w:ins w:id="275" w:author="Camilo Andrés Díaz Gómez" w:date="2023-03-14T19:51:00Z">
        <w:r>
          <w:rPr>
            <w:rFonts w:cs="Times New Roman"/>
          </w:rPr>
          <w:br w:type="page"/>
        </w:r>
      </w:ins>
    </w:p>
    <w:p w14:paraId="4661825B" w14:textId="2A65D11B" w:rsidR="00AC0534" w:rsidDel="00C513D5" w:rsidRDefault="00AC0534" w:rsidP="00BD3055">
      <w:pPr>
        <w:rPr>
          <w:del w:id="276" w:author="Camilo Andrés Díaz Gómez" w:date="2023-03-14T19:51:00Z"/>
          <w:rFonts w:cs="Times New Roman"/>
        </w:rPr>
      </w:pPr>
    </w:p>
    <w:p w14:paraId="41D39FF3" w14:textId="3729D499" w:rsidR="00AC0534" w:rsidRPr="00BD3055" w:rsidDel="00BD3055" w:rsidRDefault="00AC0534" w:rsidP="00996369">
      <w:pPr>
        <w:jc w:val="center"/>
        <w:rPr>
          <w:del w:id="277" w:author="Camilo Andrés Díaz Gómez" w:date="2023-03-14T19:51:00Z"/>
          <w:rFonts w:cs="Times New Roman"/>
        </w:rPr>
      </w:pPr>
    </w:p>
    <w:p w14:paraId="5ACDC1D4" w14:textId="27012373" w:rsidR="001023B2" w:rsidRPr="00BD3055" w:rsidDel="005A4444" w:rsidRDefault="001023B2">
      <w:pPr>
        <w:rPr>
          <w:del w:id="278" w:author="Steff Guzmán" w:date="2023-03-13T19:26:00Z"/>
          <w:rFonts w:cs="Times New Roman"/>
        </w:rPr>
        <w:pPrChange w:id="279" w:author="Camilo Andrés Díaz Gómez" w:date="2023-03-14T19:51:00Z">
          <w:pPr>
            <w:jc w:val="center"/>
          </w:pPr>
        </w:pPrChange>
      </w:pPr>
    </w:p>
    <w:p w14:paraId="4EF70EAA" w14:textId="3E0D543D" w:rsidR="001023B2" w:rsidRPr="00BD3055" w:rsidDel="005A4444" w:rsidRDefault="001023B2">
      <w:pPr>
        <w:rPr>
          <w:del w:id="280" w:author="Steff Guzmán" w:date="2023-03-13T19:26:00Z"/>
          <w:rFonts w:cs="Times New Roman"/>
        </w:rPr>
        <w:pPrChange w:id="281" w:author="Camilo Andrés Díaz Gómez" w:date="2023-03-14T19:51:00Z">
          <w:pPr>
            <w:jc w:val="center"/>
          </w:pPr>
        </w:pPrChange>
      </w:pPr>
    </w:p>
    <w:p w14:paraId="580A390A" w14:textId="1B803EEF" w:rsidR="00AC0534" w:rsidRPr="00BD3055" w:rsidDel="005A4444" w:rsidRDefault="00AC0534">
      <w:pPr>
        <w:rPr>
          <w:del w:id="282" w:author="Steff Guzmán" w:date="2023-03-13T19:26:00Z"/>
          <w:rFonts w:cs="Times New Roman"/>
        </w:rPr>
        <w:pPrChange w:id="283" w:author="Camilo Andrés Díaz Gómez" w:date="2023-03-14T19:51:00Z">
          <w:pPr>
            <w:jc w:val="center"/>
          </w:pPr>
        </w:pPrChange>
      </w:pPr>
    </w:p>
    <w:p w14:paraId="1461289D" w14:textId="646737CE" w:rsidR="00A2571A" w:rsidRPr="00BD3055" w:rsidDel="005A4444" w:rsidRDefault="00A2571A">
      <w:pPr>
        <w:rPr>
          <w:del w:id="284" w:author="Steff Guzmán" w:date="2023-03-13T19:26:00Z"/>
          <w:rFonts w:cs="Times New Roman"/>
        </w:rPr>
        <w:pPrChange w:id="285" w:author="Camilo Andrés Díaz Gómez" w:date="2023-03-14T19:51:00Z">
          <w:pPr>
            <w:jc w:val="center"/>
          </w:pPr>
        </w:pPrChange>
      </w:pPr>
    </w:p>
    <w:p w14:paraId="51F259DC" w14:textId="577F1D8E" w:rsidR="001023B2" w:rsidRPr="00BD3055" w:rsidDel="005A4444" w:rsidRDefault="001023B2">
      <w:pPr>
        <w:rPr>
          <w:del w:id="286" w:author="Steff Guzmán" w:date="2023-03-13T19:26:00Z"/>
          <w:rFonts w:cs="Times New Roman"/>
        </w:rPr>
        <w:pPrChange w:id="287" w:author="Camilo Andrés Díaz Gómez" w:date="2023-03-14T19:51:00Z">
          <w:pPr>
            <w:jc w:val="center"/>
          </w:pPr>
        </w:pPrChange>
      </w:pPr>
    </w:p>
    <w:p w14:paraId="47101A6A" w14:textId="7A4DA7AB" w:rsidR="0052249A" w:rsidRPr="00BD3055" w:rsidDel="00C513D5" w:rsidRDefault="0052249A">
      <w:pPr>
        <w:rPr>
          <w:ins w:id="288" w:author="Steff Guzmán" w:date="2023-03-13T18:24:00Z"/>
          <w:del w:id="289" w:author="Camilo Andrés Díaz Gómez" w:date="2023-03-14T19:58:00Z"/>
          <w:rFonts w:cs="Times New Roman"/>
          <w:b/>
          <w:bCs/>
        </w:rPr>
        <w:pPrChange w:id="290" w:author="Camilo Andrés Díaz Gómez" w:date="2023-03-14T19:51:00Z">
          <w:pPr>
            <w:jc w:val="center"/>
          </w:pPr>
        </w:pPrChange>
      </w:pPr>
    </w:p>
    <w:p w14:paraId="710D5DF2" w14:textId="6E757572" w:rsidR="00996369" w:rsidRPr="00BD3055" w:rsidRDefault="00996369" w:rsidP="00996369">
      <w:pPr>
        <w:jc w:val="center"/>
        <w:rPr>
          <w:ins w:id="291" w:author="Steff Guzmán" w:date="2023-03-13T18:47:00Z"/>
          <w:rFonts w:cs="Times New Roman"/>
          <w:b/>
          <w:bCs/>
        </w:rPr>
      </w:pPr>
      <w:r w:rsidRPr="00BD3055">
        <w:rPr>
          <w:rFonts w:cs="Times New Roman"/>
          <w:b/>
          <w:bCs/>
        </w:rPr>
        <w:t>Lista de Figuras</w:t>
      </w:r>
    </w:p>
    <w:p w14:paraId="33D0C211" w14:textId="3DA9E30C" w:rsidR="00583F4A" w:rsidRPr="00583F4A" w:rsidRDefault="00C87243">
      <w:pPr>
        <w:pStyle w:val="Tabladeilustraciones"/>
        <w:tabs>
          <w:tab w:val="right" w:leader="dot" w:pos="8828"/>
        </w:tabs>
        <w:rPr>
          <w:ins w:id="292" w:author="Camilo Andrés Díaz Gómez" w:date="2023-03-14T21:29:00Z"/>
          <w:rFonts w:asciiTheme="minorHAnsi" w:eastAsiaTheme="minorEastAsia" w:hAnsiTheme="minorHAnsi"/>
          <w:noProof/>
          <w:sz w:val="22"/>
          <w:lang w:eastAsia="es-CO"/>
        </w:rPr>
      </w:pPr>
      <w:ins w:id="293" w:author="Steff Guzmán" w:date="2023-03-13T18:48:00Z">
        <w:r w:rsidRPr="00583F4A">
          <w:rPr>
            <w:rFonts w:cs="Times New Roman"/>
            <w:rPrChange w:id="294" w:author="Camilo Andrés Díaz Gómez" w:date="2023-03-14T21:29:00Z">
              <w:rPr>
                <w:rFonts w:cs="Times New Roman"/>
                <w:b/>
                <w:bCs/>
              </w:rPr>
            </w:rPrChange>
          </w:rPr>
          <w:fldChar w:fldCharType="begin"/>
        </w:r>
        <w:r w:rsidRPr="00583F4A">
          <w:rPr>
            <w:rFonts w:cs="Times New Roman"/>
            <w:rPrChange w:id="295" w:author="Camilo Andrés Díaz Gómez" w:date="2023-03-14T21:29:00Z">
              <w:rPr>
                <w:rFonts w:cs="Times New Roman"/>
                <w:b/>
                <w:bCs/>
              </w:rPr>
            </w:rPrChange>
          </w:rPr>
          <w:instrText xml:space="preserve"> TOC \h \z \c "Figura" </w:instrText>
        </w:r>
      </w:ins>
      <w:r w:rsidRPr="00583F4A">
        <w:rPr>
          <w:rFonts w:cs="Times New Roman"/>
          <w:rPrChange w:id="296" w:author="Camilo Andrés Díaz Gómez" w:date="2023-03-14T21:29:00Z">
            <w:rPr>
              <w:rFonts w:cs="Times New Roman"/>
              <w:b/>
              <w:bCs/>
            </w:rPr>
          </w:rPrChange>
        </w:rPr>
        <w:fldChar w:fldCharType="separate"/>
      </w:r>
      <w:ins w:id="297" w:author="Camilo Andrés Díaz Gómez" w:date="2023-03-14T21:29: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"_Toc129721771"</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Change w:id="298" w:author="Camilo Andrés Díaz Gómez" w:date="2023-03-14T21:29:00Z">
              <w:rPr>
                <w:rStyle w:val="Hipervnculo"/>
                <w:rFonts w:cs="Times New Roman"/>
                <w:b/>
                <w:bCs/>
                <w:noProof/>
              </w:rPr>
            </w:rPrChange>
          </w:rPr>
          <w:t>Figura 1</w:t>
        </w:r>
        <w:r w:rsidR="00583F4A" w:rsidRPr="00583F4A">
          <w:rPr>
            <w:rStyle w:val="Hipervnculo"/>
            <w:rFonts w:cs="Times New Roman"/>
            <w:noProof/>
          </w:rPr>
          <w:t xml:space="preserve"> </w:t>
        </w:r>
        <w:r w:rsidR="00583F4A" w:rsidRPr="00583F4A">
          <w:rPr>
            <w:rStyle w:val="Hipervnculo"/>
            <w:rFonts w:cs="Times New Roman"/>
            <w:i/>
            <w:iCs/>
            <w:noProof/>
          </w:rPr>
          <w:t>Árbol de Problema</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_Toc129721771 \h </w:instrText>
        </w:r>
      </w:ins>
      <w:r w:rsidR="00583F4A" w:rsidRPr="00583F4A">
        <w:rPr>
          <w:noProof/>
          <w:webHidden/>
        </w:rPr>
      </w:r>
      <w:r w:rsidR="00583F4A" w:rsidRPr="00583F4A">
        <w:rPr>
          <w:noProof/>
          <w:webHidden/>
        </w:rPr>
        <w:fldChar w:fldCharType="separate"/>
      </w:r>
      <w:ins w:id="299" w:author="Camilo Andrés Díaz Gómez" w:date="2023-03-14T21:29:00Z">
        <w:r w:rsidR="00583F4A" w:rsidRPr="00583F4A">
          <w:rPr>
            <w:noProof/>
            <w:webHidden/>
          </w:rPr>
          <w:t>21</w:t>
        </w:r>
        <w:r w:rsidR="00583F4A" w:rsidRPr="00583F4A">
          <w:rPr>
            <w:noProof/>
            <w:webHidden/>
          </w:rPr>
          <w:fldChar w:fldCharType="end"/>
        </w:r>
        <w:r w:rsidR="00583F4A" w:rsidRPr="00583F4A">
          <w:rPr>
            <w:rStyle w:val="Hipervnculo"/>
            <w:noProof/>
          </w:rPr>
          <w:fldChar w:fldCharType="end"/>
        </w:r>
      </w:ins>
    </w:p>
    <w:p w14:paraId="6AB1CC75" w14:textId="3221EDC8" w:rsidR="00583F4A" w:rsidRPr="00583F4A" w:rsidRDefault="00583F4A">
      <w:pPr>
        <w:pStyle w:val="Tabladeilustraciones"/>
        <w:tabs>
          <w:tab w:val="right" w:leader="dot" w:pos="8828"/>
        </w:tabs>
        <w:rPr>
          <w:ins w:id="300" w:author="Camilo Andrés Díaz Gómez" w:date="2023-03-14T21:29:00Z"/>
          <w:rFonts w:asciiTheme="minorHAnsi" w:eastAsiaTheme="minorEastAsia" w:hAnsiTheme="minorHAnsi"/>
          <w:noProof/>
          <w:sz w:val="22"/>
          <w:lang w:eastAsia="es-CO"/>
        </w:rPr>
      </w:pPr>
      <w:ins w:id="301"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302" w:author="Camilo Andrés Díaz Gómez" w:date="2023-03-14T21:29:00Z">
              <w:rPr>
                <w:rStyle w:val="Hipervnculo"/>
                <w:b/>
                <w:bCs/>
                <w:noProof/>
              </w:rPr>
            </w:rPrChange>
          </w:rPr>
          <w:t>Figura 2</w:t>
        </w:r>
        <w:r w:rsidRPr="00583F4A">
          <w:rPr>
            <w:rStyle w:val="Hipervnculo"/>
            <w:noProof/>
          </w:rPr>
          <w:t xml:space="preserve"> </w:t>
        </w:r>
        <w:r w:rsidRPr="00583F4A">
          <w:rPr>
            <w:rStyle w:val="Hipervnculo"/>
            <w:i/>
            <w:iCs/>
            <w:noProof/>
          </w:rPr>
          <w:t>Modelo general de la arquitectura de una red IoT</w:t>
        </w:r>
        <w:r w:rsidRPr="00583F4A">
          <w:rPr>
            <w:noProof/>
            <w:webHidden/>
          </w:rPr>
          <w:tab/>
        </w:r>
        <w:r w:rsidRPr="00583F4A">
          <w:rPr>
            <w:noProof/>
            <w:webHidden/>
          </w:rPr>
          <w:fldChar w:fldCharType="begin"/>
        </w:r>
        <w:r w:rsidRPr="00583F4A">
          <w:rPr>
            <w:noProof/>
            <w:webHidden/>
          </w:rPr>
          <w:instrText xml:space="preserve"> PAGEREF _Toc129721772 \h </w:instrText>
        </w:r>
      </w:ins>
      <w:r w:rsidRPr="00583F4A">
        <w:rPr>
          <w:noProof/>
          <w:webHidden/>
        </w:rPr>
      </w:r>
      <w:r w:rsidRPr="00583F4A">
        <w:rPr>
          <w:noProof/>
          <w:webHidden/>
        </w:rPr>
        <w:fldChar w:fldCharType="separate"/>
      </w:r>
      <w:ins w:id="303" w:author="Camilo Andrés Díaz Gómez" w:date="2023-03-14T21:29:00Z">
        <w:r w:rsidRPr="00583F4A">
          <w:rPr>
            <w:noProof/>
            <w:webHidden/>
          </w:rPr>
          <w:t>26</w:t>
        </w:r>
        <w:r w:rsidRPr="00583F4A">
          <w:rPr>
            <w:noProof/>
            <w:webHidden/>
          </w:rPr>
          <w:fldChar w:fldCharType="end"/>
        </w:r>
        <w:r w:rsidRPr="00583F4A">
          <w:rPr>
            <w:rStyle w:val="Hipervnculo"/>
            <w:noProof/>
          </w:rPr>
          <w:fldChar w:fldCharType="end"/>
        </w:r>
      </w:ins>
    </w:p>
    <w:p w14:paraId="41FD8CE1" w14:textId="693571EB" w:rsidR="00583F4A" w:rsidRPr="00583F4A" w:rsidRDefault="00583F4A">
      <w:pPr>
        <w:pStyle w:val="Tabladeilustraciones"/>
        <w:tabs>
          <w:tab w:val="right" w:leader="dot" w:pos="8828"/>
        </w:tabs>
        <w:rPr>
          <w:ins w:id="304" w:author="Camilo Andrés Díaz Gómez" w:date="2023-03-14T21:29:00Z"/>
          <w:rFonts w:asciiTheme="minorHAnsi" w:eastAsiaTheme="minorEastAsia" w:hAnsiTheme="minorHAnsi"/>
          <w:noProof/>
          <w:sz w:val="22"/>
          <w:lang w:eastAsia="es-CO"/>
        </w:rPr>
      </w:pPr>
      <w:ins w:id="305"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 xml:space="preserve">Figura 3 </w:t>
        </w:r>
        <w:r w:rsidRPr="00583F4A">
          <w:rPr>
            <w:rStyle w:val="Hipervnculo"/>
            <w:rFonts w:cs="Times New Roman"/>
            <w:i/>
            <w:noProof/>
          </w:rPr>
          <w:t>Funcionamiento de actuadores IoT</w:t>
        </w:r>
        <w:r w:rsidRPr="00583F4A">
          <w:rPr>
            <w:noProof/>
            <w:webHidden/>
          </w:rPr>
          <w:tab/>
        </w:r>
        <w:r w:rsidRPr="00583F4A">
          <w:rPr>
            <w:noProof/>
            <w:webHidden/>
          </w:rPr>
          <w:fldChar w:fldCharType="begin"/>
        </w:r>
        <w:r w:rsidRPr="00583F4A">
          <w:rPr>
            <w:noProof/>
            <w:webHidden/>
          </w:rPr>
          <w:instrText xml:space="preserve"> PAGEREF _Toc129721773 \h </w:instrText>
        </w:r>
      </w:ins>
      <w:r w:rsidRPr="00583F4A">
        <w:rPr>
          <w:noProof/>
          <w:webHidden/>
        </w:rPr>
      </w:r>
      <w:r w:rsidRPr="00583F4A">
        <w:rPr>
          <w:noProof/>
          <w:webHidden/>
        </w:rPr>
        <w:fldChar w:fldCharType="separate"/>
      </w:r>
      <w:ins w:id="306" w:author="Camilo Andrés Díaz Gómez" w:date="2023-03-14T21:29:00Z">
        <w:r w:rsidRPr="00583F4A">
          <w:rPr>
            <w:noProof/>
            <w:webHidden/>
          </w:rPr>
          <w:t>30</w:t>
        </w:r>
        <w:r w:rsidRPr="00583F4A">
          <w:rPr>
            <w:noProof/>
            <w:webHidden/>
          </w:rPr>
          <w:fldChar w:fldCharType="end"/>
        </w:r>
        <w:r w:rsidRPr="00583F4A">
          <w:rPr>
            <w:rStyle w:val="Hipervnculo"/>
            <w:noProof/>
          </w:rPr>
          <w:fldChar w:fldCharType="end"/>
        </w:r>
      </w:ins>
    </w:p>
    <w:p w14:paraId="37126E8D" w14:textId="1F262EE0" w:rsidR="00583F4A" w:rsidRPr="00583F4A" w:rsidRDefault="00583F4A">
      <w:pPr>
        <w:pStyle w:val="Tabladeilustraciones"/>
        <w:tabs>
          <w:tab w:val="right" w:leader="dot" w:pos="8828"/>
        </w:tabs>
        <w:rPr>
          <w:ins w:id="307" w:author="Camilo Andrés Díaz Gómez" w:date="2023-03-14T21:29:00Z"/>
          <w:rFonts w:asciiTheme="minorHAnsi" w:eastAsiaTheme="minorEastAsia" w:hAnsiTheme="minorHAnsi"/>
          <w:noProof/>
          <w:sz w:val="22"/>
          <w:lang w:eastAsia="es-CO"/>
        </w:rPr>
      </w:pPr>
      <w:ins w:id="308"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Figura 4</w:t>
        </w:r>
        <w:r w:rsidRPr="00583F4A">
          <w:rPr>
            <w:rStyle w:val="Hipervnculo"/>
            <w:noProof/>
          </w:rPr>
          <w:t xml:space="preserve"> </w:t>
        </w:r>
        <w:r w:rsidRPr="00583F4A">
          <w:rPr>
            <w:rStyle w:val="Hipervnculo"/>
            <w:rFonts w:cs="Times New Roman"/>
            <w:i/>
            <w:noProof/>
          </w:rPr>
          <w:t>Cadena de valor</w:t>
        </w:r>
        <w:r w:rsidRPr="00583F4A">
          <w:rPr>
            <w:noProof/>
            <w:webHidden/>
          </w:rPr>
          <w:tab/>
        </w:r>
        <w:r w:rsidRPr="00583F4A">
          <w:rPr>
            <w:noProof/>
            <w:webHidden/>
          </w:rPr>
          <w:fldChar w:fldCharType="begin"/>
        </w:r>
        <w:r w:rsidRPr="00583F4A">
          <w:rPr>
            <w:noProof/>
            <w:webHidden/>
          </w:rPr>
          <w:instrText xml:space="preserve"> PAGEREF _Toc129721774 \h </w:instrText>
        </w:r>
      </w:ins>
      <w:r w:rsidRPr="00583F4A">
        <w:rPr>
          <w:noProof/>
          <w:webHidden/>
        </w:rPr>
      </w:r>
      <w:r w:rsidRPr="00583F4A">
        <w:rPr>
          <w:noProof/>
          <w:webHidden/>
        </w:rPr>
        <w:fldChar w:fldCharType="separate"/>
      </w:r>
      <w:ins w:id="309" w:author="Camilo Andrés Díaz Gómez" w:date="2023-03-14T21:29:00Z">
        <w:r w:rsidRPr="00583F4A">
          <w:rPr>
            <w:noProof/>
            <w:webHidden/>
          </w:rPr>
          <w:t>34</w:t>
        </w:r>
        <w:r w:rsidRPr="00583F4A">
          <w:rPr>
            <w:noProof/>
            <w:webHidden/>
          </w:rPr>
          <w:fldChar w:fldCharType="end"/>
        </w:r>
        <w:r w:rsidRPr="00583F4A">
          <w:rPr>
            <w:rStyle w:val="Hipervnculo"/>
            <w:noProof/>
          </w:rPr>
          <w:fldChar w:fldCharType="end"/>
        </w:r>
      </w:ins>
    </w:p>
    <w:p w14:paraId="5927F6C1" w14:textId="7F6D32DA" w:rsidR="00583F4A" w:rsidRPr="00583F4A" w:rsidRDefault="00583F4A">
      <w:pPr>
        <w:pStyle w:val="Tabladeilustraciones"/>
        <w:tabs>
          <w:tab w:val="right" w:leader="dot" w:pos="8828"/>
        </w:tabs>
        <w:rPr>
          <w:ins w:id="310" w:author="Camilo Andrés Díaz Gómez" w:date="2023-03-14T21:29:00Z"/>
          <w:rFonts w:asciiTheme="minorHAnsi" w:eastAsiaTheme="minorEastAsia" w:hAnsiTheme="minorHAnsi"/>
          <w:noProof/>
          <w:sz w:val="22"/>
          <w:lang w:eastAsia="es-CO"/>
        </w:rPr>
      </w:pPr>
      <w:ins w:id="311"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12" w:author="Camilo Andrés Díaz Gómez" w:date="2023-03-14T21:29:00Z">
              <w:rPr>
                <w:rStyle w:val="Hipervnculo"/>
                <w:rFonts w:cs="Times New Roman"/>
                <w:b/>
                <w:bCs/>
                <w:noProof/>
              </w:rPr>
            </w:rPrChange>
          </w:rPr>
          <w:t>Figura 5</w:t>
        </w:r>
        <w:r w:rsidRPr="00583F4A">
          <w:rPr>
            <w:rStyle w:val="Hipervnculo"/>
            <w:rFonts w:cs="Times New Roman"/>
            <w:i/>
            <w:iCs/>
            <w:noProof/>
          </w:rPr>
          <w:t xml:space="preserve"> Estructura de la metodología CRISP-DM</w:t>
        </w:r>
        <w:r w:rsidRPr="00583F4A">
          <w:rPr>
            <w:noProof/>
            <w:webHidden/>
          </w:rPr>
          <w:tab/>
        </w:r>
        <w:r w:rsidRPr="00583F4A">
          <w:rPr>
            <w:noProof/>
            <w:webHidden/>
          </w:rPr>
          <w:fldChar w:fldCharType="begin"/>
        </w:r>
        <w:r w:rsidRPr="00583F4A">
          <w:rPr>
            <w:noProof/>
            <w:webHidden/>
          </w:rPr>
          <w:instrText xml:space="preserve"> PAGEREF _Toc129721775 \h </w:instrText>
        </w:r>
      </w:ins>
      <w:r w:rsidRPr="00583F4A">
        <w:rPr>
          <w:noProof/>
          <w:webHidden/>
        </w:rPr>
      </w:r>
      <w:r w:rsidRPr="00583F4A">
        <w:rPr>
          <w:noProof/>
          <w:webHidden/>
        </w:rPr>
        <w:fldChar w:fldCharType="separate"/>
      </w:r>
      <w:ins w:id="313" w:author="Camilo Andrés Díaz Gómez" w:date="2023-03-14T21:29:00Z">
        <w:r w:rsidRPr="00583F4A">
          <w:rPr>
            <w:noProof/>
            <w:webHidden/>
          </w:rPr>
          <w:t>50</w:t>
        </w:r>
        <w:r w:rsidRPr="00583F4A">
          <w:rPr>
            <w:noProof/>
            <w:webHidden/>
          </w:rPr>
          <w:fldChar w:fldCharType="end"/>
        </w:r>
        <w:r w:rsidRPr="00583F4A">
          <w:rPr>
            <w:rStyle w:val="Hipervnculo"/>
            <w:noProof/>
          </w:rPr>
          <w:fldChar w:fldCharType="end"/>
        </w:r>
      </w:ins>
    </w:p>
    <w:p w14:paraId="6D323AA7" w14:textId="5F963CF7" w:rsidR="00583F4A" w:rsidRPr="00583F4A" w:rsidRDefault="00583F4A">
      <w:pPr>
        <w:pStyle w:val="Tabladeilustraciones"/>
        <w:tabs>
          <w:tab w:val="right" w:leader="dot" w:pos="8828"/>
        </w:tabs>
        <w:rPr>
          <w:ins w:id="314" w:author="Camilo Andrés Díaz Gómez" w:date="2023-03-14T21:29:00Z"/>
          <w:rFonts w:asciiTheme="minorHAnsi" w:eastAsiaTheme="minorEastAsia" w:hAnsiTheme="minorHAnsi"/>
          <w:noProof/>
          <w:sz w:val="22"/>
          <w:lang w:eastAsia="es-CO"/>
        </w:rPr>
      </w:pPr>
      <w:ins w:id="315"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16" w:author="Camilo Andrés Díaz Gómez" w:date="2023-03-14T21:29:00Z">
              <w:rPr>
                <w:rStyle w:val="Hipervnculo"/>
                <w:rFonts w:cs="Times New Roman"/>
                <w:b/>
                <w:bCs/>
                <w:noProof/>
              </w:rPr>
            </w:rPrChange>
          </w:rPr>
          <w:t>Figura 6</w:t>
        </w:r>
        <w:r w:rsidRPr="00583F4A">
          <w:rPr>
            <w:rStyle w:val="Hipervnculo"/>
            <w:rFonts w:cs="Times New Roman"/>
            <w:noProof/>
          </w:rPr>
          <w:t xml:space="preserve"> </w:t>
        </w:r>
        <w:r w:rsidRPr="00583F4A">
          <w:rPr>
            <w:rStyle w:val="Hipervnculo"/>
            <w:rFonts w:cs="Times New Roman"/>
            <w:i/>
            <w:iCs/>
            <w:noProof/>
          </w:rPr>
          <w:t>Temperaturas obtenidas por modelo</w:t>
        </w:r>
        <w:r w:rsidRPr="00583F4A">
          <w:rPr>
            <w:noProof/>
            <w:webHidden/>
          </w:rPr>
          <w:tab/>
        </w:r>
        <w:r w:rsidRPr="00583F4A">
          <w:rPr>
            <w:noProof/>
            <w:webHidden/>
          </w:rPr>
          <w:fldChar w:fldCharType="begin"/>
        </w:r>
        <w:r w:rsidRPr="00583F4A">
          <w:rPr>
            <w:noProof/>
            <w:webHidden/>
          </w:rPr>
          <w:instrText xml:space="preserve"> PAGEREF _Toc129721776 \h </w:instrText>
        </w:r>
      </w:ins>
      <w:r w:rsidRPr="00583F4A">
        <w:rPr>
          <w:noProof/>
          <w:webHidden/>
        </w:rPr>
      </w:r>
      <w:r w:rsidRPr="00583F4A">
        <w:rPr>
          <w:noProof/>
          <w:webHidden/>
        </w:rPr>
        <w:fldChar w:fldCharType="separate"/>
      </w:r>
      <w:ins w:id="317" w:author="Camilo Andrés Díaz Gómez" w:date="2023-03-14T21:29:00Z">
        <w:r w:rsidRPr="00583F4A">
          <w:rPr>
            <w:noProof/>
            <w:webHidden/>
          </w:rPr>
          <w:t>59</w:t>
        </w:r>
        <w:r w:rsidRPr="00583F4A">
          <w:rPr>
            <w:noProof/>
            <w:webHidden/>
          </w:rPr>
          <w:fldChar w:fldCharType="end"/>
        </w:r>
        <w:r w:rsidRPr="00583F4A">
          <w:rPr>
            <w:rStyle w:val="Hipervnculo"/>
            <w:noProof/>
          </w:rPr>
          <w:fldChar w:fldCharType="end"/>
        </w:r>
      </w:ins>
    </w:p>
    <w:p w14:paraId="3860034E" w14:textId="3B011221" w:rsidR="00C87243" w:rsidRPr="00583F4A" w:rsidDel="00C513D5" w:rsidRDefault="00C87243">
      <w:pPr>
        <w:pStyle w:val="Tabladeilustraciones"/>
        <w:tabs>
          <w:tab w:val="right" w:leader="dot" w:pos="8828"/>
        </w:tabs>
        <w:rPr>
          <w:ins w:id="318" w:author="Steff Guzmán" w:date="2023-03-13T18:48:00Z"/>
          <w:del w:id="319" w:author="Camilo Andrés Díaz Gómez" w:date="2023-03-14T19:56:00Z"/>
          <w:rFonts w:eastAsiaTheme="minorEastAsia" w:cs="Times New Roman"/>
          <w:noProof/>
          <w:sz w:val="22"/>
          <w:lang w:eastAsia="es-CO"/>
          <w:rPrChange w:id="320" w:author="Camilo Andrés Díaz Gómez" w:date="2023-03-14T21:29:00Z">
            <w:rPr>
              <w:ins w:id="321" w:author="Steff Guzmán" w:date="2023-03-13T18:48:00Z"/>
              <w:del w:id="322" w:author="Camilo Andrés Díaz Gómez" w:date="2023-03-14T19:56:00Z"/>
              <w:rFonts w:asciiTheme="minorHAnsi" w:eastAsiaTheme="minorEastAsia" w:hAnsiTheme="minorHAnsi"/>
              <w:noProof/>
              <w:sz w:val="22"/>
              <w:lang w:eastAsia="es-CO"/>
            </w:rPr>
          </w:rPrChange>
        </w:rPr>
      </w:pPr>
      <w:ins w:id="323" w:author="Steff Guzmán" w:date="2023-03-13T18:48:00Z">
        <w:del w:id="324" w:author="Camilo Andrés Díaz Gómez" w:date="2023-03-14T19:56:00Z">
          <w:r w:rsidRPr="00583F4A" w:rsidDel="00C513D5">
            <w:rPr>
              <w:rStyle w:val="Hipervnculo"/>
              <w:rFonts w:cs="Times New Roman"/>
              <w:noProof/>
            </w:rPr>
            <w:delText>Figura 1</w:delText>
          </w:r>
          <w:r w:rsidRPr="00583F4A" w:rsidDel="00C513D5">
            <w:rPr>
              <w:rFonts w:cs="Times New Roman"/>
              <w:noProof/>
              <w:webHidden/>
            </w:rPr>
            <w:tab/>
            <w:delText>18</w:delText>
          </w:r>
        </w:del>
      </w:ins>
    </w:p>
    <w:p w14:paraId="566B95EF" w14:textId="5E2D2943" w:rsidR="00C87243" w:rsidRPr="00583F4A" w:rsidDel="00C513D5" w:rsidRDefault="00C87243">
      <w:pPr>
        <w:pStyle w:val="Tabladeilustraciones"/>
        <w:tabs>
          <w:tab w:val="right" w:leader="dot" w:pos="8828"/>
        </w:tabs>
        <w:rPr>
          <w:ins w:id="325" w:author="Steff Guzmán" w:date="2023-03-13T18:48:00Z"/>
          <w:del w:id="326" w:author="Camilo Andrés Díaz Gómez" w:date="2023-03-14T19:56:00Z"/>
          <w:rFonts w:eastAsiaTheme="minorEastAsia" w:cs="Times New Roman"/>
          <w:noProof/>
          <w:sz w:val="22"/>
          <w:lang w:eastAsia="es-CO"/>
          <w:rPrChange w:id="327" w:author="Camilo Andrés Díaz Gómez" w:date="2023-03-14T21:29:00Z">
            <w:rPr>
              <w:ins w:id="328" w:author="Steff Guzmán" w:date="2023-03-13T18:48:00Z"/>
              <w:del w:id="329" w:author="Camilo Andrés Díaz Gómez" w:date="2023-03-14T19:56:00Z"/>
              <w:rFonts w:asciiTheme="minorHAnsi" w:eastAsiaTheme="minorEastAsia" w:hAnsiTheme="minorHAnsi"/>
              <w:noProof/>
              <w:sz w:val="22"/>
              <w:lang w:eastAsia="es-CO"/>
            </w:rPr>
          </w:rPrChange>
        </w:rPr>
      </w:pPr>
      <w:ins w:id="330" w:author="Steff Guzmán" w:date="2023-03-13T18:48:00Z">
        <w:del w:id="331" w:author="Camilo Andrés Díaz Gómez" w:date="2023-03-14T19:56:00Z">
          <w:r w:rsidRPr="00583F4A" w:rsidDel="00C513D5">
            <w:rPr>
              <w:rStyle w:val="Hipervnculo"/>
              <w:rFonts w:cs="Times New Roman"/>
              <w:noProof/>
            </w:rPr>
            <w:delText>Figura 2</w:delText>
          </w:r>
          <w:r w:rsidRPr="00583F4A" w:rsidDel="00C513D5">
            <w:rPr>
              <w:rFonts w:cs="Times New Roman"/>
              <w:noProof/>
              <w:webHidden/>
            </w:rPr>
            <w:tab/>
            <w:delText>24</w:delText>
          </w:r>
        </w:del>
      </w:ins>
    </w:p>
    <w:p w14:paraId="7863E06A" w14:textId="4527E6A4" w:rsidR="00C87243" w:rsidRPr="00583F4A" w:rsidDel="00C513D5" w:rsidRDefault="00C87243">
      <w:pPr>
        <w:pStyle w:val="Tabladeilustraciones"/>
        <w:tabs>
          <w:tab w:val="right" w:leader="dot" w:pos="8828"/>
        </w:tabs>
        <w:rPr>
          <w:ins w:id="332" w:author="Steff Guzmán" w:date="2023-03-13T18:48:00Z"/>
          <w:del w:id="333" w:author="Camilo Andrés Díaz Gómez" w:date="2023-03-14T19:56:00Z"/>
          <w:rFonts w:eastAsiaTheme="minorEastAsia" w:cs="Times New Roman"/>
          <w:noProof/>
          <w:sz w:val="22"/>
          <w:lang w:eastAsia="es-CO"/>
          <w:rPrChange w:id="334" w:author="Camilo Andrés Díaz Gómez" w:date="2023-03-14T21:29:00Z">
            <w:rPr>
              <w:ins w:id="335" w:author="Steff Guzmán" w:date="2023-03-13T18:48:00Z"/>
              <w:del w:id="336" w:author="Camilo Andrés Díaz Gómez" w:date="2023-03-14T19:56:00Z"/>
              <w:rFonts w:asciiTheme="minorHAnsi" w:eastAsiaTheme="minorEastAsia" w:hAnsiTheme="minorHAnsi"/>
              <w:noProof/>
              <w:sz w:val="22"/>
              <w:lang w:eastAsia="es-CO"/>
            </w:rPr>
          </w:rPrChange>
        </w:rPr>
      </w:pPr>
      <w:ins w:id="337" w:author="Steff Guzmán" w:date="2023-03-13T18:48:00Z">
        <w:del w:id="338" w:author="Camilo Andrés Díaz Gómez" w:date="2023-03-14T19:56:00Z">
          <w:r w:rsidRPr="00583F4A" w:rsidDel="00C513D5">
            <w:rPr>
              <w:rStyle w:val="Hipervnculo"/>
              <w:rFonts w:cs="Times New Roman"/>
              <w:noProof/>
            </w:rPr>
            <w:delText>Figura 3</w:delText>
          </w:r>
          <w:r w:rsidRPr="00583F4A" w:rsidDel="00C513D5">
            <w:rPr>
              <w:rFonts w:cs="Times New Roman"/>
              <w:noProof/>
              <w:webHidden/>
            </w:rPr>
            <w:tab/>
            <w:delText>27</w:delText>
          </w:r>
        </w:del>
      </w:ins>
    </w:p>
    <w:p w14:paraId="2AA5469C" w14:textId="68636FCB" w:rsidR="00C87243" w:rsidRPr="00583F4A" w:rsidDel="00C513D5" w:rsidRDefault="00C87243">
      <w:pPr>
        <w:pStyle w:val="Tabladeilustraciones"/>
        <w:tabs>
          <w:tab w:val="right" w:leader="dot" w:pos="8828"/>
        </w:tabs>
        <w:rPr>
          <w:ins w:id="339" w:author="Steff Guzmán" w:date="2023-03-13T18:48:00Z"/>
          <w:del w:id="340" w:author="Camilo Andrés Díaz Gómez" w:date="2023-03-14T19:56:00Z"/>
          <w:rFonts w:eastAsiaTheme="minorEastAsia" w:cs="Times New Roman"/>
          <w:noProof/>
          <w:sz w:val="22"/>
          <w:lang w:eastAsia="es-CO"/>
          <w:rPrChange w:id="341" w:author="Camilo Andrés Díaz Gómez" w:date="2023-03-14T21:29:00Z">
            <w:rPr>
              <w:ins w:id="342" w:author="Steff Guzmán" w:date="2023-03-13T18:48:00Z"/>
              <w:del w:id="343" w:author="Camilo Andrés Díaz Gómez" w:date="2023-03-14T19:56:00Z"/>
              <w:rFonts w:asciiTheme="minorHAnsi" w:eastAsiaTheme="minorEastAsia" w:hAnsiTheme="minorHAnsi"/>
              <w:noProof/>
              <w:sz w:val="22"/>
              <w:lang w:eastAsia="es-CO"/>
            </w:rPr>
          </w:rPrChange>
        </w:rPr>
      </w:pPr>
      <w:ins w:id="344" w:author="Steff Guzmán" w:date="2023-03-13T18:48:00Z">
        <w:del w:id="345" w:author="Camilo Andrés Díaz Gómez" w:date="2023-03-14T19:56:00Z">
          <w:r w:rsidRPr="00583F4A" w:rsidDel="00C513D5">
            <w:rPr>
              <w:rStyle w:val="Hipervnculo"/>
              <w:rFonts w:cs="Times New Roman"/>
              <w:noProof/>
            </w:rPr>
            <w:delText>Figura 4</w:delText>
          </w:r>
          <w:r w:rsidRPr="00583F4A" w:rsidDel="00C513D5">
            <w:rPr>
              <w:rFonts w:cs="Times New Roman"/>
              <w:noProof/>
              <w:webHidden/>
            </w:rPr>
            <w:tab/>
            <w:delText>31</w:delText>
          </w:r>
        </w:del>
      </w:ins>
    </w:p>
    <w:p w14:paraId="21928B24" w14:textId="5E73B298" w:rsidR="00C87243" w:rsidRPr="00583F4A" w:rsidDel="00C513D5" w:rsidRDefault="00C87243">
      <w:pPr>
        <w:pStyle w:val="Tabladeilustraciones"/>
        <w:tabs>
          <w:tab w:val="right" w:leader="dot" w:pos="8828"/>
        </w:tabs>
        <w:rPr>
          <w:ins w:id="346" w:author="Steff Guzmán" w:date="2023-03-13T18:48:00Z"/>
          <w:del w:id="347" w:author="Camilo Andrés Díaz Gómez" w:date="2023-03-14T19:56:00Z"/>
          <w:rFonts w:eastAsiaTheme="minorEastAsia" w:cs="Times New Roman"/>
          <w:noProof/>
          <w:sz w:val="22"/>
          <w:lang w:eastAsia="es-CO"/>
          <w:rPrChange w:id="348" w:author="Camilo Andrés Díaz Gómez" w:date="2023-03-14T21:29:00Z">
            <w:rPr>
              <w:ins w:id="349" w:author="Steff Guzmán" w:date="2023-03-13T18:48:00Z"/>
              <w:del w:id="350" w:author="Camilo Andrés Díaz Gómez" w:date="2023-03-14T19:56:00Z"/>
              <w:rFonts w:asciiTheme="minorHAnsi" w:eastAsiaTheme="minorEastAsia" w:hAnsiTheme="minorHAnsi"/>
              <w:noProof/>
              <w:sz w:val="22"/>
              <w:lang w:eastAsia="es-CO"/>
            </w:rPr>
          </w:rPrChange>
        </w:rPr>
      </w:pPr>
      <w:ins w:id="351" w:author="Steff Guzmán" w:date="2023-03-13T18:48:00Z">
        <w:del w:id="352" w:author="Camilo Andrés Díaz Gómez" w:date="2023-03-14T19:56:00Z">
          <w:r w:rsidRPr="00583F4A" w:rsidDel="00C513D5">
            <w:rPr>
              <w:rStyle w:val="Hipervnculo"/>
              <w:rFonts w:cs="Times New Roman"/>
              <w:noProof/>
            </w:rPr>
            <w:delText>Figura 5</w:delText>
          </w:r>
          <w:r w:rsidRPr="00583F4A" w:rsidDel="00C513D5">
            <w:rPr>
              <w:rFonts w:cs="Times New Roman"/>
              <w:noProof/>
              <w:webHidden/>
            </w:rPr>
            <w:tab/>
            <w:delText>48</w:delText>
          </w:r>
        </w:del>
      </w:ins>
    </w:p>
    <w:p w14:paraId="0DF0ADF6" w14:textId="2C34CD39" w:rsidR="00C87243" w:rsidRPr="00583F4A" w:rsidDel="00C513D5" w:rsidRDefault="00C87243">
      <w:pPr>
        <w:pStyle w:val="Tabladeilustraciones"/>
        <w:tabs>
          <w:tab w:val="right" w:leader="dot" w:pos="8828"/>
        </w:tabs>
        <w:rPr>
          <w:ins w:id="353" w:author="Steff Guzmán" w:date="2023-03-13T18:48:00Z"/>
          <w:del w:id="354" w:author="Camilo Andrés Díaz Gómez" w:date="2023-03-14T19:56:00Z"/>
          <w:rFonts w:eastAsiaTheme="minorEastAsia" w:cs="Times New Roman"/>
          <w:noProof/>
          <w:sz w:val="22"/>
          <w:lang w:eastAsia="es-CO"/>
          <w:rPrChange w:id="355" w:author="Camilo Andrés Díaz Gómez" w:date="2023-03-14T21:29:00Z">
            <w:rPr>
              <w:ins w:id="356" w:author="Steff Guzmán" w:date="2023-03-13T18:48:00Z"/>
              <w:del w:id="357" w:author="Camilo Andrés Díaz Gómez" w:date="2023-03-14T19:56:00Z"/>
              <w:rFonts w:asciiTheme="minorHAnsi" w:eastAsiaTheme="minorEastAsia" w:hAnsiTheme="minorHAnsi"/>
              <w:noProof/>
              <w:sz w:val="22"/>
              <w:lang w:eastAsia="es-CO"/>
            </w:rPr>
          </w:rPrChange>
        </w:rPr>
      </w:pPr>
      <w:ins w:id="358" w:author="Steff Guzmán" w:date="2023-03-13T18:48:00Z">
        <w:del w:id="359" w:author="Camilo Andrés Díaz Gómez" w:date="2023-03-14T19:56:00Z">
          <w:r w:rsidRPr="00583F4A" w:rsidDel="00C513D5">
            <w:rPr>
              <w:rStyle w:val="Hipervnculo"/>
              <w:rFonts w:cs="Times New Roman"/>
              <w:noProof/>
            </w:rPr>
            <w:delText>Figura 6</w:delText>
          </w:r>
          <w:r w:rsidRPr="00583F4A" w:rsidDel="00C513D5">
            <w:rPr>
              <w:rFonts w:cs="Times New Roman"/>
              <w:noProof/>
              <w:webHidden/>
            </w:rPr>
            <w:tab/>
            <w:delText>58</w:delText>
          </w:r>
        </w:del>
      </w:ins>
    </w:p>
    <w:p w14:paraId="654E6D96" w14:textId="5C25DE1E" w:rsidR="00C87243" w:rsidRPr="00583F4A" w:rsidDel="00C513D5" w:rsidRDefault="00C87243">
      <w:pPr>
        <w:pStyle w:val="Tabladeilustraciones"/>
        <w:tabs>
          <w:tab w:val="right" w:leader="dot" w:pos="8828"/>
        </w:tabs>
        <w:rPr>
          <w:ins w:id="360" w:author="Steff Guzmán" w:date="2023-03-13T18:48:00Z"/>
          <w:del w:id="361" w:author="Camilo Andrés Díaz Gómez" w:date="2023-03-14T19:56:00Z"/>
          <w:rFonts w:eastAsiaTheme="minorEastAsia" w:cs="Times New Roman"/>
          <w:noProof/>
          <w:sz w:val="22"/>
          <w:lang w:eastAsia="es-CO"/>
          <w:rPrChange w:id="362" w:author="Camilo Andrés Díaz Gómez" w:date="2023-03-14T21:29:00Z">
            <w:rPr>
              <w:ins w:id="363" w:author="Steff Guzmán" w:date="2023-03-13T18:48:00Z"/>
              <w:del w:id="364" w:author="Camilo Andrés Díaz Gómez" w:date="2023-03-14T19:56:00Z"/>
              <w:rFonts w:asciiTheme="minorHAnsi" w:eastAsiaTheme="minorEastAsia" w:hAnsiTheme="minorHAnsi"/>
              <w:noProof/>
              <w:sz w:val="22"/>
              <w:lang w:eastAsia="es-CO"/>
            </w:rPr>
          </w:rPrChange>
        </w:rPr>
      </w:pPr>
      <w:ins w:id="365" w:author="Steff Guzmán" w:date="2023-03-13T18:48:00Z">
        <w:del w:id="366" w:author="Camilo Andrés Díaz Gómez" w:date="2023-03-14T19:56:00Z">
          <w:r w:rsidRPr="00583F4A" w:rsidDel="00C513D5">
            <w:rPr>
              <w:rStyle w:val="Hipervnculo"/>
              <w:rFonts w:cs="Times New Roman"/>
              <w:noProof/>
            </w:rPr>
            <w:delText>Figura 7</w:delText>
          </w:r>
          <w:r w:rsidRPr="00583F4A" w:rsidDel="00C513D5">
            <w:rPr>
              <w:rFonts w:cs="Times New Roman"/>
              <w:noProof/>
              <w:webHidden/>
            </w:rPr>
            <w:tab/>
            <w:delText>60</w:delText>
          </w:r>
        </w:del>
      </w:ins>
    </w:p>
    <w:p w14:paraId="2B2792A6" w14:textId="0CCF0EAE" w:rsidR="00C87243" w:rsidRPr="00583F4A" w:rsidRDefault="00C87243" w:rsidP="00996369">
      <w:pPr>
        <w:jc w:val="center"/>
        <w:rPr>
          <w:rFonts w:cs="Times New Roman"/>
          <w:rPrChange w:id="367" w:author="Camilo Andrés Díaz Gómez" w:date="2023-03-14T21:29:00Z">
            <w:rPr>
              <w:rFonts w:cs="Times New Roman"/>
              <w:b/>
              <w:bCs/>
            </w:rPr>
          </w:rPrChange>
        </w:rPr>
      </w:pPr>
      <w:ins w:id="368" w:author="Steff Guzmán" w:date="2023-03-13T18:48:00Z">
        <w:r w:rsidRPr="00583F4A">
          <w:rPr>
            <w:rFonts w:cs="Times New Roman"/>
            <w:rPrChange w:id="369" w:author="Camilo Andrés Díaz Gómez" w:date="2023-03-14T21:29:00Z">
              <w:rPr>
                <w:rFonts w:cs="Times New Roman"/>
                <w:b/>
                <w:bCs/>
              </w:rPr>
            </w:rPrChange>
          </w:rPr>
          <w:fldChar w:fldCharType="end"/>
        </w:r>
      </w:ins>
    </w:p>
    <w:p w14:paraId="23AFF992" w14:textId="648D27AF" w:rsidR="0087174B" w:rsidRPr="00583F4A" w:rsidDel="00C87243" w:rsidRDefault="00C513D5">
      <w:pPr>
        <w:pStyle w:val="Tabladeilustraciones"/>
        <w:tabs>
          <w:tab w:val="right" w:leader="dot" w:pos="8828"/>
        </w:tabs>
        <w:rPr>
          <w:del w:id="370" w:author="Steff Guzmán" w:date="2023-03-13T18:48:00Z"/>
          <w:rFonts w:cs="Times New Roman"/>
        </w:rPr>
        <w:pPrChange w:id="371" w:author="Camilo Andrés Díaz Gómez" w:date="2023-03-14T19:56:00Z">
          <w:pPr/>
        </w:pPrChange>
      </w:pPr>
      <w:ins w:id="372" w:author="Camilo Andrés Díaz Gómez" w:date="2023-03-14T19:56:00Z">
        <w:r w:rsidRPr="00583F4A">
          <w:rPr>
            <w:rFonts w:cs="Times New Roman"/>
            <w:rPrChange w:id="373" w:author="Camilo Andrés Díaz Gómez" w:date="2023-03-14T21:29:00Z">
              <w:rPr>
                <w:rFonts w:cs="Times New Roman"/>
                <w:b/>
                <w:bCs/>
              </w:rPr>
            </w:rPrChange>
          </w:rPr>
          <w:fldChar w:fldCharType="begin"/>
        </w:r>
        <w:r w:rsidRPr="00583F4A">
          <w:rPr>
            <w:rFonts w:cs="Times New Roman"/>
            <w:rPrChange w:id="374" w:author="Camilo Andrés Díaz Gómez" w:date="2023-03-14T21:29:00Z">
              <w:rPr>
                <w:rFonts w:cs="Times New Roman"/>
                <w:b/>
                <w:bCs/>
              </w:rPr>
            </w:rPrChange>
          </w:rPr>
          <w:instrText xml:space="preserve"> TOC \h \z \c "Ilustración" </w:instrText>
        </w:r>
      </w:ins>
      <w:r w:rsidR="00000000" w:rsidRPr="00807BA4">
        <w:rPr>
          <w:rFonts w:cs="Times New Roman"/>
        </w:rPr>
        <w:fldChar w:fldCharType="separate"/>
      </w:r>
      <w:ins w:id="375" w:author="Camilo Andrés Díaz Gómez" w:date="2023-03-14T19:56:00Z">
        <w:r w:rsidRPr="00583F4A">
          <w:rPr>
            <w:rFonts w:cs="Times New Roman"/>
            <w:rPrChange w:id="376" w:author="Camilo Andrés Díaz Gómez" w:date="2023-03-14T21:29:00Z">
              <w:rPr>
                <w:rFonts w:cs="Times New Roman"/>
                <w:b/>
                <w:bCs/>
              </w:rPr>
            </w:rPrChange>
          </w:rPr>
          <w:fldChar w:fldCharType="end"/>
        </w:r>
      </w:ins>
      <w:del w:id="377" w:author="Steff Guzmán" w:date="2023-03-13T18:48:00Z">
        <w:r w:rsidR="0087174B" w:rsidRPr="00583F4A" w:rsidDel="00C87243">
          <w:rPr>
            <w:rFonts w:cs="Times New Roman"/>
            <w:rPrChange w:id="378"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379" w:author="Steff Guzmán" w:date="2023-03-13T18:48:00Z"/>
          <w:rFonts w:cs="Times New Roman"/>
          <w:i/>
        </w:rPr>
        <w:pPrChange w:id="380" w:author="Camilo Andrés Díaz Gómez" w:date="2023-03-14T19:56:00Z">
          <w:pPr>
            <w:pStyle w:val="Descripcin"/>
          </w:pPr>
        </w:pPrChange>
      </w:pPr>
      <w:del w:id="381"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382" w:author="Steff Guzmán" w:date="2023-03-13T18:48:00Z"/>
          <w:rFonts w:cs="Times New Roman"/>
          <w:i/>
        </w:rPr>
        <w:pPrChange w:id="383" w:author="Camilo Andrés Díaz Gómez" w:date="2023-03-14T19:56:00Z">
          <w:pPr>
            <w:pStyle w:val="Descripcin"/>
          </w:pPr>
        </w:pPrChange>
      </w:pPr>
      <w:del w:id="384"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385" w:author="Steff Guzmán" w:date="2023-03-13T18:48:00Z"/>
          <w:rFonts w:cs="Times New Roman"/>
        </w:rPr>
        <w:pPrChange w:id="386" w:author="Camilo Andrés Díaz Gómez" w:date="2023-03-14T19:56:00Z">
          <w:pPr/>
        </w:pPrChange>
      </w:pPr>
      <w:del w:id="387" w:author="Steff Guzmán" w:date="2023-03-13T18:48:00Z">
        <w:r w:rsidRPr="00583F4A" w:rsidDel="00C87243">
          <w:rPr>
            <w:rFonts w:cs="Times New Roman"/>
            <w:rPrChange w:id="388"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389" w:author="Steff Guzmán" w:date="2023-03-13T18:48:00Z"/>
          <w:rFonts w:cs="Times New Roman"/>
          <w:rPrChange w:id="390" w:author="Camilo Andrés Díaz Gómez" w:date="2023-03-14T21:29:00Z">
            <w:rPr>
              <w:del w:id="391" w:author="Steff Guzmán" w:date="2023-03-13T18:48:00Z"/>
              <w:rFonts w:cs="Times New Roman"/>
              <w:b/>
              <w:bCs/>
            </w:rPr>
          </w:rPrChange>
        </w:rPr>
        <w:pPrChange w:id="392" w:author="Camilo Andrés Díaz Gómez" w:date="2023-03-14T19:56:00Z">
          <w:pPr/>
        </w:pPrChange>
      </w:pPr>
      <w:del w:id="393" w:author="Steff Guzmán" w:date="2023-03-13T18:48:00Z">
        <w:r w:rsidRPr="00583F4A" w:rsidDel="00C87243">
          <w:rPr>
            <w:rFonts w:cs="Times New Roman"/>
            <w:rPrChange w:id="394" w:author="Camilo Andrés Díaz Gómez" w:date="2023-03-14T21:29:00Z">
              <w:rPr>
                <w:rFonts w:cs="Times New Roman"/>
                <w:b/>
                <w:bCs/>
              </w:rPr>
            </w:rPrChange>
          </w:rPr>
          <w:delText>Figura</w:delText>
        </w:r>
        <w:r w:rsidR="006D3013" w:rsidRPr="00583F4A" w:rsidDel="00C87243">
          <w:rPr>
            <w:rFonts w:cs="Times New Roman"/>
            <w:rPrChange w:id="395" w:author="Camilo Andrés Díaz Gómez" w:date="2023-03-14T21:29:00Z">
              <w:rPr>
                <w:rFonts w:cs="Times New Roman"/>
                <w:b/>
                <w:bCs/>
              </w:rPr>
            </w:rPrChange>
          </w:rPr>
          <w:delText xml:space="preserve"> </w:delText>
        </w:r>
        <w:r w:rsidRPr="00583F4A" w:rsidDel="00C87243">
          <w:rPr>
            <w:rFonts w:cs="Times New Roman"/>
            <w:rPrChange w:id="396"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397" w:author="Steff Guzmán" w:date="2023-03-13T18:48:00Z"/>
          <w:color w:val="000000" w:themeColor="text1"/>
        </w:rPr>
        <w:pPrChange w:id="398" w:author="Camilo Andrés Díaz Gómez" w:date="2023-03-14T19:56:00Z">
          <w:pPr>
            <w:pStyle w:val="PrrAPA"/>
            <w:ind w:firstLine="0"/>
          </w:pPr>
        </w:pPrChange>
      </w:pPr>
      <w:del w:id="399" w:author="Steff Guzmán" w:date="2023-03-13T18:48:00Z">
        <w:r w:rsidRPr="00583F4A" w:rsidDel="00C87243">
          <w:rPr>
            <w:rFonts w:cs="Times New Roman"/>
            <w:rPrChange w:id="400"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401" w:author="Steff Guzmán" w:date="2023-03-13T18:48:00Z"/>
          <w:rFonts w:cs="Times New Roman"/>
          <w:color w:val="000000" w:themeColor="text1"/>
        </w:rPr>
        <w:pPrChange w:id="402" w:author="Camilo Andrés Díaz Gómez" w:date="2023-03-14T19:56:00Z">
          <w:pPr/>
        </w:pPrChange>
      </w:pPr>
      <w:del w:id="403" w:author="Steff Guzmán" w:date="2023-03-13T18:48:00Z">
        <w:r w:rsidRPr="00583F4A" w:rsidDel="00C87243">
          <w:rPr>
            <w:rFonts w:cs="Times New Roman"/>
            <w:rPrChange w:id="404"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405" w:author="Camilo Andrés Díaz Gómez" w:date="2023-03-14T21:29:00Z">
            <w:rPr>
              <w:rFonts w:cs="Times New Roman"/>
              <w:b/>
              <w:bCs/>
            </w:rPr>
          </w:rPrChange>
        </w:rPr>
        <w:pPrChange w:id="406" w:author="Camilo Andrés Díaz Gómez" w:date="2023-03-14T19:56:00Z">
          <w:pPr/>
        </w:pPrChange>
      </w:pPr>
    </w:p>
    <w:p w14:paraId="0D823285" w14:textId="77777777" w:rsidR="0087174B" w:rsidRPr="000438AB" w:rsidRDefault="0087174B" w:rsidP="0087174B">
      <w:pPr>
        <w:rPr>
          <w:rFonts w:cs="Times New Roman"/>
          <w:rPrChange w:id="407" w:author="Camilo Andrés Díaz Gómez" w:date="2023-03-14T21:28:00Z">
            <w:rPr>
              <w:rFonts w:cs="Times New Roman"/>
              <w:b/>
              <w:bCs/>
            </w:rPr>
          </w:rPrChange>
        </w:rPr>
      </w:pPr>
    </w:p>
    <w:p w14:paraId="2B57E8EE" w14:textId="668FB90B" w:rsidR="00A2571A" w:rsidRPr="000438AB" w:rsidRDefault="00A2571A" w:rsidP="00996369">
      <w:pPr>
        <w:jc w:val="center"/>
        <w:rPr>
          <w:rFonts w:cs="Times New Roman"/>
        </w:rPr>
      </w:pPr>
    </w:p>
    <w:p w14:paraId="32BAB8E2" w14:textId="4053806E" w:rsidR="00A2571A" w:rsidRPr="000438AB" w:rsidRDefault="00A2571A" w:rsidP="00996369">
      <w:pPr>
        <w:jc w:val="center"/>
        <w:rPr>
          <w:rFonts w:cs="Times New Roman"/>
        </w:rPr>
      </w:pPr>
    </w:p>
    <w:p w14:paraId="5E72DCFE" w14:textId="7794DEBA" w:rsidR="00A2571A" w:rsidRPr="000438AB" w:rsidRDefault="00A2571A" w:rsidP="00996369">
      <w:pPr>
        <w:jc w:val="center"/>
        <w:rPr>
          <w:rFonts w:cs="Times New Roman"/>
        </w:rPr>
      </w:pPr>
    </w:p>
    <w:p w14:paraId="25317956" w14:textId="7608A424" w:rsidR="00A2571A" w:rsidRPr="00BD3055" w:rsidRDefault="00A2571A" w:rsidP="00996369">
      <w:pPr>
        <w:jc w:val="center"/>
        <w:rPr>
          <w:rFonts w:cs="Times New Roman"/>
        </w:rPr>
      </w:pPr>
    </w:p>
    <w:p w14:paraId="448DF95B" w14:textId="15A3F0B4" w:rsidR="00A2571A" w:rsidRPr="00BD3055" w:rsidRDefault="00A2571A" w:rsidP="00996369">
      <w:pPr>
        <w:jc w:val="center"/>
        <w:rPr>
          <w:rFonts w:cs="Times New Roman"/>
        </w:rPr>
      </w:pPr>
    </w:p>
    <w:p w14:paraId="4D55D84C" w14:textId="7157AA35" w:rsidR="00A2571A" w:rsidRPr="00BD3055" w:rsidRDefault="00A2571A" w:rsidP="00996369">
      <w:pPr>
        <w:jc w:val="center"/>
        <w:rPr>
          <w:rFonts w:cs="Times New Roman"/>
        </w:rPr>
      </w:pPr>
    </w:p>
    <w:p w14:paraId="4B29A1D9" w14:textId="1732DF92" w:rsidR="00A2571A" w:rsidRPr="00BD3055" w:rsidRDefault="00A2571A" w:rsidP="00996369">
      <w:pPr>
        <w:jc w:val="center"/>
        <w:rPr>
          <w:rFonts w:cs="Times New Roman"/>
        </w:rPr>
      </w:pPr>
    </w:p>
    <w:p w14:paraId="15B7A06F" w14:textId="4092853C" w:rsidR="00A2571A" w:rsidRPr="00BD3055" w:rsidRDefault="00A2571A" w:rsidP="00996369">
      <w:pPr>
        <w:jc w:val="center"/>
        <w:rPr>
          <w:rFonts w:cs="Times New Roman"/>
        </w:rPr>
      </w:pPr>
    </w:p>
    <w:p w14:paraId="500E3081" w14:textId="640AB930" w:rsidR="00A2571A" w:rsidRPr="00BD3055" w:rsidRDefault="00A2571A" w:rsidP="00996369">
      <w:pPr>
        <w:jc w:val="center"/>
        <w:rPr>
          <w:ins w:id="408" w:author="Steff Guzmán" w:date="2023-03-13T19:26:00Z"/>
          <w:rFonts w:cs="Times New Roman"/>
        </w:rPr>
      </w:pPr>
    </w:p>
    <w:p w14:paraId="0A6F569C" w14:textId="64744F63" w:rsidR="005A4444" w:rsidRPr="00BD3055" w:rsidRDefault="005A4444" w:rsidP="00996369">
      <w:pPr>
        <w:jc w:val="center"/>
        <w:rPr>
          <w:ins w:id="409" w:author="Steff Guzmán" w:date="2023-03-13T19:26:00Z"/>
          <w:rFonts w:cs="Times New Roman"/>
        </w:rPr>
      </w:pPr>
    </w:p>
    <w:p w14:paraId="5D1666C6" w14:textId="1C4EBCAC" w:rsidR="005A4444" w:rsidRPr="00BD3055" w:rsidRDefault="005A4444" w:rsidP="00996369">
      <w:pPr>
        <w:jc w:val="center"/>
        <w:rPr>
          <w:ins w:id="410" w:author="Steff Guzmán" w:date="2023-03-13T19:26:00Z"/>
          <w:rFonts w:cs="Times New Roman"/>
        </w:rPr>
      </w:pPr>
    </w:p>
    <w:p w14:paraId="13A8CB5C" w14:textId="0C3A2C75" w:rsidR="005A4444" w:rsidRPr="00BD3055" w:rsidRDefault="005A4444" w:rsidP="00996369">
      <w:pPr>
        <w:jc w:val="center"/>
        <w:rPr>
          <w:ins w:id="411" w:author="Steff Guzmán" w:date="2023-03-13T19:26:00Z"/>
          <w:rFonts w:cs="Times New Roman"/>
        </w:rPr>
      </w:pPr>
    </w:p>
    <w:p w14:paraId="2EC84458" w14:textId="217BF2F6" w:rsidR="005A4444" w:rsidRPr="00BD3055" w:rsidRDefault="005A4444" w:rsidP="00996369">
      <w:pPr>
        <w:jc w:val="center"/>
        <w:rPr>
          <w:ins w:id="412" w:author="Steff Guzmán" w:date="2023-03-13T19:26:00Z"/>
          <w:rFonts w:cs="Times New Roman"/>
        </w:rPr>
      </w:pPr>
    </w:p>
    <w:p w14:paraId="2B24803D" w14:textId="0C4F07F6" w:rsidR="005A4444" w:rsidRPr="00BD3055" w:rsidRDefault="005A4444" w:rsidP="00996369">
      <w:pPr>
        <w:jc w:val="center"/>
        <w:rPr>
          <w:ins w:id="413" w:author="Steff Guzmán" w:date="2023-03-13T19:26:00Z"/>
          <w:rFonts w:cs="Times New Roman"/>
        </w:rPr>
      </w:pPr>
    </w:p>
    <w:p w14:paraId="4EF1182C" w14:textId="7A029946" w:rsidR="005A4444" w:rsidRPr="00BD3055" w:rsidRDefault="005A4444" w:rsidP="00996369">
      <w:pPr>
        <w:jc w:val="center"/>
        <w:rPr>
          <w:ins w:id="414" w:author="Steff Guzmán" w:date="2023-03-13T19:26:00Z"/>
          <w:rFonts w:cs="Times New Roman"/>
        </w:rPr>
      </w:pPr>
    </w:p>
    <w:p w14:paraId="50BF0A2A" w14:textId="2B65B48A" w:rsidR="005A4444" w:rsidRPr="00BD3055" w:rsidRDefault="005A4444" w:rsidP="00996369">
      <w:pPr>
        <w:jc w:val="center"/>
        <w:rPr>
          <w:ins w:id="415" w:author="Steff Guzmán" w:date="2023-03-13T19:26:00Z"/>
          <w:rFonts w:cs="Times New Roman"/>
        </w:rPr>
      </w:pPr>
    </w:p>
    <w:p w14:paraId="77CBE4A0" w14:textId="7CB0027A" w:rsidR="005A4444" w:rsidRPr="00BD3055" w:rsidRDefault="005A4444" w:rsidP="00996369">
      <w:pPr>
        <w:jc w:val="center"/>
        <w:rPr>
          <w:ins w:id="416" w:author="Steff Guzmán" w:date="2023-03-13T19:26:00Z"/>
          <w:rFonts w:cs="Times New Roman"/>
        </w:rPr>
      </w:pPr>
    </w:p>
    <w:p w14:paraId="075C0B85" w14:textId="78B9AD73" w:rsidR="00C513D5" w:rsidRDefault="00C513D5">
      <w:pPr>
        <w:spacing w:after="160" w:line="259" w:lineRule="auto"/>
        <w:jc w:val="left"/>
        <w:rPr>
          <w:ins w:id="417" w:author="Camilo Andrés Díaz Gómez" w:date="2023-03-14T19:58:00Z"/>
          <w:rFonts w:cs="Times New Roman"/>
        </w:rPr>
      </w:pPr>
      <w:ins w:id="418" w:author="Camilo Andrés Díaz Gómez" w:date="2023-03-14T19:58:00Z">
        <w:r>
          <w:rPr>
            <w:rFonts w:cs="Times New Roman"/>
          </w:rPr>
          <w:br w:type="page"/>
        </w:r>
      </w:ins>
    </w:p>
    <w:p w14:paraId="06401EB9" w14:textId="77777777" w:rsidR="005A4444" w:rsidRPr="00BD3055" w:rsidDel="005A4444" w:rsidRDefault="005A4444" w:rsidP="00996369">
      <w:pPr>
        <w:jc w:val="center"/>
        <w:rPr>
          <w:del w:id="419" w:author="Steff Guzmán" w:date="2023-03-13T19:26:00Z"/>
          <w:rFonts w:cs="Times New Roman"/>
        </w:rPr>
      </w:pPr>
    </w:p>
    <w:p w14:paraId="60713A5F" w14:textId="14E451D1" w:rsidR="00A2571A" w:rsidRPr="00BD3055" w:rsidDel="00104D00" w:rsidRDefault="00A2571A" w:rsidP="00996369">
      <w:pPr>
        <w:jc w:val="center"/>
        <w:rPr>
          <w:del w:id="420" w:author="Steff Guzmán" w:date="2023-03-13T18:49:00Z"/>
          <w:rFonts w:cs="Times New Roman"/>
        </w:rPr>
      </w:pPr>
    </w:p>
    <w:p w14:paraId="14156685" w14:textId="377A4275" w:rsidR="00A2571A" w:rsidRPr="00BD3055" w:rsidDel="00104D00" w:rsidRDefault="00A2571A" w:rsidP="00996369">
      <w:pPr>
        <w:jc w:val="center"/>
        <w:rPr>
          <w:del w:id="421" w:author="Steff Guzmán" w:date="2023-03-13T18:49:00Z"/>
          <w:rFonts w:cs="Times New Roman"/>
        </w:rPr>
      </w:pPr>
    </w:p>
    <w:p w14:paraId="7A6B4061" w14:textId="491DC67F" w:rsidR="00A2571A" w:rsidRPr="00BD3055" w:rsidDel="00104D00" w:rsidRDefault="00A2571A" w:rsidP="00996369">
      <w:pPr>
        <w:jc w:val="center"/>
        <w:rPr>
          <w:del w:id="422" w:author="Steff Guzmán" w:date="2023-03-13T18:49:00Z"/>
          <w:rFonts w:cs="Times New Roman"/>
        </w:rPr>
      </w:pPr>
    </w:p>
    <w:p w14:paraId="15011BC9" w14:textId="3BAFD0A6" w:rsidR="00A2571A" w:rsidRPr="00BD3055" w:rsidDel="00104D00" w:rsidRDefault="00A2571A" w:rsidP="00996369">
      <w:pPr>
        <w:jc w:val="center"/>
        <w:rPr>
          <w:del w:id="423" w:author="Steff Guzmán" w:date="2023-03-13T18:49:00Z"/>
          <w:rFonts w:cs="Times New Roman"/>
        </w:rPr>
      </w:pPr>
    </w:p>
    <w:p w14:paraId="4B257A19" w14:textId="28A086FF" w:rsidR="00A2571A" w:rsidRPr="00BD3055" w:rsidDel="00104D00" w:rsidRDefault="00A2571A" w:rsidP="00996369">
      <w:pPr>
        <w:jc w:val="center"/>
        <w:rPr>
          <w:del w:id="424" w:author="Steff Guzmán" w:date="2023-03-13T18:49:00Z"/>
          <w:rFonts w:cs="Times New Roman"/>
        </w:rPr>
      </w:pPr>
    </w:p>
    <w:p w14:paraId="19152819" w14:textId="75FF1984" w:rsidR="00A2571A" w:rsidRPr="00BD3055" w:rsidDel="00104D00" w:rsidRDefault="00A2571A" w:rsidP="00996369">
      <w:pPr>
        <w:jc w:val="center"/>
        <w:rPr>
          <w:del w:id="425" w:author="Steff Guzmán" w:date="2023-03-13T18:49:00Z"/>
          <w:rFonts w:cs="Times New Roman"/>
        </w:rPr>
      </w:pPr>
    </w:p>
    <w:p w14:paraId="0AA7808E" w14:textId="3992022A" w:rsidR="00A2571A" w:rsidRPr="00BD3055" w:rsidDel="00104D00" w:rsidRDefault="00A2571A" w:rsidP="00996369">
      <w:pPr>
        <w:jc w:val="center"/>
        <w:rPr>
          <w:del w:id="426" w:author="Steff Guzmán" w:date="2023-03-13T18:49:00Z"/>
          <w:rFonts w:cs="Times New Roman"/>
        </w:rPr>
      </w:pPr>
    </w:p>
    <w:p w14:paraId="07933329" w14:textId="763AB0F2" w:rsidR="00A2571A" w:rsidRPr="00BD3055" w:rsidDel="00104D00" w:rsidRDefault="00A2571A" w:rsidP="00996369">
      <w:pPr>
        <w:jc w:val="center"/>
        <w:rPr>
          <w:del w:id="427" w:author="Steff Guzmán" w:date="2023-03-13T18:49:00Z"/>
          <w:rFonts w:cs="Times New Roman"/>
        </w:rPr>
      </w:pPr>
    </w:p>
    <w:p w14:paraId="6C346F0A" w14:textId="11A9A76B" w:rsidR="00A2571A" w:rsidRPr="00BD3055" w:rsidDel="00104D00" w:rsidRDefault="00A2571A" w:rsidP="00996369">
      <w:pPr>
        <w:jc w:val="center"/>
        <w:rPr>
          <w:del w:id="428" w:author="Steff Guzmán" w:date="2023-03-13T18:49:00Z"/>
          <w:rFonts w:cs="Times New Roman"/>
        </w:rPr>
      </w:pPr>
    </w:p>
    <w:p w14:paraId="10470610" w14:textId="53A26E99" w:rsidR="00A2571A" w:rsidRPr="00BD3055" w:rsidDel="00104D00" w:rsidRDefault="00A2571A" w:rsidP="00996369">
      <w:pPr>
        <w:jc w:val="center"/>
        <w:rPr>
          <w:del w:id="429" w:author="Steff Guzmán" w:date="2023-03-13T18:49:00Z"/>
          <w:rFonts w:cs="Times New Roman"/>
        </w:rPr>
      </w:pPr>
    </w:p>
    <w:p w14:paraId="3E25E00C" w14:textId="6BE630C3" w:rsidR="0087174B" w:rsidRPr="00BD3055" w:rsidDel="00104D00" w:rsidRDefault="0087174B" w:rsidP="00996369">
      <w:pPr>
        <w:jc w:val="center"/>
        <w:rPr>
          <w:del w:id="430" w:author="Steff Guzmán" w:date="2023-03-13T18:49:00Z"/>
          <w:rFonts w:cs="Times New Roman"/>
        </w:rPr>
      </w:pPr>
    </w:p>
    <w:p w14:paraId="353AC875" w14:textId="036CEB13" w:rsidR="00AC0534" w:rsidRPr="00BD3055" w:rsidDel="00104D00" w:rsidRDefault="00AC0534" w:rsidP="00996369">
      <w:pPr>
        <w:jc w:val="center"/>
        <w:rPr>
          <w:del w:id="431" w:author="Steff Guzmán" w:date="2023-03-13T18:49:00Z"/>
          <w:rFonts w:cs="Times New Roman"/>
          <w:b/>
          <w:bCs/>
        </w:rPr>
      </w:pPr>
    </w:p>
    <w:p w14:paraId="26AC1C1D" w14:textId="78461FB1" w:rsidR="00996369" w:rsidRPr="00BD3055" w:rsidRDefault="00996369" w:rsidP="00996369">
      <w:pPr>
        <w:jc w:val="center"/>
        <w:rPr>
          <w:rFonts w:cs="Times New Roman"/>
          <w:b/>
          <w:bCs/>
        </w:rPr>
      </w:pPr>
      <w:r w:rsidRPr="00BD3055">
        <w:rPr>
          <w:rFonts w:cs="Times New Roman"/>
          <w:b/>
          <w:bCs/>
        </w:rPr>
        <w:t>Lista de Anexos</w:t>
      </w:r>
    </w:p>
    <w:p w14:paraId="09D52E85" w14:textId="799077EB" w:rsidR="005A4444" w:rsidRPr="00BD3055" w:rsidRDefault="005A4444">
      <w:pPr>
        <w:pStyle w:val="Tabladeilustraciones"/>
        <w:tabs>
          <w:tab w:val="right" w:leader="dot" w:pos="8828"/>
        </w:tabs>
        <w:rPr>
          <w:ins w:id="432" w:author="Steff Guzmán" w:date="2023-03-13T19:27:00Z"/>
          <w:rFonts w:eastAsiaTheme="minorEastAsia" w:cs="Times New Roman"/>
          <w:noProof/>
          <w:sz w:val="22"/>
          <w:lang w:eastAsia="es-CO"/>
          <w:rPrChange w:id="433" w:author="Camilo Andrés Díaz Gómez" w:date="2023-03-14T19:47:00Z">
            <w:rPr>
              <w:ins w:id="434" w:author="Steff Guzmán" w:date="2023-03-13T19:27:00Z"/>
              <w:rFonts w:asciiTheme="minorHAnsi" w:eastAsiaTheme="minorEastAsia" w:hAnsiTheme="minorHAnsi"/>
              <w:noProof/>
              <w:sz w:val="22"/>
              <w:lang w:eastAsia="es-CO"/>
            </w:rPr>
          </w:rPrChange>
        </w:rPr>
      </w:pPr>
      <w:ins w:id="435" w:author="Steff Guzmán" w:date="2023-03-13T19:27:00Z">
        <w:r w:rsidRPr="00BD3055">
          <w:rPr>
            <w:rFonts w:cs="Times New Roman"/>
            <w:b/>
            <w:bCs/>
          </w:rPr>
          <w:fldChar w:fldCharType="begin"/>
        </w:r>
        <w:r w:rsidRPr="00BD3055">
          <w:rPr>
            <w:rFonts w:cs="Times New Roman"/>
            <w:b/>
            <w:bCs/>
          </w:rPr>
          <w:instrText xml:space="preserve"> TOC \h \z \c "Anexo" </w:instrText>
        </w:r>
      </w:ins>
      <w:r w:rsidRPr="00BD3055">
        <w:rPr>
          <w:rFonts w:cs="Times New Roman"/>
          <w:b/>
          <w:bCs/>
        </w:rPr>
        <w:fldChar w:fldCharType="separate"/>
      </w:r>
      <w:ins w:id="436" w:author="Steff Guzmán" w:date="2023-03-13T19:27: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"_Toc129628046"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Anexo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_Toc129628046 \h </w:instrText>
        </w:r>
      </w:ins>
      <w:r w:rsidRPr="00BD3055">
        <w:rPr>
          <w:rFonts w:cs="Times New Roman"/>
          <w:noProof/>
          <w:webHidden/>
        </w:rPr>
      </w:r>
      <w:r w:rsidRPr="00BD3055">
        <w:rPr>
          <w:rFonts w:cs="Times New Roman"/>
          <w:noProof/>
          <w:webHidden/>
        </w:rPr>
        <w:fldChar w:fldCharType="separate"/>
      </w:r>
      <w:ins w:id="437" w:author="Steff Guzmán" w:date="2023-03-13T19:27:00Z">
        <w:r w:rsidRPr="00BD3055">
          <w:rPr>
            <w:rFonts w:cs="Times New Roman"/>
            <w:noProof/>
            <w:webHidden/>
          </w:rPr>
          <w:t>71</w:t>
        </w:r>
        <w:r w:rsidRPr="00BD3055">
          <w:rPr>
            <w:rFonts w:cs="Times New Roman"/>
            <w:noProof/>
            <w:webHidden/>
          </w:rPr>
          <w:fldChar w:fldCharType="end"/>
        </w:r>
        <w:r w:rsidRPr="00BD3055">
          <w:rPr>
            <w:rStyle w:val="Hipervnculo"/>
            <w:rFonts w:cs="Times New Roman"/>
            <w:noProof/>
          </w:rPr>
          <w:fldChar w:fldCharType="end"/>
        </w:r>
      </w:ins>
    </w:p>
    <w:p w14:paraId="32042D25" w14:textId="52665206" w:rsidR="003064BF" w:rsidRPr="00BD3055" w:rsidRDefault="005A4444" w:rsidP="00996369">
      <w:pPr>
        <w:jc w:val="center"/>
        <w:rPr>
          <w:ins w:id="438" w:author="Steff Guzmán" w:date="2023-03-13T18:49:00Z"/>
          <w:rFonts w:cs="Times New Roman"/>
          <w:b/>
          <w:bCs/>
        </w:rPr>
      </w:pPr>
      <w:ins w:id="439" w:author="Steff Guzmán" w:date="2023-03-13T19:27:00Z">
        <w:r w:rsidRPr="00BD3055">
          <w:rPr>
            <w:rFonts w:cs="Times New Roman"/>
            <w:b/>
            <w:bCs/>
          </w:rPr>
          <w:fldChar w:fldCharType="end"/>
        </w:r>
      </w:ins>
    </w:p>
    <w:p w14:paraId="0324F399" w14:textId="1D1FA147" w:rsidR="00104D00" w:rsidRPr="00BD3055" w:rsidRDefault="00104D00" w:rsidP="00996369">
      <w:pPr>
        <w:jc w:val="center"/>
        <w:rPr>
          <w:ins w:id="440" w:author="Steff Guzmán" w:date="2023-03-13T18:49:00Z"/>
          <w:rFonts w:cs="Times New Roman"/>
          <w:b/>
          <w:bCs/>
        </w:rPr>
      </w:pPr>
    </w:p>
    <w:p w14:paraId="617AE174" w14:textId="09C03AA9" w:rsidR="00104D00" w:rsidRPr="00BD3055" w:rsidRDefault="00104D00" w:rsidP="00996369">
      <w:pPr>
        <w:jc w:val="center"/>
        <w:rPr>
          <w:ins w:id="441" w:author="Steff Guzmán" w:date="2023-03-13T18:49:00Z"/>
          <w:rFonts w:cs="Times New Roman"/>
          <w:b/>
          <w:bCs/>
        </w:rPr>
      </w:pPr>
    </w:p>
    <w:p w14:paraId="2E9717F9" w14:textId="76BBCFE0" w:rsidR="00104D00" w:rsidRPr="00BD3055" w:rsidRDefault="00104D00" w:rsidP="00996369">
      <w:pPr>
        <w:jc w:val="center"/>
        <w:rPr>
          <w:ins w:id="442" w:author="Steff Guzmán" w:date="2023-03-13T18:49:00Z"/>
          <w:rFonts w:cs="Times New Roman"/>
          <w:b/>
          <w:bCs/>
        </w:rPr>
      </w:pPr>
    </w:p>
    <w:p w14:paraId="1E22CC13" w14:textId="58D7B708" w:rsidR="00104D00" w:rsidRPr="00BD3055" w:rsidRDefault="00104D00" w:rsidP="00996369">
      <w:pPr>
        <w:jc w:val="center"/>
        <w:rPr>
          <w:ins w:id="443" w:author="Steff Guzmán" w:date="2023-03-13T18:49:00Z"/>
          <w:rFonts w:cs="Times New Roman"/>
          <w:b/>
          <w:bCs/>
        </w:rPr>
      </w:pPr>
    </w:p>
    <w:p w14:paraId="66958139" w14:textId="37F2ACF6" w:rsidR="00104D00" w:rsidRPr="00BD3055" w:rsidRDefault="00104D00" w:rsidP="00996369">
      <w:pPr>
        <w:jc w:val="center"/>
        <w:rPr>
          <w:ins w:id="444" w:author="Steff Guzmán" w:date="2023-03-13T18:49:00Z"/>
          <w:rFonts w:cs="Times New Roman"/>
          <w:b/>
          <w:bCs/>
        </w:rPr>
      </w:pPr>
    </w:p>
    <w:p w14:paraId="73E221BF" w14:textId="1DE19D2B" w:rsidR="00104D00" w:rsidRPr="00BD3055" w:rsidRDefault="00104D00" w:rsidP="00996369">
      <w:pPr>
        <w:jc w:val="center"/>
        <w:rPr>
          <w:ins w:id="445" w:author="Steff Guzmán" w:date="2023-03-13T18:49:00Z"/>
          <w:rFonts w:cs="Times New Roman"/>
          <w:b/>
          <w:bCs/>
        </w:rPr>
      </w:pPr>
    </w:p>
    <w:p w14:paraId="73573E81" w14:textId="4EA65666" w:rsidR="00104D00" w:rsidRPr="00BD3055" w:rsidRDefault="00104D00" w:rsidP="00996369">
      <w:pPr>
        <w:jc w:val="center"/>
        <w:rPr>
          <w:ins w:id="446" w:author="Steff Guzmán" w:date="2023-03-13T18:49:00Z"/>
          <w:rFonts w:cs="Times New Roman"/>
          <w:b/>
          <w:bCs/>
        </w:rPr>
      </w:pPr>
    </w:p>
    <w:p w14:paraId="5E4D78B8" w14:textId="78A1D099" w:rsidR="00104D00" w:rsidRPr="00BD3055" w:rsidRDefault="00104D00" w:rsidP="00996369">
      <w:pPr>
        <w:jc w:val="center"/>
        <w:rPr>
          <w:ins w:id="447" w:author="Steff Guzmán" w:date="2023-03-13T18:49:00Z"/>
          <w:rFonts w:cs="Times New Roman"/>
          <w:b/>
          <w:bCs/>
        </w:rPr>
      </w:pPr>
    </w:p>
    <w:p w14:paraId="72CC7551" w14:textId="0E6D7BF3" w:rsidR="00104D00" w:rsidRPr="00BD3055" w:rsidRDefault="00104D00" w:rsidP="00996369">
      <w:pPr>
        <w:jc w:val="center"/>
        <w:rPr>
          <w:ins w:id="448" w:author="Steff Guzmán" w:date="2023-03-13T18:49:00Z"/>
          <w:rFonts w:cs="Times New Roman"/>
          <w:b/>
          <w:bCs/>
        </w:rPr>
      </w:pPr>
    </w:p>
    <w:p w14:paraId="1938E28F" w14:textId="3E2846EA" w:rsidR="00104D00" w:rsidRPr="00BD3055" w:rsidRDefault="00104D00" w:rsidP="00996369">
      <w:pPr>
        <w:jc w:val="center"/>
        <w:rPr>
          <w:ins w:id="449" w:author="Steff Guzmán" w:date="2023-03-13T18:49:00Z"/>
          <w:rFonts w:cs="Times New Roman"/>
          <w:b/>
          <w:bCs/>
        </w:rPr>
      </w:pPr>
    </w:p>
    <w:p w14:paraId="2A356596" w14:textId="62089FB2" w:rsidR="00104D00" w:rsidRPr="00BD3055" w:rsidRDefault="00104D00" w:rsidP="00996369">
      <w:pPr>
        <w:jc w:val="center"/>
        <w:rPr>
          <w:ins w:id="450" w:author="Steff Guzmán" w:date="2023-03-13T18:49:00Z"/>
          <w:rFonts w:cs="Times New Roman"/>
          <w:b/>
          <w:bCs/>
        </w:rPr>
      </w:pPr>
    </w:p>
    <w:p w14:paraId="7FE35231" w14:textId="61A45F8E" w:rsidR="00104D00" w:rsidRPr="00BD3055" w:rsidRDefault="00104D00" w:rsidP="00996369">
      <w:pPr>
        <w:jc w:val="center"/>
        <w:rPr>
          <w:ins w:id="451" w:author="Steff Guzmán" w:date="2023-03-13T18:49:00Z"/>
          <w:rFonts w:cs="Times New Roman"/>
          <w:b/>
          <w:bCs/>
        </w:rPr>
      </w:pPr>
    </w:p>
    <w:p w14:paraId="79F2B4C2" w14:textId="0847EF59" w:rsidR="00104D00" w:rsidRPr="00BD3055" w:rsidRDefault="00104D00" w:rsidP="00996369">
      <w:pPr>
        <w:jc w:val="center"/>
        <w:rPr>
          <w:ins w:id="452" w:author="Steff Guzmán" w:date="2023-03-13T18:49:00Z"/>
          <w:rFonts w:cs="Times New Roman"/>
          <w:b/>
          <w:bCs/>
        </w:rPr>
      </w:pPr>
    </w:p>
    <w:p w14:paraId="4AB5EC64" w14:textId="5195D731" w:rsidR="00104D00" w:rsidRPr="00BD3055" w:rsidRDefault="00104D00" w:rsidP="00996369">
      <w:pPr>
        <w:jc w:val="center"/>
        <w:rPr>
          <w:ins w:id="453" w:author="Steff Guzmán" w:date="2023-03-13T18:49:00Z"/>
          <w:rFonts w:cs="Times New Roman"/>
          <w:b/>
          <w:bCs/>
        </w:rPr>
      </w:pPr>
    </w:p>
    <w:p w14:paraId="7C6D5960" w14:textId="7A4A303B" w:rsidR="00104D00" w:rsidRPr="00BD3055" w:rsidRDefault="00104D00" w:rsidP="00996369">
      <w:pPr>
        <w:jc w:val="center"/>
        <w:rPr>
          <w:ins w:id="454" w:author="Steff Guzmán" w:date="2023-03-13T18:49:00Z"/>
          <w:rFonts w:cs="Times New Roman"/>
          <w:b/>
          <w:bCs/>
        </w:rPr>
      </w:pPr>
    </w:p>
    <w:p w14:paraId="0B294D8F" w14:textId="33E7B45F" w:rsidR="00104D00" w:rsidRPr="00BD3055" w:rsidRDefault="00104D00" w:rsidP="00996369">
      <w:pPr>
        <w:jc w:val="center"/>
        <w:rPr>
          <w:ins w:id="455" w:author="Steff Guzmán" w:date="2023-03-13T18:49:00Z"/>
          <w:rFonts w:cs="Times New Roman"/>
          <w:b/>
          <w:bCs/>
        </w:rPr>
      </w:pPr>
    </w:p>
    <w:p w14:paraId="5AFF5FC0" w14:textId="731CEA2E" w:rsidR="00104D00" w:rsidRPr="00BD3055" w:rsidRDefault="00104D00" w:rsidP="00996369">
      <w:pPr>
        <w:jc w:val="center"/>
        <w:rPr>
          <w:ins w:id="456" w:author="Steff Guzmán" w:date="2023-03-13T18:49:00Z"/>
          <w:rFonts w:cs="Times New Roman"/>
          <w:b/>
          <w:bCs/>
        </w:rPr>
      </w:pPr>
    </w:p>
    <w:p w14:paraId="3750E1AB" w14:textId="77343482" w:rsidR="00104D00" w:rsidRPr="00BD3055" w:rsidRDefault="00104D00" w:rsidP="00996369">
      <w:pPr>
        <w:jc w:val="center"/>
        <w:rPr>
          <w:ins w:id="457" w:author="Steff Guzmán" w:date="2023-03-13T18:49:00Z"/>
          <w:rFonts w:cs="Times New Roman"/>
          <w:b/>
          <w:bCs/>
        </w:rPr>
      </w:pPr>
    </w:p>
    <w:p w14:paraId="28CF5158" w14:textId="3FA96B4F" w:rsidR="00104D00" w:rsidRPr="00BD3055" w:rsidRDefault="00104D00" w:rsidP="00996369">
      <w:pPr>
        <w:jc w:val="center"/>
        <w:rPr>
          <w:ins w:id="458" w:author="Steff Guzmán" w:date="2023-03-13T18:49:00Z"/>
          <w:rFonts w:cs="Times New Roman"/>
          <w:b/>
          <w:bCs/>
        </w:rPr>
      </w:pPr>
    </w:p>
    <w:p w14:paraId="618698E7" w14:textId="722EAC76" w:rsidR="00104D00" w:rsidRPr="00BD3055" w:rsidRDefault="00104D00" w:rsidP="00996369">
      <w:pPr>
        <w:jc w:val="center"/>
        <w:rPr>
          <w:ins w:id="459" w:author="Steff Guzmán" w:date="2023-03-13T18:49:00Z"/>
          <w:rFonts w:cs="Times New Roman"/>
          <w:b/>
          <w:bCs/>
        </w:rPr>
      </w:pPr>
    </w:p>
    <w:p w14:paraId="039B17BE" w14:textId="6C0F8D7C" w:rsidR="00104D00" w:rsidRPr="00BD3055" w:rsidRDefault="00104D00" w:rsidP="00996369">
      <w:pPr>
        <w:jc w:val="center"/>
        <w:rPr>
          <w:ins w:id="460" w:author="Steff Guzmán" w:date="2023-03-13T18:49:00Z"/>
          <w:rFonts w:cs="Times New Roman"/>
          <w:b/>
          <w:bCs/>
        </w:rPr>
      </w:pPr>
    </w:p>
    <w:p w14:paraId="2BB3BC91" w14:textId="7384CE21" w:rsidR="00104D00" w:rsidRPr="00BD3055" w:rsidRDefault="00104D00" w:rsidP="00996369">
      <w:pPr>
        <w:jc w:val="center"/>
        <w:rPr>
          <w:ins w:id="461" w:author="Steff Guzmán" w:date="2023-03-13T18:49:00Z"/>
          <w:rFonts w:cs="Times New Roman"/>
          <w:b/>
          <w:bCs/>
        </w:rPr>
      </w:pPr>
    </w:p>
    <w:p w14:paraId="48E4B96E" w14:textId="2FC6372A" w:rsidR="00104D00" w:rsidRPr="00BD3055" w:rsidRDefault="00104D00" w:rsidP="00996369">
      <w:pPr>
        <w:jc w:val="center"/>
        <w:rPr>
          <w:ins w:id="462" w:author="Steff Guzmán" w:date="2023-03-13T18:49:00Z"/>
          <w:rFonts w:cs="Times New Roman"/>
          <w:b/>
          <w:bCs/>
        </w:rPr>
      </w:pPr>
    </w:p>
    <w:p w14:paraId="623F24BE" w14:textId="36B592A6" w:rsidR="00104D00" w:rsidRPr="00BD3055" w:rsidRDefault="00104D00" w:rsidP="00996369">
      <w:pPr>
        <w:jc w:val="center"/>
        <w:rPr>
          <w:ins w:id="463" w:author="Steff Guzmán" w:date="2023-03-13T18:49:00Z"/>
          <w:rFonts w:cs="Times New Roman"/>
          <w:b/>
          <w:bCs/>
        </w:rPr>
      </w:pPr>
    </w:p>
    <w:p w14:paraId="6EC7CAF6" w14:textId="6F810D24" w:rsidR="00104D00" w:rsidRPr="00BD3055" w:rsidRDefault="00104D00" w:rsidP="00996369">
      <w:pPr>
        <w:jc w:val="center"/>
        <w:rPr>
          <w:ins w:id="464" w:author="Steff Guzmán" w:date="2023-03-13T18:49:00Z"/>
          <w:rFonts w:cs="Times New Roman"/>
          <w:b/>
          <w:bCs/>
        </w:rPr>
      </w:pPr>
    </w:p>
    <w:p w14:paraId="44E21D3B" w14:textId="0BB0B0CD" w:rsidR="00104D00" w:rsidRPr="00BD3055" w:rsidRDefault="00104D00" w:rsidP="00996369">
      <w:pPr>
        <w:jc w:val="center"/>
        <w:rPr>
          <w:ins w:id="465" w:author="Steff Guzmán" w:date="2023-03-13T18:49:00Z"/>
          <w:rFonts w:cs="Times New Roman"/>
          <w:b/>
          <w:bCs/>
        </w:rPr>
      </w:pPr>
    </w:p>
    <w:p w14:paraId="147B653E" w14:textId="12C637C3" w:rsidR="00104D00" w:rsidRPr="00BD3055" w:rsidRDefault="00104D00" w:rsidP="00996369">
      <w:pPr>
        <w:jc w:val="center"/>
        <w:rPr>
          <w:ins w:id="466" w:author="Steff Guzmán" w:date="2023-03-13T18:49:00Z"/>
          <w:rFonts w:cs="Times New Roman"/>
          <w:b/>
          <w:bCs/>
        </w:rPr>
      </w:pPr>
    </w:p>
    <w:p w14:paraId="5955FC38" w14:textId="2DC8721F" w:rsidR="00104D00" w:rsidRPr="00BD3055" w:rsidDel="00BD3055" w:rsidRDefault="00104D00" w:rsidP="00996369">
      <w:pPr>
        <w:jc w:val="center"/>
        <w:rPr>
          <w:ins w:id="467" w:author="Steff Guzmán" w:date="2023-03-13T18:49:00Z"/>
          <w:del w:id="468" w:author="Camilo Andrés Díaz Gómez" w:date="2023-03-14T19:41:00Z"/>
          <w:rFonts w:cs="Times New Roman"/>
          <w:b/>
          <w:bCs/>
        </w:rPr>
      </w:pPr>
    </w:p>
    <w:p w14:paraId="31576DDB" w14:textId="65AD682A" w:rsidR="00104D00" w:rsidRPr="00BD3055" w:rsidDel="00104D00" w:rsidRDefault="00104D00" w:rsidP="00996369">
      <w:pPr>
        <w:jc w:val="center"/>
        <w:rPr>
          <w:del w:id="469" w:author="Steff Guzmán" w:date="2023-03-13T18:49:00Z"/>
          <w:rFonts w:cs="Times New Roman"/>
          <w:b/>
          <w:bCs/>
        </w:rPr>
      </w:pPr>
    </w:p>
    <w:p w14:paraId="7C223B79" w14:textId="31514444" w:rsidR="0087174B" w:rsidRPr="00BD3055" w:rsidDel="00104D00" w:rsidRDefault="0087174B" w:rsidP="0087174B">
      <w:pPr>
        <w:rPr>
          <w:del w:id="470" w:author="Steff Guzmán" w:date="2023-03-13T18:49:00Z"/>
          <w:rFonts w:cs="Times New Roman"/>
          <w:b/>
          <w:bCs/>
        </w:rPr>
      </w:pPr>
      <w:del w:id="471" w:author="Steff Guzmán" w:date="2023-03-13T18:49:00Z">
        <w:r w:rsidRPr="00BD3055" w:rsidDel="00104D00">
          <w:rPr>
            <w:rFonts w:cs="Times New Roman"/>
            <w:b/>
            <w:bCs/>
          </w:rPr>
          <w:delText xml:space="preserve">Anexo 1. </w:delText>
        </w:r>
        <w:r w:rsidRPr="00BD3055" w:rsidDel="00104D00">
          <w:rPr>
            <w:rFonts w:cs="Times New Roman"/>
          </w:rPr>
          <w:delText>Gestor de citas y referencias de Microsoft Word</w:delText>
        </w:r>
        <w:r w:rsidR="006D3013" w:rsidRPr="00BD3055" w:rsidDel="00104D00">
          <w:rPr>
            <w:rFonts w:cs="Times New Roman"/>
          </w:rPr>
          <w:delText xml:space="preserve">, </w:delText>
        </w:r>
        <w:r w:rsidR="00771EC6" w:rsidRPr="00BD3055" w:rsidDel="00104D00">
          <w:rPr>
            <w:rFonts w:cs="Times New Roman"/>
          </w:rPr>
          <w:delText>65</w:delText>
        </w:r>
      </w:del>
    </w:p>
    <w:p w14:paraId="5705B237" w14:textId="383D0FE2" w:rsidR="0087174B" w:rsidRPr="00BD3055" w:rsidDel="00104D00" w:rsidRDefault="0087174B" w:rsidP="0087174B">
      <w:pPr>
        <w:rPr>
          <w:del w:id="472" w:author="Steff Guzmán" w:date="2023-03-13T18:49:00Z"/>
          <w:rFonts w:cs="Times New Roman"/>
          <w:b/>
          <w:szCs w:val="24"/>
        </w:rPr>
      </w:pPr>
      <w:del w:id="473" w:author="Steff Guzmán" w:date="2023-03-13T18:49:00Z">
        <w:r w:rsidRPr="00BD3055" w:rsidDel="00104D00">
          <w:rPr>
            <w:rFonts w:cs="Times New Roman"/>
            <w:b/>
            <w:bCs/>
          </w:rPr>
          <w:delText xml:space="preserve">Anexo 2. </w:delText>
        </w:r>
        <w:r w:rsidRPr="00BD3055" w:rsidDel="00104D00">
          <w:rPr>
            <w:rFonts w:cs="Times New Roman"/>
            <w:bCs/>
            <w:szCs w:val="24"/>
          </w:rPr>
          <w:delText>Citas y referencias de material legal (leyes, decretos, sentencias, etc.)</w:delText>
        </w:r>
        <w:r w:rsidR="006D3013" w:rsidRPr="00BD3055" w:rsidDel="00104D00">
          <w:rPr>
            <w:rFonts w:cs="Times New Roman"/>
            <w:bCs/>
            <w:szCs w:val="24"/>
          </w:rPr>
          <w:delText xml:space="preserve">, </w:delText>
        </w:r>
        <w:r w:rsidR="00771EC6" w:rsidRPr="00BD3055" w:rsidDel="00104D00">
          <w:rPr>
            <w:rFonts w:cs="Times New Roman"/>
            <w:bCs/>
            <w:szCs w:val="24"/>
          </w:rPr>
          <w:delText>68</w:delText>
        </w:r>
      </w:del>
    </w:p>
    <w:p w14:paraId="4FDED5F1" w14:textId="45744C7C" w:rsidR="0087174B" w:rsidRPr="00BD3055" w:rsidDel="00104D00" w:rsidRDefault="0087174B" w:rsidP="0087174B">
      <w:pPr>
        <w:rPr>
          <w:del w:id="474" w:author="Steff Guzmán" w:date="2023-03-13T18:49:00Z"/>
          <w:rFonts w:cs="Times New Roman"/>
          <w:b/>
          <w:bCs/>
        </w:rPr>
      </w:pPr>
      <w:del w:id="475" w:author="Steff Guzmán" w:date="2023-03-13T18:49:00Z">
        <w:r w:rsidRPr="00BD3055" w:rsidDel="00104D00">
          <w:rPr>
            <w:rFonts w:cs="Times New Roman"/>
            <w:b/>
            <w:bCs/>
          </w:rPr>
          <w:delText>Anexo 3.</w:delText>
        </w:r>
        <w:r w:rsidR="003064BF" w:rsidRPr="00BD3055" w:rsidDel="00104D00">
          <w:rPr>
            <w:rFonts w:cs="Times New Roman"/>
            <w:b/>
            <w:bCs/>
          </w:rPr>
          <w:delText xml:space="preserve"> </w:delText>
        </w:r>
        <w:r w:rsidR="003064BF" w:rsidRPr="00BD3055" w:rsidDel="00104D00">
          <w:rPr>
            <w:rFonts w:cs="Times New Roman"/>
            <w:bCs/>
          </w:rPr>
          <w:delText>Ortografía y gramática</w:delText>
        </w:r>
        <w:r w:rsidR="006D3013" w:rsidRPr="00BD3055" w:rsidDel="00104D00">
          <w:rPr>
            <w:rFonts w:cs="Times New Roman"/>
            <w:bCs/>
          </w:rPr>
          <w:delText xml:space="preserve">, </w:delText>
        </w:r>
        <w:r w:rsidR="00771EC6" w:rsidRPr="00BD3055" w:rsidDel="00104D00">
          <w:rPr>
            <w:rFonts w:cs="Times New Roman"/>
            <w:bCs/>
          </w:rPr>
          <w:delText>71</w:delText>
        </w:r>
      </w:del>
    </w:p>
    <w:p w14:paraId="19655D95" w14:textId="60B63D46" w:rsidR="0087174B" w:rsidRPr="00BD3055" w:rsidDel="00104D00" w:rsidRDefault="0087174B" w:rsidP="0087174B">
      <w:pPr>
        <w:rPr>
          <w:del w:id="476" w:author="Steff Guzmán" w:date="2023-03-13T18:49:00Z"/>
          <w:rFonts w:cs="Times New Roman"/>
          <w:b/>
          <w:szCs w:val="24"/>
        </w:rPr>
      </w:pPr>
      <w:del w:id="477" w:author="Steff Guzmán" w:date="2023-03-13T18:49:00Z">
        <w:r w:rsidRPr="00BD3055" w:rsidDel="00104D00">
          <w:rPr>
            <w:rFonts w:cs="Times New Roman"/>
            <w:b/>
            <w:bCs/>
          </w:rPr>
          <w:delText xml:space="preserve">Anexo 4. </w:delText>
        </w:r>
        <w:r w:rsidR="003064BF" w:rsidRPr="00BD3055" w:rsidDel="00104D00">
          <w:rPr>
            <w:rFonts w:cs="Times New Roman"/>
            <w:b/>
            <w:bCs/>
          </w:rPr>
          <w:delText xml:space="preserve"> </w:delText>
        </w:r>
        <w:r w:rsidR="003064BF" w:rsidRPr="00BD3055" w:rsidDel="00104D00">
          <w:rPr>
            <w:rFonts w:cs="Times New Roman"/>
            <w:bCs/>
            <w:szCs w:val="24"/>
          </w:rPr>
          <w:delText>Buscar, reemplazar y eliminar espacios (o palabras)</w:delText>
        </w:r>
        <w:r w:rsidR="006D3013" w:rsidRPr="00BD3055" w:rsidDel="00104D00">
          <w:rPr>
            <w:rFonts w:cs="Times New Roman"/>
            <w:bCs/>
            <w:szCs w:val="24"/>
          </w:rPr>
          <w:delText xml:space="preserve">, </w:delText>
        </w:r>
        <w:r w:rsidR="00771EC6" w:rsidRPr="00BD3055" w:rsidDel="00104D00">
          <w:rPr>
            <w:rFonts w:cs="Times New Roman"/>
            <w:bCs/>
            <w:szCs w:val="24"/>
          </w:rPr>
          <w:delText>73</w:delText>
        </w:r>
      </w:del>
    </w:p>
    <w:p w14:paraId="15FD55DB" w14:textId="6E1721C3" w:rsidR="0087174B" w:rsidRPr="00BD3055" w:rsidDel="00104D00" w:rsidRDefault="0087174B" w:rsidP="0087174B">
      <w:pPr>
        <w:rPr>
          <w:del w:id="478" w:author="Steff Guzmán" w:date="2023-03-13T18:49:00Z"/>
          <w:rFonts w:cs="Times New Roman"/>
          <w:b/>
          <w:szCs w:val="24"/>
        </w:rPr>
      </w:pPr>
      <w:del w:id="479" w:author="Steff Guzmán" w:date="2023-03-13T18:49:00Z">
        <w:r w:rsidRPr="00BD3055" w:rsidDel="00104D00">
          <w:rPr>
            <w:rFonts w:cs="Times New Roman"/>
            <w:b/>
            <w:bCs/>
          </w:rPr>
          <w:delText>Anexo 5.</w:delText>
        </w:r>
        <w:r w:rsidR="003064BF" w:rsidRPr="00BD3055" w:rsidDel="00104D00">
          <w:rPr>
            <w:rFonts w:cs="Times New Roman"/>
            <w:b/>
            <w:bCs/>
          </w:rPr>
          <w:delText xml:space="preserve"> </w:delText>
        </w:r>
        <w:r w:rsidR="003064BF" w:rsidRPr="00BD3055" w:rsidDel="00104D00">
          <w:rPr>
            <w:rFonts w:cs="Times New Roman"/>
            <w:bCs/>
            <w:szCs w:val="24"/>
          </w:rPr>
          <w:delText>Atajos de teclado útiles en Microsoft Word</w:delText>
        </w:r>
        <w:r w:rsidR="006D3013" w:rsidRPr="00BD3055" w:rsidDel="00104D00">
          <w:rPr>
            <w:rFonts w:cs="Times New Roman"/>
            <w:bCs/>
            <w:szCs w:val="24"/>
          </w:rPr>
          <w:delText xml:space="preserve">, </w:delText>
        </w:r>
        <w:r w:rsidR="00771EC6" w:rsidRPr="00BD3055" w:rsidDel="00104D00">
          <w:rPr>
            <w:rFonts w:cs="Times New Roman"/>
            <w:bCs/>
            <w:szCs w:val="24"/>
          </w:rPr>
          <w:delText>74</w:delText>
        </w:r>
      </w:del>
    </w:p>
    <w:p w14:paraId="09A855D5" w14:textId="59412C1B" w:rsidR="0087174B" w:rsidRPr="00BD3055" w:rsidDel="00104D00" w:rsidRDefault="0087174B" w:rsidP="0087174B">
      <w:pPr>
        <w:rPr>
          <w:del w:id="480" w:author="Steff Guzmán" w:date="2023-03-13T18:49:00Z"/>
          <w:rFonts w:cs="Times New Roman"/>
          <w:b/>
          <w:bCs/>
        </w:rPr>
      </w:pPr>
      <w:del w:id="481" w:author="Steff Guzmán" w:date="2023-03-13T18:49:00Z">
        <w:r w:rsidRPr="00BD3055" w:rsidDel="00104D00">
          <w:rPr>
            <w:rFonts w:cs="Times New Roman"/>
            <w:b/>
            <w:bCs/>
          </w:rPr>
          <w:delText>Anexo 6.</w:delText>
        </w:r>
        <w:r w:rsidR="003064BF" w:rsidRPr="00BD3055" w:rsidDel="00104D00">
          <w:rPr>
            <w:rFonts w:cs="Times New Roman"/>
            <w:b/>
            <w:bCs/>
          </w:rPr>
          <w:delText xml:space="preserve"> </w:delText>
        </w:r>
        <w:r w:rsidR="003064BF" w:rsidRPr="00BD3055" w:rsidDel="00104D00">
          <w:rPr>
            <w:rFonts w:cs="Times New Roman"/>
            <w:bCs/>
            <w:szCs w:val="24"/>
          </w:rPr>
          <w:delText>Sinónimos y antónimos</w:delText>
        </w:r>
        <w:r w:rsidR="006D3013" w:rsidRPr="00BD3055" w:rsidDel="00104D00">
          <w:rPr>
            <w:rFonts w:cs="Times New Roman"/>
            <w:bCs/>
            <w:szCs w:val="24"/>
          </w:rPr>
          <w:delText xml:space="preserve">, </w:delText>
        </w:r>
        <w:r w:rsidR="00771EC6" w:rsidRPr="00BD3055" w:rsidDel="00104D00">
          <w:rPr>
            <w:rFonts w:cs="Times New Roman"/>
            <w:bCs/>
            <w:szCs w:val="24"/>
          </w:rPr>
          <w:delText>75</w:delText>
        </w:r>
      </w:del>
    </w:p>
    <w:p w14:paraId="0D906658" w14:textId="04F717EB" w:rsidR="0087174B" w:rsidRPr="00BD3055" w:rsidDel="00104D00" w:rsidRDefault="0087174B" w:rsidP="0087174B">
      <w:pPr>
        <w:rPr>
          <w:del w:id="482" w:author="Steff Guzmán" w:date="2023-03-13T18:49:00Z"/>
          <w:rFonts w:cs="Times New Roman"/>
          <w:b/>
          <w:szCs w:val="24"/>
        </w:rPr>
      </w:pPr>
      <w:del w:id="483" w:author="Steff Guzmán" w:date="2023-03-13T18:49:00Z">
        <w:r w:rsidRPr="00BD3055" w:rsidDel="00104D00">
          <w:rPr>
            <w:rFonts w:cs="Times New Roman"/>
            <w:b/>
            <w:bCs/>
          </w:rPr>
          <w:delText>Anexo 7.</w:delText>
        </w:r>
        <w:r w:rsidR="003064BF" w:rsidRPr="00BD3055" w:rsidDel="00104D00">
          <w:rPr>
            <w:rFonts w:cs="Times New Roman"/>
            <w:b/>
            <w:bCs/>
          </w:rPr>
          <w:delText xml:space="preserve"> </w:delText>
        </w:r>
        <w:r w:rsidR="003064BF" w:rsidRPr="00BD3055" w:rsidDel="00104D00">
          <w:rPr>
            <w:rFonts w:cs="Times New Roman"/>
            <w:bCs/>
            <w:szCs w:val="24"/>
          </w:rPr>
          <w:delText>Copiar y pegar sin formato</w:delText>
        </w:r>
        <w:r w:rsidR="006D3013" w:rsidRPr="00BD3055" w:rsidDel="00104D00">
          <w:rPr>
            <w:rFonts w:cs="Times New Roman"/>
            <w:bCs/>
            <w:szCs w:val="24"/>
          </w:rPr>
          <w:delText xml:space="preserve">, </w:delText>
        </w:r>
        <w:r w:rsidR="00771EC6" w:rsidRPr="00BD3055" w:rsidDel="00104D00">
          <w:rPr>
            <w:rFonts w:cs="Times New Roman"/>
            <w:bCs/>
            <w:szCs w:val="24"/>
          </w:rPr>
          <w:delText>76</w:delText>
        </w:r>
      </w:del>
    </w:p>
    <w:p w14:paraId="5FEC1A29" w14:textId="68C95585" w:rsidR="003064BF" w:rsidRPr="00BD3055" w:rsidDel="00104D00" w:rsidRDefault="0087174B" w:rsidP="003064BF">
      <w:pPr>
        <w:rPr>
          <w:del w:id="484" w:author="Steff Guzmán" w:date="2023-03-13T18:49:00Z"/>
          <w:rFonts w:cs="Times New Roman"/>
          <w:bCs/>
          <w:szCs w:val="24"/>
        </w:rPr>
      </w:pPr>
      <w:del w:id="485" w:author="Steff Guzmán" w:date="2023-03-13T18:49:00Z">
        <w:r w:rsidRPr="00BD3055" w:rsidDel="00104D00">
          <w:rPr>
            <w:rFonts w:cs="Times New Roman"/>
            <w:b/>
            <w:bCs/>
          </w:rPr>
          <w:delText>Anexo 8.</w:delText>
        </w:r>
        <w:r w:rsidR="003064BF" w:rsidRPr="00BD3055" w:rsidDel="00104D00">
          <w:rPr>
            <w:rFonts w:cs="Times New Roman"/>
            <w:b/>
            <w:bCs/>
          </w:rPr>
          <w:delText xml:space="preserve"> </w:delText>
        </w:r>
        <w:r w:rsidR="003064BF" w:rsidRPr="00BD3055" w:rsidDel="00104D00">
          <w:rPr>
            <w:rFonts w:cs="Times New Roman"/>
            <w:bCs/>
            <w:szCs w:val="24"/>
          </w:rPr>
          <w:delText>Comparar dos documentos</w:delText>
        </w:r>
        <w:r w:rsidR="006D3013" w:rsidRPr="00BD3055" w:rsidDel="00104D00">
          <w:rPr>
            <w:rFonts w:cs="Times New Roman"/>
            <w:bCs/>
            <w:szCs w:val="24"/>
          </w:rPr>
          <w:delText xml:space="preserve">, </w:delText>
        </w:r>
        <w:r w:rsidR="00771EC6" w:rsidRPr="00BD3055" w:rsidDel="00104D00">
          <w:rPr>
            <w:rFonts w:cs="Times New Roman"/>
            <w:bCs/>
            <w:szCs w:val="24"/>
          </w:rPr>
          <w:delText>77</w:delText>
        </w:r>
      </w:del>
    </w:p>
    <w:p w14:paraId="17F9DB64" w14:textId="178ADBD1" w:rsidR="003064BF" w:rsidRPr="00BD3055" w:rsidDel="00104D00" w:rsidRDefault="003064BF" w:rsidP="003064BF">
      <w:pPr>
        <w:rPr>
          <w:del w:id="486" w:author="Steff Guzmán" w:date="2023-03-13T18:49:00Z"/>
          <w:rFonts w:cs="Times New Roman"/>
          <w:bCs/>
          <w:szCs w:val="24"/>
        </w:rPr>
      </w:pPr>
      <w:del w:id="487" w:author="Steff Guzmán" w:date="2023-03-13T18:49:00Z">
        <w:r w:rsidRPr="00BD3055" w:rsidDel="00104D00">
          <w:rPr>
            <w:rFonts w:cs="Times New Roman"/>
            <w:b/>
            <w:szCs w:val="24"/>
          </w:rPr>
          <w:delText>Anexo 9.</w:delText>
        </w:r>
        <w:r w:rsidRPr="00BD3055" w:rsidDel="00104D00">
          <w:rPr>
            <w:rFonts w:cs="Times New Roman"/>
            <w:bCs/>
            <w:szCs w:val="24"/>
          </w:rPr>
          <w:delText xml:space="preserve">  Control de cambios</w:delText>
        </w:r>
        <w:r w:rsidR="006D3013" w:rsidRPr="00BD3055" w:rsidDel="00104D00">
          <w:rPr>
            <w:rFonts w:cs="Times New Roman"/>
            <w:bCs/>
            <w:szCs w:val="24"/>
          </w:rPr>
          <w:delText xml:space="preserve">, </w:delText>
        </w:r>
        <w:r w:rsidR="00771EC6" w:rsidRPr="00BD3055" w:rsidDel="00104D00">
          <w:rPr>
            <w:rFonts w:cs="Times New Roman"/>
            <w:bCs/>
            <w:szCs w:val="24"/>
          </w:rPr>
          <w:delText>78</w:delText>
        </w:r>
      </w:del>
    </w:p>
    <w:p w14:paraId="058E9534" w14:textId="46E6485F" w:rsidR="003064BF" w:rsidRPr="00BD3055" w:rsidDel="00104D00" w:rsidRDefault="003064BF" w:rsidP="003064BF">
      <w:pPr>
        <w:rPr>
          <w:del w:id="488" w:author="Steff Guzmán" w:date="2023-03-13T18:49:00Z"/>
          <w:rFonts w:cs="Times New Roman"/>
          <w:bCs/>
          <w:szCs w:val="24"/>
        </w:rPr>
      </w:pPr>
      <w:del w:id="489" w:author="Steff Guzmán" w:date="2023-03-13T18:49:00Z">
        <w:r w:rsidRPr="00BD3055" w:rsidDel="00104D00">
          <w:rPr>
            <w:rFonts w:cs="Times New Roman"/>
            <w:b/>
            <w:szCs w:val="24"/>
          </w:rPr>
          <w:delText xml:space="preserve">Anexo 10. </w:delText>
        </w:r>
        <w:r w:rsidRPr="00BD3055" w:rsidDel="00104D00">
          <w:rPr>
            <w:rFonts w:cs="Times New Roman"/>
            <w:bCs/>
            <w:szCs w:val="24"/>
          </w:rPr>
          <w:delText>Insertar salto de página</w:delText>
        </w:r>
        <w:r w:rsidR="006D3013" w:rsidRPr="00BD3055" w:rsidDel="00104D00">
          <w:rPr>
            <w:rFonts w:cs="Times New Roman"/>
            <w:bCs/>
            <w:szCs w:val="24"/>
          </w:rPr>
          <w:delText>, 7</w:delText>
        </w:r>
        <w:r w:rsidR="00771EC6" w:rsidRPr="00BD3055" w:rsidDel="00104D00">
          <w:rPr>
            <w:rFonts w:cs="Times New Roman"/>
            <w:bCs/>
            <w:szCs w:val="24"/>
          </w:rPr>
          <w:delText>9</w:delText>
        </w:r>
      </w:del>
    </w:p>
    <w:p w14:paraId="3439B6C5" w14:textId="47AE8995" w:rsidR="00AC0534" w:rsidRPr="00BD3055" w:rsidDel="00104D00" w:rsidRDefault="003064BF" w:rsidP="003064BF">
      <w:pPr>
        <w:rPr>
          <w:del w:id="490" w:author="Steff Guzmán" w:date="2023-03-13T18:49:00Z"/>
          <w:rFonts w:cs="Times New Roman"/>
          <w:bCs/>
          <w:szCs w:val="24"/>
        </w:rPr>
        <w:sectPr w:rsidR="00AC0534" w:rsidRPr="00BD3055"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496" w:author="Steff Guzmán" w:date="2023-03-13T18:49:00Z">
        <w:r w:rsidRPr="00BD3055" w:rsidDel="00104D00">
          <w:rPr>
            <w:rFonts w:cs="Times New Roman"/>
            <w:b/>
            <w:szCs w:val="24"/>
          </w:rPr>
          <w:delText xml:space="preserve">Anexo 11. </w:delText>
        </w:r>
        <w:r w:rsidRPr="00BD3055" w:rsidDel="00104D00">
          <w:rPr>
            <w:rFonts w:cs="Times New Roman"/>
            <w:bCs/>
            <w:szCs w:val="24"/>
          </w:rPr>
          <w:delText>Recortar y abreviar direcciones web largas</w:delText>
        </w:r>
        <w:r w:rsidR="006D3013" w:rsidRPr="00BD3055" w:rsidDel="00104D00">
          <w:rPr>
            <w:rFonts w:cs="Times New Roman"/>
            <w:bCs/>
            <w:szCs w:val="24"/>
          </w:rPr>
          <w:delText xml:space="preserve">, </w:delText>
        </w:r>
        <w:r w:rsidR="00771EC6" w:rsidRPr="00BD3055" w:rsidDel="00104D00">
          <w:rPr>
            <w:rFonts w:cs="Times New Roman"/>
            <w:bCs/>
            <w:szCs w:val="24"/>
          </w:rPr>
          <w:delText>80</w:delText>
        </w:r>
      </w:del>
    </w:p>
    <w:p w14:paraId="38041C24" w14:textId="43E42D5E" w:rsidR="00996369" w:rsidRPr="00BD3055" w:rsidRDefault="00996369">
      <w:pPr>
        <w:pStyle w:val="Ttulo2"/>
        <w:jc w:val="center"/>
        <w:rPr>
          <w:rFonts w:cs="Times New Roman"/>
        </w:rPr>
        <w:pPrChange w:id="497" w:author="Steff Guzmán" w:date="2023-03-13T18:02:00Z">
          <w:pPr>
            <w:jc w:val="center"/>
          </w:pPr>
        </w:pPrChange>
      </w:pPr>
      <w:bookmarkStart w:id="498" w:name="_Toc129623643"/>
      <w:bookmarkStart w:id="499" w:name="_Toc129721736"/>
      <w:r w:rsidRPr="00BD3055">
        <w:rPr>
          <w:rFonts w:cs="Times New Roman"/>
        </w:rPr>
        <w:t>Resumen</w:t>
      </w:r>
      <w:bookmarkEnd w:id="498"/>
      <w:bookmarkEnd w:id="499"/>
    </w:p>
    <w:p w14:paraId="24F0C3BF" w14:textId="77777777" w:rsidR="00836B69" w:rsidRPr="00BD3055" w:rsidRDefault="00836B69">
      <w:pPr>
        <w:pStyle w:val="PrrAPA"/>
        <w:ind w:firstLine="720"/>
        <w:pPrChange w:id="500" w:author="Steff Guzmán" w:date="2023-03-13T19:30:00Z">
          <w:pPr>
            <w:pStyle w:val="PrrAPA"/>
          </w:pPr>
        </w:pPrChange>
      </w:pPr>
    </w:p>
    <w:p w14:paraId="558876B9" w14:textId="1536A9A8" w:rsidR="00836B69" w:rsidRPr="00BD3055" w:rsidRDefault="00836B69">
      <w:pPr>
        <w:pStyle w:val="PrrAPA"/>
        <w:ind w:firstLine="720"/>
        <w:pPrChange w:id="501" w:author="Steff Guzmán" w:date="2023-03-13T19:30:00Z">
          <w:pPr>
            <w:pStyle w:val="PrrAPA"/>
          </w:pPr>
        </w:pPrChange>
      </w:pPr>
      <w:r w:rsidRPr="00BD3055">
        <w:t>Las redes IoT</w:t>
      </w:r>
      <w:ins w:id="502" w:author="Camilo Andrés Díaz Gómez" w:date="2023-03-12T17:37:00Z">
        <w:r w:rsidR="00711D19" w:rsidRPr="00BD3055">
          <w:rPr>
            <w:vertAlign w:val="superscript"/>
            <w:rPrChange w:id="503" w:author="Camilo Andrés Díaz Gómez" w:date="2023-03-14T19:47:00Z">
              <w:rPr/>
            </w:rPrChange>
          </w:rPr>
          <w:t>1</w:t>
        </w:r>
      </w:ins>
      <w:ins w:id="504" w:author="Camilo Andrés Díaz Gómez" w:date="2023-03-12T17:23:00Z">
        <w:r w:rsidR="0026198E" w:rsidRPr="00BD3055">
          <w:t>,</w:t>
        </w:r>
      </w:ins>
      <w:ins w:id="505" w:author="DIANA CAROLINA CANDIA HERRERA" w:date="2023-03-07T09:32:00Z">
        <w:del w:id="506" w:author="Camilo Andrés Díaz Gómez" w:date="2023-03-12T17:23:00Z">
          <w:r w:rsidR="008D3197" w:rsidRPr="00BD3055" w:rsidDel="0026198E">
            <w:delText>,</w:delText>
          </w:r>
        </w:del>
      </w:ins>
      <w:r w:rsidRPr="00BD3055">
        <w:t xml:space="preserve"> han permitido mejorar diferentes aspectos para la humanidad, con el uso de ecosistemas tecnológicos que</w:t>
      </w:r>
      <w:del w:id="507" w:author="DIANA CAROLINA CANDIA HERRERA" w:date="2023-03-07T09:32:00Z">
        <w:r w:rsidRPr="00BD3055" w:rsidDel="008D3197">
          <w:delText>,</w:delText>
        </w:r>
      </w:del>
      <w:r w:rsidRPr="00BD3055">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BD3055" w:rsidRDefault="00836B69">
      <w:pPr>
        <w:pStyle w:val="PrrAPA"/>
        <w:ind w:firstLine="720"/>
        <w:pPrChange w:id="508" w:author="Steff Guzmán" w:date="2023-03-13T19:30:00Z">
          <w:pPr>
            <w:pStyle w:val="PrrAPA"/>
          </w:pPr>
        </w:pPrChange>
      </w:pPr>
    </w:p>
    <w:p w14:paraId="6FF4CA20" w14:textId="1F987B22" w:rsidR="00836B69" w:rsidRPr="00BD3055" w:rsidRDefault="00836B69">
      <w:pPr>
        <w:pStyle w:val="PrrAPA"/>
        <w:ind w:firstLine="720"/>
        <w:pPrChange w:id="509" w:author="Steff Guzmán" w:date="2023-03-13T19:30:00Z">
          <w:pPr>
            <w:pStyle w:val="PrrAPA"/>
          </w:pPr>
        </w:pPrChange>
      </w:pPr>
      <w:r w:rsidRPr="00BD3055">
        <w:t>Ya que este tipo de redes están compuestos por dispositivos que se encargan de recopilar información del exterior o el ambiente que los rodea, llamado</w:t>
      </w:r>
      <w:ins w:id="510" w:author="DIANA CAROLINA CANDIA HERRERA" w:date="2023-03-07T09:33:00Z">
        <w:r w:rsidR="008D3197" w:rsidRPr="00BD3055">
          <w:t>s</w:t>
        </w:r>
      </w:ins>
      <w:r w:rsidRPr="00BD3055">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511"/>
      <w:proofErr w:type="spellStart"/>
      <w:r w:rsidRPr="00BD3055">
        <w:t>IoT</w:t>
      </w:r>
      <w:commentRangeEnd w:id="511"/>
      <w:proofErr w:type="spellEnd"/>
      <w:r w:rsidR="008D3197" w:rsidRPr="00BD3055">
        <w:rPr>
          <w:rStyle w:val="Refdecomentario"/>
        </w:rPr>
        <w:commentReference w:id="511"/>
      </w:r>
      <w:r w:rsidRPr="00BD3055">
        <w:t xml:space="preserve"> basada en datos ambientales. Para que los datos sean consistentes entre si es necesario desarrollar un modelo de simulación que genere los datos apropiados teniendo en cuenta los otros aspectos del ambiente que los rodean. </w:t>
      </w:r>
    </w:p>
    <w:p w14:paraId="1CFB109C" w14:textId="7A90B515" w:rsidR="00836B69" w:rsidRPr="00BD3055" w:rsidRDefault="00DA6BE6">
      <w:pPr>
        <w:pStyle w:val="PrrAPA"/>
        <w:ind w:firstLine="720"/>
        <w:rPr>
          <w:ins w:id="512" w:author="Camilo Andrés Díaz Gómez" w:date="2023-03-12T17:52:00Z"/>
        </w:rPr>
        <w:pPrChange w:id="513" w:author="Steff Guzmán" w:date="2023-03-13T19:30:00Z">
          <w:pPr>
            <w:pStyle w:val="PrrAPA"/>
          </w:pPr>
        </w:pPrChange>
      </w:pPr>
      <w:ins w:id="514" w:author="Camilo Andrés Díaz Gómez" w:date="2023-03-12T17:52:00Z">
        <w:r w:rsidRPr="00BD3055">
          <w:t xml:space="preserve">Para lograr una simulación precisa de los datos ambientales, es necesario crear un modelo que tenga en cuenta las diferentes variables del ambiente. En este sentido, el Aprendizaje Automático (Machine </w:t>
        </w:r>
        <w:proofErr w:type="spellStart"/>
        <w:r w:rsidRPr="00BD3055">
          <w:t>Learning</w:t>
        </w:r>
        <w:proofErr w:type="spellEnd"/>
        <w:r w:rsidRPr="00BD3055">
          <w:t>)</w:t>
        </w:r>
      </w:ins>
      <w:ins w:id="515" w:author="Camilo Andrés Díaz Gómez" w:date="2023-03-12T17:53:00Z">
        <w:r w:rsidRPr="00BD3055">
          <w:t>, una disciplina de la inteligencia artificial,</w:t>
        </w:r>
      </w:ins>
      <w:ins w:id="516" w:author="Camilo Andrés Díaz Gómez" w:date="2023-03-12T17:52:00Z">
        <w:r w:rsidRPr="00BD3055">
          <w:t xml:space="preserve"> es clave para entrenar el modelo usando datos recopilados de diversas estaciones</w:t>
        </w:r>
      </w:ins>
      <w:ins w:id="517" w:author="Camilo Andrés Díaz Gómez" w:date="2023-03-12T17:54:00Z">
        <w:r w:rsidRPr="00BD3055">
          <w:t xml:space="preserve"> hidrometeorológicas</w:t>
        </w:r>
      </w:ins>
      <w:ins w:id="518" w:author="Camilo Andrés Díaz Gómez" w:date="2023-03-12T17:52:00Z">
        <w:r w:rsidRPr="00BD3055">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w:t>
        </w:r>
        <w:r w:rsidRPr="00BD3055">
          <w:lastRenderedPageBreak/>
          <w:t>modelo será capaz de predecir los datos ambientales en base a la información del entorno que rodea la simulación</w:t>
        </w:r>
      </w:ins>
      <w:ins w:id="519" w:author="Camilo Andrés Díaz Gómez" w:date="2023-03-12T17:54:00Z">
        <w:r w:rsidRPr="00BD3055">
          <w:t>.</w:t>
        </w:r>
      </w:ins>
    </w:p>
    <w:p w14:paraId="0A087F69" w14:textId="77777777" w:rsidR="00DA6BE6" w:rsidRPr="00BD3055" w:rsidDel="00DA6BE6" w:rsidRDefault="00DA6BE6">
      <w:pPr>
        <w:pStyle w:val="PrrAPA"/>
        <w:ind w:firstLine="720"/>
        <w:rPr>
          <w:del w:id="520" w:author="Camilo Andrés Díaz Gómez" w:date="2023-03-12T17:54:00Z"/>
        </w:rPr>
        <w:pPrChange w:id="521" w:author="Steff Guzmán" w:date="2023-03-13T19:30:00Z">
          <w:pPr>
            <w:pStyle w:val="PrrAPA"/>
          </w:pPr>
        </w:pPrChange>
      </w:pPr>
      <w:commentRangeStart w:id="522"/>
    </w:p>
    <w:p w14:paraId="76F6B2E9" w14:textId="1D4C82BF" w:rsidR="00711D19" w:rsidRPr="00BD3055" w:rsidRDefault="00836B69">
      <w:pPr>
        <w:tabs>
          <w:tab w:val="left" w:pos="3036"/>
        </w:tabs>
        <w:ind w:firstLine="720"/>
        <w:pPrChange w:id="523" w:author="Steff Guzmán" w:date="2023-03-13T19:30:00Z">
          <w:pPr>
            <w:pStyle w:val="PrrAPA"/>
          </w:pPr>
        </w:pPrChange>
      </w:pPr>
      <w:del w:id="524" w:author="Camilo Andrés Díaz Gómez" w:date="2023-03-12T17:54:00Z">
        <w:r w:rsidRPr="00BD3055" w:rsidDel="00DA6BE6">
          <w:rPr>
            <w:rFonts w:cs="Times New Roman"/>
          </w:rPr>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525"/>
        <w:r w:rsidRPr="00BD3055" w:rsidDel="00DA6BE6">
          <w:rPr>
            <w:rFonts w:cs="Times New Roman"/>
          </w:rPr>
          <w:delText>estaciones</w:delText>
        </w:r>
        <w:commentRangeEnd w:id="525"/>
        <w:r w:rsidR="00843772" w:rsidRPr="00BD3055" w:rsidDel="00DA6BE6">
          <w:rPr>
            <w:rStyle w:val="Refdecomentario"/>
            <w:rFonts w:cs="Times New Roman"/>
          </w:rPr>
          <w:commentReference w:id="525"/>
        </w:r>
        <w:r w:rsidRPr="00BD3055" w:rsidDel="00DA6BE6">
          <w:rPr>
            <w:rFonts w:cs="Times New Roman"/>
          </w:rPr>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BD3055" w:rsidDel="00DA6BE6">
          <w:rPr>
            <w:rFonts w:cs="Times New Roman"/>
          </w:rPr>
          <w:delText xml:space="preserve"> </w:delText>
        </w:r>
        <w:commentRangeEnd w:id="522"/>
        <w:r w:rsidR="00843772" w:rsidRPr="00BD3055" w:rsidDel="00DA6BE6">
          <w:rPr>
            <w:rStyle w:val="Refdecomentario"/>
            <w:rFonts w:cs="Times New Roman"/>
          </w:rPr>
          <w:commentReference w:id="522"/>
        </w:r>
      </w:del>
      <w:ins w:id="526" w:author="Camilo Andrés Díaz Gómez" w:date="2023-03-12T17:37:00Z">
        <w:r w:rsidR="00711D19" w:rsidRPr="00BD3055">
          <w:rPr>
            <w:rFonts w:cs="Times New Roman"/>
          </w:rPr>
          <w:tab/>
        </w:r>
      </w:ins>
    </w:p>
    <w:p w14:paraId="5DCA9AD6" w14:textId="753736CC" w:rsidR="00836B69" w:rsidRPr="00BD3055" w:rsidRDefault="00836B69">
      <w:pPr>
        <w:pStyle w:val="PrrAPA"/>
        <w:ind w:firstLine="720"/>
        <w:pPrChange w:id="527" w:author="Steff Guzmán" w:date="2023-03-13T19:30:00Z">
          <w:pPr>
            <w:pStyle w:val="PrrAPA"/>
          </w:pPr>
        </w:pPrChange>
      </w:pPr>
      <w:r w:rsidRPr="00BD3055">
        <w:rPr>
          <w:i/>
        </w:rPr>
        <w:t>Palabras clave</w:t>
      </w:r>
      <w:r w:rsidRPr="00BD3055">
        <w:t xml:space="preserve">:  Redes </w:t>
      </w:r>
      <w:proofErr w:type="spellStart"/>
      <w:r w:rsidRPr="00BD3055">
        <w:t>IoT</w:t>
      </w:r>
      <w:proofErr w:type="spellEnd"/>
      <w:r w:rsidRPr="00BD3055">
        <w:t xml:space="preserve">, ecosistemas tecnológicos, sensores, datos ambientales, modelo de simulación, Machine </w:t>
      </w:r>
      <w:proofErr w:type="spellStart"/>
      <w:r w:rsidRPr="00BD3055">
        <w:t>Learning</w:t>
      </w:r>
      <w:proofErr w:type="spellEnd"/>
      <w:r w:rsidRPr="00BD3055">
        <w:t>, inteligencia artificial, consistencia de datos, predicción de datos.</w:t>
      </w:r>
    </w:p>
    <w:p w14:paraId="40A2FB8E" w14:textId="77777777" w:rsidR="00836B69" w:rsidRPr="00BD3055" w:rsidRDefault="00836B69" w:rsidP="00836B69">
      <w:pPr>
        <w:ind w:left="624"/>
        <w:rPr>
          <w:rFonts w:cs="Times New Roman"/>
          <w:szCs w:val="24"/>
        </w:rPr>
      </w:pPr>
    </w:p>
    <w:p w14:paraId="75A74EE2" w14:textId="77777777" w:rsidR="00836B69" w:rsidRPr="00BD3055" w:rsidRDefault="00836B69" w:rsidP="00836B69">
      <w:pPr>
        <w:rPr>
          <w:rFonts w:cs="Times New Roman"/>
        </w:rPr>
      </w:pPr>
      <w:bookmarkStart w:id="528" w:name="_Toc67130056"/>
      <w:r w:rsidRPr="00BD3055">
        <w:rPr>
          <w:rFonts w:cs="Times New Roman"/>
        </w:rPr>
        <w:br/>
      </w:r>
    </w:p>
    <w:p w14:paraId="02E67579" w14:textId="77777777" w:rsidR="00836B69" w:rsidRPr="00BD3055" w:rsidRDefault="00836B69">
      <w:pPr>
        <w:spacing w:after="160" w:line="259" w:lineRule="auto"/>
        <w:jc w:val="left"/>
        <w:rPr>
          <w:rFonts w:cs="Times New Roman"/>
        </w:rPr>
      </w:pPr>
      <w:r w:rsidRPr="00BD3055">
        <w:rPr>
          <w:rFonts w:cs="Times New Roman"/>
        </w:rPr>
        <w:br w:type="page"/>
      </w:r>
    </w:p>
    <w:p w14:paraId="47993B12" w14:textId="2E8A18CE" w:rsidR="00836B69" w:rsidRPr="00BD3055" w:rsidRDefault="00836B69">
      <w:pPr>
        <w:pStyle w:val="Ttulo2"/>
        <w:jc w:val="center"/>
        <w:rPr>
          <w:rFonts w:cs="Times New Roman"/>
          <w:szCs w:val="32"/>
          <w:lang w:val="en-US"/>
        </w:rPr>
        <w:pPrChange w:id="529" w:author="Steff Guzmán" w:date="2023-03-13T18:02:00Z">
          <w:pPr>
            <w:jc w:val="center"/>
          </w:pPr>
        </w:pPrChange>
      </w:pPr>
      <w:bookmarkStart w:id="530" w:name="_Toc129623644"/>
      <w:bookmarkStart w:id="531" w:name="_Toc129721737"/>
      <w:r w:rsidRPr="00BD3055">
        <w:rPr>
          <w:rFonts w:cs="Times New Roman"/>
          <w:lang w:val="en-US"/>
        </w:rPr>
        <w:lastRenderedPageBreak/>
        <w:t>Abstract</w:t>
      </w:r>
      <w:bookmarkEnd w:id="528"/>
      <w:bookmarkEnd w:id="530"/>
      <w:bookmarkEnd w:id="531"/>
    </w:p>
    <w:p w14:paraId="5C7BFC20" w14:textId="77777777" w:rsidR="00836B69" w:rsidRPr="00BD3055" w:rsidRDefault="00836B69" w:rsidP="00836B69">
      <w:pPr>
        <w:rPr>
          <w:rFonts w:cs="Times New Roman"/>
          <w:szCs w:val="24"/>
          <w:lang w:val="en-US"/>
        </w:rPr>
      </w:pPr>
    </w:p>
    <w:p w14:paraId="1B84489F" w14:textId="77777777" w:rsidR="00836B69" w:rsidRPr="00BD3055" w:rsidRDefault="00836B69">
      <w:pPr>
        <w:ind w:firstLine="720"/>
        <w:rPr>
          <w:rFonts w:cs="Times New Roman"/>
          <w:szCs w:val="24"/>
          <w:lang w:val="en-US"/>
        </w:rPr>
        <w:pPrChange w:id="532" w:author="Steff Guzmán" w:date="2023-03-13T19:30:00Z">
          <w:pPr>
            <w:ind w:firstLine="708"/>
          </w:pPr>
        </w:pPrChange>
      </w:pPr>
      <w:r w:rsidRPr="00BD3055">
        <w:rPr>
          <w:rFonts w:cs="Times New Roman"/>
          <w:szCs w:val="24"/>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BD3055" w:rsidRDefault="00836B69">
      <w:pPr>
        <w:ind w:firstLine="720"/>
        <w:rPr>
          <w:rFonts w:cs="Times New Roman"/>
          <w:szCs w:val="24"/>
          <w:lang w:val="en-US"/>
        </w:rPr>
        <w:pPrChange w:id="533" w:author="Steff Guzmán" w:date="2023-03-13T19:30:00Z">
          <w:pPr>
            <w:ind w:firstLine="708"/>
          </w:pPr>
        </w:pPrChange>
      </w:pPr>
    </w:p>
    <w:p w14:paraId="5EEB0E85" w14:textId="77777777" w:rsidR="00836B69" w:rsidRPr="00BD3055" w:rsidRDefault="00836B69">
      <w:pPr>
        <w:ind w:firstLine="720"/>
        <w:rPr>
          <w:rFonts w:cs="Times New Roman"/>
          <w:szCs w:val="24"/>
          <w:lang w:val="en-US"/>
        </w:rPr>
        <w:pPrChange w:id="534" w:author="Steff Guzmán" w:date="2023-03-13T19:30:00Z">
          <w:pPr>
            <w:ind w:firstLine="708"/>
          </w:pPr>
        </w:pPrChange>
      </w:pPr>
      <w:r w:rsidRPr="00BD3055">
        <w:rPr>
          <w:rFonts w:cs="Times New Roman"/>
          <w:szCs w:val="24"/>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BD3055" w:rsidRDefault="00836B69">
      <w:pPr>
        <w:ind w:firstLine="720"/>
        <w:rPr>
          <w:rFonts w:cs="Times New Roman"/>
          <w:szCs w:val="24"/>
          <w:lang w:val="en-US"/>
        </w:rPr>
        <w:pPrChange w:id="535" w:author="Steff Guzmán" w:date="2023-03-13T19:30:00Z">
          <w:pPr>
            <w:ind w:firstLine="708"/>
          </w:pPr>
        </w:pPrChange>
      </w:pPr>
    </w:p>
    <w:p w14:paraId="24405F7B" w14:textId="77777777" w:rsidR="00704945" w:rsidRPr="00BD3055" w:rsidRDefault="00836B69">
      <w:pPr>
        <w:ind w:firstLine="720"/>
        <w:rPr>
          <w:rFonts w:cs="Times New Roman"/>
          <w:szCs w:val="24"/>
          <w:lang w:val="en-US"/>
        </w:rPr>
        <w:pPrChange w:id="536" w:author="Steff Guzmán" w:date="2023-03-13T19:30:00Z">
          <w:pPr>
            <w:ind w:firstLine="708"/>
          </w:pPr>
        </w:pPrChange>
      </w:pPr>
      <w:r w:rsidRPr="00BD3055">
        <w:rPr>
          <w:rFonts w:cs="Times New Roman"/>
          <w:szCs w:val="24"/>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61E644" w14:textId="061D11CB" w:rsidR="00836B69" w:rsidRPr="00BD3055" w:rsidRDefault="00836B69">
      <w:pPr>
        <w:ind w:firstLine="720"/>
        <w:rPr>
          <w:rFonts w:cs="Times New Roman"/>
          <w:szCs w:val="24"/>
          <w:lang w:val="en-US"/>
        </w:rPr>
        <w:pPrChange w:id="537" w:author="Steff Guzmán" w:date="2023-03-13T19:30:00Z">
          <w:pPr>
            <w:ind w:firstLine="708"/>
          </w:pPr>
        </w:pPrChange>
      </w:pPr>
      <w:r w:rsidRPr="00BD3055">
        <w:rPr>
          <w:rFonts w:cs="Times New Roman"/>
          <w:i/>
          <w:szCs w:val="24"/>
          <w:lang w:val="en-US"/>
        </w:rPr>
        <w:lastRenderedPageBreak/>
        <w:t>Keywords</w:t>
      </w:r>
      <w:r w:rsidRPr="00BD3055">
        <w:rPr>
          <w:rFonts w:cs="Times New Roman"/>
          <w:b/>
          <w:szCs w:val="24"/>
          <w:lang w:val="en-US"/>
        </w:rPr>
        <w:t xml:space="preserve">: </w:t>
      </w:r>
      <w:r w:rsidRPr="00BD3055">
        <w:rPr>
          <w:rFonts w:cs="Times New Roman"/>
          <w:szCs w:val="24"/>
          <w:lang w:val="en-US"/>
        </w:rPr>
        <w:t>IoT networks, technological ecosystems, sensors, environmental data, simulation model, Machine Learning, artificial intelligence, data consistency, data prediction.</w:t>
      </w:r>
    </w:p>
    <w:p w14:paraId="2A7EE593" w14:textId="77777777" w:rsidR="001F25C4" w:rsidRPr="00BD3055" w:rsidRDefault="001F25C4">
      <w:pPr>
        <w:spacing w:after="160" w:line="259" w:lineRule="auto"/>
        <w:jc w:val="left"/>
        <w:rPr>
          <w:ins w:id="538" w:author="Camilo Andrés Díaz Gómez" w:date="2023-03-12T18:01:00Z"/>
          <w:rFonts w:cs="Times New Roman"/>
          <w:b/>
          <w:bCs/>
          <w:lang w:val="en-US"/>
          <w:rPrChange w:id="539" w:author="Camilo Andrés Díaz Gómez" w:date="2023-03-14T19:47:00Z">
            <w:rPr>
              <w:ins w:id="540" w:author="Camilo Andrés Díaz Gómez" w:date="2023-03-12T18:01:00Z"/>
              <w:rFonts w:cs="Times New Roman"/>
              <w:b/>
              <w:bCs/>
            </w:rPr>
          </w:rPrChange>
        </w:rPr>
      </w:pPr>
      <w:ins w:id="541" w:author="Camilo Andrés Díaz Gómez" w:date="2023-03-12T18:01:00Z">
        <w:r w:rsidRPr="00BD3055">
          <w:rPr>
            <w:rFonts w:cs="Times New Roman"/>
            <w:b/>
            <w:bCs/>
            <w:lang w:val="en-US"/>
            <w:rPrChange w:id="542" w:author="Camilo Andrés Díaz Gómez" w:date="2023-03-14T19:47:00Z">
              <w:rPr>
                <w:rFonts w:cs="Times New Roman"/>
                <w:b/>
                <w:bCs/>
              </w:rPr>
            </w:rPrChange>
          </w:rPr>
          <w:br w:type="page"/>
        </w:r>
      </w:ins>
    </w:p>
    <w:p w14:paraId="38124428" w14:textId="57EC978D" w:rsidR="007A5D17" w:rsidRPr="00BD3055" w:rsidRDefault="00996369">
      <w:pPr>
        <w:pStyle w:val="Ttulo2"/>
        <w:jc w:val="center"/>
        <w:rPr>
          <w:rFonts w:cs="Times New Roman"/>
        </w:rPr>
        <w:pPrChange w:id="543" w:author="Steff Guzmán" w:date="2023-03-13T18:02:00Z">
          <w:pPr>
            <w:jc w:val="center"/>
          </w:pPr>
        </w:pPrChange>
      </w:pPr>
      <w:bookmarkStart w:id="544" w:name="_Toc129623645"/>
      <w:bookmarkStart w:id="545" w:name="_Toc129721738"/>
      <w:r w:rsidRPr="00BD3055">
        <w:rPr>
          <w:rFonts w:cs="Times New Roman"/>
        </w:rPr>
        <w:lastRenderedPageBreak/>
        <w:t>Introducción</w:t>
      </w:r>
      <w:bookmarkEnd w:id="544"/>
      <w:bookmarkEnd w:id="545"/>
    </w:p>
    <w:p w14:paraId="268CE201" w14:textId="4E964A98" w:rsidR="007A5D17" w:rsidRPr="00BD3055" w:rsidRDefault="007A5D17" w:rsidP="007743C4">
      <w:pPr>
        <w:pStyle w:val="NormalWeb"/>
        <w:spacing w:line="360" w:lineRule="auto"/>
        <w:ind w:firstLine="720"/>
        <w:jc w:val="both"/>
        <w:rPr>
          <w:color w:val="000000" w:themeColor="text1"/>
        </w:rPr>
      </w:pPr>
      <w:r w:rsidRPr="00BD3055">
        <w:rPr>
          <w:color w:val="000000" w:themeColor="text1"/>
        </w:rPr>
        <w:t>Con la aparición del internet, el crecimiento tecnológico de las comunicaciones ha avanzado considerablemente</w:t>
      </w:r>
      <w:del w:id="546" w:author="DIANA CAROLINA CANDIA HERRERA" w:date="2023-03-07T09:35:00Z">
        <w:r w:rsidRPr="00BD3055" w:rsidDel="00843772">
          <w:rPr>
            <w:color w:val="000000" w:themeColor="text1"/>
          </w:rPr>
          <w:delText xml:space="preserve"> rápido</w:delText>
        </w:r>
      </w:del>
      <w:r w:rsidRPr="00BD3055">
        <w:rPr>
          <w:color w:val="000000" w:themeColor="text1"/>
        </w:rPr>
        <w:t xml:space="preserve">, permitiendo así </w:t>
      </w:r>
      <w:ins w:id="547" w:author="DIANA CAROLINA CANDIA HERRERA" w:date="2023-03-07T09:36:00Z">
        <w:r w:rsidR="00843772" w:rsidRPr="00BD3055">
          <w:rPr>
            <w:color w:val="000000" w:themeColor="text1"/>
          </w:rPr>
          <w:t>que</w:t>
        </w:r>
      </w:ins>
      <w:del w:id="548" w:author="DIANA CAROLINA CANDIA HERRERA" w:date="2023-03-07T09:36:00Z">
        <w:r w:rsidRPr="00BD3055" w:rsidDel="00843772">
          <w:rPr>
            <w:color w:val="000000" w:themeColor="text1"/>
          </w:rPr>
          <w:delText>a</w:delText>
        </w:r>
      </w:del>
      <w:r w:rsidRPr="00BD3055">
        <w:rPr>
          <w:color w:val="000000" w:themeColor="text1"/>
        </w:rPr>
        <w:t xml:space="preserve"> las personas </w:t>
      </w:r>
      <w:ins w:id="549" w:author="DIANA CAROLINA CANDIA HERRERA" w:date="2023-03-07T09:36:00Z">
        <w:r w:rsidR="00843772" w:rsidRPr="00BD3055">
          <w:rPr>
            <w:color w:val="000000" w:themeColor="text1"/>
          </w:rPr>
          <w:t xml:space="preserve">puedan </w:t>
        </w:r>
      </w:ins>
      <w:r w:rsidRPr="00BD3055">
        <w:rPr>
          <w:color w:val="000000" w:themeColor="text1"/>
        </w:rPr>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550" w:author="DIANA CAROLINA CANDIA HERRERA" w:date="2023-03-07T09:36:00Z">
        <w:r w:rsidRPr="00BD3055" w:rsidDel="00843772">
          <w:rPr>
            <w:color w:val="000000" w:themeColor="text1"/>
          </w:rPr>
          <w:delText>,</w:delText>
        </w:r>
      </w:del>
      <w:r w:rsidRPr="00BD3055">
        <w:rPr>
          <w:color w:val="000000" w:themeColor="text1"/>
        </w:rPr>
        <w:t xml:space="preserve"> permitiendo expandir aún más los usos que se pueden hacer con el internet y las redes de comunicaciones que lo componen, a esto se le conoce como  Internet </w:t>
      </w:r>
      <w:proofErr w:type="spellStart"/>
      <w:r w:rsidRPr="00BD3055">
        <w:rPr>
          <w:color w:val="000000" w:themeColor="text1"/>
        </w:rPr>
        <w:t>of</w:t>
      </w:r>
      <w:proofErr w:type="spellEnd"/>
      <w:r w:rsidRPr="00BD3055">
        <w:rPr>
          <w:color w:val="000000" w:themeColor="text1"/>
        </w:rPr>
        <w:t xml:space="preserve"> </w:t>
      </w:r>
      <w:proofErr w:type="spellStart"/>
      <w:r w:rsidRPr="00BD3055">
        <w:rPr>
          <w:color w:val="000000" w:themeColor="text1"/>
        </w:rPr>
        <w:t>Things</w:t>
      </w:r>
      <w:proofErr w:type="spellEnd"/>
      <w:r w:rsidRPr="00BD3055">
        <w:rPr>
          <w:color w:val="000000" w:themeColor="text1"/>
        </w:rPr>
        <w:t xml:space="preserve"> (</w:t>
      </w:r>
      <w:proofErr w:type="spellStart"/>
      <w:r w:rsidRPr="00BD3055">
        <w:rPr>
          <w:color w:val="000000" w:themeColor="text1"/>
        </w:rPr>
        <w:t>IoT</w:t>
      </w:r>
      <w:proofErr w:type="spellEnd"/>
      <w:r w:rsidRPr="00BD3055">
        <w:rPr>
          <w:color w:val="000000" w:themeColor="text1"/>
        </w:rPr>
        <w:t xml:space="preserve">) o también como internet de las cosas. </w:t>
      </w:r>
    </w:p>
    <w:p w14:paraId="05C6FBDC" w14:textId="77777777" w:rsidR="007A5D17" w:rsidRPr="00BD3055" w:rsidRDefault="007A5D17" w:rsidP="007743C4">
      <w:pPr>
        <w:pStyle w:val="NormalWeb"/>
        <w:spacing w:line="360" w:lineRule="auto"/>
        <w:ind w:firstLine="720"/>
        <w:jc w:val="both"/>
        <w:rPr>
          <w:color w:val="000000" w:themeColor="text1"/>
        </w:rPr>
      </w:pPr>
      <w:proofErr w:type="spellStart"/>
      <w:r w:rsidRPr="00BD3055">
        <w:rPr>
          <w:color w:val="000000" w:themeColor="text1"/>
        </w:rPr>
        <w:t>IoT</w:t>
      </w:r>
      <w:proofErr w:type="spellEnd"/>
      <w:r w:rsidRPr="00BD3055">
        <w:rPr>
          <w:color w:val="000000" w:themeColor="text1"/>
        </w:rPr>
        <w:t xml:space="preserve">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3DB8E2F1" w14:textId="77777777" w:rsidR="007A5D17" w:rsidRPr="00BD3055" w:rsidRDefault="007A5D17" w:rsidP="007743C4">
      <w:pPr>
        <w:pStyle w:val="NormalWeb"/>
        <w:spacing w:line="360" w:lineRule="auto"/>
        <w:ind w:firstLine="720"/>
        <w:jc w:val="both"/>
        <w:rPr>
          <w:color w:val="000000" w:themeColor="text1"/>
        </w:rPr>
      </w:pPr>
      <w:r w:rsidRPr="00BD3055">
        <w:rPr>
          <w:color w:val="000000" w:themeColor="text1"/>
        </w:rPr>
        <w:t>Por esta razón, el proyecto “</w:t>
      </w:r>
      <w:r w:rsidRPr="00BD3055">
        <w:rPr>
          <w:color w:val="000000" w:themeColor="text1"/>
        </w:rPr>
        <w:fldChar w:fldCharType="begin"/>
      </w:r>
      <w:r w:rsidRPr="00BD3055">
        <w:rPr>
          <w:color w:val="000000" w:themeColor="text1"/>
        </w:rPr>
        <w:instrText xml:space="preserve"> SEQ CHAPTER \h \r 1</w:instrText>
      </w:r>
      <w:r w:rsidRPr="00BD3055">
        <w:rPr>
          <w:color w:val="000000" w:themeColor="text1"/>
        </w:rPr>
        <w:fldChar w:fldCharType="end"/>
      </w:r>
      <w:r w:rsidRPr="00BD3055">
        <w:rPr>
          <w:color w:val="000000" w:themeColor="text1"/>
        </w:rPr>
        <w:t xml:space="preserve">Simulador de datos climáticos para el desarrollo de proyectos </w:t>
      </w:r>
      <w:proofErr w:type="spellStart"/>
      <w:r w:rsidRPr="00BD3055">
        <w:rPr>
          <w:color w:val="000000" w:themeColor="text1"/>
        </w:rPr>
        <w:t>IoT</w:t>
      </w:r>
      <w:proofErr w:type="spellEnd"/>
      <w:r w:rsidRPr="00BD3055">
        <w:rPr>
          <w:color w:val="000000" w:themeColor="text1"/>
        </w:rPr>
        <w:t xml:space="preserve">”; se obtendrá un modelo para la generación de datos climáticos, inicialmente temperatura, con ello podrán ser usados para posteriores proyectos donde sea necesario una validación de funcionamiento de dispositivos </w:t>
      </w:r>
      <w:proofErr w:type="spellStart"/>
      <w:r w:rsidRPr="00BD3055">
        <w:rPr>
          <w:color w:val="000000" w:themeColor="text1"/>
        </w:rPr>
        <w:t>IoT</w:t>
      </w:r>
      <w:proofErr w:type="spellEnd"/>
      <w:r w:rsidRPr="00BD3055">
        <w:rPr>
          <w:color w:val="000000" w:themeColor="text1"/>
        </w:rPr>
        <w:t xml:space="preserve">. Para esto se desarrollarán algoritmos, modelos y pruebas para generar un óptimo funcionamiento del modelo, con ello, llegar al objetivo general y suplir la necesidad de los desarrolladores, investigadores y técnicos de redes </w:t>
      </w:r>
      <w:proofErr w:type="spellStart"/>
      <w:r w:rsidRPr="00BD3055">
        <w:rPr>
          <w:color w:val="000000" w:themeColor="text1"/>
        </w:rPr>
        <w:t>IoT</w:t>
      </w:r>
      <w:proofErr w:type="spellEnd"/>
      <w:r w:rsidRPr="00BD3055">
        <w:rPr>
          <w:color w:val="000000" w:themeColor="text1"/>
        </w:rPr>
        <w:t xml:space="preserve"> que buscan probar sus dispositivos </w:t>
      </w:r>
      <w:proofErr w:type="spellStart"/>
      <w:r w:rsidRPr="00BD3055">
        <w:rPr>
          <w:color w:val="000000" w:themeColor="text1"/>
        </w:rPr>
        <w:t>IoT</w:t>
      </w:r>
      <w:proofErr w:type="spellEnd"/>
      <w:r w:rsidRPr="00BD3055">
        <w:rPr>
          <w:color w:val="000000" w:themeColor="text1"/>
        </w:rPr>
        <w:t xml:space="preserve"> previo a la instalación de las redes en la </w:t>
      </w:r>
      <w:r w:rsidRPr="00BD3055">
        <w:rPr>
          <w:color w:val="000000" w:themeColor="text1"/>
        </w:rPr>
        <w:lastRenderedPageBreak/>
        <w:t>ciudad de Bogotá para lugares cercanos al Jardín Botánico, Universidad Nacional y a la sede central del IDEAM.</w:t>
      </w:r>
    </w:p>
    <w:p w14:paraId="4B8014EC" w14:textId="77777777" w:rsidR="001F25C4" w:rsidRPr="00BD3055" w:rsidRDefault="001F25C4" w:rsidP="007A5D17">
      <w:pPr>
        <w:spacing w:after="160" w:line="259" w:lineRule="auto"/>
        <w:jc w:val="center"/>
        <w:rPr>
          <w:ins w:id="551" w:author="Camilo Andrés Díaz Gómez" w:date="2023-03-12T18:01:00Z"/>
          <w:rFonts w:cs="Times New Roman"/>
        </w:rPr>
      </w:pPr>
    </w:p>
    <w:p w14:paraId="3523C43A" w14:textId="6E36B7AC" w:rsidR="00996369" w:rsidRPr="00BD3055" w:rsidRDefault="007A5D17">
      <w:pPr>
        <w:pStyle w:val="Ttulo2"/>
        <w:jc w:val="center"/>
        <w:rPr>
          <w:rFonts w:cs="Times New Roman"/>
        </w:rPr>
        <w:pPrChange w:id="552" w:author="Camilo Andrés Díaz Gómez" w:date="2023-03-14T20:24:00Z">
          <w:pPr>
            <w:spacing w:after="160" w:line="259" w:lineRule="auto"/>
            <w:jc w:val="center"/>
          </w:pPr>
        </w:pPrChange>
      </w:pPr>
      <w:r w:rsidRPr="00BD3055">
        <w:rPr>
          <w:rFonts w:cs="Times New Roman"/>
        </w:rPr>
        <w:br w:type="page"/>
      </w:r>
      <w:bookmarkStart w:id="553" w:name="_Toc129623646"/>
      <w:bookmarkStart w:id="554" w:name="_Toc129721739"/>
      <w:r w:rsidR="00996369" w:rsidRPr="00BD3055">
        <w:rPr>
          <w:rFonts w:cs="Times New Roman"/>
        </w:rPr>
        <w:lastRenderedPageBreak/>
        <w:t>Planteamiento del Problema</w:t>
      </w:r>
      <w:bookmarkEnd w:id="553"/>
      <w:bookmarkEnd w:id="554"/>
    </w:p>
    <w:p w14:paraId="25F6DB75" w14:textId="6B2110D2" w:rsidR="007A5D17" w:rsidRPr="00BD3055" w:rsidRDefault="00DA6BE6" w:rsidP="007743C4">
      <w:pPr>
        <w:pStyle w:val="PrrAPA"/>
        <w:ind w:firstLine="720"/>
      </w:pPr>
      <w:ins w:id="555" w:author="Camilo Andrés Díaz Gómez" w:date="2023-03-12T17:58:00Z">
        <w:r w:rsidRPr="00BD3055">
          <w:t>En la actualidad, un gran número de dispositivos electrónicos de uso diario, como celulares, computadores, televisores, neveras, aires acondicionados, sensores, entre otros, están conectados a internet con diversos propósitos</w:t>
        </w:r>
      </w:ins>
      <w:del w:id="556" w:author="Camilo Andrés Díaz Gómez" w:date="2023-03-12T17:58:00Z">
        <w:r w:rsidR="007A5D17" w:rsidRPr="00BD3055" w:rsidDel="00DA6BE6">
          <w:delText xml:space="preserve">En la actualidad, una gran parte de los </w:delText>
        </w:r>
        <w:commentRangeStart w:id="557"/>
        <w:r w:rsidR="007A5D17" w:rsidRPr="00BD3055" w:rsidDel="00DA6BE6">
          <w:delText xml:space="preserve">objetos electrónicos </w:delText>
        </w:r>
        <w:commentRangeEnd w:id="557"/>
        <w:r w:rsidR="00843772" w:rsidRPr="00BD3055" w:rsidDel="00DA6BE6">
          <w:rPr>
            <w:rStyle w:val="Refdecomentario"/>
          </w:rPr>
          <w:commentReference w:id="557"/>
        </w:r>
        <w:r w:rsidR="007A5D17" w:rsidRPr="00BD3055" w:rsidDel="00DA6BE6">
          <w:delText>de uso diario de la humanidad están conectados a internet por diferentes propósitos,</w:delText>
        </w:r>
      </w:del>
      <w:ins w:id="558" w:author="Camilo Andrés Díaz Gómez" w:date="2023-03-12T17:59:00Z">
        <w:r w:rsidRPr="00BD3055">
          <w:t>. A</w:t>
        </w:r>
      </w:ins>
      <w:del w:id="559" w:author="Camilo Andrés Díaz Gómez" w:date="2023-03-12T17:58:00Z">
        <w:r w:rsidR="007A5D17" w:rsidRPr="00BD3055" w:rsidDel="00DA6BE6">
          <w:delText xml:space="preserve"> a</w:delText>
        </w:r>
      </w:del>
      <w:r w:rsidR="007A5D17" w:rsidRPr="00BD3055">
        <w:t xml:space="preserve"> este concepto se le conoce como </w:t>
      </w:r>
      <w:proofErr w:type="spellStart"/>
      <w:r w:rsidR="007A5D17" w:rsidRPr="00BD3055">
        <w:t>IoT</w:t>
      </w:r>
      <w:proofErr w:type="spellEnd"/>
      <w:r w:rsidR="007A5D17" w:rsidRPr="00BD3055">
        <w:t xml:space="preserve"> “Internet </w:t>
      </w:r>
      <w:proofErr w:type="spellStart"/>
      <w:r w:rsidR="007A5D17" w:rsidRPr="00BD3055">
        <w:t>of</w:t>
      </w:r>
      <w:proofErr w:type="spellEnd"/>
      <w:r w:rsidR="007A5D17" w:rsidRPr="00BD3055">
        <w:t xml:space="preserve"> </w:t>
      </w:r>
      <w:proofErr w:type="spellStart"/>
      <w:r w:rsidR="007A5D17" w:rsidRPr="00BD3055">
        <w:t>Things</w:t>
      </w:r>
      <w:proofErr w:type="spellEnd"/>
      <w:r w:rsidR="007A5D17" w:rsidRPr="00BD3055">
        <w:t>”, el cual, “se refiere a la interconexión en red de objetos cotidianos, que a menudo están equipados con inteligencia ubicua”</w:t>
      </w:r>
      <w:r w:rsidR="00A3385F" w:rsidRPr="00BD3055">
        <w:t xml:space="preserve"> (</w:t>
      </w:r>
      <w:r w:rsidR="00A3385F" w:rsidRPr="00BD3055">
        <w:rPr>
          <w:noProof/>
        </w:rPr>
        <w:t>Xia, Yang, Wang &amp; Vinel, 2012).</w:t>
      </w:r>
    </w:p>
    <w:p w14:paraId="0A4DDC24" w14:textId="77777777" w:rsidR="007A5D17" w:rsidRPr="00BD3055" w:rsidRDefault="007A5D17" w:rsidP="007743C4">
      <w:pPr>
        <w:pStyle w:val="PrrAPA"/>
        <w:ind w:firstLine="720"/>
      </w:pPr>
    </w:p>
    <w:p w14:paraId="6803133D" w14:textId="77777777" w:rsidR="007A5D17" w:rsidRPr="00BD3055" w:rsidRDefault="007A5D17" w:rsidP="007743C4">
      <w:pPr>
        <w:pStyle w:val="PrrAPA"/>
        <w:ind w:firstLine="720"/>
      </w:pPr>
      <w:r w:rsidRPr="00BD3055">
        <w:t xml:space="preserve">Gracias a esto, la conexiones </w:t>
      </w:r>
      <w:proofErr w:type="spellStart"/>
      <w:r w:rsidRPr="00BD3055">
        <w:t>IoT</w:t>
      </w:r>
      <w:proofErr w:type="spellEnd"/>
      <w:r w:rsidRPr="00BD3055">
        <w:t xml:space="preserve">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BD3055" w:rsidRDefault="007A5D17" w:rsidP="007743C4">
      <w:pPr>
        <w:pStyle w:val="PrrAPA"/>
        <w:ind w:firstLine="720"/>
      </w:pPr>
    </w:p>
    <w:p w14:paraId="546B08EF" w14:textId="0834F865" w:rsidR="007A5D17" w:rsidRPr="00BD3055" w:rsidRDefault="007A5D17" w:rsidP="007743C4">
      <w:pPr>
        <w:pStyle w:val="PrrAPA"/>
        <w:ind w:firstLine="720"/>
      </w:pPr>
      <w:r w:rsidRPr="00BD3055">
        <w:t xml:space="preserve">Los beneficios son amplios, </w:t>
      </w:r>
      <w:del w:id="560" w:author="DIANA CAROLINA CANDIA HERRERA" w:date="2023-03-07T09:39:00Z">
        <w:r w:rsidRPr="00BD3055" w:rsidDel="00843772">
          <w:delText xml:space="preserve">más </w:delText>
        </w:r>
      </w:del>
      <w:r w:rsidRPr="00BD3055">
        <w:t xml:space="preserve">adelante en el documento se podrán encontrar, y esto es gracias a que los dispositivos </w:t>
      </w:r>
      <w:proofErr w:type="spellStart"/>
      <w:r w:rsidRPr="00BD3055">
        <w:t>IoT</w:t>
      </w:r>
      <w:proofErr w:type="spellEnd"/>
      <w:r w:rsidRPr="00BD3055">
        <w:t xml:space="preserve"> están encargados de la obtención de datos y su envió a la nube (</w:t>
      </w:r>
      <w:proofErr w:type="spellStart"/>
      <w:r w:rsidRPr="00BD3055">
        <w:t>cloud</w:t>
      </w:r>
      <w:proofErr w:type="spellEnd"/>
      <w:r w:rsidRPr="00BD3055">
        <w:t xml:space="preserve">), permitiendo la conexión e intercambio de información entre estos objetos. </w:t>
      </w:r>
    </w:p>
    <w:p w14:paraId="2942AA1E" w14:textId="77777777" w:rsidR="007A5D17" w:rsidRPr="00BD3055" w:rsidRDefault="007A5D17" w:rsidP="007743C4">
      <w:pPr>
        <w:pStyle w:val="PrrAPA"/>
        <w:ind w:firstLine="720"/>
        <w:rPr>
          <w:lang w:eastAsia="es-CO"/>
        </w:rPr>
      </w:pPr>
    </w:p>
    <w:p w14:paraId="7D850CF2" w14:textId="0B9ED681" w:rsidR="007A5D17" w:rsidRPr="00BD3055" w:rsidRDefault="007A5D17" w:rsidP="007743C4">
      <w:pPr>
        <w:pStyle w:val="PrrAPA"/>
        <w:ind w:firstLine="720"/>
      </w:pPr>
      <w:r w:rsidRPr="00BD3055">
        <w:rPr>
          <w:lang w:eastAsia="es-CO"/>
        </w:rPr>
        <w:t xml:space="preserve">Según el centro de investigación </w:t>
      </w:r>
      <w:commentRangeStart w:id="561"/>
      <w:r w:rsidRPr="00BD3055">
        <w:rPr>
          <w:lang w:eastAsia="es-CO"/>
        </w:rPr>
        <w:t xml:space="preserve">SAP, </w:t>
      </w:r>
      <w:commentRangeEnd w:id="561"/>
      <w:r w:rsidR="00843772" w:rsidRPr="00BD3055">
        <w:rPr>
          <w:rStyle w:val="Refdecomentario"/>
        </w:rPr>
        <w:commentReference w:id="561"/>
      </w:r>
      <w:r w:rsidRPr="00BD3055">
        <w:rPr>
          <w:lang w:eastAsia="es-CO"/>
        </w:rPr>
        <w:t>estos objetos interconectados están perfectamente integrados a la red de información, lo que hace que se pueda interactuar con los mismos a través de internet, pudiendo consultar o editar su estado a tiempo real</w:t>
      </w:r>
      <w:r w:rsidR="00A3385F" w:rsidRPr="00BD3055">
        <w:t xml:space="preserve"> (</w:t>
      </w:r>
      <w:r w:rsidR="00A3385F" w:rsidRPr="00BD3055">
        <w:rPr>
          <w:noProof/>
        </w:rPr>
        <w:t>Sandy &amp;Abasolo, 2013)</w:t>
      </w:r>
    </w:p>
    <w:p w14:paraId="744EAE20" w14:textId="77777777" w:rsidR="007A5D17" w:rsidRPr="00BD3055" w:rsidRDefault="007A5D17" w:rsidP="007743C4">
      <w:pPr>
        <w:pStyle w:val="PrrAPA"/>
        <w:ind w:firstLine="720"/>
        <w:rPr>
          <w:lang w:eastAsia="es-CO"/>
        </w:rPr>
      </w:pPr>
    </w:p>
    <w:p w14:paraId="6171CFFD" w14:textId="7907E831" w:rsidR="007743C4" w:rsidRPr="00BD3055" w:rsidRDefault="007A5D17" w:rsidP="007743C4">
      <w:pPr>
        <w:pStyle w:val="PrrAPA"/>
        <w:ind w:firstLine="720"/>
        <w:rPr>
          <w:lang w:eastAsia="es-CO"/>
        </w:rPr>
      </w:pPr>
      <w:r w:rsidRPr="00BD3055">
        <w:rPr>
          <w:lang w:eastAsia="es-CO"/>
        </w:rPr>
        <w:t xml:space="preserve">Actualmente, hay demasiadas personas que se desempeñan en el diseño, instalación y mantenimiento de estas conexiones como desarrolladores, investigadores, técnicos, entre otros en las redes </w:t>
      </w:r>
      <w:proofErr w:type="spellStart"/>
      <w:r w:rsidRPr="00BD3055">
        <w:rPr>
          <w:lang w:eastAsia="es-CO"/>
        </w:rPr>
        <w:t>IoT</w:t>
      </w:r>
      <w:proofErr w:type="spellEnd"/>
      <w:r w:rsidRPr="00BD3055">
        <w:rPr>
          <w:lang w:eastAsia="es-CO"/>
        </w:rPr>
        <w:t xml:space="preserve">, estos a su vez buscan alguna ayuda para poder desarrollar sus pruebas sin la necesidad de gastar muchos recursos; por esta razón, una de las dificultades </w:t>
      </w:r>
      <w:del w:id="562" w:author="DIANA CAROLINA CANDIA HERRERA" w:date="2023-03-07T09:40:00Z">
        <w:r w:rsidRPr="00BD3055" w:rsidDel="00843772">
          <w:rPr>
            <w:lang w:eastAsia="es-CO"/>
          </w:rPr>
          <w:delText xml:space="preserve">más </w:delText>
        </w:r>
      </w:del>
      <w:r w:rsidRPr="00BD3055">
        <w:rPr>
          <w:lang w:eastAsia="es-CO"/>
        </w:rPr>
        <w:t xml:space="preserve">recurrentes para la realización de estas conexiones y su posterior análisis es su alto costo económico la cual limitan la optimización, eficiencia y el tiempo en la construcción de estas conexiones </w:t>
      </w:r>
      <w:r w:rsidRPr="00BD3055">
        <w:rPr>
          <w:lang w:eastAsia="es-CO"/>
        </w:rPr>
        <w:lastRenderedPageBreak/>
        <w:t xml:space="preserve">que es una de las razones por la que estos proyectos de redes </w:t>
      </w:r>
      <w:proofErr w:type="spellStart"/>
      <w:r w:rsidRPr="00BD3055">
        <w:rPr>
          <w:lang w:eastAsia="es-CO"/>
        </w:rPr>
        <w:t>IoT</w:t>
      </w:r>
      <w:proofErr w:type="spellEnd"/>
      <w:r w:rsidRPr="00BD3055">
        <w:rPr>
          <w:lang w:eastAsia="es-CO"/>
        </w:rPr>
        <w:t xml:space="preserve"> pueden costar más dependiendo del propósito y presupuestos.</w:t>
      </w:r>
    </w:p>
    <w:p w14:paraId="13133764" w14:textId="2EB8BA6B" w:rsidR="00AC054D" w:rsidRPr="00BD3055" w:rsidRDefault="00AC054D" w:rsidP="00771EC6">
      <w:pPr>
        <w:pStyle w:val="PrrAPA"/>
        <w:ind w:firstLine="0"/>
      </w:pPr>
      <w:r w:rsidRPr="00BD3055">
        <w:t xml:space="preserve">  </w:t>
      </w:r>
    </w:p>
    <w:p w14:paraId="0F6C0C63" w14:textId="77777777" w:rsidR="00B048F9" w:rsidRPr="00BD3055" w:rsidRDefault="00B048F9" w:rsidP="00B048F9">
      <w:pPr>
        <w:rPr>
          <w:rFonts w:cs="Times New Roman"/>
          <w:b/>
        </w:rPr>
      </w:pPr>
    </w:p>
    <w:p w14:paraId="1C19EB2F" w14:textId="2C2C47C5" w:rsidR="00B048F9" w:rsidRPr="00BD3055" w:rsidRDefault="00B048F9">
      <w:pPr>
        <w:pStyle w:val="Ttulo3"/>
        <w:rPr>
          <w:rFonts w:cs="Times New Roman"/>
          <w:b/>
          <w:bCs/>
          <w:color w:val="000000" w:themeColor="text1"/>
          <w:rPrChange w:id="563" w:author="Camilo Andrés Díaz Gómez" w:date="2023-03-14T19:47:00Z">
            <w:rPr/>
          </w:rPrChange>
        </w:rPr>
        <w:pPrChange w:id="564" w:author="Steff Guzmán" w:date="2023-03-13T18:03:00Z">
          <w:pPr/>
        </w:pPrChange>
      </w:pPr>
      <w:bookmarkStart w:id="565" w:name="_Toc129623647"/>
      <w:bookmarkStart w:id="566" w:name="_Toc129721740"/>
      <w:r w:rsidRPr="00BD3055">
        <w:rPr>
          <w:rFonts w:ascii="Times New Roman" w:hAnsi="Times New Roman" w:cs="Times New Roman"/>
          <w:b/>
          <w:bCs/>
          <w:color w:val="000000" w:themeColor="text1"/>
          <w:rPrChange w:id="567" w:author="Camilo Andrés Díaz Gómez" w:date="2023-03-14T19:47:00Z">
            <w:rPr/>
          </w:rPrChange>
        </w:rPr>
        <w:t>Antecedentes</w:t>
      </w:r>
      <w:bookmarkEnd w:id="565"/>
      <w:bookmarkEnd w:id="566"/>
    </w:p>
    <w:p w14:paraId="4FE52C01" w14:textId="09607B73" w:rsidR="00B048F9" w:rsidRDefault="00B048F9">
      <w:pPr>
        <w:ind w:firstLine="720"/>
        <w:rPr>
          <w:ins w:id="568" w:author="Camilo Andrés Díaz Gómez" w:date="2023-03-14T20:31:00Z"/>
          <w:rFonts w:cs="Times New Roman"/>
        </w:rPr>
      </w:pPr>
      <w:r w:rsidRPr="00BD3055">
        <w:rPr>
          <w:rFonts w:cs="Times New Roman"/>
        </w:rPr>
        <w:t xml:space="preserve">En la actualidad existe una gran variedad de plataformas y proyectos que están dirigidos a la contextualización, implementación y desarrollo de las redes </w:t>
      </w:r>
      <w:proofErr w:type="spellStart"/>
      <w:r w:rsidRPr="00BD3055">
        <w:rPr>
          <w:rFonts w:cs="Times New Roman"/>
        </w:rPr>
        <w:t>IoT</w:t>
      </w:r>
      <w:proofErr w:type="spellEnd"/>
      <w:r w:rsidRPr="00BD3055">
        <w:rPr>
          <w:rFonts w:cs="Times New Roman"/>
        </w:rPr>
        <w:t xml:space="preserve"> gracias al gran crecimiento en la actualidad junto al desarrollo de la tecnología. En el mercado se puede encontrar con software como:</w:t>
      </w:r>
    </w:p>
    <w:p w14:paraId="556CAED0" w14:textId="77777777" w:rsidR="00287D6C" w:rsidRPr="00BD3055" w:rsidRDefault="00287D6C">
      <w:pPr>
        <w:ind w:firstLine="720"/>
        <w:rPr>
          <w:rFonts w:cs="Times New Roman"/>
          <w:b/>
        </w:rPr>
        <w:pPrChange w:id="569" w:author="Steff Guzmán" w:date="2023-03-13T19:33:00Z">
          <w:pPr>
            <w:ind w:firstLine="360"/>
          </w:pPr>
        </w:pPrChange>
      </w:pPr>
    </w:p>
    <w:p w14:paraId="3008BEF9" w14:textId="74CDC886" w:rsidR="00B048F9" w:rsidRPr="00287D6C" w:rsidRDefault="00B048F9">
      <w:pPr>
        <w:pStyle w:val="Ttulo4"/>
        <w:rPr>
          <w:b/>
          <w:bCs/>
          <w:rPrChange w:id="570" w:author="Camilo Andrés Díaz Gómez" w:date="2023-03-14T20:33:00Z">
            <w:rPr/>
          </w:rPrChange>
        </w:rPr>
        <w:pPrChange w:id="571" w:author="Camilo Andrés Díaz Gómez" w:date="2023-03-14T20:33:00Z">
          <w:pPr>
            <w:pStyle w:val="NormalWeb"/>
            <w:spacing w:line="360" w:lineRule="auto"/>
            <w:jc w:val="both"/>
          </w:pPr>
        </w:pPrChange>
      </w:pPr>
      <w:r w:rsidRPr="00287D6C">
        <w:rPr>
          <w:rFonts w:ascii="Times New Roman" w:hAnsi="Times New Roman" w:cs="Times New Roman"/>
          <w:b/>
          <w:bCs/>
          <w:color w:val="auto"/>
          <w:rPrChange w:id="572" w:author="Camilo Andrés Díaz Gómez" w:date="2023-03-14T20:33:00Z">
            <w:rPr>
              <w:i/>
              <w:iCs/>
            </w:rPr>
          </w:rPrChange>
        </w:rPr>
        <w:t xml:space="preserve">Cisco </w:t>
      </w:r>
      <w:proofErr w:type="spellStart"/>
      <w:r w:rsidRPr="00287D6C">
        <w:rPr>
          <w:rFonts w:ascii="Times New Roman" w:hAnsi="Times New Roman" w:cs="Times New Roman"/>
          <w:b/>
          <w:bCs/>
          <w:color w:val="auto"/>
          <w:rPrChange w:id="573" w:author="Camilo Andrés Díaz Gómez" w:date="2023-03-14T20:33:00Z">
            <w:rPr>
              <w:i/>
              <w:iCs/>
            </w:rPr>
          </w:rPrChange>
        </w:rPr>
        <w:t>Packet</w:t>
      </w:r>
      <w:proofErr w:type="spellEnd"/>
      <w:r w:rsidRPr="00287D6C">
        <w:rPr>
          <w:rFonts w:ascii="Times New Roman" w:hAnsi="Times New Roman" w:cs="Times New Roman"/>
          <w:b/>
          <w:bCs/>
          <w:color w:val="auto"/>
          <w:rPrChange w:id="574" w:author="Camilo Andrés Díaz Gómez" w:date="2023-03-14T20:33:00Z">
            <w:rPr>
              <w:i/>
              <w:iCs/>
            </w:rPr>
          </w:rPrChange>
        </w:rPr>
        <w:t xml:space="preserve"> </w:t>
      </w:r>
      <w:proofErr w:type="spellStart"/>
      <w:r w:rsidRPr="00287D6C">
        <w:rPr>
          <w:rFonts w:ascii="Times New Roman" w:hAnsi="Times New Roman" w:cs="Times New Roman"/>
          <w:b/>
          <w:bCs/>
          <w:color w:val="auto"/>
          <w:rPrChange w:id="575" w:author="Camilo Andrés Díaz Gómez" w:date="2023-03-14T20:33:00Z">
            <w:rPr>
              <w:i/>
              <w:iCs/>
            </w:rPr>
          </w:rPrChange>
        </w:rPr>
        <w:t>Tracer</w:t>
      </w:r>
      <w:proofErr w:type="spellEnd"/>
    </w:p>
    <w:p w14:paraId="25D5F7EF" w14:textId="5AB97067" w:rsidR="00B048F9" w:rsidRPr="00BD3055" w:rsidRDefault="00B048F9">
      <w:pPr>
        <w:pStyle w:val="NormalWeb"/>
        <w:spacing w:line="360" w:lineRule="auto"/>
        <w:ind w:firstLine="720"/>
        <w:jc w:val="both"/>
        <w:rPr>
          <w:b/>
          <w:bCs/>
        </w:rPr>
        <w:pPrChange w:id="576" w:author="Steff Guzmán" w:date="2023-03-13T19:33:00Z">
          <w:pPr>
            <w:pStyle w:val="NormalWeb"/>
            <w:spacing w:line="360" w:lineRule="auto"/>
            <w:ind w:firstLine="709"/>
            <w:jc w:val="both"/>
          </w:pPr>
        </w:pPrChange>
      </w:pPr>
      <w:r w:rsidRPr="00BD3055">
        <w:t xml:space="preserve">Es un software dirigido especialmente a la enseñanza y aprendizaje del comportamiento de las redes. En esta herramienta se puede desarrollar y simular redes gráficamente; uno de sus grandes servicios o usabilidad es la posibilidad de simular redes </w:t>
      </w:r>
      <w:proofErr w:type="spellStart"/>
      <w:r w:rsidRPr="00BD3055">
        <w:t>IoT</w:t>
      </w:r>
      <w:proofErr w:type="spellEnd"/>
      <w:r w:rsidRPr="00BD3055">
        <w:t>, en donde se pueden encontrar distintos dispositivos tanto domésticos como industriales.</w:t>
      </w:r>
    </w:p>
    <w:p w14:paraId="697387E4" w14:textId="1592C4D4" w:rsidR="00B048F9" w:rsidRPr="00287D6C" w:rsidRDefault="00B048F9">
      <w:pPr>
        <w:pStyle w:val="Ttulo4"/>
        <w:rPr>
          <w:b/>
          <w:bCs/>
          <w:rPrChange w:id="577" w:author="Camilo Andrés Díaz Gómez" w:date="2023-03-14T20:33:00Z">
            <w:rPr/>
          </w:rPrChange>
        </w:rPr>
        <w:pPrChange w:id="578" w:author="Camilo Andrés Díaz Gómez" w:date="2023-03-14T20:33:00Z">
          <w:pPr>
            <w:pStyle w:val="NormalWeb"/>
            <w:spacing w:line="360" w:lineRule="auto"/>
            <w:jc w:val="both"/>
          </w:pPr>
        </w:pPrChange>
      </w:pPr>
      <w:proofErr w:type="spellStart"/>
      <w:r w:rsidRPr="00287D6C">
        <w:rPr>
          <w:rFonts w:ascii="Times New Roman" w:hAnsi="Times New Roman" w:cs="Times New Roman"/>
          <w:b/>
          <w:bCs/>
          <w:color w:val="auto"/>
          <w:rPrChange w:id="579" w:author="Camilo Andrés Díaz Gómez" w:date="2023-03-14T20:33:00Z">
            <w:rPr>
              <w:i/>
              <w:iCs/>
            </w:rPr>
          </w:rPrChange>
        </w:rPr>
        <w:t>IoT</w:t>
      </w:r>
      <w:proofErr w:type="spellEnd"/>
      <w:r w:rsidRPr="00287D6C">
        <w:rPr>
          <w:rFonts w:ascii="Times New Roman" w:hAnsi="Times New Roman" w:cs="Times New Roman"/>
          <w:b/>
          <w:bCs/>
          <w:color w:val="auto"/>
          <w:rPrChange w:id="580" w:author="Camilo Andrés Díaz Gómez" w:date="2023-03-14T20:33:00Z">
            <w:rPr>
              <w:i/>
              <w:iCs/>
            </w:rPr>
          </w:rPrChange>
        </w:rPr>
        <w:t xml:space="preserve"> </w:t>
      </w:r>
      <w:proofErr w:type="spellStart"/>
      <w:r w:rsidRPr="00287D6C">
        <w:rPr>
          <w:rFonts w:ascii="Times New Roman" w:hAnsi="Times New Roman" w:cs="Times New Roman"/>
          <w:b/>
          <w:bCs/>
          <w:color w:val="auto"/>
          <w:rPrChange w:id="581" w:author="Camilo Andrés Díaz Gómez" w:date="2023-03-14T20:33:00Z">
            <w:rPr>
              <w:i/>
              <w:iCs/>
            </w:rPr>
          </w:rPrChange>
        </w:rPr>
        <w:t>Device</w:t>
      </w:r>
      <w:proofErr w:type="spellEnd"/>
      <w:r w:rsidRPr="00287D6C">
        <w:rPr>
          <w:rFonts w:ascii="Times New Roman" w:hAnsi="Times New Roman" w:cs="Times New Roman"/>
          <w:b/>
          <w:bCs/>
          <w:color w:val="auto"/>
          <w:rPrChange w:id="582" w:author="Camilo Andrés Díaz Gómez" w:date="2023-03-14T20:33:00Z">
            <w:rPr>
              <w:i/>
              <w:iCs/>
            </w:rPr>
          </w:rPrChange>
        </w:rPr>
        <w:t xml:space="preserve"> Simulator (AWS)</w:t>
      </w:r>
    </w:p>
    <w:p w14:paraId="272861F0" w14:textId="5415F562" w:rsidR="00B048F9" w:rsidRPr="00BD3055" w:rsidRDefault="00B048F9">
      <w:pPr>
        <w:pStyle w:val="NormalWeb"/>
        <w:spacing w:line="360" w:lineRule="auto"/>
        <w:ind w:firstLine="720"/>
        <w:jc w:val="both"/>
        <w:pPrChange w:id="583" w:author="Steff Guzmán" w:date="2023-03-13T19:34:00Z">
          <w:pPr>
            <w:pStyle w:val="NormalWeb"/>
            <w:spacing w:line="360" w:lineRule="auto"/>
            <w:ind w:firstLine="709"/>
            <w:jc w:val="both"/>
          </w:pPr>
        </w:pPrChange>
      </w:pPr>
      <w:r w:rsidRPr="00BD3055">
        <w:t xml:space="preserve">Gracias a la plataforma AWS (Amazon Web </w:t>
      </w:r>
      <w:proofErr w:type="spellStart"/>
      <w:r w:rsidRPr="00BD3055">
        <w:t>Services</w:t>
      </w:r>
      <w:proofErr w:type="spellEnd"/>
      <w:r w:rsidRPr="00BD3055">
        <w:t xml:space="preserve">) la cual ofrece servicios en la web como lo dice su propio nombre, se puede encontrar el servicio </w:t>
      </w:r>
      <w:proofErr w:type="spellStart"/>
      <w:r w:rsidRPr="00BD3055">
        <w:t>IoT</w:t>
      </w:r>
      <w:proofErr w:type="spellEnd"/>
      <w:r w:rsidRPr="00BD3055">
        <w:t xml:space="preserve"> </w:t>
      </w:r>
      <w:proofErr w:type="spellStart"/>
      <w:r w:rsidRPr="00BD3055">
        <w:t>Device</w:t>
      </w:r>
      <w:proofErr w:type="spellEnd"/>
      <w:r w:rsidRPr="00BD3055">
        <w:t xml:space="preserve"> Simulator, en el cual, como lo menciona “ayuda a los clientes a probar la integración de dispositivos y a mejorar el rendimiento de sus servicios </w:t>
      </w:r>
      <w:proofErr w:type="spellStart"/>
      <w:r w:rsidRPr="00BD3055">
        <w:t>Backend</w:t>
      </w:r>
      <w:proofErr w:type="spellEnd"/>
      <w:r w:rsidRPr="00BD3055">
        <w:t xml:space="preserve"> de </w:t>
      </w:r>
      <w:proofErr w:type="spellStart"/>
      <w:r w:rsidRPr="00BD3055">
        <w:t>IoT</w:t>
      </w:r>
      <w:proofErr w:type="spellEnd"/>
      <w:r w:rsidRPr="00BD3055">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104A5EF7" w14:textId="47B37446" w:rsidR="00F91A33" w:rsidRPr="00287D6C" w:rsidRDefault="00B048F9">
      <w:pPr>
        <w:pStyle w:val="Ttulo4"/>
        <w:rPr>
          <w:rStyle w:val="Textoennegrita"/>
          <w:rFonts w:cs="Times New Roman"/>
          <w:i w:val="0"/>
          <w:iCs w:val="0"/>
          <w:szCs w:val="24"/>
          <w:bdr w:val="none" w:sz="0" w:space="0" w:color="auto" w:frame="1"/>
          <w:shd w:val="clear" w:color="auto" w:fill="FFFFFF"/>
          <w:rPrChange w:id="584" w:author="Camilo Andrés Díaz Gómez" w:date="2023-03-14T20:33:00Z">
            <w:rPr>
              <w:rStyle w:val="Textoennegrita"/>
              <w:rFonts w:cs="Times New Roman"/>
              <w:i/>
              <w:iCs/>
              <w:szCs w:val="24"/>
              <w:bdr w:val="none" w:sz="0" w:space="0" w:color="auto" w:frame="1"/>
              <w:shd w:val="clear" w:color="auto" w:fill="FFFFFF"/>
              <w:lang w:eastAsia="es-CO"/>
            </w:rPr>
          </w:rPrChange>
        </w:rPr>
        <w:pPrChange w:id="585" w:author="Camilo Andrés Díaz Gómez" w:date="2023-03-14T20:33:00Z">
          <w:pPr>
            <w:spacing w:after="160"/>
          </w:pPr>
        </w:pPrChange>
      </w:pPr>
      <w:r w:rsidRPr="00287D6C">
        <w:rPr>
          <w:rStyle w:val="Textoennegrita"/>
          <w:rFonts w:ascii="Times New Roman" w:hAnsi="Times New Roman" w:cs="Times New Roman"/>
          <w:color w:val="auto"/>
          <w:szCs w:val="24"/>
          <w:bdr w:val="none" w:sz="0" w:space="0" w:color="auto" w:frame="1"/>
          <w:shd w:val="clear" w:color="auto" w:fill="FFFFFF"/>
          <w:rPrChange w:id="586" w:author="Camilo Andrés Díaz Gómez" w:date="2023-03-14T20:33:00Z">
            <w:rPr>
              <w:rStyle w:val="Textoennegrita"/>
              <w:rFonts w:cs="Times New Roman"/>
              <w:szCs w:val="24"/>
              <w:bdr w:val="none" w:sz="0" w:space="0" w:color="auto" w:frame="1"/>
              <w:shd w:val="clear" w:color="auto" w:fill="FFFFFF"/>
            </w:rPr>
          </w:rPrChange>
        </w:rPr>
        <w:t>Bluemix (IBM)</w:t>
      </w:r>
    </w:p>
    <w:p w14:paraId="5341ED0F" w14:textId="5445AEA9" w:rsidR="00B048F9" w:rsidRPr="00BD3055" w:rsidRDefault="00B048F9">
      <w:pPr>
        <w:spacing w:after="160"/>
        <w:ind w:firstLine="720"/>
        <w:rPr>
          <w:rStyle w:val="Textoennegrita"/>
          <w:rFonts w:asciiTheme="majorHAnsi" w:eastAsiaTheme="majorEastAsia" w:hAnsiTheme="majorHAnsi" w:cs="Times New Roman"/>
          <w:b w:val="0"/>
          <w:bCs w:val="0"/>
          <w:i/>
          <w:iCs/>
          <w:color w:val="2F5496" w:themeColor="accent1" w:themeShade="BF"/>
          <w:szCs w:val="24"/>
          <w:bdr w:val="none" w:sz="0" w:space="0" w:color="auto" w:frame="1"/>
          <w:shd w:val="clear" w:color="auto" w:fill="FFFFFF"/>
        </w:rPr>
        <w:pPrChange w:id="587" w:author="Steff Guzmán" w:date="2023-03-13T19:34:00Z">
          <w:pPr>
            <w:spacing w:after="160"/>
            <w:ind w:firstLine="709"/>
          </w:pPr>
        </w:pPrChange>
      </w:pPr>
      <w:r w:rsidRPr="00BD3055">
        <w:rPr>
          <w:rStyle w:val="Textoennegrita"/>
          <w:rFonts w:cs="Times New Roman"/>
          <w:b w:val="0"/>
          <w:bCs w:val="0"/>
          <w:szCs w:val="24"/>
          <w:bdr w:val="none" w:sz="0" w:space="0" w:color="auto" w:frame="1"/>
          <w:shd w:val="clear" w:color="auto" w:fill="FFFFFF"/>
        </w:rPr>
        <w:t xml:space="preserve"> </w:t>
      </w:r>
      <w:r w:rsidRPr="00BD3055">
        <w:rPr>
          <w:rStyle w:val="Textoennegrita"/>
          <w:rFonts w:cs="Times New Roman"/>
          <w:b w:val="0"/>
          <w:bCs w:val="0"/>
          <w:bdr w:val="none" w:sz="0" w:space="0" w:color="auto" w:frame="1"/>
          <w:shd w:val="clear" w:color="auto" w:fill="FFFFFF"/>
        </w:rPr>
        <w:t xml:space="preserve">Es una servicio completamente almacenado y gestionado en la nube </w:t>
      </w:r>
      <w:r w:rsidRPr="00BD3055">
        <w:rPr>
          <w:rFonts w:cs="Times New Roman"/>
          <w:shd w:val="clear" w:color="auto" w:fill="FFFFFF"/>
        </w:rPr>
        <w:t>que facilita la derivación de valor de los dispositivos de Internet de las cosas (</w:t>
      </w:r>
      <w:proofErr w:type="spellStart"/>
      <w:r w:rsidRPr="00BD3055">
        <w:rPr>
          <w:rFonts w:cs="Times New Roman"/>
          <w:shd w:val="clear" w:color="auto" w:fill="FFFFFF"/>
        </w:rPr>
        <w:t>IoT</w:t>
      </w:r>
      <w:proofErr w:type="spellEnd"/>
      <w:r w:rsidRPr="00BD3055">
        <w:rPr>
          <w:rFonts w:cs="Times New Roman"/>
          <w:shd w:val="clear" w:color="auto" w:fill="FFFFFF"/>
        </w:rPr>
        <w:t>)</w:t>
      </w:r>
      <w:r w:rsidRPr="00BD3055">
        <w:rPr>
          <w:rStyle w:val="Textoennegrita"/>
          <w:rFonts w:cs="Times New Roman"/>
          <w:bdr w:val="none" w:sz="0" w:space="0" w:color="auto" w:frame="1"/>
          <w:shd w:val="clear" w:color="auto" w:fill="FFFFFF"/>
        </w:rPr>
        <w:t>,</w:t>
      </w:r>
      <w:r w:rsidRPr="00BD3055">
        <w:rPr>
          <w:rStyle w:val="Textoennegrita"/>
          <w:rFonts w:cs="Times New Roman"/>
          <w:b w:val="0"/>
          <w:bCs w:val="0"/>
          <w:bdr w:val="none" w:sz="0" w:space="0" w:color="auto" w:frame="1"/>
          <w:shd w:val="clear" w:color="auto" w:fill="FFFFFF"/>
        </w:rPr>
        <w:t xml:space="preserve"> para el uso de este Bluemix es necesarios tener los dispositivos en físico, al tenerlos se conectan con la </w:t>
      </w:r>
      <w:r w:rsidRPr="00BD3055">
        <w:rPr>
          <w:rStyle w:val="Textoennegrita"/>
          <w:rFonts w:cs="Times New Roman"/>
          <w:b w:val="0"/>
          <w:bCs w:val="0"/>
          <w:bdr w:val="none" w:sz="0" w:space="0" w:color="auto" w:frame="1"/>
          <w:shd w:val="clear" w:color="auto" w:fill="FFFFFF"/>
        </w:rPr>
        <w:lastRenderedPageBreak/>
        <w:t xml:space="preserve">plataforma y esta empezara enviar datos de forma segura por medio de MQQT, </w:t>
      </w:r>
      <w:r w:rsidRPr="00BD3055">
        <w:rPr>
          <w:rFonts w:cs="Times New Roman"/>
          <w:shd w:val="clear" w:color="auto" w:fill="FFFFFF"/>
        </w:rPr>
        <w:t>Puede configurar y gestionar los dispositivos mediante el panel de control en línea</w:t>
      </w:r>
      <w:sdt>
        <w:sdtPr>
          <w:rPr>
            <w:rStyle w:val="Textoennegrita"/>
            <w:rFonts w:cs="Times New Roman"/>
            <w:szCs w:val="24"/>
            <w:bdr w:val="none" w:sz="0" w:space="0" w:color="auto" w:frame="1"/>
            <w:shd w:val="clear" w:color="auto" w:fill="FFFFFF"/>
          </w:rPr>
          <w:id w:val="421618626"/>
          <w:citation/>
        </w:sdtPr>
        <w:sdtContent>
          <w:r w:rsidRPr="00BD3055">
            <w:rPr>
              <w:rStyle w:val="Textoennegrita"/>
              <w:rFonts w:cs="Times New Roman"/>
              <w:szCs w:val="24"/>
              <w:bdr w:val="none" w:sz="0" w:space="0" w:color="auto" w:frame="1"/>
              <w:shd w:val="clear" w:color="auto" w:fill="FFFFFF"/>
            </w:rPr>
            <w:fldChar w:fldCharType="begin"/>
          </w:r>
          <w:r w:rsidRPr="00BD3055">
            <w:rPr>
              <w:rStyle w:val="Textoennegrita"/>
              <w:rFonts w:cs="Times New Roman"/>
              <w:szCs w:val="24"/>
              <w:bdr w:val="none" w:sz="0" w:space="0" w:color="auto" w:frame="1"/>
              <w:shd w:val="clear" w:color="auto" w:fill="FFFFFF"/>
            </w:rPr>
            <w:instrText xml:space="preserve"> CITATION IBM \l 9226 </w:instrText>
          </w:r>
          <w:r w:rsidRPr="00BD3055">
            <w:rPr>
              <w:rStyle w:val="Textoennegrita"/>
              <w:rFonts w:cs="Times New Roman"/>
              <w:szCs w:val="24"/>
              <w:bdr w:val="none" w:sz="0" w:space="0" w:color="auto" w:frame="1"/>
              <w:shd w:val="clear" w:color="auto" w:fill="FFFFFF"/>
            </w:rPr>
            <w:fldChar w:fldCharType="separate"/>
          </w:r>
          <w:r w:rsidRPr="00BD3055">
            <w:rPr>
              <w:rStyle w:val="Textoennegrita"/>
              <w:rFonts w:cs="Times New Roman"/>
              <w:noProof/>
              <w:szCs w:val="24"/>
              <w:bdr w:val="none" w:sz="0" w:space="0" w:color="auto" w:frame="1"/>
              <w:shd w:val="clear" w:color="auto" w:fill="FFFFFF"/>
            </w:rPr>
            <w:t xml:space="preserve"> </w:t>
          </w:r>
          <w:r w:rsidRPr="00BD3055">
            <w:rPr>
              <w:rFonts w:cs="Times New Roman"/>
              <w:noProof/>
              <w:szCs w:val="24"/>
              <w:bdr w:val="none" w:sz="0" w:space="0" w:color="auto" w:frame="1"/>
              <w:shd w:val="clear" w:color="auto" w:fill="FFFFFF"/>
            </w:rPr>
            <w:t>(IBM , s.f.)</w:t>
          </w:r>
          <w:r w:rsidRPr="00BD3055">
            <w:rPr>
              <w:rStyle w:val="Textoennegrita"/>
              <w:rFonts w:cs="Times New Roman"/>
              <w:szCs w:val="24"/>
              <w:bdr w:val="none" w:sz="0" w:space="0" w:color="auto" w:frame="1"/>
              <w:shd w:val="clear" w:color="auto" w:fill="FFFFFF"/>
            </w:rPr>
            <w:fldChar w:fldCharType="end"/>
          </w:r>
        </w:sdtContent>
      </w:sdt>
      <w:r w:rsidRPr="00BD3055">
        <w:rPr>
          <w:rStyle w:val="Textoennegrita"/>
          <w:rFonts w:cs="Times New Roman"/>
          <w:szCs w:val="24"/>
          <w:bdr w:val="none" w:sz="0" w:space="0" w:color="auto" w:frame="1"/>
          <w:shd w:val="clear" w:color="auto" w:fill="FFFFFF"/>
        </w:rPr>
        <w:t>.</w:t>
      </w:r>
    </w:p>
    <w:p w14:paraId="405448DD" w14:textId="4A808A8E" w:rsidR="00F91A33" w:rsidRPr="00287D6C" w:rsidRDefault="00B048F9">
      <w:pPr>
        <w:pStyle w:val="Ttulo4"/>
        <w:rPr>
          <w:rStyle w:val="Textoennegrita"/>
          <w:rFonts w:cs="Times New Roman"/>
          <w:i w:val="0"/>
          <w:iCs w:val="0"/>
          <w:color w:val="auto"/>
          <w:bdr w:val="none" w:sz="0" w:space="0" w:color="auto" w:frame="1"/>
          <w:shd w:val="clear" w:color="auto" w:fill="FFFFFF"/>
          <w:rPrChange w:id="588" w:author="Camilo Andrés Díaz Gómez" w:date="2023-03-14T20:33: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589" w:author="Camilo Andrés Díaz Gómez" w:date="2023-03-14T20:33:00Z">
          <w:pPr>
            <w:pStyle w:val="NormalWeb"/>
            <w:spacing w:line="360" w:lineRule="auto"/>
            <w:jc w:val="both"/>
          </w:pPr>
        </w:pPrChange>
      </w:pPr>
      <w:proofErr w:type="spellStart"/>
      <w:r w:rsidRPr="00287D6C">
        <w:rPr>
          <w:rStyle w:val="Textoennegrita"/>
          <w:rFonts w:ascii="Times New Roman" w:hAnsi="Times New Roman" w:cs="Times New Roman"/>
          <w:color w:val="auto"/>
          <w:bdr w:val="none" w:sz="0" w:space="0" w:color="auto" w:frame="1"/>
          <w:shd w:val="clear" w:color="auto" w:fill="FFFFFF"/>
          <w:rPrChange w:id="590" w:author="Camilo Andrés Díaz Gómez" w:date="2023-03-14T20:33:00Z">
            <w:rPr>
              <w:rStyle w:val="Textoennegrita"/>
              <w:color w:val="000000" w:themeColor="text1"/>
              <w:bdr w:val="none" w:sz="0" w:space="0" w:color="auto" w:frame="1"/>
              <w:shd w:val="clear" w:color="auto" w:fill="FFFFFF"/>
            </w:rPr>
          </w:rPrChange>
        </w:rPr>
        <w:t>Iotify</w:t>
      </w:r>
      <w:proofErr w:type="spellEnd"/>
    </w:p>
    <w:p w14:paraId="63CCCC64" w14:textId="588FC5BA" w:rsidR="00F91A33" w:rsidRPr="00BD3055" w:rsidRDefault="00B048F9">
      <w:pPr>
        <w:pStyle w:val="NormalWeb"/>
        <w:spacing w:line="360" w:lineRule="auto"/>
        <w:ind w:firstLine="720"/>
        <w:jc w:val="both"/>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lang w:eastAsia="en-US"/>
        </w:rPr>
        <w:pPrChange w:id="591" w:author="Steff Guzmán" w:date="2023-03-13T19:34:00Z">
          <w:pPr>
            <w:pStyle w:val="NormalWeb"/>
            <w:spacing w:line="360" w:lineRule="auto"/>
            <w:ind w:firstLine="709"/>
            <w:jc w:val="both"/>
          </w:pPr>
        </w:pPrChange>
      </w:pPr>
      <w:r w:rsidRPr="00BD3055">
        <w:rPr>
          <w:rStyle w:val="Textoennegrita"/>
          <w:b w:val="0"/>
          <w:bCs w:val="0"/>
          <w:color w:val="000000" w:themeColor="text1"/>
          <w:bdr w:val="none" w:sz="0" w:space="0" w:color="auto" w:frame="1"/>
          <w:shd w:val="clear" w:color="auto" w:fill="FFFFFF"/>
        </w:rPr>
        <w:t xml:space="preserve"> Simulador </w:t>
      </w:r>
      <w:proofErr w:type="spellStart"/>
      <w:r w:rsidRPr="00BD3055">
        <w:rPr>
          <w:rStyle w:val="Textoennegrita"/>
          <w:b w:val="0"/>
          <w:bCs w:val="0"/>
          <w:color w:val="000000" w:themeColor="text1"/>
          <w:bdr w:val="none" w:sz="0" w:space="0" w:color="auto" w:frame="1"/>
          <w:shd w:val="clear" w:color="auto" w:fill="FFFFFF"/>
        </w:rPr>
        <w:t>IoT</w:t>
      </w:r>
      <w:proofErr w:type="spellEnd"/>
      <w:r w:rsidRPr="00BD3055">
        <w:rPr>
          <w:rStyle w:val="Textoennegrita"/>
          <w:b w:val="0"/>
          <w:bCs w:val="0"/>
          <w:color w:val="000000" w:themeColor="text1"/>
          <w:bdr w:val="none" w:sz="0" w:space="0" w:color="auto" w:frame="1"/>
          <w:shd w:val="clear" w:color="auto" w:fill="FFFFFF"/>
        </w:rPr>
        <w:t xml:space="preserve"> que te permite desarrollar rápidamente soluciones </w:t>
      </w:r>
      <w:proofErr w:type="spellStart"/>
      <w:r w:rsidRPr="00BD3055">
        <w:rPr>
          <w:rStyle w:val="Textoennegrita"/>
          <w:b w:val="0"/>
          <w:bCs w:val="0"/>
          <w:color w:val="000000" w:themeColor="text1"/>
          <w:bdr w:val="none" w:sz="0" w:space="0" w:color="auto" w:frame="1"/>
          <w:shd w:val="clear" w:color="auto" w:fill="FFFFFF"/>
        </w:rPr>
        <w:t>IoT</w:t>
      </w:r>
      <w:proofErr w:type="spellEnd"/>
      <w:r w:rsidRPr="00BD3055">
        <w:rPr>
          <w:rStyle w:val="Textoennegrita"/>
          <w:b w:val="0"/>
          <w:bCs w:val="0"/>
          <w:color w:val="000000" w:themeColor="text1"/>
          <w:bdr w:val="none" w:sz="0" w:space="0" w:color="auto" w:frame="1"/>
          <w:shd w:val="clear" w:color="auto" w:fill="FFFFFF"/>
        </w:rPr>
        <w:t xml:space="preserve"> en la nube. Es una herramienta de simulación </w:t>
      </w:r>
      <w:proofErr w:type="spellStart"/>
      <w:r w:rsidRPr="00BD3055">
        <w:rPr>
          <w:rStyle w:val="Textoennegrita"/>
          <w:b w:val="0"/>
          <w:bCs w:val="0"/>
          <w:color w:val="000000" w:themeColor="text1"/>
          <w:bdr w:val="none" w:sz="0" w:space="0" w:color="auto" w:frame="1"/>
          <w:shd w:val="clear" w:color="auto" w:fill="FFFFFF"/>
        </w:rPr>
        <w:t>IoT</w:t>
      </w:r>
      <w:proofErr w:type="spellEnd"/>
      <w:r w:rsidRPr="00BD3055">
        <w:rPr>
          <w:rStyle w:val="Textoennegrita"/>
          <w:b w:val="0"/>
          <w:bCs w:val="0"/>
          <w:color w:val="000000" w:themeColor="text1"/>
          <w:bdr w:val="none" w:sz="0" w:space="0" w:color="auto" w:frame="1"/>
          <w:shd w:val="clear" w:color="auto" w:fill="FFFFFF"/>
        </w:rPr>
        <w:t xml:space="preserve"> de gran crecimiento. Es un </w:t>
      </w:r>
      <w:del w:id="592" w:author="Camilo Andrés Díaz Gómez" w:date="2023-03-14T20:21:00Z">
        <w:r w:rsidRPr="00BD3055" w:rsidDel="00952EC4">
          <w:rPr>
            <w:rStyle w:val="Textoennegrita"/>
            <w:b w:val="0"/>
            <w:bCs w:val="0"/>
            <w:color w:val="000000" w:themeColor="text1"/>
            <w:bdr w:val="none" w:sz="0" w:space="0" w:color="auto" w:frame="1"/>
            <w:shd w:val="clear" w:color="auto" w:fill="FFFFFF"/>
          </w:rPr>
          <w:delText>software  libre</w:delText>
        </w:r>
      </w:del>
      <w:ins w:id="593" w:author="Camilo Andrés Díaz Gómez" w:date="2023-03-14T20:21:00Z">
        <w:r w:rsidR="00952EC4" w:rsidRPr="00BD3055">
          <w:rPr>
            <w:rStyle w:val="Textoennegrita"/>
            <w:b w:val="0"/>
            <w:bCs w:val="0"/>
            <w:color w:val="000000" w:themeColor="text1"/>
            <w:bdr w:val="none" w:sz="0" w:space="0" w:color="auto" w:frame="1"/>
            <w:shd w:val="clear" w:color="auto" w:fill="FFFFFF"/>
          </w:rPr>
          <w:t>software libre</w:t>
        </w:r>
      </w:ins>
      <w:r w:rsidRPr="00BD3055">
        <w:rPr>
          <w:rStyle w:val="Textoennegrita"/>
          <w:b w:val="0"/>
          <w:bCs w:val="0"/>
          <w:color w:val="000000" w:themeColor="text1"/>
          <w:bdr w:val="none" w:sz="0" w:space="0" w:color="auto" w:frame="1"/>
          <w:shd w:val="clear" w:color="auto" w:fill="FFFFFF"/>
        </w:rPr>
        <w:t xml:space="preserve">, todo esto con la creación de proyectos de simulación, esto llevo </w:t>
      </w:r>
      <w:del w:id="594" w:author="Camilo Andrés Díaz Gómez" w:date="2023-03-14T20:31:00Z">
        <w:r w:rsidRPr="00BD3055" w:rsidDel="00287D6C">
          <w:rPr>
            <w:rStyle w:val="Textoennegrita"/>
            <w:b w:val="0"/>
            <w:bCs w:val="0"/>
            <w:color w:val="000000" w:themeColor="text1"/>
            <w:bdr w:val="none" w:sz="0" w:space="0" w:color="auto" w:frame="1"/>
            <w:shd w:val="clear" w:color="auto" w:fill="FFFFFF"/>
          </w:rPr>
          <w:delText>a  la</w:delText>
        </w:r>
      </w:del>
      <w:ins w:id="595" w:author="Camilo Andrés Díaz Gómez" w:date="2023-03-14T20:31:00Z">
        <w:r w:rsidR="00287D6C" w:rsidRPr="00BD3055">
          <w:rPr>
            <w:rStyle w:val="Textoennegrita"/>
            <w:b w:val="0"/>
            <w:bCs w:val="0"/>
            <w:color w:val="000000" w:themeColor="text1"/>
            <w:bdr w:val="none" w:sz="0" w:space="0" w:color="auto" w:frame="1"/>
            <w:shd w:val="clear" w:color="auto" w:fill="FFFFFF"/>
          </w:rPr>
          <w:t>a la</w:t>
        </w:r>
      </w:ins>
      <w:r w:rsidRPr="00BD3055">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596" w:author="Camilo Andrés Díaz Gómez" w:date="2023-03-14T20:21:00Z">
        <w:r w:rsidRPr="00BD3055" w:rsidDel="00952EC4">
          <w:rPr>
            <w:rStyle w:val="Textoennegrita"/>
            <w:b w:val="0"/>
            <w:bCs w:val="0"/>
            <w:color w:val="000000" w:themeColor="text1"/>
            <w:bdr w:val="none" w:sz="0" w:space="0" w:color="auto" w:frame="1"/>
            <w:shd w:val="clear" w:color="auto" w:fill="FFFFFF"/>
          </w:rPr>
          <w:delText>.</w:delText>
        </w:r>
      </w:del>
      <w:r w:rsidRPr="00BD3055">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BD3055">
            <w:rPr>
              <w:rStyle w:val="Textoennegrita"/>
              <w:color w:val="000000" w:themeColor="text1"/>
              <w:bdr w:val="none" w:sz="0" w:space="0" w:color="auto" w:frame="1"/>
              <w:shd w:val="clear" w:color="auto" w:fill="FFFFFF"/>
            </w:rPr>
            <w:fldChar w:fldCharType="begin"/>
          </w:r>
          <w:r w:rsidRPr="00BD3055">
            <w:rPr>
              <w:rStyle w:val="Textoennegrita"/>
              <w:color w:val="000000" w:themeColor="text1"/>
              <w:bdr w:val="none" w:sz="0" w:space="0" w:color="auto" w:frame="1"/>
              <w:shd w:val="clear" w:color="auto" w:fill="FFFFFF"/>
            </w:rPr>
            <w:instrText xml:space="preserve"> CITATION Har \l 9226 </w:instrText>
          </w:r>
          <w:r w:rsidRPr="00BD3055">
            <w:rPr>
              <w:rStyle w:val="Textoennegrita"/>
              <w:color w:val="000000" w:themeColor="text1"/>
              <w:bdr w:val="none" w:sz="0" w:space="0" w:color="auto" w:frame="1"/>
              <w:shd w:val="clear" w:color="auto" w:fill="FFFFFF"/>
            </w:rPr>
            <w:fldChar w:fldCharType="separate"/>
          </w:r>
          <w:r w:rsidRPr="00BD3055">
            <w:rPr>
              <w:noProof/>
              <w:color w:val="000000" w:themeColor="text1"/>
              <w:bdr w:val="none" w:sz="0" w:space="0" w:color="auto" w:frame="1"/>
              <w:shd w:val="clear" w:color="auto" w:fill="FFFFFF"/>
            </w:rPr>
            <w:t>(Hardwarelibre, s.f.)</w:t>
          </w:r>
          <w:r w:rsidRPr="00BD3055">
            <w:rPr>
              <w:rStyle w:val="Textoennegrita"/>
              <w:color w:val="000000" w:themeColor="text1"/>
              <w:bdr w:val="none" w:sz="0" w:space="0" w:color="auto" w:frame="1"/>
              <w:shd w:val="clear" w:color="auto" w:fill="FFFFFF"/>
            </w:rPr>
            <w:fldChar w:fldCharType="end"/>
          </w:r>
        </w:sdtContent>
      </w:sdt>
      <w:ins w:id="597" w:author="Camilo Andrés Díaz Gómez" w:date="2023-03-14T20:21:00Z">
        <w:r w:rsidR="00952EC4">
          <w:rPr>
            <w:rStyle w:val="Textoennegrita"/>
            <w:color w:val="000000" w:themeColor="text1"/>
            <w:bdr w:val="none" w:sz="0" w:space="0" w:color="auto" w:frame="1"/>
            <w:shd w:val="clear" w:color="auto" w:fill="FFFFFF"/>
          </w:rPr>
          <w:t>.</w:t>
        </w:r>
      </w:ins>
    </w:p>
    <w:p w14:paraId="6529A34C" w14:textId="303810CC" w:rsidR="00F91A33" w:rsidRPr="00287D6C" w:rsidRDefault="00B048F9">
      <w:pPr>
        <w:pStyle w:val="Ttulo4"/>
        <w:rPr>
          <w:rStyle w:val="Textoennegrita"/>
          <w:i w:val="0"/>
          <w:iCs w:val="0"/>
          <w:color w:val="auto"/>
          <w:bdr w:val="none" w:sz="0" w:space="0" w:color="auto" w:frame="1"/>
          <w:shd w:val="clear" w:color="auto" w:fill="FFFFFF"/>
          <w:rPrChange w:id="598" w:author="Camilo Andrés Díaz Gómez" w:date="2023-03-14T20:33:00Z">
            <w:rPr>
              <w:rStyle w:val="Textoennegrita"/>
              <w:i/>
              <w:iCs/>
              <w:color w:val="222222"/>
              <w:bdr w:val="none" w:sz="0" w:space="0" w:color="auto" w:frame="1"/>
              <w:shd w:val="clear" w:color="auto" w:fill="FFFFFF"/>
            </w:rPr>
          </w:rPrChange>
        </w:rPr>
        <w:pPrChange w:id="599"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00" w:author="Camilo Andrés Díaz Gómez" w:date="2023-03-14T20:33:00Z">
            <w:rPr>
              <w:rStyle w:val="Textoennegrita"/>
              <w:color w:val="222222"/>
              <w:bdr w:val="none" w:sz="0" w:space="0" w:color="auto" w:frame="1"/>
              <w:shd w:val="clear" w:color="auto" w:fill="FFFFFF"/>
            </w:rPr>
          </w:rPrChange>
        </w:rPr>
        <w:t>Matlab</w:t>
      </w:r>
    </w:p>
    <w:p w14:paraId="34D4690E" w14:textId="0F0F9DE9" w:rsidR="00B048F9" w:rsidRPr="00BD3055" w:rsidRDefault="00B048F9">
      <w:pPr>
        <w:ind w:firstLine="708"/>
        <w:rPr>
          <w:color w:val="000000" w:themeColor="text1"/>
          <w:bdr w:val="none" w:sz="0" w:space="0" w:color="auto" w:frame="1"/>
          <w:shd w:val="clear" w:color="auto" w:fill="FFFFFF"/>
        </w:rPr>
        <w:pPrChange w:id="601" w:author="Camilo Andrés Díaz Gómez" w:date="2023-03-14T20:31:00Z">
          <w:pPr>
            <w:pStyle w:val="NormalWeb"/>
            <w:spacing w:line="360" w:lineRule="auto"/>
            <w:ind w:firstLine="709"/>
            <w:jc w:val="both"/>
          </w:pPr>
        </w:pPrChange>
      </w:pPr>
      <w:r w:rsidRPr="00BD3055">
        <w:rPr>
          <w:rStyle w:val="Textoennegrita"/>
          <w:rFonts w:cs="Times New Roman"/>
          <w:b w:val="0"/>
          <w:bCs w:val="0"/>
          <w:color w:val="222222"/>
          <w:bdr w:val="none" w:sz="0" w:space="0" w:color="auto" w:frame="1"/>
          <w:shd w:val="clear" w:color="auto" w:fill="FFFFFF"/>
        </w:rPr>
        <w:t xml:space="preserve">Una herramienta que tiene módulos de simulación de </w:t>
      </w:r>
      <w:proofErr w:type="spellStart"/>
      <w:r w:rsidRPr="00BD3055">
        <w:rPr>
          <w:rStyle w:val="Textoennegrita"/>
          <w:rFonts w:cs="Times New Roman"/>
          <w:b w:val="0"/>
          <w:bCs w:val="0"/>
          <w:color w:val="222222"/>
          <w:bdr w:val="none" w:sz="0" w:space="0" w:color="auto" w:frame="1"/>
          <w:shd w:val="clear" w:color="auto" w:fill="FFFFFF"/>
        </w:rPr>
        <w:t>IoT</w:t>
      </w:r>
      <w:proofErr w:type="spellEnd"/>
      <w:r w:rsidRPr="00BD3055">
        <w:rPr>
          <w:rStyle w:val="Textoennegrita"/>
          <w:rFonts w:cs="Times New Roman"/>
          <w:b w:val="0"/>
          <w:bCs w:val="0"/>
          <w:color w:val="222222"/>
          <w:bdr w:val="none" w:sz="0" w:space="0" w:color="auto" w:frame="1"/>
          <w:shd w:val="clear" w:color="auto" w:fill="FFFFFF"/>
        </w:rPr>
        <w:t xml:space="preserve"> para poder desarrollar y modelar dispositivos inteligentes,</w:t>
      </w:r>
      <w:r w:rsidRPr="00BD3055">
        <w:rPr>
          <w:rStyle w:val="Textoennegrita"/>
          <w:rFonts w:cs="Times New Roman"/>
          <w:color w:val="222222"/>
          <w:bdr w:val="none" w:sz="0" w:space="0" w:color="auto" w:frame="1"/>
          <w:shd w:val="clear" w:color="auto" w:fill="FFFFFF"/>
        </w:rPr>
        <w:t xml:space="preserve"> </w:t>
      </w:r>
      <w:r w:rsidRPr="00BD3055">
        <w:rPr>
          <w:shd w:val="clear" w:color="auto" w:fill="FFFFFF"/>
        </w:rPr>
        <w:t>también puedes crear prototipos de tus dispositivos inteligentes, también permite la manipulación de archivos y su visualización.</w:t>
      </w:r>
    </w:p>
    <w:p w14:paraId="4AA4D2F8" w14:textId="77777777" w:rsidR="00B048F9" w:rsidRPr="00BD3055" w:rsidRDefault="00B048F9">
      <w:pPr>
        <w:pStyle w:val="NormalWeb"/>
        <w:spacing w:line="360" w:lineRule="auto"/>
        <w:ind w:firstLine="720"/>
        <w:jc w:val="both"/>
        <w:pPrChange w:id="602" w:author="Steff Guzmán" w:date="2023-03-13T19:36:00Z">
          <w:pPr>
            <w:pStyle w:val="NormalWeb"/>
            <w:spacing w:line="360" w:lineRule="auto"/>
            <w:jc w:val="both"/>
          </w:pPr>
        </w:pPrChange>
      </w:pPr>
      <w:r w:rsidRPr="00BD3055">
        <w:t xml:space="preserve">De igual manera, muchos otros proyectos se encuentran dirigidos al desarrollo o implementación de redes </w:t>
      </w:r>
      <w:proofErr w:type="spellStart"/>
      <w:r w:rsidRPr="00BD3055">
        <w:t>IoT</w:t>
      </w:r>
      <w:proofErr w:type="spellEnd"/>
      <w:r w:rsidRPr="00BD3055">
        <w:t>, como lo pueden ser:</w:t>
      </w:r>
    </w:p>
    <w:p w14:paraId="38D39E25" w14:textId="71E941A4" w:rsidR="00F91A33" w:rsidRPr="00287D6C" w:rsidRDefault="00B048F9">
      <w:pPr>
        <w:pStyle w:val="Ttulo4"/>
        <w:rPr>
          <w:rStyle w:val="Textoennegrita"/>
          <w:i w:val="0"/>
          <w:iCs w:val="0"/>
          <w:color w:val="auto"/>
          <w:bdr w:val="none" w:sz="0" w:space="0" w:color="auto" w:frame="1"/>
          <w:shd w:val="clear" w:color="auto" w:fill="FFFFFF"/>
          <w:rPrChange w:id="603" w:author="Camilo Andrés Díaz Gómez" w:date="2023-03-14T20:33:00Z">
            <w:rPr>
              <w:rStyle w:val="Textoennegrita"/>
              <w:i/>
              <w:iCs/>
              <w:color w:val="222222"/>
              <w:bdr w:val="none" w:sz="0" w:space="0" w:color="auto" w:frame="1"/>
              <w:shd w:val="clear" w:color="auto" w:fill="FFFFFF"/>
            </w:rPr>
          </w:rPrChange>
        </w:rPr>
        <w:pPrChange w:id="604"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05" w:author="Camilo Andrés Díaz Gómez" w:date="2023-03-14T20:33:00Z">
            <w:rPr>
              <w:rStyle w:val="Textoennegrita"/>
              <w:color w:val="222222"/>
              <w:bdr w:val="none" w:sz="0" w:space="0" w:color="auto" w:frame="1"/>
              <w:shd w:val="clear" w:color="auto" w:fill="FFFFFF"/>
            </w:rPr>
          </w:rPrChange>
        </w:rPr>
        <w:t xml:space="preserve">Control y simulación de una planta piloto de laboratorio docente con integración de plataformas </w:t>
      </w:r>
      <w:proofErr w:type="spellStart"/>
      <w:r w:rsidRPr="00287D6C">
        <w:rPr>
          <w:rStyle w:val="Textoennegrita"/>
          <w:rFonts w:ascii="Times New Roman" w:hAnsi="Times New Roman" w:cs="Times New Roman"/>
          <w:color w:val="auto"/>
          <w:bdr w:val="none" w:sz="0" w:space="0" w:color="auto" w:frame="1"/>
          <w:shd w:val="clear" w:color="auto" w:fill="FFFFFF"/>
          <w:rPrChange w:id="606" w:author="Camilo Andrés Díaz Gómez" w:date="2023-03-14T20:33:00Z">
            <w:rPr>
              <w:rStyle w:val="Textoennegrita"/>
              <w:color w:val="222222"/>
              <w:bdr w:val="none" w:sz="0" w:space="0" w:color="auto" w:frame="1"/>
              <w:shd w:val="clear" w:color="auto" w:fill="FFFFFF"/>
            </w:rPr>
          </w:rPrChange>
        </w:rPr>
        <w:t>IoT</w:t>
      </w:r>
      <w:proofErr w:type="spellEnd"/>
      <w:r w:rsidRPr="00287D6C">
        <w:rPr>
          <w:rStyle w:val="Textoennegrita"/>
          <w:rFonts w:ascii="Times New Roman" w:hAnsi="Times New Roman" w:cs="Times New Roman"/>
          <w:color w:val="auto"/>
          <w:bdr w:val="none" w:sz="0" w:space="0" w:color="auto" w:frame="1"/>
          <w:shd w:val="clear" w:color="auto" w:fill="FFFFFF"/>
          <w:rPrChange w:id="607" w:author="Camilo Andrés Díaz Gómez" w:date="2023-03-14T20:33:00Z">
            <w:rPr>
              <w:rStyle w:val="Textoennegrita"/>
              <w:color w:val="222222"/>
              <w:bdr w:val="none" w:sz="0" w:space="0" w:color="auto" w:frame="1"/>
              <w:shd w:val="clear" w:color="auto" w:fill="FFFFFF"/>
            </w:rPr>
          </w:rPrChange>
        </w:rPr>
        <w:t xml:space="preserve"> para subida de datos a la nube</w:t>
      </w:r>
    </w:p>
    <w:p w14:paraId="1FC5CB14" w14:textId="2D6B7582" w:rsidR="00F91A33" w:rsidRPr="00BD3055" w:rsidRDefault="00B048F9">
      <w:pPr>
        <w:pStyle w:val="NormalWeb"/>
        <w:spacing w:line="360" w:lineRule="auto"/>
        <w:ind w:firstLine="720"/>
        <w:jc w:val="both"/>
        <w:rPr>
          <w:color w:val="212121"/>
          <w:shd w:val="clear" w:color="auto" w:fill="FFFFFF"/>
        </w:rPr>
        <w:pPrChange w:id="608" w:author="Steff Guzmán" w:date="2023-03-13T19:36:00Z">
          <w:pPr>
            <w:pStyle w:val="NormalWeb"/>
            <w:spacing w:line="360" w:lineRule="auto"/>
            <w:ind w:firstLine="709"/>
            <w:jc w:val="both"/>
          </w:pPr>
        </w:pPrChange>
      </w:pPr>
      <w:r w:rsidRPr="00BD3055">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D3055">
        <w:rPr>
          <w:color w:val="212121"/>
          <w:shd w:val="clear" w:color="auto" w:fill="FFFFFF"/>
        </w:rPr>
        <w:t>Jines</w:t>
      </w:r>
      <w:proofErr w:type="spellEnd"/>
      <w:r w:rsidRPr="00BD3055">
        <w:rPr>
          <w:color w:val="212121"/>
          <w:shd w:val="clear" w:color="auto" w:fill="FFFFFF"/>
        </w:rPr>
        <w:t xml:space="preserve">. En TFG, el control y la monitorización se realizan en SIMATIC Manager y </w:t>
      </w:r>
      <w:proofErr w:type="spellStart"/>
      <w:r w:rsidRPr="00BD3055">
        <w:rPr>
          <w:color w:val="212121"/>
          <w:shd w:val="clear" w:color="auto" w:fill="FFFFFF"/>
        </w:rPr>
        <w:t>WinCC</w:t>
      </w:r>
      <w:proofErr w:type="spellEnd"/>
      <w:r w:rsidRPr="00BD3055">
        <w:rPr>
          <w:color w:val="212121"/>
          <w:shd w:val="clear" w:color="auto" w:fill="FFFFFF"/>
        </w:rPr>
        <w:t xml:space="preserve"> Flexible 2008.</w:t>
      </w:r>
      <w:r w:rsidRPr="00BD3055">
        <w:rPr>
          <w:b/>
          <w:bCs/>
          <w:color w:val="222222"/>
          <w:bdr w:val="none" w:sz="0" w:space="0" w:color="auto" w:frame="1"/>
          <w:shd w:val="clear" w:color="auto" w:fill="FFFFFF"/>
        </w:rPr>
        <w:t xml:space="preserve"> </w:t>
      </w:r>
      <w:r w:rsidRPr="00BD3055">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D3055">
        <w:rPr>
          <w:color w:val="212121"/>
          <w:shd w:val="clear" w:color="auto" w:fill="FFFFFF"/>
        </w:rPr>
        <w:t>.</w:t>
      </w:r>
    </w:p>
    <w:p w14:paraId="5B194446" w14:textId="1C88211F" w:rsidR="00F91A33" w:rsidRPr="00287D6C" w:rsidRDefault="00B048F9">
      <w:pPr>
        <w:pStyle w:val="Ttulo4"/>
        <w:rPr>
          <w:rStyle w:val="Textoennegrita"/>
          <w:i w:val="0"/>
          <w:iCs w:val="0"/>
          <w:color w:val="auto"/>
          <w:bdr w:val="none" w:sz="0" w:space="0" w:color="auto" w:frame="1"/>
          <w:shd w:val="clear" w:color="auto" w:fill="FFFFFF"/>
          <w:rPrChange w:id="609" w:author="Camilo Andrés Díaz Gómez" w:date="2023-03-14T20:33:00Z">
            <w:rPr>
              <w:rStyle w:val="Textoennegrita"/>
              <w:i/>
              <w:iCs/>
              <w:color w:val="222222"/>
              <w:bdr w:val="none" w:sz="0" w:space="0" w:color="auto" w:frame="1"/>
              <w:shd w:val="clear" w:color="auto" w:fill="FFFFFF"/>
            </w:rPr>
          </w:rPrChange>
        </w:rPr>
        <w:pPrChange w:id="610"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11" w:author="Camilo Andrés Díaz Gómez" w:date="2023-03-14T20:33:00Z">
            <w:rPr>
              <w:rStyle w:val="Textoennegrita"/>
              <w:color w:val="222222"/>
              <w:bdr w:val="none" w:sz="0" w:space="0" w:color="auto" w:frame="1"/>
              <w:shd w:val="clear" w:color="auto" w:fill="FFFFFF"/>
            </w:rPr>
          </w:rPrChange>
        </w:rPr>
        <w:lastRenderedPageBreak/>
        <w:t xml:space="preserve">Simulación realista de comunicaciones </w:t>
      </w:r>
      <w:proofErr w:type="spellStart"/>
      <w:r w:rsidRPr="00287D6C">
        <w:rPr>
          <w:rStyle w:val="Textoennegrita"/>
          <w:rFonts w:ascii="Times New Roman" w:hAnsi="Times New Roman" w:cs="Times New Roman"/>
          <w:color w:val="auto"/>
          <w:bdr w:val="none" w:sz="0" w:space="0" w:color="auto" w:frame="1"/>
          <w:shd w:val="clear" w:color="auto" w:fill="FFFFFF"/>
          <w:rPrChange w:id="612" w:author="Camilo Andrés Díaz Gómez" w:date="2023-03-14T20:33:00Z">
            <w:rPr>
              <w:rStyle w:val="Textoennegrita"/>
              <w:color w:val="222222"/>
              <w:bdr w:val="none" w:sz="0" w:space="0" w:color="auto" w:frame="1"/>
              <w:shd w:val="clear" w:color="auto" w:fill="FFFFFF"/>
            </w:rPr>
          </w:rPrChange>
        </w:rPr>
        <w:t>IoT</w:t>
      </w:r>
      <w:proofErr w:type="spellEnd"/>
      <w:r w:rsidRPr="00287D6C">
        <w:rPr>
          <w:rStyle w:val="Textoennegrita"/>
          <w:rFonts w:ascii="Times New Roman" w:hAnsi="Times New Roman" w:cs="Times New Roman"/>
          <w:color w:val="auto"/>
          <w:bdr w:val="none" w:sz="0" w:space="0" w:color="auto" w:frame="1"/>
          <w:shd w:val="clear" w:color="auto" w:fill="FFFFFF"/>
          <w:rPrChange w:id="613" w:author="Camilo Andrés Díaz Gómez" w:date="2023-03-14T20:33:00Z">
            <w:rPr>
              <w:rStyle w:val="Textoennegrita"/>
              <w:color w:val="222222"/>
              <w:bdr w:val="none" w:sz="0" w:space="0" w:color="auto" w:frame="1"/>
              <w:shd w:val="clear" w:color="auto" w:fill="FFFFFF"/>
            </w:rPr>
          </w:rPrChange>
        </w:rPr>
        <w:t xml:space="preserve"> en entornos urbanos</w:t>
      </w:r>
    </w:p>
    <w:p w14:paraId="0E0E5154" w14:textId="77777777" w:rsidR="00F91A33" w:rsidRPr="00BD3055" w:rsidRDefault="00B048F9">
      <w:pPr>
        <w:pStyle w:val="NormalWeb"/>
        <w:spacing w:line="360" w:lineRule="auto"/>
        <w:ind w:firstLine="720"/>
        <w:jc w:val="both"/>
        <w:rPr>
          <w:color w:val="212121"/>
        </w:rPr>
        <w:pPrChange w:id="614" w:author="Steff Guzmán" w:date="2023-03-13T19:36:00Z">
          <w:pPr>
            <w:pStyle w:val="NormalWeb"/>
            <w:spacing w:line="360" w:lineRule="auto"/>
            <w:ind w:firstLine="709"/>
            <w:jc w:val="both"/>
          </w:pPr>
        </w:pPrChange>
      </w:pPr>
      <w:r w:rsidRPr="00BD3055">
        <w:rPr>
          <w:rStyle w:val="Textoennegrita"/>
          <w:color w:val="222222"/>
          <w:bdr w:val="none" w:sz="0" w:space="0" w:color="auto" w:frame="1"/>
          <w:shd w:val="clear" w:color="auto" w:fill="FFFFFF"/>
        </w:rPr>
        <w:t xml:space="preserve"> </w:t>
      </w:r>
      <w:r w:rsidRPr="00BD3055">
        <w:rPr>
          <w:color w:val="212121"/>
        </w:rPr>
        <w:t xml:space="preserve">Pensando en la implementación de ciudades inteligentes, este proyecto utiliza redes </w:t>
      </w:r>
      <w:proofErr w:type="spellStart"/>
      <w:r w:rsidRPr="00BD3055">
        <w:rPr>
          <w:color w:val="212121"/>
        </w:rPr>
        <w:t>IoT</w:t>
      </w:r>
      <w:proofErr w:type="spellEnd"/>
      <w:r w:rsidRPr="00BD3055">
        <w:rPr>
          <w:color w:val="212121"/>
        </w:rPr>
        <w:t xml:space="preserve"> para que los dispositivos que integraran la red que abarca la ciudad estén interconectados, ya que al tener un bajo consumo energético y un rango de conexión de larga distancia permite ahorrar costes en instalación y mantenimiento.</w:t>
      </w:r>
    </w:p>
    <w:p w14:paraId="6EF27D28" w14:textId="77777777" w:rsidR="00F91A33" w:rsidRPr="00BD3055" w:rsidRDefault="00B048F9">
      <w:pPr>
        <w:pStyle w:val="NormalWeb"/>
        <w:spacing w:line="360" w:lineRule="auto"/>
        <w:ind w:firstLine="720"/>
        <w:jc w:val="both"/>
        <w:pPrChange w:id="615" w:author="Steff Guzmán" w:date="2023-03-13T19:36:00Z">
          <w:pPr>
            <w:pStyle w:val="NormalWeb"/>
            <w:spacing w:line="360" w:lineRule="auto"/>
            <w:ind w:firstLine="709"/>
            <w:jc w:val="both"/>
          </w:pPr>
        </w:pPrChange>
      </w:pPr>
      <w:r w:rsidRPr="00BD3055">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D3055">
        <w:t>LoRaWAN</w:t>
      </w:r>
      <w:proofErr w:type="spellEnd"/>
      <w:r w:rsidRPr="00BD3055">
        <w:t>).</w:t>
      </w:r>
    </w:p>
    <w:p w14:paraId="26CF9BDF" w14:textId="2CF90D74" w:rsidR="00F91A33" w:rsidRPr="00287D6C" w:rsidRDefault="00B048F9">
      <w:pPr>
        <w:pStyle w:val="Ttulo5"/>
        <w:ind w:firstLine="708"/>
        <w:rPr>
          <w:rStyle w:val="Ttulo4Car"/>
          <w:rFonts w:ascii="Times New Roman" w:hAnsi="Times New Roman" w:cs="Times New Roman"/>
          <w:color w:val="auto"/>
          <w:rPrChange w:id="616" w:author="Camilo Andrés Díaz Gómez" w:date="2023-03-14T20:33:00Z">
            <w:rPr>
              <w:rStyle w:val="Textoennegrita"/>
              <w:i/>
              <w:iCs/>
              <w:color w:val="222222"/>
              <w:bdr w:val="none" w:sz="0" w:space="0" w:color="auto" w:frame="1"/>
              <w:shd w:val="clear" w:color="auto" w:fill="FFFFFF"/>
            </w:rPr>
          </w:rPrChange>
        </w:rPr>
        <w:pPrChange w:id="617" w:author="Camilo Andrés Díaz Gómez" w:date="2023-03-14T20:30:00Z">
          <w:pPr>
            <w:pStyle w:val="NormalWeb"/>
            <w:spacing w:line="360" w:lineRule="auto"/>
            <w:jc w:val="both"/>
          </w:pPr>
        </w:pPrChange>
      </w:pPr>
      <w:r w:rsidRPr="00287D6C">
        <w:rPr>
          <w:rStyle w:val="Ttulo4Car"/>
          <w:rFonts w:ascii="Times New Roman" w:hAnsi="Times New Roman" w:cs="Times New Roman"/>
          <w:color w:val="auto"/>
          <w:rPrChange w:id="618" w:author="Camilo Andrés Díaz Gómez" w:date="2023-03-14T20:33:00Z">
            <w:rPr>
              <w:rStyle w:val="Textoennegrita"/>
              <w:i/>
              <w:iCs/>
              <w:color w:val="222222"/>
              <w:bdr w:val="none" w:sz="0" w:space="0" w:color="auto" w:frame="1"/>
              <w:shd w:val="clear" w:color="auto" w:fill="FFFFFF"/>
            </w:rPr>
          </w:rPrChange>
        </w:rPr>
        <w:t>Análisis de la simulación de dispositivos, circuitos y sistemas electrónicos para</w:t>
      </w:r>
      <w:r w:rsidRPr="00287D6C">
        <w:rPr>
          <w:rStyle w:val="Textoennegrita"/>
          <w:rFonts w:ascii="Times New Roman" w:hAnsi="Times New Roman" w:cs="Times New Roman"/>
          <w:i/>
          <w:iCs/>
          <w:color w:val="auto"/>
          <w:bdr w:val="none" w:sz="0" w:space="0" w:color="auto" w:frame="1"/>
          <w:shd w:val="clear" w:color="auto" w:fill="FFFFFF"/>
          <w:rPrChange w:id="619" w:author="Camilo Andrés Díaz Gómez" w:date="2023-03-14T20:33:00Z">
            <w:rPr>
              <w:rStyle w:val="Textoennegrita"/>
              <w:i/>
              <w:iCs/>
              <w:color w:val="222222"/>
              <w:bdr w:val="none" w:sz="0" w:space="0" w:color="auto" w:frame="1"/>
              <w:shd w:val="clear" w:color="auto" w:fill="FFFFFF"/>
            </w:rPr>
          </w:rPrChange>
        </w:rPr>
        <w:t xml:space="preserve"> </w:t>
      </w:r>
      <w:r w:rsidRPr="00287D6C">
        <w:rPr>
          <w:rStyle w:val="Ttulo4Car"/>
          <w:rFonts w:ascii="Times New Roman" w:hAnsi="Times New Roman" w:cs="Times New Roman"/>
          <w:color w:val="auto"/>
          <w:rPrChange w:id="620" w:author="Camilo Andrés Díaz Gómez" w:date="2023-03-14T20:33:00Z">
            <w:rPr>
              <w:rStyle w:val="Textoennegrita"/>
              <w:i/>
              <w:iCs/>
              <w:color w:val="222222"/>
              <w:bdr w:val="none" w:sz="0" w:space="0" w:color="auto" w:frame="1"/>
              <w:shd w:val="clear" w:color="auto" w:fill="FFFFFF"/>
            </w:rPr>
          </w:rPrChange>
        </w:rPr>
        <w:t>Internet de las cosas (</w:t>
      </w:r>
      <w:proofErr w:type="spellStart"/>
      <w:r w:rsidRPr="00287D6C">
        <w:rPr>
          <w:rStyle w:val="Ttulo4Car"/>
          <w:rFonts w:ascii="Times New Roman" w:hAnsi="Times New Roman" w:cs="Times New Roman"/>
          <w:color w:val="auto"/>
          <w:rPrChange w:id="621" w:author="Camilo Andrés Díaz Gómez" w:date="2023-03-14T20:33:00Z">
            <w:rPr>
              <w:rStyle w:val="Textoennegrita"/>
              <w:i/>
              <w:iCs/>
              <w:color w:val="222222"/>
              <w:bdr w:val="none" w:sz="0" w:space="0" w:color="auto" w:frame="1"/>
              <w:shd w:val="clear" w:color="auto" w:fill="FFFFFF"/>
            </w:rPr>
          </w:rPrChange>
        </w:rPr>
        <w:t>IoT</w:t>
      </w:r>
      <w:proofErr w:type="spellEnd"/>
      <w:r w:rsidRPr="00287D6C">
        <w:rPr>
          <w:rStyle w:val="Ttulo4Car"/>
          <w:rFonts w:ascii="Times New Roman" w:hAnsi="Times New Roman" w:cs="Times New Roman"/>
          <w:color w:val="auto"/>
          <w:rPrChange w:id="622" w:author="Camilo Andrés Díaz Gómez" w:date="2023-03-14T20:33:00Z">
            <w:rPr>
              <w:rStyle w:val="Textoennegrita"/>
              <w:i/>
              <w:iCs/>
              <w:color w:val="222222"/>
              <w:bdr w:val="none" w:sz="0" w:space="0" w:color="auto" w:frame="1"/>
              <w:shd w:val="clear" w:color="auto" w:fill="FFFFFF"/>
            </w:rPr>
          </w:rPrChange>
        </w:rPr>
        <w:t>)</w:t>
      </w:r>
    </w:p>
    <w:p w14:paraId="305C424A" w14:textId="77777777" w:rsidR="00F91A33" w:rsidRPr="00BD3055" w:rsidRDefault="00B048F9">
      <w:pPr>
        <w:pStyle w:val="NormalWeb"/>
        <w:spacing w:line="360" w:lineRule="auto"/>
        <w:ind w:firstLine="720"/>
        <w:jc w:val="both"/>
        <w:rPr>
          <w:rStyle w:val="Textoennegrita"/>
          <w:rFonts w:asciiTheme="majorHAnsi" w:eastAsiaTheme="majorEastAsia" w:hAnsiTheme="majorHAnsi" w:cstheme="majorBidi"/>
          <w:b w:val="0"/>
          <w:bCs w:val="0"/>
          <w:color w:val="222222"/>
          <w:szCs w:val="22"/>
          <w:bdr w:val="none" w:sz="0" w:space="0" w:color="auto" w:frame="1"/>
          <w:shd w:val="clear" w:color="auto" w:fill="FFFFFF"/>
          <w:lang w:eastAsia="en-US"/>
        </w:rPr>
        <w:pPrChange w:id="623" w:author="Steff Guzmán" w:date="2023-03-13T19:3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 xml:space="preserve">Los dispositivos que componen una red </w:t>
      </w:r>
      <w:proofErr w:type="spellStart"/>
      <w:r w:rsidRPr="00BD3055">
        <w:rPr>
          <w:rStyle w:val="Textoennegrita"/>
          <w:b w:val="0"/>
          <w:bCs w:val="0"/>
          <w:color w:val="222222"/>
          <w:bdr w:val="none" w:sz="0" w:space="0" w:color="auto" w:frame="1"/>
          <w:shd w:val="clear" w:color="auto" w:fill="FFFFFF"/>
        </w:rPr>
        <w:t>IoT</w:t>
      </w:r>
      <w:proofErr w:type="spellEnd"/>
      <w:r w:rsidRPr="00BD3055">
        <w:rPr>
          <w:rStyle w:val="Textoennegrita"/>
          <w:b w:val="0"/>
          <w:bCs w:val="0"/>
          <w:color w:val="222222"/>
          <w:bdr w:val="none" w:sz="0" w:space="0" w:color="auto" w:frame="1"/>
          <w:shd w:val="clear" w:color="auto" w:fill="FFFFFF"/>
        </w:rPr>
        <w:t xml:space="preserve"> son conocidos como nodos, al funcionar con energía eléctrica, por lo que puede llegar a ser importante cuanta energía eléctrica puede llegar a consumir una red </w:t>
      </w:r>
      <w:proofErr w:type="spellStart"/>
      <w:r w:rsidRPr="00BD3055">
        <w:rPr>
          <w:rStyle w:val="Textoennegrita"/>
          <w:b w:val="0"/>
          <w:bCs w:val="0"/>
          <w:color w:val="222222"/>
          <w:bdr w:val="none" w:sz="0" w:space="0" w:color="auto" w:frame="1"/>
          <w:shd w:val="clear" w:color="auto" w:fill="FFFFFF"/>
        </w:rPr>
        <w:t>IoT</w:t>
      </w:r>
      <w:proofErr w:type="spellEnd"/>
      <w:r w:rsidRPr="00BD3055">
        <w:rPr>
          <w:rStyle w:val="Textoennegrita"/>
          <w:b w:val="0"/>
          <w:bCs w:val="0"/>
          <w:color w:val="222222"/>
          <w:bdr w:val="none" w:sz="0" w:space="0" w:color="auto" w:frame="1"/>
          <w:shd w:val="clear" w:color="auto" w:fill="FFFFFF"/>
        </w:rPr>
        <w:t>, por esto, este proyecto de grado pretende simular el consumo energético de los nodos, tomando como referencia la plataforma hardware Cookies, desarrollada en el Centro de Electrónica industrial de la universidad Politécnica de Madrid.</w:t>
      </w:r>
    </w:p>
    <w:p w14:paraId="559928F0" w14:textId="3DC4F430" w:rsidR="00B048F9" w:rsidRDefault="00B048F9">
      <w:pPr>
        <w:pStyle w:val="NormalWeb"/>
        <w:spacing w:line="360" w:lineRule="auto"/>
        <w:ind w:firstLine="720"/>
        <w:jc w:val="both"/>
        <w:rPr>
          <w:ins w:id="624" w:author="Camilo Andrés Díaz Gómez" w:date="2023-03-14T20:30:00Z"/>
          <w:rStyle w:val="Textoennegrita"/>
          <w:b w:val="0"/>
          <w:bCs w:val="0"/>
          <w:bdr w:val="none" w:sz="0" w:space="0" w:color="auto" w:frame="1"/>
          <w:shd w:val="clear" w:color="auto" w:fill="FFFFFF"/>
        </w:rPr>
      </w:pPr>
      <w:r w:rsidRPr="00BD3055">
        <w:rPr>
          <w:rStyle w:val="Textoennegrita"/>
          <w:b w:val="0"/>
          <w:bCs w:val="0"/>
          <w:color w:val="FF0000"/>
          <w:bdr w:val="none" w:sz="0" w:space="0" w:color="auto" w:frame="1"/>
          <w:shd w:val="clear" w:color="auto" w:fill="FFFFFF"/>
        </w:rPr>
        <w:t xml:space="preserve"> </w:t>
      </w:r>
      <w:r w:rsidRPr="00BD3055">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625" w:author="DIANA CAROLINA CANDIA HERRERA" w:date="2023-03-07T09:42:00Z">
        <w:r w:rsidRPr="00BD3055" w:rsidDel="00843772">
          <w:rPr>
            <w:rStyle w:val="Textoennegrita"/>
            <w:b w:val="0"/>
            <w:bCs w:val="0"/>
            <w:bdr w:val="none" w:sz="0" w:space="0" w:color="auto" w:frame="1"/>
            <w:shd w:val="clear" w:color="auto" w:fill="FFFFFF"/>
          </w:rPr>
          <w:delText>una  red</w:delText>
        </w:r>
      </w:del>
      <w:ins w:id="626" w:author="DIANA CAROLINA CANDIA HERRERA" w:date="2023-03-07T09:42:00Z">
        <w:r w:rsidR="00843772" w:rsidRPr="00BD3055">
          <w:rPr>
            <w:rStyle w:val="Textoennegrita"/>
            <w:b w:val="0"/>
            <w:bCs w:val="0"/>
            <w:bdr w:val="none" w:sz="0" w:space="0" w:color="auto" w:frame="1"/>
            <w:shd w:val="clear" w:color="auto" w:fill="FFFFFF"/>
          </w:rPr>
          <w:t>una red</w:t>
        </w:r>
      </w:ins>
      <w:r w:rsidRPr="00BD3055">
        <w:rPr>
          <w:rStyle w:val="Textoennegrita"/>
          <w:b w:val="0"/>
          <w:bCs w:val="0"/>
          <w:bdr w:val="none" w:sz="0" w:space="0" w:color="auto" w:frame="1"/>
          <w:shd w:val="clear" w:color="auto" w:fill="FFFFFF"/>
        </w:rPr>
        <w:t xml:space="preserve"> </w:t>
      </w:r>
      <w:proofErr w:type="spellStart"/>
      <w:r w:rsidRPr="00BD3055">
        <w:rPr>
          <w:rStyle w:val="Textoennegrita"/>
          <w:b w:val="0"/>
          <w:bCs w:val="0"/>
          <w:bdr w:val="none" w:sz="0" w:space="0" w:color="auto" w:frame="1"/>
          <w:shd w:val="clear" w:color="auto" w:fill="FFFFFF"/>
        </w:rPr>
        <w:t>IoT</w:t>
      </w:r>
      <w:proofErr w:type="spellEnd"/>
      <w:r w:rsidRPr="00BD3055">
        <w:rPr>
          <w:rStyle w:val="Textoennegrita"/>
          <w:b w:val="0"/>
          <w:bCs w:val="0"/>
          <w:bdr w:val="none" w:sz="0" w:space="0" w:color="auto" w:frame="1"/>
          <w:shd w:val="clear" w:color="auto" w:fill="FFFFFF"/>
        </w:rPr>
        <w:t xml:space="preserve">. </w:t>
      </w:r>
    </w:p>
    <w:p w14:paraId="47D8B44C" w14:textId="77777777" w:rsidR="00287D6C" w:rsidRPr="00BD3055" w:rsidRDefault="00287D6C">
      <w:pPr>
        <w:pStyle w:val="NormalWeb"/>
        <w:spacing w:line="360" w:lineRule="auto"/>
        <w:ind w:firstLine="720"/>
        <w:jc w:val="both"/>
        <w:rPr>
          <w:rStyle w:val="Textoennegrita"/>
          <w:b w:val="0"/>
          <w:bCs w:val="0"/>
          <w:bdr w:val="none" w:sz="0" w:space="0" w:color="auto" w:frame="1"/>
          <w:shd w:val="clear" w:color="auto" w:fill="FFFFFF"/>
        </w:rPr>
        <w:pPrChange w:id="627" w:author="Steff Guzmán" w:date="2023-03-13T19:37:00Z">
          <w:pPr>
            <w:pStyle w:val="NormalWeb"/>
            <w:spacing w:line="360" w:lineRule="auto"/>
            <w:ind w:firstLine="709"/>
            <w:jc w:val="both"/>
          </w:pPr>
        </w:pPrChange>
      </w:pPr>
    </w:p>
    <w:p w14:paraId="3F2A4234" w14:textId="2D9E9CB4" w:rsidR="00AA1CC1" w:rsidRPr="00BD3055" w:rsidRDefault="00AA1CC1">
      <w:pPr>
        <w:pStyle w:val="PrrAPA"/>
        <w:ind w:firstLine="720"/>
        <w:pPrChange w:id="628" w:author="Steff Guzmán" w:date="2023-03-13T19:37:00Z">
          <w:pPr>
            <w:pStyle w:val="PrrAPA"/>
            <w:ind w:firstLine="284"/>
          </w:pPr>
        </w:pPrChange>
      </w:pPr>
      <w:r w:rsidRPr="00BD3055">
        <w:t xml:space="preserve">  </w:t>
      </w:r>
      <w:del w:id="629" w:author="Camilo Andrés Díaz Gómez" w:date="2023-03-14T20:24:00Z">
        <w:r w:rsidRPr="00BD3055" w:rsidDel="00952EC4">
          <w:delText xml:space="preserve"> </w:delText>
        </w:r>
      </w:del>
      <w:bookmarkStart w:id="630" w:name="_Hlk127619948"/>
      <w:r w:rsidRPr="00BD3055">
        <w:t xml:space="preserve">Con lo anterior, se generó la siguiente pregunta: </w:t>
      </w:r>
    </w:p>
    <w:p w14:paraId="6F9FE4C2" w14:textId="744D1210" w:rsidR="00682C23" w:rsidRPr="00BD3055" w:rsidRDefault="00682C23">
      <w:pPr>
        <w:pStyle w:val="PrrAPA"/>
        <w:ind w:firstLine="720"/>
        <w:rPr>
          <w:ins w:id="631" w:author="Camilo Andrés Díaz Gómez" w:date="2023-03-12T18:18:00Z"/>
        </w:rPr>
        <w:pPrChange w:id="632" w:author="Steff Guzmán" w:date="2023-03-13T19:37:00Z">
          <w:pPr>
            <w:pStyle w:val="PrrAPA"/>
            <w:ind w:firstLine="284"/>
          </w:pPr>
        </w:pPrChange>
      </w:pPr>
      <w:ins w:id="633" w:author="Camilo Andrés Díaz Gómez" w:date="2023-03-12T18:18:00Z">
        <w:r w:rsidRPr="00BD3055">
          <w:t xml:space="preserve">¿Cómo simular datos ambientales mediante el uso de Analítica de Datos </w:t>
        </w:r>
      </w:ins>
      <w:ins w:id="634" w:author="Camilo Andrés Díaz Gómez" w:date="2023-03-12T18:19:00Z">
        <w:r w:rsidRPr="00BD3055">
          <w:t xml:space="preserve">para </w:t>
        </w:r>
      </w:ins>
      <w:ins w:id="635" w:author="Camilo Andrés Díaz Gómez" w:date="2023-03-12T18:18:00Z">
        <w:r w:rsidRPr="00BD3055">
          <w:t>ayuda</w:t>
        </w:r>
      </w:ins>
      <w:ins w:id="636" w:author="Camilo Andrés Díaz Gómez" w:date="2023-03-12T18:19:00Z">
        <w:r w:rsidRPr="00BD3055">
          <w:t>r</w:t>
        </w:r>
      </w:ins>
      <w:ins w:id="637" w:author="Camilo Andrés Díaz Gómez" w:date="2023-03-12T18:18:00Z">
        <w:r w:rsidRPr="00BD3055">
          <w:t xml:space="preserve"> en la generación de proyectos para modelos </w:t>
        </w:r>
        <w:proofErr w:type="spellStart"/>
        <w:r w:rsidRPr="00BD3055">
          <w:t>IoT</w:t>
        </w:r>
        <w:proofErr w:type="spellEnd"/>
        <w:r w:rsidRPr="00BD3055">
          <w:t>?</w:t>
        </w:r>
      </w:ins>
    </w:p>
    <w:p w14:paraId="17489749" w14:textId="32EAAA9C" w:rsidR="00682C23" w:rsidRPr="00BD3055" w:rsidRDefault="00AA1CC1">
      <w:pPr>
        <w:spacing w:after="160" w:line="259" w:lineRule="auto"/>
        <w:jc w:val="left"/>
        <w:rPr>
          <w:ins w:id="638" w:author="Camilo Andrés Díaz Gómez" w:date="2023-03-12T18:17:00Z"/>
          <w:rFonts w:cs="Times New Roman"/>
          <w:szCs w:val="24"/>
        </w:rPr>
      </w:pPr>
      <w:del w:id="639" w:author="Camilo Andrés Díaz Gómez" w:date="2023-03-12T18:18:00Z">
        <w:r w:rsidRPr="00BD3055" w:rsidDel="00682C23">
          <w:rPr>
            <w:rFonts w:cs="Times New Roman"/>
          </w:rPr>
          <w:delText>¿Cómo simular datos ambientales en un modelo IoT para validar herramientas de analítica de datos?</w:delText>
        </w:r>
      </w:del>
      <w:ins w:id="640" w:author="Camilo Andrés Díaz Gómez" w:date="2023-03-12T18:17:00Z">
        <w:r w:rsidR="00682C23" w:rsidRPr="00BD3055">
          <w:rPr>
            <w:rFonts w:cs="Times New Roman"/>
          </w:rPr>
          <w:br w:type="page"/>
        </w:r>
      </w:ins>
    </w:p>
    <w:p w14:paraId="1D29F452" w14:textId="77777777" w:rsidR="00AA1CC1" w:rsidRPr="00BD3055" w:rsidDel="00682C23" w:rsidRDefault="00AA1CC1" w:rsidP="00AA1CC1">
      <w:pPr>
        <w:pStyle w:val="PrrAPA"/>
        <w:ind w:firstLine="284"/>
        <w:rPr>
          <w:ins w:id="641" w:author="DIANA CAROLINA CANDIA HERRERA" w:date="2023-03-07T09:43:00Z"/>
          <w:del w:id="642" w:author="Camilo Andrés Díaz Gómez" w:date="2023-03-12T18:17:00Z"/>
        </w:rPr>
      </w:pPr>
    </w:p>
    <w:p w14:paraId="7BE85439" w14:textId="02378771" w:rsidR="00956AE0" w:rsidRPr="00BD3055" w:rsidDel="00682C23" w:rsidRDefault="00956AE0" w:rsidP="00682C23">
      <w:pPr>
        <w:pStyle w:val="PrrAPA"/>
        <w:ind w:firstLine="284"/>
        <w:rPr>
          <w:del w:id="643" w:author="Camilo Andrés Díaz Gómez" w:date="2023-03-12T18:17:00Z"/>
        </w:rPr>
      </w:pPr>
      <w:ins w:id="644" w:author="DIANA CAROLINA CANDIA HERRERA" w:date="2023-03-07T09:44:00Z">
        <w:del w:id="645" w:author="Camilo Andrés Díaz Gómez" w:date="2023-03-12T18:17:00Z">
          <w:r w:rsidRPr="00BD3055" w:rsidDel="00682C23">
            <w:delText>¿Cómo la</w:delText>
          </w:r>
        </w:del>
      </w:ins>
      <w:ins w:id="646" w:author="DIANA CAROLINA CANDIA HERRERA" w:date="2023-03-07T09:45:00Z">
        <w:del w:id="647" w:author="Camilo Andrés Díaz Gómez" w:date="2023-03-12T18:17:00Z">
          <w:r w:rsidRPr="00BD3055" w:rsidDel="00682C23">
            <w:delText xml:space="preserve"> simulación de datos ambientales</w:delText>
          </w:r>
        </w:del>
      </w:ins>
      <w:ins w:id="648" w:author="DIANA CAROLINA CANDIA HERRERA" w:date="2023-03-07T09:46:00Z">
        <w:del w:id="649" w:author="Camilo Andrés Díaz Gómez" w:date="2023-03-12T18:17:00Z">
          <w:r w:rsidRPr="00BD3055" w:rsidDel="00682C23">
            <w:delText xml:space="preserve"> mediante el uso de analítica de </w:delText>
          </w:r>
        </w:del>
      </w:ins>
      <w:ins w:id="650" w:author="DIANA CAROLINA CANDIA HERRERA" w:date="2023-03-07T09:47:00Z">
        <w:del w:id="651" w:author="Camilo Andrés Díaz Gómez" w:date="2023-03-12T18:17:00Z">
          <w:r w:rsidRPr="00BD3055" w:rsidDel="00682C23">
            <w:delText>datos</w:delText>
          </w:r>
        </w:del>
      </w:ins>
      <w:ins w:id="652" w:author="DIANA CAROLINA CANDIA HERRERA" w:date="2023-03-07T09:45:00Z">
        <w:del w:id="653" w:author="Camilo Andrés Díaz Gómez" w:date="2023-03-12T18:17:00Z">
          <w:r w:rsidRPr="00BD3055" w:rsidDel="00682C23">
            <w:delText xml:space="preserve"> ayuda en la generación de proyectos </w:delText>
          </w:r>
        </w:del>
      </w:ins>
      <w:ins w:id="654" w:author="DIANA CAROLINA CANDIA HERRERA" w:date="2023-03-07T09:46:00Z">
        <w:del w:id="655" w:author="Camilo Andrés Díaz Gómez" w:date="2023-03-12T18:17:00Z">
          <w:r w:rsidRPr="00BD3055" w:rsidDel="00682C23">
            <w:delText>para modelos IoT?</w:delText>
          </w:r>
        </w:del>
      </w:ins>
    </w:p>
    <w:bookmarkEnd w:id="630"/>
    <w:p w14:paraId="0C79FEA2" w14:textId="0331C684" w:rsidR="00AA1CC1" w:rsidRPr="00BD3055" w:rsidDel="00682C23" w:rsidRDefault="00AA1CC1">
      <w:pPr>
        <w:pStyle w:val="PrrAPA"/>
        <w:ind w:firstLine="284"/>
        <w:rPr>
          <w:del w:id="656" w:author="Camilo Andrés Díaz Gómez" w:date="2023-03-12T18:17:00Z"/>
          <w:b/>
          <w:bCs/>
          <w:color w:val="FF0000"/>
          <w:bdr w:val="none" w:sz="0" w:space="0" w:color="auto" w:frame="1"/>
          <w:shd w:val="clear" w:color="auto" w:fill="FFFFFF"/>
        </w:rPr>
        <w:pPrChange w:id="657" w:author="Camilo Andrés Díaz Gómez" w:date="2023-03-12T18:17:00Z">
          <w:pPr>
            <w:pStyle w:val="NormalWeb"/>
            <w:spacing w:line="360" w:lineRule="auto"/>
            <w:ind w:firstLine="709"/>
            <w:jc w:val="both"/>
          </w:pPr>
        </w:pPrChange>
      </w:pPr>
    </w:p>
    <w:p w14:paraId="1360695F" w14:textId="32BFE00E" w:rsidR="00771EC6" w:rsidRPr="00BD3055" w:rsidDel="00682C23" w:rsidRDefault="00771EC6" w:rsidP="00F91A33">
      <w:pPr>
        <w:pStyle w:val="NormalWeb"/>
        <w:spacing w:line="360" w:lineRule="auto"/>
        <w:ind w:firstLine="709"/>
        <w:jc w:val="both"/>
        <w:rPr>
          <w:del w:id="658" w:author="Camilo Andrés Díaz Gómez" w:date="2023-03-12T18:16:00Z"/>
          <w:b/>
          <w:bCs/>
          <w:color w:val="FF0000"/>
          <w:bdr w:val="none" w:sz="0" w:space="0" w:color="auto" w:frame="1"/>
          <w:shd w:val="clear" w:color="auto" w:fill="FFFFFF"/>
        </w:rPr>
      </w:pPr>
    </w:p>
    <w:p w14:paraId="3039ADBC" w14:textId="0603582C" w:rsidR="00771EC6" w:rsidRPr="00BD3055" w:rsidDel="00682C23" w:rsidRDefault="00771EC6" w:rsidP="00F91A33">
      <w:pPr>
        <w:pStyle w:val="NormalWeb"/>
        <w:spacing w:line="360" w:lineRule="auto"/>
        <w:ind w:firstLine="709"/>
        <w:jc w:val="both"/>
        <w:rPr>
          <w:del w:id="659" w:author="Camilo Andrés Díaz Gómez" w:date="2023-03-12T18:16:00Z"/>
          <w:b/>
          <w:bCs/>
          <w:color w:val="FF0000"/>
          <w:bdr w:val="none" w:sz="0" w:space="0" w:color="auto" w:frame="1"/>
          <w:shd w:val="clear" w:color="auto" w:fill="FFFFFF"/>
        </w:rPr>
      </w:pPr>
    </w:p>
    <w:p w14:paraId="15D08887" w14:textId="495A56B7" w:rsidR="00771EC6" w:rsidRPr="00BD3055" w:rsidDel="00682C23" w:rsidRDefault="00771EC6" w:rsidP="00F91A33">
      <w:pPr>
        <w:pStyle w:val="NormalWeb"/>
        <w:spacing w:line="360" w:lineRule="auto"/>
        <w:ind w:firstLine="709"/>
        <w:jc w:val="both"/>
        <w:rPr>
          <w:del w:id="660" w:author="Camilo Andrés Díaz Gómez" w:date="2023-03-12T18:16:00Z"/>
          <w:b/>
          <w:bCs/>
          <w:color w:val="FF0000"/>
          <w:bdr w:val="none" w:sz="0" w:space="0" w:color="auto" w:frame="1"/>
          <w:shd w:val="clear" w:color="auto" w:fill="FFFFFF"/>
        </w:rPr>
      </w:pPr>
    </w:p>
    <w:p w14:paraId="665A4050" w14:textId="5FE0756C" w:rsidR="00771EC6" w:rsidRPr="00BD3055" w:rsidDel="00682C23" w:rsidRDefault="00771EC6">
      <w:pPr>
        <w:pStyle w:val="NormalWeb"/>
        <w:spacing w:line="360" w:lineRule="auto"/>
        <w:jc w:val="both"/>
        <w:rPr>
          <w:del w:id="661" w:author="Camilo Andrés Díaz Gómez" w:date="2023-03-12T18:16:00Z"/>
          <w:b/>
          <w:bCs/>
          <w:color w:val="FF0000"/>
          <w:bdr w:val="none" w:sz="0" w:space="0" w:color="auto" w:frame="1"/>
          <w:shd w:val="clear" w:color="auto" w:fill="FFFFFF"/>
        </w:rPr>
        <w:pPrChange w:id="662" w:author="Camilo Andrés Díaz Gómez" w:date="2023-03-12T18:16:00Z">
          <w:pPr>
            <w:pStyle w:val="NormalWeb"/>
            <w:spacing w:line="360" w:lineRule="auto"/>
            <w:ind w:firstLine="709"/>
            <w:jc w:val="both"/>
          </w:pPr>
        </w:pPrChange>
      </w:pPr>
    </w:p>
    <w:p w14:paraId="52873931" w14:textId="04E76E36" w:rsidR="00704945" w:rsidRPr="00BD3055" w:rsidDel="00682C23" w:rsidRDefault="00704945" w:rsidP="007743C4">
      <w:pPr>
        <w:pStyle w:val="PrrAPA"/>
        <w:ind w:firstLine="284"/>
        <w:jc w:val="center"/>
        <w:rPr>
          <w:del w:id="663" w:author="Camilo Andrés Díaz Gómez" w:date="2023-03-12T18:16:00Z"/>
          <w:b/>
          <w:bCs/>
        </w:rPr>
      </w:pPr>
    </w:p>
    <w:p w14:paraId="531E3163" w14:textId="6985F14E" w:rsidR="00B048F9" w:rsidRPr="00BD3055" w:rsidRDefault="00785CED">
      <w:pPr>
        <w:pStyle w:val="Ttulo2"/>
        <w:jc w:val="center"/>
        <w:pPrChange w:id="664" w:author="Steff Guzmán" w:date="2023-03-13T18:04:00Z">
          <w:pPr>
            <w:pStyle w:val="PrrAPA"/>
            <w:ind w:firstLine="284"/>
            <w:jc w:val="center"/>
          </w:pPr>
        </w:pPrChange>
      </w:pPr>
      <w:bookmarkStart w:id="665" w:name="_Toc129623648"/>
      <w:bookmarkStart w:id="666" w:name="_Toc129721741"/>
      <w:r w:rsidRPr="00BD3055">
        <w:rPr>
          <w:rFonts w:cs="Times New Roman"/>
        </w:rPr>
        <w:t>Justificación</w:t>
      </w:r>
      <w:bookmarkEnd w:id="665"/>
      <w:bookmarkEnd w:id="666"/>
    </w:p>
    <w:p w14:paraId="034F89F3" w14:textId="28C47CDF" w:rsidR="007743C4" w:rsidRPr="00BD3055" w:rsidRDefault="007743C4" w:rsidP="00AA1CC1">
      <w:pPr>
        <w:pStyle w:val="PrrAPA"/>
        <w:ind w:firstLine="720"/>
      </w:pPr>
      <w:r w:rsidRPr="00BD3055">
        <w:t xml:space="preserve">Las redes </w:t>
      </w:r>
      <w:proofErr w:type="spellStart"/>
      <w:r w:rsidRPr="00BD3055">
        <w:t>IoT</w:t>
      </w:r>
      <w:proofErr w:type="spellEnd"/>
      <w:r w:rsidRPr="00BD3055">
        <w:t xml:space="preserve"> están compuestas por dispositivos como</w:t>
      </w:r>
      <w:ins w:id="667" w:author="DIANA CAROLINA CANDIA HERRERA" w:date="2023-03-07T09:57:00Z">
        <w:r w:rsidR="003D4F76" w:rsidRPr="00BD3055">
          <w:t>:</w:t>
        </w:r>
      </w:ins>
      <w:r w:rsidRPr="00BD3055">
        <w:t xml:space="preserve"> sensores, actuadores, </w:t>
      </w:r>
      <w:proofErr w:type="spellStart"/>
      <w:r w:rsidRPr="00BD3055">
        <w:t>cloud</w:t>
      </w:r>
      <w:proofErr w:type="spellEnd"/>
      <w:r w:rsidRPr="00BD3055">
        <w:t xml:space="preserve">, entre otros. Estos dispositivos se encargan de recopilar e intercambiar información entre ellos y de esta manera cumplir con los propósitos planteados por </w:t>
      </w:r>
      <w:del w:id="668" w:author="DIANA CAROLINA CANDIA HERRERA" w:date="2023-03-07T09:57:00Z">
        <w:r w:rsidRPr="00BD3055" w:rsidDel="003D4F76">
          <w:delText xml:space="preserve">el o </w:delText>
        </w:r>
      </w:del>
      <w:r w:rsidRPr="00BD3055">
        <w:t xml:space="preserve">los usuarios. Por esta razón es muy importante seleccionar los dispositivos que más se adapten y cumplan los propósitos con los que la red </w:t>
      </w:r>
      <w:proofErr w:type="spellStart"/>
      <w:r w:rsidRPr="00BD3055">
        <w:t>IoT</w:t>
      </w:r>
      <w:proofErr w:type="spellEnd"/>
      <w:r w:rsidRPr="00BD3055">
        <w:t xml:space="preserve">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BD3055">
        <w:t>, es por esto que se tiene una estructura de un árbol de problema que permite explicar mejor la justificación del proyecto (ver Figura 1).</w:t>
      </w:r>
    </w:p>
    <w:p w14:paraId="1D6BE4C7" w14:textId="6AB11FC5" w:rsidR="007743C4" w:rsidRPr="00BD3055" w:rsidDel="00DB0B24" w:rsidRDefault="007743C4" w:rsidP="00C87243">
      <w:pPr>
        <w:rPr>
          <w:del w:id="669" w:author="Steff Guzmán" w:date="2023-03-13T18:34:00Z"/>
          <w:rFonts w:cs="Times New Roman"/>
        </w:rPr>
      </w:pPr>
    </w:p>
    <w:p w14:paraId="281CBE48" w14:textId="14911E3B" w:rsidR="00DB0B24" w:rsidRPr="00BD3055" w:rsidRDefault="00DB0B24" w:rsidP="00244CE1">
      <w:pPr>
        <w:pStyle w:val="Descripcin"/>
        <w:rPr>
          <w:ins w:id="670" w:author="Steff Guzmán" w:date="2023-03-13T19:00:00Z"/>
          <w:rFonts w:cs="Times New Roman"/>
          <w:b w:val="0"/>
          <w:iCs w:val="0"/>
          <w:szCs w:val="22"/>
        </w:rPr>
      </w:pPr>
    </w:p>
    <w:p w14:paraId="1E418A3D" w14:textId="407CD756" w:rsidR="00DB0B24" w:rsidRPr="00BD3055" w:rsidRDefault="00DB0B24" w:rsidP="00DB0B24">
      <w:pPr>
        <w:rPr>
          <w:ins w:id="671" w:author="Steff Guzmán" w:date="2023-03-13T19:00:00Z"/>
          <w:rFonts w:cs="Times New Roman"/>
        </w:rPr>
      </w:pPr>
    </w:p>
    <w:p w14:paraId="105DD995" w14:textId="26A56739" w:rsidR="00DB0B24" w:rsidRPr="00BD3055" w:rsidRDefault="00DB0B24" w:rsidP="00DB0B24">
      <w:pPr>
        <w:rPr>
          <w:ins w:id="672" w:author="Steff Guzmán" w:date="2023-03-13T19:00:00Z"/>
          <w:rFonts w:cs="Times New Roman"/>
        </w:rPr>
      </w:pPr>
    </w:p>
    <w:p w14:paraId="3275BE2A" w14:textId="5029D300" w:rsidR="00DB0B24" w:rsidRPr="00BD3055" w:rsidRDefault="00DB0B24" w:rsidP="00DB0B24">
      <w:pPr>
        <w:rPr>
          <w:ins w:id="673" w:author="Steff Guzmán" w:date="2023-03-13T19:00:00Z"/>
          <w:rFonts w:cs="Times New Roman"/>
        </w:rPr>
      </w:pPr>
    </w:p>
    <w:p w14:paraId="6F908170" w14:textId="2D92E48E" w:rsidR="00DB0B24" w:rsidRPr="00BD3055" w:rsidRDefault="00DB0B24" w:rsidP="00DB0B24">
      <w:pPr>
        <w:rPr>
          <w:ins w:id="674" w:author="Steff Guzmán" w:date="2023-03-13T19:00:00Z"/>
          <w:rFonts w:cs="Times New Roman"/>
        </w:rPr>
      </w:pPr>
    </w:p>
    <w:p w14:paraId="7756DC05" w14:textId="492CFDFC" w:rsidR="00DB0B24" w:rsidRPr="00BD3055" w:rsidRDefault="00DB0B24" w:rsidP="00DB0B24">
      <w:pPr>
        <w:rPr>
          <w:ins w:id="675" w:author="Steff Guzmán" w:date="2023-03-13T19:00:00Z"/>
          <w:rFonts w:cs="Times New Roman"/>
        </w:rPr>
      </w:pPr>
    </w:p>
    <w:p w14:paraId="5E189A51" w14:textId="002FFF18" w:rsidR="00DB0B24" w:rsidRPr="00BD3055" w:rsidRDefault="00DB0B24" w:rsidP="00DB0B24">
      <w:pPr>
        <w:rPr>
          <w:ins w:id="676" w:author="Steff Guzmán" w:date="2023-03-13T19:00:00Z"/>
          <w:rFonts w:cs="Times New Roman"/>
        </w:rPr>
      </w:pPr>
    </w:p>
    <w:p w14:paraId="4C59FA0F" w14:textId="0973B9F1" w:rsidR="00DB0B24" w:rsidRPr="00BD3055" w:rsidRDefault="00DB0B24" w:rsidP="00DB0B24">
      <w:pPr>
        <w:rPr>
          <w:ins w:id="677" w:author="Steff Guzmán" w:date="2023-03-13T19:00:00Z"/>
          <w:rFonts w:cs="Times New Roman"/>
        </w:rPr>
      </w:pPr>
    </w:p>
    <w:p w14:paraId="37B11623" w14:textId="01C12748" w:rsidR="00DB0B24" w:rsidRPr="00BD3055" w:rsidRDefault="00DB0B24" w:rsidP="00DB0B24">
      <w:pPr>
        <w:rPr>
          <w:ins w:id="678" w:author="Steff Guzmán" w:date="2023-03-13T19:00:00Z"/>
          <w:rFonts w:cs="Times New Roman"/>
        </w:rPr>
      </w:pPr>
    </w:p>
    <w:p w14:paraId="6A0C9BD1" w14:textId="0DA89653" w:rsidR="00DB0B24" w:rsidRPr="00BD3055" w:rsidRDefault="00DB0B24" w:rsidP="00DB0B24">
      <w:pPr>
        <w:rPr>
          <w:ins w:id="679" w:author="Steff Guzmán" w:date="2023-03-13T19:00:00Z"/>
          <w:rFonts w:cs="Times New Roman"/>
        </w:rPr>
      </w:pPr>
    </w:p>
    <w:p w14:paraId="179BAC0C" w14:textId="2ECAD42D" w:rsidR="00DB0B24" w:rsidRPr="00BD3055" w:rsidRDefault="00DB0B24" w:rsidP="00DB0B24">
      <w:pPr>
        <w:rPr>
          <w:ins w:id="680" w:author="Steff Guzmán" w:date="2023-03-13T19:00:00Z"/>
          <w:rFonts w:cs="Times New Roman"/>
        </w:rPr>
      </w:pPr>
    </w:p>
    <w:p w14:paraId="363A870F" w14:textId="77777777" w:rsidR="00DB0B24" w:rsidRPr="00BD3055" w:rsidRDefault="00DB0B24">
      <w:pPr>
        <w:rPr>
          <w:ins w:id="681" w:author="Steff Guzmán" w:date="2023-03-13T19:00:00Z"/>
          <w:rFonts w:cs="Times New Roman"/>
        </w:rPr>
        <w:pPrChange w:id="682" w:author="Steff Guzmán" w:date="2023-03-13T19:00:00Z">
          <w:pPr>
            <w:pStyle w:val="Descripcin"/>
          </w:pPr>
        </w:pPrChange>
      </w:pPr>
    </w:p>
    <w:p w14:paraId="718576AB" w14:textId="0A7EAD57" w:rsidR="00244CE1" w:rsidRPr="00BD3055" w:rsidDel="00C87243" w:rsidRDefault="007743C4" w:rsidP="00C87243">
      <w:pPr>
        <w:pStyle w:val="Descripcin"/>
        <w:rPr>
          <w:del w:id="683" w:author="Steff Guzmán" w:date="2023-03-13T18:41:00Z"/>
          <w:rFonts w:cs="Times New Roman"/>
        </w:rPr>
      </w:pPr>
      <w:del w:id="684" w:author="Steff Guzmán" w:date="2023-03-13T18:25:00Z">
        <w:r w:rsidRPr="00BD3055" w:rsidDel="0052249A">
          <w:rPr>
            <w:rFonts w:cs="Times New Roman"/>
          </w:rPr>
          <w:delText>Figura 1.</w:delText>
        </w:r>
      </w:del>
    </w:p>
    <w:p w14:paraId="38CC9E2D" w14:textId="77777777" w:rsidR="00C87243" w:rsidRPr="00BD3055" w:rsidRDefault="00C87243" w:rsidP="00C87243">
      <w:pPr>
        <w:rPr>
          <w:ins w:id="685" w:author="Steff Guzmán" w:date="2023-03-13T18:42:00Z"/>
          <w:rFonts w:cs="Times New Roman"/>
        </w:rPr>
      </w:pPr>
    </w:p>
    <w:p w14:paraId="10003BE2" w14:textId="77777777" w:rsidR="00A023DA" w:rsidRPr="00BD3055" w:rsidRDefault="00C87243" w:rsidP="00A023DA">
      <w:pPr>
        <w:rPr>
          <w:ins w:id="686" w:author="Camilo Andrés Díaz Gómez" w:date="2023-03-14T20:02:00Z"/>
          <w:rFonts w:cs="Times New Roman"/>
          <w:i/>
          <w:iCs/>
        </w:rPr>
      </w:pPr>
      <w:bookmarkStart w:id="687" w:name="_Toc129721771"/>
      <w:ins w:id="688" w:author="Steff Guzmán" w:date="2023-03-13T18:45:00Z">
        <w:r w:rsidRPr="00A023DA">
          <w:rPr>
            <w:rFonts w:cs="Times New Roman"/>
            <w:b/>
            <w:bCs/>
            <w:rPrChange w:id="689" w:author="Camilo Andrés Díaz Gómez" w:date="2023-03-14T20:02:00Z">
              <w:rPr>
                <w:rFonts w:cs="Times New Roman"/>
              </w:rPr>
            </w:rPrChange>
          </w:rPr>
          <w:lastRenderedPageBreak/>
          <w:t xml:space="preserve">Figura </w:t>
        </w:r>
        <w:r w:rsidRPr="00A023DA">
          <w:rPr>
            <w:rFonts w:cs="Times New Roman"/>
            <w:b/>
            <w:bCs/>
            <w:rPrChange w:id="690" w:author="Camilo Andrés Díaz Gómez" w:date="2023-03-14T20:02:00Z">
              <w:rPr>
                <w:rFonts w:cs="Times New Roman"/>
              </w:rPr>
            </w:rPrChange>
          </w:rPr>
          <w:fldChar w:fldCharType="begin"/>
        </w:r>
        <w:r w:rsidRPr="00A023DA">
          <w:rPr>
            <w:rFonts w:cs="Times New Roman"/>
            <w:b/>
            <w:bCs/>
            <w:rPrChange w:id="691" w:author="Camilo Andrés Díaz Gómez" w:date="2023-03-14T20:02:00Z">
              <w:rPr>
                <w:rFonts w:cs="Times New Roman"/>
              </w:rPr>
            </w:rPrChange>
          </w:rPr>
          <w:instrText xml:space="preserve"> SEQ Figura \* ARABIC </w:instrText>
        </w:r>
      </w:ins>
      <w:r w:rsidRPr="00A023DA">
        <w:rPr>
          <w:rFonts w:cs="Times New Roman"/>
          <w:b/>
          <w:bCs/>
          <w:rPrChange w:id="692" w:author="Camilo Andrés Díaz Gómez" w:date="2023-03-14T20:02:00Z">
            <w:rPr>
              <w:rFonts w:cs="Times New Roman"/>
            </w:rPr>
          </w:rPrChange>
        </w:rPr>
        <w:fldChar w:fldCharType="separate"/>
      </w:r>
      <w:ins w:id="693" w:author="Steff Guzmán" w:date="2023-03-13T18:48:00Z">
        <w:r w:rsidRPr="00A023DA">
          <w:rPr>
            <w:rFonts w:cs="Times New Roman"/>
            <w:b/>
            <w:bCs/>
            <w:noProof/>
            <w:rPrChange w:id="694" w:author="Camilo Andrés Díaz Gómez" w:date="2023-03-14T20:02:00Z">
              <w:rPr>
                <w:rFonts w:cs="Times New Roman"/>
                <w:noProof/>
              </w:rPr>
            </w:rPrChange>
          </w:rPr>
          <w:t>1</w:t>
        </w:r>
      </w:ins>
      <w:ins w:id="695" w:author="Steff Guzmán" w:date="2023-03-13T18:45:00Z">
        <w:r w:rsidRPr="00A023DA">
          <w:rPr>
            <w:rFonts w:cs="Times New Roman"/>
            <w:b/>
            <w:bCs/>
            <w:rPrChange w:id="696" w:author="Camilo Andrés Díaz Gómez" w:date="2023-03-14T20:02:00Z">
              <w:rPr>
                <w:rFonts w:cs="Times New Roman"/>
              </w:rPr>
            </w:rPrChange>
          </w:rPr>
          <w:fldChar w:fldCharType="end"/>
        </w:r>
      </w:ins>
      <w:ins w:id="697" w:author="Camilo Andrés Díaz Gómez" w:date="2023-03-14T19:50:00Z">
        <w:r w:rsidR="00BD3055">
          <w:rPr>
            <w:rFonts w:cs="Times New Roman"/>
          </w:rPr>
          <w:t xml:space="preserve"> </w:t>
        </w:r>
      </w:ins>
      <w:ins w:id="698" w:author="Camilo Andrés Díaz Gómez" w:date="2023-03-14T20:02:00Z">
        <w:r w:rsidR="00A023DA" w:rsidRPr="00BD3055">
          <w:rPr>
            <w:rFonts w:cs="Times New Roman"/>
            <w:i/>
            <w:iCs/>
          </w:rPr>
          <w:t>Árbol de Problema</w:t>
        </w:r>
        <w:bookmarkEnd w:id="687"/>
      </w:ins>
    </w:p>
    <w:p w14:paraId="24359860" w14:textId="74060346" w:rsidR="00C87243" w:rsidRPr="00BD3055" w:rsidRDefault="00C87243">
      <w:pPr>
        <w:pStyle w:val="Descripcin"/>
        <w:rPr>
          <w:ins w:id="699" w:author="Steff Guzmán" w:date="2023-03-13T18:41:00Z"/>
          <w:rFonts w:cs="Times New Roman"/>
        </w:rPr>
        <w:pPrChange w:id="700" w:author="Steff Guzmán" w:date="2023-03-13T18:45:00Z">
          <w:pPr/>
        </w:pPrChange>
      </w:pPr>
    </w:p>
    <w:p w14:paraId="2A5E5576" w14:textId="116F6293" w:rsidR="007743C4" w:rsidRPr="00BD3055" w:rsidDel="00A023DA" w:rsidRDefault="007743C4" w:rsidP="007743C4">
      <w:pPr>
        <w:rPr>
          <w:del w:id="701" w:author="Camilo Andrés Díaz Gómez" w:date="2023-03-14T20:02:00Z"/>
          <w:rFonts w:cs="Times New Roman"/>
          <w:i/>
          <w:iCs/>
        </w:rPr>
      </w:pPr>
      <w:del w:id="702" w:author="Camilo Andrés Díaz Gómez" w:date="2023-03-14T20:02:00Z">
        <w:r w:rsidRPr="00BD3055" w:rsidDel="00A023DA">
          <w:rPr>
            <w:rFonts w:cs="Times New Roman"/>
            <w:i/>
            <w:iCs/>
          </w:rPr>
          <w:delText>Árbol de Problema</w:delText>
        </w:r>
      </w:del>
    </w:p>
    <w:p w14:paraId="00015F25" w14:textId="380E8596" w:rsidR="007743C4" w:rsidDel="00A023DA" w:rsidRDefault="007743C4" w:rsidP="00A023DA">
      <w:pPr>
        <w:rPr>
          <w:del w:id="703" w:author="Camilo Andrés Díaz Gómez" w:date="2023-03-12T18:19:00Z"/>
        </w:rPr>
      </w:pPr>
      <w:r w:rsidRPr="00BD3055">
        <w:rPr>
          <w:rFonts w:cs="Times New Roman"/>
          <w:noProof/>
        </w:rPr>
        <w:drawing>
          <wp:inline distT="0" distB="0" distL="0" distR="0" wp14:anchorId="4FABC8A9" wp14:editId="311328A7">
            <wp:extent cx="5082540" cy="3777727"/>
            <wp:effectExtent l="0" t="0" r="381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5107510" cy="3796287"/>
                    </a:xfrm>
                    <a:prstGeom prst="rect">
                      <a:avLst/>
                    </a:prstGeom>
                    <a:ln>
                      <a:noFill/>
                    </a:ln>
                    <a:extLst>
                      <a:ext uri="{53640926-AAD7-44D8-BBD7-CCE9431645EC}">
                        <a14:shadowObscured xmlns:a14="http://schemas.microsoft.com/office/drawing/2010/main"/>
                      </a:ext>
                    </a:extLst>
                  </pic:spPr>
                </pic:pic>
              </a:graphicData>
            </a:graphic>
          </wp:inline>
        </w:drawing>
      </w:r>
      <w:ins w:id="704" w:author="Camilo Andrés Díaz Gómez" w:date="2023-03-12T18:19:00Z">
        <w:del w:id="705" w:author="Steff Guzmán" w:date="2023-03-13T19:00:00Z">
          <w:r w:rsidR="00682C23" w:rsidRPr="00BD3055" w:rsidDel="00DB0B24">
            <w:rPr>
              <w:rFonts w:cs="Times New Roman"/>
            </w:rPr>
            <w:br/>
          </w:r>
        </w:del>
      </w:ins>
    </w:p>
    <w:p w14:paraId="20278F14" w14:textId="77777777" w:rsidR="00A023DA" w:rsidRPr="00A023DA" w:rsidRDefault="00A023DA">
      <w:pPr>
        <w:keepNext/>
        <w:jc w:val="center"/>
        <w:rPr>
          <w:ins w:id="706" w:author="Camilo Andrés Díaz Gómez" w:date="2023-03-14T20:03:00Z"/>
        </w:rPr>
        <w:pPrChange w:id="707" w:author="Camilo Andrés Díaz Gómez" w:date="2023-03-14T20:02:00Z">
          <w:pPr>
            <w:jc w:val="center"/>
          </w:pPr>
        </w:pPrChange>
      </w:pPr>
    </w:p>
    <w:p w14:paraId="2CEE942D" w14:textId="77777777" w:rsidR="00DB0B24" w:rsidRPr="00BD3055" w:rsidRDefault="00DB0B24" w:rsidP="00A023DA">
      <w:pPr>
        <w:rPr>
          <w:ins w:id="708" w:author="Steff Guzmán" w:date="2023-03-13T19:01:00Z"/>
          <w:rFonts w:cs="Times New Roman"/>
        </w:rPr>
      </w:pPr>
    </w:p>
    <w:p w14:paraId="7EE8808C" w14:textId="0681D64E" w:rsidR="00EF7707" w:rsidRPr="00BD3055" w:rsidRDefault="00DB0B24">
      <w:pPr>
        <w:jc w:val="left"/>
        <w:rPr>
          <w:ins w:id="709" w:author="Camilo Andrés Díaz Gómez" w:date="2023-03-12T18:22:00Z"/>
          <w:rFonts w:cs="Times New Roman"/>
          <w:i/>
          <w:iCs/>
          <w:szCs w:val="24"/>
        </w:rPr>
        <w:pPrChange w:id="710" w:author="Steff Guzmán" w:date="2023-03-13T19:01:00Z">
          <w:pPr/>
        </w:pPrChange>
      </w:pPr>
      <w:ins w:id="711" w:author="Steff Guzmán" w:date="2023-03-13T19:01:00Z">
        <w:r w:rsidRPr="00BD3055">
          <w:rPr>
            <w:rFonts w:cs="Times New Roman"/>
            <w:i/>
            <w:iCs/>
            <w:szCs w:val="24"/>
          </w:rPr>
          <w:t xml:space="preserve">Fuente: </w:t>
        </w:r>
      </w:ins>
      <w:ins w:id="712" w:author="Camilo Andrés Díaz Gómez" w:date="2023-03-12T18:22:00Z">
        <w:r w:rsidR="00EF7707" w:rsidRPr="00BD3055">
          <w:rPr>
            <w:rFonts w:cs="Times New Roman"/>
            <w:i/>
            <w:iCs/>
            <w:szCs w:val="24"/>
          </w:rPr>
          <w:t>Elaboración propia</w:t>
        </w:r>
      </w:ins>
      <w:ins w:id="713" w:author="Camilo Andrés Díaz Gómez" w:date="2023-03-14T20:11:00Z">
        <w:r w:rsidR="00A023DA">
          <w:rPr>
            <w:rFonts w:cs="Times New Roman"/>
            <w:i/>
            <w:iCs/>
            <w:szCs w:val="24"/>
          </w:rPr>
          <w:t>.</w:t>
        </w:r>
      </w:ins>
    </w:p>
    <w:p w14:paraId="759398BC" w14:textId="38987A6D" w:rsidR="00682C23" w:rsidRPr="00BD3055" w:rsidRDefault="00682C23">
      <w:pPr>
        <w:spacing w:after="160" w:line="259" w:lineRule="auto"/>
        <w:jc w:val="left"/>
        <w:rPr>
          <w:ins w:id="714" w:author="Camilo Andrés Díaz Gómez" w:date="2023-03-12T18:19:00Z"/>
          <w:rFonts w:cs="Times New Roman"/>
          <w:b/>
          <w:bCs/>
        </w:rPr>
      </w:pPr>
    </w:p>
    <w:p w14:paraId="422A4609" w14:textId="77777777" w:rsidR="00EF7707" w:rsidRPr="00BD3055" w:rsidRDefault="00EF7707">
      <w:pPr>
        <w:spacing w:after="160" w:line="259" w:lineRule="auto"/>
        <w:jc w:val="left"/>
        <w:rPr>
          <w:ins w:id="715" w:author="Camilo Andrés Díaz Gómez" w:date="2023-03-12T18:22:00Z"/>
          <w:rFonts w:cs="Times New Roman"/>
          <w:b/>
          <w:bCs/>
        </w:rPr>
      </w:pPr>
      <w:ins w:id="716" w:author="Camilo Andrés Díaz Gómez" w:date="2023-03-12T18:22:00Z">
        <w:r w:rsidRPr="00BD3055">
          <w:rPr>
            <w:rFonts w:cs="Times New Roman"/>
            <w:b/>
            <w:bCs/>
          </w:rPr>
          <w:br w:type="page"/>
        </w:r>
      </w:ins>
    </w:p>
    <w:p w14:paraId="003C6E59" w14:textId="6E154CA5" w:rsidR="00996369" w:rsidRPr="00BD3055" w:rsidRDefault="00996369">
      <w:pPr>
        <w:pStyle w:val="Ttulo2"/>
        <w:jc w:val="center"/>
        <w:rPr>
          <w:rFonts w:cs="Times New Roman"/>
        </w:rPr>
        <w:pPrChange w:id="717" w:author="Steff Guzmán" w:date="2023-03-13T18:04:00Z">
          <w:pPr>
            <w:jc w:val="center"/>
          </w:pPr>
        </w:pPrChange>
      </w:pPr>
      <w:bookmarkStart w:id="718" w:name="_Toc129623649"/>
      <w:bookmarkStart w:id="719" w:name="_Toc129721742"/>
      <w:r w:rsidRPr="00BD3055">
        <w:rPr>
          <w:rFonts w:cs="Times New Roman"/>
        </w:rPr>
        <w:lastRenderedPageBreak/>
        <w:t>Objetivos</w:t>
      </w:r>
      <w:bookmarkEnd w:id="718"/>
      <w:bookmarkEnd w:id="719"/>
    </w:p>
    <w:p w14:paraId="2961FEFC" w14:textId="13ECD1EB" w:rsidR="00996369" w:rsidRPr="00BD3055" w:rsidRDefault="00996369">
      <w:pPr>
        <w:pStyle w:val="Ttulo3"/>
        <w:rPr>
          <w:rFonts w:cs="Times New Roman"/>
          <w:b/>
          <w:bCs/>
          <w:color w:val="000000" w:themeColor="text1"/>
          <w:rPrChange w:id="720" w:author="Camilo Andrés Díaz Gómez" w:date="2023-03-14T19:47:00Z">
            <w:rPr/>
          </w:rPrChange>
        </w:rPr>
        <w:pPrChange w:id="721" w:author="Steff Guzmán" w:date="2023-03-13T18:04:00Z">
          <w:pPr/>
        </w:pPrChange>
      </w:pPr>
      <w:r w:rsidRPr="00BD3055">
        <w:rPr>
          <w:rFonts w:ascii="Times New Roman" w:hAnsi="Times New Roman" w:cs="Times New Roman"/>
          <w:b/>
          <w:bCs/>
          <w:color w:val="000000" w:themeColor="text1"/>
          <w:rPrChange w:id="722" w:author="Camilo Andrés Díaz Gómez" w:date="2023-03-14T19:47:00Z">
            <w:rPr/>
          </w:rPrChange>
        </w:rPr>
        <w:t xml:space="preserve"> </w:t>
      </w:r>
      <w:bookmarkStart w:id="723" w:name="_Toc129623650"/>
      <w:bookmarkStart w:id="724" w:name="_Toc129721743"/>
      <w:r w:rsidRPr="00BD3055">
        <w:rPr>
          <w:rFonts w:ascii="Times New Roman" w:hAnsi="Times New Roman" w:cs="Times New Roman"/>
          <w:b/>
          <w:bCs/>
          <w:color w:val="000000" w:themeColor="text1"/>
          <w:rPrChange w:id="725" w:author="Camilo Andrés Díaz Gómez" w:date="2023-03-14T19:47:00Z">
            <w:rPr/>
          </w:rPrChange>
        </w:rPr>
        <w:t>Objetivo General</w:t>
      </w:r>
      <w:bookmarkEnd w:id="723"/>
      <w:bookmarkEnd w:id="724"/>
      <w:r w:rsidRPr="00BD3055">
        <w:rPr>
          <w:rFonts w:ascii="Times New Roman" w:hAnsi="Times New Roman" w:cs="Times New Roman"/>
          <w:b/>
          <w:bCs/>
          <w:color w:val="000000" w:themeColor="text1"/>
          <w:rPrChange w:id="726" w:author="Camilo Andrés Díaz Gómez" w:date="2023-03-14T19:47:00Z">
            <w:rPr/>
          </w:rPrChange>
        </w:rPr>
        <w:t xml:space="preserve"> </w:t>
      </w:r>
    </w:p>
    <w:p w14:paraId="03F0019A" w14:textId="77777777" w:rsidR="00AC054D" w:rsidRPr="00BD3055" w:rsidDel="00682C23" w:rsidRDefault="00AC054D" w:rsidP="00AC054D">
      <w:pPr>
        <w:ind w:firstLine="720"/>
        <w:rPr>
          <w:del w:id="727" w:author="Camilo Andrés Díaz Gómez" w:date="2023-03-12T18:19:00Z"/>
          <w:rFonts w:cs="Times New Roman"/>
        </w:rPr>
      </w:pPr>
      <w:bookmarkStart w:id="728" w:name="_Hlk127617368"/>
      <w:r w:rsidRPr="00BD3055">
        <w:rPr>
          <w:rFonts w:cs="Times New Roman"/>
        </w:rPr>
        <w:t xml:space="preserve">Realizar un modelo para simular datos </w:t>
      </w:r>
      <w:proofErr w:type="spellStart"/>
      <w:r w:rsidRPr="00BD3055">
        <w:rPr>
          <w:rFonts w:cs="Times New Roman"/>
        </w:rPr>
        <w:t>IoT</w:t>
      </w:r>
      <w:proofErr w:type="spellEnd"/>
      <w:r w:rsidRPr="00BD3055">
        <w:rPr>
          <w:rFonts w:cs="Times New Roman"/>
        </w:rPr>
        <w:t xml:space="preserve"> mediante un lenguaje de programación para la posterior validación de estos y así facilitar pruebas de proyectos </w:t>
      </w:r>
      <w:proofErr w:type="spellStart"/>
      <w:r w:rsidRPr="00BD3055">
        <w:rPr>
          <w:rFonts w:cs="Times New Roman"/>
        </w:rPr>
        <w:t>IoT</w:t>
      </w:r>
      <w:proofErr w:type="spellEnd"/>
      <w:r w:rsidRPr="00BD3055">
        <w:rPr>
          <w:rFonts w:cs="Times New Roman"/>
        </w:rPr>
        <w:t xml:space="preserve"> para una región de Colombia.</w:t>
      </w:r>
    </w:p>
    <w:bookmarkEnd w:id="728"/>
    <w:p w14:paraId="094EA077" w14:textId="1AAC08E2" w:rsidR="00682C23" w:rsidRPr="00BD3055" w:rsidRDefault="00682C23">
      <w:pPr>
        <w:ind w:firstLine="720"/>
        <w:rPr>
          <w:ins w:id="729" w:author="Camilo Andrés Díaz Gómez" w:date="2023-03-12T18:18:00Z"/>
        </w:rPr>
        <w:pPrChange w:id="730" w:author="Camilo Andrés Díaz Gómez" w:date="2023-03-12T18:19:00Z">
          <w:pPr>
            <w:pStyle w:val="PrrAPA"/>
            <w:ind w:firstLine="284"/>
          </w:pPr>
        </w:pPrChange>
      </w:pPr>
    </w:p>
    <w:p w14:paraId="3D933147" w14:textId="52C276A6" w:rsidR="003D4F76" w:rsidRPr="00BD3055" w:rsidDel="00682C23" w:rsidRDefault="003D4F76" w:rsidP="003D4F76">
      <w:pPr>
        <w:pStyle w:val="PrrAPA"/>
        <w:ind w:firstLine="284"/>
        <w:rPr>
          <w:ins w:id="731" w:author="DIANA CAROLINA CANDIA HERRERA" w:date="2023-03-07T09:59:00Z"/>
          <w:del w:id="732" w:author="Camilo Andrés Díaz Gómez" w:date="2023-03-12T18:18:00Z"/>
        </w:rPr>
      </w:pPr>
      <w:ins w:id="733" w:author="DIANA CAROLINA CANDIA HERRERA" w:date="2023-03-07T09:59:00Z">
        <w:del w:id="734" w:author="Camilo Andrés Díaz Gómez" w:date="2023-03-12T18:18:00Z">
          <w:r w:rsidRPr="00BD3055" w:rsidDel="00682C23">
            <w:delText>¿Cómo simular datos ambientales en un modelo IoT para validar herramientas de analítica de datos?</w:delText>
          </w:r>
        </w:del>
      </w:ins>
    </w:p>
    <w:p w14:paraId="52D642B0" w14:textId="0DDADC9B" w:rsidR="003D4F76" w:rsidRPr="00BD3055" w:rsidDel="00952EC4" w:rsidRDefault="003D4F76">
      <w:pPr>
        <w:pStyle w:val="PrrAPA"/>
        <w:ind w:firstLine="0"/>
        <w:rPr>
          <w:ins w:id="735" w:author="DIANA CAROLINA CANDIA HERRERA" w:date="2023-03-07T09:59:00Z"/>
          <w:del w:id="736" w:author="Camilo Andrés Díaz Gómez" w:date="2023-03-14T20:25:00Z"/>
        </w:rPr>
        <w:pPrChange w:id="737" w:author="Camilo Andrés Díaz Gómez" w:date="2023-03-12T18:18:00Z">
          <w:pPr>
            <w:pStyle w:val="PrrAPA"/>
            <w:ind w:firstLine="284"/>
          </w:pPr>
        </w:pPrChange>
      </w:pPr>
      <w:ins w:id="738" w:author="DIANA CAROLINA CANDIA HERRERA" w:date="2023-03-07T09:59:00Z">
        <w:del w:id="739" w:author="Camilo Andrés Díaz Gómez" w:date="2023-03-12T18:18:00Z">
          <w:r w:rsidRPr="00BD3055" w:rsidDel="00682C23">
            <w:delText>¿Cómo la simulación de datos ambientales mediante el uso de analítica de datos ayuda en la generación de proyectos para modelos IoT?</w:delText>
          </w:r>
        </w:del>
      </w:ins>
    </w:p>
    <w:p w14:paraId="2658059C" w14:textId="77777777" w:rsidR="00AC054D" w:rsidRPr="00BD3055" w:rsidRDefault="00AC054D">
      <w:pPr>
        <w:pStyle w:val="PrrAPA"/>
        <w:ind w:firstLine="0"/>
        <w:pPrChange w:id="740" w:author="Camilo Andrés Díaz Gómez" w:date="2023-03-14T20:25:00Z">
          <w:pPr/>
        </w:pPrChange>
      </w:pPr>
    </w:p>
    <w:p w14:paraId="2F7FDB4C" w14:textId="3DB2195D" w:rsidR="00996369" w:rsidRPr="00BD3055" w:rsidRDefault="00996369">
      <w:pPr>
        <w:pStyle w:val="Ttulo3"/>
        <w:rPr>
          <w:rFonts w:cs="Times New Roman"/>
          <w:b/>
          <w:bCs/>
          <w:color w:val="000000" w:themeColor="text1"/>
          <w:rPrChange w:id="741" w:author="Camilo Andrés Díaz Gómez" w:date="2023-03-14T19:48:00Z">
            <w:rPr/>
          </w:rPrChange>
        </w:rPr>
        <w:pPrChange w:id="742" w:author="Steff Guzmán" w:date="2023-03-13T18:04:00Z">
          <w:pPr/>
        </w:pPrChange>
      </w:pPr>
      <w:bookmarkStart w:id="743" w:name="_Toc129623651"/>
      <w:bookmarkStart w:id="744" w:name="_Toc129721744"/>
      <w:r w:rsidRPr="00BD3055">
        <w:rPr>
          <w:rFonts w:ascii="Times New Roman" w:hAnsi="Times New Roman" w:cs="Times New Roman"/>
          <w:b/>
          <w:bCs/>
          <w:color w:val="000000" w:themeColor="text1"/>
          <w:rPrChange w:id="745" w:author="Camilo Andrés Díaz Gómez" w:date="2023-03-14T19:48:00Z">
            <w:rPr/>
          </w:rPrChange>
        </w:rPr>
        <w:t xml:space="preserve">Objetivos </w:t>
      </w:r>
      <w:r w:rsidR="00F91A33" w:rsidRPr="00BD3055">
        <w:rPr>
          <w:rFonts w:ascii="Times New Roman" w:hAnsi="Times New Roman" w:cs="Times New Roman"/>
          <w:b/>
          <w:bCs/>
          <w:color w:val="000000" w:themeColor="text1"/>
          <w:rPrChange w:id="746" w:author="Camilo Andrés Díaz Gómez" w:date="2023-03-14T19:48:00Z">
            <w:rPr/>
          </w:rPrChange>
        </w:rPr>
        <w:t>Específicos</w:t>
      </w:r>
      <w:bookmarkEnd w:id="743"/>
      <w:bookmarkEnd w:id="744"/>
      <w:r w:rsidRPr="00BD3055">
        <w:rPr>
          <w:rFonts w:ascii="Times New Roman" w:hAnsi="Times New Roman" w:cs="Times New Roman"/>
          <w:b/>
          <w:bCs/>
          <w:color w:val="000000" w:themeColor="text1"/>
          <w:rPrChange w:id="747" w:author="Camilo Andrés Díaz Gómez" w:date="2023-03-14T19:48:00Z">
            <w:rPr/>
          </w:rPrChange>
        </w:rPr>
        <w:t xml:space="preserve"> </w:t>
      </w:r>
    </w:p>
    <w:p w14:paraId="2336C530" w14:textId="77777777" w:rsidR="00AC054D" w:rsidRPr="00BD3055" w:rsidRDefault="00AC054D">
      <w:pPr>
        <w:pStyle w:val="Prrafodelista"/>
        <w:numPr>
          <w:ilvl w:val="1"/>
          <w:numId w:val="18"/>
        </w:numPr>
        <w:spacing w:after="160"/>
        <w:rPr>
          <w:rFonts w:cs="Times New Roman"/>
          <w:szCs w:val="24"/>
        </w:rPr>
        <w:pPrChange w:id="748" w:author="Camilo Andrés Díaz Gómez" w:date="2023-03-14T19:49:00Z">
          <w:pPr>
            <w:spacing w:after="160"/>
            <w:ind w:firstLine="284"/>
          </w:pPr>
        </w:pPrChange>
      </w:pPr>
      <w:r w:rsidRPr="00BD3055">
        <w:rPr>
          <w:rFonts w:cs="Times New Roman"/>
          <w:szCs w:val="24"/>
        </w:rPr>
        <w:t xml:space="preserve">Diseñar los algoritmos de simulación para los diferentes sensores y actuadores. </w:t>
      </w:r>
    </w:p>
    <w:p w14:paraId="07377D09" w14:textId="77777777" w:rsidR="00AC054D" w:rsidRPr="00BD3055" w:rsidRDefault="00AC054D">
      <w:pPr>
        <w:pStyle w:val="Prrafodelista"/>
        <w:numPr>
          <w:ilvl w:val="1"/>
          <w:numId w:val="18"/>
        </w:numPr>
        <w:spacing w:after="160"/>
        <w:rPr>
          <w:rFonts w:cs="Times New Roman"/>
          <w:szCs w:val="24"/>
        </w:rPr>
        <w:pPrChange w:id="749" w:author="Camilo Andrés Díaz Gómez" w:date="2023-03-14T19:49:00Z">
          <w:pPr>
            <w:spacing w:after="160"/>
            <w:ind w:firstLine="284"/>
          </w:pPr>
        </w:pPrChange>
      </w:pPr>
      <w:r w:rsidRPr="00BD3055">
        <w:rPr>
          <w:rFonts w:cs="Times New Roman"/>
          <w:szCs w:val="24"/>
        </w:rPr>
        <w:t xml:space="preserve">Desarrollar los modelos de simulación de sensores </w:t>
      </w:r>
      <w:proofErr w:type="spellStart"/>
      <w:r w:rsidRPr="00BD3055">
        <w:rPr>
          <w:rFonts w:cs="Times New Roman"/>
          <w:szCs w:val="24"/>
        </w:rPr>
        <w:t>IoT</w:t>
      </w:r>
      <w:proofErr w:type="spellEnd"/>
      <w:r w:rsidRPr="00BD3055">
        <w:rPr>
          <w:rFonts w:cs="Times New Roman"/>
          <w:szCs w:val="24"/>
        </w:rPr>
        <w:t xml:space="preserve"> sobre un lenguaje de programación que permitirá a los usuarios hacer uso de estos.</w:t>
      </w:r>
    </w:p>
    <w:p w14:paraId="76C47764" w14:textId="77777777" w:rsidR="00AC054D" w:rsidRPr="00BD3055" w:rsidRDefault="00AC054D">
      <w:pPr>
        <w:pStyle w:val="Prrafodelista"/>
        <w:numPr>
          <w:ilvl w:val="1"/>
          <w:numId w:val="18"/>
        </w:numPr>
        <w:spacing w:after="160"/>
        <w:rPr>
          <w:rFonts w:cs="Times New Roman"/>
          <w:szCs w:val="24"/>
        </w:rPr>
        <w:pPrChange w:id="750" w:author="Camilo Andrés Díaz Gómez" w:date="2023-03-14T19:49:00Z">
          <w:pPr>
            <w:spacing w:after="160"/>
            <w:ind w:firstLine="284"/>
          </w:pPr>
        </w:pPrChange>
      </w:pPr>
      <w:r w:rsidRPr="00BD3055">
        <w:rPr>
          <w:rFonts w:cs="Times New Roman"/>
          <w:szCs w:val="24"/>
        </w:rPr>
        <w:t>Generar datos e información mediante los algoritmos desarrollados.</w:t>
      </w:r>
    </w:p>
    <w:p w14:paraId="6A252F36" w14:textId="77777777" w:rsidR="00AC054D" w:rsidRPr="00BD3055" w:rsidDel="003D4F76" w:rsidRDefault="00AC054D">
      <w:pPr>
        <w:spacing w:after="160"/>
        <w:ind w:firstLine="720"/>
        <w:rPr>
          <w:del w:id="751" w:author="DIANA CAROLINA CANDIA HERRERA" w:date="2023-03-07T10:03:00Z"/>
          <w:rFonts w:cs="Times New Roman"/>
          <w:szCs w:val="24"/>
        </w:rPr>
        <w:pPrChange w:id="752" w:author="Steff Guzmán" w:date="2023-03-13T19:37:00Z">
          <w:pPr>
            <w:spacing w:after="160"/>
            <w:ind w:firstLine="284"/>
          </w:pPr>
        </w:pPrChange>
      </w:pPr>
      <w:r w:rsidRPr="00BD3055">
        <w:rPr>
          <w:rFonts w:cs="Times New Roman"/>
          <w:szCs w:val="24"/>
        </w:rPr>
        <w:t>Realizar pruebas funcionales para comprobar la validez de los datos simula</w:t>
      </w:r>
      <w:del w:id="753" w:author="DIANA CAROLINA CANDIA HERRERA" w:date="2023-03-07T10:03:00Z">
        <w:r w:rsidRPr="00BD3055" w:rsidDel="003D4F76">
          <w:rPr>
            <w:rFonts w:cs="Times New Roman"/>
            <w:szCs w:val="24"/>
          </w:rPr>
          <w:delText>dos.</w:delText>
        </w:r>
      </w:del>
    </w:p>
    <w:p w14:paraId="081A911B" w14:textId="3CC06FBD" w:rsidR="00AC054D" w:rsidRPr="00BD3055" w:rsidDel="003D4F76" w:rsidRDefault="00AC054D">
      <w:pPr>
        <w:spacing w:after="160"/>
        <w:ind w:firstLine="720"/>
        <w:rPr>
          <w:del w:id="754" w:author="DIANA CAROLINA CANDIA HERRERA" w:date="2023-03-07T10:03:00Z"/>
          <w:rFonts w:cs="Times New Roman"/>
        </w:rPr>
        <w:pPrChange w:id="755" w:author="Steff Guzmán" w:date="2023-03-13T19:37:00Z">
          <w:pPr/>
        </w:pPrChange>
      </w:pPr>
    </w:p>
    <w:p w14:paraId="3D8B6D11" w14:textId="28E402FD" w:rsidR="00B048F9" w:rsidRPr="00BD3055" w:rsidDel="003D4F76" w:rsidRDefault="00B048F9">
      <w:pPr>
        <w:ind w:firstLine="720"/>
        <w:rPr>
          <w:del w:id="756" w:author="DIANA CAROLINA CANDIA HERRERA" w:date="2023-03-07T10:03:00Z"/>
          <w:rFonts w:cs="Times New Roman"/>
        </w:rPr>
        <w:pPrChange w:id="757" w:author="Steff Guzmán" w:date="2023-03-13T19:37:00Z">
          <w:pPr/>
        </w:pPrChange>
      </w:pPr>
    </w:p>
    <w:p w14:paraId="50F4F16D" w14:textId="5C9F0000" w:rsidR="00B048F9" w:rsidRPr="00BD3055" w:rsidDel="003D4F76" w:rsidRDefault="00B048F9">
      <w:pPr>
        <w:ind w:firstLine="720"/>
        <w:rPr>
          <w:del w:id="758" w:author="DIANA CAROLINA CANDIA HERRERA" w:date="2023-03-07T10:03:00Z"/>
          <w:rFonts w:cs="Times New Roman"/>
        </w:rPr>
        <w:pPrChange w:id="759" w:author="Steff Guzmán" w:date="2023-03-13T19:37:00Z">
          <w:pPr/>
        </w:pPrChange>
      </w:pPr>
    </w:p>
    <w:p w14:paraId="7D9CB59E" w14:textId="05913773" w:rsidR="00B048F9" w:rsidRPr="00BD3055" w:rsidDel="003D4F76" w:rsidRDefault="00B048F9">
      <w:pPr>
        <w:ind w:firstLine="720"/>
        <w:rPr>
          <w:del w:id="760" w:author="DIANA CAROLINA CANDIA HERRERA" w:date="2023-03-07T10:03:00Z"/>
          <w:rFonts w:cs="Times New Roman"/>
        </w:rPr>
        <w:pPrChange w:id="761" w:author="Steff Guzmán" w:date="2023-03-13T19:37:00Z">
          <w:pPr/>
        </w:pPrChange>
      </w:pPr>
    </w:p>
    <w:p w14:paraId="2F08E5C2" w14:textId="77777777" w:rsidR="00B048F9" w:rsidRPr="00BD3055" w:rsidDel="003D4F76" w:rsidRDefault="00B048F9">
      <w:pPr>
        <w:ind w:firstLine="720"/>
        <w:rPr>
          <w:del w:id="762" w:author="DIANA CAROLINA CANDIA HERRERA" w:date="2023-03-07T10:03:00Z"/>
          <w:rFonts w:cs="Times New Roman"/>
        </w:rPr>
        <w:pPrChange w:id="763" w:author="Steff Guzmán" w:date="2023-03-13T19:37:00Z">
          <w:pPr/>
        </w:pPrChange>
      </w:pPr>
    </w:p>
    <w:p w14:paraId="43E171F0" w14:textId="3ADCD08A" w:rsidR="00B048F9" w:rsidRPr="00BD3055" w:rsidDel="003D4F76" w:rsidRDefault="00B048F9">
      <w:pPr>
        <w:ind w:firstLine="720"/>
        <w:rPr>
          <w:del w:id="764" w:author="DIANA CAROLINA CANDIA HERRERA" w:date="2023-03-07T10:03:00Z"/>
          <w:rFonts w:cs="Times New Roman"/>
        </w:rPr>
        <w:pPrChange w:id="765" w:author="Steff Guzmán" w:date="2023-03-13T19:37:00Z">
          <w:pPr/>
        </w:pPrChange>
      </w:pPr>
    </w:p>
    <w:p w14:paraId="44391B7E" w14:textId="5DE0970D" w:rsidR="00B048F9" w:rsidRPr="00BD3055" w:rsidDel="003D4F76" w:rsidRDefault="00B048F9">
      <w:pPr>
        <w:ind w:firstLine="720"/>
        <w:rPr>
          <w:del w:id="766" w:author="DIANA CAROLINA CANDIA HERRERA" w:date="2023-03-07T10:03:00Z"/>
          <w:rFonts w:cs="Times New Roman"/>
        </w:rPr>
        <w:pPrChange w:id="767" w:author="Steff Guzmán" w:date="2023-03-13T19:37:00Z">
          <w:pPr/>
        </w:pPrChange>
      </w:pPr>
    </w:p>
    <w:p w14:paraId="0C0FA53E" w14:textId="4F42F4FE" w:rsidR="00B048F9" w:rsidRPr="00BD3055" w:rsidDel="003D4F76" w:rsidRDefault="00B048F9">
      <w:pPr>
        <w:ind w:firstLine="720"/>
        <w:rPr>
          <w:del w:id="768" w:author="DIANA CAROLINA CANDIA HERRERA" w:date="2023-03-07T10:03:00Z"/>
          <w:rFonts w:cs="Times New Roman"/>
        </w:rPr>
        <w:pPrChange w:id="769" w:author="Steff Guzmán" w:date="2023-03-13T19:37:00Z">
          <w:pPr/>
        </w:pPrChange>
      </w:pPr>
    </w:p>
    <w:p w14:paraId="56BD9A53" w14:textId="42D64B21" w:rsidR="00B048F9" w:rsidRPr="00BD3055" w:rsidDel="003D4F76" w:rsidRDefault="00B048F9">
      <w:pPr>
        <w:ind w:firstLine="720"/>
        <w:rPr>
          <w:del w:id="770" w:author="DIANA CAROLINA CANDIA HERRERA" w:date="2023-03-07T10:03:00Z"/>
          <w:rFonts w:cs="Times New Roman"/>
        </w:rPr>
        <w:pPrChange w:id="771" w:author="Steff Guzmán" w:date="2023-03-13T19:37:00Z">
          <w:pPr/>
        </w:pPrChange>
      </w:pPr>
    </w:p>
    <w:p w14:paraId="320CF6D3" w14:textId="3665BB38" w:rsidR="00B048F9" w:rsidRPr="00BD3055" w:rsidDel="003D4F76" w:rsidRDefault="00B048F9">
      <w:pPr>
        <w:ind w:firstLine="720"/>
        <w:rPr>
          <w:del w:id="772" w:author="DIANA CAROLINA CANDIA HERRERA" w:date="2023-03-07T10:03:00Z"/>
          <w:rFonts w:cs="Times New Roman"/>
        </w:rPr>
        <w:pPrChange w:id="773" w:author="Steff Guzmán" w:date="2023-03-13T19:37:00Z">
          <w:pPr/>
        </w:pPrChange>
      </w:pPr>
    </w:p>
    <w:p w14:paraId="77CC2084" w14:textId="6D086B9A" w:rsidR="00B048F9" w:rsidRPr="00BD3055" w:rsidDel="003D4F76" w:rsidRDefault="00B048F9">
      <w:pPr>
        <w:ind w:firstLine="720"/>
        <w:rPr>
          <w:del w:id="774" w:author="DIANA CAROLINA CANDIA HERRERA" w:date="2023-03-07T10:03:00Z"/>
          <w:rFonts w:cs="Times New Roman"/>
        </w:rPr>
        <w:pPrChange w:id="775" w:author="Steff Guzmán" w:date="2023-03-13T19:37:00Z">
          <w:pPr/>
        </w:pPrChange>
      </w:pPr>
    </w:p>
    <w:p w14:paraId="7714D253" w14:textId="74D5C331" w:rsidR="00B048F9" w:rsidRPr="00BD3055" w:rsidDel="003D4F76" w:rsidRDefault="00B048F9">
      <w:pPr>
        <w:ind w:firstLine="720"/>
        <w:rPr>
          <w:del w:id="776" w:author="DIANA CAROLINA CANDIA HERRERA" w:date="2023-03-07T10:03:00Z"/>
          <w:rFonts w:cs="Times New Roman"/>
        </w:rPr>
        <w:pPrChange w:id="777" w:author="Steff Guzmán" w:date="2023-03-13T19:37:00Z">
          <w:pPr/>
        </w:pPrChange>
      </w:pPr>
    </w:p>
    <w:p w14:paraId="026ACD04" w14:textId="77777777" w:rsidR="00F91A33" w:rsidRPr="00BD3055" w:rsidDel="003D4F76" w:rsidRDefault="00F91A33">
      <w:pPr>
        <w:ind w:firstLine="720"/>
        <w:rPr>
          <w:del w:id="778" w:author="DIANA CAROLINA CANDIA HERRERA" w:date="2023-03-07T10:03:00Z"/>
          <w:rFonts w:cs="Times New Roman"/>
          <w:b/>
          <w:bCs/>
        </w:rPr>
        <w:pPrChange w:id="779" w:author="Steff Guzmán" w:date="2023-03-13T19:37:00Z">
          <w:pPr>
            <w:jc w:val="center"/>
          </w:pPr>
        </w:pPrChange>
      </w:pPr>
    </w:p>
    <w:p w14:paraId="1A980C1A" w14:textId="77777777" w:rsidR="00F91A33" w:rsidRPr="00BD3055" w:rsidRDefault="00F91A33">
      <w:pPr>
        <w:ind w:firstLine="720"/>
        <w:rPr>
          <w:rFonts w:cs="Times New Roman"/>
          <w:b/>
          <w:bCs/>
        </w:rPr>
        <w:pPrChange w:id="780" w:author="Steff Guzmán" w:date="2023-03-13T19:37:00Z">
          <w:pPr>
            <w:jc w:val="center"/>
          </w:pPr>
        </w:pPrChange>
      </w:pPr>
    </w:p>
    <w:p w14:paraId="0135032C" w14:textId="5ACFEC92" w:rsidR="00F91A33" w:rsidRPr="00BD3055" w:rsidRDefault="00F91A33" w:rsidP="00B048F9">
      <w:pPr>
        <w:jc w:val="center"/>
        <w:rPr>
          <w:rFonts w:cs="Times New Roman"/>
          <w:b/>
          <w:bCs/>
        </w:rPr>
      </w:pPr>
    </w:p>
    <w:p w14:paraId="75B37E71" w14:textId="77777777" w:rsidR="00AA1CC1" w:rsidRPr="00BD3055" w:rsidRDefault="00AA1CC1" w:rsidP="00B048F9">
      <w:pPr>
        <w:jc w:val="center"/>
        <w:rPr>
          <w:rFonts w:cs="Times New Roman"/>
          <w:b/>
          <w:bCs/>
        </w:rPr>
      </w:pPr>
    </w:p>
    <w:p w14:paraId="20A33FD8" w14:textId="2AFE9255" w:rsidR="00BD3055" w:rsidRDefault="00BD3055">
      <w:pPr>
        <w:spacing w:after="160" w:line="259" w:lineRule="auto"/>
        <w:jc w:val="left"/>
        <w:rPr>
          <w:ins w:id="781" w:author="Camilo Andrés Díaz Gómez" w:date="2023-03-14T19:49:00Z"/>
          <w:rFonts w:cs="Times New Roman"/>
          <w:b/>
          <w:bCs/>
        </w:rPr>
      </w:pPr>
      <w:ins w:id="782" w:author="Camilo Andrés Díaz Gómez" w:date="2023-03-14T19:49:00Z">
        <w:r>
          <w:rPr>
            <w:rFonts w:cs="Times New Roman"/>
            <w:b/>
            <w:bCs/>
          </w:rPr>
          <w:br w:type="page"/>
        </w:r>
      </w:ins>
    </w:p>
    <w:p w14:paraId="03408E84" w14:textId="3A64170A" w:rsidR="00F91A33" w:rsidRPr="00BD3055" w:rsidDel="00BD3055" w:rsidRDefault="00F91A33" w:rsidP="00B048F9">
      <w:pPr>
        <w:jc w:val="center"/>
        <w:rPr>
          <w:del w:id="783" w:author="Camilo Andrés Díaz Gómez" w:date="2023-03-14T19:49:00Z"/>
          <w:rFonts w:cs="Times New Roman"/>
          <w:b/>
          <w:bCs/>
        </w:rPr>
      </w:pPr>
    </w:p>
    <w:p w14:paraId="0C8899A5" w14:textId="2D663258" w:rsidR="00996369" w:rsidRPr="00BD3055" w:rsidRDefault="00996369">
      <w:pPr>
        <w:pStyle w:val="Ttulo2"/>
        <w:jc w:val="center"/>
        <w:rPr>
          <w:rFonts w:cs="Times New Roman"/>
          <w:lang w:val="en-US"/>
        </w:rPr>
        <w:pPrChange w:id="784" w:author="Steff Guzmán" w:date="2023-03-13T18:05:00Z">
          <w:pPr>
            <w:jc w:val="center"/>
          </w:pPr>
        </w:pPrChange>
      </w:pPr>
      <w:bookmarkStart w:id="785" w:name="_Toc129623652"/>
      <w:bookmarkStart w:id="786" w:name="_Toc129721745"/>
      <w:r w:rsidRPr="00BD3055">
        <w:rPr>
          <w:rFonts w:cs="Times New Roman"/>
          <w:lang w:val="en-US"/>
        </w:rPr>
        <w:t xml:space="preserve">Marco </w:t>
      </w:r>
      <w:proofErr w:type="spellStart"/>
      <w:r w:rsidR="001023B2" w:rsidRPr="00BD3055">
        <w:rPr>
          <w:rFonts w:cs="Times New Roman"/>
          <w:lang w:val="en-US"/>
        </w:rPr>
        <w:t>T</w:t>
      </w:r>
      <w:r w:rsidR="00785CED" w:rsidRPr="00BD3055">
        <w:rPr>
          <w:rFonts w:cs="Times New Roman"/>
          <w:lang w:val="en-US"/>
        </w:rPr>
        <w:t>e</w:t>
      </w:r>
      <w:r w:rsidR="007A700C" w:rsidRPr="00BD3055">
        <w:rPr>
          <w:rFonts w:cs="Times New Roman"/>
          <w:lang w:val="en-US"/>
        </w:rPr>
        <w:t>ó</w:t>
      </w:r>
      <w:r w:rsidR="00785CED" w:rsidRPr="00BD3055">
        <w:rPr>
          <w:rFonts w:cs="Times New Roman"/>
          <w:lang w:val="en-US"/>
        </w:rPr>
        <w:t>rico</w:t>
      </w:r>
      <w:bookmarkEnd w:id="785"/>
      <w:bookmarkEnd w:id="786"/>
      <w:proofErr w:type="spellEnd"/>
    </w:p>
    <w:p w14:paraId="55BF4BCE" w14:textId="65F0AE06" w:rsidR="00F91A33" w:rsidRPr="00952EC4" w:rsidRDefault="007743C4">
      <w:pPr>
        <w:pStyle w:val="Ttulo3"/>
        <w:rPr>
          <w:rFonts w:cs="Times New Roman"/>
          <w:b/>
          <w:bCs/>
          <w:lang w:val="en-US"/>
          <w:rPrChange w:id="787" w:author="Camilo Andrés Díaz Gómez" w:date="2023-03-14T20:25:00Z">
            <w:rPr>
              <w:lang w:val="en-US"/>
            </w:rPr>
          </w:rPrChange>
        </w:rPr>
        <w:pPrChange w:id="788" w:author="Camilo Andrés Díaz Gómez" w:date="2023-03-14T20:25:00Z">
          <w:pPr/>
        </w:pPrChange>
      </w:pPr>
      <w:bookmarkStart w:id="789" w:name="_Toc129721746"/>
      <w:r w:rsidRPr="00952EC4">
        <w:rPr>
          <w:rFonts w:ascii="Times New Roman" w:hAnsi="Times New Roman" w:cs="Times New Roman"/>
          <w:b/>
          <w:bCs/>
          <w:color w:val="auto"/>
          <w:lang w:val="en-US"/>
          <w:rPrChange w:id="790" w:author="Camilo Andrés Díaz Gómez" w:date="2023-03-14T20:25:00Z">
            <w:rPr>
              <w:lang w:val="en-US"/>
            </w:rPr>
          </w:rPrChange>
        </w:rPr>
        <w:t>Internet of Things (IoT)</w:t>
      </w:r>
      <w:bookmarkEnd w:id="789"/>
    </w:p>
    <w:p w14:paraId="56252914" w14:textId="4A18929B" w:rsidR="0052580A" w:rsidDel="00A023DA" w:rsidRDefault="00AA1CC1" w:rsidP="0052580A">
      <w:pPr>
        <w:ind w:firstLine="720"/>
        <w:rPr>
          <w:del w:id="791" w:author="Steff Guzmán" w:date="2023-03-13T19:38:00Z"/>
          <w:rFonts w:cs="Times New Roman"/>
        </w:rPr>
      </w:pPr>
      <w:r w:rsidRPr="00BD3055">
        <w:rPr>
          <w:rFonts w:cs="Times New Roman"/>
        </w:rPr>
        <w:t xml:space="preserve">Internet </w:t>
      </w:r>
      <w:proofErr w:type="spellStart"/>
      <w:r w:rsidRPr="00BD3055">
        <w:rPr>
          <w:rFonts w:cs="Times New Roman"/>
        </w:rPr>
        <w:t>of</w:t>
      </w:r>
      <w:proofErr w:type="spellEnd"/>
      <w:r w:rsidRPr="00BD3055">
        <w:rPr>
          <w:rFonts w:cs="Times New Roman"/>
        </w:rPr>
        <w:t xml:space="preserve"> </w:t>
      </w:r>
      <w:proofErr w:type="spellStart"/>
      <w:r w:rsidRPr="00BD3055">
        <w:rPr>
          <w:rFonts w:cs="Times New Roman"/>
        </w:rPr>
        <w:t>Things</w:t>
      </w:r>
      <w:proofErr w:type="spellEnd"/>
      <w:r w:rsidRPr="00BD3055">
        <w:rPr>
          <w:rFonts w:cs="Times New Roman"/>
        </w:rPr>
        <w:t xml:space="preserve"> o también conocido como e</w:t>
      </w:r>
      <w:r w:rsidR="007743C4" w:rsidRPr="00BD3055">
        <w:rPr>
          <w:rFonts w:cs="Times New Roman"/>
        </w:rPr>
        <w:t xml:space="preserve">l Internet de las cosas es un nuevo paradigma del mundo moderno el cual es la conexión de varios nodos </w:t>
      </w:r>
      <w:proofErr w:type="spellStart"/>
      <w:r w:rsidR="007743C4" w:rsidRPr="00BD3055">
        <w:rPr>
          <w:rFonts w:cs="Times New Roman"/>
        </w:rPr>
        <w:t>IoT</w:t>
      </w:r>
      <w:proofErr w:type="spellEnd"/>
      <w:r w:rsidR="007743C4" w:rsidRPr="00BD3055">
        <w:rPr>
          <w:rFonts w:cs="Times New Roman"/>
        </w:rPr>
        <w:t xml:space="preserve"> que contienen </w:t>
      </w:r>
      <w:del w:id="792" w:author="DIANA CAROLINA CANDIA HERRERA" w:date="2023-03-07T10:03:00Z">
        <w:r w:rsidR="007743C4" w:rsidRPr="00BD3055" w:rsidDel="003D4F76">
          <w:rPr>
            <w:rFonts w:cs="Times New Roman"/>
          </w:rPr>
          <w:delText>integrado sensores</w:delText>
        </w:r>
      </w:del>
      <w:ins w:id="793" w:author="DIANA CAROLINA CANDIA HERRERA" w:date="2023-03-07T10:03:00Z">
        <w:r w:rsidR="003D4F76" w:rsidRPr="00BD3055">
          <w:rPr>
            <w:rFonts w:cs="Times New Roman"/>
          </w:rPr>
          <w:t>integrados sensores</w:t>
        </w:r>
      </w:ins>
      <w:r w:rsidR="007743C4" w:rsidRPr="00BD3055">
        <w:rPr>
          <w:rFonts w:cs="Times New Roman"/>
        </w:rPr>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BD3055">
        <w:rPr>
          <w:rFonts w:cs="Times New Roman"/>
        </w:rPr>
        <w:t>gateways</w:t>
      </w:r>
      <w:proofErr w:type="spellEnd"/>
      <w:r w:rsidR="007743C4" w:rsidRPr="00BD3055">
        <w:rPr>
          <w:rFonts w:cs="Times New Roman"/>
        </w:rPr>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BD3055">
        <w:rPr>
          <w:rFonts w:cs="Times New Roman"/>
        </w:rPr>
        <w:t xml:space="preserve"> </w:t>
      </w:r>
      <w:sdt>
        <w:sdtPr>
          <w:rPr>
            <w:rFonts w:cs="Times New Roman"/>
          </w:rPr>
          <w:id w:val="-819186758"/>
          <w:citation/>
        </w:sdtPr>
        <w:sdtContent>
          <w:r w:rsidR="006D3013" w:rsidRPr="00BD3055">
            <w:rPr>
              <w:rFonts w:cs="Times New Roman"/>
            </w:rPr>
            <w:fldChar w:fldCharType="begin"/>
          </w:r>
          <w:r w:rsidR="006D3013" w:rsidRPr="00BD3055">
            <w:rPr>
              <w:rFonts w:cs="Times New Roman"/>
            </w:rPr>
            <w:instrText xml:space="preserve"> CITATION Xia12 \l 9226 </w:instrText>
          </w:r>
          <w:r w:rsidR="006D3013" w:rsidRPr="00BD3055">
            <w:rPr>
              <w:rFonts w:cs="Times New Roman"/>
            </w:rPr>
            <w:fldChar w:fldCharType="separate"/>
          </w:r>
          <w:r w:rsidR="006D3013" w:rsidRPr="00BD3055">
            <w:rPr>
              <w:rFonts w:cs="Times New Roman"/>
              <w:noProof/>
            </w:rPr>
            <w:t xml:space="preserve"> (Xia, Yang, Wang, &amp; Vinel, 2012)</w:t>
          </w:r>
          <w:r w:rsidR="006D3013" w:rsidRPr="00BD3055">
            <w:rPr>
              <w:rFonts w:cs="Times New Roman"/>
            </w:rPr>
            <w:fldChar w:fldCharType="end"/>
          </w:r>
        </w:sdtContent>
      </w:sdt>
      <w:sdt>
        <w:sdtPr>
          <w:rPr>
            <w:rFonts w:cs="Times New Roman"/>
          </w:rPr>
          <w:id w:val="-421101295"/>
          <w:citation/>
        </w:sdtPr>
        <w:sdtContent>
          <w:r w:rsidR="006D3013" w:rsidRPr="00BD3055">
            <w:rPr>
              <w:rFonts w:cs="Times New Roman"/>
            </w:rPr>
            <w:fldChar w:fldCharType="begin"/>
          </w:r>
          <w:r w:rsidR="006D3013" w:rsidRPr="00BD3055">
            <w:rPr>
              <w:rFonts w:cs="Times New Roman"/>
            </w:rPr>
            <w:instrText xml:space="preserve">CITATION IoT181 \l 9226 </w:instrText>
          </w:r>
          <w:r w:rsidR="006D3013" w:rsidRPr="00BD3055">
            <w:rPr>
              <w:rFonts w:cs="Times New Roman"/>
            </w:rPr>
            <w:fldChar w:fldCharType="separate"/>
          </w:r>
          <w:r w:rsidR="006D3013" w:rsidRPr="00BD3055">
            <w:rPr>
              <w:rFonts w:cs="Times New Roman"/>
              <w:noProof/>
            </w:rPr>
            <w:t xml:space="preserve"> (CambioDigital, 2018)</w:t>
          </w:r>
          <w:r w:rsidR="006D3013" w:rsidRPr="00BD3055">
            <w:rPr>
              <w:rFonts w:cs="Times New Roman"/>
            </w:rPr>
            <w:fldChar w:fldCharType="end"/>
          </w:r>
        </w:sdtContent>
      </w:sdt>
      <w:r w:rsidR="006D3013" w:rsidRPr="00BD3055">
        <w:rPr>
          <w:rFonts w:cs="Times New Roman"/>
        </w:rPr>
        <w:t>.</w:t>
      </w:r>
    </w:p>
    <w:p w14:paraId="2BBD1AC7" w14:textId="77777777" w:rsidR="00A023DA" w:rsidRPr="00BD3055" w:rsidRDefault="00A023DA" w:rsidP="0052580A">
      <w:pPr>
        <w:ind w:firstLine="720"/>
        <w:rPr>
          <w:ins w:id="794" w:author="Camilo Andrés Díaz Gómez" w:date="2023-03-14T20:04:00Z"/>
          <w:rFonts w:cs="Times New Roman"/>
        </w:rPr>
      </w:pPr>
    </w:p>
    <w:p w14:paraId="0899378E" w14:textId="77777777" w:rsidR="00534D76" w:rsidRPr="00BD3055" w:rsidRDefault="00534D76" w:rsidP="0052580A">
      <w:pPr>
        <w:ind w:firstLine="720"/>
        <w:rPr>
          <w:ins w:id="795" w:author="Steff Guzmán" w:date="2023-03-13T19:38:00Z"/>
          <w:rFonts w:cs="Times New Roman"/>
        </w:rPr>
      </w:pPr>
    </w:p>
    <w:p w14:paraId="69769667" w14:textId="76A08EF5" w:rsidR="0052580A" w:rsidRPr="00BD3055" w:rsidRDefault="0052580A" w:rsidP="0052580A">
      <w:pPr>
        <w:ind w:firstLine="720"/>
        <w:rPr>
          <w:rFonts w:cs="Times New Roman"/>
        </w:rPr>
      </w:pPr>
      <w:r w:rsidRPr="00BD3055">
        <w:rPr>
          <w:rFonts w:cs="Times New Roman"/>
        </w:rPr>
        <w:t xml:space="preserve">Actualmente, </w:t>
      </w:r>
      <w:proofErr w:type="spellStart"/>
      <w:r w:rsidRPr="00BD3055">
        <w:rPr>
          <w:rFonts w:cs="Times New Roman"/>
        </w:rPr>
        <w:t>IoT</w:t>
      </w:r>
      <w:proofErr w:type="spellEnd"/>
      <w:r w:rsidRPr="00BD3055">
        <w:rPr>
          <w:rFonts w:cs="Times New Roman"/>
        </w:rPr>
        <w:t xml:space="preserve"> es muy versátil y se puede aplicar a varios usos, por lo que la mayoría de los dispositivos lo integran. Como resultado, la humanidad anticipa un cambio tecnológico donde </w:t>
      </w:r>
      <w:proofErr w:type="spellStart"/>
      <w:r w:rsidRPr="00BD3055">
        <w:rPr>
          <w:rFonts w:cs="Times New Roman"/>
        </w:rPr>
        <w:t>IoT</w:t>
      </w:r>
      <w:proofErr w:type="spellEnd"/>
      <w:r w:rsidRPr="00BD3055">
        <w:rPr>
          <w:rFonts w:cs="Times New Roman"/>
        </w:rPr>
        <w:t xml:space="preserve"> se volverá cada vez más importante e indispensable para la vida diaria, similar a la situación actual.</w:t>
      </w:r>
    </w:p>
    <w:p w14:paraId="4E3D6AF4" w14:textId="77777777" w:rsidR="007743C4" w:rsidRPr="00BD3055" w:rsidRDefault="007743C4" w:rsidP="00AA1CC1">
      <w:pPr>
        <w:ind w:firstLine="720"/>
        <w:rPr>
          <w:rFonts w:cs="Times New Roman"/>
          <w:b/>
          <w:bCs/>
          <w:i/>
          <w:iCs/>
        </w:rPr>
      </w:pPr>
    </w:p>
    <w:p w14:paraId="0701A9B9" w14:textId="40A2873D" w:rsidR="007743C4" w:rsidRPr="00952EC4" w:rsidRDefault="007743C4">
      <w:pPr>
        <w:pStyle w:val="Ttulo4"/>
        <w:rPr>
          <w:rFonts w:cs="Times New Roman"/>
          <w:b/>
          <w:bCs/>
          <w:i w:val="0"/>
          <w:iCs w:val="0"/>
          <w:rPrChange w:id="796" w:author="Camilo Andrés Díaz Gómez" w:date="2023-03-14T20:25:00Z">
            <w:rPr>
              <w:i/>
              <w:iCs/>
            </w:rPr>
          </w:rPrChange>
        </w:rPr>
        <w:pPrChange w:id="797" w:author="Camilo Andrés Díaz Gómez" w:date="2023-03-14T20:25:00Z">
          <w:pPr/>
        </w:pPrChange>
      </w:pPr>
      <w:del w:id="798" w:author="DIANA CAROLINA CANDIA HERRERA" w:date="2023-03-07T10:03:00Z">
        <w:r w:rsidRPr="00952EC4" w:rsidDel="003D4F76">
          <w:rPr>
            <w:rFonts w:ascii="Times New Roman" w:hAnsi="Times New Roman" w:cs="Times New Roman"/>
            <w:b/>
            <w:bCs/>
            <w:i w:val="0"/>
            <w:iCs w:val="0"/>
            <w:color w:val="auto"/>
            <w:rPrChange w:id="799" w:author="Camilo Andrés Díaz Gómez" w:date="2023-03-14T20:25:00Z">
              <w:rPr/>
            </w:rPrChange>
          </w:rPr>
          <w:delText>Areas</w:delText>
        </w:r>
      </w:del>
      <w:ins w:id="800" w:author="DIANA CAROLINA CANDIA HERRERA" w:date="2023-03-07T10:03:00Z">
        <w:r w:rsidR="003D4F76" w:rsidRPr="00952EC4">
          <w:rPr>
            <w:rFonts w:ascii="Times New Roman" w:hAnsi="Times New Roman" w:cs="Times New Roman"/>
            <w:b/>
            <w:bCs/>
            <w:i w:val="0"/>
            <w:iCs w:val="0"/>
            <w:color w:val="auto"/>
            <w:rPrChange w:id="801" w:author="Camilo Andrés Díaz Gómez" w:date="2023-03-14T20:25:00Z">
              <w:rPr/>
            </w:rPrChange>
          </w:rPr>
          <w:t>Áreas</w:t>
        </w:r>
      </w:ins>
      <w:r w:rsidRPr="00952EC4">
        <w:rPr>
          <w:rFonts w:ascii="Times New Roman" w:hAnsi="Times New Roman" w:cs="Times New Roman"/>
          <w:b/>
          <w:bCs/>
          <w:i w:val="0"/>
          <w:iCs w:val="0"/>
          <w:color w:val="auto"/>
          <w:rPrChange w:id="802" w:author="Camilo Andrés Díaz Gómez" w:date="2023-03-14T20:25:00Z">
            <w:rPr/>
          </w:rPrChange>
        </w:rPr>
        <w:t xml:space="preserve"> </w:t>
      </w:r>
      <w:del w:id="803" w:author="Camilo Andrés Díaz Gómez" w:date="2023-03-14T21:26:00Z">
        <w:r w:rsidRPr="00952EC4" w:rsidDel="005C4C59">
          <w:rPr>
            <w:rFonts w:ascii="Times New Roman" w:hAnsi="Times New Roman" w:cs="Times New Roman"/>
            <w:b/>
            <w:bCs/>
            <w:i w:val="0"/>
            <w:iCs w:val="0"/>
            <w:color w:val="auto"/>
            <w:rPrChange w:id="804" w:author="Camilo Andrés Díaz Gómez" w:date="2023-03-14T20:25:00Z">
              <w:rPr/>
            </w:rPrChange>
          </w:rPr>
          <w:delText>De</w:delText>
        </w:r>
      </w:del>
      <w:ins w:id="805"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806" w:author="Camilo Andrés Díaz Gómez" w:date="2023-03-14T20:25:00Z">
            <w:rPr/>
          </w:rPrChange>
        </w:rPr>
        <w:t xml:space="preserve"> Aplicación</w:t>
      </w:r>
    </w:p>
    <w:p w14:paraId="521FE0DB" w14:textId="77777777" w:rsidR="0052580A" w:rsidRPr="00BD3055" w:rsidRDefault="0052580A">
      <w:pPr>
        <w:pStyle w:val="PrrAPA"/>
        <w:ind w:firstLine="720"/>
        <w:pPrChange w:id="807" w:author="Steff Guzmán" w:date="2023-03-13T19:38:00Z">
          <w:pPr>
            <w:pStyle w:val="PrrAPA"/>
          </w:pPr>
        </w:pPrChange>
      </w:pPr>
      <w:r w:rsidRPr="00BD3055">
        <w:t xml:space="preserve">Las redes </w:t>
      </w:r>
      <w:proofErr w:type="spellStart"/>
      <w:r w:rsidRPr="00BD3055">
        <w:t>IoT</w:t>
      </w:r>
      <w:proofErr w:type="spellEnd"/>
      <w:r w:rsidRPr="00BD3055">
        <w:t xml:space="preserve"> tienen una amplia gama de áreas de aplicación en diferentes industrias y dominios, algunas de las cuales incluyen</w:t>
      </w:r>
    </w:p>
    <w:p w14:paraId="083FDCCB" w14:textId="77777777" w:rsidR="00AA1CC1" w:rsidRPr="00BD3055" w:rsidRDefault="00AA1CC1" w:rsidP="00AA1CC1">
      <w:pPr>
        <w:rPr>
          <w:rFonts w:cs="Times New Roman"/>
          <w:b/>
          <w:bCs/>
          <w:i/>
          <w:iCs/>
        </w:rPr>
      </w:pPr>
    </w:p>
    <w:p w14:paraId="456F4C6A" w14:textId="77777777" w:rsidR="0052580A" w:rsidRPr="00287D6C" w:rsidRDefault="0052580A">
      <w:pPr>
        <w:pStyle w:val="Ttulo5"/>
        <w:ind w:left="708"/>
        <w:rPr>
          <w:b/>
          <w:bCs/>
          <w:i/>
          <w:iCs/>
          <w:rPrChange w:id="808" w:author="Camilo Andrés Díaz Gómez" w:date="2023-03-14T20:35:00Z">
            <w:rPr/>
          </w:rPrChange>
        </w:rPr>
        <w:pPrChange w:id="809" w:author="Camilo Andrés Díaz Gómez" w:date="2023-03-14T20:34:00Z">
          <w:pPr>
            <w:pStyle w:val="PrrAPA"/>
          </w:pPr>
        </w:pPrChange>
      </w:pPr>
      <w:r w:rsidRPr="00287D6C">
        <w:rPr>
          <w:rFonts w:ascii="Times New Roman" w:hAnsi="Times New Roman" w:cs="Times New Roman"/>
          <w:b/>
          <w:bCs/>
          <w:i/>
          <w:iCs/>
          <w:color w:val="auto"/>
          <w:rPrChange w:id="810" w:author="Camilo Andrés Díaz Gómez" w:date="2023-03-14T20:35:00Z">
            <w:rPr/>
          </w:rPrChange>
        </w:rPr>
        <w:lastRenderedPageBreak/>
        <w:t>Hogares inteligentes</w:t>
      </w:r>
      <w:del w:id="811" w:author="Camilo Andrés Díaz Gómez" w:date="2023-03-14T20:34:00Z">
        <w:r w:rsidRPr="00287D6C" w:rsidDel="00287D6C">
          <w:rPr>
            <w:rFonts w:ascii="Times New Roman" w:hAnsi="Times New Roman" w:cs="Times New Roman"/>
            <w:b/>
            <w:bCs/>
            <w:i/>
            <w:iCs/>
            <w:color w:val="auto"/>
            <w:rPrChange w:id="812" w:author="Camilo Andrés Díaz Gómez" w:date="2023-03-14T20:35:00Z">
              <w:rPr/>
            </w:rPrChange>
          </w:rPr>
          <w:delText>.</w:delText>
        </w:r>
      </w:del>
    </w:p>
    <w:p w14:paraId="59D3605D" w14:textId="77777777" w:rsidR="0052580A" w:rsidRPr="00BD3055" w:rsidRDefault="0052580A">
      <w:pPr>
        <w:pStyle w:val="PrrAPA"/>
        <w:ind w:firstLine="720"/>
        <w:rPr>
          <w:color w:val="000000" w:themeColor="text1"/>
        </w:rPr>
        <w:pPrChange w:id="813"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automatizar y controlar electrodomésticos y dispositivos, como termostatos, sistemas de iluminación, cámaras de seguridad y sistemas de entretenimiento.</w:t>
      </w:r>
    </w:p>
    <w:p w14:paraId="1D24B22B" w14:textId="77777777" w:rsidR="0052580A" w:rsidRPr="00BD3055" w:rsidRDefault="0052580A">
      <w:pPr>
        <w:pStyle w:val="PrrAPA"/>
        <w:ind w:firstLine="720"/>
        <w:rPr>
          <w:color w:val="000000" w:themeColor="text1"/>
        </w:rPr>
        <w:pPrChange w:id="814" w:author="Steff Guzmán" w:date="2023-03-13T19:39:00Z">
          <w:pPr>
            <w:pStyle w:val="PrrAPA"/>
          </w:pPr>
        </w:pPrChange>
      </w:pPr>
    </w:p>
    <w:p w14:paraId="23D3E20E" w14:textId="0901E5BB" w:rsidR="0052580A" w:rsidRPr="00287D6C" w:rsidDel="00534D76" w:rsidRDefault="0052580A">
      <w:pPr>
        <w:pStyle w:val="Ttulo5"/>
        <w:ind w:left="708"/>
        <w:rPr>
          <w:del w:id="815" w:author="Steff Guzmán" w:date="2023-03-13T19:38:00Z"/>
          <w:b/>
          <w:bCs/>
          <w:i/>
          <w:iCs/>
          <w:rPrChange w:id="816" w:author="Camilo Andrés Díaz Gómez" w:date="2023-03-14T20:35:00Z">
            <w:rPr>
              <w:del w:id="817" w:author="Steff Guzmán" w:date="2023-03-13T19:38:00Z"/>
            </w:rPr>
          </w:rPrChange>
        </w:rPr>
        <w:pPrChange w:id="818" w:author="Camilo Andrés Díaz Gómez" w:date="2023-03-14T20:34:00Z">
          <w:pPr>
            <w:pStyle w:val="PrrAPA"/>
          </w:pPr>
        </w:pPrChange>
      </w:pPr>
    </w:p>
    <w:p w14:paraId="1294030A" w14:textId="25768FFE" w:rsidR="0052580A" w:rsidRPr="00287D6C" w:rsidDel="00534D76" w:rsidRDefault="0052580A">
      <w:pPr>
        <w:pStyle w:val="Ttulo5"/>
        <w:ind w:left="708"/>
        <w:rPr>
          <w:del w:id="819" w:author="Steff Guzmán" w:date="2023-03-13T19:38:00Z"/>
          <w:b/>
          <w:bCs/>
          <w:i/>
          <w:iCs/>
          <w:rPrChange w:id="820" w:author="Camilo Andrés Díaz Gómez" w:date="2023-03-14T20:35:00Z">
            <w:rPr>
              <w:del w:id="821" w:author="Steff Guzmán" w:date="2023-03-13T19:38:00Z"/>
            </w:rPr>
          </w:rPrChange>
        </w:rPr>
        <w:pPrChange w:id="822" w:author="Camilo Andrés Díaz Gómez" w:date="2023-03-14T20:34:00Z">
          <w:pPr>
            <w:pStyle w:val="PrrAPA"/>
          </w:pPr>
        </w:pPrChange>
      </w:pPr>
    </w:p>
    <w:p w14:paraId="534542D7" w14:textId="77777777" w:rsidR="0052580A" w:rsidRPr="00287D6C" w:rsidRDefault="0052580A">
      <w:pPr>
        <w:pStyle w:val="Ttulo5"/>
        <w:ind w:left="708"/>
        <w:rPr>
          <w:b/>
          <w:bCs/>
          <w:i/>
          <w:iCs/>
          <w:rPrChange w:id="823" w:author="Camilo Andrés Díaz Gómez" w:date="2023-03-14T20:35:00Z">
            <w:rPr>
              <w:b/>
              <w:bCs/>
            </w:rPr>
          </w:rPrChange>
        </w:rPr>
        <w:pPrChange w:id="824" w:author="Camilo Andrés Díaz Gómez" w:date="2023-03-14T20:34:00Z">
          <w:pPr>
            <w:pStyle w:val="PrrAPA"/>
          </w:pPr>
        </w:pPrChange>
      </w:pPr>
      <w:r w:rsidRPr="00287D6C">
        <w:rPr>
          <w:rFonts w:ascii="Times New Roman" w:hAnsi="Times New Roman" w:cs="Times New Roman"/>
          <w:b/>
          <w:bCs/>
          <w:i/>
          <w:iCs/>
          <w:color w:val="auto"/>
          <w:rPrChange w:id="825" w:author="Camilo Andrés Díaz Gómez" w:date="2023-03-14T20:35:00Z">
            <w:rPr>
              <w:b/>
              <w:bCs/>
            </w:rPr>
          </w:rPrChange>
        </w:rPr>
        <w:t>Automatización industrial</w:t>
      </w:r>
      <w:del w:id="826" w:author="Camilo Andrés Díaz Gómez" w:date="2023-03-14T20:34:00Z">
        <w:r w:rsidRPr="00287D6C" w:rsidDel="00287D6C">
          <w:rPr>
            <w:rFonts w:ascii="Times New Roman" w:hAnsi="Times New Roman" w:cs="Times New Roman"/>
            <w:b/>
            <w:bCs/>
            <w:i/>
            <w:iCs/>
            <w:color w:val="auto"/>
            <w:rPrChange w:id="827" w:author="Camilo Andrés Díaz Gómez" w:date="2023-03-14T20:35:00Z">
              <w:rPr>
                <w:b/>
                <w:bCs/>
              </w:rPr>
            </w:rPrChange>
          </w:rPr>
          <w:delText>.</w:delText>
        </w:r>
      </w:del>
    </w:p>
    <w:p w14:paraId="23221264" w14:textId="77777777" w:rsidR="0052580A" w:rsidRPr="00BD3055" w:rsidRDefault="0052580A">
      <w:pPr>
        <w:pStyle w:val="PrrAPA"/>
        <w:ind w:firstLine="720"/>
        <w:rPr>
          <w:color w:val="000000" w:themeColor="text1"/>
        </w:rPr>
        <w:pPrChange w:id="828"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y controlar máquinas y equipos en fábricas, almacenes y otros entornos industriales, mejorando la eficiencia y reduciendo el tiempo de inactividad.</w:t>
      </w:r>
    </w:p>
    <w:p w14:paraId="6D284976" w14:textId="77777777" w:rsidR="0052580A" w:rsidRPr="00BD3055" w:rsidRDefault="0052580A">
      <w:pPr>
        <w:pStyle w:val="PrrAPA"/>
        <w:ind w:firstLine="720"/>
        <w:rPr>
          <w:b/>
          <w:bCs/>
          <w:color w:val="000000" w:themeColor="text1"/>
        </w:rPr>
        <w:pPrChange w:id="829" w:author="Steff Guzmán" w:date="2023-03-13T19:39:00Z">
          <w:pPr>
            <w:pStyle w:val="PrrAPA"/>
          </w:pPr>
        </w:pPrChange>
      </w:pPr>
    </w:p>
    <w:p w14:paraId="3D972A7B" w14:textId="77777777" w:rsidR="0052580A" w:rsidRPr="00287D6C" w:rsidRDefault="0052580A">
      <w:pPr>
        <w:pStyle w:val="Ttulo5"/>
        <w:ind w:left="708"/>
        <w:rPr>
          <w:b/>
          <w:bCs/>
          <w:i/>
          <w:iCs/>
          <w:rPrChange w:id="830" w:author="Camilo Andrés Díaz Gómez" w:date="2023-03-14T20:35:00Z">
            <w:rPr/>
          </w:rPrChange>
        </w:rPr>
        <w:pPrChange w:id="831" w:author="Camilo Andrés Díaz Gómez" w:date="2023-03-14T20:34:00Z">
          <w:pPr>
            <w:pStyle w:val="PrrAPA"/>
          </w:pPr>
        </w:pPrChange>
      </w:pPr>
      <w:r w:rsidRPr="00287D6C">
        <w:rPr>
          <w:rFonts w:ascii="Times New Roman" w:hAnsi="Times New Roman" w:cs="Times New Roman"/>
          <w:b/>
          <w:bCs/>
          <w:i/>
          <w:iCs/>
          <w:color w:val="auto"/>
          <w:rPrChange w:id="832" w:author="Camilo Andrés Díaz Gómez" w:date="2023-03-14T20:35:00Z">
            <w:rPr/>
          </w:rPrChange>
        </w:rPr>
        <w:t>Atención médica</w:t>
      </w:r>
      <w:del w:id="833" w:author="Camilo Andrés Díaz Gómez" w:date="2023-03-14T20:34:00Z">
        <w:r w:rsidRPr="00287D6C" w:rsidDel="00287D6C">
          <w:rPr>
            <w:rFonts w:ascii="Times New Roman" w:hAnsi="Times New Roman" w:cs="Times New Roman"/>
            <w:b/>
            <w:bCs/>
            <w:i/>
            <w:iCs/>
            <w:color w:val="auto"/>
            <w:rPrChange w:id="834" w:author="Camilo Andrés Díaz Gómez" w:date="2023-03-14T20:35:00Z">
              <w:rPr/>
            </w:rPrChange>
          </w:rPr>
          <w:delText>.</w:delText>
        </w:r>
      </w:del>
    </w:p>
    <w:p w14:paraId="6B4578D6" w14:textId="77777777" w:rsidR="0052580A" w:rsidRPr="00BD3055" w:rsidRDefault="0052580A">
      <w:pPr>
        <w:pStyle w:val="PrrAPA"/>
        <w:ind w:firstLine="720"/>
        <w:rPr>
          <w:b/>
          <w:bCs/>
          <w:color w:val="000000" w:themeColor="text1"/>
        </w:rPr>
        <w:pPrChange w:id="835"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pacientes de forma remota, recopilar datos de salud de dispositivos portátiles y rastrear equipos médicos en hospitales.</w:t>
      </w:r>
    </w:p>
    <w:p w14:paraId="6339A6DF" w14:textId="77777777" w:rsidR="0052580A" w:rsidRPr="00BD3055" w:rsidRDefault="0052580A">
      <w:pPr>
        <w:pStyle w:val="PrrAPA"/>
        <w:ind w:firstLine="720"/>
        <w:rPr>
          <w:b/>
          <w:bCs/>
          <w:color w:val="000000" w:themeColor="text1"/>
        </w:rPr>
        <w:pPrChange w:id="836" w:author="Steff Guzmán" w:date="2023-03-13T19:39:00Z">
          <w:pPr>
            <w:pStyle w:val="PrrAPA"/>
          </w:pPr>
        </w:pPrChange>
      </w:pPr>
    </w:p>
    <w:p w14:paraId="35C3A00A" w14:textId="77777777" w:rsidR="0052580A" w:rsidRPr="00287D6C" w:rsidRDefault="0052580A">
      <w:pPr>
        <w:pStyle w:val="Ttulo5"/>
        <w:ind w:left="708"/>
        <w:rPr>
          <w:b/>
          <w:bCs/>
          <w:i/>
          <w:iCs/>
          <w:rPrChange w:id="837" w:author="Camilo Andrés Díaz Gómez" w:date="2023-03-14T20:35:00Z">
            <w:rPr/>
          </w:rPrChange>
        </w:rPr>
        <w:pPrChange w:id="838" w:author="Camilo Andrés Díaz Gómez" w:date="2023-03-14T20:34:00Z">
          <w:pPr>
            <w:pStyle w:val="PrrAPA"/>
          </w:pPr>
        </w:pPrChange>
      </w:pPr>
      <w:r w:rsidRPr="00287D6C">
        <w:rPr>
          <w:rFonts w:ascii="Times New Roman" w:hAnsi="Times New Roman" w:cs="Times New Roman"/>
          <w:b/>
          <w:bCs/>
          <w:i/>
          <w:iCs/>
          <w:color w:val="auto"/>
          <w:rPrChange w:id="839" w:author="Camilo Andrés Díaz Gómez" w:date="2023-03-14T20:35:00Z">
            <w:rPr/>
          </w:rPrChange>
        </w:rPr>
        <w:t>Agricultura</w:t>
      </w:r>
      <w:del w:id="840" w:author="Camilo Andrés Díaz Gómez" w:date="2023-03-14T20:34:00Z">
        <w:r w:rsidRPr="00287D6C" w:rsidDel="00287D6C">
          <w:rPr>
            <w:rFonts w:ascii="Times New Roman" w:hAnsi="Times New Roman" w:cs="Times New Roman"/>
            <w:b/>
            <w:bCs/>
            <w:i/>
            <w:iCs/>
            <w:color w:val="auto"/>
            <w:rPrChange w:id="841" w:author="Camilo Andrés Díaz Gómez" w:date="2023-03-14T20:35:00Z">
              <w:rPr/>
            </w:rPrChange>
          </w:rPr>
          <w:delText xml:space="preserve">. </w:delText>
        </w:r>
      </w:del>
    </w:p>
    <w:p w14:paraId="2CDF701B" w14:textId="77777777" w:rsidR="0052580A" w:rsidRPr="00BD3055" w:rsidRDefault="0052580A">
      <w:pPr>
        <w:pStyle w:val="PrrAPA"/>
        <w:ind w:firstLine="720"/>
        <w:rPr>
          <w:b/>
          <w:bCs/>
          <w:color w:val="000000" w:themeColor="text1"/>
        </w:rPr>
        <w:pPrChange w:id="842"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los niveles de humedad del suelo, la temperatura y otros factores ambientales para optimizar el rendimiento de los cultivos y reducir el uso de agua.</w:t>
      </w:r>
    </w:p>
    <w:p w14:paraId="12DC98CC" w14:textId="77777777" w:rsidR="0052580A" w:rsidRPr="00BD3055" w:rsidRDefault="0052580A">
      <w:pPr>
        <w:pStyle w:val="PrrAPA"/>
        <w:ind w:firstLine="720"/>
        <w:rPr>
          <w:b/>
          <w:bCs/>
          <w:color w:val="000000" w:themeColor="text1"/>
        </w:rPr>
        <w:pPrChange w:id="843" w:author="Steff Guzmán" w:date="2023-03-13T19:39:00Z">
          <w:pPr>
            <w:pStyle w:val="PrrAPA"/>
          </w:pPr>
        </w:pPrChange>
      </w:pPr>
    </w:p>
    <w:p w14:paraId="33DE8D8C" w14:textId="77777777" w:rsidR="0052580A" w:rsidRPr="00287D6C" w:rsidRDefault="0052580A">
      <w:pPr>
        <w:pStyle w:val="Ttulo5"/>
        <w:ind w:left="708"/>
        <w:rPr>
          <w:b/>
          <w:bCs/>
          <w:i/>
          <w:iCs/>
          <w:rPrChange w:id="844" w:author="Camilo Andrés Díaz Gómez" w:date="2023-03-14T20:35:00Z">
            <w:rPr/>
          </w:rPrChange>
        </w:rPr>
        <w:pPrChange w:id="845" w:author="Camilo Andrés Díaz Gómez" w:date="2023-03-14T20:34:00Z">
          <w:pPr>
            <w:pStyle w:val="PrrAPA"/>
          </w:pPr>
        </w:pPrChange>
      </w:pPr>
      <w:r w:rsidRPr="00287D6C">
        <w:rPr>
          <w:rFonts w:ascii="Times New Roman" w:hAnsi="Times New Roman" w:cs="Times New Roman"/>
          <w:b/>
          <w:bCs/>
          <w:i/>
          <w:iCs/>
          <w:color w:val="auto"/>
          <w:rPrChange w:id="846" w:author="Camilo Andrés Díaz Gómez" w:date="2023-03-14T20:35:00Z">
            <w:rPr/>
          </w:rPrChange>
        </w:rPr>
        <w:t>Transporte</w:t>
      </w:r>
      <w:del w:id="847" w:author="Camilo Andrés Díaz Gómez" w:date="2023-03-14T20:34:00Z">
        <w:r w:rsidRPr="00287D6C" w:rsidDel="00287D6C">
          <w:rPr>
            <w:rFonts w:ascii="Times New Roman" w:hAnsi="Times New Roman" w:cs="Times New Roman"/>
            <w:b/>
            <w:bCs/>
            <w:i/>
            <w:iCs/>
            <w:color w:val="auto"/>
            <w:rPrChange w:id="848" w:author="Camilo Andrés Díaz Gómez" w:date="2023-03-14T20:35:00Z">
              <w:rPr/>
            </w:rPrChange>
          </w:rPr>
          <w:delText>.</w:delText>
        </w:r>
      </w:del>
    </w:p>
    <w:p w14:paraId="7BE8F99D" w14:textId="77777777" w:rsidR="0052580A" w:rsidRPr="00BD3055" w:rsidRDefault="0052580A">
      <w:pPr>
        <w:pStyle w:val="PrrAPA"/>
        <w:ind w:firstLine="720"/>
        <w:rPr>
          <w:color w:val="000000" w:themeColor="text1"/>
        </w:rPr>
        <w:pPrChange w:id="849"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rastrear la ubicación y el estado de los vehículos, monitorear el flujo de tráfico y optimizar las operaciones logísticas.</w:t>
      </w:r>
    </w:p>
    <w:p w14:paraId="33BD005C" w14:textId="77777777" w:rsidR="0052580A" w:rsidRPr="00BD3055" w:rsidRDefault="0052580A">
      <w:pPr>
        <w:pStyle w:val="PrrAPA"/>
        <w:ind w:firstLine="720"/>
        <w:rPr>
          <w:color w:val="000000" w:themeColor="text1"/>
        </w:rPr>
        <w:pPrChange w:id="850" w:author="Steff Guzmán" w:date="2023-03-13T19:39:00Z">
          <w:pPr>
            <w:pStyle w:val="PrrAPA"/>
          </w:pPr>
        </w:pPrChange>
      </w:pPr>
    </w:p>
    <w:p w14:paraId="74C39ADE" w14:textId="77777777" w:rsidR="0052580A" w:rsidRPr="00287D6C" w:rsidRDefault="0052580A">
      <w:pPr>
        <w:pStyle w:val="Ttulo5"/>
        <w:ind w:left="708"/>
        <w:rPr>
          <w:b/>
          <w:bCs/>
          <w:i/>
          <w:iCs/>
          <w:rPrChange w:id="851" w:author="Camilo Andrés Díaz Gómez" w:date="2023-03-14T20:35:00Z">
            <w:rPr/>
          </w:rPrChange>
        </w:rPr>
        <w:pPrChange w:id="852" w:author="Camilo Andrés Díaz Gómez" w:date="2023-03-14T20:34:00Z">
          <w:pPr>
            <w:pStyle w:val="PrrAPA"/>
          </w:pPr>
        </w:pPrChange>
      </w:pPr>
      <w:r w:rsidRPr="00287D6C">
        <w:rPr>
          <w:rFonts w:ascii="Times New Roman" w:hAnsi="Times New Roman" w:cs="Times New Roman"/>
          <w:b/>
          <w:bCs/>
          <w:i/>
          <w:iCs/>
          <w:color w:val="auto"/>
          <w:rPrChange w:id="853" w:author="Camilo Andrés Díaz Gómez" w:date="2023-03-14T20:35:00Z">
            <w:rPr/>
          </w:rPrChange>
        </w:rPr>
        <w:t>Ciudades inteligentes</w:t>
      </w:r>
      <w:del w:id="854" w:author="Camilo Andrés Díaz Gómez" w:date="2023-03-14T20:34:00Z">
        <w:r w:rsidRPr="00287D6C" w:rsidDel="00287D6C">
          <w:rPr>
            <w:rFonts w:ascii="Times New Roman" w:hAnsi="Times New Roman" w:cs="Times New Roman"/>
            <w:b/>
            <w:bCs/>
            <w:i/>
            <w:iCs/>
            <w:color w:val="auto"/>
            <w:rPrChange w:id="855" w:author="Camilo Andrés Díaz Gómez" w:date="2023-03-14T20:35:00Z">
              <w:rPr/>
            </w:rPrChange>
          </w:rPr>
          <w:delText>.</w:delText>
        </w:r>
      </w:del>
    </w:p>
    <w:p w14:paraId="0F192180" w14:textId="77777777" w:rsidR="0052580A" w:rsidRPr="00BD3055" w:rsidRDefault="0052580A">
      <w:pPr>
        <w:pStyle w:val="PrrAPA"/>
        <w:ind w:firstLine="720"/>
        <w:rPr>
          <w:color w:val="000000" w:themeColor="text1"/>
        </w:rPr>
        <w:pPrChange w:id="856"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usar para monitorear y controlar el alumbrado público, el flujo de tráfico, la gestión de desechos y otros servicios en áreas urbanas.</w:t>
      </w:r>
    </w:p>
    <w:p w14:paraId="5226DFE0" w14:textId="77777777" w:rsidR="0052580A" w:rsidRPr="00BD3055" w:rsidRDefault="0052580A">
      <w:pPr>
        <w:pStyle w:val="PrrAPA"/>
        <w:ind w:firstLine="720"/>
        <w:rPr>
          <w:color w:val="000000" w:themeColor="text1"/>
        </w:rPr>
        <w:pPrChange w:id="857" w:author="Steff Guzmán" w:date="2023-03-13T19:39:00Z">
          <w:pPr>
            <w:pStyle w:val="PrrAPA"/>
          </w:pPr>
        </w:pPrChange>
      </w:pPr>
    </w:p>
    <w:p w14:paraId="38676CF1" w14:textId="77777777" w:rsidR="0052580A" w:rsidRPr="00287D6C" w:rsidRDefault="0052580A">
      <w:pPr>
        <w:pStyle w:val="Ttulo5"/>
        <w:ind w:left="708"/>
        <w:rPr>
          <w:b/>
          <w:bCs/>
          <w:i/>
          <w:iCs/>
          <w:rPrChange w:id="858" w:author="Camilo Andrés Díaz Gómez" w:date="2023-03-14T20:35:00Z">
            <w:rPr/>
          </w:rPrChange>
        </w:rPr>
        <w:pPrChange w:id="859" w:author="Camilo Andrés Díaz Gómez" w:date="2023-03-14T20:34:00Z">
          <w:pPr>
            <w:pStyle w:val="PrrAPA"/>
          </w:pPr>
        </w:pPrChange>
      </w:pPr>
      <w:r w:rsidRPr="00287D6C">
        <w:rPr>
          <w:rFonts w:ascii="Times New Roman" w:hAnsi="Times New Roman" w:cs="Times New Roman"/>
          <w:b/>
          <w:bCs/>
          <w:i/>
          <w:iCs/>
          <w:color w:val="auto"/>
          <w:rPrChange w:id="860" w:author="Camilo Andrés Díaz Gómez" w:date="2023-03-14T20:35:00Z">
            <w:rPr/>
          </w:rPrChange>
        </w:rPr>
        <w:lastRenderedPageBreak/>
        <w:t>Gestión de energía</w:t>
      </w:r>
      <w:del w:id="861" w:author="Camilo Andrés Díaz Gómez" w:date="2023-03-14T20:34:00Z">
        <w:r w:rsidRPr="00287D6C" w:rsidDel="00287D6C">
          <w:rPr>
            <w:rFonts w:ascii="Times New Roman" w:hAnsi="Times New Roman" w:cs="Times New Roman"/>
            <w:b/>
            <w:bCs/>
            <w:i/>
            <w:iCs/>
            <w:color w:val="auto"/>
            <w:rPrChange w:id="862" w:author="Camilo Andrés Díaz Gómez" w:date="2023-03-14T20:35:00Z">
              <w:rPr/>
            </w:rPrChange>
          </w:rPr>
          <w:delText>.</w:delText>
        </w:r>
      </w:del>
    </w:p>
    <w:p w14:paraId="72CB27D9" w14:textId="77777777" w:rsidR="0052580A" w:rsidRPr="00BD3055" w:rsidRDefault="0052580A">
      <w:pPr>
        <w:pStyle w:val="PrrAPA"/>
        <w:ind w:firstLine="720"/>
        <w:rPr>
          <w:color w:val="000000" w:themeColor="text1"/>
        </w:rPr>
        <w:pPrChange w:id="863" w:author="Steff Guzmán" w:date="2023-03-13T19:39:00Z">
          <w:pPr>
            <w:pStyle w:val="PrrAPA"/>
          </w:pPr>
        </w:pPrChange>
      </w:pPr>
      <w:r w:rsidRPr="00BD3055">
        <w:rPr>
          <w:color w:val="000000" w:themeColor="text1"/>
        </w:rPr>
        <w:t xml:space="preserve">Las redes </w:t>
      </w:r>
      <w:proofErr w:type="spellStart"/>
      <w:r w:rsidRPr="00BD3055">
        <w:rPr>
          <w:color w:val="000000" w:themeColor="text1"/>
        </w:rPr>
        <w:t>IoT</w:t>
      </w:r>
      <w:proofErr w:type="spellEnd"/>
      <w:r w:rsidRPr="00BD3055">
        <w:rPr>
          <w:color w:val="000000" w:themeColor="text1"/>
        </w:rPr>
        <w:t xml:space="preserve"> se pueden utilizar para monitorear y controlar el consumo de energía en hogares y negocios, lo que ayuda a reducir costos y mejorar la sostenibilidad.</w:t>
      </w:r>
    </w:p>
    <w:p w14:paraId="76C4A8EA" w14:textId="351B7215" w:rsidR="0052580A" w:rsidRPr="00BD3055" w:rsidDel="00A023DA" w:rsidRDefault="0052580A">
      <w:pPr>
        <w:ind w:firstLine="720"/>
        <w:rPr>
          <w:del w:id="864" w:author="Camilo Andrés Díaz Gómez" w:date="2023-03-14T20:03:00Z"/>
          <w:rFonts w:cs="Times New Roman"/>
          <w:b/>
          <w:bCs/>
          <w:i/>
          <w:iCs/>
        </w:rPr>
        <w:pPrChange w:id="865" w:author="Steff Guzmán" w:date="2023-03-13T19:39:00Z">
          <w:pPr/>
        </w:pPrChange>
      </w:pPr>
    </w:p>
    <w:p w14:paraId="16D8AB9C" w14:textId="77777777" w:rsidR="00A023DA" w:rsidRDefault="00A023DA">
      <w:pPr>
        <w:pStyle w:val="PrrAPA"/>
        <w:ind w:firstLine="720"/>
        <w:rPr>
          <w:ins w:id="866" w:author="Camilo Andrés Díaz Gómez" w:date="2023-03-14T20:03:00Z"/>
        </w:rPr>
      </w:pPr>
    </w:p>
    <w:p w14:paraId="7191073A" w14:textId="3F46B69E" w:rsidR="0052580A" w:rsidRPr="00BD3055" w:rsidRDefault="0052580A">
      <w:pPr>
        <w:pStyle w:val="PrrAPA"/>
        <w:ind w:firstLine="720"/>
        <w:pPrChange w:id="867" w:author="Steff Guzmán" w:date="2023-03-13T19:39:00Z">
          <w:pPr>
            <w:pStyle w:val="PrrAPA"/>
          </w:pPr>
        </w:pPrChange>
      </w:pPr>
      <w:r w:rsidRPr="00BD3055">
        <w:t xml:space="preserve">Estos son solo algunos ejemplos de las muchas áreas de aplicación de las redes </w:t>
      </w:r>
      <w:proofErr w:type="spellStart"/>
      <w:r w:rsidRPr="00BD3055">
        <w:t>IoT</w:t>
      </w:r>
      <w:proofErr w:type="spellEnd"/>
      <w:r w:rsidRPr="00BD3055">
        <w:t>. A medida que la tecnología continúa evolucionando y mejorando, podemos esperar ver casos de uso aún más innovadores en el futuro.</w:t>
      </w:r>
    </w:p>
    <w:p w14:paraId="4DC27172" w14:textId="77777777" w:rsidR="00330818" w:rsidRPr="00BD3055" w:rsidDel="00BD3055" w:rsidRDefault="00330818" w:rsidP="00AA1CC1">
      <w:pPr>
        <w:rPr>
          <w:del w:id="868" w:author="Camilo Andrés Díaz Gómez" w:date="2023-03-14T19:49:00Z"/>
          <w:rFonts w:cs="Times New Roman"/>
          <w:b/>
          <w:bCs/>
          <w:i/>
          <w:iCs/>
        </w:rPr>
      </w:pPr>
    </w:p>
    <w:p w14:paraId="4E7A12F4" w14:textId="77777777" w:rsidR="00330818" w:rsidRPr="00BD3055" w:rsidRDefault="00330818" w:rsidP="00AA1CC1">
      <w:pPr>
        <w:rPr>
          <w:rFonts w:cs="Times New Roman"/>
          <w:b/>
          <w:bCs/>
          <w:i/>
          <w:iCs/>
        </w:rPr>
      </w:pPr>
    </w:p>
    <w:p w14:paraId="2BE1AC86" w14:textId="7E42082F" w:rsidR="007743C4" w:rsidRPr="00952EC4" w:rsidRDefault="007743C4">
      <w:pPr>
        <w:pStyle w:val="Ttulo4"/>
        <w:rPr>
          <w:rFonts w:cs="Times New Roman"/>
          <w:b/>
          <w:bCs/>
          <w:i w:val="0"/>
          <w:iCs w:val="0"/>
          <w:rPrChange w:id="869" w:author="Camilo Andrés Díaz Gómez" w:date="2023-03-14T20:26:00Z">
            <w:rPr>
              <w:i/>
              <w:iCs/>
            </w:rPr>
          </w:rPrChange>
        </w:rPr>
        <w:pPrChange w:id="870" w:author="Camilo Andrés Díaz Gómez" w:date="2023-03-14T20:26:00Z">
          <w:pPr/>
        </w:pPrChange>
      </w:pPr>
      <w:r w:rsidRPr="00952EC4">
        <w:rPr>
          <w:rFonts w:ascii="Times New Roman" w:hAnsi="Times New Roman" w:cs="Times New Roman"/>
          <w:b/>
          <w:bCs/>
          <w:i w:val="0"/>
          <w:iCs w:val="0"/>
          <w:color w:val="auto"/>
          <w:rPrChange w:id="871" w:author="Camilo Andrés Díaz Gómez" w:date="2023-03-14T20:26:00Z">
            <w:rPr/>
          </w:rPrChange>
        </w:rPr>
        <w:t xml:space="preserve">Beneficios </w:t>
      </w:r>
    </w:p>
    <w:p w14:paraId="4640E6D7" w14:textId="77777777" w:rsidR="0052580A" w:rsidRPr="00BD3055" w:rsidRDefault="0052580A" w:rsidP="00AA1CC1">
      <w:pPr>
        <w:rPr>
          <w:rFonts w:cs="Times New Roman"/>
          <w:b/>
          <w:bCs/>
          <w:i/>
          <w:iCs/>
        </w:rPr>
      </w:pPr>
    </w:p>
    <w:p w14:paraId="510C5761" w14:textId="3603E99C" w:rsidR="0052580A" w:rsidDel="00A023DA" w:rsidRDefault="0052580A" w:rsidP="0052580A">
      <w:pPr>
        <w:pStyle w:val="PrrAPA"/>
        <w:ind w:firstLine="720"/>
        <w:rPr>
          <w:del w:id="872" w:author="Steff Guzmán" w:date="2023-03-13T19:40:00Z"/>
          <w:szCs w:val="22"/>
        </w:rPr>
      </w:pPr>
      <w:r w:rsidRPr="00BD3055">
        <w:rPr>
          <w:szCs w:val="22"/>
        </w:rPr>
        <w:t xml:space="preserve">La aplicación de </w:t>
      </w:r>
      <w:proofErr w:type="spellStart"/>
      <w:r w:rsidRPr="00BD3055">
        <w:rPr>
          <w:szCs w:val="22"/>
        </w:rPr>
        <w:t>IoT</w:t>
      </w:r>
      <w:proofErr w:type="spellEnd"/>
      <w:r w:rsidRPr="00BD3055">
        <w:rPr>
          <w:szCs w:val="22"/>
        </w:rPr>
        <w:t xml:space="preserve">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BD3055" w:rsidRDefault="00A023DA" w:rsidP="00534D76">
      <w:pPr>
        <w:pStyle w:val="PrrAPA"/>
        <w:ind w:firstLine="720"/>
        <w:rPr>
          <w:ins w:id="873" w:author="Camilo Andrés Díaz Gómez" w:date="2023-03-14T20:03:00Z"/>
          <w:szCs w:val="22"/>
        </w:rPr>
      </w:pPr>
    </w:p>
    <w:p w14:paraId="7E11B4B6" w14:textId="77777777" w:rsidR="00534D76" w:rsidRPr="00BD3055" w:rsidRDefault="00534D76" w:rsidP="0052580A">
      <w:pPr>
        <w:pStyle w:val="PrrAPA"/>
        <w:ind w:firstLine="720"/>
        <w:rPr>
          <w:ins w:id="874" w:author="Steff Guzmán" w:date="2023-03-13T19:40:00Z"/>
          <w:szCs w:val="22"/>
        </w:rPr>
      </w:pPr>
    </w:p>
    <w:p w14:paraId="61811467" w14:textId="77777777" w:rsidR="0052580A" w:rsidRPr="00BD3055" w:rsidDel="00534D76" w:rsidRDefault="0052580A" w:rsidP="0052580A">
      <w:pPr>
        <w:pStyle w:val="PrrAPA"/>
        <w:ind w:firstLine="720"/>
        <w:rPr>
          <w:del w:id="875" w:author="Steff Guzmán" w:date="2023-03-13T19:40:00Z"/>
          <w:szCs w:val="22"/>
        </w:rPr>
      </w:pPr>
    </w:p>
    <w:p w14:paraId="2FF8B066" w14:textId="77777777" w:rsidR="0052580A" w:rsidRPr="00BD3055" w:rsidRDefault="0052580A" w:rsidP="00534D76">
      <w:pPr>
        <w:pStyle w:val="PrrAPA"/>
        <w:ind w:firstLine="720"/>
        <w:rPr>
          <w:szCs w:val="22"/>
        </w:rPr>
      </w:pPr>
      <w:r w:rsidRPr="00BD3055">
        <w:rPr>
          <w:szCs w:val="22"/>
        </w:rPr>
        <w:t xml:space="preserve">Por ejemplo, se ha demostrado que la aplicación industrial de </w:t>
      </w:r>
      <w:proofErr w:type="spellStart"/>
      <w:r w:rsidRPr="00BD3055">
        <w:rPr>
          <w:szCs w:val="22"/>
        </w:rPr>
        <w:t>IoT</w:t>
      </w:r>
      <w:proofErr w:type="spellEnd"/>
      <w:r w:rsidRPr="00BD3055">
        <w:rPr>
          <w:szCs w:val="22"/>
        </w:rPr>
        <w:t xml:space="preserve"> minimiza los esfuerzos y los riesgos al tiempo que aumenta la productividad, lo que hace que los procesos sean más efectivos y eficientes a través de la gestión y el control remotos de la maquinaria. En el estudio </w:t>
      </w:r>
      <w:proofErr w:type="spellStart"/>
      <w:r w:rsidRPr="00BD3055">
        <w:rPr>
          <w:szCs w:val="22"/>
        </w:rPr>
        <w:t>Industry</w:t>
      </w:r>
      <w:proofErr w:type="spellEnd"/>
      <w:r w:rsidRPr="00BD3055">
        <w:rPr>
          <w:szCs w:val="22"/>
        </w:rPr>
        <w:t xml:space="preserve"> 4.0 de Deloitte, se muestra que la tecnología </w:t>
      </w:r>
      <w:proofErr w:type="spellStart"/>
      <w:r w:rsidRPr="00BD3055">
        <w:rPr>
          <w:szCs w:val="22"/>
        </w:rPr>
        <w:t>IoT</w:t>
      </w:r>
      <w:proofErr w:type="spellEnd"/>
      <w:r w:rsidRPr="00BD3055">
        <w:rPr>
          <w:szCs w:val="22"/>
        </w:rPr>
        <w:t xml:space="preserve"> brinda información sobre el funcionamiento general del trabajo para analizarlo y realizar mejoras, incluido el monitoreo del estado de las máquinas, el control de calidad, el inventario y otros análisis.</w:t>
      </w:r>
    </w:p>
    <w:p w14:paraId="729411FE" w14:textId="77777777" w:rsidR="0052580A" w:rsidRPr="00BD3055" w:rsidRDefault="0052580A" w:rsidP="0052580A">
      <w:pPr>
        <w:pStyle w:val="PrrAPA"/>
        <w:ind w:firstLine="720"/>
        <w:rPr>
          <w:szCs w:val="22"/>
        </w:rPr>
      </w:pPr>
    </w:p>
    <w:p w14:paraId="35832E6B" w14:textId="77777777" w:rsidR="0052580A" w:rsidRPr="00BD3055" w:rsidRDefault="0052580A" w:rsidP="0052580A">
      <w:pPr>
        <w:pStyle w:val="PrrAPA"/>
        <w:ind w:firstLine="720"/>
        <w:rPr>
          <w:szCs w:val="22"/>
        </w:rPr>
      </w:pPr>
      <w:r w:rsidRPr="00BD3055">
        <w:rPr>
          <w:szCs w:val="22"/>
        </w:rPr>
        <w:t xml:space="preserve">El sector agrícola también se ha beneficiado de la tecnología </w:t>
      </w:r>
      <w:proofErr w:type="spellStart"/>
      <w:r w:rsidRPr="00BD3055">
        <w:rPr>
          <w:szCs w:val="22"/>
        </w:rPr>
        <w:t>IoT</w:t>
      </w:r>
      <w:proofErr w:type="spellEnd"/>
      <w:r w:rsidRPr="00BD3055">
        <w:rPr>
          <w:szCs w:val="22"/>
        </w:rPr>
        <w:t xml:space="preserve"> en forma de Smart </w:t>
      </w:r>
      <w:proofErr w:type="spellStart"/>
      <w:r w:rsidRPr="00BD3055">
        <w:rPr>
          <w:szCs w:val="22"/>
        </w:rPr>
        <w:t>Agriculture</w:t>
      </w:r>
      <w:proofErr w:type="spellEnd"/>
      <w:r w:rsidRPr="00BD3055">
        <w:rPr>
          <w:szCs w:val="22"/>
        </w:rPr>
        <w:t xml:space="preserve">,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w:t>
      </w:r>
      <w:proofErr w:type="spellStart"/>
      <w:r w:rsidRPr="00BD3055">
        <w:rPr>
          <w:szCs w:val="22"/>
        </w:rPr>
        <w:t>IoT</w:t>
      </w:r>
      <w:proofErr w:type="spellEnd"/>
      <w:r w:rsidRPr="00BD3055">
        <w:rPr>
          <w:szCs w:val="22"/>
        </w:rPr>
        <w:t>.</w:t>
      </w:r>
    </w:p>
    <w:p w14:paraId="0D003976" w14:textId="5CA92115" w:rsidR="00AA1CC1" w:rsidRPr="00BD3055" w:rsidRDefault="00AA1CC1" w:rsidP="00AA1CC1">
      <w:pPr>
        <w:pStyle w:val="PrrAPA"/>
        <w:ind w:firstLine="720"/>
      </w:pPr>
    </w:p>
    <w:p w14:paraId="0F3D9EC2" w14:textId="07221C8F" w:rsidR="00AA1CC1" w:rsidRPr="00952EC4" w:rsidRDefault="00AA1CC1">
      <w:pPr>
        <w:pStyle w:val="Ttulo4"/>
        <w:rPr>
          <w:rFonts w:cs="Times New Roman"/>
          <w:b/>
          <w:bCs/>
          <w:i w:val="0"/>
          <w:iCs w:val="0"/>
          <w:rPrChange w:id="876" w:author="Camilo Andrés Díaz Gómez" w:date="2023-03-14T20:26:00Z">
            <w:rPr>
              <w:i/>
              <w:iCs/>
            </w:rPr>
          </w:rPrChange>
        </w:rPr>
        <w:pPrChange w:id="877" w:author="Camilo Andrés Díaz Gómez" w:date="2023-03-14T20:26:00Z">
          <w:pPr/>
        </w:pPrChange>
      </w:pPr>
      <w:r w:rsidRPr="00952EC4">
        <w:rPr>
          <w:rFonts w:ascii="Times New Roman" w:hAnsi="Times New Roman" w:cs="Times New Roman"/>
          <w:b/>
          <w:bCs/>
          <w:i w:val="0"/>
          <w:iCs w:val="0"/>
          <w:color w:val="auto"/>
          <w:rPrChange w:id="878" w:author="Camilo Andrés Díaz Gómez" w:date="2023-03-14T20:26:00Z">
            <w:rPr/>
          </w:rPrChange>
        </w:rPr>
        <w:lastRenderedPageBreak/>
        <w:t xml:space="preserve">Modelos </w:t>
      </w:r>
      <w:del w:id="879" w:author="Camilo Andrés Díaz Gómez" w:date="2023-03-14T21:26:00Z">
        <w:r w:rsidRPr="00952EC4" w:rsidDel="005C4C59">
          <w:rPr>
            <w:rFonts w:ascii="Times New Roman" w:hAnsi="Times New Roman" w:cs="Times New Roman"/>
            <w:b/>
            <w:bCs/>
            <w:i w:val="0"/>
            <w:iCs w:val="0"/>
            <w:color w:val="auto"/>
            <w:rPrChange w:id="880" w:author="Camilo Andrés Díaz Gómez" w:date="2023-03-14T20:26:00Z">
              <w:rPr/>
            </w:rPrChange>
          </w:rPr>
          <w:delText>De</w:delText>
        </w:r>
      </w:del>
      <w:ins w:id="881"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882" w:author="Camilo Andrés Díaz Gómez" w:date="2023-03-14T20:26:00Z">
            <w:rPr/>
          </w:rPrChange>
        </w:rPr>
        <w:t xml:space="preserve"> Referencia </w:t>
      </w:r>
    </w:p>
    <w:p w14:paraId="50EA3CAA" w14:textId="3398E857" w:rsidR="005814B4" w:rsidRPr="00BD3055" w:rsidDel="00C87243" w:rsidRDefault="00AA1CC1" w:rsidP="00244CE1">
      <w:pPr>
        <w:pStyle w:val="PrrAPA"/>
        <w:ind w:firstLine="0"/>
        <w:rPr>
          <w:del w:id="883" w:author="Steff Guzmán" w:date="2023-03-13T18:33:00Z"/>
        </w:rPr>
      </w:pPr>
      <w:r w:rsidRPr="00BD3055">
        <w:t xml:space="preserve">En </w:t>
      </w:r>
      <w:del w:id="884" w:author="DIANA CAROLINA CANDIA HERRERA" w:date="2023-03-07T10:04:00Z">
        <w:r w:rsidRPr="00BD3055" w:rsidDel="003D4F76">
          <w:delText>el  Modelo</w:delText>
        </w:r>
      </w:del>
      <w:ins w:id="885" w:author="DIANA CAROLINA CANDIA HERRERA" w:date="2023-03-07T10:04:00Z">
        <w:r w:rsidR="003D4F76" w:rsidRPr="00BD3055">
          <w:t>el Modelo</w:t>
        </w:r>
      </w:ins>
      <w:r w:rsidRPr="00BD3055">
        <w:t xml:space="preserve"> general de la arquitectura de una red </w:t>
      </w:r>
      <w:proofErr w:type="spellStart"/>
      <w:r w:rsidRPr="00BD3055">
        <w:t>IoT</w:t>
      </w:r>
      <w:proofErr w:type="spellEnd"/>
      <w:r w:rsidRPr="00BD3055">
        <w:t xml:space="preserve"> </w:t>
      </w:r>
      <w:proofErr w:type="gramStart"/>
      <w:r w:rsidRPr="00BD3055">
        <w:t>( Ver</w:t>
      </w:r>
      <w:proofErr w:type="gramEnd"/>
      <w:r w:rsidRPr="00BD3055">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D3055">
        <w:t>gateways</w:t>
      </w:r>
      <w:proofErr w:type="spellEnd"/>
      <w:r w:rsidRPr="00BD3055">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BD3055">
        <w:t xml:space="preserve"> </w:t>
      </w:r>
      <w:sdt>
        <w:sdtPr>
          <w:id w:val="2131350113"/>
          <w:citation/>
        </w:sdtPr>
        <w:sdtContent>
          <w:r w:rsidR="00330818" w:rsidRPr="00BD3055">
            <w:fldChar w:fldCharType="begin"/>
          </w:r>
          <w:r w:rsidR="00330818" w:rsidRPr="00BD3055">
            <w:instrText xml:space="preserve"> CITATION Cre18 \l 9226 </w:instrText>
          </w:r>
          <w:r w:rsidR="00330818" w:rsidRPr="00BD3055">
            <w:fldChar w:fldCharType="separate"/>
          </w:r>
          <w:r w:rsidR="00330818" w:rsidRPr="00BD3055">
            <w:rPr>
              <w:noProof/>
            </w:rPr>
            <w:t xml:space="preserve"> (Crespo Moreno, 2018)</w:t>
          </w:r>
          <w:r w:rsidR="00330818" w:rsidRPr="00BD3055">
            <w:fldChar w:fldCharType="end"/>
          </w:r>
        </w:sdtContent>
      </w:sdt>
      <w:r w:rsidR="00330818" w:rsidRPr="00BD3055">
        <w:t>.</w:t>
      </w:r>
    </w:p>
    <w:p w14:paraId="0C162CCC" w14:textId="77777777" w:rsidR="00C87243" w:rsidRPr="00BD3055" w:rsidRDefault="00C87243" w:rsidP="00244CE1">
      <w:pPr>
        <w:pStyle w:val="PrrAPA"/>
        <w:ind w:firstLine="720"/>
        <w:rPr>
          <w:ins w:id="886" w:author="Steff Guzmán" w:date="2023-03-13T18:41:00Z"/>
        </w:rPr>
      </w:pPr>
    </w:p>
    <w:p w14:paraId="20B4375B" w14:textId="74FD293D" w:rsidR="005814B4" w:rsidRPr="00BD3055" w:rsidDel="00D00CDF" w:rsidRDefault="005814B4" w:rsidP="00C87243">
      <w:pPr>
        <w:pStyle w:val="Descripcin"/>
        <w:rPr>
          <w:del w:id="887" w:author="Steff Guzmán" w:date="2023-03-13T18:29:00Z"/>
          <w:rFonts w:cs="Times New Roman"/>
        </w:rPr>
      </w:pPr>
    </w:p>
    <w:p w14:paraId="2F23F97B" w14:textId="77777777" w:rsidR="00D00CDF" w:rsidRPr="00BD3055" w:rsidRDefault="00D00CDF">
      <w:pPr>
        <w:rPr>
          <w:ins w:id="888" w:author="Steff Guzmán" w:date="2023-03-13T19:40:00Z"/>
        </w:rPr>
        <w:pPrChange w:id="889" w:author="Steff Guzmán" w:date="2023-03-13T19:40:00Z">
          <w:pPr>
            <w:pStyle w:val="PrrAPA"/>
            <w:ind w:firstLine="0"/>
          </w:pPr>
        </w:pPrChange>
      </w:pPr>
    </w:p>
    <w:p w14:paraId="672A75E1" w14:textId="77777777" w:rsidR="00C87243" w:rsidRPr="00BD3055" w:rsidRDefault="00C87243">
      <w:pPr>
        <w:pStyle w:val="Descripcin"/>
        <w:rPr>
          <w:ins w:id="890" w:author="Steff Guzmán" w:date="2023-03-13T18:45:00Z"/>
          <w:bCs/>
        </w:rPr>
        <w:pPrChange w:id="891" w:author="Steff Guzmán" w:date="2023-03-13T18:41:00Z">
          <w:pPr>
            <w:pStyle w:val="PrrAPA"/>
            <w:ind w:firstLine="0"/>
          </w:pPr>
        </w:pPrChange>
      </w:pPr>
    </w:p>
    <w:p w14:paraId="2A16DB1C" w14:textId="77777777" w:rsidR="00A023DA" w:rsidRPr="001A2974" w:rsidRDefault="00C87243" w:rsidP="00A023DA">
      <w:pPr>
        <w:pStyle w:val="PrrAPA"/>
        <w:ind w:firstLine="0"/>
        <w:rPr>
          <w:ins w:id="892" w:author="Camilo Andrés Díaz Gómez" w:date="2023-03-14T20:05:00Z"/>
          <w:i/>
        </w:rPr>
      </w:pPr>
      <w:bookmarkStart w:id="893" w:name="_Toc129721772"/>
      <w:ins w:id="894" w:author="Steff Guzmán" w:date="2023-03-13T18:45:00Z">
        <w:r w:rsidRPr="00A023DA">
          <w:rPr>
            <w:b/>
            <w:bCs/>
            <w:rPrChange w:id="895" w:author="Camilo Andrés Díaz Gómez" w:date="2023-03-14T20:05:00Z">
              <w:rPr/>
            </w:rPrChange>
          </w:rPr>
          <w:t xml:space="preserve">Figura </w:t>
        </w:r>
        <w:r w:rsidRPr="00A023DA">
          <w:rPr>
            <w:b/>
            <w:bCs/>
            <w:rPrChange w:id="896" w:author="Camilo Andrés Díaz Gómez" w:date="2023-03-14T20:05:00Z">
              <w:rPr/>
            </w:rPrChange>
          </w:rPr>
          <w:fldChar w:fldCharType="begin"/>
        </w:r>
        <w:r w:rsidRPr="00A023DA">
          <w:rPr>
            <w:b/>
            <w:bCs/>
            <w:rPrChange w:id="897" w:author="Camilo Andrés Díaz Gómez" w:date="2023-03-14T20:05:00Z">
              <w:rPr/>
            </w:rPrChange>
          </w:rPr>
          <w:instrText xml:space="preserve"> SEQ Figura \* ARABIC </w:instrText>
        </w:r>
      </w:ins>
      <w:r w:rsidRPr="00A023DA">
        <w:rPr>
          <w:b/>
          <w:bCs/>
          <w:rPrChange w:id="898" w:author="Camilo Andrés Díaz Gómez" w:date="2023-03-14T20:05:00Z">
            <w:rPr/>
          </w:rPrChange>
        </w:rPr>
        <w:fldChar w:fldCharType="separate"/>
      </w:r>
      <w:ins w:id="899" w:author="Steff Guzmán" w:date="2023-03-13T18:48:00Z">
        <w:r w:rsidRPr="00A023DA">
          <w:rPr>
            <w:b/>
            <w:bCs/>
            <w:noProof/>
            <w:rPrChange w:id="900" w:author="Camilo Andrés Díaz Gómez" w:date="2023-03-14T20:05:00Z">
              <w:rPr>
                <w:noProof/>
              </w:rPr>
            </w:rPrChange>
          </w:rPr>
          <w:t>2</w:t>
        </w:r>
      </w:ins>
      <w:ins w:id="901" w:author="Steff Guzmán" w:date="2023-03-13T18:45:00Z">
        <w:r w:rsidRPr="00A023DA">
          <w:rPr>
            <w:b/>
            <w:bCs/>
            <w:rPrChange w:id="902" w:author="Camilo Andrés Díaz Gómez" w:date="2023-03-14T20:05:00Z">
              <w:rPr/>
            </w:rPrChange>
          </w:rPr>
          <w:fldChar w:fldCharType="end"/>
        </w:r>
      </w:ins>
      <w:ins w:id="903" w:author="Camilo Andrés Díaz Gómez" w:date="2023-03-14T20:05:00Z">
        <w:r w:rsidR="00A023DA">
          <w:t xml:space="preserve"> </w:t>
        </w:r>
        <w:r w:rsidR="00A023DA" w:rsidRPr="001A2974">
          <w:rPr>
            <w:i/>
            <w:iCs/>
          </w:rPr>
          <w:t xml:space="preserve">Modelo general de la arquitectura de una red </w:t>
        </w:r>
        <w:proofErr w:type="spellStart"/>
        <w:r w:rsidR="00A023DA" w:rsidRPr="001A2974">
          <w:rPr>
            <w:i/>
            <w:iCs/>
          </w:rPr>
          <w:t>IoT</w:t>
        </w:r>
        <w:bookmarkEnd w:id="893"/>
        <w:proofErr w:type="spellEnd"/>
      </w:ins>
    </w:p>
    <w:p w14:paraId="470A9E64" w14:textId="01617D45" w:rsidR="00244CE1" w:rsidRPr="00BD3055" w:rsidDel="00A023DA" w:rsidRDefault="00A023DA">
      <w:pPr>
        <w:pStyle w:val="Descripcin"/>
        <w:rPr>
          <w:ins w:id="904" w:author="Steff Guzmán" w:date="2023-03-13T18:29:00Z"/>
          <w:del w:id="905" w:author="Camilo Andrés Díaz Gómez" w:date="2023-03-14T20:05:00Z"/>
          <w:bCs/>
        </w:rPr>
        <w:pPrChange w:id="906" w:author="Steff Guzmán" w:date="2023-03-13T18:45:00Z">
          <w:pPr>
            <w:pStyle w:val="PrrAPA"/>
            <w:ind w:firstLine="0"/>
          </w:pPr>
        </w:pPrChange>
      </w:pPr>
      <w:r w:rsidRPr="00BD3055">
        <w:rPr>
          <w:rFonts w:cs="Times New Roman"/>
          <w:b w:val="0"/>
          <w:iCs w:val="0"/>
          <w:noProof/>
          <w:szCs w:val="24"/>
        </w:rPr>
        <w:drawing>
          <wp:anchor distT="0" distB="0" distL="114300" distR="114300" simplePos="0" relativeHeight="251662848" behindDoc="0" locked="0" layoutInCell="1" allowOverlap="1" wp14:anchorId="19364266" wp14:editId="2D79D4D7">
            <wp:simplePos x="0" y="0"/>
            <wp:positionH relativeFrom="margin">
              <wp:posOffset>672465</wp:posOffset>
            </wp:positionH>
            <wp:positionV relativeFrom="paragraph">
              <wp:posOffset>83185</wp:posOffset>
            </wp:positionV>
            <wp:extent cx="4371340" cy="2447290"/>
            <wp:effectExtent l="0" t="0" r="0"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371340" cy="244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13CAC" w14:textId="4B3D1528" w:rsidR="005814B4" w:rsidRPr="00BD3055" w:rsidDel="00244CE1" w:rsidRDefault="005814B4" w:rsidP="005814B4">
      <w:pPr>
        <w:pStyle w:val="PrrAPA"/>
        <w:ind w:firstLine="0"/>
        <w:rPr>
          <w:del w:id="907" w:author="Steff Guzmán" w:date="2023-03-13T18:31:00Z"/>
          <w:b/>
          <w:bCs/>
          <w:i/>
          <w:iCs/>
          <w:rPrChange w:id="908" w:author="Camilo Andrés Díaz Gómez" w:date="2023-03-14T19:47:00Z">
            <w:rPr>
              <w:del w:id="909" w:author="Steff Guzmán" w:date="2023-03-13T18:31:00Z"/>
              <w:b/>
              <w:bCs/>
            </w:rPr>
          </w:rPrChange>
        </w:rPr>
      </w:pPr>
      <w:del w:id="910" w:author="Steff Guzmán" w:date="2023-03-13T18:31:00Z">
        <w:r w:rsidRPr="00BD3055" w:rsidDel="00244CE1">
          <w:rPr>
            <w:b/>
            <w:bCs/>
            <w:i/>
            <w:iCs/>
            <w:rPrChange w:id="911" w:author="Camilo Andrés Díaz Gómez" w:date="2023-03-14T19:47:00Z">
              <w:rPr>
                <w:b/>
                <w:bCs/>
              </w:rPr>
            </w:rPrChange>
          </w:rPr>
          <w:delText>Figura 2.</w:delText>
        </w:r>
      </w:del>
    </w:p>
    <w:p w14:paraId="064F076E" w14:textId="792792CD" w:rsidR="005814B4" w:rsidRPr="00BD3055" w:rsidDel="00A023DA" w:rsidRDefault="005814B4">
      <w:pPr>
        <w:pStyle w:val="PrrAPA"/>
        <w:ind w:firstLine="0"/>
        <w:rPr>
          <w:del w:id="912" w:author="Camilo Andrés Díaz Gómez" w:date="2023-03-14T20:05:00Z"/>
          <w:i/>
          <w:rPrChange w:id="913" w:author="Camilo Andrés Díaz Gómez" w:date="2023-03-14T19:47:00Z">
            <w:rPr>
              <w:del w:id="914" w:author="Camilo Andrés Díaz Gómez" w:date="2023-03-14T20:05:00Z"/>
              <w:rFonts w:cs="Times New Roman"/>
            </w:rPr>
          </w:rPrChange>
        </w:rPr>
        <w:pPrChange w:id="915" w:author="Steff Guzmán" w:date="2023-03-13T18:31:00Z">
          <w:pPr>
            <w:pStyle w:val="Descripcin"/>
          </w:pPr>
        </w:pPrChange>
      </w:pPr>
      <w:del w:id="916" w:author="Camilo Andrés Díaz Gómez" w:date="2023-03-14T20:05:00Z">
        <w:r w:rsidRPr="00BD3055" w:rsidDel="00A023DA">
          <w:rPr>
            <w:i/>
            <w:iCs/>
            <w:rPrChange w:id="917" w:author="Camilo Andrés Díaz Gómez" w:date="2023-03-14T19:47:00Z">
              <w:rPr>
                <w:b w:val="0"/>
                <w:iCs w:val="0"/>
              </w:rPr>
            </w:rPrChange>
          </w:rPr>
          <w:delText>Modelo general de la arquitectura de una red IoT</w:delText>
        </w:r>
      </w:del>
    </w:p>
    <w:p w14:paraId="4BA85806" w14:textId="330870D8" w:rsidR="005814B4" w:rsidRPr="00BD3055" w:rsidRDefault="00DB0B24">
      <w:pPr>
        <w:jc w:val="center"/>
        <w:rPr>
          <w:ins w:id="918" w:author="Camilo Andrés Díaz Gómez" w:date="2023-03-12T18:23:00Z"/>
          <w:rFonts w:cs="Times New Roman"/>
        </w:rPr>
        <w:pPrChange w:id="919" w:author="Steff Guzmán" w:date="2023-03-13T19:02:00Z">
          <w:pPr/>
        </w:pPrChange>
      </w:pPr>
      <w:ins w:id="920" w:author="Steff Guzmán" w:date="2023-03-13T19:01:00Z">
        <w:r w:rsidRPr="00BD3055">
          <w:rPr>
            <w:rFonts w:cs="Times New Roman"/>
          </w:rPr>
          <w:br w:type="textWrapping" w:clear="all"/>
        </w:r>
      </w:ins>
    </w:p>
    <w:p w14:paraId="6E13BA55" w14:textId="41B3BF40" w:rsidR="00EF7707" w:rsidRPr="00952EC4" w:rsidDel="00A023DA" w:rsidRDefault="00DB0B24" w:rsidP="00A83442">
      <w:pPr>
        <w:rPr>
          <w:del w:id="921" w:author="Camilo Andrés Díaz Gómez" w:date="2023-03-14T20:06:00Z"/>
          <w:rFonts w:cs="Times New Roman"/>
          <w:i/>
          <w:iCs/>
          <w:szCs w:val="24"/>
          <w:rPrChange w:id="922" w:author="Camilo Andrés Díaz Gómez" w:date="2023-03-14T20:26:00Z">
            <w:rPr>
              <w:del w:id="923" w:author="Camilo Andrés Díaz Gómez" w:date="2023-03-14T20:06:00Z"/>
              <w:rFonts w:cs="Times New Roman"/>
            </w:rPr>
          </w:rPrChange>
        </w:rPr>
      </w:pPr>
      <w:ins w:id="924" w:author="Steff Guzmán" w:date="2023-03-13T19:01:00Z">
        <w:del w:id="925" w:author="Camilo Andrés Díaz Gómez" w:date="2023-03-14T20:05:00Z">
          <w:r w:rsidRPr="00BD3055" w:rsidDel="00A023DA">
            <w:rPr>
              <w:rFonts w:cs="Times New Roman"/>
              <w:i/>
              <w:iCs/>
              <w:szCs w:val="24"/>
            </w:rPr>
            <w:delText xml:space="preserve">Fuente: </w:delText>
          </w:r>
        </w:del>
      </w:ins>
      <w:ins w:id="926" w:author="Camilo Andrés Díaz Gómez" w:date="2023-03-14T20:05:00Z">
        <w:r w:rsidR="00A023DA" w:rsidRPr="00BD3055">
          <w:rPr>
            <w:rFonts w:cs="Times New Roman"/>
            <w:i/>
            <w:iCs/>
            <w:szCs w:val="24"/>
          </w:rPr>
          <w:t>Fuente:</w:t>
        </w:r>
        <w:r w:rsidR="00A023DA">
          <w:rPr>
            <w:rFonts w:cs="Times New Roman"/>
            <w:i/>
            <w:iCs/>
            <w:szCs w:val="24"/>
          </w:rPr>
          <w:t xml:space="preserve"> </w:t>
        </w:r>
      </w:ins>
      <w:ins w:id="927" w:author="Camilo Andrés Díaz Gómez" w:date="2023-03-12T18:23:00Z">
        <w:r w:rsidR="00EF7707" w:rsidRPr="00BD3055">
          <w:rPr>
            <w:rFonts w:cs="Times New Roman"/>
            <w:i/>
            <w:iCs/>
            <w:szCs w:val="24"/>
          </w:rPr>
          <w:t>Elaboración propia</w:t>
        </w:r>
      </w:ins>
      <w:ins w:id="928" w:author="Camilo Andrés Díaz Gómez" w:date="2023-03-14T20:11:00Z">
        <w:r w:rsidR="00A023DA">
          <w:rPr>
            <w:rFonts w:cs="Times New Roman"/>
            <w:i/>
            <w:iCs/>
            <w:szCs w:val="24"/>
          </w:rPr>
          <w:t>.</w:t>
        </w:r>
      </w:ins>
    </w:p>
    <w:p w14:paraId="2983E38D" w14:textId="77777777" w:rsidR="005814B4" w:rsidRPr="00BD3055" w:rsidRDefault="005814B4">
      <w:pPr>
        <w:rPr>
          <w:b/>
          <w:bCs/>
          <w:i/>
          <w:iCs/>
        </w:rPr>
        <w:pPrChange w:id="929" w:author="Camilo Andrés Díaz Gómez" w:date="2023-03-14T20:26:00Z">
          <w:pPr>
            <w:pStyle w:val="PrrAPA"/>
            <w:ind w:firstLine="0"/>
          </w:pPr>
        </w:pPrChange>
      </w:pPr>
    </w:p>
    <w:p w14:paraId="29FE5940" w14:textId="36ED3C5F" w:rsidR="00B048F9" w:rsidRPr="00952EC4" w:rsidRDefault="005814B4">
      <w:pPr>
        <w:pStyle w:val="Ttulo4"/>
        <w:rPr>
          <w:rFonts w:cs="Times New Roman"/>
          <w:b/>
          <w:bCs/>
          <w:i w:val="0"/>
          <w:iCs w:val="0"/>
          <w:rPrChange w:id="930" w:author="Camilo Andrés Díaz Gómez" w:date="2023-03-14T20:26:00Z">
            <w:rPr>
              <w:i/>
              <w:iCs/>
            </w:rPr>
          </w:rPrChange>
        </w:rPr>
        <w:pPrChange w:id="931" w:author="Camilo Andrés Díaz Gómez" w:date="2023-03-14T20:26:00Z">
          <w:pPr/>
        </w:pPrChange>
      </w:pPr>
      <w:r w:rsidRPr="00952EC4">
        <w:rPr>
          <w:rFonts w:ascii="Times New Roman" w:hAnsi="Times New Roman" w:cs="Times New Roman"/>
          <w:b/>
          <w:bCs/>
          <w:i w:val="0"/>
          <w:iCs w:val="0"/>
          <w:color w:val="auto"/>
          <w:rPrChange w:id="932" w:author="Camilo Andrés Díaz Gómez" w:date="2023-03-14T20:26:00Z">
            <w:rPr/>
          </w:rPrChange>
        </w:rPr>
        <w:lastRenderedPageBreak/>
        <w:t xml:space="preserve">Protocolos </w:t>
      </w:r>
    </w:p>
    <w:p w14:paraId="7B8327F2" w14:textId="5243FA6A" w:rsidR="005814B4" w:rsidRPr="00BD3055" w:rsidRDefault="005814B4">
      <w:pPr>
        <w:pStyle w:val="PrrAPA"/>
        <w:ind w:firstLine="720"/>
        <w:pPrChange w:id="933" w:author="Steff Guzmán" w:date="2023-03-13T19:40:00Z">
          <w:pPr>
            <w:pStyle w:val="PrrAPA"/>
          </w:pPr>
        </w:pPrChange>
      </w:pPr>
      <w:r w:rsidRPr="00BD3055">
        <w:t xml:space="preserve">Los protocolos son una guía y/o pasos para saber cómo realizar una acción, de esta manera, los protocolos en </w:t>
      </w:r>
      <w:proofErr w:type="spellStart"/>
      <w:r w:rsidRPr="00BD3055">
        <w:t>IoT</w:t>
      </w:r>
      <w:proofErr w:type="spellEnd"/>
      <w:r w:rsidRPr="00BD3055">
        <w:t xml:space="preserve">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D3055" w:rsidDel="00A023DA" w:rsidRDefault="005814B4" w:rsidP="005814B4">
      <w:pPr>
        <w:pStyle w:val="PrrAPA"/>
        <w:rPr>
          <w:del w:id="934" w:author="Camilo Andrés Díaz Gómez" w:date="2023-03-14T20:06:00Z"/>
        </w:rPr>
      </w:pPr>
    </w:p>
    <w:p w14:paraId="62A23D46" w14:textId="77777777" w:rsidR="00BB53D7" w:rsidRPr="00BD3055" w:rsidRDefault="00BB53D7">
      <w:pPr>
        <w:rPr>
          <w:rFonts w:cs="Times New Roman"/>
          <w:b/>
          <w:bCs/>
          <w:i/>
          <w:iCs/>
        </w:rPr>
        <w:pPrChange w:id="935" w:author="Camilo Andrés Díaz Gómez" w:date="2023-03-14T20:06:00Z">
          <w:pPr>
            <w:ind w:firstLine="720"/>
          </w:pPr>
        </w:pPrChange>
      </w:pPr>
    </w:p>
    <w:p w14:paraId="4631DCA8" w14:textId="43AD18EE" w:rsidR="005814B4" w:rsidRPr="00287D6C" w:rsidRDefault="005814B4">
      <w:pPr>
        <w:pStyle w:val="Ttulo5"/>
        <w:ind w:firstLine="708"/>
        <w:rPr>
          <w:rFonts w:cs="Times New Roman"/>
          <w:b/>
          <w:bCs/>
          <w:i/>
          <w:iCs/>
          <w:rPrChange w:id="936" w:author="Camilo Andrés Díaz Gómez" w:date="2023-03-14T20:26:00Z">
            <w:rPr>
              <w:i/>
              <w:iCs/>
            </w:rPr>
          </w:rPrChange>
        </w:rPr>
        <w:pPrChange w:id="937" w:author="Camilo Andrés Díaz Gómez" w:date="2023-03-14T20:26:00Z">
          <w:pPr>
            <w:ind w:firstLine="720"/>
          </w:pPr>
        </w:pPrChange>
      </w:pPr>
      <w:r w:rsidRPr="00287D6C">
        <w:rPr>
          <w:rFonts w:ascii="Times New Roman" w:hAnsi="Times New Roman" w:cs="Times New Roman"/>
          <w:b/>
          <w:bCs/>
          <w:color w:val="auto"/>
          <w:rPrChange w:id="938" w:author="Camilo Andrés Díaz Gómez" w:date="2023-03-14T20:26:00Z">
            <w:rPr/>
          </w:rPrChange>
        </w:rPr>
        <w:t xml:space="preserve">Tipos de Protocolos </w:t>
      </w:r>
      <w:proofErr w:type="spellStart"/>
      <w:r w:rsidRPr="00287D6C">
        <w:rPr>
          <w:rFonts w:ascii="Times New Roman" w:hAnsi="Times New Roman" w:cs="Times New Roman"/>
          <w:b/>
          <w:bCs/>
          <w:color w:val="auto"/>
          <w:rPrChange w:id="939" w:author="Camilo Andrés Díaz Gómez" w:date="2023-03-14T20:26:00Z">
            <w:rPr/>
          </w:rPrChange>
        </w:rPr>
        <w:t>IoT</w:t>
      </w:r>
      <w:proofErr w:type="spellEnd"/>
      <w:del w:id="940" w:author="Camilo Andrés Díaz Gómez" w:date="2023-03-14T20:27:00Z">
        <w:r w:rsidRPr="00287D6C" w:rsidDel="00287D6C">
          <w:rPr>
            <w:rFonts w:ascii="Times New Roman" w:hAnsi="Times New Roman" w:cs="Times New Roman"/>
            <w:b/>
            <w:bCs/>
            <w:i/>
            <w:iCs/>
            <w:color w:val="auto"/>
            <w:rPrChange w:id="941" w:author="Camilo Andrés Díaz Gómez" w:date="2023-03-14T20:26:00Z">
              <w:rPr>
                <w:i/>
                <w:iCs/>
              </w:rPr>
            </w:rPrChange>
          </w:rPr>
          <w:delText>.</w:delText>
        </w:r>
      </w:del>
    </w:p>
    <w:p w14:paraId="7472AC80" w14:textId="77777777" w:rsidR="0052580A" w:rsidRPr="00BD3055" w:rsidRDefault="0052580A">
      <w:pPr>
        <w:pStyle w:val="PrrAPA"/>
        <w:ind w:firstLine="720"/>
        <w:pPrChange w:id="942" w:author="Steff Guzmán" w:date="2023-03-13T19:42:00Z">
          <w:pPr>
            <w:pStyle w:val="PrrAPA"/>
          </w:pPr>
        </w:pPrChange>
      </w:pPr>
      <w:r w:rsidRPr="00BD3055">
        <w:t xml:space="preserve">Con el crecimiento, desarrollo e implementación de dispositivos </w:t>
      </w:r>
      <w:proofErr w:type="spellStart"/>
      <w:r w:rsidRPr="00BD3055">
        <w:t>IoT</w:t>
      </w:r>
      <w:proofErr w:type="spellEnd"/>
      <w:r w:rsidRPr="00BD3055">
        <w:t xml:space="preserve">, se han establecido diferentes protocolos </w:t>
      </w:r>
      <w:proofErr w:type="spellStart"/>
      <w:r w:rsidRPr="00BD3055">
        <w:t>IoT</w:t>
      </w:r>
      <w:proofErr w:type="spellEnd"/>
      <w:r w:rsidRPr="00BD3055">
        <w:t xml:space="preserve"> para la gestión de comunicaciones. Para determinar el tipo de protocolo que se debe implementar en una red </w:t>
      </w:r>
      <w:proofErr w:type="spellStart"/>
      <w:r w:rsidRPr="00BD3055">
        <w:t>IoT</w:t>
      </w:r>
      <w:proofErr w:type="spellEnd"/>
      <w:r w:rsidRPr="00BD3055">
        <w: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D3055" w:rsidRDefault="005814B4">
      <w:pPr>
        <w:ind w:firstLine="720"/>
        <w:rPr>
          <w:rFonts w:cs="Times New Roman"/>
        </w:rPr>
        <w:pPrChange w:id="943" w:author="Steff Guzmán" w:date="2023-03-13T19:42:00Z">
          <w:pPr/>
        </w:pPrChange>
      </w:pPr>
    </w:p>
    <w:p w14:paraId="08358F61" w14:textId="77777777" w:rsidR="005814B4" w:rsidRPr="00A83442" w:rsidRDefault="005814B4">
      <w:pPr>
        <w:pStyle w:val="Ttulo6"/>
        <w:ind w:left="720" w:firstLine="696"/>
        <w:rPr>
          <w:rFonts w:cs="Times New Roman"/>
          <w:b/>
          <w:bCs/>
          <w:i/>
          <w:iCs/>
          <w:rPrChange w:id="944" w:author="Camilo Andrés Díaz Gómez" w:date="2023-03-14T20:37:00Z">
            <w:rPr/>
          </w:rPrChange>
        </w:rPr>
        <w:pPrChange w:id="945" w:author="Camilo Andrés Díaz Gómez" w:date="2023-03-14T20:36:00Z">
          <w:pPr>
            <w:spacing w:after="160"/>
            <w:ind w:firstLine="720"/>
          </w:pPr>
        </w:pPrChange>
      </w:pPr>
      <w:r w:rsidRPr="00A83442">
        <w:rPr>
          <w:rFonts w:ascii="Times New Roman" w:hAnsi="Times New Roman" w:cs="Times New Roman"/>
          <w:b/>
          <w:bCs/>
          <w:i/>
          <w:iCs/>
          <w:color w:val="auto"/>
          <w:rPrChange w:id="946" w:author="Camilo Andrés Díaz Gómez" w:date="2023-03-14T20:37:00Z">
            <w:rPr/>
          </w:rPrChange>
        </w:rPr>
        <w:t>Protocolos de acceso de red</w:t>
      </w:r>
      <w:del w:id="947" w:author="Camilo Andrés Díaz Gómez" w:date="2023-03-14T20:27:00Z">
        <w:r w:rsidRPr="00A83442" w:rsidDel="00287D6C">
          <w:rPr>
            <w:rFonts w:ascii="Times New Roman" w:hAnsi="Times New Roman" w:cs="Times New Roman"/>
            <w:b/>
            <w:bCs/>
            <w:i/>
            <w:iCs/>
            <w:color w:val="auto"/>
            <w:rPrChange w:id="948" w:author="Camilo Andrés Díaz Gómez" w:date="2023-03-14T20:37:00Z">
              <w:rPr/>
            </w:rPrChange>
          </w:rPr>
          <w:delText>.</w:delText>
        </w:r>
      </w:del>
    </w:p>
    <w:p w14:paraId="141FB28A" w14:textId="77777777" w:rsidR="00A023DA" w:rsidRPr="00BD3055" w:rsidRDefault="0052580A">
      <w:pPr>
        <w:pStyle w:val="PrrAPA"/>
        <w:ind w:left="708" w:firstLine="720"/>
        <w:rPr>
          <w:ins w:id="949" w:author="Camilo Andrés Díaz Gómez" w:date="2023-03-14T20:06:00Z"/>
        </w:rPr>
        <w:pPrChange w:id="950" w:author="Camilo Andrés Díaz Gómez" w:date="2023-03-14T20:36:00Z">
          <w:pPr>
            <w:pStyle w:val="PrrAPA"/>
            <w:ind w:firstLine="720"/>
          </w:pPr>
        </w:pPrChange>
      </w:pPr>
      <w:r w:rsidRPr="00BD3055">
        <w:rPr>
          <w:color w:val="000000" w:themeColor="text1"/>
        </w:rPr>
        <w:t xml:space="preserve">Se utilizan en la capa inferior para permitir la conexión de dispositivos, que se puede realizar a través de </w:t>
      </w:r>
      <w:proofErr w:type="spellStart"/>
      <w:r w:rsidRPr="00BD3055">
        <w:rPr>
          <w:color w:val="000000" w:themeColor="text1"/>
        </w:rPr>
        <w:t>Wi</w:t>
      </w:r>
      <w:proofErr w:type="spellEnd"/>
      <w:r w:rsidRPr="00BD3055">
        <w:rPr>
          <w:color w:val="000000" w:themeColor="text1"/>
        </w:rPr>
        <w:t xml:space="preserve">-Fi, Ethernet, 3G, 4G, 5G, </w:t>
      </w:r>
      <w:proofErr w:type="spellStart"/>
      <w:r w:rsidRPr="00BD3055">
        <w:rPr>
          <w:color w:val="000000" w:themeColor="text1"/>
        </w:rPr>
        <w:t>etc</w:t>
      </w:r>
      <w:proofErr w:type="spellEnd"/>
      <w:r w:rsidRPr="00BD3055">
        <w:rPr>
          <w:b/>
          <w:bCs/>
          <w:i/>
          <w:iCs/>
        </w:rPr>
        <w:t xml:space="preserve"> </w:t>
      </w:r>
    </w:p>
    <w:p w14:paraId="1F1104F1" w14:textId="77777777" w:rsidR="00A023DA" w:rsidRPr="00BD3055" w:rsidRDefault="00A023DA" w:rsidP="00A023DA">
      <w:pPr>
        <w:ind w:firstLine="720"/>
        <w:rPr>
          <w:ins w:id="951" w:author="Camilo Andrés Díaz Gómez" w:date="2023-03-14T20:06:00Z"/>
          <w:rFonts w:cs="Times New Roman"/>
        </w:rPr>
      </w:pPr>
    </w:p>
    <w:p w14:paraId="396B091D" w14:textId="622B6D12" w:rsidR="00A023DA" w:rsidRPr="00A83442" w:rsidDel="00A023DA" w:rsidRDefault="00287D6C">
      <w:pPr>
        <w:pStyle w:val="Ttulo6"/>
        <w:ind w:left="720"/>
        <w:rPr>
          <w:del w:id="952" w:author="Camilo Andrés Díaz Gómez" w:date="2023-03-14T20:06:00Z"/>
          <w:rFonts w:cs="Times New Roman"/>
          <w:b/>
          <w:bCs/>
          <w:i/>
          <w:iCs/>
          <w:rPrChange w:id="953" w:author="Camilo Andrés Díaz Gómez" w:date="2023-03-14T20:37:00Z">
            <w:rPr>
              <w:del w:id="954" w:author="Camilo Andrés Díaz Gómez" w:date="2023-03-14T20:06:00Z"/>
            </w:rPr>
          </w:rPrChange>
        </w:rPr>
        <w:pPrChange w:id="955" w:author="Camilo Andrés Díaz Gómez" w:date="2023-03-14T20:36:00Z">
          <w:pPr>
            <w:spacing w:after="160"/>
            <w:ind w:firstLine="720"/>
          </w:pPr>
        </w:pPrChange>
      </w:pPr>
      <w:ins w:id="956" w:author="Camilo Andrés Díaz Gómez" w:date="2023-03-14T20:36:00Z">
        <w:r w:rsidRPr="00A83442">
          <w:rPr>
            <w:rFonts w:cs="Times New Roman"/>
            <w:b/>
            <w:bCs/>
            <w:i/>
            <w:iCs/>
            <w:rPrChange w:id="957" w:author="Camilo Andrés Díaz Gómez" w:date="2023-03-14T20:37:00Z">
              <w:rPr/>
            </w:rPrChange>
          </w:rPr>
          <w:tab/>
        </w:r>
      </w:ins>
    </w:p>
    <w:p w14:paraId="51B9CD01" w14:textId="40EF5365" w:rsidR="005814B4" w:rsidRPr="00A83442" w:rsidRDefault="005814B4">
      <w:pPr>
        <w:pStyle w:val="Ttulo6"/>
        <w:ind w:left="720"/>
        <w:rPr>
          <w:rFonts w:cs="Times New Roman"/>
          <w:b/>
          <w:bCs/>
          <w:i/>
          <w:iCs/>
          <w:rPrChange w:id="958" w:author="Camilo Andrés Díaz Gómez" w:date="2023-03-14T20:37:00Z">
            <w:rPr/>
          </w:rPrChange>
        </w:rPr>
        <w:pPrChange w:id="959" w:author="Camilo Andrés Díaz Gómez" w:date="2023-03-14T20:36:00Z">
          <w:pPr>
            <w:spacing w:after="160"/>
            <w:ind w:firstLine="720"/>
          </w:pPr>
        </w:pPrChange>
      </w:pPr>
      <w:r w:rsidRPr="00A83442">
        <w:rPr>
          <w:rFonts w:ascii="Times New Roman" w:hAnsi="Times New Roman" w:cs="Times New Roman"/>
          <w:b/>
          <w:bCs/>
          <w:i/>
          <w:iCs/>
          <w:color w:val="auto"/>
          <w:rPrChange w:id="960" w:author="Camilo Andrés Díaz Gómez" w:date="2023-03-14T20:37:00Z">
            <w:rPr/>
          </w:rPrChange>
        </w:rPr>
        <w:t>Protocolos de transmisión</w:t>
      </w:r>
      <w:del w:id="961" w:author="Camilo Andrés Díaz Gómez" w:date="2023-03-14T20:27:00Z">
        <w:r w:rsidRPr="00A83442" w:rsidDel="00287D6C">
          <w:rPr>
            <w:rFonts w:ascii="Times New Roman" w:hAnsi="Times New Roman" w:cs="Times New Roman"/>
            <w:b/>
            <w:bCs/>
            <w:i/>
            <w:iCs/>
            <w:color w:val="auto"/>
            <w:rPrChange w:id="962" w:author="Camilo Andrés Díaz Gómez" w:date="2023-03-14T20:37:00Z">
              <w:rPr/>
            </w:rPrChange>
          </w:rPr>
          <w:delText>.</w:delText>
        </w:r>
      </w:del>
    </w:p>
    <w:p w14:paraId="63768F2D" w14:textId="77777777" w:rsidR="0052580A" w:rsidRPr="00BD3055" w:rsidRDefault="005814B4">
      <w:pPr>
        <w:spacing w:after="160"/>
        <w:ind w:left="708" w:firstLine="720"/>
        <w:rPr>
          <w:rFonts w:cs="Times New Roman"/>
          <w:color w:val="000000" w:themeColor="text1"/>
          <w:szCs w:val="24"/>
        </w:rPr>
        <w:pPrChange w:id="963" w:author="Camilo Andrés Díaz Gómez" w:date="2023-03-14T20:36:00Z">
          <w:pPr>
            <w:spacing w:after="160"/>
            <w:ind w:firstLine="720"/>
          </w:pPr>
        </w:pPrChange>
      </w:pPr>
      <w:r w:rsidRPr="00BD3055">
        <w:rPr>
          <w:rFonts w:cs="Times New Roman"/>
          <w:szCs w:val="24"/>
        </w:rPr>
        <w:t xml:space="preserve"> </w:t>
      </w:r>
      <w:r w:rsidR="0052580A" w:rsidRPr="00BD3055">
        <w:rPr>
          <w:rFonts w:cs="Times New Roman"/>
          <w:color w:val="000000" w:themeColor="text1"/>
          <w:szCs w:val="24"/>
        </w:rPr>
        <w:t>Utilizados en la transmisión de datos, que codifica la información enviada a través de las redes.</w:t>
      </w:r>
    </w:p>
    <w:p w14:paraId="59D63B80" w14:textId="1D2B107F" w:rsidR="00A023DA" w:rsidRPr="00BD3055" w:rsidRDefault="0052580A">
      <w:pPr>
        <w:pStyle w:val="PrrAPA"/>
        <w:ind w:left="708" w:firstLine="720"/>
        <w:rPr>
          <w:ins w:id="964" w:author="Camilo Andrés Díaz Gómez" w:date="2023-03-14T20:06:00Z"/>
        </w:rPr>
        <w:pPrChange w:id="965" w:author="Camilo Andrés Díaz Gómez" w:date="2023-03-14T20:36:00Z">
          <w:pPr>
            <w:pStyle w:val="PrrAPA"/>
            <w:ind w:firstLine="720"/>
          </w:pPr>
        </w:pPrChange>
      </w:pPr>
      <w:r w:rsidRPr="00BD3055">
        <w:rPr>
          <w:color w:val="000000" w:themeColor="text1"/>
        </w:rPr>
        <w:t xml:space="preserve">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w:t>
      </w:r>
      <w:proofErr w:type="spellStart"/>
      <w:r w:rsidRPr="00BD3055">
        <w:rPr>
          <w:color w:val="000000" w:themeColor="text1"/>
        </w:rPr>
        <w:t>IoT</w:t>
      </w:r>
      <w:proofErr w:type="spellEnd"/>
      <w:r w:rsidRPr="00BD3055">
        <w:rPr>
          <w:color w:val="000000" w:themeColor="text1"/>
        </w:rPr>
        <w:t xml:space="preserve"> incluyen</w:t>
      </w:r>
      <w:ins w:id="966" w:author="Camilo Andrés Díaz Gómez" w:date="2023-03-14T20:06:00Z">
        <w:r w:rsidR="00A023DA">
          <w:rPr>
            <w:color w:val="000000" w:themeColor="text1"/>
          </w:rPr>
          <w:t>.</w:t>
        </w:r>
      </w:ins>
    </w:p>
    <w:p w14:paraId="0AB57432" w14:textId="77777777" w:rsidR="00A023DA" w:rsidRPr="00BD3055" w:rsidRDefault="00A023DA" w:rsidP="00A023DA">
      <w:pPr>
        <w:ind w:firstLine="720"/>
        <w:rPr>
          <w:ins w:id="967" w:author="Camilo Andrés Díaz Gómez" w:date="2023-03-14T20:06:00Z"/>
          <w:rFonts w:cs="Times New Roman"/>
        </w:rPr>
      </w:pPr>
    </w:p>
    <w:p w14:paraId="3FB83EEE" w14:textId="691F7307" w:rsidR="00A023DA" w:rsidRPr="00A83442" w:rsidDel="00A023DA" w:rsidRDefault="00287D6C">
      <w:pPr>
        <w:pStyle w:val="Ttulo6"/>
        <w:ind w:left="720"/>
        <w:rPr>
          <w:del w:id="968" w:author="Camilo Andrés Díaz Gómez" w:date="2023-03-14T20:06:00Z"/>
          <w:rFonts w:cs="Times New Roman"/>
          <w:b/>
          <w:bCs/>
          <w:i/>
          <w:iCs/>
          <w:rPrChange w:id="969" w:author="Camilo Andrés Díaz Gómez" w:date="2023-03-14T20:37:00Z">
            <w:rPr>
              <w:del w:id="970" w:author="Camilo Andrés Díaz Gómez" w:date="2023-03-14T20:06:00Z"/>
            </w:rPr>
          </w:rPrChange>
        </w:rPr>
        <w:pPrChange w:id="971" w:author="Camilo Andrés Díaz Gómez" w:date="2023-03-14T20:36:00Z">
          <w:pPr>
            <w:spacing w:after="160"/>
            <w:ind w:firstLine="720"/>
          </w:pPr>
        </w:pPrChange>
      </w:pPr>
      <w:ins w:id="972" w:author="Camilo Andrés Díaz Gómez" w:date="2023-03-14T20:36:00Z">
        <w:r w:rsidRPr="00A83442">
          <w:rPr>
            <w:rFonts w:cs="Times New Roman"/>
            <w:b/>
            <w:bCs/>
            <w:i/>
            <w:iCs/>
            <w:rPrChange w:id="973" w:author="Camilo Andrés Díaz Gómez" w:date="2023-03-14T20:37:00Z">
              <w:rPr/>
            </w:rPrChange>
          </w:rPr>
          <w:tab/>
        </w:r>
      </w:ins>
    </w:p>
    <w:p w14:paraId="33DF0F1A" w14:textId="0F533236" w:rsidR="0052580A" w:rsidRPr="00807BA4" w:rsidRDefault="0052580A">
      <w:pPr>
        <w:pStyle w:val="Ttulo6"/>
        <w:ind w:left="720"/>
        <w:rPr>
          <w:rFonts w:cs="Times New Roman"/>
          <w:b/>
          <w:bCs/>
          <w:i/>
          <w:iCs/>
        </w:rPr>
        <w:pPrChange w:id="974" w:author="Camilo Andrés Díaz Gómez" w:date="2023-03-14T20:36:00Z">
          <w:pPr>
            <w:spacing w:after="160"/>
            <w:ind w:firstLine="720"/>
          </w:pPr>
        </w:pPrChange>
      </w:pPr>
      <w:r w:rsidRPr="00A83442">
        <w:rPr>
          <w:rFonts w:ascii="Times New Roman" w:hAnsi="Times New Roman" w:cs="Times New Roman"/>
          <w:b/>
          <w:bCs/>
          <w:i/>
          <w:iCs/>
          <w:color w:val="auto"/>
          <w:rPrChange w:id="975" w:author="Camilo Andrés Díaz Gómez" w:date="2023-03-14T20:37:00Z">
            <w:rPr>
              <w:b/>
              <w:bCs/>
              <w:i/>
              <w:iCs/>
            </w:rPr>
          </w:rPrChange>
        </w:rPr>
        <w:t xml:space="preserve">MQTT (Transporte de telemetría de </w:t>
      </w:r>
      <w:proofErr w:type="spellStart"/>
      <w:r w:rsidRPr="00A83442">
        <w:rPr>
          <w:rFonts w:ascii="Times New Roman" w:hAnsi="Times New Roman" w:cs="Times New Roman"/>
          <w:b/>
          <w:bCs/>
          <w:i/>
          <w:iCs/>
          <w:color w:val="auto"/>
          <w:rPrChange w:id="976" w:author="Camilo Andrés Díaz Gómez" w:date="2023-03-14T20:37:00Z">
            <w:rPr>
              <w:b/>
              <w:bCs/>
              <w:i/>
              <w:iCs/>
            </w:rPr>
          </w:rPrChange>
        </w:rPr>
        <w:t>Message</w:t>
      </w:r>
      <w:proofErr w:type="spellEnd"/>
      <w:r w:rsidRPr="00A83442">
        <w:rPr>
          <w:rFonts w:ascii="Times New Roman" w:hAnsi="Times New Roman" w:cs="Times New Roman"/>
          <w:b/>
          <w:bCs/>
          <w:i/>
          <w:iCs/>
          <w:color w:val="auto"/>
          <w:rPrChange w:id="977" w:author="Camilo Andrés Díaz Gómez" w:date="2023-03-14T20:37:00Z">
            <w:rPr>
              <w:b/>
              <w:bCs/>
              <w:i/>
              <w:iCs/>
            </w:rPr>
          </w:rPrChange>
        </w:rPr>
        <w:t xml:space="preserve"> </w:t>
      </w:r>
      <w:proofErr w:type="spellStart"/>
      <w:r w:rsidRPr="00A83442">
        <w:rPr>
          <w:rFonts w:ascii="Times New Roman" w:hAnsi="Times New Roman" w:cs="Times New Roman"/>
          <w:b/>
          <w:bCs/>
          <w:i/>
          <w:iCs/>
          <w:color w:val="auto"/>
          <w:rPrChange w:id="978" w:author="Camilo Andrés Díaz Gómez" w:date="2023-03-14T20:37:00Z">
            <w:rPr>
              <w:b/>
              <w:bCs/>
              <w:i/>
              <w:iCs/>
            </w:rPr>
          </w:rPrChange>
        </w:rPr>
        <w:t>Queue</w:t>
      </w:r>
      <w:proofErr w:type="spellEnd"/>
      <w:r w:rsidRPr="00A83442">
        <w:rPr>
          <w:rFonts w:ascii="Times New Roman" w:hAnsi="Times New Roman" w:cs="Times New Roman"/>
          <w:b/>
          <w:bCs/>
          <w:i/>
          <w:iCs/>
          <w:color w:val="auto"/>
          <w:rPrChange w:id="979" w:author="Camilo Andrés Díaz Gómez" w:date="2023-03-14T20:37:00Z">
            <w:rPr>
              <w:b/>
              <w:bCs/>
              <w:i/>
              <w:iCs/>
            </w:rPr>
          </w:rPrChange>
        </w:rPr>
        <w:t xml:space="preserve"> Server)</w:t>
      </w:r>
      <w:del w:id="980" w:author="Camilo Andrés Díaz Gómez" w:date="2023-03-14T20:27:00Z">
        <w:r w:rsidRPr="00A83442" w:rsidDel="00287D6C">
          <w:rPr>
            <w:rFonts w:ascii="Times New Roman" w:hAnsi="Times New Roman" w:cs="Times New Roman"/>
            <w:b/>
            <w:bCs/>
            <w:i/>
            <w:iCs/>
            <w:color w:val="auto"/>
            <w:rPrChange w:id="981" w:author="Camilo Andrés Díaz Gómez" w:date="2023-03-14T20:37:00Z">
              <w:rPr>
                <w:b/>
                <w:bCs/>
                <w:i/>
                <w:iCs/>
              </w:rPr>
            </w:rPrChange>
          </w:rPr>
          <w:delText>.</w:delText>
        </w:r>
      </w:del>
    </w:p>
    <w:p w14:paraId="0657DA06" w14:textId="1A74C292" w:rsidR="0052580A" w:rsidRPr="00BD3055" w:rsidDel="00A023DA" w:rsidRDefault="00704945">
      <w:pPr>
        <w:spacing w:after="160"/>
        <w:ind w:left="708" w:firstLine="720"/>
        <w:rPr>
          <w:del w:id="982" w:author="Camilo Andrés Díaz Gómez" w:date="2023-03-14T20:06:00Z"/>
          <w:rFonts w:cs="Times New Roman"/>
          <w:color w:val="000000" w:themeColor="text1"/>
          <w:szCs w:val="24"/>
        </w:rPr>
        <w:pPrChange w:id="983" w:author="Camilo Andrés Díaz Gómez" w:date="2023-03-14T20:36: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 xml:space="preserve">ste protocolo se usa ampliamente en aplicaciones </w:t>
      </w:r>
      <w:proofErr w:type="spellStart"/>
      <w:r w:rsidR="0052580A" w:rsidRPr="00BD3055">
        <w:rPr>
          <w:rFonts w:cs="Times New Roman"/>
          <w:color w:val="000000" w:themeColor="text1"/>
          <w:szCs w:val="24"/>
        </w:rPr>
        <w:t>IoT</w:t>
      </w:r>
      <w:proofErr w:type="spellEnd"/>
      <w:r w:rsidR="0052580A" w:rsidRPr="00BD3055">
        <w:rPr>
          <w:rFonts w:cs="Times New Roman"/>
          <w:color w:val="000000" w:themeColor="text1"/>
          <w:szCs w:val="24"/>
        </w:rPr>
        <w:t xml:space="preserve"> por su baja sobrecarga y distribución eficiente de mensajes. Está diseñado para aplicaciones con redes de bajo ancho de banda y alta latencia.</w:t>
      </w:r>
    </w:p>
    <w:p w14:paraId="28A07E53" w14:textId="77777777" w:rsidR="0052580A" w:rsidRPr="00BD3055" w:rsidRDefault="0052580A">
      <w:pPr>
        <w:spacing w:after="160"/>
        <w:ind w:left="708" w:firstLine="720"/>
        <w:rPr>
          <w:rFonts w:cs="Times New Roman"/>
          <w:color w:val="000000" w:themeColor="text1"/>
          <w:szCs w:val="24"/>
        </w:rPr>
        <w:pPrChange w:id="984" w:author="Camilo Andrés Díaz Gómez" w:date="2023-03-14T20:36:00Z">
          <w:pPr>
            <w:spacing w:after="160"/>
            <w:ind w:firstLine="720"/>
          </w:pPr>
        </w:pPrChange>
      </w:pPr>
    </w:p>
    <w:p w14:paraId="6A7C4648" w14:textId="77777777" w:rsidR="00A023DA" w:rsidRPr="00BD3055" w:rsidRDefault="00A023DA">
      <w:pPr>
        <w:rPr>
          <w:ins w:id="985" w:author="Camilo Andrés Díaz Gómez" w:date="2023-03-14T20:06:00Z"/>
          <w:rFonts w:cs="Times New Roman"/>
        </w:rPr>
        <w:pPrChange w:id="986" w:author="Camilo Andrés Díaz Gómez" w:date="2023-03-14T20:06:00Z">
          <w:pPr>
            <w:ind w:firstLine="720"/>
          </w:pPr>
        </w:pPrChange>
      </w:pPr>
    </w:p>
    <w:p w14:paraId="2FCDDE71" w14:textId="77777777" w:rsidR="0052580A" w:rsidRPr="00A83442" w:rsidRDefault="0052580A">
      <w:pPr>
        <w:pStyle w:val="Ttulo6"/>
        <w:ind w:left="720" w:firstLine="696"/>
        <w:rPr>
          <w:rFonts w:cs="Times New Roman"/>
          <w:b/>
          <w:bCs/>
          <w:i/>
          <w:iCs/>
          <w:rPrChange w:id="987" w:author="Camilo Andrés Díaz Gómez" w:date="2023-03-14T20:37:00Z">
            <w:rPr/>
          </w:rPrChange>
        </w:rPr>
        <w:pPrChange w:id="988" w:author="Camilo Andrés Díaz Gómez" w:date="2023-03-14T20:37:00Z">
          <w:pPr>
            <w:spacing w:after="160"/>
            <w:ind w:firstLine="720"/>
          </w:pPr>
        </w:pPrChange>
      </w:pPr>
      <w:proofErr w:type="spellStart"/>
      <w:r w:rsidRPr="00A83442">
        <w:rPr>
          <w:rFonts w:ascii="Times New Roman" w:hAnsi="Times New Roman" w:cs="Times New Roman"/>
          <w:b/>
          <w:bCs/>
          <w:i/>
          <w:iCs/>
          <w:color w:val="auto"/>
          <w:rPrChange w:id="989" w:author="Camilo Andrés Díaz Gómez" w:date="2023-03-14T20:37:00Z">
            <w:rPr/>
          </w:rPrChange>
        </w:rPr>
        <w:t>CoAP</w:t>
      </w:r>
      <w:proofErr w:type="spellEnd"/>
      <w:r w:rsidRPr="00A83442">
        <w:rPr>
          <w:rFonts w:ascii="Times New Roman" w:hAnsi="Times New Roman" w:cs="Times New Roman"/>
          <w:b/>
          <w:bCs/>
          <w:i/>
          <w:iCs/>
          <w:color w:val="auto"/>
          <w:rPrChange w:id="990" w:author="Camilo Andrés Díaz Gómez" w:date="2023-03-14T20:37:00Z">
            <w:rPr/>
          </w:rPrChange>
        </w:rPr>
        <w:t xml:space="preserve"> (Protocolo de aplicación restringida)</w:t>
      </w:r>
      <w:del w:id="991" w:author="Camilo Andrés Díaz Gómez" w:date="2023-03-14T20:27:00Z">
        <w:r w:rsidRPr="00A83442" w:rsidDel="00287D6C">
          <w:rPr>
            <w:rFonts w:ascii="Times New Roman" w:hAnsi="Times New Roman" w:cs="Times New Roman"/>
            <w:b/>
            <w:bCs/>
            <w:i/>
            <w:iCs/>
            <w:color w:val="auto"/>
            <w:rPrChange w:id="992" w:author="Camilo Andrés Díaz Gómez" w:date="2023-03-14T20:37:00Z">
              <w:rPr/>
            </w:rPrChange>
          </w:rPr>
          <w:delText>.</w:delText>
        </w:r>
      </w:del>
    </w:p>
    <w:p w14:paraId="2EC62F65" w14:textId="77777777" w:rsidR="0052580A" w:rsidRPr="00BD3055" w:rsidDel="00A023DA" w:rsidRDefault="0052580A">
      <w:pPr>
        <w:spacing w:after="160"/>
        <w:ind w:left="708" w:firstLine="720"/>
        <w:rPr>
          <w:del w:id="993" w:author="Camilo Andrés Díaz Gómez" w:date="2023-03-14T20:06:00Z"/>
          <w:rFonts w:cs="Times New Roman"/>
          <w:color w:val="000000" w:themeColor="text1"/>
          <w:szCs w:val="24"/>
        </w:rPr>
        <w:pPrChange w:id="994" w:author="Camilo Andrés Díaz Gómez" w:date="2023-03-14T20:37:00Z">
          <w:pPr>
            <w:spacing w:after="160"/>
            <w:ind w:firstLine="720"/>
          </w:pPr>
        </w:pPrChange>
      </w:pPr>
      <w:r w:rsidRPr="00BD3055">
        <w:rPr>
          <w:rFonts w:cs="Times New Roman"/>
          <w:color w:val="000000" w:themeColor="text1"/>
          <w:szCs w:val="24"/>
        </w:rPr>
        <w:t>Este protocolo está diseñado para dispositivos y redes con recursos limitados, y se utiliza para transferir datos entre dispositivos.</w:t>
      </w:r>
    </w:p>
    <w:p w14:paraId="0E828DAA" w14:textId="77777777" w:rsidR="00A023DA" w:rsidRPr="00BD3055" w:rsidRDefault="00A023DA">
      <w:pPr>
        <w:spacing w:after="160"/>
        <w:ind w:left="708" w:firstLine="720"/>
        <w:rPr>
          <w:ins w:id="995" w:author="Camilo Andrés Díaz Gómez" w:date="2023-03-14T20:06:00Z"/>
        </w:rPr>
        <w:pPrChange w:id="996" w:author="Camilo Andrés Díaz Gómez" w:date="2023-03-14T20:37:00Z">
          <w:pPr>
            <w:pStyle w:val="PrrAPA"/>
            <w:ind w:firstLine="720"/>
          </w:pPr>
        </w:pPrChange>
      </w:pPr>
    </w:p>
    <w:p w14:paraId="418165C9" w14:textId="77777777" w:rsidR="00A023DA" w:rsidRPr="00BD3055" w:rsidRDefault="00A023DA" w:rsidP="00A023DA">
      <w:pPr>
        <w:ind w:firstLine="720"/>
        <w:rPr>
          <w:ins w:id="997" w:author="Camilo Andrés Díaz Gómez" w:date="2023-03-14T20:06:00Z"/>
          <w:rFonts w:cs="Times New Roman"/>
        </w:rPr>
      </w:pPr>
    </w:p>
    <w:p w14:paraId="6DA4FD58" w14:textId="7F079EEF" w:rsidR="0052580A" w:rsidRPr="00A83442" w:rsidRDefault="0052580A">
      <w:pPr>
        <w:pStyle w:val="Ttulo6"/>
        <w:ind w:left="720" w:firstLine="696"/>
        <w:rPr>
          <w:rFonts w:cs="Times New Roman"/>
          <w:b/>
          <w:bCs/>
          <w:i/>
          <w:iCs/>
          <w:rPrChange w:id="998" w:author="Camilo Andrés Díaz Gómez" w:date="2023-03-14T20:37:00Z">
            <w:rPr/>
          </w:rPrChange>
        </w:rPr>
        <w:pPrChange w:id="999" w:author="Camilo Andrés Díaz Gómez" w:date="2023-03-14T20:37:00Z">
          <w:pPr>
            <w:spacing w:after="160"/>
            <w:ind w:firstLine="720"/>
          </w:pPr>
        </w:pPrChange>
      </w:pPr>
      <w:r w:rsidRPr="00A83442">
        <w:rPr>
          <w:rFonts w:ascii="Times New Roman" w:hAnsi="Times New Roman" w:cs="Times New Roman"/>
          <w:b/>
          <w:bCs/>
          <w:i/>
          <w:iCs/>
          <w:color w:val="auto"/>
          <w:rPrChange w:id="1000" w:author="Camilo Andrés Díaz Gómez" w:date="2023-03-14T20:37:00Z">
            <w:rPr/>
          </w:rPrChange>
        </w:rPr>
        <w:t>HTTP (Protocolo de transferencia de hipertexto)</w:t>
      </w:r>
      <w:del w:id="1001" w:author="Camilo Andrés Díaz Gómez" w:date="2023-03-14T20:27:00Z">
        <w:r w:rsidRPr="00A83442" w:rsidDel="00287D6C">
          <w:rPr>
            <w:rFonts w:ascii="Times New Roman" w:hAnsi="Times New Roman" w:cs="Times New Roman"/>
            <w:b/>
            <w:bCs/>
            <w:i/>
            <w:iCs/>
            <w:color w:val="auto"/>
            <w:rPrChange w:id="1002" w:author="Camilo Andrés Díaz Gómez" w:date="2023-03-14T20:37:00Z">
              <w:rPr/>
            </w:rPrChange>
          </w:rPr>
          <w:delText>.</w:delText>
        </w:r>
      </w:del>
    </w:p>
    <w:p w14:paraId="3A3F5566" w14:textId="328D04FF" w:rsidR="0052580A" w:rsidRPr="00BD3055" w:rsidRDefault="0052580A">
      <w:pPr>
        <w:spacing w:after="160"/>
        <w:ind w:left="708" w:firstLine="720"/>
        <w:rPr>
          <w:rFonts w:cs="Times New Roman"/>
          <w:color w:val="000000" w:themeColor="text1"/>
          <w:szCs w:val="24"/>
        </w:rPr>
        <w:pPrChange w:id="1003" w:author="Camilo Andrés Díaz Gómez" w:date="2023-03-14T20:37:00Z">
          <w:pPr>
            <w:spacing w:after="160"/>
            <w:ind w:firstLine="720"/>
          </w:pPr>
        </w:pPrChange>
      </w:pPr>
      <w:r w:rsidRPr="00BD3055">
        <w:rPr>
          <w:rFonts w:cs="Times New Roman"/>
          <w:color w:val="000000" w:themeColor="text1"/>
          <w:szCs w:val="24"/>
        </w:rPr>
        <w:t xml:space="preserve">Aunque originalmente se diseñó para la web, HTTP se usa en aplicaciones de </w:t>
      </w:r>
      <w:proofErr w:type="spellStart"/>
      <w:r w:rsidRPr="00BD3055">
        <w:rPr>
          <w:rFonts w:cs="Times New Roman"/>
          <w:color w:val="000000" w:themeColor="text1"/>
          <w:szCs w:val="24"/>
        </w:rPr>
        <w:t>IoT</w:t>
      </w:r>
      <w:proofErr w:type="spellEnd"/>
      <w:r w:rsidRPr="00BD3055">
        <w:rPr>
          <w:rFonts w:cs="Times New Roman"/>
          <w:color w:val="000000" w:themeColor="text1"/>
          <w:szCs w:val="24"/>
        </w:rPr>
        <w:t xml:space="preserve"> por su amplio soporte, compatibilidad y facilidad de uso.</w:t>
      </w:r>
    </w:p>
    <w:p w14:paraId="67057304" w14:textId="77777777" w:rsidR="0052580A" w:rsidRPr="00BD3055" w:rsidRDefault="0052580A" w:rsidP="00D00CDF">
      <w:pPr>
        <w:spacing w:after="160"/>
        <w:ind w:firstLine="720"/>
        <w:rPr>
          <w:rFonts w:cs="Times New Roman"/>
          <w:color w:val="000000" w:themeColor="text1"/>
          <w:szCs w:val="24"/>
        </w:rPr>
      </w:pPr>
    </w:p>
    <w:p w14:paraId="796A5EC2" w14:textId="00C22188" w:rsidR="0052580A" w:rsidRPr="00A83442" w:rsidRDefault="0052580A">
      <w:pPr>
        <w:pStyle w:val="Ttulo6"/>
        <w:ind w:left="720" w:firstLine="696"/>
        <w:rPr>
          <w:rFonts w:cs="Times New Roman"/>
          <w:b/>
          <w:bCs/>
          <w:i/>
          <w:iCs/>
          <w:rPrChange w:id="1004" w:author="Camilo Andrés Díaz Gómez" w:date="2023-03-14T20:37:00Z">
            <w:rPr/>
          </w:rPrChange>
        </w:rPr>
        <w:pPrChange w:id="1005" w:author="Camilo Andrés Díaz Gómez" w:date="2023-03-14T20:37:00Z">
          <w:pPr>
            <w:spacing w:after="160"/>
            <w:ind w:firstLine="720"/>
          </w:pPr>
        </w:pPrChange>
      </w:pPr>
      <w:r w:rsidRPr="00A83442">
        <w:rPr>
          <w:rFonts w:ascii="Times New Roman" w:hAnsi="Times New Roman" w:cs="Times New Roman"/>
          <w:b/>
          <w:bCs/>
          <w:i/>
          <w:iCs/>
          <w:color w:val="auto"/>
          <w:rPrChange w:id="1006" w:author="Camilo Andrés Díaz Gómez" w:date="2023-03-14T20:37:00Z">
            <w:rPr/>
          </w:rPrChange>
        </w:rPr>
        <w:t>DDS (servicio de distribución de datos)</w:t>
      </w:r>
      <w:del w:id="1007" w:author="Camilo Andrés Díaz Gómez" w:date="2023-03-14T20:27:00Z">
        <w:r w:rsidRPr="00A83442" w:rsidDel="00287D6C">
          <w:rPr>
            <w:rFonts w:ascii="Times New Roman" w:hAnsi="Times New Roman" w:cs="Times New Roman"/>
            <w:b/>
            <w:bCs/>
            <w:i/>
            <w:iCs/>
            <w:color w:val="auto"/>
            <w:rPrChange w:id="1008" w:author="Camilo Andrés Díaz Gómez" w:date="2023-03-14T20:37:00Z">
              <w:rPr/>
            </w:rPrChange>
          </w:rPr>
          <w:delText>.</w:delText>
        </w:r>
      </w:del>
    </w:p>
    <w:p w14:paraId="7198AC9C" w14:textId="77777777" w:rsidR="0052580A" w:rsidRPr="00BD3055" w:rsidDel="00A023DA" w:rsidRDefault="0052580A">
      <w:pPr>
        <w:spacing w:after="160"/>
        <w:ind w:left="708" w:firstLine="720"/>
        <w:rPr>
          <w:del w:id="1009" w:author="Camilo Andrés Díaz Gómez" w:date="2023-03-14T20:07:00Z"/>
          <w:rFonts w:cs="Times New Roman"/>
          <w:color w:val="000000" w:themeColor="text1"/>
          <w:szCs w:val="24"/>
        </w:rPr>
        <w:pPrChange w:id="1010" w:author="Camilo Andrés Díaz Gómez" w:date="2023-03-14T20:37:00Z">
          <w:pPr>
            <w:spacing w:after="160"/>
            <w:ind w:firstLine="720"/>
          </w:pPr>
        </w:pPrChange>
      </w:pPr>
      <w:r w:rsidRPr="00BD3055">
        <w:rPr>
          <w:rFonts w:cs="Times New Roman"/>
          <w:color w:val="000000" w:themeColor="text1"/>
          <w:szCs w:val="24"/>
        </w:rPr>
        <w:t xml:space="preserve">DDS es un protocolo de mensajería de publicación/suscripción en tiempo real utilizado para sistemas centrados en datos como </w:t>
      </w:r>
      <w:proofErr w:type="spellStart"/>
      <w:r w:rsidRPr="00BD3055">
        <w:rPr>
          <w:rFonts w:cs="Times New Roman"/>
          <w:color w:val="000000" w:themeColor="text1"/>
          <w:szCs w:val="24"/>
        </w:rPr>
        <w:t>IoT</w:t>
      </w:r>
      <w:proofErr w:type="spellEnd"/>
      <w:r w:rsidRPr="00BD3055">
        <w:rPr>
          <w:rFonts w:cs="Times New Roman"/>
          <w:color w:val="000000" w:themeColor="text1"/>
          <w:szCs w:val="24"/>
        </w:rPr>
        <w:t>.</w:t>
      </w:r>
    </w:p>
    <w:p w14:paraId="7734573C" w14:textId="77777777" w:rsidR="00A023DA" w:rsidRPr="00BD3055" w:rsidRDefault="00A023DA">
      <w:pPr>
        <w:spacing w:after="160"/>
        <w:ind w:left="708" w:firstLine="720"/>
        <w:rPr>
          <w:ins w:id="1011" w:author="Camilo Andrés Díaz Gómez" w:date="2023-03-14T20:07:00Z"/>
        </w:rPr>
        <w:pPrChange w:id="1012" w:author="Camilo Andrés Díaz Gómez" w:date="2023-03-14T20:37:00Z">
          <w:pPr>
            <w:pStyle w:val="PrrAPA"/>
            <w:ind w:firstLine="720"/>
          </w:pPr>
        </w:pPrChange>
      </w:pPr>
    </w:p>
    <w:p w14:paraId="2E039362" w14:textId="77777777" w:rsidR="00A023DA" w:rsidRPr="00BD3055" w:rsidRDefault="00A023DA" w:rsidP="00A023DA">
      <w:pPr>
        <w:ind w:firstLine="720"/>
        <w:rPr>
          <w:ins w:id="1013" w:author="Camilo Andrés Díaz Gómez" w:date="2023-03-14T20:07:00Z"/>
          <w:rFonts w:cs="Times New Roman"/>
        </w:rPr>
      </w:pPr>
    </w:p>
    <w:p w14:paraId="1E55D454" w14:textId="77777777" w:rsidR="0052580A" w:rsidRPr="00A83442" w:rsidRDefault="0052580A">
      <w:pPr>
        <w:pStyle w:val="Ttulo6"/>
        <w:ind w:left="720" w:firstLine="696"/>
        <w:rPr>
          <w:rFonts w:cs="Times New Roman"/>
          <w:b/>
          <w:bCs/>
          <w:i/>
          <w:iCs/>
          <w:rPrChange w:id="1014" w:author="Camilo Andrés Díaz Gómez" w:date="2023-03-14T20:37:00Z">
            <w:rPr/>
          </w:rPrChange>
        </w:rPr>
        <w:pPrChange w:id="1015" w:author="Camilo Andrés Díaz Gómez" w:date="2023-03-14T20:37:00Z">
          <w:pPr>
            <w:spacing w:after="160"/>
            <w:ind w:firstLine="720"/>
          </w:pPr>
        </w:pPrChange>
      </w:pPr>
      <w:r w:rsidRPr="00A83442">
        <w:rPr>
          <w:rFonts w:ascii="Times New Roman" w:hAnsi="Times New Roman" w:cs="Times New Roman"/>
          <w:b/>
          <w:bCs/>
          <w:i/>
          <w:iCs/>
          <w:color w:val="auto"/>
          <w:rPrChange w:id="1016" w:author="Camilo Andrés Díaz Gómez" w:date="2023-03-14T20:37:00Z">
            <w:rPr/>
          </w:rPrChange>
        </w:rPr>
        <w:t>AMQP (Protocolo de cola de mensajes avanzado)</w:t>
      </w:r>
      <w:del w:id="1017" w:author="Camilo Andrés Díaz Gómez" w:date="2023-03-14T20:27:00Z">
        <w:r w:rsidRPr="00A83442" w:rsidDel="00287D6C">
          <w:rPr>
            <w:rFonts w:ascii="Times New Roman" w:hAnsi="Times New Roman" w:cs="Times New Roman"/>
            <w:b/>
            <w:bCs/>
            <w:i/>
            <w:iCs/>
            <w:color w:val="auto"/>
            <w:rPrChange w:id="1018" w:author="Camilo Andrés Díaz Gómez" w:date="2023-03-14T20:37:00Z">
              <w:rPr/>
            </w:rPrChange>
          </w:rPr>
          <w:delText xml:space="preserve">. </w:delText>
        </w:r>
      </w:del>
    </w:p>
    <w:p w14:paraId="5BC9958D" w14:textId="77777777" w:rsidR="0052580A" w:rsidRPr="00BD3055" w:rsidDel="00A023DA" w:rsidRDefault="0052580A">
      <w:pPr>
        <w:spacing w:after="160"/>
        <w:ind w:left="708" w:firstLine="720"/>
        <w:rPr>
          <w:del w:id="1019" w:author="Camilo Andrés Díaz Gómez" w:date="2023-03-14T20:07:00Z"/>
          <w:rFonts w:cs="Times New Roman"/>
          <w:color w:val="000000" w:themeColor="text1"/>
          <w:szCs w:val="24"/>
        </w:rPr>
        <w:pPrChange w:id="1020" w:author="Camilo Andrés Díaz Gómez" w:date="2023-03-14T20:37:00Z">
          <w:pPr>
            <w:spacing w:after="160"/>
            <w:ind w:firstLine="720"/>
          </w:pPr>
        </w:pPrChange>
      </w:pPr>
      <w:r w:rsidRPr="00BD3055">
        <w:rPr>
          <w:rFonts w:cs="Times New Roman"/>
          <w:color w:val="000000" w:themeColor="text1"/>
          <w:szCs w:val="24"/>
        </w:rPr>
        <w:t>Este protocolo está diseñado para la entrega confiable de mensajes y admite múltiples patrones de mensajería.</w:t>
      </w:r>
    </w:p>
    <w:p w14:paraId="5C5C87FB" w14:textId="77777777" w:rsidR="00A023DA" w:rsidRPr="00BD3055" w:rsidRDefault="00A023DA">
      <w:pPr>
        <w:spacing w:after="160"/>
        <w:ind w:left="708" w:firstLine="720"/>
        <w:rPr>
          <w:ins w:id="1021" w:author="Camilo Andrés Díaz Gómez" w:date="2023-03-14T20:07:00Z"/>
        </w:rPr>
        <w:pPrChange w:id="1022" w:author="Camilo Andrés Díaz Gómez" w:date="2023-03-14T20:37:00Z">
          <w:pPr>
            <w:spacing w:after="160"/>
            <w:ind w:firstLine="720"/>
          </w:pPr>
        </w:pPrChange>
      </w:pPr>
    </w:p>
    <w:p w14:paraId="64D98B29" w14:textId="77777777" w:rsidR="00A023DA" w:rsidRPr="00BD3055" w:rsidRDefault="00A023DA" w:rsidP="00A023DA">
      <w:pPr>
        <w:ind w:firstLine="720"/>
        <w:rPr>
          <w:ins w:id="1023" w:author="Camilo Andrés Díaz Gómez" w:date="2023-03-14T20:07:00Z"/>
          <w:rFonts w:cs="Times New Roman"/>
        </w:rPr>
      </w:pPr>
    </w:p>
    <w:p w14:paraId="0DA5EFB9" w14:textId="77777777" w:rsidR="00616790" w:rsidRPr="00A83442" w:rsidRDefault="0052580A">
      <w:pPr>
        <w:pStyle w:val="Ttulo6"/>
        <w:ind w:left="720" w:firstLine="696"/>
        <w:rPr>
          <w:rFonts w:cs="Times New Roman"/>
          <w:b/>
          <w:bCs/>
          <w:i/>
          <w:iCs/>
          <w:rPrChange w:id="1024" w:author="Camilo Andrés Díaz Gómez" w:date="2023-03-14T20:37:00Z">
            <w:rPr/>
          </w:rPrChange>
        </w:rPr>
        <w:pPrChange w:id="1025" w:author="Camilo Andrés Díaz Gómez" w:date="2023-03-14T20:37:00Z">
          <w:pPr>
            <w:spacing w:after="160"/>
            <w:ind w:firstLine="720"/>
          </w:pPr>
        </w:pPrChange>
      </w:pPr>
      <w:r w:rsidRPr="00A83442">
        <w:rPr>
          <w:rFonts w:ascii="Times New Roman" w:hAnsi="Times New Roman" w:cs="Times New Roman"/>
          <w:b/>
          <w:bCs/>
          <w:i/>
          <w:iCs/>
          <w:color w:val="auto"/>
          <w:rPrChange w:id="1026" w:author="Camilo Andrés Díaz Gómez" w:date="2023-03-14T20:37:00Z">
            <w:rPr/>
          </w:rPrChange>
        </w:rPr>
        <w:t>ZigBee</w:t>
      </w:r>
      <w:del w:id="1027" w:author="Camilo Andrés Díaz Gómez" w:date="2023-03-14T20:27:00Z">
        <w:r w:rsidR="00616790" w:rsidRPr="00A83442" w:rsidDel="00287D6C">
          <w:rPr>
            <w:rFonts w:ascii="Times New Roman" w:hAnsi="Times New Roman" w:cs="Times New Roman"/>
            <w:b/>
            <w:bCs/>
            <w:i/>
            <w:iCs/>
            <w:color w:val="auto"/>
            <w:rPrChange w:id="1028" w:author="Camilo Andrés Díaz Gómez" w:date="2023-03-14T20:37:00Z">
              <w:rPr/>
            </w:rPrChange>
          </w:rPr>
          <w:delText>.</w:delText>
        </w:r>
      </w:del>
    </w:p>
    <w:p w14:paraId="601E8F98" w14:textId="5B747DFD" w:rsidR="00616790" w:rsidRDefault="00616790">
      <w:pPr>
        <w:spacing w:after="160"/>
        <w:ind w:left="708" w:firstLine="720"/>
        <w:rPr>
          <w:ins w:id="1029" w:author="Camilo Andrés Díaz Gómez" w:date="2023-03-14T20:07:00Z"/>
          <w:rFonts w:cs="Times New Roman"/>
          <w:color w:val="000000" w:themeColor="text1"/>
          <w:szCs w:val="24"/>
        </w:rPr>
        <w:pPrChange w:id="1030" w:author="Camilo Andrés Díaz Gómez" w:date="2023-03-14T20:37: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ste protocolo se utiliza en redes inalámbricas de baja potencia y está diseñado para aplicaciones con velocidades de datos bajas y un número limitado de dispositivos.</w:t>
      </w:r>
    </w:p>
    <w:p w14:paraId="1F12379E" w14:textId="77777777" w:rsidR="00A023DA" w:rsidRPr="00BD3055" w:rsidRDefault="00A023DA" w:rsidP="00D00CDF">
      <w:pPr>
        <w:spacing w:after="160"/>
        <w:ind w:firstLine="720"/>
        <w:rPr>
          <w:rFonts w:cs="Times New Roman"/>
          <w:color w:val="000000" w:themeColor="text1"/>
          <w:szCs w:val="24"/>
        </w:rPr>
      </w:pPr>
    </w:p>
    <w:p w14:paraId="2091563F" w14:textId="77777777" w:rsidR="00616790" w:rsidRPr="00A83442" w:rsidRDefault="0052580A">
      <w:pPr>
        <w:pStyle w:val="Ttulo6"/>
        <w:ind w:left="720" w:firstLine="696"/>
        <w:rPr>
          <w:rFonts w:cs="Times New Roman"/>
          <w:b/>
          <w:bCs/>
          <w:i/>
          <w:iCs/>
          <w:rPrChange w:id="1031" w:author="Camilo Andrés Díaz Gómez" w:date="2023-03-14T20:37:00Z">
            <w:rPr/>
          </w:rPrChange>
        </w:rPr>
        <w:pPrChange w:id="1032" w:author="Camilo Andrés Díaz Gómez" w:date="2023-03-14T20:37:00Z">
          <w:pPr>
            <w:spacing w:after="160"/>
            <w:ind w:firstLine="720"/>
          </w:pPr>
        </w:pPrChange>
      </w:pPr>
      <w:proofErr w:type="spellStart"/>
      <w:r w:rsidRPr="00A83442">
        <w:rPr>
          <w:rFonts w:ascii="Times New Roman" w:hAnsi="Times New Roman" w:cs="Times New Roman"/>
          <w:b/>
          <w:bCs/>
          <w:i/>
          <w:iCs/>
          <w:color w:val="auto"/>
          <w:rPrChange w:id="1033" w:author="Camilo Andrés Díaz Gómez" w:date="2023-03-14T20:37:00Z">
            <w:rPr/>
          </w:rPrChange>
        </w:rPr>
        <w:lastRenderedPageBreak/>
        <w:t>LoRaWAN</w:t>
      </w:r>
      <w:proofErr w:type="spellEnd"/>
      <w:r w:rsidRPr="00A83442">
        <w:rPr>
          <w:rFonts w:ascii="Times New Roman" w:hAnsi="Times New Roman" w:cs="Times New Roman"/>
          <w:b/>
          <w:bCs/>
          <w:i/>
          <w:iCs/>
          <w:color w:val="auto"/>
          <w:rPrChange w:id="1034" w:author="Camilo Andrés Díaz Gómez" w:date="2023-03-14T20:37:00Z">
            <w:rPr/>
          </w:rPrChange>
        </w:rPr>
        <w:t xml:space="preserve"> (red de área amplia de largo alcance)</w:t>
      </w:r>
      <w:del w:id="1035" w:author="Camilo Andrés Díaz Gómez" w:date="2023-03-14T20:27:00Z">
        <w:r w:rsidR="00616790" w:rsidRPr="00A83442" w:rsidDel="00287D6C">
          <w:rPr>
            <w:rFonts w:ascii="Times New Roman" w:hAnsi="Times New Roman" w:cs="Times New Roman"/>
            <w:b/>
            <w:bCs/>
            <w:i/>
            <w:iCs/>
            <w:color w:val="auto"/>
            <w:rPrChange w:id="1036" w:author="Camilo Andrés Díaz Gómez" w:date="2023-03-14T20:37:00Z">
              <w:rPr/>
            </w:rPrChange>
          </w:rPr>
          <w:delText>.</w:delText>
        </w:r>
      </w:del>
    </w:p>
    <w:p w14:paraId="4B803FB6" w14:textId="02A660B8" w:rsidR="0052580A" w:rsidRPr="00BD3055" w:rsidRDefault="00616790">
      <w:pPr>
        <w:spacing w:after="160"/>
        <w:ind w:left="1416" w:firstLine="720"/>
        <w:rPr>
          <w:rFonts w:cs="Times New Roman"/>
          <w:color w:val="000000" w:themeColor="text1"/>
          <w:szCs w:val="24"/>
        </w:rPr>
        <w:pPrChange w:id="1037" w:author="Camilo Andrés Díaz Gómez" w:date="2023-03-14T20:38: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 xml:space="preserve">ste protocolo se utiliza en aplicaciones </w:t>
      </w:r>
      <w:proofErr w:type="spellStart"/>
      <w:r w:rsidR="0052580A" w:rsidRPr="00BD3055">
        <w:rPr>
          <w:rFonts w:cs="Times New Roman"/>
          <w:color w:val="000000" w:themeColor="text1"/>
          <w:szCs w:val="24"/>
        </w:rPr>
        <w:t>IoT</w:t>
      </w:r>
      <w:proofErr w:type="spellEnd"/>
      <w:r w:rsidR="0052580A" w:rsidRPr="00BD3055">
        <w:rPr>
          <w:rFonts w:cs="Times New Roman"/>
          <w:color w:val="000000" w:themeColor="text1"/>
          <w:szCs w:val="24"/>
        </w:rPr>
        <w:t xml:space="preserve"> que requieren comunicación de largo alcance, como las aplicaciones de ciudades inteligentes.</w:t>
      </w:r>
    </w:p>
    <w:p w14:paraId="324C4CE1" w14:textId="77777777" w:rsidR="00616790" w:rsidRPr="00BD3055" w:rsidRDefault="00616790" w:rsidP="005814B4">
      <w:pPr>
        <w:spacing w:after="160"/>
        <w:rPr>
          <w:rFonts w:cs="Times New Roman"/>
          <w:b/>
          <w:bCs/>
          <w:i/>
          <w:iCs/>
          <w:szCs w:val="24"/>
        </w:rPr>
      </w:pPr>
    </w:p>
    <w:p w14:paraId="74020873" w14:textId="0046AC4A" w:rsidR="005814B4" w:rsidRPr="00287D6C" w:rsidRDefault="005814B4">
      <w:pPr>
        <w:pStyle w:val="Ttulo4"/>
        <w:rPr>
          <w:rFonts w:cs="Times New Roman"/>
          <w:b/>
          <w:bCs/>
          <w:i w:val="0"/>
          <w:iCs w:val="0"/>
          <w:rPrChange w:id="1038" w:author="Camilo Andrés Díaz Gómez" w:date="2023-03-14T20:28:00Z">
            <w:rPr>
              <w:i/>
              <w:iCs/>
            </w:rPr>
          </w:rPrChange>
        </w:rPr>
        <w:pPrChange w:id="1039" w:author="Camilo Andrés Díaz Gómez" w:date="2023-03-14T20:28:00Z">
          <w:pPr>
            <w:spacing w:after="160"/>
          </w:pPr>
        </w:pPrChange>
      </w:pPr>
      <w:r w:rsidRPr="00287D6C">
        <w:rPr>
          <w:rFonts w:ascii="Times New Roman" w:hAnsi="Times New Roman" w:cs="Times New Roman"/>
          <w:b/>
          <w:bCs/>
          <w:i w:val="0"/>
          <w:iCs w:val="0"/>
          <w:color w:val="auto"/>
          <w:rPrChange w:id="1040" w:author="Camilo Andrés Díaz Gómez" w:date="2023-03-14T20:28:00Z">
            <w:rPr/>
          </w:rPrChange>
        </w:rPr>
        <w:t xml:space="preserve">Dispositivos </w:t>
      </w:r>
    </w:p>
    <w:p w14:paraId="07E516C3" w14:textId="77777777" w:rsidR="005814B4" w:rsidRPr="00BD3055" w:rsidRDefault="005814B4">
      <w:pPr>
        <w:pStyle w:val="PrrAPA"/>
        <w:ind w:firstLine="720"/>
        <w:pPrChange w:id="1041" w:author="Steff Guzmán" w:date="2023-03-13T19:42:00Z">
          <w:pPr>
            <w:pStyle w:val="PrrAPA"/>
          </w:pPr>
        </w:pPrChange>
      </w:pPr>
      <w:r w:rsidRPr="00BD3055">
        <w:t xml:space="preserve">Como se definió anteriormente, </w:t>
      </w:r>
      <w:proofErr w:type="spellStart"/>
      <w:r w:rsidRPr="00BD3055">
        <w:t>IoT</w:t>
      </w:r>
      <w:proofErr w:type="spellEnd"/>
      <w:r w:rsidRPr="00BD3055">
        <w:t xml:space="preserve"> no puede funcionar sin los nodos </w:t>
      </w:r>
      <w:proofErr w:type="spellStart"/>
      <w:r w:rsidRPr="00BD3055">
        <w:t>IoT</w:t>
      </w:r>
      <w:proofErr w:type="spellEnd"/>
      <w:r w:rsidRPr="00BD3055">
        <w:t xml:space="preserve"> lo cuales son los diferentes dispositivos, en su mayoría físicos, los cuales garantizan el tratamiento de datos rápido, seguros, y eficientes.</w:t>
      </w:r>
    </w:p>
    <w:p w14:paraId="25FD3D97" w14:textId="77777777" w:rsidR="005814B4" w:rsidRPr="00BD3055" w:rsidRDefault="005814B4" w:rsidP="005814B4">
      <w:pPr>
        <w:spacing w:after="160"/>
        <w:rPr>
          <w:rFonts w:cs="Times New Roman"/>
          <w:b/>
          <w:bCs/>
          <w:szCs w:val="24"/>
        </w:rPr>
      </w:pPr>
    </w:p>
    <w:p w14:paraId="6873222D" w14:textId="27CA7C23" w:rsidR="005814B4" w:rsidRPr="00287D6C" w:rsidRDefault="005814B4">
      <w:pPr>
        <w:pStyle w:val="Ttulo5"/>
        <w:ind w:left="708"/>
        <w:rPr>
          <w:rFonts w:cs="Times New Roman"/>
          <w:b/>
          <w:bCs/>
          <w:i/>
          <w:iCs/>
          <w:rPrChange w:id="1042" w:author="Camilo Andrés Díaz Gómez" w:date="2023-03-14T20:29:00Z">
            <w:rPr/>
          </w:rPrChange>
        </w:rPr>
        <w:pPrChange w:id="1043" w:author="Camilo Andrés Díaz Gómez" w:date="2023-03-14T20:38:00Z">
          <w:pPr>
            <w:spacing w:after="160"/>
          </w:pPr>
        </w:pPrChange>
      </w:pPr>
      <w:r w:rsidRPr="00287D6C">
        <w:rPr>
          <w:rFonts w:ascii="Times New Roman" w:hAnsi="Times New Roman" w:cs="Times New Roman"/>
          <w:b/>
          <w:bCs/>
          <w:i/>
          <w:iCs/>
          <w:color w:val="auto"/>
          <w:rPrChange w:id="1044" w:author="Camilo Andrés Díaz Gómez" w:date="2023-03-14T20:29:00Z">
            <w:rPr/>
          </w:rPrChange>
        </w:rPr>
        <w:t xml:space="preserve">Sensores </w:t>
      </w:r>
    </w:p>
    <w:p w14:paraId="664A0F65" w14:textId="3B3D44DA" w:rsidR="005814B4" w:rsidRPr="00BD3055" w:rsidRDefault="005814B4">
      <w:pPr>
        <w:pStyle w:val="PrrAPA"/>
        <w:ind w:left="708" w:firstLine="0"/>
        <w:pPrChange w:id="1045" w:author="Camilo Andrés Díaz Gómez" w:date="2023-03-14T20:38:00Z">
          <w:pPr>
            <w:pStyle w:val="PrrAPA"/>
          </w:pPr>
        </w:pPrChange>
      </w:pPr>
      <w:r w:rsidRPr="00BD3055">
        <w:t xml:space="preserve">Los sensores son los dispositivos que recogen la información del ambiente en donde se encuentra funcionando o responden a una salida de un sistema, detectando así los cambios que ocurren, de esta manera, por medio de los </w:t>
      </w:r>
      <w:del w:id="1046" w:author="DIANA CAROLINA CANDIA HERRERA" w:date="2023-03-07T10:05:00Z">
        <w:r w:rsidRPr="00BD3055" w:rsidDel="003D4F76">
          <w:delText>gateways</w:delText>
        </w:r>
      </w:del>
      <w:ins w:id="1047" w:author="DIANA CAROLINA CANDIA HERRERA" w:date="2023-03-07T10:05:00Z">
        <w:r w:rsidR="003D4F76" w:rsidRPr="00BD3055">
          <w:t>Gateway</w:t>
        </w:r>
      </w:ins>
      <w:r w:rsidRPr="00BD3055">
        <w:t xml:space="preserve"> es enviada toda la información para luego ser procesada y analizada en la red.</w:t>
      </w:r>
    </w:p>
    <w:p w14:paraId="1E09211C" w14:textId="051585F8" w:rsidR="005814B4" w:rsidRPr="00BD3055" w:rsidRDefault="005814B4">
      <w:pPr>
        <w:spacing w:after="160"/>
        <w:ind w:left="708"/>
        <w:rPr>
          <w:rFonts w:cs="Times New Roman"/>
          <w:b/>
          <w:bCs/>
          <w:i/>
          <w:iCs/>
          <w:szCs w:val="24"/>
        </w:rPr>
        <w:pPrChange w:id="1048" w:author="Camilo Andrés Díaz Gómez" w:date="2023-03-14T20:38:00Z">
          <w:pPr>
            <w:spacing w:after="160"/>
          </w:pPr>
        </w:pPrChange>
      </w:pPr>
    </w:p>
    <w:p w14:paraId="12E3F7CB" w14:textId="77777777" w:rsidR="005814B4" w:rsidRPr="00287D6C" w:rsidRDefault="005814B4">
      <w:pPr>
        <w:pStyle w:val="Ttulo5"/>
        <w:ind w:left="708"/>
        <w:rPr>
          <w:rFonts w:cs="Times New Roman"/>
          <w:b/>
          <w:bCs/>
          <w:i/>
          <w:iCs/>
          <w:rPrChange w:id="1049" w:author="Camilo Andrés Díaz Gómez" w:date="2023-03-14T20:29:00Z">
            <w:rPr/>
          </w:rPrChange>
        </w:rPr>
        <w:pPrChange w:id="1050" w:author="Camilo Andrés Díaz Gómez" w:date="2023-03-14T20:38:00Z">
          <w:pPr>
            <w:spacing w:after="160"/>
          </w:pPr>
        </w:pPrChange>
      </w:pPr>
      <w:r w:rsidRPr="00287D6C">
        <w:rPr>
          <w:rFonts w:ascii="Times New Roman" w:hAnsi="Times New Roman" w:cs="Times New Roman"/>
          <w:b/>
          <w:bCs/>
          <w:i/>
          <w:iCs/>
          <w:color w:val="auto"/>
          <w:rPrChange w:id="1051" w:author="Camilo Andrés Díaz Gómez" w:date="2023-03-14T20:29:00Z">
            <w:rPr/>
          </w:rPrChange>
        </w:rPr>
        <w:t xml:space="preserve">Actuadores </w:t>
      </w:r>
    </w:p>
    <w:p w14:paraId="0CEAD1EC" w14:textId="77777777" w:rsidR="005814B4" w:rsidRPr="00BD3055" w:rsidRDefault="005814B4">
      <w:pPr>
        <w:pStyle w:val="PrrAPA"/>
        <w:ind w:left="708" w:firstLine="0"/>
        <w:pPrChange w:id="1052" w:author="Camilo Andrés Díaz Gómez" w:date="2023-03-14T20:39:00Z">
          <w:pPr>
            <w:pStyle w:val="PrrAPA"/>
          </w:pPr>
        </w:pPrChange>
      </w:pPr>
      <w:r w:rsidRPr="00BD3055">
        <w:t xml:space="preserve">Los actuadores son los dispositivos que reciben o responden a la información producida por los sensores y analizada en la red, todo esto por medio de los </w:t>
      </w:r>
      <w:proofErr w:type="spellStart"/>
      <w:r w:rsidRPr="00BD3055">
        <w:t>gateways</w:t>
      </w:r>
      <w:proofErr w:type="spellEnd"/>
      <w:r w:rsidRPr="00BD3055">
        <w:t>, para posteriormente por medio de la aplicación de control, funcionar dependiendo de la situación que en el que esté funcionando.</w:t>
      </w:r>
    </w:p>
    <w:p w14:paraId="2783F957" w14:textId="77777777" w:rsidR="005814B4" w:rsidRPr="00BD3055" w:rsidRDefault="005814B4">
      <w:pPr>
        <w:pStyle w:val="PrrAPA"/>
        <w:ind w:left="708" w:firstLine="720"/>
        <w:pPrChange w:id="1053" w:author="Camilo Andrés Díaz Gómez" w:date="2023-03-14T20:38:00Z">
          <w:pPr>
            <w:pStyle w:val="PrrAPA"/>
          </w:pPr>
        </w:pPrChange>
      </w:pPr>
    </w:p>
    <w:p w14:paraId="0D0157B3" w14:textId="735AC478" w:rsidR="005814B4" w:rsidRPr="00BD3055" w:rsidRDefault="005814B4">
      <w:pPr>
        <w:pStyle w:val="PrrAPA"/>
        <w:ind w:left="708" w:firstLine="0"/>
        <w:pPrChange w:id="1054" w:author="Camilo Andrés Díaz Gómez" w:date="2023-03-14T20:39:00Z">
          <w:pPr>
            <w:pStyle w:val="PrrAPA"/>
          </w:pPr>
        </w:pPrChange>
      </w:pPr>
      <w:r w:rsidRPr="00BD3055">
        <w:t xml:space="preserve">Por ejemplo, como se podrá observar en la </w:t>
      </w:r>
      <w:r w:rsidRPr="00BD3055">
        <w:fldChar w:fldCharType="begin"/>
      </w:r>
      <w:r w:rsidRPr="00BD3055">
        <w:instrText xml:space="preserve"> REF _Ref101119213 \h  \* MERGEFORMAT </w:instrText>
      </w:r>
      <w:r w:rsidRPr="00BD3055">
        <w:fldChar w:fldCharType="separate"/>
      </w:r>
      <w:r w:rsidR="00616790" w:rsidRPr="00BD3055">
        <w:t>Figura</w:t>
      </w:r>
      <w:r w:rsidRPr="00BD3055">
        <w:t xml:space="preserve"> </w:t>
      </w:r>
      <w:r w:rsidRPr="00BD3055">
        <w:rPr>
          <w:noProof/>
        </w:rPr>
        <w:t>3</w:t>
      </w:r>
      <w:r w:rsidRPr="00BD3055">
        <w:t xml:space="preserve"> Funcionamiento de actuadores </w:t>
      </w:r>
      <w:proofErr w:type="spellStart"/>
      <w:r w:rsidRPr="00BD3055">
        <w:t>IoT</w:t>
      </w:r>
      <w:proofErr w:type="spellEnd"/>
      <w:r w:rsidRPr="00BD3055">
        <w:fldChar w:fldCharType="end"/>
      </w:r>
      <w:r w:rsidRPr="00BD3055">
        <w:t xml:space="preserve">, un actuador muy común son los aires acondicionados que tiene la capacidad por medio de redes </w:t>
      </w:r>
      <w:proofErr w:type="spellStart"/>
      <w:r w:rsidRPr="00BD3055">
        <w:t>IoT</w:t>
      </w:r>
      <w:proofErr w:type="spellEnd"/>
      <w:r w:rsidRPr="00BD3055">
        <w:t xml:space="preserve">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Del="00A83442" w:rsidRDefault="00616790" w:rsidP="005814B4">
      <w:pPr>
        <w:pStyle w:val="PrrAPA"/>
        <w:rPr>
          <w:del w:id="1055" w:author="Camilo Andrés Díaz Gómez" w:date="2023-03-14T20:29:00Z"/>
        </w:rPr>
      </w:pPr>
    </w:p>
    <w:p w14:paraId="36F53094" w14:textId="77777777" w:rsidR="00A83442" w:rsidRPr="00BD3055" w:rsidRDefault="00A83442" w:rsidP="005814B4">
      <w:pPr>
        <w:pStyle w:val="PrrAPA"/>
        <w:rPr>
          <w:ins w:id="1056" w:author="Camilo Andrés Díaz Gómez" w:date="2023-03-14T20:39:00Z"/>
        </w:rPr>
      </w:pPr>
    </w:p>
    <w:p w14:paraId="649441F4" w14:textId="08DC0620" w:rsidR="00704945" w:rsidRPr="00BD3055" w:rsidDel="00287D6C" w:rsidRDefault="00704945" w:rsidP="005814B4">
      <w:pPr>
        <w:pStyle w:val="PrrAPA"/>
        <w:rPr>
          <w:del w:id="1057" w:author="Camilo Andrés Díaz Gómez" w:date="2023-03-14T20:29:00Z"/>
        </w:rPr>
      </w:pPr>
    </w:p>
    <w:p w14:paraId="3F327456" w14:textId="56923D7C" w:rsidR="00704945" w:rsidRPr="00BD3055" w:rsidDel="00287D6C" w:rsidRDefault="00704945" w:rsidP="005814B4">
      <w:pPr>
        <w:pStyle w:val="PrrAPA"/>
        <w:rPr>
          <w:del w:id="1058" w:author="Camilo Andrés Díaz Gómez" w:date="2023-03-14T20:29:00Z"/>
        </w:rPr>
      </w:pPr>
    </w:p>
    <w:p w14:paraId="2EF53D19" w14:textId="4DECCD9F" w:rsidR="00704945" w:rsidRPr="00BD3055" w:rsidDel="00287D6C" w:rsidRDefault="00704945" w:rsidP="005814B4">
      <w:pPr>
        <w:pStyle w:val="PrrAPA"/>
        <w:rPr>
          <w:del w:id="1059" w:author="Camilo Andrés Díaz Gómez" w:date="2023-03-14T20:29:00Z"/>
        </w:rPr>
      </w:pPr>
    </w:p>
    <w:p w14:paraId="524CBB39" w14:textId="07B9D65A" w:rsidR="00704945" w:rsidRPr="00BD3055" w:rsidDel="00287D6C" w:rsidRDefault="00704945" w:rsidP="005814B4">
      <w:pPr>
        <w:pStyle w:val="PrrAPA"/>
        <w:rPr>
          <w:del w:id="1060" w:author="Camilo Andrés Díaz Gómez" w:date="2023-03-14T20:29:00Z"/>
        </w:rPr>
      </w:pPr>
    </w:p>
    <w:p w14:paraId="6754FBCE" w14:textId="0F4217FA" w:rsidR="00704945" w:rsidRPr="00BD3055" w:rsidDel="00287D6C" w:rsidRDefault="00704945" w:rsidP="005814B4">
      <w:pPr>
        <w:pStyle w:val="PrrAPA"/>
        <w:rPr>
          <w:ins w:id="1061" w:author="Steff Guzmán" w:date="2023-03-13T18:58:00Z"/>
          <w:del w:id="1062" w:author="Camilo Andrés Díaz Gómez" w:date="2023-03-14T20:29:00Z"/>
        </w:rPr>
      </w:pPr>
    </w:p>
    <w:p w14:paraId="160BF238" w14:textId="6D9E1E91" w:rsidR="00104D00" w:rsidRPr="00BD3055" w:rsidRDefault="00104D00" w:rsidP="005814B4">
      <w:pPr>
        <w:pStyle w:val="PrrAPA"/>
        <w:rPr>
          <w:ins w:id="1063" w:author="Steff Guzmán" w:date="2023-03-13T18:58:00Z"/>
        </w:rPr>
      </w:pPr>
    </w:p>
    <w:p w14:paraId="660783F4" w14:textId="403D66C4" w:rsidR="00104D00" w:rsidRPr="00BD3055" w:rsidDel="00A023DA" w:rsidRDefault="00104D00" w:rsidP="005814B4">
      <w:pPr>
        <w:pStyle w:val="PrrAPA"/>
        <w:rPr>
          <w:ins w:id="1064" w:author="Steff Guzmán" w:date="2023-03-13T18:58:00Z"/>
          <w:del w:id="1065" w:author="Camilo Andrés Díaz Gómez" w:date="2023-03-14T20:07:00Z"/>
        </w:rPr>
      </w:pPr>
    </w:p>
    <w:p w14:paraId="1658083D" w14:textId="0E9C4EFD" w:rsidR="00104D00" w:rsidRPr="00BD3055" w:rsidDel="00A023DA" w:rsidRDefault="00104D00" w:rsidP="005814B4">
      <w:pPr>
        <w:pStyle w:val="PrrAPA"/>
        <w:rPr>
          <w:ins w:id="1066" w:author="Steff Guzmán" w:date="2023-03-13T18:58:00Z"/>
          <w:del w:id="1067" w:author="Camilo Andrés Díaz Gómez" w:date="2023-03-14T20:07:00Z"/>
        </w:rPr>
      </w:pPr>
    </w:p>
    <w:p w14:paraId="7E4B9C51" w14:textId="1D8EF4F6" w:rsidR="00104D00" w:rsidRPr="00BD3055" w:rsidDel="00A023DA" w:rsidRDefault="00104D00" w:rsidP="005814B4">
      <w:pPr>
        <w:pStyle w:val="PrrAPA"/>
        <w:rPr>
          <w:del w:id="1068" w:author="Camilo Andrés Díaz Gómez" w:date="2023-03-14T20:07:00Z"/>
        </w:rPr>
      </w:pPr>
    </w:p>
    <w:p w14:paraId="2057305C" w14:textId="10584BED" w:rsidR="00704945" w:rsidRPr="00BD3055" w:rsidDel="00A023DA" w:rsidRDefault="00704945" w:rsidP="005814B4">
      <w:pPr>
        <w:pStyle w:val="PrrAPA"/>
        <w:rPr>
          <w:ins w:id="1069" w:author="Steff Guzmán" w:date="2023-03-13T19:03:00Z"/>
          <w:del w:id="1070" w:author="Camilo Andrés Díaz Gómez" w:date="2023-03-14T20:07:00Z"/>
        </w:rPr>
      </w:pPr>
    </w:p>
    <w:p w14:paraId="6F328441" w14:textId="26656C4F" w:rsidR="00DB0B24" w:rsidRPr="00BD3055" w:rsidDel="00A023DA" w:rsidRDefault="00DB0B24" w:rsidP="005814B4">
      <w:pPr>
        <w:pStyle w:val="PrrAPA"/>
        <w:rPr>
          <w:ins w:id="1071" w:author="Steff Guzmán" w:date="2023-03-13T19:42:00Z"/>
          <w:del w:id="1072" w:author="Camilo Andrés Díaz Gómez" w:date="2023-03-14T20:07:00Z"/>
        </w:rPr>
      </w:pPr>
    </w:p>
    <w:p w14:paraId="7F08E275" w14:textId="1BF8E8CB" w:rsidR="00D00CDF" w:rsidRPr="00BD3055" w:rsidDel="00A023DA" w:rsidRDefault="00D00CDF" w:rsidP="005814B4">
      <w:pPr>
        <w:pStyle w:val="PrrAPA"/>
        <w:rPr>
          <w:ins w:id="1073" w:author="Steff Guzmán" w:date="2023-03-13T19:42:00Z"/>
          <w:del w:id="1074" w:author="Camilo Andrés Díaz Gómez" w:date="2023-03-14T20:07:00Z"/>
        </w:rPr>
      </w:pPr>
    </w:p>
    <w:p w14:paraId="4DCD2B74" w14:textId="37078246" w:rsidR="00D00CDF" w:rsidRPr="00BD3055" w:rsidDel="00A023DA" w:rsidRDefault="00D00CDF" w:rsidP="005814B4">
      <w:pPr>
        <w:pStyle w:val="PrrAPA"/>
        <w:rPr>
          <w:ins w:id="1075" w:author="Steff Guzmán" w:date="2023-03-13T19:42:00Z"/>
          <w:del w:id="1076" w:author="Camilo Andrés Díaz Gómez" w:date="2023-03-14T20:07:00Z"/>
        </w:rPr>
      </w:pPr>
    </w:p>
    <w:p w14:paraId="7827CC28" w14:textId="361D78B1" w:rsidR="00D00CDF" w:rsidRPr="00BD3055" w:rsidDel="00A023DA" w:rsidRDefault="00D00CDF" w:rsidP="005814B4">
      <w:pPr>
        <w:pStyle w:val="PrrAPA"/>
        <w:rPr>
          <w:ins w:id="1077" w:author="Steff Guzmán" w:date="2023-03-13T19:42:00Z"/>
          <w:del w:id="1078" w:author="Camilo Andrés Díaz Gómez" w:date="2023-03-14T20:07:00Z"/>
        </w:rPr>
      </w:pPr>
    </w:p>
    <w:p w14:paraId="70B9F73C" w14:textId="23B05AC0" w:rsidR="00D00CDF" w:rsidRPr="00BD3055" w:rsidDel="00A023DA" w:rsidRDefault="00D00CDF" w:rsidP="005814B4">
      <w:pPr>
        <w:pStyle w:val="PrrAPA"/>
        <w:rPr>
          <w:ins w:id="1079" w:author="Steff Guzmán" w:date="2023-03-13T19:03:00Z"/>
          <w:del w:id="1080" w:author="Camilo Andrés Díaz Gómez" w:date="2023-03-14T20:07:00Z"/>
        </w:rPr>
      </w:pPr>
    </w:p>
    <w:p w14:paraId="080D84FC" w14:textId="16C83C0D" w:rsidR="00DB0B24" w:rsidRPr="00BD3055" w:rsidDel="00A023DA" w:rsidRDefault="00DB0B24" w:rsidP="005814B4">
      <w:pPr>
        <w:pStyle w:val="PrrAPA"/>
        <w:rPr>
          <w:del w:id="1081" w:author="Camilo Andrés Díaz Gómez" w:date="2023-03-14T20:07:00Z"/>
        </w:rPr>
      </w:pPr>
    </w:p>
    <w:p w14:paraId="78066399" w14:textId="36B8F831" w:rsidR="00704945" w:rsidRPr="00BD3055" w:rsidDel="00A023DA" w:rsidRDefault="00704945" w:rsidP="005814B4">
      <w:pPr>
        <w:pStyle w:val="PrrAPA"/>
        <w:rPr>
          <w:del w:id="1082" w:author="Camilo Andrés Díaz Gómez" w:date="2023-03-14T20:07:00Z"/>
        </w:rPr>
      </w:pPr>
    </w:p>
    <w:p w14:paraId="1DD700E4" w14:textId="1C4292A3" w:rsidR="00704945" w:rsidRPr="00A023DA" w:rsidDel="00A023DA" w:rsidRDefault="00C87243">
      <w:pPr>
        <w:pStyle w:val="Descripcin"/>
        <w:rPr>
          <w:del w:id="1083" w:author="Camilo Andrés Díaz Gómez" w:date="2023-03-14T20:09:00Z"/>
          <w:bCs/>
          <w:i/>
          <w:rPrChange w:id="1084" w:author="Camilo Andrés Díaz Gómez" w:date="2023-03-14T20:07:00Z">
            <w:rPr>
              <w:del w:id="1085" w:author="Camilo Andrés Díaz Gómez" w:date="2023-03-14T20:09:00Z"/>
            </w:rPr>
          </w:rPrChange>
        </w:rPr>
        <w:pPrChange w:id="1086" w:author="Steff Guzmán" w:date="2023-03-13T18:46:00Z">
          <w:pPr>
            <w:pStyle w:val="PrrAPA"/>
          </w:pPr>
        </w:pPrChange>
      </w:pPr>
      <w:bookmarkStart w:id="1087" w:name="_Toc129721773"/>
      <w:ins w:id="1088" w:author="Steff Guzmán" w:date="2023-03-13T18:46:00Z">
        <w:r w:rsidRPr="00BD3055">
          <w:rPr>
            <w:rFonts w:cs="Times New Roman"/>
          </w:rPr>
          <w:t xml:space="preserve">Figura </w:t>
        </w:r>
        <w:r w:rsidRPr="00BD3055">
          <w:rPr>
            <w:rFonts w:cs="Times New Roman"/>
            <w:b w:val="0"/>
            <w:iCs w:val="0"/>
          </w:rPr>
          <w:fldChar w:fldCharType="begin"/>
        </w:r>
        <w:r w:rsidRPr="00BD3055">
          <w:rPr>
            <w:rFonts w:cs="Times New Roman"/>
          </w:rPr>
          <w:instrText xml:space="preserve"> SEQ Figura \* ARABIC </w:instrText>
        </w:r>
      </w:ins>
      <w:r w:rsidRPr="00BD3055">
        <w:rPr>
          <w:rFonts w:cs="Times New Roman"/>
          <w:b w:val="0"/>
          <w:iCs w:val="0"/>
        </w:rPr>
        <w:fldChar w:fldCharType="separate"/>
      </w:r>
      <w:ins w:id="1089" w:author="Steff Guzmán" w:date="2023-03-13T18:48:00Z">
        <w:r w:rsidRPr="00BD3055">
          <w:rPr>
            <w:rFonts w:cs="Times New Roman"/>
            <w:noProof/>
          </w:rPr>
          <w:t>3</w:t>
        </w:r>
      </w:ins>
      <w:ins w:id="1090" w:author="Steff Guzmán" w:date="2023-03-13T18:46:00Z">
        <w:r w:rsidRPr="00BD3055">
          <w:rPr>
            <w:rFonts w:cs="Times New Roman"/>
            <w:b w:val="0"/>
            <w:iCs w:val="0"/>
          </w:rPr>
          <w:fldChar w:fldCharType="end"/>
        </w:r>
      </w:ins>
      <w:ins w:id="1091" w:author="Camilo Andrés Díaz Gómez" w:date="2023-03-14T20:07:00Z">
        <w:r w:rsidR="00A023DA">
          <w:rPr>
            <w:rFonts w:cs="Times New Roman"/>
          </w:rPr>
          <w:t xml:space="preserve"> </w:t>
        </w:r>
        <w:r w:rsidR="00A023DA" w:rsidRPr="001A2974">
          <w:rPr>
            <w:rFonts w:cs="Times New Roman"/>
            <w:b w:val="0"/>
            <w:bCs/>
            <w:i/>
            <w:iCs w:val="0"/>
          </w:rPr>
          <w:t xml:space="preserve">Funcionamiento de actuadores </w:t>
        </w:r>
        <w:proofErr w:type="spellStart"/>
        <w:r w:rsidR="00A023DA" w:rsidRPr="001A2974">
          <w:rPr>
            <w:rFonts w:cs="Times New Roman"/>
            <w:b w:val="0"/>
            <w:bCs/>
            <w:i/>
            <w:iCs w:val="0"/>
          </w:rPr>
          <w:t>IoT</w:t>
        </w:r>
      </w:ins>
      <w:bookmarkEnd w:id="1087"/>
      <w:proofErr w:type="spellEnd"/>
    </w:p>
    <w:p w14:paraId="18948B81" w14:textId="1A2A11F5" w:rsidR="00704945" w:rsidDel="00A023DA" w:rsidRDefault="00704945">
      <w:pPr>
        <w:pStyle w:val="PrrAPA"/>
        <w:jc w:val="center"/>
        <w:rPr>
          <w:del w:id="1092" w:author="Steff Guzmán" w:date="2023-03-13T18:46:00Z"/>
          <w:b/>
          <w:bCs/>
          <w:i/>
        </w:rPr>
      </w:pPr>
    </w:p>
    <w:p w14:paraId="5AFFB60D" w14:textId="77777777" w:rsidR="00A023DA" w:rsidRPr="00A023DA" w:rsidRDefault="00A023DA">
      <w:pPr>
        <w:pStyle w:val="Descripcin"/>
        <w:rPr>
          <w:ins w:id="1093" w:author="Camilo Andrés Díaz Gómez" w:date="2023-03-14T20:09:00Z"/>
        </w:rPr>
        <w:pPrChange w:id="1094" w:author="Camilo Andrés Díaz Gómez" w:date="2023-03-14T20:09:00Z">
          <w:pPr>
            <w:pStyle w:val="PrrAPA"/>
          </w:pPr>
        </w:pPrChange>
      </w:pPr>
    </w:p>
    <w:p w14:paraId="62890DA6" w14:textId="0217EC65" w:rsidR="00704945" w:rsidRPr="00BD3055" w:rsidDel="00244CE1" w:rsidRDefault="00704945">
      <w:pPr>
        <w:pStyle w:val="Descripcin"/>
        <w:rPr>
          <w:del w:id="1095" w:author="Steff Guzmán" w:date="2023-03-13T18:32:00Z"/>
          <w:bCs/>
          <w:i/>
          <w:rPrChange w:id="1096" w:author="Camilo Andrés Díaz Gómez" w:date="2023-03-14T19:47:00Z">
            <w:rPr>
              <w:del w:id="1097" w:author="Steff Guzmán" w:date="2023-03-13T18:32:00Z"/>
            </w:rPr>
          </w:rPrChange>
        </w:rPr>
        <w:pPrChange w:id="1098" w:author="Steff Guzmán" w:date="2023-03-13T18:45:00Z">
          <w:pPr>
            <w:pStyle w:val="PrrAPA"/>
          </w:pPr>
        </w:pPrChange>
      </w:pPr>
    </w:p>
    <w:p w14:paraId="513AFCBE" w14:textId="6AD48D12" w:rsidR="00704945" w:rsidRPr="00BD3055" w:rsidDel="00C87243" w:rsidRDefault="00704945">
      <w:pPr>
        <w:pStyle w:val="Descripcin"/>
        <w:rPr>
          <w:del w:id="1099" w:author="Steff Guzmán" w:date="2023-03-13T18:46:00Z"/>
          <w:bCs/>
          <w:i/>
          <w:rPrChange w:id="1100" w:author="Camilo Andrés Díaz Gómez" w:date="2023-03-14T19:47:00Z">
            <w:rPr>
              <w:del w:id="1101" w:author="Steff Guzmán" w:date="2023-03-13T18:46:00Z"/>
            </w:rPr>
          </w:rPrChange>
        </w:rPr>
        <w:pPrChange w:id="1102" w:author="Steff Guzmán" w:date="2023-03-13T18:32:00Z">
          <w:pPr>
            <w:pStyle w:val="PrrAPA"/>
          </w:pPr>
        </w:pPrChange>
      </w:pPr>
    </w:p>
    <w:p w14:paraId="123E8231" w14:textId="41060626" w:rsidR="005814B4" w:rsidRPr="00BD3055" w:rsidDel="00C87243" w:rsidRDefault="005814B4" w:rsidP="005814B4">
      <w:pPr>
        <w:pStyle w:val="PrrAPA"/>
        <w:ind w:firstLine="0"/>
        <w:rPr>
          <w:del w:id="1103" w:author="Steff Guzmán" w:date="2023-03-13T18:46:00Z"/>
          <w:b/>
          <w:bCs/>
          <w:i/>
          <w:rPrChange w:id="1104" w:author="Camilo Andrés Díaz Gómez" w:date="2023-03-14T19:47:00Z">
            <w:rPr>
              <w:del w:id="1105" w:author="Steff Guzmán" w:date="2023-03-13T18:46:00Z"/>
              <w:b/>
              <w:bCs/>
            </w:rPr>
          </w:rPrChange>
        </w:rPr>
      </w:pPr>
      <w:del w:id="1106" w:author="Steff Guzmán" w:date="2023-03-13T18:46:00Z">
        <w:r w:rsidRPr="00BD3055" w:rsidDel="00C87243">
          <w:rPr>
            <w:b/>
            <w:bCs/>
            <w:i/>
            <w:rPrChange w:id="1107" w:author="Camilo Andrés Díaz Gómez" w:date="2023-03-14T19:47:00Z">
              <w:rPr>
                <w:b/>
                <w:bCs/>
              </w:rPr>
            </w:rPrChange>
          </w:rPr>
          <w:delText>Figura 3.</w:delText>
        </w:r>
      </w:del>
    </w:p>
    <w:p w14:paraId="2385D031" w14:textId="42B0E992" w:rsidR="005814B4" w:rsidRPr="00BD3055" w:rsidDel="00A023DA" w:rsidRDefault="005814B4" w:rsidP="005814B4">
      <w:pPr>
        <w:pStyle w:val="Descripcin"/>
        <w:rPr>
          <w:del w:id="1108" w:author="Camilo Andrés Díaz Gómez" w:date="2023-03-14T20:07:00Z"/>
          <w:rFonts w:cs="Times New Roman"/>
          <w:b w:val="0"/>
          <w:bCs/>
          <w:i/>
          <w:iCs w:val="0"/>
          <w:rPrChange w:id="1109" w:author="Camilo Andrés Díaz Gómez" w:date="2023-03-14T19:47:00Z">
            <w:rPr>
              <w:del w:id="1110" w:author="Camilo Andrés Díaz Gómez" w:date="2023-03-14T20:07:00Z"/>
              <w:rFonts w:cs="Times New Roman"/>
            </w:rPr>
          </w:rPrChange>
        </w:rPr>
      </w:pPr>
      <w:del w:id="1111" w:author="Camilo Andrés Díaz Gómez" w:date="2023-03-14T20:07:00Z">
        <w:r w:rsidRPr="00BD3055" w:rsidDel="00A023DA">
          <w:rPr>
            <w:rFonts w:cs="Times New Roman"/>
            <w:b w:val="0"/>
            <w:bCs/>
            <w:i/>
            <w:iCs w:val="0"/>
            <w:rPrChange w:id="1112" w:author="Camilo Andrés Díaz Gómez" w:date="2023-03-14T19:47:00Z">
              <w:rPr>
                <w:rFonts w:cs="Times New Roman"/>
                <w:b w:val="0"/>
                <w:iCs w:val="0"/>
              </w:rPr>
            </w:rPrChange>
          </w:rPr>
          <w:delText>Funcionamiento de actuadores IoT</w:delText>
        </w:r>
      </w:del>
    </w:p>
    <w:p w14:paraId="45D66167" w14:textId="39D97AC7" w:rsidR="005814B4" w:rsidRDefault="00787DED">
      <w:pPr>
        <w:pStyle w:val="PrrAPA"/>
        <w:jc w:val="center"/>
        <w:rPr>
          <w:ins w:id="1113" w:author="Camilo Andrés Díaz Gómez" w:date="2023-03-14T20:09:00Z"/>
        </w:rPr>
      </w:pPr>
      <w:r w:rsidRPr="00BD3055">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BD3055" w:rsidRDefault="00A023DA">
      <w:pPr>
        <w:pStyle w:val="PrrAPA"/>
        <w:jc w:val="center"/>
        <w:pPrChange w:id="1114" w:author="Steff Guzmán" w:date="2023-03-13T19:02:00Z">
          <w:pPr>
            <w:pStyle w:val="PrrAPA"/>
          </w:pPr>
        </w:pPrChange>
      </w:pPr>
    </w:p>
    <w:p w14:paraId="2C96DE65" w14:textId="40C3C8C0" w:rsidR="00EF7707" w:rsidRPr="00BD3055" w:rsidRDefault="00DB0B24" w:rsidP="00EF7707">
      <w:pPr>
        <w:rPr>
          <w:ins w:id="1115" w:author="Camilo Andrés Díaz Gómez" w:date="2023-03-12T18:23:00Z"/>
          <w:rFonts w:cs="Times New Roman"/>
          <w:i/>
          <w:iCs/>
          <w:szCs w:val="24"/>
        </w:rPr>
      </w:pPr>
      <w:ins w:id="1116" w:author="Steff Guzmán" w:date="2023-03-13T19:02:00Z">
        <w:r w:rsidRPr="00BD3055">
          <w:rPr>
            <w:rFonts w:cs="Times New Roman"/>
            <w:i/>
            <w:iCs/>
            <w:szCs w:val="24"/>
          </w:rPr>
          <w:t xml:space="preserve">Fuente: </w:t>
        </w:r>
      </w:ins>
      <w:ins w:id="1117" w:author="Camilo Andrés Díaz Gómez" w:date="2023-03-12T18:23:00Z">
        <w:r w:rsidR="00EF7707" w:rsidRPr="00BD3055">
          <w:rPr>
            <w:rFonts w:cs="Times New Roman"/>
            <w:i/>
            <w:iCs/>
            <w:szCs w:val="24"/>
          </w:rPr>
          <w:t>Elaboración propia.</w:t>
        </w:r>
      </w:ins>
    </w:p>
    <w:p w14:paraId="26D32AFE" w14:textId="77777777" w:rsidR="00EF7707" w:rsidRPr="00BD3055" w:rsidRDefault="00EF7707" w:rsidP="00EF7707">
      <w:pPr>
        <w:rPr>
          <w:ins w:id="1118" w:author="Camilo Andrés Díaz Gómez" w:date="2023-03-12T18:23:00Z"/>
          <w:rFonts w:cs="Times New Roman"/>
          <w:i/>
          <w:iCs/>
          <w:szCs w:val="24"/>
        </w:rPr>
      </w:pPr>
    </w:p>
    <w:p w14:paraId="1A9E94AD" w14:textId="56F01B94" w:rsidR="005814B4" w:rsidRPr="00287D6C" w:rsidDel="00A023DA" w:rsidRDefault="005814B4">
      <w:pPr>
        <w:pStyle w:val="Ttulo5"/>
        <w:ind w:left="708"/>
        <w:rPr>
          <w:del w:id="1119" w:author="Camilo Andrés Díaz Gómez" w:date="2023-03-14T20:08:00Z"/>
          <w:rFonts w:cs="Times New Roman"/>
          <w:b/>
          <w:bCs/>
          <w:i/>
          <w:iCs/>
          <w:rPrChange w:id="1120" w:author="Camilo Andrés Díaz Gómez" w:date="2023-03-14T20:29:00Z">
            <w:rPr>
              <w:del w:id="1121" w:author="Camilo Andrés Díaz Gómez" w:date="2023-03-14T20:08:00Z"/>
            </w:rPr>
          </w:rPrChange>
        </w:rPr>
        <w:pPrChange w:id="1122" w:author="Camilo Andrés Díaz Gómez" w:date="2023-03-14T20:39:00Z">
          <w:pPr/>
        </w:pPrChange>
      </w:pPr>
      <w:r w:rsidRPr="00287D6C">
        <w:rPr>
          <w:rFonts w:cs="Times New Roman"/>
          <w:b/>
          <w:bCs/>
          <w:i/>
          <w:iCs/>
          <w:rPrChange w:id="1123" w:author="Camilo Andrés Díaz Gómez" w:date="2023-03-14T20:29:00Z">
            <w:rPr/>
          </w:rPrChange>
        </w:rPr>
        <w:t>Gateway</w:t>
      </w:r>
    </w:p>
    <w:p w14:paraId="545EEEF5" w14:textId="77777777" w:rsidR="00616790" w:rsidRPr="00287D6C" w:rsidRDefault="00616790">
      <w:pPr>
        <w:pStyle w:val="Ttulo5"/>
        <w:ind w:left="708"/>
        <w:rPr>
          <w:rFonts w:cs="Times New Roman"/>
          <w:b/>
          <w:bCs/>
          <w:i/>
          <w:iCs/>
          <w:rPrChange w:id="1124" w:author="Camilo Andrés Díaz Gómez" w:date="2023-03-14T20:29:00Z">
            <w:rPr/>
          </w:rPrChange>
        </w:rPr>
        <w:pPrChange w:id="1125" w:author="Camilo Andrés Díaz Gómez" w:date="2023-03-14T20:39:00Z">
          <w:pPr/>
        </w:pPrChange>
      </w:pPr>
    </w:p>
    <w:p w14:paraId="50BA7DA6" w14:textId="2F4AB5F1" w:rsidR="005814B4" w:rsidRPr="00BD3055" w:rsidRDefault="005814B4">
      <w:pPr>
        <w:pStyle w:val="PrrAPA"/>
        <w:ind w:left="708" w:firstLine="720"/>
        <w:pPrChange w:id="1126" w:author="Camilo Andrés Díaz Gómez" w:date="2023-03-14T20:39:00Z">
          <w:pPr>
            <w:pStyle w:val="PrrAPA"/>
          </w:pPr>
        </w:pPrChange>
      </w:pPr>
      <w:r w:rsidRPr="00BD3055">
        <w:t xml:space="preserve">Los </w:t>
      </w:r>
      <w:proofErr w:type="spellStart"/>
      <w:r w:rsidRPr="00BD3055">
        <w:t>gateways</w:t>
      </w:r>
      <w:proofErr w:type="spellEnd"/>
      <w:r w:rsidRPr="00BD3055">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D3055">
            <w:fldChar w:fldCharType="begin"/>
          </w:r>
          <w:r w:rsidRPr="00BD3055">
            <w:instrText xml:space="preserve"> CITATION Cre18 \l 9226 </w:instrText>
          </w:r>
          <w:r w:rsidRPr="00BD3055">
            <w:fldChar w:fldCharType="separate"/>
          </w:r>
          <w:r w:rsidRPr="00BD3055">
            <w:rPr>
              <w:noProof/>
            </w:rPr>
            <w:t>(Crespo Moreno, 2018)</w:t>
          </w:r>
          <w:r w:rsidRPr="00BD3055">
            <w:fldChar w:fldCharType="end"/>
          </w:r>
        </w:sdtContent>
      </w:sdt>
      <w:r w:rsidRPr="00BD3055">
        <w:t>.</w:t>
      </w:r>
    </w:p>
    <w:p w14:paraId="6032A8E1" w14:textId="77777777" w:rsidR="00616790" w:rsidRPr="00BD3055" w:rsidRDefault="00616790">
      <w:pPr>
        <w:pStyle w:val="PrrAPA"/>
        <w:ind w:left="708" w:firstLine="720"/>
        <w:pPrChange w:id="1127" w:author="Camilo Andrés Díaz Gómez" w:date="2023-03-14T20:39:00Z">
          <w:pPr>
            <w:pStyle w:val="PrrAPA"/>
          </w:pPr>
        </w:pPrChange>
      </w:pPr>
    </w:p>
    <w:p w14:paraId="7CA17C84" w14:textId="1285A0C6" w:rsidR="00616790" w:rsidRPr="00287D6C" w:rsidDel="00A023DA" w:rsidRDefault="00616790">
      <w:pPr>
        <w:pStyle w:val="Ttulo5"/>
        <w:ind w:left="708"/>
        <w:rPr>
          <w:del w:id="1128" w:author="Camilo Andrés Díaz Gómez" w:date="2023-03-14T20:08:00Z"/>
          <w:rFonts w:cs="Times New Roman"/>
          <w:b/>
          <w:bCs/>
          <w:i/>
          <w:iCs/>
          <w:rPrChange w:id="1129" w:author="Camilo Andrés Díaz Gómez" w:date="2023-03-14T20:29:00Z">
            <w:rPr>
              <w:del w:id="1130" w:author="Camilo Andrés Díaz Gómez" w:date="2023-03-14T20:08:00Z"/>
            </w:rPr>
          </w:rPrChange>
        </w:rPr>
        <w:pPrChange w:id="1131" w:author="Camilo Andrés Díaz Gómez" w:date="2023-03-14T20:39:00Z">
          <w:pPr/>
        </w:pPrChange>
      </w:pPr>
      <w:r w:rsidRPr="00287D6C">
        <w:rPr>
          <w:rFonts w:cs="Times New Roman"/>
          <w:b/>
          <w:bCs/>
          <w:i/>
          <w:iCs/>
          <w:rPrChange w:id="1132" w:author="Camilo Andrés Díaz Gómez" w:date="2023-03-14T20:29:00Z">
            <w:rPr/>
          </w:rPrChange>
        </w:rPr>
        <w:t xml:space="preserve">Teléfonos inteligentes y </w:t>
      </w:r>
      <w:proofErr w:type="spellStart"/>
      <w:r w:rsidRPr="00287D6C">
        <w:rPr>
          <w:rFonts w:cs="Times New Roman"/>
          <w:b/>
          <w:bCs/>
          <w:i/>
          <w:iCs/>
          <w:rPrChange w:id="1133" w:author="Camilo Andrés Díaz Gómez" w:date="2023-03-14T20:29:00Z">
            <w:rPr/>
          </w:rPrChange>
        </w:rPr>
        <w:t>tablets</w:t>
      </w:r>
      <w:proofErr w:type="spellEnd"/>
    </w:p>
    <w:p w14:paraId="2B758806" w14:textId="77777777" w:rsidR="00616790" w:rsidRPr="00287D6C" w:rsidRDefault="00616790">
      <w:pPr>
        <w:pStyle w:val="Ttulo5"/>
        <w:ind w:left="708"/>
        <w:rPr>
          <w:rFonts w:cs="Times New Roman"/>
          <w:b/>
          <w:bCs/>
          <w:i/>
          <w:iCs/>
          <w:rPrChange w:id="1134" w:author="Camilo Andrés Díaz Gómez" w:date="2023-03-14T20:29:00Z">
            <w:rPr/>
          </w:rPrChange>
        </w:rPr>
        <w:pPrChange w:id="1135" w:author="Camilo Andrés Díaz Gómez" w:date="2023-03-14T20:39:00Z">
          <w:pPr/>
        </w:pPrChange>
      </w:pPr>
    </w:p>
    <w:p w14:paraId="5A32BF53" w14:textId="77777777" w:rsidR="00616790" w:rsidRPr="00BD3055" w:rsidRDefault="00616790">
      <w:pPr>
        <w:pStyle w:val="PrrAPA"/>
        <w:ind w:left="708" w:firstLine="720"/>
        <w:pPrChange w:id="1136" w:author="Camilo Andrés Díaz Gómez" w:date="2023-03-14T20:39:00Z">
          <w:pPr>
            <w:pStyle w:val="PrrAPA"/>
          </w:pPr>
        </w:pPrChange>
      </w:pPr>
      <w:r w:rsidRPr="00BD3055">
        <w:t xml:space="preserve">Estos dispositivos se pueden usar para controlar y monitorear dispositivos </w:t>
      </w:r>
      <w:proofErr w:type="spellStart"/>
      <w:r w:rsidRPr="00BD3055">
        <w:t>IoT</w:t>
      </w:r>
      <w:proofErr w:type="spellEnd"/>
      <w:r w:rsidRPr="00BD3055">
        <w:t xml:space="preserve"> de forma remota.</w:t>
      </w:r>
    </w:p>
    <w:p w14:paraId="67E2B83A" w14:textId="77777777" w:rsidR="00616790" w:rsidRPr="00BD3055" w:rsidRDefault="00616790">
      <w:pPr>
        <w:pStyle w:val="PrrAPA"/>
        <w:ind w:left="1416"/>
        <w:rPr>
          <w:color w:val="5B9BD5" w:themeColor="accent5"/>
        </w:rPr>
        <w:pPrChange w:id="1137" w:author="Camilo Andrés Díaz Gómez" w:date="2023-03-14T20:39:00Z">
          <w:pPr>
            <w:pStyle w:val="PrrAPA"/>
            <w:ind w:left="708"/>
          </w:pPr>
        </w:pPrChange>
      </w:pPr>
    </w:p>
    <w:p w14:paraId="7FC28A8B" w14:textId="77777777" w:rsidR="00616790" w:rsidRPr="00287D6C" w:rsidRDefault="00616790">
      <w:pPr>
        <w:pStyle w:val="Ttulo5"/>
        <w:ind w:left="708"/>
        <w:rPr>
          <w:rFonts w:cs="Times New Roman"/>
          <w:b/>
          <w:bCs/>
          <w:i/>
          <w:iCs/>
          <w:rPrChange w:id="1138" w:author="Camilo Andrés Díaz Gómez" w:date="2023-03-14T20:29:00Z">
            <w:rPr/>
          </w:rPrChange>
        </w:rPr>
        <w:pPrChange w:id="1139" w:author="Camilo Andrés Díaz Gómez" w:date="2023-03-14T20:39:00Z">
          <w:pPr/>
        </w:pPrChange>
      </w:pPr>
      <w:r w:rsidRPr="00287D6C">
        <w:rPr>
          <w:rFonts w:ascii="Times New Roman" w:hAnsi="Times New Roman" w:cs="Times New Roman"/>
          <w:b/>
          <w:bCs/>
          <w:i/>
          <w:iCs/>
          <w:color w:val="auto"/>
          <w:rPrChange w:id="1140" w:author="Camilo Andrés Díaz Gómez" w:date="2023-03-14T20:29:00Z">
            <w:rPr/>
          </w:rPrChange>
        </w:rPr>
        <w:t>Wearables</w:t>
      </w:r>
    </w:p>
    <w:p w14:paraId="6549F1E7" w14:textId="77777777" w:rsidR="00616790" w:rsidRPr="00BD3055" w:rsidRDefault="00616790">
      <w:pPr>
        <w:pStyle w:val="PrrAPA"/>
        <w:ind w:left="708" w:firstLine="720"/>
        <w:pPrChange w:id="1141" w:author="Camilo Andrés Díaz Gómez" w:date="2023-03-14T20:39:00Z">
          <w:pPr>
            <w:pStyle w:val="PrrAPA"/>
          </w:pPr>
        </w:pPrChange>
      </w:pPr>
      <w:r w:rsidRPr="00BD3055">
        <w:t>Estos dispositivos, como relojes inteligentes y rastreadores de actividad física, recopilan y transmiten datos sobre la actividad física y la salud de un usuario.</w:t>
      </w:r>
    </w:p>
    <w:p w14:paraId="60D20B0D" w14:textId="77777777" w:rsidR="00616790" w:rsidRPr="00BD3055" w:rsidRDefault="00616790">
      <w:pPr>
        <w:pStyle w:val="PrrAPA"/>
        <w:ind w:left="708" w:firstLine="720"/>
        <w:rPr>
          <w:color w:val="5B9BD5" w:themeColor="accent5"/>
        </w:rPr>
        <w:pPrChange w:id="1142" w:author="Steff Guzmán" w:date="2023-03-13T19:43:00Z">
          <w:pPr>
            <w:pStyle w:val="PrrAPA"/>
            <w:ind w:left="708"/>
          </w:pPr>
        </w:pPrChange>
      </w:pPr>
    </w:p>
    <w:p w14:paraId="74FECD48" w14:textId="77777777" w:rsidR="00616790" w:rsidRPr="00287D6C" w:rsidRDefault="00616790">
      <w:pPr>
        <w:pStyle w:val="Ttulo5"/>
        <w:ind w:left="708"/>
        <w:rPr>
          <w:rFonts w:cs="Times New Roman"/>
          <w:b/>
          <w:bCs/>
          <w:i/>
          <w:iCs/>
          <w:rPrChange w:id="1143" w:author="Camilo Andrés Díaz Gómez" w:date="2023-03-14T20:29:00Z">
            <w:rPr/>
          </w:rPrChange>
        </w:rPr>
        <w:pPrChange w:id="1144" w:author="Camilo Andrés Díaz Gómez" w:date="2023-03-14T20:39:00Z">
          <w:pPr/>
        </w:pPrChange>
      </w:pPr>
      <w:r w:rsidRPr="00287D6C">
        <w:rPr>
          <w:rFonts w:ascii="Times New Roman" w:hAnsi="Times New Roman" w:cs="Times New Roman"/>
          <w:b/>
          <w:bCs/>
          <w:i/>
          <w:iCs/>
          <w:color w:val="auto"/>
          <w:rPrChange w:id="1145" w:author="Camilo Andrés Díaz Gómez" w:date="2023-03-14T20:29:00Z">
            <w:rPr/>
          </w:rPrChange>
        </w:rPr>
        <w:t>Electrodomésticos inteligentes</w:t>
      </w:r>
    </w:p>
    <w:p w14:paraId="6E164202" w14:textId="77777777" w:rsidR="00616790" w:rsidRPr="00BD3055" w:rsidRDefault="00616790">
      <w:pPr>
        <w:pStyle w:val="PrrAPA"/>
        <w:ind w:left="708" w:firstLine="720"/>
        <w:pPrChange w:id="1146" w:author="Camilo Andrés Díaz Gómez" w:date="2023-03-14T20:39:00Z">
          <w:pPr>
            <w:pStyle w:val="PrrAPA"/>
          </w:pPr>
        </w:pPrChange>
      </w:pPr>
      <w:r w:rsidRPr="00BD3055">
        <w:t>Estos dispositivos, como termostatos y refrigeradores inteligentes, se pueden controlar y monitorear de forma remota a través de un teléfono inteligente o una tableta.</w:t>
      </w:r>
    </w:p>
    <w:p w14:paraId="66EF347F" w14:textId="77777777" w:rsidR="00616790" w:rsidRPr="00BD3055" w:rsidRDefault="00616790">
      <w:pPr>
        <w:pStyle w:val="PrrAPA"/>
        <w:ind w:left="1416"/>
        <w:rPr>
          <w:color w:val="5B9BD5" w:themeColor="accent5"/>
        </w:rPr>
        <w:pPrChange w:id="1147" w:author="Camilo Andrés Díaz Gómez" w:date="2023-03-14T20:39:00Z">
          <w:pPr>
            <w:pStyle w:val="PrrAPA"/>
            <w:ind w:left="708"/>
          </w:pPr>
        </w:pPrChange>
      </w:pPr>
    </w:p>
    <w:p w14:paraId="01BDCA07" w14:textId="77777777" w:rsidR="00616790" w:rsidRPr="00287D6C" w:rsidRDefault="00616790">
      <w:pPr>
        <w:pStyle w:val="Ttulo5"/>
        <w:ind w:left="708"/>
        <w:rPr>
          <w:rFonts w:cs="Times New Roman"/>
          <w:b/>
          <w:bCs/>
          <w:i/>
          <w:iCs/>
          <w:rPrChange w:id="1148" w:author="Camilo Andrés Díaz Gómez" w:date="2023-03-14T20:29:00Z">
            <w:rPr/>
          </w:rPrChange>
        </w:rPr>
        <w:pPrChange w:id="1149" w:author="Camilo Andrés Díaz Gómez" w:date="2023-03-14T20:39:00Z">
          <w:pPr/>
        </w:pPrChange>
      </w:pPr>
      <w:r w:rsidRPr="00287D6C">
        <w:rPr>
          <w:rFonts w:ascii="Times New Roman" w:hAnsi="Times New Roman" w:cs="Times New Roman"/>
          <w:b/>
          <w:bCs/>
          <w:i/>
          <w:iCs/>
          <w:color w:val="auto"/>
          <w:rPrChange w:id="1150" w:author="Camilo Andrés Díaz Gómez" w:date="2023-03-14T20:29:00Z">
            <w:rPr/>
          </w:rPrChange>
        </w:rPr>
        <w:t>Sistemas integrados</w:t>
      </w:r>
    </w:p>
    <w:p w14:paraId="68FC1282" w14:textId="77777777" w:rsidR="00616790" w:rsidRPr="00BD3055" w:rsidDel="00A023DA" w:rsidRDefault="00616790">
      <w:pPr>
        <w:pStyle w:val="PrrAPA"/>
        <w:ind w:left="708" w:firstLine="720"/>
        <w:rPr>
          <w:del w:id="1151" w:author="Camilo Andrés Díaz Gómez" w:date="2023-03-14T20:08:00Z"/>
        </w:rPr>
        <w:pPrChange w:id="1152" w:author="Camilo Andrés Díaz Gómez" w:date="2023-03-14T20:39:00Z">
          <w:pPr>
            <w:pStyle w:val="PrrAPA"/>
          </w:pPr>
        </w:pPrChange>
      </w:pPr>
      <w:r w:rsidRPr="00BD3055">
        <w:t xml:space="preserve">Estos son sistemas informáticos especializados que están integrados en otros dispositivos, como automóviles o sistemas de seguridad para el hogar, para permitir la funcionalidad de </w:t>
      </w:r>
      <w:proofErr w:type="spellStart"/>
      <w:r w:rsidRPr="00BD3055">
        <w:t>IoT</w:t>
      </w:r>
      <w:proofErr w:type="spellEnd"/>
      <w:r w:rsidRPr="00BD3055">
        <w:t>.</w:t>
      </w:r>
    </w:p>
    <w:p w14:paraId="61EDD8C2" w14:textId="77777777" w:rsidR="00616790" w:rsidRPr="00BD3055" w:rsidRDefault="00616790">
      <w:pPr>
        <w:pStyle w:val="PrrAPA"/>
        <w:ind w:left="708" w:firstLine="720"/>
        <w:pPrChange w:id="1153" w:author="Camilo Andrés Díaz Gómez" w:date="2023-03-14T20:39:00Z">
          <w:pPr>
            <w:pStyle w:val="PrrAPA"/>
          </w:pPr>
        </w:pPrChange>
      </w:pPr>
    </w:p>
    <w:p w14:paraId="259B3B20" w14:textId="4F380C99" w:rsidR="005814B4" w:rsidRPr="00BD3055" w:rsidRDefault="005814B4" w:rsidP="005814B4">
      <w:pPr>
        <w:pStyle w:val="PrrAPA"/>
        <w:ind w:firstLine="0"/>
        <w:rPr>
          <w:b/>
          <w:bCs/>
        </w:rPr>
      </w:pPr>
    </w:p>
    <w:p w14:paraId="3448187C" w14:textId="1E9BEF3F" w:rsidR="005814B4" w:rsidRPr="00A83442" w:rsidRDefault="00B40FCE">
      <w:pPr>
        <w:pStyle w:val="Ttulo4"/>
        <w:rPr>
          <w:b/>
          <w:bCs/>
          <w:rPrChange w:id="1154" w:author="Camilo Andrés Díaz Gómez" w:date="2023-03-14T20:39:00Z">
            <w:rPr/>
          </w:rPrChange>
        </w:rPr>
        <w:pPrChange w:id="1155" w:author="Camilo Andrés Díaz Gómez" w:date="2023-03-14T20:39:00Z">
          <w:pPr>
            <w:pStyle w:val="PrrAPA"/>
            <w:ind w:firstLine="0"/>
          </w:pPr>
        </w:pPrChange>
      </w:pPr>
      <w:r w:rsidRPr="00A83442">
        <w:rPr>
          <w:rFonts w:ascii="Times New Roman" w:hAnsi="Times New Roman" w:cs="Times New Roman"/>
          <w:b/>
          <w:bCs/>
          <w:i w:val="0"/>
          <w:iCs w:val="0"/>
          <w:color w:val="auto"/>
          <w:rPrChange w:id="1156" w:author="Camilo Andrés Díaz Gómez" w:date="2023-03-14T20:39:00Z">
            <w:rPr>
              <w:i/>
              <w:iCs/>
            </w:rPr>
          </w:rPrChange>
        </w:rPr>
        <w:t xml:space="preserve">Plataformas </w:t>
      </w:r>
      <w:proofErr w:type="spellStart"/>
      <w:r w:rsidRPr="00A83442">
        <w:rPr>
          <w:rFonts w:ascii="Times New Roman" w:hAnsi="Times New Roman" w:cs="Times New Roman"/>
          <w:b/>
          <w:bCs/>
          <w:i w:val="0"/>
          <w:iCs w:val="0"/>
          <w:color w:val="auto"/>
          <w:rPrChange w:id="1157" w:author="Camilo Andrés Díaz Gómez" w:date="2023-03-14T20:39:00Z">
            <w:rPr>
              <w:i/>
              <w:iCs/>
            </w:rPr>
          </w:rPrChange>
        </w:rPr>
        <w:t>IoT</w:t>
      </w:r>
      <w:proofErr w:type="spellEnd"/>
    </w:p>
    <w:p w14:paraId="39646E27" w14:textId="614976C8" w:rsidR="00B40FCE" w:rsidRPr="00BD3055" w:rsidRDefault="00B40FCE">
      <w:pPr>
        <w:pStyle w:val="PrrAPA"/>
        <w:ind w:firstLine="720"/>
        <w:pPrChange w:id="1158" w:author="Steff Guzmán" w:date="2023-03-13T19:44:00Z">
          <w:pPr>
            <w:pStyle w:val="PrrAPA"/>
          </w:pPr>
        </w:pPrChange>
      </w:pPr>
      <w:r w:rsidRPr="00BD3055">
        <w:t xml:space="preserve">Las plataformas </w:t>
      </w:r>
      <w:proofErr w:type="spellStart"/>
      <w:r w:rsidRPr="00BD3055">
        <w:t>IoT</w:t>
      </w:r>
      <w:proofErr w:type="spellEnd"/>
      <w:r w:rsidRPr="00BD3055">
        <w:t xml:space="preserve"> son el software en el cual los dispositivos </w:t>
      </w:r>
      <w:proofErr w:type="spellStart"/>
      <w:r w:rsidRPr="00BD3055">
        <w:t>IoT</w:t>
      </w:r>
      <w:proofErr w:type="spellEnd"/>
      <w:r w:rsidRPr="00BD3055">
        <w:t xml:space="preserve">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w:t>
      </w:r>
      <w:proofErr w:type="spellStart"/>
      <w:r w:rsidRPr="00BD3055">
        <w:t>IoT</w:t>
      </w:r>
      <w:proofErr w:type="spellEnd"/>
      <w:r w:rsidRPr="00BD3055">
        <w:t xml:space="preserve"> se está convirtiendo en un pilar para la sociedad y por esta razón han desarrollado plataformas nuevas y cada día mejores para el buen uso, desarrollo, gestión y mantenimiento de estas</w:t>
      </w:r>
      <w:del w:id="1159" w:author="Camilo Andrés Díaz Gómez" w:date="2023-03-14T20:21:00Z">
        <w:r w:rsidRPr="00BD3055" w:rsidDel="00952EC4">
          <w:delText>.</w:delText>
        </w:r>
      </w:del>
      <w:r w:rsidRPr="00BD3055">
        <w:t xml:space="preserve"> </w:t>
      </w:r>
      <w:sdt>
        <w:sdtPr>
          <w:id w:val="387076818"/>
          <w:citation/>
        </w:sdtPr>
        <w:sdtContent>
          <w:r w:rsidRPr="00BD3055">
            <w:fldChar w:fldCharType="begin"/>
          </w:r>
          <w:r w:rsidRPr="00BD3055">
            <w:instrText xml:space="preserve"> CITATION Sis17 \l 9226 </w:instrText>
          </w:r>
          <w:r w:rsidRPr="00BD3055">
            <w:fldChar w:fldCharType="separate"/>
          </w:r>
          <w:r w:rsidRPr="00BD3055">
            <w:rPr>
              <w:noProof/>
            </w:rPr>
            <w:t>(Quiñones Cuenca, González Jaramillo, Torres, &amp; Miguel , 2017)</w:t>
          </w:r>
          <w:r w:rsidRPr="00BD3055">
            <w:fldChar w:fldCharType="end"/>
          </w:r>
        </w:sdtContent>
      </w:sdt>
      <w:r w:rsidRPr="00BD3055">
        <w:t>.</w:t>
      </w:r>
    </w:p>
    <w:p w14:paraId="26D1F9C7" w14:textId="60680F5F" w:rsidR="00B40FCE" w:rsidRPr="00BD3055" w:rsidRDefault="00B40FCE" w:rsidP="00B40FCE">
      <w:pPr>
        <w:pStyle w:val="PrrAPA"/>
        <w:ind w:firstLine="0"/>
      </w:pPr>
    </w:p>
    <w:p w14:paraId="1322A5AD" w14:textId="08CE47BE" w:rsidR="00B40FCE" w:rsidRPr="00A83442" w:rsidRDefault="00B40FCE">
      <w:pPr>
        <w:pStyle w:val="Ttulo3"/>
        <w:rPr>
          <w:b/>
          <w:bCs/>
          <w:rPrChange w:id="1160" w:author="Camilo Andrés Díaz Gómez" w:date="2023-03-14T20:39:00Z">
            <w:rPr/>
          </w:rPrChange>
        </w:rPr>
        <w:pPrChange w:id="1161" w:author="Camilo Andrés Díaz Gómez" w:date="2023-03-14T20:39:00Z">
          <w:pPr>
            <w:pStyle w:val="PrrAPA"/>
            <w:ind w:firstLine="0"/>
          </w:pPr>
        </w:pPrChange>
      </w:pPr>
      <w:bookmarkStart w:id="1162" w:name="_Toc129721747"/>
      <w:r w:rsidRPr="00A83442">
        <w:rPr>
          <w:rFonts w:ascii="Times New Roman" w:hAnsi="Times New Roman" w:cs="Times New Roman"/>
          <w:b/>
          <w:bCs/>
          <w:color w:val="auto"/>
          <w:rPrChange w:id="1163" w:author="Camilo Andrés Díaz Gómez" w:date="2023-03-14T20:39:00Z">
            <w:rPr/>
          </w:rPrChange>
        </w:rPr>
        <w:t xml:space="preserve">Analítica </w:t>
      </w:r>
      <w:del w:id="1164" w:author="Camilo Andrés Díaz Gómez" w:date="2023-03-14T21:26:00Z">
        <w:r w:rsidRPr="00A83442" w:rsidDel="005C4C59">
          <w:rPr>
            <w:rFonts w:ascii="Times New Roman" w:hAnsi="Times New Roman" w:cs="Times New Roman"/>
            <w:b/>
            <w:bCs/>
            <w:color w:val="auto"/>
            <w:rPrChange w:id="1165" w:author="Camilo Andrés Díaz Gómez" w:date="2023-03-14T20:39:00Z">
              <w:rPr/>
            </w:rPrChange>
          </w:rPr>
          <w:delText>De</w:delText>
        </w:r>
      </w:del>
      <w:ins w:id="1166"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167" w:author="Camilo Andrés Díaz Gómez" w:date="2023-03-14T20:39:00Z">
            <w:rPr/>
          </w:rPrChange>
        </w:rPr>
        <w:t xml:space="preserve"> Datos</w:t>
      </w:r>
      <w:bookmarkEnd w:id="1162"/>
      <w:r w:rsidRPr="00A83442">
        <w:rPr>
          <w:rFonts w:ascii="Times New Roman" w:hAnsi="Times New Roman" w:cs="Times New Roman"/>
          <w:b/>
          <w:bCs/>
          <w:color w:val="auto"/>
          <w:rPrChange w:id="1168" w:author="Camilo Andrés Díaz Gómez" w:date="2023-03-14T20:39:00Z">
            <w:rPr/>
          </w:rPrChange>
        </w:rPr>
        <w:t xml:space="preserve"> </w:t>
      </w:r>
    </w:p>
    <w:p w14:paraId="4AE0F26B" w14:textId="77777777" w:rsidR="00B40FCE" w:rsidRPr="00BD3055" w:rsidRDefault="00B40FCE">
      <w:pPr>
        <w:pStyle w:val="PrrAPA"/>
        <w:ind w:firstLine="720"/>
        <w:pPrChange w:id="1169" w:author="Steff Guzmán" w:date="2023-03-13T19:44:00Z">
          <w:pPr>
            <w:pStyle w:val="PrrAPA"/>
          </w:pPr>
        </w:pPrChange>
      </w:pPr>
      <w:r w:rsidRPr="00BD3055">
        <w:t>La analítica de datos es el uso de la información que se puede obtener de manera digital, con el propósito de extraer la mejor información para poder tomar las mejores decisiones</w:t>
      </w:r>
      <w:sdt>
        <w:sdtPr>
          <w:id w:val="1268816355"/>
          <w:citation/>
        </w:sdtPr>
        <w:sdtContent>
          <w:r w:rsidRPr="00BD3055">
            <w:fldChar w:fldCharType="begin"/>
          </w:r>
          <w:r w:rsidRPr="00BD3055">
            <w:instrText xml:space="preserve"> CITATION Gib12 \l 9226 </w:instrText>
          </w:r>
          <w:r w:rsidRPr="00BD3055">
            <w:fldChar w:fldCharType="separate"/>
          </w:r>
          <w:r w:rsidRPr="00BD3055">
            <w:rPr>
              <w:noProof/>
            </w:rPr>
            <w:t xml:space="preserve"> (Gibbs, 2012)</w:t>
          </w:r>
          <w:r w:rsidRPr="00BD3055">
            <w:fldChar w:fldCharType="end"/>
          </w:r>
        </w:sdtContent>
      </w:sdt>
      <w:r w:rsidRPr="00BD3055">
        <w:t>; varios autores vinculan la analítica con el manejo de variables con el uso de algoritmos.</w:t>
      </w:r>
    </w:p>
    <w:p w14:paraId="32C0D062" w14:textId="77777777" w:rsidR="00B40FCE" w:rsidRPr="00BD3055" w:rsidRDefault="00B40FCE">
      <w:pPr>
        <w:pStyle w:val="PrrAPA"/>
        <w:ind w:firstLine="720"/>
        <w:rPr>
          <w:b/>
        </w:rPr>
        <w:pPrChange w:id="1170" w:author="Steff Guzmán" w:date="2023-03-13T19:44:00Z">
          <w:pPr>
            <w:pStyle w:val="PrrAPA"/>
          </w:pPr>
        </w:pPrChange>
      </w:pPr>
    </w:p>
    <w:p w14:paraId="1C044D76" w14:textId="71B6A2B3" w:rsidR="00B40FCE" w:rsidRPr="00BD3055" w:rsidRDefault="00B40FCE">
      <w:pPr>
        <w:pStyle w:val="PrrAPA"/>
        <w:ind w:firstLine="720"/>
        <w:rPr>
          <w:lang w:eastAsia="es-CO"/>
        </w:rPr>
        <w:pPrChange w:id="1171" w:author="Steff Guzmán" w:date="2023-03-13T19:44:00Z">
          <w:pPr>
            <w:pStyle w:val="PrrAPA"/>
          </w:pPr>
        </w:pPrChange>
      </w:pPr>
      <w:r w:rsidRPr="00BD3055">
        <w:rPr>
          <w:lang w:eastAsia="es-CO"/>
        </w:rPr>
        <w:t xml:space="preserve">La analítica de datos puede clasificarse en tres grandes categorías: analítica descriptiva, analítica predictiva y analítica prescriptiva </w:t>
      </w:r>
      <w:commentRangeStart w:id="1172"/>
      <w:r w:rsidRPr="00BD3055">
        <w:rPr>
          <w:lang w:eastAsia="es-CO"/>
        </w:rPr>
        <w:t>(</w:t>
      </w:r>
      <w:proofErr w:type="spellStart"/>
      <w:r w:rsidRPr="00BD3055">
        <w:rPr>
          <w:lang w:eastAsia="es-CO"/>
        </w:rPr>
        <w:t>Pusala</w:t>
      </w:r>
      <w:proofErr w:type="spellEnd"/>
      <w:r w:rsidRPr="00BD3055">
        <w:rPr>
          <w:lang w:eastAsia="es-CO"/>
        </w:rPr>
        <w:t xml:space="preserve">, </w:t>
      </w:r>
      <w:proofErr w:type="spellStart"/>
      <w:r w:rsidRPr="00BD3055">
        <w:rPr>
          <w:lang w:eastAsia="es-CO"/>
        </w:rPr>
        <w:t>Amini</w:t>
      </w:r>
      <w:proofErr w:type="spellEnd"/>
      <w:r w:rsidRPr="00BD3055">
        <w:rPr>
          <w:lang w:eastAsia="es-CO"/>
        </w:rPr>
        <w:t xml:space="preserve">, </w:t>
      </w:r>
      <w:proofErr w:type="spellStart"/>
      <w:r w:rsidRPr="00BD3055">
        <w:rPr>
          <w:lang w:eastAsia="es-CO"/>
        </w:rPr>
        <w:t>Katukuri</w:t>
      </w:r>
      <w:proofErr w:type="spellEnd"/>
      <w:ins w:id="1173" w:author="Camilo Andrés Díaz Gómez" w:date="2023-03-12T18:20:00Z">
        <w:r w:rsidR="00682C23" w:rsidRPr="00BD3055">
          <w:rPr>
            <w:lang w:eastAsia="es-CO"/>
          </w:rPr>
          <w:t xml:space="preserve">, </w:t>
        </w:r>
      </w:ins>
      <w:del w:id="1174" w:author="Camilo Andrés Díaz Gómez" w:date="2023-03-12T18:20:00Z">
        <w:r w:rsidRPr="00BD3055" w:rsidDel="00682C23">
          <w:rPr>
            <w:lang w:eastAsia="es-CO"/>
          </w:rPr>
          <w:delText>(</w:delText>
        </w:r>
      </w:del>
      <w:r w:rsidRPr="00BD3055">
        <w:rPr>
          <w:lang w:eastAsia="es-CO"/>
        </w:rPr>
        <w:t>2016).</w:t>
      </w:r>
      <w:commentRangeEnd w:id="1172"/>
      <w:r w:rsidR="003D4F76" w:rsidRPr="00BD3055">
        <w:rPr>
          <w:rStyle w:val="Refdecomentario"/>
        </w:rPr>
        <w:commentReference w:id="1172"/>
      </w:r>
    </w:p>
    <w:p w14:paraId="3CC4EA0A" w14:textId="77777777" w:rsidR="00616790" w:rsidRPr="00BD3055" w:rsidRDefault="00616790" w:rsidP="00B40FCE">
      <w:pPr>
        <w:pStyle w:val="PrrAPA"/>
        <w:rPr>
          <w:lang w:eastAsia="es-CO"/>
        </w:rPr>
      </w:pPr>
    </w:p>
    <w:p w14:paraId="7A7D5F56" w14:textId="77777777" w:rsidR="00B40FCE" w:rsidRPr="00BD3055" w:rsidRDefault="00B40FCE">
      <w:pPr>
        <w:pStyle w:val="PrrAPA"/>
        <w:ind w:firstLine="720"/>
        <w:rPr>
          <w:b/>
          <w:bCs/>
          <w:i/>
          <w:iCs/>
          <w:lang w:eastAsia="es-CO"/>
        </w:rPr>
        <w:pPrChange w:id="1175" w:author="Steff Guzmán" w:date="2023-03-13T19:44:00Z">
          <w:pPr>
            <w:pStyle w:val="PrrAPA"/>
          </w:pPr>
        </w:pPrChange>
      </w:pPr>
      <w:r w:rsidRPr="00BD3055">
        <w:rPr>
          <w:b/>
          <w:bCs/>
          <w:i/>
          <w:iCs/>
          <w:lang w:eastAsia="es-CO"/>
        </w:rPr>
        <w:lastRenderedPageBreak/>
        <w:t>La analítica de datos descriptiva</w:t>
      </w:r>
      <w:del w:id="1176" w:author="Camilo Andrés Díaz Gómez" w:date="2023-03-14T20:40:00Z">
        <w:r w:rsidRPr="00BD3055" w:rsidDel="00A83442">
          <w:rPr>
            <w:b/>
            <w:bCs/>
            <w:i/>
            <w:iCs/>
            <w:lang w:eastAsia="es-CO"/>
          </w:rPr>
          <w:delText>.</w:delText>
        </w:r>
      </w:del>
    </w:p>
    <w:p w14:paraId="0C9EC197" w14:textId="7F035485" w:rsidR="00B40FCE" w:rsidRPr="00BD3055" w:rsidRDefault="00B40FCE">
      <w:pPr>
        <w:pStyle w:val="PrrAPA"/>
        <w:ind w:firstLine="720"/>
        <w:rPr>
          <w:lang w:eastAsia="es-CO"/>
        </w:rPr>
        <w:pPrChange w:id="1177" w:author="Steff Guzmán" w:date="2023-03-13T19:44:00Z">
          <w:pPr>
            <w:pStyle w:val="PrrAPA"/>
          </w:pPr>
        </w:pPrChange>
      </w:pPr>
      <w:r w:rsidRPr="00BD3055">
        <w:rPr>
          <w:lang w:eastAsia="es-CO"/>
        </w:rPr>
        <w:t>Como estado inicial en el que los diferentes tomadores de decisiones profundizan en los respectivos datos históricos con el fin de detectar patrones de comportamiento en las variables para realizar análisis de correlación</w:t>
      </w:r>
      <w:del w:id="1178" w:author="Camilo Andrés Díaz Gómez" w:date="2023-03-14T20:21:00Z">
        <w:r w:rsidRPr="00BD3055" w:rsidDel="00952EC4">
          <w:rPr>
            <w:lang w:eastAsia="es-CO"/>
          </w:rPr>
          <w:delText>.</w:delText>
        </w:r>
      </w:del>
      <w:sdt>
        <w:sdtPr>
          <w:rPr>
            <w:lang w:eastAsia="es-CO"/>
          </w:rPr>
          <w:id w:val="-1049295451"/>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 xml:space="preserve"> (ibertech, 2006)</w:t>
          </w:r>
          <w:r w:rsidRPr="00BD3055">
            <w:rPr>
              <w:lang w:eastAsia="es-CO"/>
            </w:rPr>
            <w:fldChar w:fldCharType="end"/>
          </w:r>
        </w:sdtContent>
      </w:sdt>
      <w:r w:rsidR="00BB53D7" w:rsidRPr="00BD3055">
        <w:rPr>
          <w:lang w:eastAsia="es-CO"/>
        </w:rPr>
        <w:t>.</w:t>
      </w:r>
    </w:p>
    <w:p w14:paraId="3EDB34DE" w14:textId="77777777" w:rsidR="00BB53D7" w:rsidRPr="00BD3055" w:rsidRDefault="00BB53D7">
      <w:pPr>
        <w:pStyle w:val="PrrAPA"/>
        <w:ind w:firstLine="720"/>
        <w:rPr>
          <w:b/>
          <w:bCs/>
          <w:i/>
          <w:iCs/>
        </w:rPr>
        <w:pPrChange w:id="1179" w:author="Steff Guzmán" w:date="2023-03-13T19:44:00Z">
          <w:pPr>
            <w:pStyle w:val="PrrAPA"/>
          </w:pPr>
        </w:pPrChange>
      </w:pPr>
    </w:p>
    <w:p w14:paraId="23346461" w14:textId="511F7513" w:rsidR="00B40FCE" w:rsidRPr="00BD3055" w:rsidRDefault="00B40FCE">
      <w:pPr>
        <w:pStyle w:val="PrrAPA"/>
        <w:ind w:firstLine="720"/>
        <w:rPr>
          <w:i/>
          <w:iCs/>
        </w:rPr>
        <w:pPrChange w:id="1180" w:author="Steff Guzmán" w:date="2023-03-13T19:44:00Z">
          <w:pPr>
            <w:pStyle w:val="PrrAPA"/>
          </w:pPr>
        </w:pPrChange>
      </w:pPr>
      <w:r w:rsidRPr="00BD3055">
        <w:rPr>
          <w:b/>
          <w:bCs/>
          <w:i/>
          <w:iCs/>
        </w:rPr>
        <w:t>La analítica de datos predictiva</w:t>
      </w:r>
      <w:del w:id="1181" w:author="Camilo Andrés Díaz Gómez" w:date="2023-03-14T20:40:00Z">
        <w:r w:rsidRPr="00BD3055" w:rsidDel="00A83442">
          <w:rPr>
            <w:i/>
            <w:iCs/>
          </w:rPr>
          <w:delText>.</w:delText>
        </w:r>
      </w:del>
    </w:p>
    <w:p w14:paraId="404AB2C3" w14:textId="340919F9" w:rsidR="00B40FCE" w:rsidRDefault="00B40FCE">
      <w:pPr>
        <w:pStyle w:val="PrrAPA"/>
        <w:ind w:firstLine="720"/>
        <w:rPr>
          <w:ins w:id="1182" w:author="Camilo Andrés Díaz Gómez" w:date="2023-03-14T20:08:00Z"/>
          <w:lang w:eastAsia="es-CO"/>
        </w:rPr>
      </w:pPr>
      <w:r w:rsidRPr="00BD3055">
        <w:t xml:space="preserve">Donde las empresas con datos registrados </w:t>
      </w:r>
      <w:del w:id="1183" w:author="DIANA CAROLINA CANDIA HERRERA" w:date="2023-03-07T10:06:00Z">
        <w:r w:rsidRPr="00BD3055" w:rsidDel="003D4F76">
          <w:delText>anteriormente  generan</w:delText>
        </w:r>
      </w:del>
      <w:ins w:id="1184" w:author="DIANA CAROLINA CANDIA HERRERA" w:date="2023-03-07T10:06:00Z">
        <w:r w:rsidR="003D4F76" w:rsidRPr="00BD3055">
          <w:t>anteriormente generan</w:t>
        </w:r>
      </w:ins>
      <w:r w:rsidRPr="00BD3055">
        <w:t xml:space="preserve"> modelos de pronósticos sobre las tendencias y así poder realizar cambios para mejorar </w:t>
      </w:r>
      <w:sdt>
        <w:sdtPr>
          <w:rPr>
            <w:lang w:eastAsia="es-CO"/>
          </w:rPr>
          <w:id w:val="1291943706"/>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r w:rsidRPr="00BD3055">
        <w:rPr>
          <w:lang w:eastAsia="es-CO"/>
        </w:rPr>
        <w:t>.</w:t>
      </w:r>
    </w:p>
    <w:p w14:paraId="5C36351B" w14:textId="77777777" w:rsidR="00A023DA" w:rsidRPr="00BD3055" w:rsidRDefault="00A023DA">
      <w:pPr>
        <w:pStyle w:val="PrrAPA"/>
        <w:ind w:firstLine="720"/>
        <w:rPr>
          <w:lang w:eastAsia="es-CO"/>
        </w:rPr>
        <w:pPrChange w:id="1185" w:author="Steff Guzmán" w:date="2023-03-13T19:44:00Z">
          <w:pPr>
            <w:pStyle w:val="PrrAPA"/>
          </w:pPr>
        </w:pPrChange>
      </w:pPr>
    </w:p>
    <w:p w14:paraId="2467E530" w14:textId="40D036A8" w:rsidR="00B40FCE" w:rsidRPr="00BD3055" w:rsidRDefault="00B40FCE">
      <w:pPr>
        <w:pStyle w:val="PrrAPA"/>
        <w:ind w:firstLine="720"/>
        <w:rPr>
          <w:b/>
          <w:bCs/>
          <w:i/>
          <w:iCs/>
        </w:rPr>
        <w:pPrChange w:id="1186" w:author="Steff Guzmán" w:date="2023-03-13T19:44:00Z">
          <w:pPr>
            <w:pStyle w:val="PrrAPA"/>
          </w:pPr>
        </w:pPrChange>
      </w:pPr>
      <w:r w:rsidRPr="00BD3055">
        <w:rPr>
          <w:b/>
          <w:bCs/>
          <w:i/>
          <w:iCs/>
        </w:rPr>
        <w:t>La analítica de datos prescriptiva</w:t>
      </w:r>
      <w:del w:id="1187" w:author="Camilo Andrés Díaz Gómez" w:date="2023-03-14T20:40:00Z">
        <w:r w:rsidRPr="00BD3055" w:rsidDel="00A83442">
          <w:rPr>
            <w:b/>
            <w:bCs/>
            <w:i/>
            <w:iCs/>
          </w:rPr>
          <w:delText>.</w:delText>
        </w:r>
      </w:del>
    </w:p>
    <w:p w14:paraId="1B899745" w14:textId="43CF9345" w:rsidR="00B40FCE" w:rsidRPr="00BD3055" w:rsidRDefault="00B40FCE">
      <w:pPr>
        <w:pStyle w:val="PrrAPA"/>
        <w:ind w:firstLine="720"/>
        <w:rPr>
          <w:lang w:eastAsia="es-CO"/>
        </w:rPr>
        <w:pPrChange w:id="1188" w:author="Steff Guzmán" w:date="2023-03-13T19:44:00Z">
          <w:pPr>
            <w:pStyle w:val="PrrAPA"/>
          </w:pPr>
        </w:pPrChange>
      </w:pPr>
      <w:r w:rsidRPr="00BD3055">
        <w:t xml:space="preserve"> Donde las compañías utilizan modelos de simulación de escenarios, para la optimización de diferentes fuentes de interés</w:t>
      </w:r>
      <w:del w:id="1189" w:author="Camilo Andrés Díaz Gómez" w:date="2023-03-14T20:21:00Z">
        <w:r w:rsidRPr="00BD3055" w:rsidDel="00952EC4">
          <w:delText>.</w:delText>
        </w:r>
      </w:del>
      <w:r w:rsidRPr="00BD3055">
        <w:t xml:space="preserve"> </w:t>
      </w:r>
      <w:sdt>
        <w:sdtPr>
          <w:rPr>
            <w:lang w:eastAsia="es-CO"/>
          </w:rPr>
          <w:id w:val="-1627546007"/>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ins w:id="1190" w:author="Camilo Andrés Díaz Gómez" w:date="2023-03-14T20:21:00Z">
        <w:r w:rsidR="00952EC4">
          <w:rPr>
            <w:lang w:eastAsia="es-CO"/>
          </w:rPr>
          <w:t>.</w:t>
        </w:r>
      </w:ins>
    </w:p>
    <w:p w14:paraId="3F397D52" w14:textId="77777777" w:rsidR="00B40FCE" w:rsidRPr="00BD3055" w:rsidRDefault="00B40FCE" w:rsidP="00D00CDF">
      <w:pPr>
        <w:pStyle w:val="PrrAPA"/>
        <w:ind w:firstLine="720"/>
        <w:rPr>
          <w:lang w:eastAsia="es-CO"/>
        </w:rPr>
      </w:pPr>
    </w:p>
    <w:p w14:paraId="507CBE80" w14:textId="79AF5E08" w:rsidR="00B40FCE" w:rsidRPr="00A83442" w:rsidRDefault="00B40FCE">
      <w:pPr>
        <w:pStyle w:val="Ttulo4"/>
        <w:rPr>
          <w:b/>
          <w:bCs/>
          <w:lang w:eastAsia="es-CO"/>
          <w:rPrChange w:id="1191" w:author="Camilo Andrés Díaz Gómez" w:date="2023-03-14T20:42:00Z">
            <w:rPr>
              <w:lang w:eastAsia="es-CO"/>
            </w:rPr>
          </w:rPrChange>
        </w:rPr>
        <w:pPrChange w:id="1192" w:author="Camilo Andrés Díaz Gómez" w:date="2023-03-14T20:42:00Z">
          <w:pPr>
            <w:pStyle w:val="PrrAPA"/>
            <w:ind w:firstLine="720"/>
          </w:pPr>
        </w:pPrChange>
      </w:pPr>
      <w:r w:rsidRPr="00A83442">
        <w:rPr>
          <w:rFonts w:ascii="Times New Roman" w:hAnsi="Times New Roman" w:cs="Times New Roman"/>
          <w:b/>
          <w:bCs/>
          <w:color w:val="auto"/>
          <w:lang w:eastAsia="es-CO"/>
          <w:rPrChange w:id="1193" w:author="Camilo Andrés Díaz Gómez" w:date="2023-03-14T20:42:00Z">
            <w:rPr>
              <w:i/>
              <w:iCs/>
              <w:lang w:eastAsia="es-CO"/>
            </w:rPr>
          </w:rPrChange>
        </w:rPr>
        <w:t xml:space="preserve">Áreas </w:t>
      </w:r>
      <w:del w:id="1194" w:author="Camilo Andrés Díaz Gómez" w:date="2023-03-14T21:26:00Z">
        <w:r w:rsidRPr="00A83442" w:rsidDel="005C4C59">
          <w:rPr>
            <w:rFonts w:ascii="Times New Roman" w:hAnsi="Times New Roman" w:cs="Times New Roman"/>
            <w:b/>
            <w:bCs/>
            <w:color w:val="auto"/>
            <w:lang w:eastAsia="es-CO"/>
            <w:rPrChange w:id="1195" w:author="Camilo Andrés Díaz Gómez" w:date="2023-03-14T20:42:00Z">
              <w:rPr>
                <w:i/>
                <w:iCs/>
                <w:lang w:eastAsia="es-CO"/>
              </w:rPr>
            </w:rPrChange>
          </w:rPr>
          <w:delText>De</w:delText>
        </w:r>
      </w:del>
      <w:ins w:id="1196"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197" w:author="Camilo Andrés Díaz Gómez" w:date="2023-03-14T20:42:00Z">
            <w:rPr>
              <w:i/>
              <w:iCs/>
              <w:lang w:eastAsia="es-CO"/>
            </w:rPr>
          </w:rPrChange>
        </w:rPr>
        <w:t xml:space="preserve"> Aplicación </w:t>
      </w:r>
      <w:del w:id="1198" w:author="Camilo Andrés Díaz Gómez" w:date="2023-03-14T21:26:00Z">
        <w:r w:rsidRPr="00A83442" w:rsidDel="005C4C59">
          <w:rPr>
            <w:rFonts w:ascii="Times New Roman" w:hAnsi="Times New Roman" w:cs="Times New Roman"/>
            <w:b/>
            <w:bCs/>
            <w:color w:val="auto"/>
            <w:lang w:eastAsia="es-CO"/>
            <w:rPrChange w:id="1199" w:author="Camilo Andrés Díaz Gómez" w:date="2023-03-14T20:42:00Z">
              <w:rPr>
                <w:i/>
                <w:iCs/>
                <w:lang w:eastAsia="es-CO"/>
              </w:rPr>
            </w:rPrChange>
          </w:rPr>
          <w:delText>De</w:delText>
        </w:r>
      </w:del>
      <w:ins w:id="1200"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201" w:author="Camilo Andrés Díaz Gómez" w:date="2023-03-14T20:42:00Z">
            <w:rPr>
              <w:i/>
              <w:iCs/>
              <w:lang w:eastAsia="es-CO"/>
            </w:rPr>
          </w:rPrChange>
        </w:rPr>
        <w:t xml:space="preserve"> Analítica.</w:t>
      </w:r>
    </w:p>
    <w:p w14:paraId="4282F885" w14:textId="609D0CC1" w:rsidR="00B40FCE" w:rsidRPr="00BD3055" w:rsidRDefault="00B40FCE">
      <w:pPr>
        <w:pStyle w:val="PrrAPA"/>
        <w:ind w:firstLine="720"/>
        <w:pPrChange w:id="1202" w:author="Steff Guzmán" w:date="2023-03-13T19:44:00Z">
          <w:pPr>
            <w:pStyle w:val="PrrAPA"/>
          </w:pPr>
        </w:pPrChange>
      </w:pPr>
      <w:r w:rsidRPr="00BD3055">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1203" w:author="Camilo Andrés Díaz Gómez" w:date="2023-03-14T20:20:00Z">
        <w:r w:rsidRPr="00BD3055" w:rsidDel="00952EC4">
          <w:delText>.</w:delText>
        </w:r>
      </w:del>
      <w:sdt>
        <w:sdtPr>
          <w:id w:val="997393653"/>
          <w:citation/>
        </w:sdtPr>
        <w:sdtContent>
          <w:r w:rsidRPr="00BD3055">
            <w:fldChar w:fldCharType="begin"/>
          </w:r>
          <w:r w:rsidRPr="00BD3055">
            <w:instrText xml:space="preserve"> CITATION joy19 \l 9226 </w:instrText>
          </w:r>
          <w:r w:rsidRPr="00BD3055">
            <w:fldChar w:fldCharType="separate"/>
          </w:r>
          <w:r w:rsidRPr="00BD3055">
            <w:rPr>
              <w:noProof/>
            </w:rPr>
            <w:t xml:space="preserve"> (Joyanes Aguilar, 29 de mayo del 2019)</w:t>
          </w:r>
          <w:r w:rsidRPr="00BD3055">
            <w:fldChar w:fldCharType="end"/>
          </w:r>
        </w:sdtContent>
      </w:sdt>
      <w:r w:rsidRPr="00BD3055">
        <w:t xml:space="preserve">; muchas de las áreas pueden ser de economía, probabilidad, administración, web, inteligencia artificial </w:t>
      </w:r>
      <w:proofErr w:type="spellStart"/>
      <w:r w:rsidRPr="00BD3055">
        <w:t>etc</w:t>
      </w:r>
      <w:proofErr w:type="spellEnd"/>
      <w:del w:id="1204" w:author="Camilo Andrés Díaz Gómez" w:date="2023-03-14T20:19:00Z">
        <w:r w:rsidRPr="00BD3055" w:rsidDel="00952EC4">
          <w:delText>.</w:delText>
        </w:r>
      </w:del>
      <w:sdt>
        <w:sdtPr>
          <w:id w:val="29148296"/>
          <w:citation/>
        </w:sdtPr>
        <w:sdtContent>
          <w:r w:rsidRPr="00BD3055">
            <w:fldChar w:fldCharType="begin"/>
          </w:r>
          <w:r w:rsidRPr="00BD3055">
            <w:instrText xml:space="preserve"> CITATION Gom14 \l 9226 </w:instrText>
          </w:r>
          <w:r w:rsidRPr="00BD3055">
            <w:fldChar w:fldCharType="separate"/>
          </w:r>
          <w:r w:rsidRPr="00BD3055">
            <w:rPr>
              <w:noProof/>
            </w:rPr>
            <w:t xml:space="preserve"> (Gomez-Aguilar, Garcia-Peñalvo, &amp; Theron, 2014)</w:t>
          </w:r>
          <w:r w:rsidRPr="00BD3055">
            <w:fldChar w:fldCharType="end"/>
          </w:r>
        </w:sdtContent>
      </w:sdt>
      <w:r w:rsidRPr="00BD3055">
        <w:t>.</w:t>
      </w:r>
    </w:p>
    <w:p w14:paraId="5C4073FD" w14:textId="47B39C37" w:rsidR="00B40FCE" w:rsidRPr="00BD3055" w:rsidRDefault="00B40FCE" w:rsidP="00B40FCE">
      <w:pPr>
        <w:pStyle w:val="PrrAPA"/>
        <w:ind w:firstLine="720"/>
        <w:rPr>
          <w:b/>
          <w:bCs/>
          <w:lang w:eastAsia="es-CO"/>
        </w:rPr>
      </w:pPr>
      <w:r w:rsidRPr="00BD3055">
        <w:rPr>
          <w:b/>
          <w:bCs/>
          <w:lang w:eastAsia="es-CO"/>
        </w:rPr>
        <w:t xml:space="preserve"> </w:t>
      </w:r>
    </w:p>
    <w:p w14:paraId="7605BFE0" w14:textId="554F0115" w:rsidR="00B40FCE" w:rsidRPr="00A83442" w:rsidRDefault="00D843F5">
      <w:pPr>
        <w:pStyle w:val="Ttulo4"/>
        <w:rPr>
          <w:b/>
          <w:bCs/>
          <w:i w:val="0"/>
          <w:iCs w:val="0"/>
          <w:rPrChange w:id="1205" w:author="Camilo Andrés Díaz Gómez" w:date="2023-03-14T20:42:00Z">
            <w:rPr>
              <w:i/>
              <w:iCs/>
            </w:rPr>
          </w:rPrChange>
        </w:rPr>
        <w:pPrChange w:id="1206" w:author="Camilo Andrés Díaz Gómez" w:date="2023-03-14T20:42:00Z">
          <w:pPr>
            <w:pStyle w:val="PrrAPA"/>
            <w:ind w:firstLine="0"/>
          </w:pPr>
        </w:pPrChange>
      </w:pPr>
      <w:r w:rsidRPr="00A83442">
        <w:rPr>
          <w:rFonts w:ascii="Times New Roman" w:hAnsi="Times New Roman" w:cs="Times New Roman"/>
          <w:b/>
          <w:bCs/>
          <w:color w:val="auto"/>
          <w:rPrChange w:id="1207" w:author="Camilo Andrés Díaz Gómez" w:date="2023-03-14T20:42:00Z">
            <w:rPr/>
          </w:rPrChange>
        </w:rPr>
        <w:t xml:space="preserve">Cadena </w:t>
      </w:r>
      <w:del w:id="1208" w:author="Camilo Andrés Díaz Gómez" w:date="2023-03-14T21:26:00Z">
        <w:r w:rsidRPr="00A83442" w:rsidDel="005C4C59">
          <w:rPr>
            <w:rFonts w:ascii="Times New Roman" w:hAnsi="Times New Roman" w:cs="Times New Roman"/>
            <w:b/>
            <w:bCs/>
            <w:color w:val="auto"/>
            <w:rPrChange w:id="1209" w:author="Camilo Andrés Díaz Gómez" w:date="2023-03-14T20:42:00Z">
              <w:rPr/>
            </w:rPrChange>
          </w:rPr>
          <w:delText>De</w:delText>
        </w:r>
      </w:del>
      <w:ins w:id="1210"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211" w:author="Camilo Andrés Díaz Gómez" w:date="2023-03-14T20:42:00Z">
            <w:rPr/>
          </w:rPrChange>
        </w:rPr>
        <w:t xml:space="preserve"> Valor </w:t>
      </w:r>
      <w:del w:id="1212" w:author="Camilo Andrés Díaz Gómez" w:date="2023-03-14T21:26:00Z">
        <w:r w:rsidRPr="00A83442" w:rsidDel="005C4C59">
          <w:rPr>
            <w:rFonts w:ascii="Times New Roman" w:hAnsi="Times New Roman" w:cs="Times New Roman"/>
            <w:b/>
            <w:bCs/>
            <w:color w:val="auto"/>
            <w:rPrChange w:id="1213" w:author="Camilo Andrés Díaz Gómez" w:date="2023-03-14T20:42:00Z">
              <w:rPr/>
            </w:rPrChange>
          </w:rPr>
          <w:delText>De</w:delText>
        </w:r>
      </w:del>
      <w:ins w:id="1214"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215" w:author="Camilo Andrés Díaz Gómez" w:date="2023-03-14T20:42:00Z">
            <w:rPr/>
          </w:rPrChange>
        </w:rPr>
        <w:t xml:space="preserve"> Datos </w:t>
      </w:r>
    </w:p>
    <w:p w14:paraId="2C00E9A6" w14:textId="77777777" w:rsidR="00D843F5" w:rsidRPr="00BD3055" w:rsidRDefault="00D843F5">
      <w:pPr>
        <w:pStyle w:val="PrrAPA"/>
        <w:ind w:firstLine="720"/>
        <w:pPrChange w:id="1216" w:author="Steff Guzmán" w:date="2023-03-13T19:45:00Z">
          <w:pPr>
            <w:pStyle w:val="PrrAPA"/>
          </w:pPr>
        </w:pPrChange>
      </w:pPr>
      <w:r w:rsidRPr="00BD3055">
        <w:t>Como su propio nombre indica, son una gran cantidad de datos que representan cierta información</w:t>
      </w:r>
      <w:sdt>
        <w:sdtPr>
          <w:id w:val="-77682052"/>
          <w:citation/>
        </w:sdtPr>
        <w:sdtContent>
          <w:r w:rsidRPr="00BD3055">
            <w:fldChar w:fldCharType="begin"/>
          </w:r>
          <w:r w:rsidRPr="00BD3055">
            <w:instrText xml:space="preserve"> CITATION Qui06 \l 9226 </w:instrText>
          </w:r>
          <w:r w:rsidRPr="00BD3055">
            <w:fldChar w:fldCharType="separate"/>
          </w:r>
          <w:r w:rsidRPr="00BD3055">
            <w:rPr>
              <w:noProof/>
            </w:rPr>
            <w:t xml:space="preserve"> (Quintero, 2006)</w:t>
          </w:r>
          <w:r w:rsidRPr="00BD3055">
            <w:fldChar w:fldCharType="end"/>
          </w:r>
        </w:sdtContent>
      </w:sdt>
      <w:r w:rsidRPr="00BD3055">
        <w:t>; en el cual ciertas empresas ya están destinadas a prestar estos servicios; la cadena tiene varias etapas para su realización las cuales son:</w:t>
      </w:r>
    </w:p>
    <w:p w14:paraId="3A105D7F" w14:textId="77777777" w:rsidR="00D843F5" w:rsidRPr="00BD3055" w:rsidRDefault="00D843F5" w:rsidP="00D843F5">
      <w:pPr>
        <w:pStyle w:val="PrrAPA"/>
      </w:pPr>
    </w:p>
    <w:p w14:paraId="20DFA2F6" w14:textId="6267473A" w:rsidR="00D843F5" w:rsidRDefault="00D843F5" w:rsidP="00D843F5">
      <w:pPr>
        <w:pStyle w:val="Prrafodelista"/>
        <w:numPr>
          <w:ilvl w:val="0"/>
          <w:numId w:val="5"/>
        </w:numPr>
        <w:spacing w:after="160"/>
        <w:rPr>
          <w:ins w:id="1217" w:author="Camilo Andrés Díaz Gómez" w:date="2023-03-14T20:42:00Z"/>
          <w:rFonts w:cs="Times New Roman"/>
          <w:szCs w:val="24"/>
        </w:rPr>
      </w:pPr>
      <w:r w:rsidRPr="00BD3055">
        <w:rPr>
          <w:rFonts w:cs="Times New Roman"/>
          <w:szCs w:val="24"/>
        </w:rPr>
        <w:t>Priorizar: Determina por su posición en la lista, el primer conjunto de datos tiene la prioridad más alta.</w:t>
      </w:r>
    </w:p>
    <w:p w14:paraId="2F245F47" w14:textId="77777777" w:rsidR="00A83442" w:rsidRPr="00BD3055" w:rsidRDefault="00A83442">
      <w:pPr>
        <w:pStyle w:val="Prrafodelista"/>
        <w:spacing w:after="160"/>
        <w:ind w:left="720"/>
        <w:rPr>
          <w:rFonts w:cs="Times New Roman"/>
          <w:szCs w:val="24"/>
        </w:rPr>
        <w:pPrChange w:id="1218" w:author="Camilo Andrés Díaz Gómez" w:date="2023-03-14T20:42:00Z">
          <w:pPr>
            <w:pStyle w:val="Prrafodelista"/>
            <w:numPr>
              <w:numId w:val="5"/>
            </w:numPr>
            <w:spacing w:after="160"/>
            <w:ind w:left="720" w:hanging="360"/>
          </w:pPr>
        </w:pPrChange>
      </w:pPr>
    </w:p>
    <w:p w14:paraId="121E32D0" w14:textId="4B41516F" w:rsidR="00A83442" w:rsidRPr="00A83442" w:rsidRDefault="00D843F5" w:rsidP="00A83442">
      <w:pPr>
        <w:pStyle w:val="Prrafodelista"/>
        <w:numPr>
          <w:ilvl w:val="0"/>
          <w:numId w:val="5"/>
        </w:numPr>
        <w:spacing w:after="160"/>
        <w:rPr>
          <w:ins w:id="1219" w:author="Camilo Andrés Díaz Gómez" w:date="2023-03-14T20:42:00Z"/>
          <w:rFonts w:cs="Times New Roman"/>
          <w:szCs w:val="24"/>
        </w:rPr>
      </w:pPr>
      <w:r w:rsidRPr="00BD3055">
        <w:rPr>
          <w:rFonts w:cs="Times New Roman"/>
          <w:szCs w:val="24"/>
        </w:rPr>
        <w:t>Recolectar: Proceso de recopilación y medición de información sobre variables establecidas de una manera sistemática.</w:t>
      </w:r>
    </w:p>
    <w:p w14:paraId="0C9D85AF" w14:textId="77777777" w:rsidR="00A83442" w:rsidRPr="00BD3055" w:rsidRDefault="00A83442">
      <w:pPr>
        <w:pStyle w:val="Prrafodelista"/>
        <w:spacing w:after="160"/>
        <w:ind w:left="720"/>
        <w:rPr>
          <w:rFonts w:cs="Times New Roman"/>
          <w:szCs w:val="24"/>
        </w:rPr>
        <w:pPrChange w:id="1220" w:author="Camilo Andrés Díaz Gómez" w:date="2023-03-14T20:42:00Z">
          <w:pPr>
            <w:pStyle w:val="Prrafodelista"/>
            <w:numPr>
              <w:numId w:val="5"/>
            </w:numPr>
            <w:spacing w:after="160"/>
            <w:ind w:left="720" w:hanging="360"/>
          </w:pPr>
        </w:pPrChange>
      </w:pPr>
    </w:p>
    <w:p w14:paraId="3EE8702D" w14:textId="29883E32" w:rsidR="00A83442" w:rsidRPr="00A83442" w:rsidRDefault="00D843F5" w:rsidP="00A83442">
      <w:pPr>
        <w:pStyle w:val="Prrafodelista"/>
        <w:numPr>
          <w:ilvl w:val="0"/>
          <w:numId w:val="5"/>
        </w:numPr>
        <w:spacing w:after="160"/>
        <w:rPr>
          <w:ins w:id="1221" w:author="Camilo Andrés Díaz Gómez" w:date="2023-03-14T20:42:00Z"/>
          <w:rFonts w:cs="Times New Roman"/>
          <w:szCs w:val="24"/>
        </w:rPr>
      </w:pPr>
      <w:r w:rsidRPr="00BD3055">
        <w:rPr>
          <w:rFonts w:cs="Times New Roman"/>
          <w:szCs w:val="24"/>
        </w:rPr>
        <w:t>Integrar: Combinación de procesos técnicos y de negocio que se utilizan para combinar información de diferentes fuentes.</w:t>
      </w:r>
    </w:p>
    <w:p w14:paraId="60FF5839" w14:textId="77777777" w:rsidR="00A83442" w:rsidRPr="00BD3055" w:rsidRDefault="00A83442">
      <w:pPr>
        <w:pStyle w:val="Prrafodelista"/>
        <w:spacing w:after="160"/>
        <w:ind w:left="720"/>
        <w:rPr>
          <w:rFonts w:cs="Times New Roman"/>
          <w:szCs w:val="24"/>
        </w:rPr>
        <w:pPrChange w:id="1222" w:author="Camilo Andrés Díaz Gómez" w:date="2023-03-14T20:42:00Z">
          <w:pPr>
            <w:pStyle w:val="Prrafodelista"/>
            <w:numPr>
              <w:numId w:val="5"/>
            </w:numPr>
            <w:spacing w:after="160"/>
            <w:ind w:left="720" w:hanging="360"/>
          </w:pPr>
        </w:pPrChange>
      </w:pPr>
    </w:p>
    <w:p w14:paraId="5AF8F542" w14:textId="2CB7C0FE" w:rsidR="00A83442" w:rsidRPr="00A83442" w:rsidRDefault="00D843F5" w:rsidP="00A83442">
      <w:pPr>
        <w:pStyle w:val="Prrafodelista"/>
        <w:numPr>
          <w:ilvl w:val="0"/>
          <w:numId w:val="5"/>
        </w:numPr>
        <w:spacing w:after="160"/>
        <w:rPr>
          <w:ins w:id="1223" w:author="Camilo Andrés Díaz Gómez" w:date="2023-03-14T20:42:00Z"/>
          <w:rFonts w:cs="Times New Roman"/>
          <w:szCs w:val="24"/>
        </w:rPr>
      </w:pPr>
      <w:r w:rsidRPr="00BD3055">
        <w:rPr>
          <w:rFonts w:cs="Times New Roman"/>
          <w:szCs w:val="24"/>
        </w:rPr>
        <w:t>Procesar y analizar: Manipulación de elementos de datos para producir información significativa.</w:t>
      </w:r>
    </w:p>
    <w:p w14:paraId="13706C57" w14:textId="77777777" w:rsidR="00A83442" w:rsidRPr="00BD3055" w:rsidRDefault="00A83442">
      <w:pPr>
        <w:pStyle w:val="Prrafodelista"/>
        <w:spacing w:after="160"/>
        <w:ind w:left="720"/>
        <w:rPr>
          <w:rFonts w:cs="Times New Roman"/>
          <w:szCs w:val="24"/>
        </w:rPr>
        <w:pPrChange w:id="1224" w:author="Camilo Andrés Díaz Gómez" w:date="2023-03-14T20:42:00Z">
          <w:pPr>
            <w:pStyle w:val="Prrafodelista"/>
            <w:numPr>
              <w:numId w:val="5"/>
            </w:numPr>
            <w:spacing w:after="160"/>
            <w:ind w:left="720" w:hanging="360"/>
          </w:pPr>
        </w:pPrChange>
      </w:pPr>
    </w:p>
    <w:p w14:paraId="294F193A" w14:textId="53F6775C" w:rsidR="00A83442" w:rsidRPr="00A83442" w:rsidRDefault="00D843F5" w:rsidP="00A83442">
      <w:pPr>
        <w:pStyle w:val="Prrafodelista"/>
        <w:numPr>
          <w:ilvl w:val="0"/>
          <w:numId w:val="5"/>
        </w:numPr>
        <w:spacing w:after="160"/>
        <w:rPr>
          <w:ins w:id="1225" w:author="Camilo Andrés Díaz Gómez" w:date="2023-03-14T20:42:00Z"/>
          <w:rFonts w:cs="Times New Roman"/>
          <w:szCs w:val="24"/>
        </w:rPr>
      </w:pPr>
      <w:r w:rsidRPr="00BD3055">
        <w:rPr>
          <w:rFonts w:cs="Times New Roman"/>
          <w:szCs w:val="24"/>
        </w:rPr>
        <w:t>Visualizar: Presentación de datos en formato ilustrado o gráfico, el cual permite a los tomadores de decisiones poder optar la mejor opción.</w:t>
      </w:r>
    </w:p>
    <w:p w14:paraId="077B894E" w14:textId="77777777" w:rsidR="00A83442" w:rsidRPr="00BD3055" w:rsidRDefault="00A83442">
      <w:pPr>
        <w:pStyle w:val="Prrafodelista"/>
        <w:spacing w:after="160"/>
        <w:ind w:left="720"/>
        <w:rPr>
          <w:rFonts w:cs="Times New Roman"/>
          <w:szCs w:val="24"/>
        </w:rPr>
        <w:pPrChange w:id="1226" w:author="Camilo Andrés Díaz Gómez" w:date="2023-03-14T20:42:00Z">
          <w:pPr>
            <w:pStyle w:val="Prrafodelista"/>
            <w:numPr>
              <w:numId w:val="5"/>
            </w:numPr>
            <w:spacing w:after="160"/>
            <w:ind w:left="720" w:hanging="360"/>
          </w:pPr>
        </w:pPrChange>
      </w:pPr>
    </w:p>
    <w:p w14:paraId="48215B14" w14:textId="0212ADAB" w:rsidR="00A83442" w:rsidRPr="00A83442" w:rsidRDefault="00D843F5" w:rsidP="00A83442">
      <w:pPr>
        <w:pStyle w:val="Prrafodelista"/>
        <w:numPr>
          <w:ilvl w:val="0"/>
          <w:numId w:val="5"/>
        </w:numPr>
        <w:spacing w:after="160"/>
        <w:rPr>
          <w:ins w:id="1227" w:author="Camilo Andrés Díaz Gómez" w:date="2023-03-14T20:43:00Z"/>
          <w:rFonts w:cs="Times New Roman"/>
          <w:szCs w:val="24"/>
        </w:rPr>
      </w:pPr>
      <w:r w:rsidRPr="00BD3055">
        <w:rPr>
          <w:rFonts w:cs="Times New Roman"/>
          <w:szCs w:val="24"/>
        </w:rPr>
        <w:t>Impactar: es el uso que se le pueden dar a los datos frente al impacto que pude tener frente a la empresa u organización</w:t>
      </w:r>
      <w:ins w:id="1228" w:author="Camilo Andrés Díaz Gómez" w:date="2023-03-14T20:43:00Z">
        <w:r w:rsidR="00A83442">
          <w:rPr>
            <w:rFonts w:cs="Times New Roman"/>
            <w:szCs w:val="24"/>
          </w:rPr>
          <w:t>.</w:t>
        </w:r>
      </w:ins>
    </w:p>
    <w:p w14:paraId="03009358" w14:textId="77777777" w:rsidR="00A83442" w:rsidRPr="00BD3055" w:rsidRDefault="00A83442">
      <w:pPr>
        <w:pStyle w:val="Prrafodelista"/>
        <w:spacing w:after="160"/>
        <w:ind w:left="720"/>
        <w:rPr>
          <w:rFonts w:cs="Times New Roman"/>
          <w:szCs w:val="24"/>
        </w:rPr>
        <w:pPrChange w:id="1229" w:author="Camilo Andrés Díaz Gómez" w:date="2023-03-14T20:43:00Z">
          <w:pPr>
            <w:pStyle w:val="Prrafodelista"/>
            <w:numPr>
              <w:numId w:val="5"/>
            </w:numPr>
            <w:spacing w:after="160"/>
            <w:ind w:left="720" w:hanging="360"/>
          </w:pPr>
        </w:pPrChange>
      </w:pPr>
    </w:p>
    <w:p w14:paraId="6C331C5B" w14:textId="16D33D8A" w:rsidR="00D843F5" w:rsidRPr="00BD3055" w:rsidRDefault="00D843F5" w:rsidP="00D843F5">
      <w:pPr>
        <w:pStyle w:val="PrrAPA"/>
        <w:ind w:firstLine="720"/>
      </w:pPr>
      <w:r w:rsidRPr="00BD3055">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1230" w:author="Camilo Andrés Díaz Gómez" w:date="2023-03-14T20:43:00Z">
        <w:r w:rsidRPr="00BD3055" w:rsidDel="00A83442">
          <w:delText>planteamiento  de</w:delText>
        </w:r>
      </w:del>
      <w:ins w:id="1231" w:author="Camilo Andrés Díaz Gómez" w:date="2023-03-14T20:43:00Z">
        <w:r w:rsidR="00A83442" w:rsidRPr="00BD3055">
          <w:t>planteamiento de</w:t>
        </w:r>
      </w:ins>
      <w:r w:rsidRPr="00BD3055">
        <w:t xml:space="preserve"> estrategias o contingencias para el manejo de los respectivos datos pulidos (ver Figura 4)</w:t>
      </w:r>
      <w:r w:rsidR="00D5049C" w:rsidRPr="00BD3055">
        <w:t xml:space="preserve"> asimismo en la Tabla 1. Se muestran las etapas para realizar la cadena de valor </w:t>
      </w:r>
      <w:r w:rsidRPr="00BD3055">
        <w:t xml:space="preserve"> </w:t>
      </w:r>
      <w:sdt>
        <w:sdtPr>
          <w:id w:val="1029300625"/>
          <w:citation/>
        </w:sdtPr>
        <w:sdtContent>
          <w:r w:rsidRPr="00BD3055">
            <w:fldChar w:fldCharType="begin"/>
          </w:r>
          <w:r w:rsidRPr="00BD3055">
            <w:instrText xml:space="preserve"> CITATION Her89 \l 9226 </w:instrText>
          </w:r>
          <w:r w:rsidRPr="00BD3055">
            <w:fldChar w:fldCharType="separate"/>
          </w:r>
          <w:r w:rsidRPr="00BD3055">
            <w:rPr>
              <w:noProof/>
            </w:rPr>
            <w:t>(Hergert &amp; Morris, 1989)</w:t>
          </w:r>
          <w:r w:rsidRPr="00BD3055">
            <w:fldChar w:fldCharType="end"/>
          </w:r>
        </w:sdtContent>
      </w:sdt>
    </w:p>
    <w:p w14:paraId="3B3FE729" w14:textId="0E4115C4" w:rsidR="00D843F5" w:rsidRPr="00BD3055" w:rsidRDefault="00D843F5" w:rsidP="00996369">
      <w:pPr>
        <w:rPr>
          <w:ins w:id="1232" w:author="Steff Guzmán" w:date="2023-03-13T19:03:00Z"/>
          <w:rFonts w:cs="Times New Roman"/>
          <w:b/>
          <w:bCs/>
        </w:rPr>
      </w:pPr>
    </w:p>
    <w:p w14:paraId="71ECC655" w14:textId="064ADB0D" w:rsidR="00DB0B24" w:rsidRPr="00BD3055" w:rsidRDefault="00DB0B24" w:rsidP="00996369">
      <w:pPr>
        <w:rPr>
          <w:ins w:id="1233" w:author="Steff Guzmán" w:date="2023-03-13T19:03:00Z"/>
          <w:rFonts w:cs="Times New Roman"/>
          <w:b/>
          <w:bCs/>
        </w:rPr>
      </w:pPr>
    </w:p>
    <w:p w14:paraId="00C2471C" w14:textId="17BBCA99" w:rsidR="00DB0B24" w:rsidRPr="00BD3055" w:rsidRDefault="00DB0B24" w:rsidP="00996369">
      <w:pPr>
        <w:rPr>
          <w:ins w:id="1234" w:author="Steff Guzmán" w:date="2023-03-13T19:03:00Z"/>
          <w:rFonts w:cs="Times New Roman"/>
          <w:b/>
          <w:bCs/>
        </w:rPr>
      </w:pPr>
    </w:p>
    <w:p w14:paraId="1A580143" w14:textId="13082625" w:rsidR="00DB0B24" w:rsidRPr="00BD3055" w:rsidRDefault="00DB0B24" w:rsidP="00996369">
      <w:pPr>
        <w:rPr>
          <w:ins w:id="1235" w:author="Steff Guzmán" w:date="2023-03-13T19:03:00Z"/>
          <w:rFonts w:cs="Times New Roman"/>
          <w:b/>
          <w:bCs/>
        </w:rPr>
      </w:pPr>
    </w:p>
    <w:p w14:paraId="3AAC21AC" w14:textId="340D0E1E" w:rsidR="00DB0B24" w:rsidRPr="00BD3055" w:rsidRDefault="00DB0B24" w:rsidP="00996369">
      <w:pPr>
        <w:rPr>
          <w:ins w:id="1236" w:author="Steff Guzmán" w:date="2023-03-13T19:03:00Z"/>
          <w:rFonts w:cs="Times New Roman"/>
          <w:b/>
          <w:bCs/>
        </w:rPr>
      </w:pPr>
    </w:p>
    <w:p w14:paraId="73E36C56" w14:textId="058B5275" w:rsidR="00DB0B24" w:rsidRPr="00BD3055" w:rsidDel="00A83442" w:rsidRDefault="00DB0B24" w:rsidP="00996369">
      <w:pPr>
        <w:rPr>
          <w:ins w:id="1237" w:author="Steff Guzmán" w:date="2023-03-13T19:03:00Z"/>
          <w:del w:id="1238" w:author="Camilo Andrés Díaz Gómez" w:date="2023-03-14T20:43:00Z"/>
          <w:rFonts w:cs="Times New Roman"/>
          <w:b/>
          <w:bCs/>
        </w:rPr>
      </w:pPr>
    </w:p>
    <w:p w14:paraId="671EF19C" w14:textId="4CE7096D" w:rsidR="00DB0B24" w:rsidRPr="00BD3055" w:rsidDel="00A83442" w:rsidRDefault="00DB0B24" w:rsidP="00996369">
      <w:pPr>
        <w:rPr>
          <w:ins w:id="1239" w:author="Steff Guzmán" w:date="2023-03-13T19:03:00Z"/>
          <w:del w:id="1240" w:author="Camilo Andrés Díaz Gómez" w:date="2023-03-14T20:43:00Z"/>
          <w:rFonts w:cs="Times New Roman"/>
          <w:b/>
          <w:bCs/>
        </w:rPr>
      </w:pPr>
    </w:p>
    <w:p w14:paraId="7D698ABC" w14:textId="566179E8" w:rsidR="00DB0B24" w:rsidRPr="00BD3055" w:rsidDel="00A83442" w:rsidRDefault="00DB0B24" w:rsidP="00996369">
      <w:pPr>
        <w:rPr>
          <w:ins w:id="1241" w:author="Steff Guzmán" w:date="2023-03-13T19:03:00Z"/>
          <w:del w:id="1242" w:author="Camilo Andrés Díaz Gómez" w:date="2023-03-14T20:43:00Z"/>
          <w:rFonts w:cs="Times New Roman"/>
          <w:b/>
          <w:bCs/>
        </w:rPr>
      </w:pPr>
    </w:p>
    <w:p w14:paraId="5588A301" w14:textId="748E94EA" w:rsidR="00DB0B24" w:rsidRPr="00BD3055" w:rsidDel="00A83442" w:rsidRDefault="00DB0B24" w:rsidP="00996369">
      <w:pPr>
        <w:rPr>
          <w:ins w:id="1243" w:author="Steff Guzmán" w:date="2023-03-13T19:03:00Z"/>
          <w:del w:id="1244" w:author="Camilo Andrés Díaz Gómez" w:date="2023-03-14T20:43:00Z"/>
          <w:rFonts w:cs="Times New Roman"/>
          <w:b/>
          <w:bCs/>
        </w:rPr>
      </w:pPr>
    </w:p>
    <w:p w14:paraId="705CE5AD" w14:textId="1CF3DAD5" w:rsidR="00DB0B24" w:rsidRPr="00BD3055" w:rsidDel="00A83442" w:rsidRDefault="00DB0B24" w:rsidP="00996369">
      <w:pPr>
        <w:rPr>
          <w:ins w:id="1245" w:author="Steff Guzmán" w:date="2023-03-13T19:03:00Z"/>
          <w:del w:id="1246" w:author="Camilo Andrés Díaz Gómez" w:date="2023-03-14T20:43:00Z"/>
          <w:rFonts w:cs="Times New Roman"/>
          <w:b/>
          <w:bCs/>
        </w:rPr>
      </w:pPr>
    </w:p>
    <w:p w14:paraId="7BE98845" w14:textId="085A2CED" w:rsidR="00DB0B24" w:rsidRPr="00BD3055" w:rsidDel="00A83442" w:rsidRDefault="00DB0B24" w:rsidP="00996369">
      <w:pPr>
        <w:rPr>
          <w:del w:id="1247" w:author="Camilo Andrés Díaz Gómez" w:date="2023-03-14T20:43:00Z"/>
          <w:rFonts w:cs="Times New Roman"/>
          <w:b/>
          <w:bCs/>
        </w:rPr>
      </w:pPr>
    </w:p>
    <w:p w14:paraId="290455D1" w14:textId="4A272000" w:rsidR="00D843F5" w:rsidRPr="00BD3055" w:rsidDel="00C87243" w:rsidRDefault="00D843F5" w:rsidP="00996369">
      <w:pPr>
        <w:rPr>
          <w:del w:id="1248" w:author="Steff Guzmán" w:date="2023-03-13T18:46:00Z"/>
          <w:rFonts w:cs="Times New Roman"/>
          <w:b/>
          <w:bCs/>
        </w:rPr>
      </w:pPr>
      <w:del w:id="1249" w:author="Steff Guzmán" w:date="2023-03-13T18:46:00Z">
        <w:r w:rsidRPr="00BD3055" w:rsidDel="00C87243">
          <w:rPr>
            <w:rFonts w:cs="Times New Roman"/>
            <w:b/>
            <w:bCs/>
          </w:rPr>
          <w:delText>Figura 4.</w:delText>
        </w:r>
      </w:del>
    </w:p>
    <w:p w14:paraId="5A038886" w14:textId="14B241D3" w:rsidR="00C87243" w:rsidRPr="00A023DA" w:rsidRDefault="00C87243">
      <w:pPr>
        <w:pStyle w:val="Descripcin"/>
        <w:rPr>
          <w:ins w:id="1250" w:author="Steff Guzmán" w:date="2023-03-13T18:46:00Z"/>
        </w:rPr>
        <w:pPrChange w:id="1251" w:author="Steff Guzmán" w:date="2023-03-13T18:46:00Z">
          <w:pPr/>
        </w:pPrChange>
      </w:pPr>
      <w:bookmarkStart w:id="1252" w:name="_Toc129721774"/>
      <w:ins w:id="1253"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254" w:author="Steff Guzmán" w:date="2023-03-13T18:48:00Z">
        <w:r w:rsidRPr="00BD3055">
          <w:rPr>
            <w:rFonts w:cs="Times New Roman"/>
            <w:noProof/>
          </w:rPr>
          <w:t>4</w:t>
        </w:r>
      </w:ins>
      <w:ins w:id="1255" w:author="Steff Guzmán" w:date="2023-03-13T18:46:00Z">
        <w:r w:rsidRPr="00BD3055">
          <w:rPr>
            <w:rFonts w:cs="Times New Roman"/>
          </w:rPr>
          <w:fldChar w:fldCharType="end"/>
        </w:r>
      </w:ins>
      <w:ins w:id="1256" w:author="Camilo Andrés Díaz Gómez" w:date="2023-03-14T20:09:00Z">
        <w:r w:rsidR="00A023DA">
          <w:t xml:space="preserve"> </w:t>
        </w:r>
        <w:r w:rsidR="00A023DA" w:rsidRPr="00A023DA">
          <w:rPr>
            <w:rFonts w:cs="Times New Roman"/>
            <w:b w:val="0"/>
            <w:bCs/>
            <w:i/>
            <w:rPrChange w:id="1257" w:author="Camilo Andrés Díaz Gómez" w:date="2023-03-14T20:09:00Z">
              <w:rPr>
                <w:rFonts w:cs="Times New Roman"/>
                <w:b/>
                <w:i/>
              </w:rPr>
            </w:rPrChange>
          </w:rPr>
          <w:t>Cadena de valor</w:t>
        </w:r>
      </w:ins>
      <w:bookmarkEnd w:id="1252"/>
    </w:p>
    <w:p w14:paraId="655832DB" w14:textId="7ACAA720" w:rsidR="00D843F5" w:rsidRPr="00BD3055" w:rsidRDefault="00D22914" w:rsidP="00996369">
      <w:pPr>
        <w:rPr>
          <w:rFonts w:cs="Times New Roman"/>
          <w:i/>
          <w:iCs/>
        </w:rPr>
      </w:pPr>
      <w:r w:rsidRPr="00BD3055">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1258" w:author="Camilo Andrés Díaz Gómez" w:date="2023-03-14T20:09:00Z">
        <w:r w:rsidR="00D843F5" w:rsidRPr="00BD3055" w:rsidDel="00A023DA">
          <w:rPr>
            <w:rFonts w:cs="Times New Roman"/>
            <w:i/>
            <w:iCs/>
          </w:rPr>
          <w:delText>Cadena de valor</w:delText>
        </w:r>
      </w:del>
    </w:p>
    <w:p w14:paraId="4DF668EB" w14:textId="50C6A0D5" w:rsidR="00D843F5" w:rsidRPr="00BD3055" w:rsidRDefault="00D22914">
      <w:pPr>
        <w:jc w:val="left"/>
        <w:rPr>
          <w:rFonts w:cs="Times New Roman"/>
          <w:i/>
          <w:iCs/>
        </w:rPr>
        <w:pPrChange w:id="1259" w:author="JHONATAN MAURICIO VILLARREAL CORREDOR" w:date="2023-03-13T20:47:00Z">
          <w:pPr/>
        </w:pPrChange>
      </w:pPr>
      <w:ins w:id="1260" w:author="JHONATAN MAURICIO VILLARREAL CORREDOR" w:date="2023-03-13T20:47:00Z">
        <w:r w:rsidRPr="00BD3055">
          <w:rPr>
            <w:rFonts w:cs="Times New Roman"/>
            <w:i/>
            <w:iCs/>
          </w:rPr>
          <w:br w:type="textWrapping" w:clear="all"/>
        </w:r>
      </w:ins>
    </w:p>
    <w:p w14:paraId="39375DE8" w14:textId="5A3BA004" w:rsidR="00D843F5" w:rsidRPr="00A023DA" w:rsidRDefault="00DB0B24" w:rsidP="00996369">
      <w:pPr>
        <w:rPr>
          <w:rFonts w:cs="Times New Roman"/>
          <w:b/>
          <w:bCs/>
          <w:i/>
          <w:iCs/>
          <w:rPrChange w:id="1261" w:author="Camilo Andrés Díaz Gómez" w:date="2023-03-14T20:11:00Z">
            <w:rPr>
              <w:rFonts w:cs="Times New Roman"/>
              <w:b/>
              <w:bCs/>
            </w:rPr>
          </w:rPrChange>
        </w:rPr>
      </w:pPr>
      <w:commentRangeStart w:id="1262"/>
      <w:ins w:id="1263" w:author="Steff Guzmán" w:date="2023-03-13T19:03:00Z">
        <w:r w:rsidRPr="00BD3055">
          <w:rPr>
            <w:rFonts w:cs="Times New Roman"/>
            <w:b/>
            <w:bCs/>
            <w:i/>
            <w:iCs/>
            <w:rPrChange w:id="1264" w:author="Camilo Andrés Díaz Gómez" w:date="2023-03-14T19:47:00Z">
              <w:rPr>
                <w:rFonts w:cs="Times New Roman"/>
                <w:b/>
                <w:bCs/>
              </w:rPr>
            </w:rPrChange>
          </w:rPr>
          <w:t>Fuente</w:t>
        </w:r>
      </w:ins>
      <w:commentRangeEnd w:id="1262"/>
      <w:ins w:id="1265" w:author="Steff Guzmán" w:date="2023-03-13T19:04:00Z">
        <w:r w:rsidRPr="00BD3055">
          <w:rPr>
            <w:rStyle w:val="Refdecomentario"/>
            <w:rFonts w:cs="Times New Roman"/>
          </w:rPr>
          <w:commentReference w:id="1262"/>
        </w:r>
      </w:ins>
      <w:customXmlInsRangeStart w:id="1266" w:author="JHONATAN MAURICIO VILLARREAL CORREDOR" w:date="2023-03-13T20:55:00Z"/>
      <w:sdt>
        <w:sdtPr>
          <w:rPr>
            <w:rFonts w:cs="Times New Roman"/>
            <w:b/>
            <w:bCs/>
            <w:i/>
            <w:iCs/>
          </w:rPr>
          <w:id w:val="-1589373561"/>
          <w:citation/>
        </w:sdtPr>
        <w:sdtContent>
          <w:customXmlInsRangeEnd w:id="1266"/>
          <w:ins w:id="1267" w:author="JHONATAN MAURICIO VILLARREAL CORREDOR" w:date="2023-03-13T20:55:00Z">
            <w:r w:rsidR="00472E02" w:rsidRPr="00A023DA">
              <w:rPr>
                <w:rFonts w:cs="Times New Roman"/>
                <w:b/>
                <w:bCs/>
                <w:i/>
                <w:iCs/>
              </w:rPr>
              <w:fldChar w:fldCharType="begin"/>
            </w:r>
            <w:r w:rsidR="00472E02" w:rsidRPr="00A023DA">
              <w:rPr>
                <w:rFonts w:cs="Times New Roman"/>
                <w:b/>
                <w:bCs/>
                <w:i/>
                <w:iCs/>
              </w:rPr>
              <w:instrText xml:space="preserve"> CITATION Muñ19 \l 9226 </w:instrText>
            </w:r>
          </w:ins>
          <w:r w:rsidR="00472E02" w:rsidRPr="00A023DA">
            <w:rPr>
              <w:rFonts w:cs="Times New Roman"/>
              <w:b/>
              <w:bCs/>
              <w:i/>
              <w:iCs/>
            </w:rPr>
            <w:fldChar w:fldCharType="separate"/>
          </w:r>
          <w:ins w:id="1268" w:author="JHONATAN MAURICIO VILLARREAL CORREDOR" w:date="2023-03-13T20:55:00Z">
            <w:r w:rsidR="00472E02" w:rsidRPr="00A023DA">
              <w:rPr>
                <w:rFonts w:cs="Times New Roman"/>
                <w:b/>
                <w:bCs/>
                <w:i/>
                <w:iCs/>
                <w:noProof/>
              </w:rPr>
              <w:t xml:space="preserve"> </w:t>
            </w:r>
            <w:r w:rsidR="00472E02" w:rsidRPr="00A023DA">
              <w:rPr>
                <w:rFonts w:cs="Times New Roman"/>
                <w:i/>
                <w:iCs/>
                <w:noProof/>
                <w:rPrChange w:id="1269" w:author="Camilo Andrés Díaz Gómez" w:date="2023-03-14T20:11:00Z">
                  <w:rPr/>
                </w:rPrChange>
              </w:rPr>
              <w:t>(Muñoz, 2019)</w:t>
            </w:r>
            <w:r w:rsidR="00472E02" w:rsidRPr="00A023DA">
              <w:rPr>
                <w:rFonts w:cs="Times New Roman"/>
                <w:b/>
                <w:bCs/>
                <w:i/>
                <w:iCs/>
              </w:rPr>
              <w:fldChar w:fldCharType="end"/>
            </w:r>
          </w:ins>
          <w:customXmlInsRangeStart w:id="1270" w:author="JHONATAN MAURICIO VILLARREAL CORREDOR" w:date="2023-03-13T20:55:00Z"/>
        </w:sdtContent>
      </w:sdt>
      <w:customXmlInsRangeEnd w:id="1270"/>
      <w:ins w:id="1271" w:author="Camilo Andrés Díaz Gómez" w:date="2023-03-14T20:09:00Z">
        <w:r w:rsidR="00A023DA" w:rsidRPr="00A023DA">
          <w:rPr>
            <w:rFonts w:cs="Times New Roman"/>
            <w:b/>
            <w:bCs/>
            <w:i/>
            <w:iCs/>
          </w:rPr>
          <w:t>.</w:t>
        </w:r>
      </w:ins>
      <w:ins w:id="1272" w:author="JHONATAN MAURICIO VILLARREAL CORREDOR" w:date="2023-03-13T20:45:00Z">
        <w:del w:id="1273" w:author="Camilo Andrés Díaz Gómez" w:date="2023-03-14T20:09:00Z">
          <w:r w:rsidR="00D22914" w:rsidRPr="00A023DA" w:rsidDel="00A023DA">
            <w:rPr>
              <w:rFonts w:cs="Times New Roman"/>
              <w:b/>
              <w:bCs/>
              <w:i/>
              <w:iCs/>
            </w:rPr>
            <w:delText xml:space="preserve"> </w:delText>
          </w:r>
        </w:del>
      </w:ins>
      <w:customXmlInsRangeStart w:id="1274" w:author="JHONATAN MAURICIO VILLARREAL CORREDOR" w:date="2023-03-13T20:47:00Z"/>
      <w:customXmlDelRangeStart w:id="1275" w:author="Camilo Andrés Díaz Gómez" w:date="2023-03-14T20:09:00Z"/>
      <w:sdt>
        <w:sdtPr>
          <w:rPr>
            <w:rFonts w:cs="Times New Roman"/>
            <w:b/>
            <w:bCs/>
            <w:i/>
            <w:iCs/>
          </w:rPr>
          <w:id w:val="-399671665"/>
          <w:citation/>
        </w:sdtPr>
        <w:sdtContent>
          <w:customXmlInsRangeEnd w:id="1274"/>
          <w:customXmlDelRangeEnd w:id="1275"/>
          <w:ins w:id="1276" w:author="JHONATAN MAURICIO VILLARREAL CORREDOR" w:date="2023-03-13T20:47:00Z">
            <w:del w:id="1277" w:author="Camilo Andrés Díaz Gómez" w:date="2023-03-14T20:09:00Z">
              <w:r w:rsidR="00D22914" w:rsidRPr="00A023DA" w:rsidDel="00A023DA">
                <w:rPr>
                  <w:rFonts w:cs="Times New Roman"/>
                  <w:b/>
                  <w:bCs/>
                  <w:i/>
                  <w:iCs/>
                </w:rPr>
                <w:fldChar w:fldCharType="begin"/>
              </w:r>
              <w:r w:rsidR="00D22914" w:rsidRPr="00A023DA" w:rsidDel="00A023DA">
                <w:rPr>
                  <w:rFonts w:cs="Times New Roman"/>
                  <w:b/>
                  <w:bCs/>
                  <w:i/>
                  <w:iCs/>
                </w:rPr>
                <w:delInstrText xml:space="preserve"> CITATION Muñ19 \l 9226 </w:delInstrText>
              </w:r>
            </w:del>
          </w:ins>
          <w:del w:id="1278" w:author="Camilo Andrés Díaz Gómez" w:date="2023-03-14T20:09:00Z">
            <w:r w:rsidR="00D22914" w:rsidRPr="00A023DA" w:rsidDel="00A023DA">
              <w:rPr>
                <w:rFonts w:cs="Times New Roman"/>
                <w:b/>
                <w:bCs/>
                <w:i/>
                <w:iCs/>
              </w:rPr>
              <w:fldChar w:fldCharType="separate"/>
            </w:r>
          </w:del>
          <w:ins w:id="1279" w:author="JHONATAN MAURICIO VILLARREAL CORREDOR" w:date="2023-03-13T20:47:00Z">
            <w:del w:id="1280" w:author="Camilo Andrés Díaz Gómez" w:date="2023-03-14T20:09:00Z">
              <w:r w:rsidR="00D22914" w:rsidRPr="00A023DA" w:rsidDel="00A023DA">
                <w:rPr>
                  <w:rFonts w:cs="Times New Roman"/>
                  <w:i/>
                  <w:iCs/>
                  <w:noProof/>
                  <w:rPrChange w:id="1281" w:author="Camilo Andrés Díaz Gómez" w:date="2023-03-14T20:11:00Z">
                    <w:rPr/>
                  </w:rPrChange>
                </w:rPr>
                <w:delText>(Muñoz, 2019)</w:delText>
              </w:r>
              <w:r w:rsidR="00D22914" w:rsidRPr="00A023DA" w:rsidDel="00A023DA">
                <w:rPr>
                  <w:rFonts w:cs="Times New Roman"/>
                  <w:b/>
                  <w:bCs/>
                  <w:i/>
                  <w:iCs/>
                </w:rPr>
                <w:fldChar w:fldCharType="end"/>
              </w:r>
            </w:del>
          </w:ins>
          <w:customXmlInsRangeStart w:id="1282" w:author="JHONATAN MAURICIO VILLARREAL CORREDOR" w:date="2023-03-13T20:47:00Z"/>
          <w:customXmlDelRangeStart w:id="1283" w:author="Camilo Andrés Díaz Gómez" w:date="2023-03-14T20:09:00Z"/>
        </w:sdtContent>
      </w:sdt>
      <w:customXmlInsRangeEnd w:id="1282"/>
      <w:customXmlDelRangeEnd w:id="1283"/>
    </w:p>
    <w:p w14:paraId="70D8EB73" w14:textId="77777777" w:rsidR="00311749" w:rsidRPr="00BD3055" w:rsidRDefault="00311749" w:rsidP="00996369">
      <w:pPr>
        <w:rPr>
          <w:rFonts w:cs="Times New Roman"/>
          <w:b/>
          <w:bCs/>
        </w:rPr>
      </w:pPr>
    </w:p>
    <w:p w14:paraId="1C3B738F" w14:textId="2EA62CDA" w:rsidR="00244CE1" w:rsidRPr="00BD3055" w:rsidRDefault="00244CE1">
      <w:pPr>
        <w:pStyle w:val="Descripcin"/>
        <w:rPr>
          <w:ins w:id="1284" w:author="Steff Guzmán" w:date="2023-03-13T18:35:00Z"/>
          <w:rFonts w:cs="Times New Roman"/>
          <w:bCs/>
        </w:rPr>
        <w:pPrChange w:id="1285" w:author="Steff Guzmán" w:date="2023-03-13T18:36:00Z">
          <w:pPr/>
        </w:pPrChange>
      </w:pPr>
      <w:bookmarkStart w:id="1286" w:name="_Toc129625217"/>
      <w:bookmarkStart w:id="1287" w:name="_Toc129628014"/>
      <w:ins w:id="1288" w:author="Steff Guzmán" w:date="2023-03-13T18:3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1289" w:author="Steff Guzmán" w:date="2023-03-13T19:26:00Z">
        <w:r w:rsidR="005A4444" w:rsidRPr="00BD3055">
          <w:rPr>
            <w:rFonts w:cs="Times New Roman"/>
            <w:noProof/>
          </w:rPr>
          <w:t>1</w:t>
        </w:r>
      </w:ins>
      <w:bookmarkEnd w:id="1286"/>
      <w:bookmarkEnd w:id="1287"/>
      <w:ins w:id="1290" w:author="Steff Guzmán" w:date="2023-03-13T18:36:00Z">
        <w:r w:rsidRPr="00BD3055">
          <w:rPr>
            <w:rFonts w:cs="Times New Roman"/>
          </w:rPr>
          <w:fldChar w:fldCharType="end"/>
        </w:r>
      </w:ins>
      <w:ins w:id="1291" w:author="Camilo Andrés Díaz Gómez" w:date="2023-03-14T20:12:00Z">
        <w:r w:rsidR="00A023DA">
          <w:rPr>
            <w:rFonts w:cs="Times New Roman"/>
          </w:rPr>
          <w:t xml:space="preserve"> </w:t>
        </w:r>
        <w:r w:rsidR="00A023DA" w:rsidRPr="00A023DA">
          <w:rPr>
            <w:rFonts w:cs="Times New Roman"/>
            <w:b w:val="0"/>
            <w:bCs/>
            <w:i/>
            <w:rPrChange w:id="1292" w:author="Camilo Andrés Díaz Gómez" w:date="2023-03-14T20:12:00Z">
              <w:rPr>
                <w:rFonts w:cs="Times New Roman"/>
                <w:b/>
                <w:i/>
              </w:rPr>
            </w:rPrChange>
          </w:rPr>
          <w:t>Etapas para realizar cadena de valor</w:t>
        </w:r>
      </w:ins>
    </w:p>
    <w:p w14:paraId="6CBEF70A" w14:textId="50D01BD5" w:rsidR="00D843F5" w:rsidRPr="00BD3055" w:rsidDel="00244CE1" w:rsidRDefault="00D5049C" w:rsidP="00996369">
      <w:pPr>
        <w:rPr>
          <w:del w:id="1293" w:author="Steff Guzmán" w:date="2023-03-13T18:36:00Z"/>
          <w:rFonts w:cs="Times New Roman"/>
          <w:b/>
          <w:bCs/>
        </w:rPr>
      </w:pPr>
      <w:del w:id="1294" w:author="Steff Guzmán" w:date="2023-03-13T18:36:00Z">
        <w:r w:rsidRPr="00BD3055" w:rsidDel="00244CE1">
          <w:rPr>
            <w:rFonts w:cs="Times New Roman"/>
            <w:b/>
            <w:bCs/>
          </w:rPr>
          <w:delText xml:space="preserve">Tabla 1. </w:delText>
        </w:r>
      </w:del>
    </w:p>
    <w:p w14:paraId="34B60D01" w14:textId="66AA034A" w:rsidR="00D5049C" w:rsidRPr="00BD3055" w:rsidRDefault="00D5049C" w:rsidP="00996369">
      <w:pPr>
        <w:rPr>
          <w:rFonts w:cs="Times New Roman"/>
          <w:i/>
          <w:iCs/>
        </w:rPr>
      </w:pPr>
      <w:del w:id="1295" w:author="Camilo Andrés Díaz Gómez" w:date="2023-03-14T20:12:00Z">
        <w:r w:rsidRPr="00BD3055" w:rsidDel="00A023DA">
          <w:rPr>
            <w:rFonts w:cs="Times New Roman"/>
            <w:i/>
            <w:iCs/>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D3055"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D3055" w:rsidRDefault="00D5049C" w:rsidP="00C60B05">
            <w:pPr>
              <w:pStyle w:val="Prrafodelista"/>
              <w:jc w:val="center"/>
              <w:rPr>
                <w:rFonts w:cs="Times New Roman"/>
                <w:color w:val="auto"/>
                <w:szCs w:val="24"/>
              </w:rPr>
            </w:pPr>
            <w:r w:rsidRPr="00BD3055">
              <w:rPr>
                <w:rFonts w:cs="Times New Roman"/>
                <w:color w:val="auto"/>
                <w:szCs w:val="24"/>
              </w:rPr>
              <w:t>Recopilación</w:t>
            </w:r>
          </w:p>
        </w:tc>
        <w:tc>
          <w:tcPr>
            <w:tcW w:w="2046" w:type="dxa"/>
            <w:hideMark/>
          </w:tcPr>
          <w:p w14:paraId="30C5A018"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Publicación</w:t>
            </w:r>
          </w:p>
        </w:tc>
        <w:tc>
          <w:tcPr>
            <w:tcW w:w="1984" w:type="dxa"/>
            <w:hideMark/>
          </w:tcPr>
          <w:p w14:paraId="289B91A9"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Consumo</w:t>
            </w:r>
          </w:p>
        </w:tc>
        <w:tc>
          <w:tcPr>
            <w:tcW w:w="1983" w:type="dxa"/>
            <w:hideMark/>
          </w:tcPr>
          <w:p w14:paraId="732FCB2C"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Impacto</w:t>
            </w:r>
          </w:p>
        </w:tc>
      </w:tr>
      <w:tr w:rsidR="00D5049C" w:rsidRPr="00BD3055"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Identificar</w:t>
            </w:r>
          </w:p>
        </w:tc>
        <w:tc>
          <w:tcPr>
            <w:tcW w:w="2046" w:type="dxa"/>
            <w:hideMark/>
          </w:tcPr>
          <w:p w14:paraId="112745E4"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Analizar</w:t>
            </w:r>
          </w:p>
        </w:tc>
        <w:tc>
          <w:tcPr>
            <w:tcW w:w="1984" w:type="dxa"/>
            <w:hideMark/>
          </w:tcPr>
          <w:p w14:paraId="2AB0EE68"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Conectar</w:t>
            </w:r>
          </w:p>
        </w:tc>
        <w:tc>
          <w:tcPr>
            <w:tcW w:w="1983" w:type="dxa"/>
            <w:hideMark/>
          </w:tcPr>
          <w:p w14:paraId="60B6D68F"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Usar</w:t>
            </w:r>
          </w:p>
        </w:tc>
      </w:tr>
      <w:tr w:rsidR="00D5049C" w:rsidRPr="00BD3055"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 xml:space="preserve">Manipular </w:t>
            </w:r>
          </w:p>
        </w:tc>
        <w:tc>
          <w:tcPr>
            <w:tcW w:w="2046" w:type="dxa"/>
            <w:hideMark/>
          </w:tcPr>
          <w:p w14:paraId="3C45F6F3"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Liberación</w:t>
            </w:r>
          </w:p>
        </w:tc>
        <w:tc>
          <w:tcPr>
            <w:tcW w:w="1984" w:type="dxa"/>
            <w:hideMark/>
          </w:tcPr>
          <w:p w14:paraId="631FA556"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Incentivar</w:t>
            </w:r>
          </w:p>
        </w:tc>
        <w:tc>
          <w:tcPr>
            <w:tcW w:w="1983" w:type="dxa"/>
            <w:hideMark/>
          </w:tcPr>
          <w:p w14:paraId="5016C502"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Cambio</w:t>
            </w:r>
          </w:p>
        </w:tc>
      </w:tr>
      <w:tr w:rsidR="00D5049C" w:rsidRPr="00BD3055"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Proceso</w:t>
            </w:r>
          </w:p>
        </w:tc>
        <w:tc>
          <w:tcPr>
            <w:tcW w:w="2046" w:type="dxa"/>
            <w:hideMark/>
          </w:tcPr>
          <w:p w14:paraId="0725E810"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Diseminar</w:t>
            </w:r>
          </w:p>
        </w:tc>
        <w:tc>
          <w:tcPr>
            <w:tcW w:w="1984" w:type="dxa"/>
            <w:hideMark/>
          </w:tcPr>
          <w:p w14:paraId="54444FC1"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Influencia</w:t>
            </w:r>
          </w:p>
        </w:tc>
        <w:tc>
          <w:tcPr>
            <w:tcW w:w="1983" w:type="dxa"/>
            <w:hideMark/>
          </w:tcPr>
          <w:p w14:paraId="5BB483D1" w14:textId="77777777" w:rsidR="00D5049C" w:rsidRPr="00BD3055" w:rsidRDefault="00D5049C" w:rsidP="00C60B05">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Reutilizar</w:t>
            </w:r>
          </w:p>
        </w:tc>
      </w:tr>
    </w:tbl>
    <w:p w14:paraId="561B9FEE" w14:textId="77777777" w:rsidR="00A023DA" w:rsidRDefault="00A023DA" w:rsidP="00996369">
      <w:pPr>
        <w:rPr>
          <w:ins w:id="1296" w:author="Camilo Andrés Díaz Gómez" w:date="2023-03-14T20:09:00Z"/>
          <w:rFonts w:cs="Times New Roman"/>
          <w:i/>
          <w:iCs/>
        </w:rPr>
      </w:pPr>
    </w:p>
    <w:p w14:paraId="54F5BA83" w14:textId="616E277C" w:rsidR="00D5049C" w:rsidRPr="00BD3055" w:rsidRDefault="00DB0B24" w:rsidP="00996369">
      <w:pPr>
        <w:rPr>
          <w:rFonts w:cs="Times New Roman"/>
          <w:i/>
          <w:iCs/>
          <w:rPrChange w:id="1297" w:author="Camilo Andrés Díaz Gómez" w:date="2023-03-14T19:47:00Z">
            <w:rPr>
              <w:rFonts w:cs="Times New Roman"/>
              <w:b/>
              <w:bCs/>
              <w:i/>
              <w:iCs/>
            </w:rPr>
          </w:rPrChange>
        </w:rPr>
      </w:pPr>
      <w:ins w:id="1298" w:author="Steff Guzmán" w:date="2023-03-13T19:04:00Z">
        <w:r w:rsidRPr="00BD3055">
          <w:rPr>
            <w:rFonts w:cs="Times New Roman"/>
            <w:i/>
            <w:iCs/>
            <w:rPrChange w:id="1299" w:author="Camilo Andrés Díaz Gómez" w:date="2023-03-14T19:47:00Z">
              <w:rPr>
                <w:rFonts w:cs="Times New Roman"/>
                <w:b/>
                <w:bCs/>
                <w:i/>
                <w:iCs/>
              </w:rPr>
            </w:rPrChange>
          </w:rPr>
          <w:t xml:space="preserve">Fuente: </w:t>
        </w:r>
      </w:ins>
      <w:ins w:id="1300" w:author="Steff Guzmán" w:date="2023-03-13T19:05:00Z">
        <w:r w:rsidRPr="00BD3055">
          <w:rPr>
            <w:rFonts w:cs="Times New Roman"/>
            <w:i/>
            <w:iCs/>
            <w:rPrChange w:id="1301" w:author="Camilo Andrés Díaz Gómez" w:date="2023-03-14T19:47:00Z">
              <w:rPr>
                <w:rFonts w:cs="Times New Roman"/>
                <w:b/>
                <w:bCs/>
                <w:i/>
                <w:iCs/>
              </w:rPr>
            </w:rPrChange>
          </w:rPr>
          <w:t>Elaboración propia</w:t>
        </w:r>
      </w:ins>
      <w:ins w:id="1302" w:author="Camilo Andrés Díaz Gómez" w:date="2023-03-14T20:11:00Z">
        <w:r w:rsidR="00A023DA">
          <w:rPr>
            <w:rFonts w:cs="Times New Roman"/>
            <w:i/>
            <w:iCs/>
          </w:rPr>
          <w:t>.</w:t>
        </w:r>
      </w:ins>
    </w:p>
    <w:p w14:paraId="221528FD" w14:textId="77777777" w:rsidR="00DB0B24" w:rsidRPr="00BD3055" w:rsidRDefault="00DB0B24" w:rsidP="00996369">
      <w:pPr>
        <w:rPr>
          <w:ins w:id="1303" w:author="Steff Guzmán" w:date="2023-03-13T19:05:00Z"/>
          <w:rFonts w:cs="Times New Roman"/>
          <w:b/>
          <w:bCs/>
        </w:rPr>
      </w:pPr>
    </w:p>
    <w:p w14:paraId="6E23B492" w14:textId="4030901B" w:rsidR="00D5049C" w:rsidRPr="00A83442" w:rsidRDefault="007A700C">
      <w:pPr>
        <w:pStyle w:val="Ttulo4"/>
        <w:rPr>
          <w:rFonts w:cs="Times New Roman"/>
          <w:b/>
          <w:bCs/>
          <w:rPrChange w:id="1304" w:author="Camilo Andrés Díaz Gómez" w:date="2023-03-14T20:43:00Z">
            <w:rPr/>
          </w:rPrChange>
        </w:rPr>
        <w:pPrChange w:id="1305" w:author="Camilo Andrés Díaz Gómez" w:date="2023-03-14T20:43:00Z">
          <w:pPr/>
        </w:pPrChange>
      </w:pPr>
      <w:r w:rsidRPr="00A83442">
        <w:rPr>
          <w:rFonts w:ascii="Times New Roman" w:hAnsi="Times New Roman" w:cs="Times New Roman"/>
          <w:b/>
          <w:bCs/>
          <w:i w:val="0"/>
          <w:iCs w:val="0"/>
          <w:color w:val="auto"/>
          <w:rPrChange w:id="1306" w:author="Camilo Andrés Díaz Gómez" w:date="2023-03-14T20:43:00Z">
            <w:rPr>
              <w:i/>
              <w:iCs/>
            </w:rPr>
          </w:rPrChange>
        </w:rPr>
        <w:t xml:space="preserve">Datos </w:t>
      </w:r>
    </w:p>
    <w:p w14:paraId="5E5C0ACE" w14:textId="1B572E12" w:rsidR="00A83442" w:rsidRPr="00BD3055" w:rsidDel="00807BA4" w:rsidRDefault="007A700C">
      <w:pPr>
        <w:pStyle w:val="PrrAPA"/>
        <w:ind w:firstLine="720"/>
        <w:rPr>
          <w:del w:id="1307" w:author="JHONATAN MAURICIO VILLARREAL CORREDOR" w:date="2023-03-14T22:10:00Z"/>
        </w:rPr>
        <w:pPrChange w:id="1308" w:author="Camilo Andrés Díaz Gómez" w:date="2023-03-14T20:53:00Z">
          <w:pPr>
            <w:pStyle w:val="PrrAPA"/>
          </w:pPr>
        </w:pPrChange>
      </w:pPr>
      <w:r w:rsidRPr="00BD3055">
        <w:t xml:space="preserve">Representación simbólica de alguna información o </w:t>
      </w:r>
      <w:del w:id="1309" w:author="Camilo Andrés Díaz Gómez" w:date="2023-03-14T20:51:00Z">
        <w:r w:rsidRPr="00BD3055" w:rsidDel="00076F39">
          <w:delText xml:space="preserve">procedimiento </w:delText>
        </w:r>
      </w:del>
      <w:ins w:id="1310" w:author="Camilo Andrés Díaz Gómez" w:date="2023-03-14T20:51:00Z">
        <w:r w:rsidR="00076F39" w:rsidRPr="00BD3055">
          <w:t>procedimiento</w:t>
        </w:r>
        <w:r w:rsidR="00076F39">
          <w:t xml:space="preserve">, </w:t>
        </w:r>
      </w:ins>
      <w:r w:rsidRPr="00BD3055">
        <w:t>en la cual</w:t>
      </w:r>
      <w:ins w:id="1311" w:author="Camilo Andrés Díaz Gómez" w:date="2023-03-14T20:51:00Z">
        <w:r w:rsidR="00076F39">
          <w:t>,</w:t>
        </w:r>
      </w:ins>
      <w:r w:rsidRPr="00BD3055">
        <w:t xml:space="preserve"> puede ser almacenado y analizado para poder realizar ciertas operaciones y así poder generar </w:t>
      </w:r>
      <w:r w:rsidRPr="00BD3055">
        <w:lastRenderedPageBreak/>
        <w:t>información adecuada para l</w:t>
      </w:r>
      <w:ins w:id="1312" w:author="Camilo Andrés Díaz Gómez" w:date="2023-03-14T20:52:00Z">
        <w:r w:rsidR="00076F39">
          <w:t xml:space="preserve">a toma de decisiones </w:t>
        </w:r>
      </w:ins>
      <w:del w:id="1313" w:author="Camilo Andrés Díaz Gómez" w:date="2023-03-14T20:52:00Z">
        <w:r w:rsidRPr="00BD3055" w:rsidDel="00076F39">
          <w:delText xml:space="preserve">a implementación en campañas de publicidad para tomar decisiones </w:delText>
        </w:r>
      </w:del>
      <w:r w:rsidRPr="00BD3055">
        <w:t>frente a</w:t>
      </w:r>
      <w:del w:id="1314" w:author="Camilo Andrés Díaz Gómez" w:date="2023-03-14T20:52:00Z">
        <w:r w:rsidRPr="00BD3055" w:rsidDel="00076F39">
          <w:delText xml:space="preserve"> e</w:delText>
        </w:r>
      </w:del>
      <w:r w:rsidRPr="00BD3055">
        <w:t xml:space="preserve">l mejoramiento de procesos en los diferentes campos </w:t>
      </w:r>
      <w:del w:id="1315" w:author="Camilo Andrés Díaz Gómez" w:date="2023-03-14T20:52:00Z">
        <w:r w:rsidRPr="00BD3055" w:rsidDel="00076F39">
          <w:delText xml:space="preserve">o predicciones al futuro </w:delText>
        </w:r>
      </w:del>
      <w:r w:rsidRPr="00BD3055">
        <w:t xml:space="preserve">para el </w:t>
      </w:r>
      <w:ins w:id="1316" w:author="Camilo Andrés Díaz Gómez" w:date="2023-03-14T20:52:00Z">
        <w:r w:rsidR="00076F39">
          <w:t>obte</w:t>
        </w:r>
      </w:ins>
      <w:ins w:id="1317" w:author="Camilo Andrés Díaz Gómez" w:date="2023-03-14T20:53:00Z">
        <w:r w:rsidR="00076F39">
          <w:t>ner mejor desempeño</w:t>
        </w:r>
      </w:ins>
      <w:del w:id="1318" w:author="Camilo Andrés Díaz Gómez" w:date="2023-03-14T20:53:00Z">
        <w:r w:rsidRPr="00BD3055" w:rsidDel="00076F39">
          <w:delText>desempeño</w:delText>
        </w:r>
      </w:del>
      <w:r w:rsidRPr="00BD3055">
        <w:t xml:space="preserve"> de empresas o establecimientos.</w:t>
      </w:r>
    </w:p>
    <w:p w14:paraId="247C9F34" w14:textId="37690586" w:rsidR="007A700C" w:rsidRPr="00BD3055" w:rsidDel="00807BA4" w:rsidRDefault="00076F39" w:rsidP="00807BA4">
      <w:pPr>
        <w:pStyle w:val="PrrAPA"/>
        <w:ind w:firstLine="0"/>
        <w:rPr>
          <w:del w:id="1319" w:author="JHONATAN MAURICIO VILLARREAL CORREDOR" w:date="2023-03-14T22:10:00Z"/>
        </w:rPr>
        <w:pPrChange w:id="1320" w:author="JHONATAN MAURICIO VILLARREAL CORREDOR" w:date="2023-03-14T22:10:00Z">
          <w:pPr>
            <w:pStyle w:val="PrrAPA"/>
          </w:pPr>
        </w:pPrChange>
      </w:pPr>
      <w:ins w:id="1321" w:author="Camilo Andrés Díaz Gómez" w:date="2023-03-14T20:55:00Z">
        <w:del w:id="1322" w:author="JHONATAN MAURICIO VILLARREAL CORREDOR" w:date="2023-03-14T22:10:00Z">
          <w:r w:rsidRPr="00076F39" w:rsidDel="00807BA4">
            <w:rPr>
              <w:b/>
              <w:bCs/>
              <w:color w:val="FF0000"/>
              <w:rPrChange w:id="1323" w:author="Camilo Andrés Díaz Gómez" w:date="2023-03-14T20:55:00Z">
                <w:rPr/>
              </w:rPrChange>
            </w:rPr>
            <w:delText>CAMBIAR SENTIDO DE ORACIÖN</w:delText>
          </w:r>
          <w:r w:rsidRPr="00076F39" w:rsidDel="00807BA4">
            <w:rPr>
              <w:color w:val="FF0000"/>
              <w:rPrChange w:id="1324" w:author="Camilo Andrés Díaz Gómez" w:date="2023-03-14T20:55:00Z">
                <w:rPr/>
              </w:rPrChange>
            </w:rPr>
            <w:delText xml:space="preserve"> </w:delText>
          </w:r>
        </w:del>
      </w:ins>
      <w:del w:id="1325" w:author="JHONATAN MAURICIO VILLARREAL CORREDOR" w:date="2023-03-14T22:10:00Z">
        <w:r w:rsidR="007A700C" w:rsidRPr="00BD3055" w:rsidDel="00807BA4">
          <w:delText>Toda Información debe estar disponible en todo momento y estos tiene un valor justo</w:delText>
        </w:r>
      </w:del>
      <w:ins w:id="1326" w:author="Camilo Andrés Díaz Gómez" w:date="2023-03-14T20:50:00Z">
        <w:del w:id="1327" w:author="JHONATAN MAURICIO VILLARREAL CORREDOR" w:date="2023-03-14T22:10:00Z">
          <w:r w:rsidDel="00807BA4">
            <w:delText>,</w:delText>
          </w:r>
        </w:del>
      </w:ins>
      <w:del w:id="1328" w:author="JHONATAN MAURICIO VILLARREAL CORREDOR" w:date="2023-03-14T22:10:00Z">
        <w:r w:rsidR="007A700C" w:rsidRPr="00BD3055" w:rsidDel="00807BA4">
          <w:delText xml:space="preserve"> en el cual</w:delText>
        </w:r>
      </w:del>
      <w:ins w:id="1329" w:author="Camilo Andrés Díaz Gómez" w:date="2023-03-14T20:50:00Z">
        <w:del w:id="1330" w:author="JHONATAN MAURICIO VILLARREAL CORREDOR" w:date="2023-03-14T22:10:00Z">
          <w:r w:rsidDel="00807BA4">
            <w:delText>,</w:delText>
          </w:r>
        </w:del>
      </w:ins>
      <w:del w:id="1331" w:author="JHONATAN MAURICIO VILLARREAL CORREDOR" w:date="2023-03-14T22:10:00Z">
        <w:r w:rsidR="007A700C" w:rsidRPr="00BD3055" w:rsidDel="00807BA4">
          <w:delText xml:space="preserve"> los datos deben tener privilegios para poder distribuirlos y reutilizarlos.</w:delText>
        </w:r>
      </w:del>
      <w:customXmlDelRangeStart w:id="1332" w:author="JHONATAN MAURICIO VILLARREAL CORREDOR" w:date="2023-03-14T22:10:00Z"/>
      <w:sdt>
        <w:sdtPr>
          <w:id w:val="1112558567"/>
          <w:citation/>
        </w:sdtPr>
        <w:sdtContent>
          <w:customXmlDelRangeEnd w:id="1332"/>
          <w:del w:id="1333" w:author="JHONATAN MAURICIO VILLARREAL CORREDOR" w:date="2023-03-14T22:10:00Z">
            <w:r w:rsidR="007A700C" w:rsidRPr="00BD3055" w:rsidDel="00807BA4">
              <w:fldChar w:fldCharType="begin"/>
            </w:r>
            <w:r w:rsidR="007A700C" w:rsidRPr="00BD3055" w:rsidDel="00807BA4">
              <w:delInstrText xml:space="preserve"> CITATION Lou11 \l 9226 </w:delInstrText>
            </w:r>
            <w:r w:rsidR="007A700C" w:rsidRPr="00BD3055" w:rsidDel="00807BA4">
              <w:fldChar w:fldCharType="separate"/>
            </w:r>
            <w:r w:rsidR="007A700C" w:rsidRPr="00BD3055" w:rsidDel="00807BA4">
              <w:rPr>
                <w:noProof/>
              </w:rPr>
              <w:delText xml:space="preserve"> (Loukides, 2011)</w:delText>
            </w:r>
            <w:r w:rsidR="007A700C" w:rsidRPr="00BD3055" w:rsidDel="00807BA4">
              <w:fldChar w:fldCharType="end"/>
            </w:r>
          </w:del>
          <w:customXmlDelRangeStart w:id="1334" w:author="JHONATAN MAURICIO VILLARREAL CORREDOR" w:date="2023-03-14T22:10:00Z"/>
        </w:sdtContent>
      </w:sdt>
      <w:customXmlDelRangeEnd w:id="1334"/>
      <w:ins w:id="1335" w:author="Camilo Andrés Díaz Gómez" w:date="2023-03-14T20:19:00Z">
        <w:del w:id="1336" w:author="JHONATAN MAURICIO VILLARREAL CORREDOR" w:date="2023-03-14T22:10:00Z">
          <w:r w:rsidR="00952EC4" w:rsidDel="00807BA4">
            <w:delText>.</w:delText>
          </w:r>
        </w:del>
      </w:ins>
    </w:p>
    <w:p w14:paraId="18F44239" w14:textId="77777777" w:rsidR="007A700C" w:rsidRPr="00BD3055" w:rsidRDefault="007A700C" w:rsidP="00807BA4">
      <w:pPr>
        <w:pStyle w:val="PrrAPA"/>
        <w:ind w:firstLine="720"/>
        <w:pPrChange w:id="1337" w:author="JHONATAN MAURICIO VILLARREAL CORREDOR" w:date="2023-03-14T22:10:00Z">
          <w:pPr>
            <w:pStyle w:val="PrrAPA"/>
            <w:ind w:firstLine="0"/>
          </w:pPr>
        </w:pPrChange>
      </w:pPr>
    </w:p>
    <w:p w14:paraId="4A0DAB0C" w14:textId="330E091C" w:rsidR="007A700C" w:rsidDel="00076F39" w:rsidRDefault="007A700C" w:rsidP="00996369">
      <w:pPr>
        <w:rPr>
          <w:del w:id="1338" w:author="Camilo Andrés Díaz Gómez" w:date="2023-03-14T20:49:00Z"/>
          <w:rFonts w:cs="Times New Roman"/>
          <w:b/>
          <w:bCs/>
          <w:i/>
          <w:iCs/>
          <w:color w:val="FF0000"/>
        </w:rPr>
      </w:pPr>
      <w:del w:id="1339" w:author="Camilo Andrés Díaz Gómez" w:date="2023-03-14T20:49:00Z">
        <w:r w:rsidRPr="00A83442" w:rsidDel="00076F39">
          <w:rPr>
            <w:rFonts w:cs="Times New Roman"/>
            <w:b/>
            <w:bCs/>
            <w:i/>
            <w:iCs/>
            <w:color w:val="FF0000"/>
            <w:rPrChange w:id="1340" w:author="Camilo Andrés Díaz Gómez" w:date="2023-03-14T20:44:00Z">
              <w:rPr>
                <w:rFonts w:cs="Times New Roman"/>
                <w:b/>
                <w:bCs/>
                <w:i/>
                <w:iCs/>
              </w:rPr>
            </w:rPrChange>
          </w:rPr>
          <w:delText xml:space="preserve">Datos Abiertos </w:delText>
        </w:r>
      </w:del>
    </w:p>
    <w:p w14:paraId="3C804EEA" w14:textId="2DBC158C" w:rsidR="00076F39" w:rsidRDefault="00076F39" w:rsidP="00996369">
      <w:pPr>
        <w:rPr>
          <w:ins w:id="1341" w:author="Camilo Andrés Díaz Gómez" w:date="2023-03-14T20:55:00Z"/>
          <w:rFonts w:cs="Times New Roman"/>
          <w:b/>
          <w:bCs/>
          <w:i/>
          <w:iCs/>
          <w:color w:val="FF0000"/>
        </w:rPr>
      </w:pPr>
      <w:ins w:id="1342" w:author="Camilo Andrés Díaz Gómez" w:date="2023-03-14T20:55:00Z">
        <w:del w:id="1343" w:author="JHONATAN MAURICIO VILLARREAL CORREDOR" w:date="2023-03-14T22:10:00Z">
          <w:r w:rsidDel="00807BA4">
            <w:rPr>
              <w:rFonts w:cs="Times New Roman"/>
              <w:b/>
              <w:bCs/>
              <w:i/>
              <w:iCs/>
              <w:color w:val="FF0000"/>
            </w:rPr>
            <w:tab/>
          </w:r>
        </w:del>
      </w:ins>
    </w:p>
    <w:p w14:paraId="2DE2274F" w14:textId="2B78C463" w:rsidR="00076F39" w:rsidRPr="00076F39" w:rsidRDefault="00076F39">
      <w:pPr>
        <w:pStyle w:val="Ttulo5"/>
        <w:rPr>
          <w:ins w:id="1344" w:author="Camilo Andrés Díaz Gómez" w:date="2023-03-14T20:55:00Z"/>
          <w:b/>
          <w:bCs/>
          <w:i/>
          <w:iCs/>
          <w:color w:val="auto"/>
          <w:rPrChange w:id="1345" w:author="Camilo Andrés Díaz Gómez" w:date="2023-03-14T20:55:00Z">
            <w:rPr>
              <w:ins w:id="1346" w:author="Camilo Andrés Díaz Gómez" w:date="2023-03-14T20:55:00Z"/>
              <w:i w:val="0"/>
              <w:iCs w:val="0"/>
            </w:rPr>
          </w:rPrChange>
        </w:rPr>
        <w:pPrChange w:id="1347" w:author="Camilo Andrés Díaz Gómez" w:date="2023-03-14T20:55:00Z">
          <w:pPr>
            <w:pStyle w:val="Ttulo4"/>
          </w:pPr>
        </w:pPrChange>
      </w:pPr>
      <w:ins w:id="1348" w:author="Camilo Andrés Díaz Gómez" w:date="2023-03-14T20:56:00Z">
        <w:r w:rsidRPr="00076F39">
          <w:rPr>
            <w:b/>
            <w:bCs/>
            <w:i/>
            <w:iCs/>
            <w:color w:val="auto"/>
          </w:rPr>
          <w:t>Tipos</w:t>
        </w:r>
      </w:ins>
      <w:ins w:id="1349" w:author="Camilo Andrés Díaz Gómez" w:date="2023-03-14T20:55:00Z">
        <w:r w:rsidRPr="00076F39">
          <w:rPr>
            <w:b/>
            <w:bCs/>
            <w:i/>
            <w:iCs/>
            <w:color w:val="auto"/>
            <w:rPrChange w:id="1350" w:author="Camilo Andrés Díaz Gómez" w:date="2023-03-14T20:55:00Z">
              <w:rPr/>
            </w:rPrChange>
          </w:rPr>
          <w:t xml:space="preserve"> de datos</w:t>
        </w:r>
      </w:ins>
    </w:p>
    <w:p w14:paraId="73899681" w14:textId="568E2277" w:rsidR="007A700C" w:rsidRPr="00807BA4" w:rsidDel="00807BA4" w:rsidRDefault="00807BA4" w:rsidP="00807BA4">
      <w:pPr>
        <w:pStyle w:val="PrrAPA"/>
        <w:ind w:firstLine="708"/>
        <w:rPr>
          <w:del w:id="1351" w:author="JHONATAN MAURICIO VILLARREAL CORREDOR" w:date="2023-03-14T22:09:00Z"/>
        </w:rPr>
        <w:pPrChange w:id="1352" w:author="JHONATAN MAURICIO VILLARREAL CORREDOR" w:date="2023-03-14T22:09:00Z">
          <w:pPr>
            <w:pStyle w:val="PrrAPA"/>
          </w:pPr>
        </w:pPrChange>
      </w:pPr>
      <w:ins w:id="1353" w:author="JHONATAN MAURICIO VILLARREAL CORREDOR" w:date="2023-03-14T22:09:00Z">
        <w:r w:rsidRPr="00807BA4">
          <w:rPr>
            <w:rPrChange w:id="1354" w:author="JHONATAN MAURICIO VILLARREAL CORREDOR" w:date="2023-03-14T22:09:00Z">
              <w:rPr>
                <w:b/>
                <w:bCs/>
                <w:color w:val="FF0000"/>
              </w:rPr>
            </w:rPrChange>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1355" w:author="Camilo Andrés Díaz Gómez" w:date="2023-03-14T20:56:00Z">
        <w:del w:id="1356" w:author="JHONATAN MAURICIO VILLARREAL CORREDOR" w:date="2023-03-14T22:08:00Z">
          <w:r w:rsidR="00076F39" w:rsidRPr="00807BA4" w:rsidDel="00807BA4">
            <w:rPr>
              <w:rPrChange w:id="1357" w:author="JHONATAN MAURICIO VILLARREAL CORREDOR" w:date="2023-03-14T22:09:00Z">
                <w:rPr>
                  <w:color w:val="FF0000"/>
                </w:rPr>
              </w:rPrChange>
            </w:rPr>
            <w:delText>HACER INTRODUICCION A TIPOS DE DATOS</w:delText>
          </w:r>
        </w:del>
      </w:ins>
      <w:del w:id="1358" w:author="JHONATAN MAURICIO VILLARREAL CORREDOR" w:date="2023-03-14T22:09:00Z">
        <w:r w:rsidR="007A700C" w:rsidRPr="00807BA4" w:rsidDel="00807BA4">
          <w:delText>Los datos abiertos son datos o información que se pueden utilizar, publicar y reutilizar tantas veces como quiera sin ninguna repercusión, pero los datos no pueden ser modificados</w:delText>
        </w:r>
      </w:del>
      <w:customXmlDelRangeStart w:id="1359" w:author="JHONATAN MAURICIO VILLARREAL CORREDOR" w:date="2023-03-14T22:09:00Z"/>
      <w:sdt>
        <w:sdtPr>
          <w:rPr>
            <w:rPrChange w:id="1360" w:author="JHONATAN MAURICIO VILLARREAL CORREDOR" w:date="2023-03-14T22:09:00Z">
              <w:rPr>
                <w:b/>
                <w:bCs/>
                <w:color w:val="FF0000"/>
              </w:rPr>
            </w:rPrChange>
          </w:rPr>
          <w:id w:val="548422296"/>
          <w:citation/>
        </w:sdtPr>
        <w:sdtContent>
          <w:customXmlDelRangeEnd w:id="1359"/>
          <w:del w:id="1361" w:author="JHONATAN MAURICIO VILLARREAL CORREDOR" w:date="2023-03-14T22:09:00Z">
            <w:r w:rsidR="007A700C" w:rsidRPr="00807BA4" w:rsidDel="00807BA4">
              <w:fldChar w:fldCharType="begin"/>
            </w:r>
            <w:r w:rsidR="007A700C" w:rsidRPr="00807BA4" w:rsidDel="00807BA4">
              <w:delInstrText xml:space="preserve"> CITATION Her13 \l 9226 </w:delInstrText>
            </w:r>
            <w:r w:rsidR="007A700C" w:rsidRPr="00807BA4" w:rsidDel="00807BA4">
              <w:fldChar w:fldCharType="separate"/>
            </w:r>
            <w:r w:rsidR="007A700C" w:rsidRPr="00807BA4" w:rsidDel="00807BA4">
              <w:rPr>
                <w:noProof/>
              </w:rPr>
              <w:delText xml:space="preserve"> (Hernandez Perez, 2013)</w:delText>
            </w:r>
            <w:r w:rsidR="007A700C" w:rsidRPr="00807BA4" w:rsidDel="00807BA4">
              <w:fldChar w:fldCharType="end"/>
            </w:r>
          </w:del>
          <w:customXmlDelRangeStart w:id="1362" w:author="JHONATAN MAURICIO VILLARREAL CORREDOR" w:date="2023-03-14T22:09:00Z"/>
        </w:sdtContent>
      </w:sdt>
      <w:customXmlDelRangeEnd w:id="1362"/>
      <w:del w:id="1363" w:author="JHONATAN MAURICIO VILLARREAL CORREDOR" w:date="2023-03-14T22:09:00Z">
        <w:r w:rsidR="007A700C" w:rsidRPr="00807BA4" w:rsidDel="00807BA4">
          <w:delText>.</w:delText>
        </w:r>
      </w:del>
    </w:p>
    <w:p w14:paraId="437E54E0" w14:textId="4DFF9631" w:rsidR="007A700C" w:rsidRPr="00807BA4" w:rsidDel="00076F39" w:rsidRDefault="007A700C" w:rsidP="00807BA4">
      <w:pPr>
        <w:ind w:firstLine="708"/>
        <w:rPr>
          <w:del w:id="1364" w:author="Camilo Andrés Díaz Gómez" w:date="2023-03-14T20:49:00Z"/>
          <w:rFonts w:cs="Times New Roman"/>
          <w:b/>
          <w:bCs/>
          <w:i/>
          <w:iCs/>
          <w:color w:val="FF0000"/>
          <w:rPrChange w:id="1365" w:author="JHONATAN MAURICIO VILLARREAL CORREDOR" w:date="2023-03-14T22:09:00Z">
            <w:rPr>
              <w:del w:id="1366" w:author="Camilo Andrés Díaz Gómez" w:date="2023-03-14T20:49:00Z"/>
              <w:rFonts w:cs="Times New Roman"/>
              <w:b/>
              <w:bCs/>
              <w:i/>
              <w:iCs/>
            </w:rPr>
          </w:rPrChange>
        </w:rPr>
        <w:pPrChange w:id="1367" w:author="JHONATAN MAURICIO VILLARREAL CORREDOR" w:date="2023-03-14T22:09:00Z">
          <w:pPr/>
        </w:pPrChange>
      </w:pPr>
    </w:p>
    <w:p w14:paraId="270389D1" w14:textId="107079AE" w:rsidR="007A700C" w:rsidRPr="00807BA4" w:rsidDel="00076F39" w:rsidRDefault="007A700C" w:rsidP="00807BA4">
      <w:pPr>
        <w:ind w:firstLine="708"/>
        <w:rPr>
          <w:del w:id="1368" w:author="Camilo Andrés Díaz Gómez" w:date="2023-03-14T20:49:00Z"/>
          <w:rFonts w:cs="Times New Roman"/>
          <w:b/>
          <w:bCs/>
          <w:i/>
          <w:iCs/>
          <w:color w:val="FF0000"/>
          <w:rPrChange w:id="1369" w:author="JHONATAN MAURICIO VILLARREAL CORREDOR" w:date="2023-03-14T22:09:00Z">
            <w:rPr>
              <w:del w:id="1370" w:author="Camilo Andrés Díaz Gómez" w:date="2023-03-14T20:49:00Z"/>
              <w:rFonts w:cs="Times New Roman"/>
              <w:b/>
              <w:bCs/>
              <w:i/>
              <w:iCs/>
            </w:rPr>
          </w:rPrChange>
        </w:rPr>
        <w:pPrChange w:id="1371" w:author="JHONATAN MAURICIO VILLARREAL CORREDOR" w:date="2023-03-14T22:09:00Z">
          <w:pPr/>
        </w:pPrChange>
      </w:pPr>
      <w:del w:id="1372" w:author="Camilo Andrés Díaz Gómez" w:date="2023-03-14T20:49:00Z">
        <w:r w:rsidRPr="00807BA4" w:rsidDel="00076F39">
          <w:rPr>
            <w:rFonts w:cs="Times New Roman"/>
            <w:b/>
            <w:bCs/>
            <w:i/>
            <w:iCs/>
            <w:color w:val="FF0000"/>
            <w:rPrChange w:id="1373" w:author="JHONATAN MAURICIO VILLARREAL CORREDOR" w:date="2023-03-14T22:09:00Z">
              <w:rPr>
                <w:rFonts w:cs="Times New Roman"/>
                <w:b/>
                <w:bCs/>
                <w:i/>
                <w:iCs/>
              </w:rPr>
            </w:rPrChange>
          </w:rPr>
          <w:delText xml:space="preserve">Fuente </w:delText>
        </w:r>
      </w:del>
      <w:del w:id="1374" w:author="Camilo Andrés Díaz Gómez" w:date="2023-03-14T20:46:00Z">
        <w:r w:rsidRPr="00807BA4" w:rsidDel="00A83442">
          <w:rPr>
            <w:rFonts w:cs="Times New Roman"/>
            <w:b/>
            <w:bCs/>
            <w:i/>
            <w:iCs/>
            <w:color w:val="FF0000"/>
            <w:rPrChange w:id="1375" w:author="JHONATAN MAURICIO VILLARREAL CORREDOR" w:date="2023-03-14T22:09:00Z">
              <w:rPr>
                <w:rFonts w:cs="Times New Roman"/>
                <w:b/>
                <w:bCs/>
                <w:i/>
                <w:iCs/>
              </w:rPr>
            </w:rPrChange>
          </w:rPr>
          <w:delText>D</w:delText>
        </w:r>
      </w:del>
      <w:del w:id="1376" w:author="Camilo Andrés Díaz Gómez" w:date="2023-03-14T20:49:00Z">
        <w:r w:rsidRPr="00807BA4" w:rsidDel="00076F39">
          <w:rPr>
            <w:rFonts w:cs="Times New Roman"/>
            <w:b/>
            <w:bCs/>
            <w:i/>
            <w:iCs/>
            <w:color w:val="FF0000"/>
            <w:rPrChange w:id="1377" w:author="JHONATAN MAURICIO VILLARREAL CORREDOR" w:date="2023-03-14T22:09:00Z">
              <w:rPr>
                <w:rFonts w:cs="Times New Roman"/>
                <w:b/>
                <w:bCs/>
                <w:i/>
                <w:iCs/>
              </w:rPr>
            </w:rPrChange>
          </w:rPr>
          <w:delText xml:space="preserve">e Datos </w:delText>
        </w:r>
      </w:del>
    </w:p>
    <w:p w14:paraId="27796650" w14:textId="70137C97" w:rsidR="007A700C" w:rsidRPr="00807BA4" w:rsidDel="00076F39" w:rsidRDefault="007A700C" w:rsidP="00807BA4">
      <w:pPr>
        <w:pStyle w:val="PrrAPA"/>
        <w:ind w:firstLine="708"/>
        <w:rPr>
          <w:del w:id="1378" w:author="Camilo Andrés Díaz Gómez" w:date="2023-03-14T20:49:00Z"/>
          <w:b/>
          <w:bCs/>
          <w:color w:val="FF0000"/>
          <w:rPrChange w:id="1379" w:author="JHONATAN MAURICIO VILLARREAL CORREDOR" w:date="2023-03-14T22:09:00Z">
            <w:rPr>
              <w:del w:id="1380" w:author="Camilo Andrés Díaz Gómez" w:date="2023-03-14T20:49:00Z"/>
            </w:rPr>
          </w:rPrChange>
        </w:rPr>
        <w:pPrChange w:id="1381" w:author="JHONATAN MAURICIO VILLARREAL CORREDOR" w:date="2023-03-14T22:09:00Z">
          <w:pPr>
            <w:pStyle w:val="PrrAPA"/>
          </w:pPr>
        </w:pPrChange>
      </w:pPr>
      <w:del w:id="1382" w:author="Camilo Andrés Díaz Gómez" w:date="2023-03-14T20:49:00Z">
        <w:r w:rsidRPr="00807BA4" w:rsidDel="00076F39">
          <w:rPr>
            <w:b/>
            <w:bCs/>
            <w:color w:val="FF0000"/>
            <w:rPrChange w:id="1383" w:author="JHONATAN MAURICIO VILLARREAL CORREDOR" w:date="2023-03-14T22:09:00Z">
              <w:rPr/>
            </w:rPrChange>
          </w:rPr>
          <w:delText>La fuente de datos son conjuntos de información con sus respectivos datos recolectados para su respectivo análisis en la cual son fuentes de información para nivel informático y analítico</w:delText>
        </w:r>
      </w:del>
      <w:customXmlDelRangeStart w:id="1384" w:author="Camilo Andrés Díaz Gómez" w:date="2023-03-14T20:49:00Z"/>
      <w:sdt>
        <w:sdtPr>
          <w:rPr>
            <w:b/>
            <w:bCs/>
            <w:color w:val="FF0000"/>
          </w:rPr>
          <w:id w:val="1966473776"/>
          <w:citation/>
        </w:sdtPr>
        <w:sdtContent>
          <w:customXmlDelRangeEnd w:id="1384"/>
          <w:del w:id="1385" w:author="Camilo Andrés Díaz Gómez" w:date="2023-03-14T20:49:00Z">
            <w:r w:rsidRPr="00807BA4" w:rsidDel="00076F39">
              <w:rPr>
                <w:b/>
                <w:bCs/>
                <w:color w:val="FF0000"/>
                <w:rPrChange w:id="1386" w:author="JHONATAN MAURICIO VILLARREAL CORREDOR" w:date="2023-03-14T22:09:00Z">
                  <w:rPr/>
                </w:rPrChange>
              </w:rPr>
              <w:fldChar w:fldCharType="begin"/>
            </w:r>
            <w:r w:rsidRPr="00807BA4" w:rsidDel="00076F39">
              <w:rPr>
                <w:b/>
                <w:bCs/>
                <w:color w:val="FF0000"/>
                <w:rPrChange w:id="1387" w:author="JHONATAN MAURICIO VILLARREAL CORREDOR" w:date="2023-03-14T22:09:00Z">
                  <w:rPr/>
                </w:rPrChange>
              </w:rPr>
              <w:delInstrText xml:space="preserve"> CITATION Dia02 \l 9226 </w:delInstrText>
            </w:r>
            <w:r w:rsidRPr="00807BA4" w:rsidDel="00076F39">
              <w:rPr>
                <w:b/>
                <w:bCs/>
                <w:color w:val="FF0000"/>
                <w:rPrChange w:id="1388" w:author="JHONATAN MAURICIO VILLARREAL CORREDOR" w:date="2023-03-14T22:09:00Z">
                  <w:rPr/>
                </w:rPrChange>
              </w:rPr>
              <w:fldChar w:fldCharType="separate"/>
            </w:r>
            <w:r w:rsidRPr="00807BA4" w:rsidDel="00076F39">
              <w:rPr>
                <w:b/>
                <w:bCs/>
                <w:noProof/>
                <w:color w:val="FF0000"/>
                <w:rPrChange w:id="1389" w:author="JHONATAN MAURICIO VILLARREAL CORREDOR" w:date="2023-03-14T22:09:00Z">
                  <w:rPr>
                    <w:noProof/>
                  </w:rPr>
                </w:rPrChange>
              </w:rPr>
              <w:delText xml:space="preserve"> (Diaz, Escriba, &amp; Murgui, 2002)</w:delText>
            </w:r>
            <w:r w:rsidRPr="00807BA4" w:rsidDel="00076F39">
              <w:rPr>
                <w:b/>
                <w:bCs/>
                <w:color w:val="FF0000"/>
                <w:rPrChange w:id="1390" w:author="JHONATAN MAURICIO VILLARREAL CORREDOR" w:date="2023-03-14T22:09:00Z">
                  <w:rPr/>
                </w:rPrChange>
              </w:rPr>
              <w:fldChar w:fldCharType="end"/>
            </w:r>
          </w:del>
          <w:customXmlDelRangeStart w:id="1391" w:author="Camilo Andrés Díaz Gómez" w:date="2023-03-14T20:49:00Z"/>
        </w:sdtContent>
      </w:sdt>
      <w:customXmlDelRangeEnd w:id="1391"/>
      <w:del w:id="1392" w:author="Camilo Andrés Díaz Gómez" w:date="2023-03-14T20:49:00Z">
        <w:r w:rsidRPr="00807BA4" w:rsidDel="00076F39">
          <w:rPr>
            <w:b/>
            <w:bCs/>
            <w:color w:val="FF0000"/>
            <w:rPrChange w:id="1393" w:author="JHONATAN MAURICIO VILLARREAL CORREDOR" w:date="2023-03-14T22:09:00Z">
              <w:rPr/>
            </w:rPrChange>
          </w:rPr>
          <w:delText>.</w:delText>
        </w:r>
      </w:del>
    </w:p>
    <w:p w14:paraId="054BC09C" w14:textId="112BD8B0" w:rsidR="007A700C" w:rsidRPr="00807BA4" w:rsidRDefault="007A700C" w:rsidP="00807BA4">
      <w:pPr>
        <w:ind w:firstLine="708"/>
        <w:rPr>
          <w:rFonts w:cs="Times New Roman"/>
          <w:b/>
          <w:bCs/>
          <w:i/>
          <w:iCs/>
          <w:color w:val="FF0000"/>
          <w:rPrChange w:id="1394" w:author="JHONATAN MAURICIO VILLARREAL CORREDOR" w:date="2023-03-14T22:09:00Z">
            <w:rPr>
              <w:rFonts w:cs="Times New Roman"/>
              <w:b/>
              <w:bCs/>
              <w:i/>
              <w:iCs/>
            </w:rPr>
          </w:rPrChange>
        </w:rPr>
        <w:pPrChange w:id="1395" w:author="JHONATAN MAURICIO VILLARREAL CORREDOR" w:date="2023-03-14T22:09:00Z">
          <w:pPr/>
        </w:pPrChange>
      </w:pPr>
    </w:p>
    <w:p w14:paraId="5A248378" w14:textId="5614164D" w:rsidR="007A700C" w:rsidRPr="00076F39" w:rsidRDefault="007A700C">
      <w:pPr>
        <w:pStyle w:val="Ttulo6"/>
        <w:ind w:left="708"/>
        <w:rPr>
          <w:b/>
          <w:bCs/>
          <w:rPrChange w:id="1396" w:author="Camilo Andrés Díaz Gómez" w:date="2023-03-14T20:56:00Z">
            <w:rPr/>
          </w:rPrChange>
        </w:rPr>
        <w:pPrChange w:id="1397" w:author="Camilo Andrés Díaz Gómez" w:date="2023-03-14T20:56:00Z">
          <w:pPr/>
        </w:pPrChange>
      </w:pPr>
      <w:r w:rsidRPr="00076F39">
        <w:rPr>
          <w:b/>
          <w:bCs/>
          <w:color w:val="auto"/>
          <w:rPrChange w:id="1398" w:author="Camilo Andrés Díaz Gómez" w:date="2023-03-14T20:56:00Z">
            <w:rPr/>
          </w:rPrChange>
        </w:rPr>
        <w:t xml:space="preserve">Estructurados </w:t>
      </w:r>
    </w:p>
    <w:p w14:paraId="62AEAF06" w14:textId="6E4D6A62" w:rsidR="007A700C" w:rsidRPr="00076F39" w:rsidRDefault="007A700C">
      <w:pPr>
        <w:pStyle w:val="PrrAPA"/>
        <w:ind w:left="708" w:firstLine="720"/>
        <w:pPrChange w:id="1399" w:author="Camilo Andrés Díaz Gómez" w:date="2023-03-14T20:56:00Z">
          <w:pPr>
            <w:pStyle w:val="PrrAPA"/>
          </w:pPr>
        </w:pPrChange>
      </w:pPr>
      <w:r w:rsidRPr="00076F39">
        <w:t xml:space="preserve">Son la mayoría de los datos que se pueden encontrar almacenados en una base de </w:t>
      </w:r>
      <w:del w:id="1400" w:author="Camilo Andrés Díaz Gómez" w:date="2023-03-14T20:56:00Z">
        <w:r w:rsidRPr="00076F39" w:rsidDel="00076F39">
          <w:delText>datos;  se</w:delText>
        </w:r>
      </w:del>
      <w:ins w:id="1401" w:author="Camilo Andrés Díaz Gómez" w:date="2023-03-14T20:56:00Z">
        <w:r w:rsidR="00076F39" w:rsidRPr="00076F39">
          <w:t>datos; se</w:t>
        </w:r>
      </w:ins>
      <w:r w:rsidRPr="00076F39">
        <w:t xml:space="preserve"> muestran en fila y columnas, tienen definido su longitud en el formato que se encuentran los respectivos datos</w:t>
      </w:r>
      <w:sdt>
        <w:sdtPr>
          <w:id w:val="-1132245922"/>
          <w:citation/>
        </w:sdtPr>
        <w:sdtContent>
          <w:r w:rsidRPr="00076F39">
            <w:fldChar w:fldCharType="begin"/>
          </w:r>
          <w:r w:rsidRPr="00076F39">
            <w:instrText xml:space="preserve"> CITATION Her08 \l 9226 </w:instrText>
          </w:r>
          <w:r w:rsidRPr="00076F39">
            <w:fldChar w:fldCharType="separate"/>
          </w:r>
          <w:r w:rsidRPr="00076F39">
            <w:rPr>
              <w:noProof/>
            </w:rPr>
            <w:t xml:space="preserve"> (Hernandez &amp; Rodriguez, 2008)</w:t>
          </w:r>
          <w:r w:rsidRPr="00076F39">
            <w:fldChar w:fldCharType="end"/>
          </w:r>
        </w:sdtContent>
      </w:sdt>
      <w:r w:rsidRPr="00076F39">
        <w:t>.</w:t>
      </w:r>
    </w:p>
    <w:p w14:paraId="37A68021" w14:textId="098E54F9" w:rsidR="007A700C" w:rsidRPr="00076F39" w:rsidRDefault="007A700C">
      <w:pPr>
        <w:pStyle w:val="PrrAPA"/>
        <w:ind w:left="708" w:firstLine="720"/>
        <w:pPrChange w:id="1402" w:author="Camilo Andrés Díaz Gómez" w:date="2023-03-14T20:56:00Z">
          <w:pPr>
            <w:pStyle w:val="PrrAPA"/>
          </w:pPr>
        </w:pPrChange>
      </w:pPr>
    </w:p>
    <w:p w14:paraId="345E85E9" w14:textId="746A3C9C" w:rsidR="007A700C" w:rsidRPr="00076F39" w:rsidRDefault="007A700C">
      <w:pPr>
        <w:pStyle w:val="Ttulo6"/>
        <w:ind w:left="708"/>
        <w:rPr>
          <w:b/>
          <w:bCs/>
          <w:rPrChange w:id="1403" w:author="Camilo Andrés Díaz Gómez" w:date="2023-03-14T20:56:00Z">
            <w:rPr/>
          </w:rPrChange>
        </w:rPr>
        <w:pPrChange w:id="1404" w:author="Camilo Andrés Díaz Gómez" w:date="2023-03-14T20:56:00Z">
          <w:pPr>
            <w:pStyle w:val="PrrAPA"/>
            <w:ind w:firstLine="0"/>
          </w:pPr>
        </w:pPrChange>
      </w:pPr>
      <w:r w:rsidRPr="00076F39">
        <w:rPr>
          <w:b/>
          <w:bCs/>
          <w:color w:val="auto"/>
          <w:rPrChange w:id="1405" w:author="Camilo Andrés Díaz Gómez" w:date="2023-03-14T20:56:00Z">
            <w:rPr/>
          </w:rPrChange>
        </w:rPr>
        <w:t xml:space="preserve">No Estructurados </w:t>
      </w:r>
    </w:p>
    <w:p w14:paraId="2BD6262A" w14:textId="6AAF849F" w:rsidR="007A700C" w:rsidRPr="00076F39" w:rsidRDefault="007A700C">
      <w:pPr>
        <w:pStyle w:val="PrrAPA"/>
        <w:ind w:left="708" w:firstLine="720"/>
        <w:pPrChange w:id="1406" w:author="Camilo Andrés Díaz Gómez" w:date="2023-03-14T20:56:00Z">
          <w:pPr>
            <w:pStyle w:val="PrrAPA"/>
          </w:pPr>
        </w:pPrChange>
      </w:pPr>
      <w:r w:rsidRPr="00076F39">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1407" w:author="Camilo Andrés Díaz Gómez" w:date="2023-03-14T20:19:00Z">
        <w:r w:rsidRPr="00076F39" w:rsidDel="00952EC4">
          <w:delText>.</w:delText>
        </w:r>
      </w:del>
      <w:sdt>
        <w:sdtPr>
          <w:id w:val="2008546141"/>
          <w:citation/>
        </w:sdtPr>
        <w:sdtContent>
          <w:r w:rsidRPr="00076F39">
            <w:fldChar w:fldCharType="begin"/>
          </w:r>
          <w:r w:rsidRPr="00076F39">
            <w:instrText xml:space="preserve"> CITATION Has18 \l 9226 </w:instrText>
          </w:r>
          <w:r w:rsidRPr="00076F39">
            <w:fldChar w:fldCharType="separate"/>
          </w:r>
          <w:r w:rsidRPr="00076F39">
            <w:rPr>
              <w:noProof/>
            </w:rPr>
            <w:t xml:space="preserve"> (Hassan, Domingo-Ferrer, &amp; Soria-comas, 2018)</w:t>
          </w:r>
          <w:r w:rsidRPr="00076F39">
            <w:fldChar w:fldCharType="end"/>
          </w:r>
        </w:sdtContent>
      </w:sdt>
      <w:ins w:id="1408" w:author="Camilo Andrés Díaz Gómez" w:date="2023-03-14T20:19:00Z">
        <w:r w:rsidR="00952EC4" w:rsidRPr="00076F39">
          <w:t>.</w:t>
        </w:r>
      </w:ins>
    </w:p>
    <w:p w14:paraId="2AA42D1A" w14:textId="0FC0B7CE" w:rsidR="007A700C" w:rsidRPr="00076F39" w:rsidDel="00076F39" w:rsidRDefault="007A700C">
      <w:pPr>
        <w:pStyle w:val="PrrAPA"/>
        <w:ind w:left="708" w:firstLine="0"/>
        <w:rPr>
          <w:ins w:id="1409" w:author="Steff Guzmán" w:date="2023-03-13T19:47:00Z"/>
          <w:del w:id="1410" w:author="Camilo Andrés Díaz Gómez" w:date="2023-03-14T20:56:00Z"/>
          <w:b/>
          <w:bCs/>
          <w:i/>
          <w:iCs/>
        </w:rPr>
        <w:pPrChange w:id="1411" w:author="Camilo Andrés Díaz Gómez" w:date="2023-03-14T20:56:00Z">
          <w:pPr>
            <w:pStyle w:val="PrrAPA"/>
            <w:ind w:firstLine="0"/>
          </w:pPr>
        </w:pPrChange>
      </w:pPr>
    </w:p>
    <w:p w14:paraId="6F58195F" w14:textId="529C26C5" w:rsidR="00D00CDF" w:rsidRPr="00076F39" w:rsidRDefault="00D00CDF" w:rsidP="00076F39">
      <w:pPr>
        <w:pStyle w:val="PrrAPA"/>
        <w:ind w:firstLine="0"/>
        <w:rPr>
          <w:ins w:id="1412" w:author="Steff Guzmán" w:date="2023-03-13T19:47:00Z"/>
          <w:b/>
          <w:bCs/>
          <w:i/>
          <w:iCs/>
        </w:rPr>
      </w:pPr>
    </w:p>
    <w:p w14:paraId="4B883BB7" w14:textId="4E6A0EF5" w:rsidR="00D00CDF" w:rsidRPr="00076F39" w:rsidDel="00952EC4" w:rsidRDefault="00D00CDF">
      <w:pPr>
        <w:pStyle w:val="Ttulo6"/>
        <w:ind w:left="708"/>
        <w:rPr>
          <w:ins w:id="1413" w:author="Steff Guzmán" w:date="2023-03-13T19:47:00Z"/>
          <w:del w:id="1414" w:author="Camilo Andrés Díaz Gómez" w:date="2023-03-14T20:14:00Z"/>
          <w:b/>
          <w:bCs/>
          <w:rPrChange w:id="1415" w:author="Camilo Andrés Díaz Gómez" w:date="2023-03-14T20:56:00Z">
            <w:rPr>
              <w:ins w:id="1416" w:author="Steff Guzmán" w:date="2023-03-13T19:47:00Z"/>
              <w:del w:id="1417" w:author="Camilo Andrés Díaz Gómez" w:date="2023-03-14T20:14:00Z"/>
            </w:rPr>
          </w:rPrChange>
        </w:rPr>
        <w:pPrChange w:id="1418" w:author="Camilo Andrés Díaz Gómez" w:date="2023-03-14T20:56:00Z">
          <w:pPr>
            <w:pStyle w:val="PrrAPA"/>
            <w:ind w:firstLine="0"/>
          </w:pPr>
        </w:pPrChange>
      </w:pPr>
    </w:p>
    <w:p w14:paraId="4175C462" w14:textId="5BA7F021" w:rsidR="00D00CDF" w:rsidRPr="00076F39" w:rsidDel="00952EC4" w:rsidRDefault="00D00CDF">
      <w:pPr>
        <w:pStyle w:val="Ttulo6"/>
        <w:ind w:left="708"/>
        <w:rPr>
          <w:del w:id="1419" w:author="Camilo Andrés Díaz Gómez" w:date="2023-03-14T20:14:00Z"/>
          <w:b/>
          <w:bCs/>
          <w:rPrChange w:id="1420" w:author="Camilo Andrés Díaz Gómez" w:date="2023-03-14T20:56:00Z">
            <w:rPr>
              <w:del w:id="1421" w:author="Camilo Andrés Díaz Gómez" w:date="2023-03-14T20:14:00Z"/>
            </w:rPr>
          </w:rPrChange>
        </w:rPr>
        <w:pPrChange w:id="1422" w:author="Camilo Andrés Díaz Gómez" w:date="2023-03-14T20:56:00Z">
          <w:pPr>
            <w:pStyle w:val="PrrAPA"/>
            <w:ind w:firstLine="0"/>
          </w:pPr>
        </w:pPrChange>
      </w:pPr>
    </w:p>
    <w:p w14:paraId="2194FC59" w14:textId="346110D1" w:rsidR="007A700C" w:rsidRPr="00076F39" w:rsidRDefault="007A700C">
      <w:pPr>
        <w:pStyle w:val="Ttulo6"/>
        <w:ind w:left="708"/>
        <w:pPrChange w:id="1423" w:author="Camilo Andrés Díaz Gómez" w:date="2023-03-14T20:56:00Z">
          <w:pPr>
            <w:pStyle w:val="PrrAPA"/>
            <w:ind w:firstLine="0"/>
          </w:pPr>
        </w:pPrChange>
      </w:pPr>
      <w:r w:rsidRPr="00076F39">
        <w:rPr>
          <w:b/>
          <w:bCs/>
          <w:color w:val="auto"/>
          <w:rPrChange w:id="1424" w:author="Camilo Andrés Díaz Gómez" w:date="2023-03-14T20:56:00Z">
            <w:rPr/>
          </w:rPrChange>
        </w:rPr>
        <w:t>Semi – estructurados</w:t>
      </w:r>
    </w:p>
    <w:p w14:paraId="6643C6CE" w14:textId="4EC34C0F" w:rsidR="007A700C" w:rsidRPr="00A83442" w:rsidRDefault="007A700C">
      <w:pPr>
        <w:pStyle w:val="PrrAPA"/>
        <w:ind w:left="708"/>
        <w:rPr>
          <w:color w:val="FF0000"/>
          <w:rPrChange w:id="1425" w:author="Camilo Andrés Díaz Gómez" w:date="2023-03-14T20:45:00Z">
            <w:rPr/>
          </w:rPrChange>
        </w:rPr>
        <w:pPrChange w:id="1426" w:author="Camilo Andrés Díaz Gómez" w:date="2023-03-14T20:56:00Z">
          <w:pPr>
            <w:pStyle w:val="PrrAPA"/>
          </w:pPr>
        </w:pPrChange>
      </w:pPr>
      <w:r w:rsidRPr="00076F39">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076F39">
            <w:fldChar w:fldCharType="begin"/>
          </w:r>
          <w:r w:rsidRPr="00076F39">
            <w:instrText xml:space="preserve"> CITATION Rap07 \l 9226 </w:instrText>
          </w:r>
          <w:r w:rsidRPr="00076F39">
            <w:fldChar w:fldCharType="separate"/>
          </w:r>
          <w:r w:rsidRPr="00076F39">
            <w:rPr>
              <w:noProof/>
            </w:rPr>
            <w:t xml:space="preserve"> (Raposo, 2007)</w:t>
          </w:r>
          <w:r w:rsidRPr="00076F39">
            <w:fldChar w:fldCharType="end"/>
          </w:r>
        </w:sdtContent>
      </w:sdt>
      <w:r w:rsidRPr="00076F39">
        <w:t>.</w:t>
      </w:r>
      <w:bookmarkStart w:id="1427" w:name="_Toc56811421"/>
      <w:bookmarkStart w:id="1428" w:name="_Toc114686988"/>
      <w:bookmarkStart w:id="1429" w:name="_Toc115172926"/>
    </w:p>
    <w:p w14:paraId="1A4EE9D0" w14:textId="77777777" w:rsidR="007A700C" w:rsidRPr="00BD3055" w:rsidRDefault="007A700C" w:rsidP="007A700C">
      <w:pPr>
        <w:pStyle w:val="PrrAPA"/>
        <w:ind w:firstLine="0"/>
      </w:pPr>
    </w:p>
    <w:p w14:paraId="6B9D4670" w14:textId="4D65EC1E" w:rsidR="007A700C" w:rsidRPr="00A83442" w:rsidDel="00A42751" w:rsidRDefault="007A700C">
      <w:pPr>
        <w:pStyle w:val="Ttulo4"/>
        <w:rPr>
          <w:del w:id="1430" w:author="Camilo Andrés Díaz Gómez" w:date="2023-03-14T20:59:00Z"/>
          <w:b/>
          <w:bCs/>
          <w:rPrChange w:id="1431" w:author="Camilo Andrés Díaz Gómez" w:date="2023-03-14T20:46:00Z">
            <w:rPr>
              <w:del w:id="1432" w:author="Camilo Andrés Díaz Gómez" w:date="2023-03-14T20:59:00Z"/>
            </w:rPr>
          </w:rPrChange>
        </w:rPr>
        <w:pPrChange w:id="1433" w:author="Camilo Andrés Díaz Gómez" w:date="2023-03-14T20:45:00Z">
          <w:pPr>
            <w:pStyle w:val="PrrAPA"/>
            <w:ind w:firstLine="0"/>
          </w:pPr>
        </w:pPrChange>
      </w:pPr>
      <w:del w:id="1434" w:author="Camilo Andrés Díaz Gómez" w:date="2023-03-14T20:59:00Z">
        <w:r w:rsidRPr="00A83442" w:rsidDel="00A42751">
          <w:rPr>
            <w:rFonts w:cs="Times New Roman"/>
            <w:b/>
            <w:bCs/>
            <w:rPrChange w:id="1435" w:author="Camilo Andrés Díaz Gómez" w:date="2023-03-14T20:46:00Z">
              <w:rPr/>
            </w:rPrChange>
          </w:rPr>
          <w:lastRenderedPageBreak/>
          <w:delText>Ciclo de la analítica KDD – Metodologías</w:delText>
        </w:r>
        <w:bookmarkEnd w:id="1427"/>
        <w:bookmarkEnd w:id="1428"/>
        <w:bookmarkEnd w:id="1429"/>
      </w:del>
    </w:p>
    <w:p w14:paraId="41B87B46" w14:textId="77777777" w:rsidR="007A700C" w:rsidRPr="00BD3055" w:rsidRDefault="007A700C" w:rsidP="007A700C">
      <w:pPr>
        <w:rPr>
          <w:rFonts w:cs="Times New Roman"/>
          <w:b/>
          <w:bCs/>
          <w:i/>
          <w:iCs/>
        </w:rPr>
      </w:pPr>
    </w:p>
    <w:p w14:paraId="533E4D26" w14:textId="06C36C5F" w:rsidR="007A700C" w:rsidRPr="00A42751" w:rsidRDefault="007A700C">
      <w:pPr>
        <w:pStyle w:val="Ttulo4"/>
        <w:rPr>
          <w:rFonts w:cs="Times New Roman"/>
          <w:b/>
          <w:bCs/>
          <w:i w:val="0"/>
          <w:iCs w:val="0"/>
          <w:rPrChange w:id="1436" w:author="Camilo Andrés Díaz Gómez" w:date="2023-03-14T20:59:00Z">
            <w:rPr>
              <w:i/>
              <w:iCs/>
            </w:rPr>
          </w:rPrChange>
        </w:rPr>
        <w:pPrChange w:id="1437" w:author="Camilo Andrés Díaz Gómez" w:date="2023-03-14T20:59:00Z">
          <w:pPr/>
        </w:pPrChange>
      </w:pPr>
      <w:del w:id="1438" w:author="Camilo Andrés Díaz Gómez" w:date="2023-03-14T20:46:00Z">
        <w:r w:rsidRPr="00A42751" w:rsidDel="00A83442">
          <w:rPr>
            <w:rFonts w:ascii="Times New Roman" w:hAnsi="Times New Roman" w:cs="Times New Roman"/>
            <w:b/>
            <w:bCs/>
            <w:i w:val="0"/>
            <w:iCs w:val="0"/>
            <w:color w:val="auto"/>
            <w:rPrChange w:id="1439" w:author="Camilo Andrés Díaz Gómez" w:date="2023-03-14T20:59:00Z">
              <w:rPr/>
            </w:rPrChange>
          </w:rPr>
          <w:delText xml:space="preserve"> </w:delText>
        </w:r>
      </w:del>
      <w:bookmarkStart w:id="1440" w:name="_Toc56811422"/>
      <w:bookmarkStart w:id="1441" w:name="_Toc114686989"/>
      <w:bookmarkStart w:id="1442" w:name="_Toc115172927"/>
      <w:r w:rsidRPr="00A42751">
        <w:rPr>
          <w:rFonts w:ascii="Times New Roman" w:hAnsi="Times New Roman" w:cs="Times New Roman"/>
          <w:b/>
          <w:bCs/>
          <w:i w:val="0"/>
          <w:iCs w:val="0"/>
          <w:color w:val="auto"/>
          <w:rPrChange w:id="1443" w:author="Camilo Andrés Díaz Gómez" w:date="2023-03-14T20:59:00Z">
            <w:rPr/>
          </w:rPrChange>
        </w:rPr>
        <w:t>Tipos de analítica</w:t>
      </w:r>
      <w:bookmarkEnd w:id="1440"/>
      <w:bookmarkEnd w:id="1441"/>
      <w:bookmarkEnd w:id="1442"/>
    </w:p>
    <w:p w14:paraId="1822865F" w14:textId="77777777" w:rsidR="007A700C" w:rsidRPr="00BD3055" w:rsidRDefault="007A700C" w:rsidP="007A700C">
      <w:pPr>
        <w:ind w:firstLine="720"/>
        <w:rPr>
          <w:rFonts w:cs="Times New Roman"/>
        </w:rPr>
      </w:pPr>
      <w:r w:rsidRPr="00BD3055">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D3055" w:rsidRDefault="007A700C" w:rsidP="007A700C">
      <w:pPr>
        <w:ind w:firstLine="720"/>
        <w:rPr>
          <w:rFonts w:cs="Times New Roman"/>
        </w:rPr>
      </w:pPr>
    </w:p>
    <w:p w14:paraId="5D4B06E9" w14:textId="77777777" w:rsidR="007A700C" w:rsidRPr="00BD3055" w:rsidRDefault="007A700C" w:rsidP="007A700C">
      <w:pPr>
        <w:ind w:firstLine="720"/>
        <w:rPr>
          <w:rFonts w:cs="Times New Roman"/>
        </w:rPr>
      </w:pPr>
      <w:r w:rsidRPr="00BD3055">
        <w:rPr>
          <w:rFonts w:cs="Times New Roman"/>
        </w:rPr>
        <w:t>“</w:t>
      </w:r>
      <w:r w:rsidRPr="00BD3055">
        <w:rPr>
          <w:rFonts w:cs="Times New Roman"/>
          <w:i/>
          <w:iCs/>
        </w:rPr>
        <w:t>un conjunto de métodos de análisis matemático y estadístico que sirve para identificar patrones de comportamiento, pronósticos, escenarios “que pasaría si”, entre otros</w:t>
      </w:r>
      <w:r w:rsidRPr="00BD3055">
        <w:rPr>
          <w:rFonts w:cs="Times New Roman"/>
        </w:rPr>
        <w:t xml:space="preserve">” (Davenport y </w:t>
      </w:r>
      <w:proofErr w:type="spellStart"/>
      <w:r w:rsidRPr="00BD3055">
        <w:rPr>
          <w:rFonts w:cs="Times New Roman"/>
        </w:rPr>
        <w:t>Harrys</w:t>
      </w:r>
      <w:proofErr w:type="spellEnd"/>
      <w:r w:rsidRPr="00BD3055">
        <w:rPr>
          <w:rFonts w:cs="Times New Roman"/>
        </w:rPr>
        <w:t>, 2017).</w:t>
      </w:r>
    </w:p>
    <w:p w14:paraId="2254EF7D" w14:textId="77777777" w:rsidR="007A700C" w:rsidRPr="00BD3055" w:rsidRDefault="007A700C" w:rsidP="007A700C">
      <w:pPr>
        <w:rPr>
          <w:rFonts w:cs="Times New Roman"/>
        </w:rPr>
      </w:pPr>
    </w:p>
    <w:p w14:paraId="2F7455E5" w14:textId="1F0A0F4D" w:rsidR="007A700C" w:rsidRPr="00C91454" w:rsidRDefault="007A700C">
      <w:pPr>
        <w:pStyle w:val="Ttulo5"/>
        <w:ind w:firstLine="708"/>
        <w:rPr>
          <w:rFonts w:cs="Times New Roman"/>
          <w:b/>
          <w:bCs/>
          <w:i/>
          <w:iCs/>
          <w:rPrChange w:id="1444" w:author="Camilo Andrés Díaz Gómez" w:date="2023-03-14T21:17:00Z">
            <w:rPr/>
          </w:rPrChange>
        </w:rPr>
        <w:pPrChange w:id="1445" w:author="Camilo Andrés Díaz Gómez" w:date="2023-03-14T21:17:00Z">
          <w:pPr>
            <w:ind w:firstLine="708"/>
          </w:pPr>
        </w:pPrChange>
      </w:pPr>
      <w:bookmarkStart w:id="1446" w:name="_Toc115172928"/>
      <w:r w:rsidRPr="00C91454">
        <w:rPr>
          <w:rFonts w:ascii="Times New Roman" w:hAnsi="Times New Roman" w:cs="Times New Roman"/>
          <w:b/>
          <w:bCs/>
          <w:i/>
          <w:iCs/>
          <w:color w:val="auto"/>
          <w:rPrChange w:id="1447" w:author="Camilo Andrés Díaz Gómez" w:date="2023-03-14T21:17:00Z">
            <w:rPr/>
          </w:rPrChange>
        </w:rPr>
        <w:t>Descriptiva</w:t>
      </w:r>
      <w:bookmarkEnd w:id="1446"/>
      <w:del w:id="1448" w:author="Camilo Andrés Díaz Gómez" w:date="2023-03-14T20:46:00Z">
        <w:r w:rsidR="004E3955" w:rsidRPr="00C91454" w:rsidDel="00A83442">
          <w:rPr>
            <w:rFonts w:ascii="Times New Roman" w:hAnsi="Times New Roman" w:cs="Times New Roman"/>
            <w:b/>
            <w:bCs/>
            <w:i/>
            <w:iCs/>
            <w:color w:val="auto"/>
            <w:rPrChange w:id="1449" w:author="Camilo Andrés Díaz Gómez" w:date="2023-03-14T21:17:00Z">
              <w:rPr/>
            </w:rPrChange>
          </w:rPr>
          <w:delText>.</w:delText>
        </w:r>
      </w:del>
    </w:p>
    <w:p w14:paraId="1D0FF09C" w14:textId="77777777" w:rsidR="007A700C" w:rsidRPr="00BD3055" w:rsidRDefault="007A700C" w:rsidP="00D00CDF">
      <w:pPr>
        <w:ind w:firstLine="720"/>
        <w:rPr>
          <w:rFonts w:cs="Times New Roman"/>
          <w:shd w:val="clear" w:color="auto" w:fill="FFFFFF"/>
        </w:rPr>
      </w:pPr>
      <w:r w:rsidRPr="00BD3055">
        <w:rPr>
          <w:rFonts w:cs="Times New Roman"/>
        </w:rPr>
        <w:t>Se pueden diferenciar de los otros tipos por medio de la pregunta inicial sea ¿qué sucedió?</w:t>
      </w:r>
      <w:r w:rsidRPr="00BD3055">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D3055">
            <w:rPr>
              <w:rFonts w:cs="Times New Roman"/>
              <w:shd w:val="clear" w:color="auto" w:fill="FFFFFF"/>
            </w:rPr>
            <w:fldChar w:fldCharType="begin"/>
          </w:r>
          <w:r w:rsidRPr="00BD3055">
            <w:rPr>
              <w:rFonts w:cs="Times New Roman"/>
              <w:shd w:val="clear" w:color="auto" w:fill="FFFFFF"/>
            </w:rPr>
            <w:instrText xml:space="preserve">CITATION Ana18 \l 9226 </w:instrText>
          </w:r>
          <w:r w:rsidRPr="00BD3055">
            <w:rPr>
              <w:rFonts w:cs="Times New Roman"/>
              <w:shd w:val="clear" w:color="auto" w:fill="FFFFFF"/>
            </w:rPr>
            <w:fldChar w:fldCharType="separate"/>
          </w:r>
          <w:r w:rsidRPr="00BD3055">
            <w:rPr>
              <w:rFonts w:cs="Times New Roman"/>
              <w:noProof/>
              <w:shd w:val="clear" w:color="auto" w:fill="FFFFFF"/>
            </w:rPr>
            <w:t>(cuatro tipos de analítica de retail que todo comercio necesita en 2018, 2018)</w:t>
          </w:r>
          <w:r w:rsidRPr="00BD3055">
            <w:rPr>
              <w:rFonts w:cs="Times New Roman"/>
              <w:shd w:val="clear" w:color="auto" w:fill="FFFFFF"/>
            </w:rPr>
            <w:fldChar w:fldCharType="end"/>
          </w:r>
        </w:sdtContent>
      </w:sdt>
      <w:r w:rsidRPr="00BD3055">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D3055" w:rsidRDefault="007A700C">
      <w:pPr>
        <w:ind w:firstLine="720"/>
        <w:rPr>
          <w:rFonts w:cs="Times New Roman"/>
        </w:rPr>
        <w:pPrChange w:id="1450" w:author="Steff Guzmán" w:date="2023-03-13T19:48:00Z">
          <w:pPr/>
        </w:pPrChange>
      </w:pPr>
    </w:p>
    <w:p w14:paraId="799C832B" w14:textId="0DECF6CA" w:rsidR="007A700C" w:rsidRPr="00C91454" w:rsidRDefault="007A700C">
      <w:pPr>
        <w:pStyle w:val="Ttulo5"/>
        <w:ind w:firstLine="708"/>
        <w:rPr>
          <w:rFonts w:cs="Times New Roman"/>
          <w:b/>
          <w:bCs/>
          <w:i/>
          <w:iCs/>
          <w:rPrChange w:id="1451" w:author="Camilo Andrés Díaz Gómez" w:date="2023-03-14T21:17:00Z">
            <w:rPr/>
          </w:rPrChange>
        </w:rPr>
        <w:pPrChange w:id="1452" w:author="Camilo Andrés Díaz Gómez" w:date="2023-03-14T21:17:00Z">
          <w:pPr>
            <w:ind w:firstLine="708"/>
          </w:pPr>
        </w:pPrChange>
      </w:pPr>
      <w:bookmarkStart w:id="1453" w:name="_Toc115172929"/>
      <w:r w:rsidRPr="00C91454">
        <w:rPr>
          <w:rFonts w:ascii="Times New Roman" w:hAnsi="Times New Roman" w:cs="Times New Roman"/>
          <w:b/>
          <w:bCs/>
          <w:i/>
          <w:iCs/>
          <w:color w:val="auto"/>
          <w:rPrChange w:id="1454" w:author="Camilo Andrés Díaz Gómez" w:date="2023-03-14T21:17:00Z">
            <w:rPr/>
          </w:rPrChange>
        </w:rPr>
        <w:t>Diagnostica</w:t>
      </w:r>
      <w:bookmarkEnd w:id="1453"/>
      <w:del w:id="1455" w:author="Camilo Andrés Díaz Gómez" w:date="2023-03-14T20:46:00Z">
        <w:r w:rsidR="004E3955" w:rsidRPr="00C91454" w:rsidDel="00A83442">
          <w:rPr>
            <w:rFonts w:ascii="Times New Roman" w:hAnsi="Times New Roman" w:cs="Times New Roman"/>
            <w:b/>
            <w:bCs/>
            <w:i/>
            <w:iCs/>
            <w:color w:val="auto"/>
            <w:rPrChange w:id="1456" w:author="Camilo Andrés Díaz Gómez" w:date="2023-03-14T21:17:00Z">
              <w:rPr/>
            </w:rPrChange>
          </w:rPr>
          <w:delText>.</w:delText>
        </w:r>
      </w:del>
    </w:p>
    <w:p w14:paraId="04610D8C" w14:textId="77777777" w:rsidR="007A700C" w:rsidRPr="00BD3055" w:rsidRDefault="007A700C" w:rsidP="00D00CDF">
      <w:pPr>
        <w:ind w:firstLine="720"/>
        <w:rPr>
          <w:rFonts w:cs="Times New Roman"/>
        </w:rPr>
      </w:pPr>
      <w:r w:rsidRPr="00BD3055">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(cuatro tipos de analítica de retail que todo comercio necesita en 2018, 2018)</w:t>
          </w:r>
          <w:r w:rsidRPr="00BD3055">
            <w:rPr>
              <w:rFonts w:cs="Times New Roman"/>
            </w:rPr>
            <w:fldChar w:fldCharType="end"/>
          </w:r>
        </w:sdtContent>
      </w:sdt>
      <w:r w:rsidRPr="00BD3055">
        <w:rPr>
          <w:rFonts w:cs="Times New Roman"/>
        </w:rPr>
        <w:t>.</w:t>
      </w:r>
    </w:p>
    <w:p w14:paraId="1A517054" w14:textId="77777777" w:rsidR="007A700C" w:rsidRPr="00BD3055" w:rsidRDefault="007A700C">
      <w:pPr>
        <w:ind w:firstLine="720"/>
        <w:rPr>
          <w:rFonts w:cs="Times New Roman"/>
        </w:rPr>
        <w:pPrChange w:id="1457" w:author="Steff Guzmán" w:date="2023-03-13T19:48:00Z">
          <w:pPr/>
        </w:pPrChange>
      </w:pPr>
    </w:p>
    <w:p w14:paraId="414F1065" w14:textId="4408D5D2" w:rsidR="007A700C" w:rsidRPr="00C91454" w:rsidRDefault="007A700C">
      <w:pPr>
        <w:pStyle w:val="Ttulo5"/>
        <w:ind w:firstLine="708"/>
        <w:rPr>
          <w:rFonts w:cs="Times New Roman"/>
          <w:b/>
          <w:bCs/>
          <w:i/>
          <w:iCs/>
          <w:rPrChange w:id="1458" w:author="Camilo Andrés Díaz Gómez" w:date="2023-03-14T21:17:00Z">
            <w:rPr/>
          </w:rPrChange>
        </w:rPr>
        <w:pPrChange w:id="1459" w:author="Camilo Andrés Díaz Gómez" w:date="2023-03-14T21:17:00Z">
          <w:pPr>
            <w:ind w:firstLine="708"/>
          </w:pPr>
        </w:pPrChange>
      </w:pPr>
      <w:bookmarkStart w:id="1460" w:name="_Toc115172930"/>
      <w:r w:rsidRPr="00C91454">
        <w:rPr>
          <w:rFonts w:ascii="Times New Roman" w:hAnsi="Times New Roman" w:cs="Times New Roman"/>
          <w:b/>
          <w:bCs/>
          <w:i/>
          <w:iCs/>
          <w:color w:val="auto"/>
          <w:rPrChange w:id="1461" w:author="Camilo Andrés Díaz Gómez" w:date="2023-03-14T21:17:00Z">
            <w:rPr/>
          </w:rPrChange>
        </w:rPr>
        <w:lastRenderedPageBreak/>
        <w:t>Predictiva</w:t>
      </w:r>
      <w:bookmarkEnd w:id="1460"/>
      <w:del w:id="1462" w:author="Camilo Andrés Díaz Gómez" w:date="2023-03-14T20:46:00Z">
        <w:r w:rsidR="004E3955" w:rsidRPr="00C91454" w:rsidDel="00A83442">
          <w:rPr>
            <w:rFonts w:ascii="Times New Roman" w:hAnsi="Times New Roman" w:cs="Times New Roman"/>
            <w:b/>
            <w:bCs/>
            <w:i/>
            <w:iCs/>
            <w:color w:val="auto"/>
            <w:rPrChange w:id="1463" w:author="Camilo Andrés Díaz Gómez" w:date="2023-03-14T21:17:00Z">
              <w:rPr/>
            </w:rPrChange>
          </w:rPr>
          <w:delText>.</w:delText>
        </w:r>
      </w:del>
    </w:p>
    <w:p w14:paraId="1134D048" w14:textId="77777777" w:rsidR="007A700C" w:rsidRPr="00BD3055" w:rsidRDefault="007A700C" w:rsidP="00D00CDF">
      <w:pPr>
        <w:ind w:firstLine="720"/>
        <w:rPr>
          <w:rFonts w:cs="Times New Roman"/>
        </w:rPr>
      </w:pPr>
      <w:r w:rsidRPr="00BD3055">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D3055">
            <w:rPr>
              <w:rStyle w:val="PrrAPACar"/>
            </w:rPr>
            <w:fldChar w:fldCharType="begin"/>
          </w:r>
          <w:r w:rsidRPr="00BD3055">
            <w:rPr>
              <w:rStyle w:val="PrrAPACar"/>
            </w:rPr>
            <w:instrText xml:space="preserve">CITATION Ana18 \l 9226 </w:instrText>
          </w:r>
          <w:r w:rsidRPr="00BD3055">
            <w:rPr>
              <w:rStyle w:val="PrrAPACar"/>
            </w:rPr>
            <w:fldChar w:fldCharType="separate"/>
          </w:r>
          <w:r w:rsidRPr="00BD3055">
            <w:rPr>
              <w:rStyle w:val="PrrAPACar"/>
              <w:noProof/>
            </w:rPr>
            <w:t xml:space="preserve"> </w:t>
          </w:r>
          <w:r w:rsidRPr="00BD3055">
            <w:rPr>
              <w:rFonts w:cs="Times New Roman"/>
              <w:noProof/>
            </w:rPr>
            <w:t>(cuatro tipos de analítica de retail que todo comercio necesita en 2018, 2018)</w:t>
          </w:r>
          <w:r w:rsidRPr="00BD3055">
            <w:rPr>
              <w:rStyle w:val="PrrAPACar"/>
            </w:rPr>
            <w:fldChar w:fldCharType="end"/>
          </w:r>
        </w:sdtContent>
      </w:sdt>
      <w:r w:rsidRPr="00BD3055">
        <w:rPr>
          <w:rFonts w:cs="Times New Roman"/>
        </w:rPr>
        <w:t>.</w:t>
      </w:r>
    </w:p>
    <w:p w14:paraId="3227089D" w14:textId="77777777" w:rsidR="007A700C" w:rsidRPr="00BD3055" w:rsidRDefault="007A700C">
      <w:pPr>
        <w:ind w:firstLine="720"/>
        <w:rPr>
          <w:rFonts w:cs="Times New Roman"/>
        </w:rPr>
        <w:pPrChange w:id="1464" w:author="Steff Guzmán" w:date="2023-03-13T19:48:00Z">
          <w:pPr/>
        </w:pPrChange>
      </w:pPr>
    </w:p>
    <w:p w14:paraId="1E823A31" w14:textId="21FFABA3" w:rsidR="007A700C" w:rsidRPr="00C91454" w:rsidRDefault="007A700C">
      <w:pPr>
        <w:pStyle w:val="Ttulo5"/>
        <w:ind w:firstLine="708"/>
        <w:rPr>
          <w:rFonts w:cs="Times New Roman"/>
          <w:b/>
          <w:bCs/>
          <w:i/>
          <w:iCs/>
          <w:rPrChange w:id="1465" w:author="Camilo Andrés Díaz Gómez" w:date="2023-03-14T21:17:00Z">
            <w:rPr/>
          </w:rPrChange>
        </w:rPr>
        <w:pPrChange w:id="1466" w:author="Camilo Andrés Díaz Gómez" w:date="2023-03-14T21:17:00Z">
          <w:pPr>
            <w:ind w:firstLine="708"/>
          </w:pPr>
        </w:pPrChange>
      </w:pPr>
      <w:bookmarkStart w:id="1467" w:name="_Toc115172931"/>
      <w:r w:rsidRPr="00C91454">
        <w:rPr>
          <w:rFonts w:ascii="Times New Roman" w:hAnsi="Times New Roman" w:cs="Times New Roman"/>
          <w:b/>
          <w:bCs/>
          <w:i/>
          <w:iCs/>
          <w:color w:val="auto"/>
          <w:rPrChange w:id="1468" w:author="Camilo Andrés Díaz Gómez" w:date="2023-03-14T21:17:00Z">
            <w:rPr/>
          </w:rPrChange>
        </w:rPr>
        <w:t>Prescriptiva</w:t>
      </w:r>
      <w:bookmarkEnd w:id="1467"/>
      <w:del w:id="1469" w:author="Camilo Andrés Díaz Gómez" w:date="2023-03-14T20:46:00Z">
        <w:r w:rsidR="004E3955" w:rsidRPr="00C91454" w:rsidDel="00A83442">
          <w:rPr>
            <w:rFonts w:ascii="Times New Roman" w:hAnsi="Times New Roman" w:cs="Times New Roman"/>
            <w:b/>
            <w:bCs/>
            <w:i/>
            <w:iCs/>
            <w:color w:val="auto"/>
            <w:rPrChange w:id="1470" w:author="Camilo Andrés Díaz Gómez" w:date="2023-03-14T21:17:00Z">
              <w:rPr/>
            </w:rPrChange>
          </w:rPr>
          <w:delText>.</w:delText>
        </w:r>
      </w:del>
    </w:p>
    <w:p w14:paraId="04FF2466" w14:textId="77777777" w:rsidR="007A700C" w:rsidRPr="00BD3055" w:rsidRDefault="007A700C">
      <w:pPr>
        <w:ind w:firstLine="720"/>
        <w:rPr>
          <w:rFonts w:cs="Times New Roman"/>
        </w:rPr>
        <w:pPrChange w:id="1471" w:author="Steff Guzmán" w:date="2023-03-13T19:48:00Z">
          <w:pPr>
            <w:ind w:firstLine="708"/>
          </w:pPr>
        </w:pPrChange>
      </w:pPr>
      <w:r w:rsidRPr="00BD3055">
        <w:rPr>
          <w:rFonts w:cs="Times New Roman"/>
        </w:rPr>
        <w:t xml:space="preserve">Se pueden diferenciar de los otros tipos por medio de la pregunta inicial sea ¿qué deberíamos hacer? o </w:t>
      </w:r>
      <w:r w:rsidRPr="00BD3055">
        <w:rPr>
          <w:rFonts w:cs="Times New Roman"/>
          <w:shd w:val="clear" w:color="auto" w:fill="FFFFFF"/>
        </w:rPr>
        <w:t>¿Qué necesito hacer?</w:t>
      </w:r>
      <w:r w:rsidRPr="00BD3055">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 xml:space="preserve"> (cuatro tipos de analítica de retail que todo comercio necesita en 2018, 2018)</w:t>
          </w:r>
          <w:r w:rsidRPr="00BD3055">
            <w:rPr>
              <w:rFonts w:cs="Times New Roman"/>
            </w:rPr>
            <w:fldChar w:fldCharType="end"/>
          </w:r>
        </w:sdtContent>
      </w:sdt>
      <w:r w:rsidRPr="00BD3055">
        <w:rPr>
          <w:rFonts w:cs="Times New Roman"/>
        </w:rPr>
        <w:t xml:space="preserve">. </w:t>
      </w:r>
    </w:p>
    <w:p w14:paraId="4B24122E" w14:textId="77777777" w:rsidR="007A700C" w:rsidRPr="00BD3055" w:rsidRDefault="007A700C">
      <w:pPr>
        <w:ind w:firstLine="720"/>
        <w:rPr>
          <w:rFonts w:cs="Times New Roman"/>
        </w:rPr>
        <w:pPrChange w:id="1472" w:author="Steff Guzmán" w:date="2023-03-13T19:48:00Z">
          <w:pPr/>
        </w:pPrChange>
      </w:pPr>
    </w:p>
    <w:p w14:paraId="41DA403C" w14:textId="78D2AF03" w:rsidR="007A700C" w:rsidRPr="00A42751" w:rsidRDefault="007A700C">
      <w:pPr>
        <w:pStyle w:val="Ttulo4"/>
        <w:rPr>
          <w:b/>
          <w:bCs/>
          <w:rPrChange w:id="1473" w:author="Camilo Andrés Díaz Gómez" w:date="2023-03-14T20:59:00Z">
            <w:rPr/>
          </w:rPrChange>
        </w:rPr>
        <w:pPrChange w:id="1474" w:author="Camilo Andrés Díaz Gómez" w:date="2023-03-14T20:57:00Z">
          <w:pPr/>
        </w:pPrChange>
      </w:pPr>
      <w:bookmarkStart w:id="1475" w:name="_Toc56811423"/>
      <w:bookmarkStart w:id="1476" w:name="_Toc114686990"/>
      <w:bookmarkStart w:id="1477" w:name="_Toc115172932"/>
      <w:r w:rsidRPr="00A42751">
        <w:rPr>
          <w:b/>
          <w:bCs/>
          <w:i w:val="0"/>
          <w:iCs w:val="0"/>
          <w:color w:val="auto"/>
          <w:rPrChange w:id="1478" w:author="Camilo Andrés Díaz Gómez" w:date="2023-03-14T20:59:00Z">
            <w:rPr>
              <w:i/>
              <w:iCs/>
            </w:rPr>
          </w:rPrChange>
        </w:rPr>
        <w:t xml:space="preserve">Técnicas </w:t>
      </w:r>
      <w:del w:id="1479" w:author="Camilo Andrés Díaz Gómez" w:date="2023-03-14T21:02:00Z">
        <w:r w:rsidRPr="00A42751" w:rsidDel="00A42751">
          <w:rPr>
            <w:b/>
            <w:bCs/>
            <w:i w:val="0"/>
            <w:iCs w:val="0"/>
            <w:color w:val="auto"/>
            <w:rPrChange w:id="1480" w:author="Camilo Andrés Díaz Gómez" w:date="2023-03-14T20:59:00Z">
              <w:rPr>
                <w:i/>
                <w:iCs/>
              </w:rPr>
            </w:rPrChange>
          </w:rPr>
          <w:delText xml:space="preserve">De </w:delText>
        </w:r>
      </w:del>
      <w:ins w:id="1481" w:author="Camilo Andrés Díaz Gómez" w:date="2023-03-14T21:02:00Z">
        <w:r w:rsidR="00A42751">
          <w:rPr>
            <w:b/>
            <w:bCs/>
            <w:i w:val="0"/>
            <w:iCs w:val="0"/>
            <w:color w:val="auto"/>
          </w:rPr>
          <w:t>d</w:t>
        </w:r>
        <w:r w:rsidR="00A42751" w:rsidRPr="00A42751">
          <w:rPr>
            <w:b/>
            <w:bCs/>
            <w:i w:val="0"/>
            <w:iCs w:val="0"/>
            <w:color w:val="auto"/>
            <w:rPrChange w:id="1482" w:author="Camilo Andrés Díaz Gómez" w:date="2023-03-14T20:59:00Z">
              <w:rPr>
                <w:i/>
                <w:iCs/>
              </w:rPr>
            </w:rPrChange>
          </w:rPr>
          <w:t xml:space="preserve">e </w:t>
        </w:r>
      </w:ins>
      <w:r w:rsidRPr="00A42751">
        <w:rPr>
          <w:b/>
          <w:bCs/>
          <w:i w:val="0"/>
          <w:iCs w:val="0"/>
          <w:color w:val="auto"/>
          <w:rPrChange w:id="1483" w:author="Camilo Andrés Díaz Gómez" w:date="2023-03-14T20:59:00Z">
            <w:rPr>
              <w:i/>
              <w:iCs/>
            </w:rPr>
          </w:rPrChange>
        </w:rPr>
        <w:t>Analítica</w:t>
      </w:r>
      <w:bookmarkEnd w:id="1475"/>
      <w:bookmarkEnd w:id="1476"/>
      <w:bookmarkEnd w:id="1477"/>
    </w:p>
    <w:p w14:paraId="6CDF093F" w14:textId="77777777" w:rsidR="007A700C" w:rsidRPr="00BD3055" w:rsidRDefault="007A700C">
      <w:pPr>
        <w:ind w:firstLine="720"/>
        <w:rPr>
          <w:rFonts w:cs="Times New Roman"/>
        </w:rPr>
        <w:pPrChange w:id="1484" w:author="Steff Guzmán" w:date="2023-03-13T19:48:00Z">
          <w:pPr>
            <w:ind w:firstLine="708"/>
          </w:pPr>
        </w:pPrChange>
      </w:pPr>
      <w:r w:rsidRPr="00BD3055">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D3055">
            <w:rPr>
              <w:rFonts w:cs="Times New Roman"/>
            </w:rPr>
            <w:fldChar w:fldCharType="begin"/>
          </w:r>
          <w:r w:rsidRPr="00BD3055">
            <w:rPr>
              <w:rFonts w:cs="Times New Roman"/>
            </w:rPr>
            <w:instrText xml:space="preserve"> CITATION Gar \l 9226 </w:instrText>
          </w:r>
          <w:r w:rsidRPr="00BD3055">
            <w:rPr>
              <w:rFonts w:cs="Times New Roman"/>
            </w:rPr>
            <w:fldChar w:fldCharType="separate"/>
          </w:r>
          <w:r w:rsidRPr="00BD3055">
            <w:rPr>
              <w:rFonts w:cs="Times New Roman"/>
              <w:noProof/>
            </w:rPr>
            <w:t xml:space="preserve"> (Garcia, 2006)</w:t>
          </w:r>
          <w:r w:rsidRPr="00BD3055">
            <w:rPr>
              <w:rFonts w:cs="Times New Roman"/>
            </w:rPr>
            <w:fldChar w:fldCharType="end"/>
          </w:r>
        </w:sdtContent>
      </w:sdt>
      <w:r w:rsidRPr="00BD3055">
        <w:rPr>
          <w:rFonts w:cs="Times New Roman"/>
        </w:rPr>
        <w:t>.</w:t>
      </w:r>
    </w:p>
    <w:p w14:paraId="223F0800" w14:textId="11593F3D" w:rsidR="007A700C" w:rsidRDefault="007A700C" w:rsidP="007A700C">
      <w:pPr>
        <w:rPr>
          <w:ins w:id="1485" w:author="Camilo Andrés Díaz Gómez" w:date="2023-03-14T21:05:00Z"/>
          <w:rFonts w:cs="Times New Roman"/>
          <w:szCs w:val="24"/>
        </w:rPr>
      </w:pPr>
    </w:p>
    <w:p w14:paraId="27DBC354" w14:textId="0396B721" w:rsidR="00A42751" w:rsidDel="00277F2A" w:rsidRDefault="00277F2A" w:rsidP="00277F2A">
      <w:pPr>
        <w:pStyle w:val="Ttulo5"/>
        <w:rPr>
          <w:del w:id="1486" w:author="JHONATAN MAURICIO VILLARREAL CORREDOR" w:date="2023-03-14T22:31:00Z"/>
          <w:rFonts w:ascii="Times New Roman" w:hAnsi="Times New Roman" w:cs="Times New Roman"/>
          <w:color w:val="auto"/>
          <w:shd w:val="clear" w:color="auto" w:fill="FFFFFF"/>
        </w:rPr>
      </w:pPr>
      <w:ins w:id="1487" w:author="JHONATAN MAURICIO VILLARREAL CORREDOR" w:date="2023-03-14T22:31:00Z">
        <w:r>
          <w:rPr>
            <w:rFonts w:cs="Times New Roman"/>
            <w:b/>
            <w:bCs/>
            <w:color w:val="FF0000"/>
            <w:szCs w:val="24"/>
          </w:rPr>
          <w:tab/>
        </w:r>
      </w:ins>
      <w:ins w:id="1488" w:author="JHONATAN MAURICIO VILLARREAL CORREDOR" w:date="2023-03-14T22:32:00Z">
        <w:r w:rsidRPr="00277F2A">
          <w:rPr>
            <w:rFonts w:ascii="Times New Roman" w:hAnsi="Times New Roman" w:cs="Times New Roman"/>
            <w:color w:val="auto"/>
            <w:shd w:val="clear" w:color="auto" w:fill="FFFFFF"/>
          </w:rPr>
          <w:t xml:space="preserve">Análisis </w:t>
        </w:r>
      </w:ins>
      <w:ins w:id="1489" w:author="JHONATAN MAURICIO VILLARREAL CORREDOR" w:date="2023-03-14T22:40:00Z">
        <w:r w:rsidR="00214BAE" w:rsidRPr="00277F2A">
          <w:rPr>
            <w:rFonts w:cs="Times New Roman"/>
            <w:shd w:val="clear" w:color="auto" w:fill="FFFFFF"/>
          </w:rPr>
          <w:t>exploratorio</w:t>
        </w:r>
      </w:ins>
      <w:ins w:id="1490" w:author="JHONATAN MAURICIO VILLARREAL CORREDOR" w:date="2023-03-14T22:32:00Z">
        <w:r w:rsidRPr="00277F2A">
          <w:rPr>
            <w:rFonts w:ascii="Times New Roman" w:hAnsi="Times New Roman" w:cs="Times New Roman"/>
            <w:color w:val="auto"/>
            <w:shd w:val="clear" w:color="auto" w:fill="FFFFFF"/>
          </w:rPr>
          <w:t xml:space="preserve"> de datos (EDA): </w:t>
        </w:r>
      </w:ins>
      <w:ins w:id="1491" w:author="JHONATAN MAURICIO VILLARREAL CORREDOR" w:date="2023-03-14T22:33:00Z">
        <w:r>
          <w:rPr>
            <w:rFonts w:ascii="Times New Roman" w:hAnsi="Times New Roman" w:cs="Times New Roman"/>
            <w:color w:val="auto"/>
            <w:shd w:val="clear" w:color="auto" w:fill="FFFFFF"/>
          </w:rPr>
          <w:t>E</w:t>
        </w:r>
        <w:r w:rsidRPr="00277F2A">
          <w:rPr>
            <w:rFonts w:ascii="Times New Roman" w:hAnsi="Times New Roman" w:cs="Times New Roman"/>
            <w:color w:val="auto"/>
            <w:shd w:val="clear" w:color="auto" w:fill="FFFFFF"/>
          </w:rPr>
          <w:t>ste es un método para analizar y resumir datos utilizando técnicas gráficas y estadísticas</w:t>
        </w:r>
      </w:ins>
      <w:ins w:id="1492" w:author="JHONATAN MAURICIO VILLARREAL CORREDOR" w:date="2023-03-14T22:35:00Z">
        <w:r>
          <w:rPr>
            <w:rFonts w:cs="Times New Roman"/>
            <w:shd w:val="clear" w:color="auto" w:fill="FFFFFF"/>
          </w:rPr>
          <w:t>, a</w:t>
        </w:r>
      </w:ins>
      <w:ins w:id="1493" w:author="JHONATAN MAURICIO VILLARREAL CORREDOR" w:date="2023-03-14T22:33:00Z">
        <w:r w:rsidRPr="00277F2A">
          <w:rPr>
            <w:rFonts w:ascii="Times New Roman" w:hAnsi="Times New Roman" w:cs="Times New Roman"/>
            <w:color w:val="auto"/>
            <w:shd w:val="clear" w:color="auto" w:fill="FFFFFF"/>
          </w:rPr>
          <w:t>yuda a descubrir patrones, relaciones y tendencias en los datos e identificar valores atípicos o datos faltantes</w:t>
        </w:r>
      </w:ins>
      <w:customXmlInsRangeStart w:id="1494" w:author="JHONATAN MAURICIO VILLARREAL CORREDOR" w:date="2023-03-14T22:51:00Z"/>
      <w:sdt>
        <w:sdtPr>
          <w:rPr>
            <w:rFonts w:cs="Times New Roman"/>
            <w:shd w:val="clear" w:color="auto" w:fill="FFFFFF"/>
          </w:rPr>
          <w:id w:val="-178040963"/>
          <w:citation/>
        </w:sdtPr>
        <w:sdtContent>
          <w:customXmlInsRangeEnd w:id="1494"/>
          <w:ins w:id="1495" w:author="JHONATAN MAURICIO VILLARREAL CORREDOR" w:date="2023-03-14T22:51:00Z">
            <w:r w:rsidR="00DD40F4">
              <w:rPr>
                <w:rFonts w:cs="Times New Roman"/>
                <w:shd w:val="clear" w:color="auto" w:fill="FFFFFF"/>
              </w:rPr>
              <w:fldChar w:fldCharType="begin"/>
            </w:r>
            <w:r w:rsidR="00DD40F4">
              <w:rPr>
                <w:rFonts w:cs="Times New Roman"/>
                <w:shd w:val="clear" w:color="auto" w:fill="FFFFFF"/>
              </w:rPr>
              <w:instrText xml:space="preserve"> CITATION EOI07 \l 9226 </w:instrText>
            </w:r>
          </w:ins>
          <w:r w:rsidR="00DD40F4">
            <w:rPr>
              <w:rFonts w:cs="Times New Roman"/>
              <w:shd w:val="clear" w:color="auto" w:fill="FFFFFF"/>
            </w:rPr>
            <w:fldChar w:fldCharType="separate"/>
          </w:r>
          <w:ins w:id="1496" w:author="JHONATAN MAURICIO VILLARREAL CORREDOR" w:date="2023-03-14T22:51:00Z">
            <w:r w:rsidR="00DD40F4">
              <w:rPr>
                <w:rFonts w:cs="Times New Roman"/>
                <w:noProof/>
                <w:shd w:val="clear" w:color="auto" w:fill="FFFFFF"/>
              </w:rPr>
              <w:t xml:space="preserve"> </w:t>
            </w:r>
            <w:r w:rsidR="00DD40F4" w:rsidRPr="00DD40F4">
              <w:rPr>
                <w:rFonts w:cs="Times New Roman"/>
                <w:noProof/>
                <w:shd w:val="clear" w:color="auto" w:fill="FFFFFF"/>
                <w:rPrChange w:id="1497" w:author="JHONATAN MAURICIO VILLARREAL CORREDOR" w:date="2023-03-14T22:51:00Z">
                  <w:rPr/>
                </w:rPrChange>
              </w:rPr>
              <w:t>(EOI, 2007)</w:t>
            </w:r>
            <w:r w:rsidR="00DD40F4">
              <w:rPr>
                <w:rFonts w:cs="Times New Roman"/>
                <w:shd w:val="clear" w:color="auto" w:fill="FFFFFF"/>
              </w:rPr>
              <w:fldChar w:fldCharType="end"/>
            </w:r>
          </w:ins>
          <w:customXmlInsRangeStart w:id="1498" w:author="JHONATAN MAURICIO VILLARREAL CORREDOR" w:date="2023-03-14T22:51:00Z"/>
        </w:sdtContent>
      </w:sdt>
      <w:customXmlInsRangeEnd w:id="1498"/>
      <w:ins w:id="1499" w:author="JHONATAN MAURICIO VILLARREAL CORREDOR" w:date="2023-03-14T22:52:00Z">
        <w:r w:rsidR="00DD40F4">
          <w:rPr>
            <w:rFonts w:cs="Times New Roman"/>
            <w:shd w:val="clear" w:color="auto" w:fill="FFFFFF"/>
          </w:rPr>
          <w:t>.</w:t>
        </w:r>
      </w:ins>
      <w:ins w:id="1500" w:author="Camilo Andrés Díaz Gómez" w:date="2023-03-14T21:05:00Z">
        <w:del w:id="1501" w:author="JHONATAN MAURICIO VILLARREAL CORREDOR" w:date="2023-03-14T22:31:00Z">
          <w:r w:rsidR="00A42751" w:rsidRPr="00277F2A" w:rsidDel="00277F2A">
            <w:rPr>
              <w:rFonts w:ascii="Times New Roman" w:hAnsi="Times New Roman" w:cs="Times New Roman"/>
              <w:b/>
              <w:bCs/>
              <w:color w:val="FF0000"/>
              <w:szCs w:val="24"/>
              <w:rPrChange w:id="1502" w:author="JHONATAN MAURICIO VILLARREAL CORREDOR" w:date="2023-03-14T22:32:00Z">
                <w:rPr>
                  <w:rFonts w:cs="Times New Roman"/>
                  <w:szCs w:val="24"/>
                </w:rPr>
              </w:rPrChange>
            </w:rPr>
            <w:delText>FALTA COMPLETAR TECNICAS DE ANALITICA</w:delText>
          </w:r>
        </w:del>
      </w:ins>
    </w:p>
    <w:p w14:paraId="11AD30EE" w14:textId="0D811B17" w:rsidR="00277F2A" w:rsidRDefault="00277F2A" w:rsidP="00277F2A">
      <w:pPr>
        <w:rPr>
          <w:ins w:id="1503" w:author="JHONATAN MAURICIO VILLARREAL CORREDOR" w:date="2023-03-14T22:35:00Z"/>
          <w:rFonts w:cs="Times New Roman"/>
          <w:shd w:val="clear" w:color="auto" w:fill="FFFFFF"/>
        </w:rPr>
      </w:pPr>
    </w:p>
    <w:p w14:paraId="2CF90A7D" w14:textId="69141BAC" w:rsidR="00277F2A" w:rsidRDefault="00277F2A" w:rsidP="00277F2A">
      <w:pPr>
        <w:rPr>
          <w:ins w:id="1504" w:author="JHONATAN MAURICIO VILLARREAL CORREDOR" w:date="2023-03-14T22:35:00Z"/>
          <w:rFonts w:cs="Times New Roman"/>
          <w:shd w:val="clear" w:color="auto" w:fill="FFFFFF"/>
        </w:rPr>
      </w:pPr>
    </w:p>
    <w:p w14:paraId="43769384" w14:textId="3705F65C" w:rsidR="00277F2A" w:rsidRDefault="00277F2A" w:rsidP="00277F2A">
      <w:pPr>
        <w:rPr>
          <w:ins w:id="1505" w:author="JHONATAN MAURICIO VILLARREAL CORREDOR" w:date="2023-03-14T22:35:00Z"/>
          <w:rFonts w:cs="Times New Roman"/>
          <w:shd w:val="clear" w:color="auto" w:fill="FFFFFF"/>
        </w:rPr>
      </w:pPr>
    </w:p>
    <w:p w14:paraId="7AC9053B" w14:textId="7532A5F6" w:rsidR="00277F2A" w:rsidRPr="00277F2A" w:rsidRDefault="00277F2A" w:rsidP="00277F2A">
      <w:pPr>
        <w:tabs>
          <w:tab w:val="left" w:pos="2220"/>
        </w:tabs>
        <w:rPr>
          <w:ins w:id="1506" w:author="JHONATAN MAURICIO VILLARREAL CORREDOR" w:date="2023-03-14T22:33:00Z"/>
        </w:rPr>
        <w:pPrChange w:id="1507" w:author="JHONATAN MAURICIO VILLARREAL CORREDOR" w:date="2023-03-14T22:35:00Z">
          <w:pPr/>
        </w:pPrChange>
      </w:pPr>
    </w:p>
    <w:p w14:paraId="3D262F63" w14:textId="2AF6FAA5" w:rsidR="00277F2A" w:rsidRDefault="00277F2A" w:rsidP="00277F2A">
      <w:pPr>
        <w:pStyle w:val="Ttulo5"/>
        <w:rPr>
          <w:ins w:id="1508" w:author="JHONATAN MAURICIO VILLARREAL CORREDOR" w:date="2023-03-14T22:36:00Z"/>
          <w:rFonts w:ascii="Times New Roman" w:hAnsi="Times New Roman" w:cs="Times New Roman"/>
          <w:color w:val="auto"/>
          <w:shd w:val="clear" w:color="auto" w:fill="FFFFFF"/>
        </w:rPr>
      </w:pPr>
      <w:ins w:id="1509" w:author="JHONATAN MAURICIO VILLARREAL CORREDOR" w:date="2023-03-14T22:33:00Z">
        <w:r>
          <w:lastRenderedPageBreak/>
          <w:tab/>
        </w:r>
      </w:ins>
      <w:ins w:id="1510" w:author="JHONATAN MAURICIO VILLARREAL CORREDOR" w:date="2023-03-14T22:34:00Z">
        <w:r w:rsidRPr="00277F2A">
          <w:rPr>
            <w:rFonts w:ascii="Times New Roman" w:hAnsi="Times New Roman" w:cs="Times New Roman"/>
            <w:color w:val="auto"/>
            <w:shd w:val="clear" w:color="auto" w:fill="FFFFFF"/>
            <w:rPrChange w:id="1511" w:author="JHONATAN MAURICIO VILLARREAL CORREDOR" w:date="2023-03-14T22:34:00Z">
              <w:rPr>
                <w:shd w:val="clear" w:color="auto" w:fill="FFFFFF"/>
              </w:rPr>
            </w:rPrChange>
          </w:rPr>
          <w:t>Análisis de regresión:</w:t>
        </w:r>
      </w:ins>
      <w:ins w:id="1512" w:author="JHONATAN MAURICIO VILLARREAL CORREDOR" w:date="2023-03-14T22:35:00Z">
        <w:r w:rsidRPr="00277F2A">
          <w:t xml:space="preserve"> </w:t>
        </w:r>
      </w:ins>
      <w:ins w:id="1513" w:author="JHONATAN MAURICIO VILLARREAL CORREDOR" w:date="2023-03-14T22:36:00Z">
        <w:r>
          <w:rPr>
            <w:rFonts w:ascii="Times New Roman" w:hAnsi="Times New Roman" w:cs="Times New Roman"/>
            <w:color w:val="auto"/>
            <w:shd w:val="clear" w:color="auto" w:fill="FFFFFF"/>
          </w:rPr>
          <w:t>E</w:t>
        </w:r>
      </w:ins>
      <w:ins w:id="1514" w:author="JHONATAN MAURICIO VILLARREAL CORREDOR" w:date="2023-03-14T22:35:00Z">
        <w:r w:rsidRPr="00277F2A">
          <w:rPr>
            <w:rFonts w:ascii="Times New Roman" w:hAnsi="Times New Roman" w:cs="Times New Roman"/>
            <w:color w:val="auto"/>
            <w:shd w:val="clear" w:color="auto" w:fill="FFFFFF"/>
          </w:rPr>
          <w:t>sta técnica se utiliza para determinar la relación entre una variable dependiente y una o más variables independientes</w:t>
        </w:r>
      </w:ins>
      <w:ins w:id="1515" w:author="JHONATAN MAURICIO VILLARREAL CORREDOR" w:date="2023-03-14T22:36:00Z">
        <w:r>
          <w:rPr>
            <w:rFonts w:ascii="Times New Roman" w:hAnsi="Times New Roman" w:cs="Times New Roman"/>
            <w:color w:val="auto"/>
            <w:shd w:val="clear" w:color="auto" w:fill="FFFFFF"/>
          </w:rPr>
          <w:t>, a</w:t>
        </w:r>
      </w:ins>
      <w:ins w:id="1516" w:author="JHONATAN MAURICIO VILLARREAL CORREDOR" w:date="2023-03-14T22:35:00Z">
        <w:r w:rsidRPr="00277F2A">
          <w:rPr>
            <w:rFonts w:ascii="Times New Roman" w:hAnsi="Times New Roman" w:cs="Times New Roman"/>
            <w:color w:val="auto"/>
            <w:shd w:val="clear" w:color="auto" w:fill="FFFFFF"/>
          </w:rPr>
          <w:t>yuda a determinar la fuerza y ​​la dirección de las relaciones entre las variables</w:t>
        </w:r>
      </w:ins>
      <w:ins w:id="1517" w:author="JHONATAN MAURICIO VILLARREAL CORREDOR" w:date="2023-03-14T22:51:00Z">
        <w:r w:rsidR="00DD40F4" w:rsidRPr="00DD40F4">
          <w:rPr>
            <w:rFonts w:cs="Times New Roman"/>
            <w:shd w:val="clear" w:color="auto" w:fill="FFFFFF"/>
          </w:rPr>
          <w:t xml:space="preserve"> </w:t>
        </w:r>
      </w:ins>
      <w:customXmlInsRangeStart w:id="1518" w:author="JHONATAN MAURICIO VILLARREAL CORREDOR" w:date="2023-03-14T22:51:00Z"/>
      <w:sdt>
        <w:sdtPr>
          <w:rPr>
            <w:rFonts w:ascii="Times New Roman" w:hAnsi="Times New Roman" w:cs="Times New Roman"/>
            <w:color w:val="auto"/>
            <w:shd w:val="clear" w:color="auto" w:fill="FFFFFF"/>
            <w:rPrChange w:id="1519" w:author="JHONATAN MAURICIO VILLARREAL CORREDOR" w:date="2023-03-14T22:52:00Z">
              <w:rPr>
                <w:rFonts w:cs="Times New Roman"/>
                <w:shd w:val="clear" w:color="auto" w:fill="FFFFFF"/>
              </w:rPr>
            </w:rPrChange>
          </w:rPr>
          <w:id w:val="-1196223953"/>
          <w:citation/>
        </w:sdtPr>
        <w:sdtContent>
          <w:customXmlInsRangeEnd w:id="1518"/>
          <w:ins w:id="1520" w:author="JHONATAN MAURICIO VILLARREAL CORREDOR" w:date="2023-03-14T22:51:00Z">
            <w:r w:rsidR="00DD40F4" w:rsidRPr="00DD40F4">
              <w:rPr>
                <w:rFonts w:ascii="Times New Roman" w:hAnsi="Times New Roman" w:cs="Times New Roman"/>
                <w:color w:val="auto"/>
                <w:shd w:val="clear" w:color="auto" w:fill="FFFFFF"/>
                <w:rPrChange w:id="1521" w:author="JHONATAN MAURICIO VILLARREAL CORREDOR" w:date="2023-03-14T22:52: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22" w:author="JHONATAN MAURICIO VILLARREAL CORREDOR" w:date="2023-03-14T22:52: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23" w:author="JHONATAN MAURICIO VILLARREAL CORREDOR" w:date="2023-03-14T22:52: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24" w:author="JHONATAN MAURICIO VILLARREAL CORREDOR" w:date="2023-03-14T22:52:00Z">
                  <w:rPr>
                    <w:rFonts w:cs="Times New Roman"/>
                    <w:noProof/>
                    <w:shd w:val="clear" w:color="auto" w:fill="FFFFFF"/>
                  </w:rPr>
                </w:rPrChange>
              </w:rPr>
              <w:t xml:space="preserve"> </w:t>
            </w:r>
            <w:r w:rsidR="00DD40F4" w:rsidRPr="00DD40F4">
              <w:rPr>
                <w:rFonts w:ascii="Times New Roman" w:hAnsi="Times New Roman" w:cs="Times New Roman"/>
                <w:noProof/>
                <w:color w:val="auto"/>
                <w:shd w:val="clear" w:color="auto" w:fill="FFFFFF"/>
                <w:rPrChange w:id="1525" w:author="JHONATAN MAURICIO VILLARREAL CORREDOR" w:date="2023-03-14T22:52:00Z">
                  <w:rPr>
                    <w:rFonts w:cs="Times New Roman"/>
                    <w:noProof/>
                    <w:shd w:val="clear" w:color="auto" w:fill="FFFFFF"/>
                  </w:rPr>
                </w:rPrChange>
              </w:rPr>
              <w:t>(EOI, 2007)</w:t>
            </w:r>
            <w:r w:rsidR="00DD40F4" w:rsidRPr="00DD40F4">
              <w:rPr>
                <w:rFonts w:ascii="Times New Roman" w:hAnsi="Times New Roman" w:cs="Times New Roman"/>
                <w:color w:val="auto"/>
                <w:shd w:val="clear" w:color="auto" w:fill="FFFFFF"/>
                <w:rPrChange w:id="1526" w:author="JHONATAN MAURICIO VILLARREAL CORREDOR" w:date="2023-03-14T22:52:00Z">
                  <w:rPr>
                    <w:rFonts w:cs="Times New Roman"/>
                    <w:shd w:val="clear" w:color="auto" w:fill="FFFFFF"/>
                  </w:rPr>
                </w:rPrChange>
              </w:rPr>
              <w:fldChar w:fldCharType="end"/>
            </w:r>
          </w:ins>
          <w:customXmlInsRangeStart w:id="1527" w:author="JHONATAN MAURICIO VILLARREAL CORREDOR" w:date="2023-03-14T22:51:00Z"/>
        </w:sdtContent>
      </w:sdt>
      <w:customXmlInsRangeEnd w:id="1527"/>
      <w:ins w:id="1528" w:author="JHONATAN MAURICIO VILLARREAL CORREDOR" w:date="2023-03-14T22:52:00Z">
        <w:r w:rsidR="00DD40F4">
          <w:rPr>
            <w:rFonts w:ascii="Times New Roman" w:hAnsi="Times New Roman" w:cs="Times New Roman"/>
            <w:color w:val="auto"/>
            <w:shd w:val="clear" w:color="auto" w:fill="FFFFFF"/>
          </w:rPr>
          <w:t>.</w:t>
        </w:r>
      </w:ins>
    </w:p>
    <w:p w14:paraId="7F988838" w14:textId="5E7EFD02" w:rsidR="00277F2A" w:rsidRDefault="00277F2A" w:rsidP="00277F2A">
      <w:pPr>
        <w:pStyle w:val="Ttulo5"/>
        <w:rPr>
          <w:ins w:id="1529" w:author="JHONATAN MAURICIO VILLARREAL CORREDOR" w:date="2023-03-14T22:40:00Z"/>
          <w:rFonts w:ascii="Times New Roman" w:hAnsi="Times New Roman" w:cs="Times New Roman"/>
          <w:color w:val="auto"/>
          <w:shd w:val="clear" w:color="auto" w:fill="FFFFFF"/>
        </w:rPr>
      </w:pPr>
      <w:ins w:id="1530" w:author="JHONATAN MAURICIO VILLARREAL CORREDOR" w:date="2023-03-14T22:36:00Z">
        <w:r>
          <w:tab/>
        </w:r>
      </w:ins>
      <w:ins w:id="1531" w:author="JHONATAN MAURICIO VILLARREAL CORREDOR" w:date="2023-03-14T22:37:00Z">
        <w:r w:rsidRPr="00277F2A">
          <w:rPr>
            <w:rFonts w:ascii="Times New Roman" w:hAnsi="Times New Roman" w:cs="Times New Roman"/>
            <w:color w:val="auto"/>
            <w:shd w:val="clear" w:color="auto" w:fill="FFFFFF"/>
            <w:rPrChange w:id="1532" w:author="JHONATAN MAURICIO VILLARREAL CORREDOR" w:date="2023-03-14T22:37:00Z">
              <w:rPr>
                <w:shd w:val="clear" w:color="auto" w:fill="FFFFFF"/>
              </w:rPr>
            </w:rPrChange>
          </w:rPr>
          <w:t>Análisis de series temporales: </w:t>
        </w:r>
      </w:ins>
      <w:ins w:id="1533" w:author="JHONATAN MAURICIO VILLARREAL CORREDOR" w:date="2023-03-14T22:40:00Z">
        <w:r w:rsidR="00214BAE" w:rsidRPr="00214BAE">
          <w:rPr>
            <w:rFonts w:ascii="Times New Roman" w:hAnsi="Times New Roman" w:cs="Times New Roman"/>
            <w:color w:val="auto"/>
            <w:shd w:val="clear" w:color="auto" w:fill="FFFFFF"/>
          </w:rPr>
          <w:t>Este método se utiliza para analizar datos que cambian con el tiempo y predecir tendencias futuras</w:t>
        </w:r>
        <w:r w:rsidR="00214BAE">
          <w:rPr>
            <w:rFonts w:ascii="Times New Roman" w:hAnsi="Times New Roman" w:cs="Times New Roman"/>
            <w:color w:val="auto"/>
            <w:shd w:val="clear" w:color="auto" w:fill="FFFFFF"/>
          </w:rPr>
          <w:t>, a</w:t>
        </w:r>
        <w:r w:rsidR="00214BAE" w:rsidRPr="00214BAE">
          <w:rPr>
            <w:rFonts w:ascii="Times New Roman" w:hAnsi="Times New Roman" w:cs="Times New Roman"/>
            <w:color w:val="auto"/>
            <w:shd w:val="clear" w:color="auto" w:fill="FFFFFF"/>
          </w:rPr>
          <w:t>yuda a identificar tendencias y tendencias a lo largo del tiempo y predecir la demanda futura</w:t>
        </w:r>
      </w:ins>
      <w:ins w:id="1534" w:author="JHONATAN MAURICIO VILLARREAL CORREDOR" w:date="2023-03-14T22:51:00Z">
        <w:r w:rsidR="00DD40F4" w:rsidRPr="00DD40F4">
          <w:rPr>
            <w:rFonts w:cs="Times New Roman"/>
            <w:shd w:val="clear" w:color="auto" w:fill="FFFFFF"/>
          </w:rPr>
          <w:t xml:space="preserve"> </w:t>
        </w:r>
      </w:ins>
      <w:customXmlInsRangeStart w:id="1535" w:author="JHONATAN MAURICIO VILLARREAL CORREDOR" w:date="2023-03-14T22:51:00Z"/>
      <w:sdt>
        <w:sdtPr>
          <w:rPr>
            <w:rFonts w:ascii="Times New Roman" w:hAnsi="Times New Roman" w:cs="Times New Roman"/>
            <w:color w:val="auto"/>
            <w:shd w:val="clear" w:color="auto" w:fill="FFFFFF"/>
            <w:rPrChange w:id="1536" w:author="JHONATAN MAURICIO VILLARREAL CORREDOR" w:date="2023-03-14T22:52:00Z">
              <w:rPr>
                <w:rFonts w:cs="Times New Roman"/>
                <w:shd w:val="clear" w:color="auto" w:fill="FFFFFF"/>
              </w:rPr>
            </w:rPrChange>
          </w:rPr>
          <w:id w:val="446904693"/>
          <w:citation/>
        </w:sdtPr>
        <w:sdtContent>
          <w:customXmlInsRangeEnd w:id="1535"/>
          <w:ins w:id="1537" w:author="JHONATAN MAURICIO VILLARREAL CORREDOR" w:date="2023-03-14T22:51:00Z">
            <w:r w:rsidR="00DD40F4" w:rsidRPr="00DD40F4">
              <w:rPr>
                <w:rFonts w:ascii="Times New Roman" w:hAnsi="Times New Roman" w:cs="Times New Roman"/>
                <w:color w:val="auto"/>
                <w:shd w:val="clear" w:color="auto" w:fill="FFFFFF"/>
                <w:rPrChange w:id="1538" w:author="JHONATAN MAURICIO VILLARREAL CORREDOR" w:date="2023-03-14T22:52: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39" w:author="JHONATAN MAURICIO VILLARREAL CORREDOR" w:date="2023-03-14T22:52: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40" w:author="JHONATAN MAURICIO VILLARREAL CORREDOR" w:date="2023-03-14T22:52: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41" w:author="JHONATAN MAURICIO VILLARREAL CORREDOR" w:date="2023-03-14T22:52:00Z">
                  <w:rPr>
                    <w:rFonts w:cs="Times New Roman"/>
                    <w:noProof/>
                    <w:shd w:val="clear" w:color="auto" w:fill="FFFFFF"/>
                  </w:rPr>
                </w:rPrChange>
              </w:rPr>
              <w:t xml:space="preserve"> </w:t>
            </w:r>
            <w:r w:rsidR="00DD40F4" w:rsidRPr="00DD40F4">
              <w:rPr>
                <w:rFonts w:ascii="Times New Roman" w:hAnsi="Times New Roman" w:cs="Times New Roman"/>
                <w:noProof/>
                <w:color w:val="auto"/>
                <w:shd w:val="clear" w:color="auto" w:fill="FFFFFF"/>
                <w:rPrChange w:id="1542" w:author="JHONATAN MAURICIO VILLARREAL CORREDOR" w:date="2023-03-14T22:52:00Z">
                  <w:rPr>
                    <w:rFonts w:cs="Times New Roman"/>
                    <w:noProof/>
                    <w:shd w:val="clear" w:color="auto" w:fill="FFFFFF"/>
                  </w:rPr>
                </w:rPrChange>
              </w:rPr>
              <w:t>(EOI, 2007)</w:t>
            </w:r>
            <w:r w:rsidR="00DD40F4" w:rsidRPr="00DD40F4">
              <w:rPr>
                <w:rFonts w:ascii="Times New Roman" w:hAnsi="Times New Roman" w:cs="Times New Roman"/>
                <w:color w:val="auto"/>
                <w:shd w:val="clear" w:color="auto" w:fill="FFFFFF"/>
                <w:rPrChange w:id="1543" w:author="JHONATAN MAURICIO VILLARREAL CORREDOR" w:date="2023-03-14T22:52:00Z">
                  <w:rPr>
                    <w:rFonts w:cs="Times New Roman"/>
                    <w:shd w:val="clear" w:color="auto" w:fill="FFFFFF"/>
                  </w:rPr>
                </w:rPrChange>
              </w:rPr>
              <w:fldChar w:fldCharType="end"/>
            </w:r>
          </w:ins>
          <w:customXmlInsRangeStart w:id="1544" w:author="JHONATAN MAURICIO VILLARREAL CORREDOR" w:date="2023-03-14T22:51:00Z"/>
        </w:sdtContent>
      </w:sdt>
      <w:customXmlInsRangeEnd w:id="1544"/>
      <w:ins w:id="1545" w:author="JHONATAN MAURICIO VILLARREAL CORREDOR" w:date="2023-03-14T22:52:00Z">
        <w:r w:rsidR="00DD40F4">
          <w:rPr>
            <w:rFonts w:ascii="Times New Roman" w:hAnsi="Times New Roman" w:cs="Times New Roman"/>
            <w:color w:val="auto"/>
            <w:shd w:val="clear" w:color="auto" w:fill="FFFFFF"/>
          </w:rPr>
          <w:t>.</w:t>
        </w:r>
      </w:ins>
    </w:p>
    <w:p w14:paraId="0176D7C6" w14:textId="115E8686" w:rsidR="00214BAE" w:rsidRDefault="00214BAE" w:rsidP="00214BAE">
      <w:pPr>
        <w:pStyle w:val="Ttulo5"/>
        <w:rPr>
          <w:ins w:id="1546" w:author="JHONATAN MAURICIO VILLARREAL CORREDOR" w:date="2023-03-14T22:42:00Z"/>
          <w:rFonts w:ascii="Times New Roman" w:hAnsi="Times New Roman" w:cs="Times New Roman"/>
          <w:color w:val="auto"/>
        </w:rPr>
      </w:pPr>
      <w:ins w:id="1547" w:author="JHONATAN MAURICIO VILLARREAL CORREDOR" w:date="2023-03-14T22:40:00Z">
        <w:r>
          <w:tab/>
        </w:r>
      </w:ins>
      <w:ins w:id="1548" w:author="JHONATAN MAURICIO VILLARREAL CORREDOR" w:date="2023-03-14T22:41:00Z">
        <w:r w:rsidRPr="00214BAE">
          <w:rPr>
            <w:rFonts w:ascii="Times New Roman" w:hAnsi="Times New Roman" w:cs="Times New Roman"/>
            <w:color w:val="auto"/>
            <w:rPrChange w:id="1549" w:author="JHONATAN MAURICIO VILLARREAL CORREDOR" w:date="2023-03-14T22:41:00Z">
              <w:rPr/>
            </w:rPrChange>
          </w:rPr>
          <w:t xml:space="preserve">Análisis de </w:t>
        </w:r>
        <w:proofErr w:type="spellStart"/>
        <w:r w:rsidRPr="00214BAE">
          <w:rPr>
            <w:rFonts w:ascii="Times New Roman" w:hAnsi="Times New Roman" w:cs="Times New Roman"/>
            <w:color w:val="auto"/>
            <w:rPrChange w:id="1550" w:author="JHONATAN MAURICIO VILLARREAL CORREDOR" w:date="2023-03-14T22:41:00Z">
              <w:rPr/>
            </w:rPrChange>
          </w:rPr>
          <w:t>clustering</w:t>
        </w:r>
        <w:proofErr w:type="spellEnd"/>
        <w:r w:rsidRPr="00214BAE">
          <w:rPr>
            <w:rFonts w:ascii="Times New Roman" w:hAnsi="Times New Roman" w:cs="Times New Roman"/>
            <w:color w:val="auto"/>
            <w:rPrChange w:id="1551" w:author="JHONATAN MAURICIO VILLARREAL CORREDOR" w:date="2023-03-14T22:41:00Z">
              <w:rPr/>
            </w:rPrChange>
          </w:rPr>
          <w:t>:</w:t>
        </w:r>
        <w:r>
          <w:rPr>
            <w:rFonts w:ascii="Times New Roman" w:hAnsi="Times New Roman" w:cs="Times New Roman"/>
            <w:color w:val="auto"/>
          </w:rPr>
          <w:t xml:space="preserve"> </w:t>
        </w:r>
      </w:ins>
      <w:ins w:id="1552" w:author="JHONATAN MAURICIO VILLARREAL CORREDOR" w:date="2023-03-14T22:42:00Z">
        <w:r w:rsidRPr="00214BAE">
          <w:rPr>
            <w:rFonts w:ascii="Times New Roman" w:hAnsi="Times New Roman" w:cs="Times New Roman"/>
            <w:color w:val="auto"/>
          </w:rPr>
          <w:t>Este método se utiliza para organizar datos similares en grupos o grupos. Ayuda a identificar tendencias y piezas de datos que se pueden utilizar para tomar decisiones comerciales</w:t>
        </w:r>
      </w:ins>
      <w:ins w:id="1553" w:author="JHONATAN MAURICIO VILLARREAL CORREDOR" w:date="2023-03-14T22:52:00Z">
        <w:r w:rsidR="00DD40F4" w:rsidRPr="00DD40F4">
          <w:rPr>
            <w:rFonts w:cs="Times New Roman"/>
            <w:shd w:val="clear" w:color="auto" w:fill="FFFFFF"/>
          </w:rPr>
          <w:t xml:space="preserve"> </w:t>
        </w:r>
      </w:ins>
      <w:customXmlInsRangeStart w:id="1554" w:author="JHONATAN MAURICIO VILLARREAL CORREDOR" w:date="2023-03-14T22:52:00Z"/>
      <w:sdt>
        <w:sdtPr>
          <w:rPr>
            <w:rFonts w:ascii="Times New Roman" w:hAnsi="Times New Roman" w:cs="Times New Roman"/>
            <w:color w:val="auto"/>
            <w:shd w:val="clear" w:color="auto" w:fill="FFFFFF"/>
            <w:rPrChange w:id="1555" w:author="JHONATAN MAURICIO VILLARREAL CORREDOR" w:date="2023-03-14T22:53:00Z">
              <w:rPr>
                <w:rFonts w:cs="Times New Roman"/>
                <w:shd w:val="clear" w:color="auto" w:fill="FFFFFF"/>
              </w:rPr>
            </w:rPrChange>
          </w:rPr>
          <w:id w:val="2082399002"/>
          <w:citation/>
        </w:sdtPr>
        <w:sdtContent>
          <w:customXmlInsRangeEnd w:id="1554"/>
          <w:ins w:id="1556" w:author="JHONATAN MAURICIO VILLARREAL CORREDOR" w:date="2023-03-14T22:52:00Z">
            <w:r w:rsidR="00DD40F4" w:rsidRPr="00DD40F4">
              <w:rPr>
                <w:rFonts w:ascii="Times New Roman" w:hAnsi="Times New Roman" w:cs="Times New Roman"/>
                <w:color w:val="auto"/>
                <w:shd w:val="clear" w:color="auto" w:fill="FFFFFF"/>
                <w:rPrChange w:id="1557" w:author="JHONATAN MAURICIO VILLARREAL CORREDOR" w:date="2023-03-14T22:53: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58" w:author="JHONATAN MAURICIO VILLARREAL CORREDOR" w:date="2023-03-14T22:53: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59" w:author="JHONATAN MAURICIO VILLARREAL CORREDOR" w:date="2023-03-14T22:53: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60" w:author="JHONATAN MAURICIO VILLARREAL CORREDOR" w:date="2023-03-14T22:53:00Z">
                  <w:rPr>
                    <w:rFonts w:cs="Times New Roman"/>
                    <w:noProof/>
                    <w:shd w:val="clear" w:color="auto" w:fill="FFFFFF"/>
                  </w:rPr>
                </w:rPrChange>
              </w:rPr>
              <w:t xml:space="preserve"> </w:t>
            </w:r>
            <w:r w:rsidR="00DD40F4" w:rsidRPr="00DD40F4">
              <w:rPr>
                <w:rFonts w:ascii="Times New Roman" w:hAnsi="Times New Roman" w:cs="Times New Roman"/>
                <w:noProof/>
                <w:color w:val="auto"/>
                <w:shd w:val="clear" w:color="auto" w:fill="FFFFFF"/>
                <w:rPrChange w:id="1561" w:author="JHONATAN MAURICIO VILLARREAL CORREDOR" w:date="2023-03-14T22:53:00Z">
                  <w:rPr>
                    <w:rFonts w:cs="Times New Roman"/>
                    <w:noProof/>
                    <w:shd w:val="clear" w:color="auto" w:fill="FFFFFF"/>
                  </w:rPr>
                </w:rPrChange>
              </w:rPr>
              <w:t>(EOI, 2007)</w:t>
            </w:r>
            <w:r w:rsidR="00DD40F4" w:rsidRPr="00DD40F4">
              <w:rPr>
                <w:rFonts w:ascii="Times New Roman" w:hAnsi="Times New Roman" w:cs="Times New Roman"/>
                <w:color w:val="auto"/>
                <w:shd w:val="clear" w:color="auto" w:fill="FFFFFF"/>
                <w:rPrChange w:id="1562" w:author="JHONATAN MAURICIO VILLARREAL CORREDOR" w:date="2023-03-14T22:53:00Z">
                  <w:rPr>
                    <w:rFonts w:cs="Times New Roman"/>
                    <w:shd w:val="clear" w:color="auto" w:fill="FFFFFF"/>
                  </w:rPr>
                </w:rPrChange>
              </w:rPr>
              <w:fldChar w:fldCharType="end"/>
            </w:r>
          </w:ins>
          <w:customXmlInsRangeStart w:id="1563" w:author="JHONATAN MAURICIO VILLARREAL CORREDOR" w:date="2023-03-14T22:52:00Z"/>
        </w:sdtContent>
      </w:sdt>
      <w:customXmlInsRangeEnd w:id="1563"/>
      <w:ins w:id="1564" w:author="JHONATAN MAURICIO VILLARREAL CORREDOR" w:date="2023-03-14T22:52:00Z">
        <w:r w:rsidR="00DD40F4" w:rsidRPr="00DD40F4">
          <w:rPr>
            <w:rFonts w:ascii="Times New Roman" w:hAnsi="Times New Roman" w:cs="Times New Roman"/>
            <w:color w:val="auto"/>
            <w:shd w:val="clear" w:color="auto" w:fill="FFFFFF"/>
            <w:rPrChange w:id="1565" w:author="JHONATAN MAURICIO VILLARREAL CORREDOR" w:date="2023-03-14T22:53:00Z">
              <w:rPr>
                <w:rFonts w:cs="Times New Roman"/>
                <w:shd w:val="clear" w:color="auto" w:fill="FFFFFF"/>
              </w:rPr>
            </w:rPrChange>
          </w:rPr>
          <w:t>.</w:t>
        </w:r>
      </w:ins>
    </w:p>
    <w:p w14:paraId="54023CB4" w14:textId="199C1E19" w:rsidR="00214BAE" w:rsidRPr="00214BAE" w:rsidRDefault="00214BAE" w:rsidP="00214BAE">
      <w:pPr>
        <w:pStyle w:val="Ttulo5"/>
        <w:rPr>
          <w:ins w:id="1566" w:author="JHONATAN MAURICIO VILLARREAL CORREDOR" w:date="2023-03-14T22:33:00Z"/>
          <w:rFonts w:ascii="Times New Roman" w:hAnsi="Times New Roman" w:cs="Times New Roman"/>
          <w:rPrChange w:id="1567" w:author="JHONATAN MAURICIO VILLARREAL CORREDOR" w:date="2023-03-14T22:43:00Z">
            <w:rPr>
              <w:ins w:id="1568" w:author="JHONATAN MAURICIO VILLARREAL CORREDOR" w:date="2023-03-14T22:33:00Z"/>
              <w:rFonts w:cs="Times New Roman"/>
              <w:b/>
              <w:bCs/>
              <w:color w:val="FF0000"/>
              <w:szCs w:val="24"/>
            </w:rPr>
          </w:rPrChange>
        </w:rPr>
        <w:pPrChange w:id="1569" w:author="JHONATAN MAURICIO VILLARREAL CORREDOR" w:date="2023-03-14T22:43:00Z">
          <w:pPr/>
        </w:pPrChange>
      </w:pPr>
      <w:ins w:id="1570" w:author="JHONATAN MAURICIO VILLARREAL CORREDOR" w:date="2023-03-14T22:42:00Z">
        <w:r>
          <w:tab/>
        </w:r>
      </w:ins>
      <w:ins w:id="1571" w:author="JHONATAN MAURICIO VILLARREAL CORREDOR" w:date="2023-03-14T22:43:00Z">
        <w:r w:rsidRPr="00214BAE">
          <w:rPr>
            <w:rFonts w:ascii="Times New Roman" w:hAnsi="Times New Roman" w:cs="Times New Roman"/>
            <w:color w:val="auto"/>
            <w:shd w:val="clear" w:color="auto" w:fill="FFFFFF"/>
            <w:rPrChange w:id="1572" w:author="JHONATAN MAURICIO VILLARREAL CORREDOR" w:date="2023-03-14T22:43:00Z">
              <w:rPr>
                <w:shd w:val="clear" w:color="auto" w:fill="FFFFFF"/>
              </w:rPr>
            </w:rPrChange>
          </w:rPr>
          <w:t>Análisis de texto: </w:t>
        </w:r>
      </w:ins>
      <w:ins w:id="1573" w:author="JHONATAN MAURICIO VILLARREAL CORREDOR" w:date="2023-03-14T22:44:00Z">
        <w:r>
          <w:rPr>
            <w:rFonts w:ascii="Times New Roman" w:hAnsi="Times New Roman" w:cs="Times New Roman"/>
            <w:color w:val="auto"/>
            <w:shd w:val="clear" w:color="auto" w:fill="FFFFFF"/>
          </w:rPr>
          <w:t xml:space="preserve">Este </w:t>
        </w:r>
      </w:ins>
      <w:ins w:id="1574" w:author="JHONATAN MAURICIO VILLARREAL CORREDOR" w:date="2023-03-14T22:45:00Z">
        <w:r>
          <w:rPr>
            <w:rFonts w:ascii="Times New Roman" w:hAnsi="Times New Roman" w:cs="Times New Roman"/>
            <w:color w:val="auto"/>
            <w:shd w:val="clear" w:color="auto" w:fill="FFFFFF"/>
          </w:rPr>
          <w:t>método</w:t>
        </w:r>
      </w:ins>
      <w:ins w:id="1575" w:author="JHONATAN MAURICIO VILLARREAL CORREDOR" w:date="2023-03-14T22:44:00Z">
        <w:r w:rsidRPr="00214BAE">
          <w:rPr>
            <w:rFonts w:ascii="Times New Roman" w:hAnsi="Times New Roman" w:cs="Times New Roman"/>
            <w:color w:val="auto"/>
            <w:shd w:val="clear" w:color="auto" w:fill="FFFFFF"/>
          </w:rPr>
          <w:t xml:space="preserve"> se utiliza para analizar y extraer información de grandes cantidades de datos no estructurados, como correos electrónicos, tweets y comentarios en redes sociales</w:t>
        </w:r>
      </w:ins>
      <w:ins w:id="1576" w:author="JHONATAN MAURICIO VILLARREAL CORREDOR" w:date="2023-03-14T22:45:00Z">
        <w:r>
          <w:rPr>
            <w:rFonts w:ascii="Times New Roman" w:hAnsi="Times New Roman" w:cs="Times New Roman"/>
            <w:color w:val="auto"/>
            <w:shd w:val="clear" w:color="auto" w:fill="FFFFFF"/>
          </w:rPr>
          <w:t>, a</w:t>
        </w:r>
      </w:ins>
      <w:ins w:id="1577" w:author="JHONATAN MAURICIO VILLARREAL CORREDOR" w:date="2023-03-14T22:44:00Z">
        <w:r w:rsidRPr="00214BAE">
          <w:rPr>
            <w:rFonts w:ascii="Times New Roman" w:hAnsi="Times New Roman" w:cs="Times New Roman"/>
            <w:color w:val="auto"/>
            <w:shd w:val="clear" w:color="auto" w:fill="FFFFFF"/>
          </w:rPr>
          <w:t>yudar a identificar temas, ideas y puntos en común</w:t>
        </w:r>
      </w:ins>
      <w:ins w:id="1578" w:author="JHONATAN MAURICIO VILLARREAL CORREDOR" w:date="2023-03-14T22:52:00Z">
        <w:r w:rsidR="00DD40F4" w:rsidRPr="00DD40F4">
          <w:rPr>
            <w:rFonts w:cs="Times New Roman"/>
            <w:shd w:val="clear" w:color="auto" w:fill="FFFFFF"/>
          </w:rPr>
          <w:t xml:space="preserve"> </w:t>
        </w:r>
      </w:ins>
      <w:customXmlInsRangeStart w:id="1579" w:author="JHONATAN MAURICIO VILLARREAL CORREDOR" w:date="2023-03-14T22:52:00Z"/>
      <w:sdt>
        <w:sdtPr>
          <w:rPr>
            <w:rFonts w:ascii="Times New Roman" w:hAnsi="Times New Roman" w:cs="Times New Roman"/>
            <w:color w:val="auto"/>
            <w:shd w:val="clear" w:color="auto" w:fill="FFFFFF"/>
            <w:rPrChange w:id="1580" w:author="JHONATAN MAURICIO VILLARREAL CORREDOR" w:date="2023-03-14T22:52:00Z">
              <w:rPr>
                <w:rFonts w:cs="Times New Roman"/>
                <w:shd w:val="clear" w:color="auto" w:fill="FFFFFF"/>
              </w:rPr>
            </w:rPrChange>
          </w:rPr>
          <w:id w:val="-1713645229"/>
          <w:citation/>
        </w:sdtPr>
        <w:sdtContent>
          <w:customXmlInsRangeEnd w:id="1579"/>
          <w:ins w:id="1581" w:author="JHONATAN MAURICIO VILLARREAL CORREDOR" w:date="2023-03-14T22:52:00Z">
            <w:r w:rsidR="00DD40F4" w:rsidRPr="00DD40F4">
              <w:rPr>
                <w:rFonts w:ascii="Times New Roman" w:hAnsi="Times New Roman" w:cs="Times New Roman"/>
                <w:color w:val="auto"/>
                <w:shd w:val="clear" w:color="auto" w:fill="FFFFFF"/>
                <w:rPrChange w:id="1582" w:author="JHONATAN MAURICIO VILLARREAL CORREDOR" w:date="2023-03-14T22:52: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83" w:author="JHONATAN MAURICIO VILLARREAL CORREDOR" w:date="2023-03-14T22:52: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84" w:author="JHONATAN MAURICIO VILLARREAL CORREDOR" w:date="2023-03-14T22:52: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85" w:author="JHONATAN MAURICIO VILLARREAL CORREDOR" w:date="2023-03-14T22:52:00Z">
                  <w:rPr>
                    <w:rFonts w:cs="Times New Roman"/>
                    <w:noProof/>
                    <w:shd w:val="clear" w:color="auto" w:fill="FFFFFF"/>
                  </w:rPr>
                </w:rPrChange>
              </w:rPr>
              <w:t xml:space="preserve"> </w:t>
            </w:r>
            <w:r w:rsidR="00DD40F4" w:rsidRPr="00DD40F4">
              <w:rPr>
                <w:rFonts w:ascii="Times New Roman" w:hAnsi="Times New Roman" w:cs="Times New Roman"/>
                <w:noProof/>
                <w:color w:val="auto"/>
                <w:shd w:val="clear" w:color="auto" w:fill="FFFFFF"/>
                <w:rPrChange w:id="1586" w:author="JHONATAN MAURICIO VILLARREAL CORREDOR" w:date="2023-03-14T22:52:00Z">
                  <w:rPr>
                    <w:rFonts w:cs="Times New Roman"/>
                    <w:noProof/>
                    <w:shd w:val="clear" w:color="auto" w:fill="FFFFFF"/>
                  </w:rPr>
                </w:rPrChange>
              </w:rPr>
              <w:t>(EOI, 2007)</w:t>
            </w:r>
            <w:r w:rsidR="00DD40F4" w:rsidRPr="00DD40F4">
              <w:rPr>
                <w:rFonts w:ascii="Times New Roman" w:hAnsi="Times New Roman" w:cs="Times New Roman"/>
                <w:color w:val="auto"/>
                <w:shd w:val="clear" w:color="auto" w:fill="FFFFFF"/>
                <w:rPrChange w:id="1587" w:author="JHONATAN MAURICIO VILLARREAL CORREDOR" w:date="2023-03-14T22:52:00Z">
                  <w:rPr>
                    <w:rFonts w:cs="Times New Roman"/>
                    <w:shd w:val="clear" w:color="auto" w:fill="FFFFFF"/>
                  </w:rPr>
                </w:rPrChange>
              </w:rPr>
              <w:fldChar w:fldCharType="end"/>
            </w:r>
          </w:ins>
          <w:customXmlInsRangeStart w:id="1588" w:author="JHONATAN MAURICIO VILLARREAL CORREDOR" w:date="2023-03-14T22:52:00Z"/>
        </w:sdtContent>
      </w:sdt>
      <w:customXmlInsRangeEnd w:id="1588"/>
      <w:ins w:id="1589" w:author="JHONATAN MAURICIO VILLARREAL CORREDOR" w:date="2023-03-14T22:52:00Z">
        <w:r w:rsidR="00DD40F4" w:rsidRPr="00DD40F4">
          <w:rPr>
            <w:rFonts w:ascii="Times New Roman" w:hAnsi="Times New Roman" w:cs="Times New Roman"/>
            <w:color w:val="auto"/>
            <w:shd w:val="clear" w:color="auto" w:fill="FFFFFF"/>
            <w:rPrChange w:id="1590" w:author="JHONATAN MAURICIO VILLARREAL CORREDOR" w:date="2023-03-14T22:52:00Z">
              <w:rPr>
                <w:rFonts w:cs="Times New Roman"/>
                <w:shd w:val="clear" w:color="auto" w:fill="FFFFFF"/>
              </w:rPr>
            </w:rPrChange>
          </w:rPr>
          <w:t>.</w:t>
        </w:r>
      </w:ins>
    </w:p>
    <w:p w14:paraId="299C15CB" w14:textId="77777777" w:rsidR="00A42751" w:rsidRPr="00277F2A" w:rsidRDefault="00A42751" w:rsidP="00277F2A">
      <w:pPr>
        <w:pStyle w:val="Ttulo5"/>
        <w:rPr>
          <w:rFonts w:ascii="Times New Roman" w:hAnsi="Times New Roman" w:cs="Times New Roman"/>
          <w:b/>
          <w:bCs/>
          <w:color w:val="FF0000"/>
          <w:szCs w:val="24"/>
          <w:rPrChange w:id="1591" w:author="JHONATAN MAURICIO VILLARREAL CORREDOR" w:date="2023-03-14T22:32:00Z">
            <w:rPr>
              <w:rFonts w:cs="Times New Roman"/>
              <w:szCs w:val="24"/>
            </w:rPr>
          </w:rPrChange>
        </w:rPr>
        <w:pPrChange w:id="1592" w:author="JHONATAN MAURICIO VILLARREAL CORREDOR" w:date="2023-03-14T22:32:00Z">
          <w:pPr/>
        </w:pPrChange>
      </w:pPr>
    </w:p>
    <w:p w14:paraId="6722A298" w14:textId="05F531B9" w:rsidR="007A700C" w:rsidRPr="00277F2A" w:rsidRDefault="007A700C">
      <w:pPr>
        <w:pStyle w:val="Ttulo3"/>
        <w:rPr>
          <w:rFonts w:ascii="Times New Roman" w:eastAsiaTheme="minorHAnsi" w:hAnsi="Times New Roman" w:cs="Times New Roman"/>
          <w:color w:val="auto"/>
          <w:szCs w:val="22"/>
          <w:lang w:eastAsia="es-CO"/>
          <w:rPrChange w:id="1593" w:author="JHONATAN MAURICIO VILLARREAL CORREDOR" w:date="2023-03-14T22:27:00Z">
            <w:rPr>
              <w:i/>
              <w:iCs/>
            </w:rPr>
          </w:rPrChange>
        </w:rPr>
        <w:pPrChange w:id="1594" w:author="Camilo Andrés Díaz Gómez" w:date="2023-03-14T21:17:00Z">
          <w:pPr>
            <w:ind w:firstLine="708"/>
          </w:pPr>
        </w:pPrChange>
      </w:pPr>
      <w:bookmarkStart w:id="1595" w:name="_Toc56811425"/>
      <w:bookmarkStart w:id="1596" w:name="_Toc101718654"/>
      <w:bookmarkStart w:id="1597" w:name="_Toc115172937"/>
      <w:bookmarkStart w:id="1598" w:name="_Toc129721748"/>
      <w:r w:rsidRPr="00277F2A">
        <w:rPr>
          <w:b/>
          <w:bCs/>
          <w:color w:val="auto"/>
          <w:rPrChange w:id="1599" w:author="JHONATAN MAURICIO VILLARREAL CORREDOR" w:date="2023-03-14T22:27:00Z">
            <w:rPr>
              <w:i/>
              <w:iCs/>
            </w:rPr>
          </w:rPrChange>
        </w:rPr>
        <w:t>Simulación</w:t>
      </w:r>
      <w:bookmarkEnd w:id="1595"/>
      <w:bookmarkEnd w:id="1596"/>
      <w:bookmarkEnd w:id="1597"/>
      <w:bookmarkEnd w:id="1598"/>
      <w:del w:id="1600" w:author="Camilo Andrés Díaz Gómez" w:date="2023-03-14T20:59:00Z">
        <w:r w:rsidR="004E3955" w:rsidRPr="00277F2A" w:rsidDel="00A42751">
          <w:rPr>
            <w:rFonts w:ascii="Times New Roman" w:eastAsiaTheme="minorHAnsi" w:hAnsi="Times New Roman" w:cs="Times New Roman"/>
            <w:color w:val="auto"/>
            <w:szCs w:val="22"/>
            <w:lang w:eastAsia="es-CO"/>
            <w:rPrChange w:id="1601" w:author="JHONATAN MAURICIO VILLARREAL CORREDOR" w:date="2023-03-14T22:27:00Z">
              <w:rPr>
                <w:i/>
                <w:iCs/>
              </w:rPr>
            </w:rPrChange>
          </w:rPr>
          <w:delText xml:space="preserve">. </w:delText>
        </w:r>
      </w:del>
    </w:p>
    <w:p w14:paraId="36C47CB5" w14:textId="77777777" w:rsidR="007A700C" w:rsidRPr="00BD3055" w:rsidRDefault="007A700C">
      <w:pPr>
        <w:ind w:firstLine="720"/>
        <w:rPr>
          <w:rFonts w:cs="Times New Roman"/>
          <w:lang w:eastAsia="es-CO"/>
        </w:rPr>
        <w:pPrChange w:id="1602" w:author="Steff Guzmán" w:date="2023-03-13T19:49:00Z">
          <w:pPr>
            <w:ind w:firstLine="708"/>
          </w:pPr>
        </w:pPrChange>
      </w:pPr>
      <w:r w:rsidRPr="00BD3055">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D3055">
            <w:rPr>
              <w:rFonts w:cs="Times New Roman"/>
              <w:lang w:eastAsia="es-CO"/>
            </w:rPr>
            <w:fldChar w:fldCharType="begin"/>
          </w:r>
          <w:r w:rsidRPr="00BD3055">
            <w:rPr>
              <w:rFonts w:cs="Times New Roman"/>
              <w:lang w:eastAsia="es-CO"/>
            </w:rPr>
            <w:instrText xml:space="preserve"> CITATION Cas06 \l 9226 </w:instrText>
          </w:r>
          <w:r w:rsidRPr="00BD3055">
            <w:rPr>
              <w:rFonts w:cs="Times New Roman"/>
              <w:lang w:eastAsia="es-CO"/>
            </w:rPr>
            <w:fldChar w:fldCharType="separate"/>
          </w:r>
          <w:r w:rsidRPr="00BD3055">
            <w:rPr>
              <w:rFonts w:cs="Times New Roman"/>
              <w:noProof/>
              <w:lang w:eastAsia="es-CO"/>
            </w:rPr>
            <w:t xml:space="preserve"> (Castellanos Hernández &amp; Chacon Osorio, 2006)</w:t>
          </w:r>
          <w:r w:rsidRPr="00BD3055">
            <w:rPr>
              <w:rFonts w:cs="Times New Roman"/>
              <w:lang w:eastAsia="es-CO"/>
            </w:rPr>
            <w:fldChar w:fldCharType="end"/>
          </w:r>
        </w:sdtContent>
      </w:sdt>
      <w:r w:rsidRPr="00BD3055">
        <w:rPr>
          <w:rFonts w:cs="Times New Roman"/>
          <w:lang w:eastAsia="es-CO"/>
        </w:rPr>
        <w:t xml:space="preserve">. </w:t>
      </w:r>
    </w:p>
    <w:p w14:paraId="2AF0FD47" w14:textId="77777777" w:rsidR="007A700C" w:rsidRPr="00BD3055" w:rsidRDefault="007A700C">
      <w:pPr>
        <w:ind w:firstLine="720"/>
        <w:rPr>
          <w:rFonts w:cs="Times New Roman"/>
        </w:rPr>
        <w:pPrChange w:id="1603" w:author="Steff Guzmán" w:date="2023-03-13T19:49:00Z">
          <w:pPr/>
        </w:pPrChange>
      </w:pPr>
    </w:p>
    <w:p w14:paraId="358DA872" w14:textId="60BA6213" w:rsidR="007A700C" w:rsidRPr="00C91454" w:rsidRDefault="007A700C">
      <w:pPr>
        <w:pStyle w:val="Ttulo4"/>
        <w:rPr>
          <w:rFonts w:cs="Times New Roman"/>
          <w:b/>
          <w:bCs/>
          <w:rPrChange w:id="1604" w:author="Camilo Andrés Díaz Gómez" w:date="2023-03-14T21:18:00Z">
            <w:rPr/>
          </w:rPrChange>
        </w:rPr>
        <w:pPrChange w:id="1605" w:author="Camilo Andrés Díaz Gómez" w:date="2023-03-14T21:17:00Z">
          <w:pPr>
            <w:ind w:firstLine="708"/>
          </w:pPr>
        </w:pPrChange>
      </w:pPr>
      <w:bookmarkStart w:id="1606" w:name="_Toc56811426"/>
      <w:bookmarkStart w:id="1607" w:name="_Toc115172938"/>
      <w:r w:rsidRPr="00C91454">
        <w:rPr>
          <w:rFonts w:ascii="Times New Roman" w:hAnsi="Times New Roman" w:cs="Times New Roman"/>
          <w:b/>
          <w:bCs/>
          <w:i w:val="0"/>
          <w:iCs w:val="0"/>
          <w:color w:val="auto"/>
          <w:rPrChange w:id="1608" w:author="Camilo Andrés Díaz Gómez" w:date="2023-03-14T21:18:00Z">
            <w:rPr>
              <w:i/>
              <w:iCs/>
            </w:rPr>
          </w:rPrChange>
        </w:rPr>
        <w:t xml:space="preserve">Tipos </w:t>
      </w:r>
      <w:del w:id="1609" w:author="Camilo Andrés Díaz Gómez" w:date="2023-03-14T21:26:00Z">
        <w:r w:rsidRPr="00C91454" w:rsidDel="005C4C59">
          <w:rPr>
            <w:rFonts w:ascii="Times New Roman" w:hAnsi="Times New Roman" w:cs="Times New Roman"/>
            <w:b/>
            <w:bCs/>
            <w:i w:val="0"/>
            <w:iCs w:val="0"/>
            <w:color w:val="auto"/>
            <w:rPrChange w:id="1610" w:author="Camilo Andrés Díaz Gómez" w:date="2023-03-14T21:18:00Z">
              <w:rPr>
                <w:i/>
                <w:iCs/>
              </w:rPr>
            </w:rPrChange>
          </w:rPr>
          <w:delText>De</w:delText>
        </w:r>
      </w:del>
      <w:ins w:id="1611"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612" w:author="Camilo Andrés Díaz Gómez" w:date="2023-03-14T21:18:00Z">
            <w:rPr>
              <w:i/>
              <w:iCs/>
            </w:rPr>
          </w:rPrChange>
        </w:rPr>
        <w:t xml:space="preserve"> Simulación</w:t>
      </w:r>
      <w:bookmarkStart w:id="1613" w:name="_Toc115172939"/>
      <w:bookmarkEnd w:id="1606"/>
      <w:bookmarkEnd w:id="1607"/>
      <w:del w:id="1614" w:author="Camilo Andrés Díaz Gómez" w:date="2023-03-14T20:59:00Z">
        <w:r w:rsidRPr="00C91454" w:rsidDel="00A42751">
          <w:rPr>
            <w:rFonts w:ascii="Times New Roman" w:hAnsi="Times New Roman" w:cs="Times New Roman"/>
            <w:b/>
            <w:bCs/>
            <w:i w:val="0"/>
            <w:iCs w:val="0"/>
            <w:color w:val="auto"/>
            <w:rPrChange w:id="1615" w:author="Camilo Andrés Díaz Gómez" w:date="2023-03-14T21:18:00Z">
              <w:rPr>
                <w:i/>
                <w:iCs/>
              </w:rPr>
            </w:rPrChange>
          </w:rPr>
          <w:delText>.</w:delText>
        </w:r>
      </w:del>
    </w:p>
    <w:p w14:paraId="107D856E" w14:textId="7C9DD177" w:rsidR="00A42751" w:rsidRPr="00C91454" w:rsidRDefault="007A700C">
      <w:pPr>
        <w:pStyle w:val="Ttulo5"/>
        <w:ind w:firstLine="708"/>
        <w:rPr>
          <w:ins w:id="1616" w:author="Camilo Andrés Díaz Gómez" w:date="2023-03-14T21:01:00Z"/>
          <w:rStyle w:val="Ttulo4Car"/>
          <w:rFonts w:ascii="Times New Roman" w:hAnsi="Times New Roman" w:cs="Times New Roman"/>
          <w:b/>
          <w:bCs/>
          <w:color w:val="auto"/>
          <w:rPrChange w:id="1617" w:author="Camilo Andrés Díaz Gómez" w:date="2023-03-14T21:18:00Z">
            <w:rPr>
              <w:ins w:id="1618" w:author="Camilo Andrés Díaz Gómez" w:date="2023-03-14T21:01:00Z"/>
              <w:rStyle w:val="Ttulo4Car"/>
              <w:rFonts w:ascii="Times New Roman" w:eastAsiaTheme="minorEastAsia" w:hAnsi="Times New Roman" w:cs="Times New Roman"/>
              <w:i w:val="0"/>
              <w:iCs w:val="0"/>
              <w:szCs w:val="24"/>
            </w:rPr>
          </w:rPrChange>
        </w:rPr>
        <w:pPrChange w:id="1619" w:author="Camilo Andrés Díaz Gómez" w:date="2023-03-14T21:18:00Z">
          <w:pPr>
            <w:ind w:firstLine="720"/>
          </w:pPr>
        </w:pPrChange>
      </w:pPr>
      <w:r w:rsidRPr="00C91454">
        <w:rPr>
          <w:rStyle w:val="Ttulo4Car"/>
          <w:rFonts w:ascii="Times New Roman" w:hAnsi="Times New Roman" w:cs="Times New Roman"/>
          <w:b/>
          <w:bCs/>
          <w:color w:val="auto"/>
          <w:rPrChange w:id="1620" w:author="Camilo Andrés Díaz Gómez" w:date="2023-03-14T21:18:00Z">
            <w:rPr>
              <w:rStyle w:val="Ttulo4Car"/>
              <w:rFonts w:ascii="Times New Roman" w:eastAsiaTheme="minorEastAsia" w:hAnsi="Times New Roman" w:cs="Times New Roman"/>
              <w:b/>
              <w:bCs/>
              <w:color w:val="000000" w:themeColor="text1"/>
              <w:szCs w:val="24"/>
            </w:rPr>
          </w:rPrChange>
        </w:rPr>
        <w:t>Simulación de situaciones</w:t>
      </w:r>
      <w:bookmarkEnd w:id="1613"/>
    </w:p>
    <w:p w14:paraId="36E854D8" w14:textId="34753BA2" w:rsidR="007A700C" w:rsidRPr="00BD3055" w:rsidRDefault="007A700C">
      <w:pPr>
        <w:ind w:firstLine="720"/>
        <w:rPr>
          <w:rFonts w:cs="Times New Roman"/>
          <w:szCs w:val="24"/>
        </w:rPr>
        <w:pPrChange w:id="1621" w:author="Steff Guzmán" w:date="2023-03-13T19:49:00Z">
          <w:pPr>
            <w:ind w:firstLine="708"/>
          </w:pPr>
        </w:pPrChange>
      </w:pPr>
      <w:del w:id="1622" w:author="Camilo Andrés Díaz Gómez" w:date="2023-03-14T21:01:00Z">
        <w:r w:rsidRPr="00BD3055" w:rsidDel="00A42751">
          <w:rPr>
            <w:rStyle w:val="Ttulo4Car"/>
            <w:rFonts w:ascii="Times New Roman" w:eastAsiaTheme="minorEastAsia" w:hAnsi="Times New Roman" w:cs="Times New Roman"/>
            <w:szCs w:val="24"/>
          </w:rPr>
          <w:delText>.</w:delText>
        </w:r>
      </w:del>
      <w:r w:rsidR="004E3955" w:rsidRPr="00BD3055">
        <w:rPr>
          <w:rStyle w:val="Ttulo4Car"/>
          <w:rFonts w:ascii="Times New Roman" w:eastAsiaTheme="minorEastAsia" w:hAnsi="Times New Roman" w:cs="Times New Roman"/>
          <w:szCs w:val="24"/>
        </w:rPr>
        <w:t xml:space="preserve"> </w:t>
      </w:r>
      <w:r w:rsidRPr="00BD3055">
        <w:rPr>
          <w:rFonts w:cs="Times New Roman"/>
          <w:szCs w:val="24"/>
        </w:rPr>
        <w:t>Permite simular una situación física o real y observar su comportamiento</w:t>
      </w:r>
      <w:sdt>
        <w:sdtPr>
          <w:rPr>
            <w:rFonts w:cs="Times New Roman"/>
            <w:szCs w:val="24"/>
          </w:rPr>
          <w:id w:val="852775565"/>
          <w:citation/>
        </w:sdtPr>
        <w:sdtContent>
          <w:r w:rsidRPr="00BD3055">
            <w:rPr>
              <w:rFonts w:cs="Times New Roman"/>
              <w:szCs w:val="24"/>
            </w:rPr>
            <w:fldChar w:fldCharType="begin"/>
          </w:r>
          <w:r w:rsidRPr="00BD3055">
            <w:rPr>
              <w:rFonts w:cs="Times New Roman"/>
              <w:szCs w:val="24"/>
            </w:rPr>
            <w:instrText xml:space="preserve"> CITATION Cas06 \l 9226 </w:instrText>
          </w:r>
          <w:r w:rsidRPr="00BD3055">
            <w:rPr>
              <w:rFonts w:cs="Times New Roman"/>
              <w:szCs w:val="24"/>
            </w:rPr>
            <w:fldChar w:fldCharType="separate"/>
          </w:r>
          <w:r w:rsidRPr="00BD3055">
            <w:rPr>
              <w:rFonts w:cs="Times New Roman"/>
              <w:noProof/>
              <w:szCs w:val="24"/>
            </w:rPr>
            <w:t xml:space="preserve"> (Castellanos Hernández &amp; Chacon Osorio, 2006)</w:t>
          </w:r>
          <w:r w:rsidRPr="00BD3055">
            <w:rPr>
              <w:rFonts w:cs="Times New Roman"/>
              <w:szCs w:val="24"/>
            </w:rPr>
            <w:fldChar w:fldCharType="end"/>
          </w:r>
        </w:sdtContent>
      </w:sdt>
      <w:r w:rsidRPr="00BD3055">
        <w:rPr>
          <w:rFonts w:cs="Times New Roman"/>
          <w:szCs w:val="24"/>
        </w:rPr>
        <w:t>.</w:t>
      </w:r>
      <w:bookmarkStart w:id="1623" w:name="_Toc115172940"/>
    </w:p>
    <w:p w14:paraId="0AE26A8D" w14:textId="7564D459" w:rsidR="007A700C" w:rsidRPr="00BD3055" w:rsidRDefault="00DD40F4">
      <w:pPr>
        <w:ind w:firstLine="720"/>
        <w:rPr>
          <w:rFonts w:cs="Times New Roman"/>
          <w:szCs w:val="24"/>
        </w:rPr>
        <w:pPrChange w:id="1624" w:author="Steff Guzmán" w:date="2023-03-13T19:49:00Z">
          <w:pPr>
            <w:ind w:firstLine="708"/>
          </w:pPr>
        </w:pPrChange>
      </w:pPr>
      <w:customXmlInsRangeStart w:id="1625" w:author="JHONATAN MAURICIO VILLARREAL CORREDOR" w:date="2023-03-14T22:51:00Z"/>
      <w:sdt>
        <w:sdtPr>
          <w:rPr>
            <w:rFonts w:cs="Times New Roman"/>
            <w:szCs w:val="24"/>
          </w:rPr>
          <w:id w:val="-698315939"/>
          <w:citation/>
        </w:sdtPr>
        <w:sdtContent>
          <w:customXmlInsRangeEnd w:id="1625"/>
          <w:ins w:id="1626" w:author="JHONATAN MAURICIO VILLARREAL CORREDOR" w:date="2023-03-14T22:51:00Z">
            <w:r>
              <w:rPr>
                <w:rFonts w:cs="Times New Roman"/>
                <w:szCs w:val="24"/>
              </w:rPr>
              <w:fldChar w:fldCharType="begin"/>
            </w:r>
            <w:r>
              <w:rPr>
                <w:rFonts w:cs="Times New Roman"/>
                <w:szCs w:val="24"/>
              </w:rPr>
              <w:instrText xml:space="preserve"> CITATION EOI07 \l 9226 </w:instrText>
            </w:r>
          </w:ins>
          <w:r>
            <w:rPr>
              <w:rFonts w:cs="Times New Roman"/>
              <w:szCs w:val="24"/>
            </w:rPr>
            <w:fldChar w:fldCharType="separate"/>
          </w:r>
          <w:ins w:id="1627" w:author="JHONATAN MAURICIO VILLARREAL CORREDOR" w:date="2023-03-14T22:51:00Z">
            <w:r w:rsidRPr="00DD40F4">
              <w:rPr>
                <w:rFonts w:cs="Times New Roman"/>
                <w:noProof/>
                <w:szCs w:val="24"/>
                <w:rPrChange w:id="1628" w:author="JHONATAN MAURICIO VILLARREAL CORREDOR" w:date="2023-03-14T22:51:00Z">
                  <w:rPr/>
                </w:rPrChange>
              </w:rPr>
              <w:t>(EOI, 2007)</w:t>
            </w:r>
            <w:r>
              <w:rPr>
                <w:rFonts w:cs="Times New Roman"/>
                <w:szCs w:val="24"/>
              </w:rPr>
              <w:fldChar w:fldCharType="end"/>
            </w:r>
          </w:ins>
          <w:customXmlInsRangeStart w:id="1629" w:author="JHONATAN MAURICIO VILLARREAL CORREDOR" w:date="2023-03-14T22:51:00Z"/>
        </w:sdtContent>
      </w:sdt>
      <w:customXmlInsRangeEnd w:id="1629"/>
    </w:p>
    <w:p w14:paraId="5A5A3116" w14:textId="00ADA6A9" w:rsidR="00A42751" w:rsidRPr="00C91454" w:rsidRDefault="007A700C">
      <w:pPr>
        <w:pStyle w:val="Ttulo5"/>
        <w:ind w:firstLine="708"/>
        <w:rPr>
          <w:ins w:id="1630" w:author="Camilo Andrés Díaz Gómez" w:date="2023-03-14T21:01:00Z"/>
          <w:rStyle w:val="Ttulo4Car"/>
          <w:rFonts w:ascii="Times New Roman" w:hAnsi="Times New Roman" w:cs="Times New Roman"/>
          <w:b/>
          <w:bCs/>
          <w:color w:val="auto"/>
          <w:rPrChange w:id="1631" w:author="Camilo Andrés Díaz Gómez" w:date="2023-03-14T21:18:00Z">
            <w:rPr>
              <w:ins w:id="1632" w:author="Camilo Andrés Díaz Gómez" w:date="2023-03-14T21:01:00Z"/>
              <w:rStyle w:val="Ttulo4Car"/>
              <w:rFonts w:ascii="Times New Roman" w:eastAsiaTheme="minorEastAsia" w:hAnsi="Times New Roman" w:cs="Times New Roman"/>
              <w:b/>
              <w:bCs/>
              <w:color w:val="000000" w:themeColor="text1"/>
              <w:szCs w:val="24"/>
            </w:rPr>
          </w:rPrChange>
        </w:rPr>
        <w:pPrChange w:id="1633" w:author="Camilo Andrés Díaz Gómez" w:date="2023-03-14T21:18:00Z">
          <w:pPr>
            <w:ind w:firstLine="720"/>
          </w:pPr>
        </w:pPrChange>
      </w:pPr>
      <w:r w:rsidRPr="00C91454">
        <w:rPr>
          <w:rStyle w:val="Ttulo4Car"/>
          <w:rFonts w:ascii="Times New Roman" w:hAnsi="Times New Roman" w:cs="Times New Roman"/>
          <w:b/>
          <w:bCs/>
          <w:color w:val="auto"/>
          <w:rPrChange w:id="1634" w:author="Camilo Andrés Díaz Gómez" w:date="2023-03-14T21:18:00Z">
            <w:rPr>
              <w:rStyle w:val="Ttulo4Car"/>
              <w:rFonts w:ascii="Times New Roman" w:eastAsiaTheme="minorEastAsia" w:hAnsi="Times New Roman" w:cs="Times New Roman"/>
              <w:b/>
              <w:bCs/>
              <w:color w:val="000000" w:themeColor="text1"/>
              <w:szCs w:val="24"/>
            </w:rPr>
          </w:rPrChange>
        </w:rPr>
        <w:lastRenderedPageBreak/>
        <w:t xml:space="preserve">Simulación </w:t>
      </w:r>
      <w:del w:id="1635" w:author="Camilo Andrés Díaz Gómez" w:date="2023-03-14T21:26:00Z">
        <w:r w:rsidRPr="00C91454" w:rsidDel="005C4C59">
          <w:rPr>
            <w:rStyle w:val="Ttulo4Car"/>
            <w:rFonts w:ascii="Times New Roman" w:hAnsi="Times New Roman" w:cs="Times New Roman"/>
            <w:b/>
            <w:bCs/>
            <w:color w:val="auto"/>
            <w:rPrChange w:id="1636" w:author="Camilo Andrés Díaz Gómez" w:date="2023-03-14T21:18:00Z">
              <w:rPr>
                <w:rStyle w:val="Ttulo4Car"/>
                <w:rFonts w:ascii="Times New Roman" w:eastAsiaTheme="minorEastAsia" w:hAnsi="Times New Roman" w:cs="Times New Roman"/>
                <w:b/>
                <w:bCs/>
                <w:color w:val="000000" w:themeColor="text1"/>
                <w:szCs w:val="24"/>
              </w:rPr>
            </w:rPrChange>
          </w:rPr>
          <w:delText>De</w:delText>
        </w:r>
      </w:del>
      <w:ins w:id="1637" w:author="Camilo Andrés Díaz Gómez" w:date="2023-03-14T21:26:00Z">
        <w:r w:rsidR="005C4C59">
          <w:rPr>
            <w:rStyle w:val="Ttulo4Car"/>
            <w:rFonts w:ascii="Times New Roman" w:hAnsi="Times New Roman" w:cs="Times New Roman"/>
            <w:b/>
            <w:bCs/>
            <w:color w:val="auto"/>
          </w:rPr>
          <w:t>de</w:t>
        </w:r>
      </w:ins>
      <w:r w:rsidRPr="00C91454">
        <w:rPr>
          <w:rStyle w:val="Ttulo4Car"/>
          <w:rFonts w:ascii="Times New Roman" w:hAnsi="Times New Roman" w:cs="Times New Roman"/>
          <w:b/>
          <w:bCs/>
          <w:color w:val="auto"/>
          <w:rPrChange w:id="1638"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 Realizar Alguna Situación</w:t>
      </w:r>
      <w:bookmarkEnd w:id="1623"/>
    </w:p>
    <w:p w14:paraId="47725136" w14:textId="39505859" w:rsidR="007A700C" w:rsidRPr="00BD3055" w:rsidRDefault="004E3955">
      <w:pPr>
        <w:ind w:firstLine="720"/>
        <w:rPr>
          <w:rFonts w:cs="Times New Roman"/>
          <w:szCs w:val="24"/>
        </w:rPr>
        <w:pPrChange w:id="1639" w:author="Steff Guzmán" w:date="2023-03-13T19:49:00Z">
          <w:pPr>
            <w:ind w:firstLine="708"/>
          </w:pPr>
        </w:pPrChange>
      </w:pPr>
      <w:del w:id="1640" w:author="Camilo Andrés Díaz Gómez" w:date="2023-03-14T21:01:00Z">
        <w:r w:rsidRPr="00BD3055" w:rsidDel="00A42751">
          <w:rPr>
            <w:rStyle w:val="Ttulo4Car"/>
            <w:rFonts w:ascii="Times New Roman" w:eastAsiaTheme="minorEastAsia" w:hAnsi="Times New Roman" w:cs="Times New Roman"/>
            <w:b/>
            <w:bCs/>
            <w:color w:val="000000" w:themeColor="text1"/>
            <w:szCs w:val="24"/>
          </w:rPr>
          <w:delText>.</w:delText>
        </w:r>
      </w:del>
      <w:r w:rsidR="007A700C" w:rsidRPr="00BD3055">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BD3055">
            <w:rPr>
              <w:rFonts w:cs="Times New Roman"/>
              <w:szCs w:val="24"/>
            </w:rPr>
            <w:fldChar w:fldCharType="begin"/>
          </w:r>
          <w:r w:rsidR="007A700C" w:rsidRPr="00BD3055">
            <w:rPr>
              <w:rFonts w:cs="Times New Roman"/>
              <w:szCs w:val="24"/>
            </w:rPr>
            <w:instrText xml:space="preserve"> CITATION Cas06 \l 9226 </w:instrText>
          </w:r>
          <w:r w:rsidR="007A700C" w:rsidRPr="00BD3055">
            <w:rPr>
              <w:rFonts w:cs="Times New Roman"/>
              <w:szCs w:val="24"/>
            </w:rPr>
            <w:fldChar w:fldCharType="separate"/>
          </w:r>
          <w:r w:rsidR="007A700C" w:rsidRPr="00BD3055">
            <w:rPr>
              <w:rFonts w:cs="Times New Roman"/>
              <w:noProof/>
              <w:szCs w:val="24"/>
            </w:rPr>
            <w:t xml:space="preserve"> (Castellanos Hernández &amp; Chacon Osorio, 2006)</w:t>
          </w:r>
          <w:r w:rsidR="007A700C" w:rsidRPr="00BD3055">
            <w:rPr>
              <w:rFonts w:cs="Times New Roman"/>
              <w:szCs w:val="24"/>
            </w:rPr>
            <w:fldChar w:fldCharType="end"/>
          </w:r>
        </w:sdtContent>
      </w:sdt>
      <w:r w:rsidR="007A700C" w:rsidRPr="00BD3055">
        <w:rPr>
          <w:rFonts w:cs="Times New Roman"/>
          <w:szCs w:val="24"/>
        </w:rPr>
        <w:t>.</w:t>
      </w:r>
    </w:p>
    <w:p w14:paraId="07A26594" w14:textId="77777777" w:rsidR="007A700C" w:rsidRPr="00BD3055" w:rsidRDefault="007A700C">
      <w:pPr>
        <w:ind w:firstLine="720"/>
        <w:rPr>
          <w:rFonts w:cs="Times New Roman"/>
          <w:szCs w:val="24"/>
        </w:rPr>
        <w:pPrChange w:id="1641" w:author="Steff Guzmán" w:date="2023-03-13T19:49:00Z">
          <w:pPr/>
        </w:pPrChange>
      </w:pPr>
    </w:p>
    <w:p w14:paraId="3D10AD7E" w14:textId="10D941FB" w:rsidR="003128E3" w:rsidRPr="00C91454" w:rsidRDefault="007A700C">
      <w:pPr>
        <w:pStyle w:val="Ttulo4"/>
        <w:rPr>
          <w:rFonts w:cs="Times New Roman"/>
          <w:b/>
          <w:bCs/>
          <w:rPrChange w:id="1642" w:author="Camilo Andrés Díaz Gómez" w:date="2023-03-14T21:18:00Z">
            <w:rPr/>
          </w:rPrChange>
        </w:rPr>
        <w:pPrChange w:id="1643" w:author="Camilo Andrés Díaz Gómez" w:date="2023-03-14T21:18:00Z">
          <w:pPr>
            <w:ind w:firstLine="708"/>
          </w:pPr>
        </w:pPrChange>
      </w:pPr>
      <w:bookmarkStart w:id="1644" w:name="_Toc56811427"/>
      <w:bookmarkStart w:id="1645" w:name="_Toc115172941"/>
      <w:r w:rsidRPr="00C91454">
        <w:rPr>
          <w:rFonts w:ascii="Times New Roman" w:hAnsi="Times New Roman" w:cs="Times New Roman"/>
          <w:b/>
          <w:bCs/>
          <w:i w:val="0"/>
          <w:iCs w:val="0"/>
          <w:color w:val="auto"/>
          <w:rPrChange w:id="1646" w:author="Camilo Andrés Díaz Gómez" w:date="2023-03-14T21:18:00Z">
            <w:rPr>
              <w:i/>
              <w:iCs/>
            </w:rPr>
          </w:rPrChange>
        </w:rPr>
        <w:t xml:space="preserve">Fases </w:t>
      </w:r>
      <w:del w:id="1647" w:author="Camilo Andrés Díaz Gómez" w:date="2023-03-14T21:26:00Z">
        <w:r w:rsidRPr="00C91454" w:rsidDel="005C4C59">
          <w:rPr>
            <w:rFonts w:ascii="Times New Roman" w:hAnsi="Times New Roman" w:cs="Times New Roman"/>
            <w:b/>
            <w:bCs/>
            <w:i w:val="0"/>
            <w:iCs w:val="0"/>
            <w:color w:val="auto"/>
            <w:rPrChange w:id="1648" w:author="Camilo Andrés Díaz Gómez" w:date="2023-03-14T21:18:00Z">
              <w:rPr>
                <w:i/>
                <w:iCs/>
              </w:rPr>
            </w:rPrChange>
          </w:rPr>
          <w:delText>De</w:delText>
        </w:r>
      </w:del>
      <w:ins w:id="1649"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650" w:author="Camilo Andrés Díaz Gómez" w:date="2023-03-14T21:18:00Z">
            <w:rPr>
              <w:i/>
              <w:iCs/>
            </w:rPr>
          </w:rPrChange>
        </w:rPr>
        <w:t xml:space="preserve"> Estudio </w:t>
      </w:r>
      <w:del w:id="1651" w:author="Camilo Andrés Díaz Gómez" w:date="2023-03-14T21:26:00Z">
        <w:r w:rsidRPr="00C91454" w:rsidDel="005C4C59">
          <w:rPr>
            <w:rFonts w:ascii="Times New Roman" w:hAnsi="Times New Roman" w:cs="Times New Roman"/>
            <w:b/>
            <w:bCs/>
            <w:i w:val="0"/>
            <w:iCs w:val="0"/>
            <w:color w:val="auto"/>
            <w:rPrChange w:id="1652" w:author="Camilo Andrés Díaz Gómez" w:date="2023-03-14T21:18:00Z">
              <w:rPr>
                <w:i/>
                <w:iCs/>
              </w:rPr>
            </w:rPrChange>
          </w:rPr>
          <w:delText>De</w:delText>
        </w:r>
      </w:del>
      <w:ins w:id="1653"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654" w:author="Camilo Andrés Díaz Gómez" w:date="2023-03-14T21:18:00Z">
            <w:rPr>
              <w:i/>
              <w:iCs/>
            </w:rPr>
          </w:rPrChange>
        </w:rPr>
        <w:t xml:space="preserve"> Simulación</w:t>
      </w:r>
      <w:bookmarkEnd w:id="1644"/>
      <w:bookmarkEnd w:id="1645"/>
      <w:del w:id="1655" w:author="Camilo Andrés Díaz Gómez" w:date="2023-03-14T21:06:00Z">
        <w:r w:rsidR="003128E3" w:rsidRPr="00C91454" w:rsidDel="00A42751">
          <w:rPr>
            <w:rFonts w:ascii="Times New Roman" w:hAnsi="Times New Roman" w:cs="Times New Roman"/>
            <w:b/>
            <w:bCs/>
            <w:i w:val="0"/>
            <w:iCs w:val="0"/>
            <w:color w:val="auto"/>
            <w:rPrChange w:id="1656" w:author="Camilo Andrés Díaz Gómez" w:date="2023-03-14T21:18:00Z">
              <w:rPr>
                <w:i/>
                <w:iCs/>
              </w:rPr>
            </w:rPrChange>
          </w:rPr>
          <w:delText>.</w:delText>
        </w:r>
      </w:del>
    </w:p>
    <w:p w14:paraId="069AA1E3" w14:textId="77777777" w:rsidR="00A42751" w:rsidRPr="00C91454" w:rsidRDefault="007A700C">
      <w:pPr>
        <w:pStyle w:val="Ttulo5"/>
        <w:ind w:left="708"/>
        <w:rPr>
          <w:ins w:id="1657" w:author="Camilo Andrés Díaz Gómez" w:date="2023-03-14T21:07:00Z"/>
          <w:rFonts w:cs="Times New Roman"/>
          <w:b/>
          <w:bCs/>
          <w:i/>
          <w:iCs/>
          <w:rPrChange w:id="1658" w:author="Camilo Andrés Díaz Gómez" w:date="2023-03-14T21:18:00Z">
            <w:rPr>
              <w:ins w:id="1659" w:author="Camilo Andrés Díaz Gómez" w:date="2023-03-14T21:07:00Z"/>
            </w:rPr>
          </w:rPrChange>
        </w:rPr>
        <w:pPrChange w:id="1660" w:author="Camilo Andrés Díaz Gómez" w:date="2023-03-14T21:18:00Z">
          <w:pPr>
            <w:ind w:firstLine="720"/>
          </w:pPr>
        </w:pPrChange>
      </w:pPr>
      <w:r w:rsidRPr="00C91454">
        <w:rPr>
          <w:rFonts w:ascii="Times New Roman" w:hAnsi="Times New Roman" w:cs="Times New Roman"/>
          <w:b/>
          <w:bCs/>
          <w:i/>
          <w:iCs/>
          <w:color w:val="auto"/>
          <w:rPrChange w:id="1661" w:author="Camilo Andrés Díaz Gómez" w:date="2023-03-14T21:18:00Z">
            <w:rPr/>
          </w:rPrChange>
        </w:rPr>
        <w:t>Definición de objetivos</w:t>
      </w:r>
      <w:del w:id="1662" w:author="Camilo Andrés Díaz Gómez" w:date="2023-03-14T21:07:00Z">
        <w:r w:rsidR="003128E3" w:rsidRPr="00C91454" w:rsidDel="00A42751">
          <w:rPr>
            <w:rFonts w:ascii="Times New Roman" w:hAnsi="Times New Roman" w:cs="Times New Roman"/>
            <w:b/>
            <w:bCs/>
            <w:i/>
            <w:iCs/>
            <w:color w:val="auto"/>
            <w:rPrChange w:id="1663" w:author="Camilo Andrés Díaz Gómez" w:date="2023-03-14T21:18:00Z">
              <w:rPr/>
            </w:rPrChange>
          </w:rPr>
          <w:delText xml:space="preserve">. </w:delText>
        </w:r>
      </w:del>
    </w:p>
    <w:p w14:paraId="4DCA653D" w14:textId="1ED25885" w:rsidR="003128E3" w:rsidRPr="00A42751" w:rsidRDefault="007A700C">
      <w:pPr>
        <w:ind w:firstLine="720"/>
        <w:rPr>
          <w:rFonts w:cs="Times New Roman"/>
          <w:szCs w:val="24"/>
        </w:rPr>
        <w:pPrChange w:id="1664" w:author="Steff Guzmán" w:date="2023-03-13T19:49:00Z">
          <w:pPr>
            <w:ind w:firstLine="708"/>
          </w:pPr>
        </w:pPrChange>
      </w:pPr>
      <w:r w:rsidRPr="00A42751">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3CC6621C" w14:textId="77777777" w:rsidR="004E3955" w:rsidRPr="00A42751" w:rsidRDefault="004E3955">
      <w:pPr>
        <w:ind w:firstLine="720"/>
        <w:rPr>
          <w:rFonts w:cs="Times New Roman"/>
          <w:szCs w:val="24"/>
        </w:rPr>
        <w:pPrChange w:id="1665" w:author="Steff Guzmán" w:date="2023-03-13T19:49:00Z">
          <w:pPr>
            <w:ind w:firstLine="708"/>
          </w:pPr>
        </w:pPrChange>
      </w:pPr>
    </w:p>
    <w:p w14:paraId="48317202" w14:textId="77777777" w:rsidR="00A42751" w:rsidRPr="00C91454" w:rsidRDefault="007A700C">
      <w:pPr>
        <w:pStyle w:val="Ttulo5"/>
        <w:ind w:left="708"/>
        <w:rPr>
          <w:ins w:id="1666" w:author="Camilo Andrés Díaz Gómez" w:date="2023-03-14T21:07:00Z"/>
          <w:rFonts w:cs="Times New Roman"/>
          <w:b/>
          <w:bCs/>
          <w:i/>
          <w:iCs/>
          <w:rPrChange w:id="1667" w:author="Camilo Andrés Díaz Gómez" w:date="2023-03-14T21:18:00Z">
            <w:rPr>
              <w:ins w:id="1668" w:author="Camilo Andrés Díaz Gómez" w:date="2023-03-14T21:07:00Z"/>
            </w:rPr>
          </w:rPrChange>
        </w:rPr>
        <w:pPrChange w:id="1669" w:author="Camilo Andrés Díaz Gómez" w:date="2023-03-14T21:18:00Z">
          <w:pPr>
            <w:ind w:firstLine="720"/>
          </w:pPr>
        </w:pPrChange>
      </w:pPr>
      <w:r w:rsidRPr="00C91454">
        <w:rPr>
          <w:rFonts w:ascii="Times New Roman" w:hAnsi="Times New Roman" w:cs="Times New Roman"/>
          <w:b/>
          <w:bCs/>
          <w:i/>
          <w:iCs/>
          <w:color w:val="auto"/>
          <w:rPrChange w:id="1670" w:author="Camilo Andrés Díaz Gómez" w:date="2023-03-14T21:18:00Z">
            <w:rPr/>
          </w:rPrChange>
        </w:rPr>
        <w:t>Definición del sistema</w:t>
      </w:r>
    </w:p>
    <w:p w14:paraId="08FD4E9D" w14:textId="2464C049" w:rsidR="003128E3" w:rsidRPr="00A42751" w:rsidRDefault="003128E3">
      <w:pPr>
        <w:ind w:firstLine="720"/>
        <w:rPr>
          <w:rFonts w:cs="Times New Roman"/>
          <w:szCs w:val="24"/>
        </w:rPr>
        <w:pPrChange w:id="1671" w:author="Steff Guzmán" w:date="2023-03-13T19:49:00Z">
          <w:pPr>
            <w:ind w:firstLine="708"/>
          </w:pPr>
        </w:pPrChange>
      </w:pPr>
      <w:del w:id="1672"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A42751">
            <w:rPr>
              <w:rFonts w:cs="Times New Roman"/>
              <w:szCs w:val="24"/>
            </w:rPr>
            <w:fldChar w:fldCharType="begin"/>
          </w:r>
          <w:r w:rsidR="007A700C" w:rsidRPr="00A42751">
            <w:rPr>
              <w:rFonts w:cs="Times New Roman"/>
              <w:szCs w:val="24"/>
            </w:rPr>
            <w:instrText xml:space="preserve"> CITATION Gar06 \l 9226 </w:instrText>
          </w:r>
          <w:r w:rsidR="007A700C" w:rsidRPr="00A42751">
            <w:rPr>
              <w:rFonts w:cs="Times New Roman"/>
              <w:szCs w:val="24"/>
            </w:rPr>
            <w:fldChar w:fldCharType="separate"/>
          </w:r>
          <w:r w:rsidR="007A700C" w:rsidRPr="00A42751">
            <w:rPr>
              <w:rFonts w:cs="Times New Roman"/>
              <w:noProof/>
              <w:szCs w:val="24"/>
            </w:rPr>
            <w:t>(García Sánchez &amp; Ortega Mier, 2006)</w:t>
          </w:r>
          <w:r w:rsidR="007A700C" w:rsidRPr="00A42751">
            <w:rPr>
              <w:rFonts w:cs="Times New Roman"/>
              <w:szCs w:val="24"/>
            </w:rPr>
            <w:fldChar w:fldCharType="end"/>
          </w:r>
        </w:sdtContent>
      </w:sdt>
      <w:r w:rsidR="007A700C" w:rsidRPr="00A42751">
        <w:rPr>
          <w:rFonts w:cs="Times New Roman"/>
          <w:szCs w:val="24"/>
        </w:rPr>
        <w:t>.</w:t>
      </w:r>
    </w:p>
    <w:p w14:paraId="459C21D2" w14:textId="77777777" w:rsidR="004E3955" w:rsidRPr="00A42751" w:rsidRDefault="004E3955">
      <w:pPr>
        <w:ind w:firstLine="720"/>
        <w:rPr>
          <w:rFonts w:cs="Times New Roman"/>
          <w:szCs w:val="24"/>
        </w:rPr>
        <w:pPrChange w:id="1673" w:author="Steff Guzmán" w:date="2023-03-13T19:49:00Z">
          <w:pPr>
            <w:ind w:firstLine="708"/>
          </w:pPr>
        </w:pPrChange>
      </w:pPr>
    </w:p>
    <w:p w14:paraId="38517A28" w14:textId="77777777" w:rsidR="00A42751" w:rsidRPr="00C91454" w:rsidRDefault="007A700C">
      <w:pPr>
        <w:pStyle w:val="Ttulo5"/>
        <w:ind w:left="708"/>
        <w:rPr>
          <w:ins w:id="1674" w:author="Camilo Andrés Díaz Gómez" w:date="2023-03-14T21:07:00Z"/>
          <w:rFonts w:cs="Times New Roman"/>
          <w:b/>
          <w:bCs/>
          <w:i/>
          <w:iCs/>
          <w:rPrChange w:id="1675" w:author="Camilo Andrés Díaz Gómez" w:date="2023-03-14T21:18:00Z">
            <w:rPr>
              <w:ins w:id="1676" w:author="Camilo Andrés Díaz Gómez" w:date="2023-03-14T21:07:00Z"/>
            </w:rPr>
          </w:rPrChange>
        </w:rPr>
        <w:pPrChange w:id="1677" w:author="Camilo Andrés Díaz Gómez" w:date="2023-03-14T21:18:00Z">
          <w:pPr>
            <w:ind w:firstLine="720"/>
          </w:pPr>
        </w:pPrChange>
      </w:pPr>
      <w:r w:rsidRPr="00C91454">
        <w:rPr>
          <w:rFonts w:ascii="Times New Roman" w:hAnsi="Times New Roman" w:cs="Times New Roman"/>
          <w:b/>
          <w:bCs/>
          <w:i/>
          <w:iCs/>
          <w:color w:val="auto"/>
          <w:rPrChange w:id="1678" w:author="Camilo Andrés Díaz Gómez" w:date="2023-03-14T21:18:00Z">
            <w:rPr/>
          </w:rPrChange>
        </w:rPr>
        <w:t>Elaboración del modelo conceptual</w:t>
      </w:r>
      <w:del w:id="1679" w:author="Camilo Andrés Díaz Gómez" w:date="2023-03-14T21:07:00Z">
        <w:r w:rsidR="003128E3" w:rsidRPr="00C91454" w:rsidDel="00A42751">
          <w:rPr>
            <w:rFonts w:ascii="Times New Roman" w:hAnsi="Times New Roman" w:cs="Times New Roman"/>
            <w:b/>
            <w:bCs/>
            <w:i/>
            <w:iCs/>
            <w:color w:val="auto"/>
            <w:rPrChange w:id="1680" w:author="Camilo Andrés Díaz Gómez" w:date="2023-03-14T21:18:00Z">
              <w:rPr/>
            </w:rPrChange>
          </w:rPr>
          <w:delText>.</w:delText>
        </w:r>
        <w:r w:rsidR="004E3955" w:rsidRPr="00C91454" w:rsidDel="00A42751">
          <w:rPr>
            <w:rFonts w:ascii="Times New Roman" w:hAnsi="Times New Roman" w:cs="Times New Roman"/>
            <w:b/>
            <w:bCs/>
            <w:i/>
            <w:iCs/>
            <w:color w:val="auto"/>
            <w:rPrChange w:id="1681" w:author="Camilo Andrés Díaz Gómez" w:date="2023-03-14T21:18:00Z">
              <w:rPr/>
            </w:rPrChange>
          </w:rPr>
          <w:delText xml:space="preserve"> </w:delText>
        </w:r>
      </w:del>
    </w:p>
    <w:p w14:paraId="5BF653BF" w14:textId="0D2AA6E6" w:rsidR="003128E3" w:rsidRPr="00A42751" w:rsidRDefault="007A700C">
      <w:pPr>
        <w:ind w:firstLine="720"/>
        <w:rPr>
          <w:rFonts w:cs="Times New Roman"/>
          <w:szCs w:val="24"/>
        </w:rPr>
        <w:pPrChange w:id="1682" w:author="Steff Guzmán" w:date="2023-03-13T19:49:00Z">
          <w:pPr>
            <w:ind w:firstLine="708"/>
          </w:pPr>
        </w:pPrChange>
      </w:pPr>
      <w:r w:rsidRPr="00A42751">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1F79CF58" w14:textId="77777777" w:rsidR="003128E3" w:rsidRPr="00A42751" w:rsidRDefault="003128E3">
      <w:pPr>
        <w:ind w:firstLine="720"/>
        <w:rPr>
          <w:rFonts w:cs="Times New Roman"/>
          <w:szCs w:val="24"/>
        </w:rPr>
        <w:pPrChange w:id="1683" w:author="Steff Guzmán" w:date="2023-03-13T19:49:00Z">
          <w:pPr>
            <w:ind w:firstLine="708"/>
          </w:pPr>
        </w:pPrChange>
      </w:pPr>
    </w:p>
    <w:p w14:paraId="6FF1D04E" w14:textId="0C6F5C29" w:rsidR="003128E3" w:rsidRPr="00A42751" w:rsidRDefault="007A700C">
      <w:pPr>
        <w:ind w:firstLine="720"/>
        <w:rPr>
          <w:ins w:id="1684" w:author="Camilo Andrés Díaz Gómez" w:date="2023-03-14T20:16:00Z"/>
          <w:rFonts w:cs="Times New Roman"/>
          <w:szCs w:val="24"/>
        </w:rPr>
      </w:pPr>
      <w:r w:rsidRPr="00A4275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A42751">
            <w:rPr>
              <w:rFonts w:cs="Times New Roman"/>
              <w:szCs w:val="24"/>
            </w:rPr>
            <w:fldChar w:fldCharType="begin"/>
          </w:r>
          <w:r w:rsidRPr="00A42751">
            <w:rPr>
              <w:rFonts w:cs="Times New Roman"/>
              <w:szCs w:val="24"/>
            </w:rPr>
            <w:instrText xml:space="preserve"> CITATION Cos03 \l 9226 </w:instrText>
          </w:r>
          <w:r w:rsidRPr="00A42751">
            <w:rPr>
              <w:rFonts w:cs="Times New Roman"/>
              <w:szCs w:val="24"/>
            </w:rPr>
            <w:fldChar w:fldCharType="separate"/>
          </w:r>
          <w:r w:rsidRPr="00A42751">
            <w:rPr>
              <w:rFonts w:cs="Times New Roman"/>
              <w:noProof/>
              <w:szCs w:val="24"/>
            </w:rPr>
            <w:t xml:space="preserve"> (Coss Bu, 2003)</w:t>
          </w:r>
          <w:r w:rsidRPr="00A42751">
            <w:rPr>
              <w:rFonts w:cs="Times New Roman"/>
              <w:szCs w:val="24"/>
            </w:rPr>
            <w:fldChar w:fldCharType="end"/>
          </w:r>
        </w:sdtContent>
      </w:sdt>
      <w:r w:rsidRPr="00A42751">
        <w:rPr>
          <w:rFonts w:cs="Times New Roman"/>
          <w:szCs w:val="24"/>
        </w:rPr>
        <w:t>.</w:t>
      </w:r>
    </w:p>
    <w:p w14:paraId="272F4E6A" w14:textId="77777777" w:rsidR="00952EC4" w:rsidRPr="00A42751" w:rsidRDefault="00952EC4">
      <w:pPr>
        <w:ind w:firstLine="720"/>
        <w:rPr>
          <w:rFonts w:cs="Times New Roman"/>
          <w:szCs w:val="24"/>
        </w:rPr>
        <w:pPrChange w:id="1685" w:author="Steff Guzmán" w:date="2023-03-13T19:49:00Z">
          <w:pPr>
            <w:ind w:firstLine="708"/>
          </w:pPr>
        </w:pPrChange>
      </w:pPr>
    </w:p>
    <w:p w14:paraId="35D49C8F" w14:textId="77777777" w:rsidR="00A42751" w:rsidRPr="00C91454" w:rsidRDefault="007A700C">
      <w:pPr>
        <w:pStyle w:val="Ttulo5"/>
        <w:ind w:left="708"/>
        <w:rPr>
          <w:ins w:id="1686" w:author="Camilo Andrés Díaz Gómez" w:date="2023-03-14T21:07:00Z"/>
          <w:rFonts w:cs="Times New Roman"/>
          <w:b/>
          <w:bCs/>
          <w:i/>
          <w:iCs/>
          <w:rPrChange w:id="1687" w:author="Camilo Andrés Díaz Gómez" w:date="2023-03-14T21:18:00Z">
            <w:rPr>
              <w:ins w:id="1688" w:author="Camilo Andrés Díaz Gómez" w:date="2023-03-14T21:07:00Z"/>
            </w:rPr>
          </w:rPrChange>
        </w:rPr>
        <w:pPrChange w:id="1689" w:author="Camilo Andrés Díaz Gómez" w:date="2023-03-14T21:18:00Z">
          <w:pPr>
            <w:ind w:firstLine="720"/>
          </w:pPr>
        </w:pPrChange>
      </w:pPr>
      <w:r w:rsidRPr="00C91454">
        <w:rPr>
          <w:rFonts w:ascii="Times New Roman" w:hAnsi="Times New Roman" w:cs="Times New Roman"/>
          <w:b/>
          <w:bCs/>
          <w:i/>
          <w:iCs/>
          <w:color w:val="auto"/>
          <w:rPrChange w:id="1690" w:author="Camilo Andrés Díaz Gómez" w:date="2023-03-14T21:18:00Z">
            <w:rPr/>
          </w:rPrChange>
        </w:rPr>
        <w:t>Elaboración del sistema comunicativo</w:t>
      </w:r>
    </w:p>
    <w:p w14:paraId="7657BEE9" w14:textId="30E78DD8" w:rsidR="003128E3" w:rsidRPr="00BD3055" w:rsidRDefault="003128E3">
      <w:pPr>
        <w:ind w:firstLine="720"/>
        <w:rPr>
          <w:rFonts w:cs="Times New Roman"/>
          <w:szCs w:val="24"/>
        </w:rPr>
        <w:pPrChange w:id="1691" w:author="Steff Guzmán" w:date="2023-03-13T19:49:00Z">
          <w:pPr>
            <w:ind w:firstLine="708"/>
          </w:pPr>
        </w:pPrChange>
      </w:pPr>
      <w:del w:id="1692"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Los diseñadores del modelo conceptual </w:t>
      </w:r>
      <w:r w:rsidR="007A700C" w:rsidRPr="00BD3055">
        <w:rPr>
          <w:rFonts w:cs="Times New Roman"/>
          <w:szCs w:val="24"/>
        </w:rPr>
        <w:t xml:space="preserve">son distintos muchas veces a los programadores del simulador. Para su comunicación entre si debe ser eficaz, por esta razón los diagramas de flujo son una opción útil para representar los eventos en el simulador como </w:t>
      </w:r>
      <w:r w:rsidR="007A700C" w:rsidRPr="00BD3055">
        <w:rPr>
          <w:rFonts w:cs="Times New Roman"/>
          <w:szCs w:val="24"/>
        </w:rPr>
        <w:lastRenderedPageBreak/>
        <w:t xml:space="preserve">lo son los datos, el proceso, una decisión un avance en la simulación </w:t>
      </w:r>
      <w:proofErr w:type="spellStart"/>
      <w:r w:rsidR="007A700C" w:rsidRPr="00BD3055">
        <w:rPr>
          <w:rFonts w:cs="Times New Roman"/>
          <w:szCs w:val="24"/>
        </w:rPr>
        <w:t>etc</w:t>
      </w:r>
      <w:proofErr w:type="spellEnd"/>
      <w:del w:id="1693"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2047867792"/>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19D613F" w14:textId="77777777" w:rsidR="003128E3" w:rsidRPr="00BD3055" w:rsidRDefault="003128E3">
      <w:pPr>
        <w:ind w:firstLine="720"/>
        <w:rPr>
          <w:rFonts w:cs="Times New Roman"/>
          <w:szCs w:val="24"/>
        </w:rPr>
        <w:pPrChange w:id="1694" w:author="Steff Guzmán" w:date="2023-03-13T19:49:00Z">
          <w:pPr>
            <w:ind w:firstLine="708"/>
          </w:pPr>
        </w:pPrChange>
      </w:pPr>
    </w:p>
    <w:p w14:paraId="1E09CCF6" w14:textId="77777777" w:rsidR="00A42751" w:rsidRPr="00C91454" w:rsidRDefault="007A700C">
      <w:pPr>
        <w:pStyle w:val="Ttulo5"/>
        <w:ind w:left="708"/>
        <w:rPr>
          <w:ins w:id="1695" w:author="Camilo Andrés Díaz Gómez" w:date="2023-03-14T21:07:00Z"/>
          <w:rFonts w:cs="Times New Roman"/>
          <w:b/>
          <w:bCs/>
          <w:i/>
          <w:iCs/>
          <w:rPrChange w:id="1696" w:author="Camilo Andrés Díaz Gómez" w:date="2023-03-14T21:18:00Z">
            <w:rPr>
              <w:ins w:id="1697" w:author="Camilo Andrés Díaz Gómez" w:date="2023-03-14T21:07:00Z"/>
            </w:rPr>
          </w:rPrChange>
        </w:rPr>
        <w:pPrChange w:id="1698" w:author="Camilo Andrés Díaz Gómez" w:date="2023-03-14T21:18:00Z">
          <w:pPr>
            <w:ind w:firstLine="720"/>
          </w:pPr>
        </w:pPrChange>
      </w:pPr>
      <w:r w:rsidRPr="00C91454">
        <w:rPr>
          <w:rFonts w:ascii="Times New Roman" w:hAnsi="Times New Roman" w:cs="Times New Roman"/>
          <w:b/>
          <w:bCs/>
          <w:i/>
          <w:iCs/>
          <w:color w:val="auto"/>
          <w:rPrChange w:id="1699" w:author="Camilo Andrés Díaz Gómez" w:date="2023-03-14T21:18:00Z">
            <w:rPr/>
          </w:rPrChange>
        </w:rPr>
        <w:t>Construcción y verificación de modelo informático</w:t>
      </w:r>
    </w:p>
    <w:p w14:paraId="42A0C667" w14:textId="346D8CC4" w:rsidR="007A700C" w:rsidRPr="00BD3055" w:rsidRDefault="003128E3">
      <w:pPr>
        <w:ind w:firstLine="720"/>
        <w:rPr>
          <w:rFonts w:cs="Times New Roman"/>
          <w:szCs w:val="24"/>
        </w:rPr>
        <w:pPrChange w:id="1700" w:author="Steff Guzmán" w:date="2023-03-13T19:49:00Z">
          <w:pPr>
            <w:ind w:firstLine="708"/>
          </w:pPr>
        </w:pPrChange>
      </w:pPr>
      <w:del w:id="1701" w:author="Camilo Andrés Díaz Gómez" w:date="2023-03-14T21:07:00Z">
        <w:r w:rsidRPr="00BD3055" w:rsidDel="00A42751">
          <w:rPr>
            <w:rFonts w:cs="Times New Roman"/>
            <w:b/>
            <w:bCs/>
            <w:i/>
            <w:iCs/>
            <w:szCs w:val="24"/>
          </w:rPr>
          <w:delText>.</w:delText>
        </w:r>
        <w:r w:rsidR="004E3955" w:rsidRPr="00BD3055" w:rsidDel="00A42751">
          <w:rPr>
            <w:rFonts w:cs="Times New Roman"/>
            <w:b/>
            <w:bCs/>
            <w:i/>
            <w:iCs/>
            <w:szCs w:val="24"/>
          </w:rPr>
          <w:delText xml:space="preserve"> </w:delText>
        </w:r>
      </w:del>
      <w:r w:rsidR="007A700C" w:rsidRPr="00BD3055">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CE82D4B" w14:textId="77777777" w:rsidR="007A700C" w:rsidRPr="00BD3055" w:rsidRDefault="007A700C">
      <w:pPr>
        <w:ind w:firstLine="720"/>
        <w:rPr>
          <w:rFonts w:cs="Times New Roman"/>
          <w:szCs w:val="24"/>
        </w:rPr>
        <w:pPrChange w:id="1702" w:author="Steff Guzmán" w:date="2023-03-13T19:49:00Z">
          <w:pPr/>
        </w:pPrChange>
      </w:pPr>
    </w:p>
    <w:p w14:paraId="44022BEF" w14:textId="4150D47D" w:rsidR="00A42751" w:rsidRPr="00C91454" w:rsidRDefault="007A700C">
      <w:pPr>
        <w:pStyle w:val="Ttulo5"/>
        <w:ind w:left="708"/>
        <w:rPr>
          <w:ins w:id="1703" w:author="Camilo Andrés Díaz Gómez" w:date="2023-03-14T21:07:00Z"/>
          <w:rFonts w:cs="Times New Roman"/>
          <w:b/>
          <w:bCs/>
          <w:i/>
          <w:iCs/>
          <w:rPrChange w:id="1704" w:author="Camilo Andrés Díaz Gómez" w:date="2023-03-14T21:18:00Z">
            <w:rPr>
              <w:ins w:id="1705" w:author="Camilo Andrés Díaz Gómez" w:date="2023-03-14T21:07:00Z"/>
            </w:rPr>
          </w:rPrChange>
        </w:rPr>
        <w:pPrChange w:id="1706" w:author="Camilo Andrés Díaz Gómez" w:date="2023-03-14T21:18:00Z">
          <w:pPr>
            <w:ind w:firstLine="720"/>
          </w:pPr>
        </w:pPrChange>
      </w:pPr>
      <w:r w:rsidRPr="00C91454">
        <w:rPr>
          <w:rFonts w:ascii="Times New Roman" w:hAnsi="Times New Roman" w:cs="Times New Roman"/>
          <w:b/>
          <w:bCs/>
          <w:i/>
          <w:iCs/>
          <w:color w:val="auto"/>
          <w:rPrChange w:id="1707" w:author="Camilo Andrés Díaz Gómez" w:date="2023-03-14T21:18:00Z">
            <w:rPr/>
          </w:rPrChange>
        </w:rPr>
        <w:t>Validación fina</w:t>
      </w:r>
      <w:ins w:id="1708" w:author="Camilo Andrés Díaz Gómez" w:date="2023-03-14T21:07:00Z">
        <w:r w:rsidR="00A42751" w:rsidRPr="00C91454">
          <w:rPr>
            <w:rFonts w:ascii="Times New Roman" w:hAnsi="Times New Roman" w:cs="Times New Roman"/>
            <w:b/>
            <w:bCs/>
            <w:i/>
            <w:iCs/>
            <w:color w:val="auto"/>
            <w:rPrChange w:id="1709" w:author="Camilo Andrés Díaz Gómez" w:date="2023-03-14T21:18:00Z">
              <w:rPr/>
            </w:rPrChange>
          </w:rPr>
          <w:t>l</w:t>
        </w:r>
      </w:ins>
    </w:p>
    <w:p w14:paraId="621E61D9" w14:textId="66F5DDB7" w:rsidR="007A700C" w:rsidRPr="00BD3055" w:rsidRDefault="007A700C">
      <w:pPr>
        <w:ind w:firstLine="720"/>
        <w:rPr>
          <w:rFonts w:cs="Times New Roman"/>
          <w:szCs w:val="24"/>
        </w:rPr>
        <w:pPrChange w:id="1710" w:author="Steff Guzmán" w:date="2023-03-13T19:49:00Z">
          <w:pPr>
            <w:ind w:firstLine="708"/>
          </w:pPr>
        </w:pPrChange>
      </w:pPr>
      <w:del w:id="1711" w:author="Camilo Andrés Díaz Gómez" w:date="2023-03-14T21:07:00Z">
        <w:r w:rsidRPr="00BD3055" w:rsidDel="00A42751">
          <w:rPr>
            <w:rFonts w:cs="Times New Roman"/>
            <w:b/>
            <w:bCs/>
            <w:i/>
            <w:iCs/>
            <w:szCs w:val="24"/>
          </w:rPr>
          <w:delText>l</w:delText>
        </w:r>
        <w:r w:rsidR="003128E3" w:rsidRPr="00BD3055" w:rsidDel="00A42751">
          <w:rPr>
            <w:rFonts w:cs="Times New Roman"/>
            <w:szCs w:val="24"/>
          </w:rPr>
          <w:delText xml:space="preserve">. </w:delText>
        </w:r>
      </w:del>
      <w:r w:rsidRPr="00BD3055">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D3055">
            <w:rPr>
              <w:rFonts w:cs="Times New Roman"/>
              <w:szCs w:val="24"/>
            </w:rPr>
            <w:fldChar w:fldCharType="begin"/>
          </w:r>
          <w:r w:rsidRPr="00BD3055">
            <w:rPr>
              <w:rFonts w:cs="Times New Roman"/>
              <w:szCs w:val="24"/>
            </w:rPr>
            <w:instrText xml:space="preserve"> CITATION Cos03 \l 9226 </w:instrText>
          </w:r>
          <w:r w:rsidRPr="00BD3055">
            <w:rPr>
              <w:rFonts w:cs="Times New Roman"/>
              <w:szCs w:val="24"/>
            </w:rPr>
            <w:fldChar w:fldCharType="separate"/>
          </w:r>
          <w:r w:rsidRPr="00BD3055">
            <w:rPr>
              <w:rFonts w:cs="Times New Roman"/>
              <w:noProof/>
              <w:szCs w:val="24"/>
            </w:rPr>
            <w:t>(Coss Bu, 2003)</w:t>
          </w:r>
          <w:r w:rsidRPr="00BD3055">
            <w:rPr>
              <w:rFonts w:cs="Times New Roman"/>
              <w:szCs w:val="24"/>
            </w:rPr>
            <w:fldChar w:fldCharType="end"/>
          </w:r>
        </w:sdtContent>
      </w:sdt>
      <w:r w:rsidRPr="00BD3055">
        <w:rPr>
          <w:rFonts w:cs="Times New Roman"/>
          <w:szCs w:val="24"/>
        </w:rPr>
        <w:t>.</w:t>
      </w:r>
    </w:p>
    <w:p w14:paraId="429CA63C" w14:textId="77777777" w:rsidR="007A700C" w:rsidRPr="00BD3055" w:rsidRDefault="007A700C">
      <w:pPr>
        <w:ind w:firstLine="720"/>
        <w:rPr>
          <w:rFonts w:cs="Times New Roman"/>
          <w:b/>
          <w:bCs/>
          <w:szCs w:val="24"/>
        </w:rPr>
        <w:pPrChange w:id="1712" w:author="Steff Guzmán" w:date="2023-03-13T19:49:00Z">
          <w:pPr/>
        </w:pPrChange>
      </w:pPr>
    </w:p>
    <w:p w14:paraId="22C5F592" w14:textId="65DF60E1" w:rsidR="00704945" w:rsidRPr="00C91454" w:rsidRDefault="007A700C">
      <w:pPr>
        <w:pStyle w:val="Ttulo4"/>
        <w:rPr>
          <w:rFonts w:cs="Times New Roman"/>
          <w:b/>
          <w:bCs/>
          <w:rPrChange w:id="1713" w:author="Camilo Andrés Díaz Gómez" w:date="2023-03-14T21:19:00Z">
            <w:rPr/>
          </w:rPrChange>
        </w:rPr>
        <w:pPrChange w:id="1714" w:author="Camilo Andrés Díaz Gómez" w:date="2023-03-14T21:19:00Z">
          <w:pPr>
            <w:ind w:firstLine="708"/>
          </w:pPr>
        </w:pPrChange>
      </w:pPr>
      <w:bookmarkStart w:id="1715" w:name="_Toc56811428"/>
      <w:bookmarkStart w:id="1716" w:name="_Toc115172942"/>
      <w:r w:rsidRPr="00C91454">
        <w:rPr>
          <w:rFonts w:ascii="Times New Roman" w:hAnsi="Times New Roman" w:cs="Times New Roman"/>
          <w:b/>
          <w:bCs/>
          <w:i w:val="0"/>
          <w:iCs w:val="0"/>
          <w:color w:val="auto"/>
          <w:rPrChange w:id="1717" w:author="Camilo Andrés Díaz Gómez" w:date="2023-03-14T21:19:00Z">
            <w:rPr>
              <w:i/>
              <w:iCs/>
            </w:rPr>
          </w:rPrChange>
        </w:rPr>
        <w:t>Modelos de simulación</w:t>
      </w:r>
      <w:bookmarkEnd w:id="1715"/>
      <w:bookmarkEnd w:id="1716"/>
      <w:del w:id="1718" w:author="Camilo Andrés Díaz Gómez" w:date="2023-03-14T21:08:00Z">
        <w:r w:rsidR="00E07D42" w:rsidRPr="00C91454" w:rsidDel="00A42751">
          <w:rPr>
            <w:rFonts w:ascii="Times New Roman" w:hAnsi="Times New Roman" w:cs="Times New Roman"/>
            <w:b/>
            <w:bCs/>
            <w:i w:val="0"/>
            <w:iCs w:val="0"/>
            <w:color w:val="auto"/>
            <w:rPrChange w:id="1719" w:author="Camilo Andrés Díaz Gómez" w:date="2023-03-14T21:19:00Z">
              <w:rPr>
                <w:i/>
                <w:iCs/>
              </w:rPr>
            </w:rPrChange>
          </w:rPr>
          <w:delText>.</w:delText>
        </w:r>
      </w:del>
    </w:p>
    <w:p w14:paraId="7FD51580" w14:textId="7C4CA0E9" w:rsidR="007A700C" w:rsidRPr="00BD3055" w:rsidRDefault="007A700C">
      <w:pPr>
        <w:ind w:firstLine="720"/>
        <w:rPr>
          <w:rFonts w:cs="Times New Roman"/>
          <w:b/>
          <w:bCs/>
          <w:i/>
          <w:iCs/>
          <w:szCs w:val="24"/>
        </w:rPr>
        <w:pPrChange w:id="1720" w:author="Steff Guzmán" w:date="2023-03-13T19:49:00Z">
          <w:pPr>
            <w:ind w:firstLine="708"/>
          </w:pPr>
        </w:pPrChange>
      </w:pPr>
      <w:r w:rsidRPr="00BD3055">
        <w:rPr>
          <w:rFonts w:cs="Times New Roman"/>
          <w:szCs w:val="24"/>
        </w:rPr>
        <w:t>Hay diversos modelos de simulación los cuales serán mencionados a continuación, pero nos centraremos más en el modelo Estocástico:</w:t>
      </w:r>
    </w:p>
    <w:p w14:paraId="2CA6D28D" w14:textId="77777777" w:rsidR="007A700C" w:rsidRPr="00BD3055" w:rsidRDefault="007A700C">
      <w:pPr>
        <w:ind w:firstLine="720"/>
        <w:rPr>
          <w:rFonts w:cs="Times New Roman"/>
          <w:szCs w:val="24"/>
        </w:rPr>
        <w:pPrChange w:id="1721" w:author="Steff Guzmán" w:date="2023-03-13T19:49:00Z">
          <w:pPr/>
        </w:pPrChange>
      </w:pPr>
    </w:p>
    <w:p w14:paraId="194C2F38" w14:textId="77777777" w:rsidR="00A42751" w:rsidRDefault="007A700C">
      <w:pPr>
        <w:pStyle w:val="Ttulo5"/>
        <w:ind w:left="708"/>
        <w:rPr>
          <w:ins w:id="1722" w:author="Camilo Andrés Díaz Gómez" w:date="2023-03-14T21:08:00Z"/>
          <w:rStyle w:val="Ttulo4Car"/>
          <w:rFonts w:ascii="Times New Roman" w:eastAsiaTheme="minorEastAsia" w:hAnsi="Times New Roman" w:cs="Times New Roman"/>
          <w:b/>
          <w:bCs/>
          <w:color w:val="000000" w:themeColor="text1"/>
          <w:szCs w:val="24"/>
        </w:rPr>
        <w:pPrChange w:id="1723" w:author="Camilo Andrés Díaz Gómez" w:date="2023-03-14T21:19:00Z">
          <w:pPr>
            <w:ind w:firstLine="720"/>
          </w:pPr>
        </w:pPrChange>
      </w:pPr>
      <w:bookmarkStart w:id="1724" w:name="_Toc115172943"/>
      <w:r w:rsidRPr="00BD3055">
        <w:rPr>
          <w:rStyle w:val="Ttulo4Car"/>
          <w:rFonts w:ascii="Times New Roman" w:eastAsiaTheme="minorEastAsia" w:hAnsi="Times New Roman" w:cs="Times New Roman"/>
          <w:b/>
          <w:bCs/>
          <w:color w:val="000000" w:themeColor="text1"/>
          <w:szCs w:val="24"/>
        </w:rPr>
        <w:t>Estático</w:t>
      </w:r>
      <w:bookmarkEnd w:id="1724"/>
      <w:del w:id="1725"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BD3055" w:rsidRDefault="00E07D42">
      <w:pPr>
        <w:ind w:firstLine="720"/>
        <w:rPr>
          <w:rFonts w:cs="Times New Roman"/>
          <w:szCs w:val="24"/>
        </w:rPr>
        <w:pPrChange w:id="1726" w:author="Steff Guzmán" w:date="2023-03-13T19:49:00Z">
          <w:pPr>
            <w:ind w:firstLine="708"/>
          </w:pPr>
        </w:pPrChange>
      </w:pPr>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La simulación no depende del tiempo, por ejemplo, un sistema que se encuentra en un estado de equilibrio o reposo</w:t>
      </w:r>
      <w:del w:id="1727" w:author="Camilo Andrés Díaz Gómez" w:date="2023-03-14T20:19:00Z">
        <w:r w:rsidR="007A700C" w:rsidRPr="00BD3055" w:rsidDel="00952EC4">
          <w:rPr>
            <w:rStyle w:val="normaltextrun"/>
            <w:rFonts w:cs="Times New Roman"/>
            <w:color w:val="000000"/>
            <w:szCs w:val="24"/>
          </w:rPr>
          <w:delText>.</w:delText>
        </w:r>
      </w:del>
      <w:sdt>
        <w:sdtPr>
          <w:rPr>
            <w:rFonts w:cs="Times New Roman"/>
            <w:szCs w:val="24"/>
          </w:rPr>
          <w:id w:val="1036770193"/>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 xml:space="preserve"> (García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65E81CEA" w14:textId="77777777" w:rsidR="007A700C" w:rsidRPr="00BD3055" w:rsidRDefault="007A700C">
      <w:pPr>
        <w:ind w:firstLine="720"/>
        <w:rPr>
          <w:rFonts w:cs="Times New Roman"/>
          <w:szCs w:val="24"/>
        </w:rPr>
        <w:pPrChange w:id="1728" w:author="Steff Guzmán" w:date="2023-03-13T19:49:00Z">
          <w:pPr/>
        </w:pPrChange>
      </w:pPr>
    </w:p>
    <w:p w14:paraId="6B3FD267" w14:textId="77777777" w:rsidR="00A42751" w:rsidRDefault="007A700C">
      <w:pPr>
        <w:pStyle w:val="Ttulo5"/>
        <w:ind w:left="708"/>
        <w:rPr>
          <w:ins w:id="1729" w:author="Camilo Andrés Díaz Gómez" w:date="2023-03-14T21:08:00Z"/>
          <w:rStyle w:val="Ttulo4Car"/>
          <w:rFonts w:ascii="Times New Roman" w:eastAsiaTheme="minorEastAsia" w:hAnsi="Times New Roman" w:cs="Times New Roman"/>
          <w:b/>
          <w:bCs/>
          <w:color w:val="000000" w:themeColor="text1"/>
          <w:szCs w:val="24"/>
        </w:rPr>
        <w:pPrChange w:id="1730" w:author="Camilo Andrés Díaz Gómez" w:date="2023-03-14T21:19:00Z">
          <w:pPr>
            <w:ind w:firstLine="720"/>
          </w:pPr>
        </w:pPrChange>
      </w:pPr>
      <w:bookmarkStart w:id="1731" w:name="_Toc115172944"/>
      <w:r w:rsidRPr="00BD3055">
        <w:rPr>
          <w:rStyle w:val="Ttulo4Car"/>
          <w:rFonts w:ascii="Times New Roman" w:eastAsiaTheme="minorEastAsia" w:hAnsi="Times New Roman" w:cs="Times New Roman"/>
          <w:b/>
          <w:bCs/>
          <w:color w:val="000000" w:themeColor="text1"/>
          <w:szCs w:val="24"/>
        </w:rPr>
        <w:t>Dinámico</w:t>
      </w:r>
      <w:bookmarkEnd w:id="1731"/>
      <w:del w:id="1732"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Default="00E07D42">
      <w:pPr>
        <w:ind w:firstLine="720"/>
        <w:rPr>
          <w:ins w:id="1733" w:author="Camilo Andrés Díaz Gómez" w:date="2023-03-14T20:16:00Z"/>
          <w:rFonts w:cs="Times New Roman"/>
          <w:szCs w:val="24"/>
        </w:rPr>
      </w:pPr>
      <w:del w:id="1734"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1735" w:author="Camilo Andrés Díaz Gómez" w:date="2023-03-14T20:19:00Z">
        <w:r w:rsidR="007A700C" w:rsidRPr="00BD3055" w:rsidDel="00952EC4">
          <w:rPr>
            <w:rStyle w:val="normaltextrun"/>
            <w:rFonts w:cs="Times New Roman"/>
            <w:color w:val="000000"/>
            <w:szCs w:val="24"/>
            <w:bdr w:val="none" w:sz="0" w:space="0" w:color="auto" w:frame="1"/>
          </w:rPr>
          <w:delText>.</w:delText>
        </w:r>
      </w:del>
      <w:r w:rsidR="007A700C" w:rsidRPr="00BD3055">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70276DB0" w14:textId="77777777" w:rsidR="00952EC4" w:rsidRPr="00BD3055" w:rsidRDefault="00952EC4">
      <w:pPr>
        <w:ind w:firstLine="720"/>
        <w:rPr>
          <w:rFonts w:cs="Times New Roman"/>
          <w:szCs w:val="24"/>
        </w:rPr>
        <w:pPrChange w:id="1736" w:author="Steff Guzmán" w:date="2023-03-13T19:49:00Z">
          <w:pPr>
            <w:ind w:firstLine="708"/>
          </w:pPr>
        </w:pPrChange>
      </w:pPr>
    </w:p>
    <w:p w14:paraId="59609774" w14:textId="0986E32E" w:rsidR="00A42751" w:rsidRDefault="007A700C">
      <w:pPr>
        <w:pStyle w:val="Ttulo5"/>
        <w:ind w:left="708"/>
        <w:rPr>
          <w:ins w:id="1737" w:author="Camilo Andrés Díaz Gómez" w:date="2023-03-14T21:08:00Z"/>
          <w:rStyle w:val="Ttulo4Car"/>
          <w:rFonts w:ascii="Times New Roman" w:eastAsiaTheme="minorEastAsia" w:hAnsi="Times New Roman" w:cs="Times New Roman"/>
          <w:b/>
          <w:bCs/>
          <w:color w:val="000000" w:themeColor="text1"/>
          <w:szCs w:val="24"/>
        </w:rPr>
        <w:pPrChange w:id="1738" w:author="Camilo Andrés Díaz Gómez" w:date="2023-03-14T21:19:00Z">
          <w:pPr>
            <w:ind w:firstLine="720"/>
          </w:pPr>
        </w:pPrChange>
      </w:pPr>
      <w:bookmarkStart w:id="1739" w:name="_Toc115172945"/>
      <w:r w:rsidRPr="00BD3055">
        <w:rPr>
          <w:rStyle w:val="Ttulo4Car"/>
          <w:rFonts w:ascii="Times New Roman" w:eastAsiaTheme="minorEastAsia" w:hAnsi="Times New Roman" w:cs="Times New Roman"/>
          <w:b/>
          <w:bCs/>
          <w:color w:val="000000" w:themeColor="text1"/>
          <w:szCs w:val="24"/>
        </w:rPr>
        <w:lastRenderedPageBreak/>
        <w:t>Determinístico</w:t>
      </w:r>
      <w:bookmarkEnd w:id="1739"/>
    </w:p>
    <w:p w14:paraId="61C194E0" w14:textId="58BFC517" w:rsidR="007A700C" w:rsidRPr="00BD3055" w:rsidRDefault="00E07D42">
      <w:pPr>
        <w:ind w:firstLine="720"/>
        <w:rPr>
          <w:rFonts w:cs="Times New Roman"/>
          <w:szCs w:val="24"/>
        </w:rPr>
        <w:pPrChange w:id="1740" w:author="Steff Guzmán" w:date="2023-03-13T19:49:00Z">
          <w:pPr>
            <w:ind w:firstLine="708"/>
          </w:pPr>
        </w:pPrChange>
      </w:pPr>
      <w:del w:id="1741"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w:delText>
        </w:r>
      </w:del>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1742" w:author="Camilo Andrés Díaz Gómez" w:date="2023-03-14T20:19:00Z">
        <w:r w:rsidR="007A700C" w:rsidRPr="00BD3055" w:rsidDel="00952EC4">
          <w:rPr>
            <w:rStyle w:val="normaltextrun"/>
            <w:rFonts w:cs="Times New Roman"/>
            <w:color w:val="000000"/>
            <w:szCs w:val="24"/>
          </w:rPr>
          <w:delText>.</w:delText>
        </w:r>
      </w:del>
      <w:r w:rsidR="007A700C" w:rsidRPr="00BD3055">
        <w:rPr>
          <w:rFonts w:cs="Times New Roman"/>
          <w:szCs w:val="24"/>
        </w:rPr>
        <w:t xml:space="preserve"> </w:t>
      </w:r>
      <w:sdt>
        <w:sdtPr>
          <w:rPr>
            <w:rFonts w:cs="Times New Roman"/>
            <w:szCs w:val="24"/>
          </w:rPr>
          <w:id w:val="706451098"/>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5A793475" w14:textId="77777777" w:rsidR="007A700C" w:rsidRPr="00BD3055" w:rsidRDefault="007A700C">
      <w:pPr>
        <w:ind w:firstLine="720"/>
        <w:rPr>
          <w:rFonts w:cs="Times New Roman"/>
          <w:szCs w:val="24"/>
        </w:rPr>
        <w:pPrChange w:id="1743" w:author="Steff Guzmán" w:date="2023-03-13T19:49:00Z">
          <w:pPr/>
        </w:pPrChange>
      </w:pPr>
    </w:p>
    <w:p w14:paraId="693C6B2B" w14:textId="77777777" w:rsidR="00A42751" w:rsidRDefault="007A700C">
      <w:pPr>
        <w:pStyle w:val="Ttulo5"/>
        <w:ind w:left="708"/>
        <w:rPr>
          <w:ins w:id="1744" w:author="Camilo Andrés Díaz Gómez" w:date="2023-03-14T21:08:00Z"/>
          <w:rStyle w:val="Ttulo4Car"/>
          <w:rFonts w:ascii="Times New Roman" w:eastAsiaTheme="minorEastAsia" w:hAnsi="Times New Roman" w:cs="Times New Roman"/>
          <w:b/>
          <w:bCs/>
          <w:color w:val="000000" w:themeColor="text1"/>
          <w:szCs w:val="24"/>
        </w:rPr>
        <w:pPrChange w:id="1745" w:author="Camilo Andrés Díaz Gómez" w:date="2023-03-14T21:19:00Z">
          <w:pPr>
            <w:ind w:firstLine="720"/>
          </w:pPr>
        </w:pPrChange>
      </w:pPr>
      <w:bookmarkStart w:id="1746" w:name="_Toc115172946"/>
      <w:r w:rsidRPr="00BD3055">
        <w:rPr>
          <w:rStyle w:val="Ttulo4Car"/>
          <w:rFonts w:ascii="Times New Roman" w:eastAsiaTheme="minorEastAsia" w:hAnsi="Times New Roman" w:cs="Times New Roman"/>
          <w:b/>
          <w:bCs/>
          <w:color w:val="000000" w:themeColor="text1"/>
          <w:szCs w:val="24"/>
        </w:rPr>
        <w:t>Estocástico</w:t>
      </w:r>
      <w:bookmarkEnd w:id="1746"/>
    </w:p>
    <w:p w14:paraId="76DE5999" w14:textId="2E730EE3" w:rsidR="007A700C" w:rsidRPr="00BD3055" w:rsidRDefault="00E07D42">
      <w:pPr>
        <w:ind w:firstLine="720"/>
        <w:rPr>
          <w:rFonts w:cs="Times New Roman"/>
          <w:szCs w:val="24"/>
        </w:rPr>
        <w:pPrChange w:id="1747" w:author="Steff Guzmán" w:date="2023-03-13T19:49:00Z">
          <w:pPr>
            <w:ind w:firstLine="708"/>
          </w:pPr>
        </w:pPrChange>
      </w:pPr>
      <w:del w:id="1748"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1749"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653667051"/>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4B202E67" w14:textId="77777777" w:rsidR="007A700C" w:rsidRPr="00BD3055" w:rsidRDefault="007A700C">
      <w:pPr>
        <w:ind w:firstLine="720"/>
        <w:rPr>
          <w:rFonts w:cs="Times New Roman"/>
          <w:szCs w:val="24"/>
        </w:rPr>
        <w:pPrChange w:id="1750" w:author="Steff Guzmán" w:date="2023-03-13T19:49:00Z">
          <w:pPr/>
        </w:pPrChange>
      </w:pPr>
    </w:p>
    <w:p w14:paraId="7B247DE8" w14:textId="77777777" w:rsidR="00A42751" w:rsidRDefault="007A700C">
      <w:pPr>
        <w:pStyle w:val="Ttulo5"/>
        <w:ind w:left="708"/>
        <w:rPr>
          <w:ins w:id="1751" w:author="Camilo Andrés Díaz Gómez" w:date="2023-03-14T21:08:00Z"/>
          <w:rStyle w:val="Ttulo4Car"/>
          <w:rFonts w:ascii="Times New Roman" w:eastAsiaTheme="minorEastAsia" w:hAnsi="Times New Roman" w:cs="Times New Roman"/>
          <w:b/>
          <w:bCs/>
          <w:color w:val="000000" w:themeColor="text1"/>
          <w:szCs w:val="24"/>
        </w:rPr>
        <w:pPrChange w:id="1752" w:author="Camilo Andrés Díaz Gómez" w:date="2023-03-14T21:19:00Z">
          <w:pPr>
            <w:ind w:firstLine="720"/>
          </w:pPr>
        </w:pPrChange>
      </w:pPr>
      <w:bookmarkStart w:id="1753" w:name="_Toc115172947"/>
      <w:r w:rsidRPr="00BD3055">
        <w:rPr>
          <w:rStyle w:val="Ttulo4Car"/>
          <w:rFonts w:ascii="Times New Roman" w:eastAsiaTheme="minorEastAsia" w:hAnsi="Times New Roman" w:cs="Times New Roman"/>
          <w:b/>
          <w:bCs/>
          <w:color w:val="000000" w:themeColor="text1"/>
          <w:szCs w:val="24"/>
        </w:rPr>
        <w:t>Discreto</w:t>
      </w:r>
      <w:bookmarkEnd w:id="1753"/>
    </w:p>
    <w:p w14:paraId="2CA10DF2" w14:textId="5C4033A9" w:rsidR="007A700C" w:rsidRPr="00BD3055" w:rsidRDefault="00E07D42">
      <w:pPr>
        <w:ind w:firstLine="720"/>
        <w:rPr>
          <w:rFonts w:cs="Times New Roman"/>
          <w:szCs w:val="24"/>
        </w:rPr>
        <w:pPrChange w:id="1754" w:author="Steff Guzmán" w:date="2023-03-13T19:49:00Z">
          <w:pPr>
            <w:ind w:firstLine="708"/>
          </w:pPr>
        </w:pPrChange>
      </w:pPr>
      <w:del w:id="1755"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1756"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75120535"/>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9A0BF4D" w14:textId="77777777" w:rsidR="007A700C" w:rsidRPr="00BD3055" w:rsidRDefault="007A700C">
      <w:pPr>
        <w:ind w:firstLine="720"/>
        <w:rPr>
          <w:rFonts w:cs="Times New Roman"/>
          <w:szCs w:val="24"/>
        </w:rPr>
        <w:pPrChange w:id="1757" w:author="Steff Guzmán" w:date="2023-03-13T19:49:00Z">
          <w:pPr/>
        </w:pPrChange>
      </w:pPr>
    </w:p>
    <w:p w14:paraId="42832A1C" w14:textId="77777777" w:rsidR="00A42751" w:rsidRDefault="007A700C">
      <w:pPr>
        <w:pStyle w:val="Ttulo5"/>
        <w:ind w:left="708"/>
        <w:rPr>
          <w:ins w:id="1758" w:author="Camilo Andrés Díaz Gómez" w:date="2023-03-14T21:08:00Z"/>
          <w:rStyle w:val="Ttulo4Car"/>
          <w:rFonts w:ascii="Times New Roman" w:eastAsiaTheme="minorEastAsia" w:hAnsi="Times New Roman" w:cs="Times New Roman"/>
          <w:b/>
          <w:bCs/>
          <w:color w:val="000000" w:themeColor="text1"/>
          <w:szCs w:val="24"/>
        </w:rPr>
        <w:pPrChange w:id="1759" w:author="Camilo Andrés Díaz Gómez" w:date="2023-03-14T21:19:00Z">
          <w:pPr>
            <w:ind w:firstLine="720"/>
          </w:pPr>
        </w:pPrChange>
      </w:pPr>
      <w:bookmarkStart w:id="1760" w:name="_Toc115172948"/>
      <w:r w:rsidRPr="00BD3055">
        <w:rPr>
          <w:rStyle w:val="Ttulo4Car"/>
          <w:rFonts w:ascii="Times New Roman" w:eastAsiaTheme="minorEastAsia" w:hAnsi="Times New Roman" w:cs="Times New Roman"/>
          <w:b/>
          <w:bCs/>
          <w:color w:val="000000" w:themeColor="text1"/>
          <w:szCs w:val="24"/>
        </w:rPr>
        <w:t>Continuo</w:t>
      </w:r>
      <w:bookmarkEnd w:id="1760"/>
    </w:p>
    <w:p w14:paraId="66D7C443" w14:textId="6A7A0009" w:rsidR="007A700C" w:rsidRPr="00BD3055" w:rsidRDefault="00E07D42">
      <w:pPr>
        <w:ind w:firstLine="720"/>
        <w:rPr>
          <w:rFonts w:cs="Times New Roman"/>
          <w:szCs w:val="24"/>
        </w:rPr>
        <w:pPrChange w:id="1761" w:author="Steff Guzmán" w:date="2023-03-13T19:49:00Z">
          <w:pPr>
            <w:ind w:firstLine="708"/>
          </w:pPr>
        </w:pPrChange>
      </w:pPr>
      <w:del w:id="1762"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D3055" w:rsidRDefault="003128E3">
      <w:pPr>
        <w:ind w:firstLine="720"/>
        <w:rPr>
          <w:rFonts w:cs="Times New Roman"/>
          <w:szCs w:val="24"/>
        </w:rPr>
        <w:pPrChange w:id="1763" w:author="Steff Guzmán" w:date="2023-03-13T19:49:00Z">
          <w:pPr>
            <w:ind w:firstLine="708"/>
          </w:pPr>
        </w:pPrChange>
      </w:pPr>
    </w:p>
    <w:p w14:paraId="05A92C33" w14:textId="77777777" w:rsidR="00A42751" w:rsidRDefault="007A700C">
      <w:pPr>
        <w:pStyle w:val="Ttulo5"/>
        <w:ind w:left="708"/>
        <w:rPr>
          <w:ins w:id="1764" w:author="Camilo Andrés Díaz Gómez" w:date="2023-03-14T21:09:00Z"/>
          <w:rStyle w:val="Ttulo4Car"/>
          <w:rFonts w:ascii="Times New Roman" w:eastAsiaTheme="minorEastAsia" w:hAnsi="Times New Roman" w:cs="Times New Roman"/>
          <w:b/>
          <w:bCs/>
          <w:color w:val="000000" w:themeColor="text1"/>
          <w:szCs w:val="24"/>
        </w:rPr>
        <w:pPrChange w:id="1765" w:author="Camilo Andrés Díaz Gómez" w:date="2023-03-14T21:19:00Z">
          <w:pPr>
            <w:ind w:firstLine="720"/>
          </w:pPr>
        </w:pPrChange>
      </w:pPr>
      <w:bookmarkStart w:id="1766" w:name="_Toc115172949"/>
      <w:r w:rsidRPr="00BD3055">
        <w:rPr>
          <w:rStyle w:val="Ttulo4Car"/>
          <w:rFonts w:ascii="Times New Roman" w:eastAsiaTheme="minorEastAsia" w:hAnsi="Times New Roman" w:cs="Times New Roman"/>
          <w:b/>
          <w:bCs/>
          <w:color w:val="000000" w:themeColor="text1"/>
          <w:szCs w:val="24"/>
        </w:rPr>
        <w:lastRenderedPageBreak/>
        <w:t>Físicos</w:t>
      </w:r>
      <w:bookmarkEnd w:id="1766"/>
    </w:p>
    <w:p w14:paraId="7E912FA1" w14:textId="3F42A302" w:rsidR="007A700C" w:rsidRPr="00BD3055" w:rsidRDefault="00E07D42">
      <w:pPr>
        <w:ind w:firstLine="720"/>
        <w:rPr>
          <w:rFonts w:cs="Times New Roman"/>
          <w:szCs w:val="24"/>
        </w:rPr>
        <w:pPrChange w:id="1767" w:author="Steff Guzmán" w:date="2023-03-13T19:49:00Z">
          <w:pPr>
            <w:ind w:firstLine="708"/>
          </w:pPr>
        </w:pPrChange>
      </w:pPr>
      <w:del w:id="1768" w:author="Camilo Andrés Díaz Gómez" w:date="2023-03-14T21:09: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2DD25E8" w14:textId="77777777" w:rsidR="007A700C" w:rsidRPr="00BD3055" w:rsidRDefault="007A700C" w:rsidP="007A700C">
      <w:pPr>
        <w:rPr>
          <w:rFonts w:cs="Times New Roman"/>
          <w:szCs w:val="24"/>
        </w:rPr>
      </w:pPr>
    </w:p>
    <w:p w14:paraId="1903F6D9" w14:textId="77777777" w:rsidR="007A700C" w:rsidRPr="00C91454" w:rsidRDefault="007A700C">
      <w:pPr>
        <w:pStyle w:val="Ttulo4"/>
        <w:rPr>
          <w:rStyle w:val="Hipervnculo"/>
          <w:rFonts w:cs="Times New Roman"/>
          <w:b/>
          <w:bCs/>
          <w:i w:val="0"/>
          <w:iCs w:val="0"/>
          <w:color w:val="auto"/>
          <w:szCs w:val="24"/>
          <w:rPrChange w:id="1769" w:author="Camilo Andrés Díaz Gómez" w:date="2023-03-14T21:19:00Z">
            <w:rPr>
              <w:rStyle w:val="Hipervnculo"/>
              <w:rFonts w:cs="Times New Roman"/>
              <w:b/>
              <w:bCs/>
              <w:i/>
              <w:iCs/>
              <w:szCs w:val="24"/>
            </w:rPr>
          </w:rPrChange>
        </w:rPr>
        <w:pPrChange w:id="1770" w:author="Camilo Andrés Díaz Gómez" w:date="2023-03-14T21:19:00Z">
          <w:pPr/>
        </w:pPrChange>
      </w:pPr>
      <w:bookmarkStart w:id="1771" w:name="_Toc56811429"/>
      <w:bookmarkStart w:id="1772" w:name="_Toc115172950"/>
      <w:r w:rsidRPr="00C91454">
        <w:rPr>
          <w:rFonts w:ascii="Times New Roman" w:hAnsi="Times New Roman" w:cs="Times New Roman"/>
          <w:b/>
          <w:bCs/>
          <w:i w:val="0"/>
          <w:iCs w:val="0"/>
          <w:color w:val="auto"/>
          <w:rPrChange w:id="1773" w:author="Camilo Andrés Díaz Gómez" w:date="2023-03-14T21:19:00Z">
            <w:rPr>
              <w:i/>
              <w:iCs/>
              <w:color w:val="0563C1" w:themeColor="hyperlink"/>
              <w:u w:val="single"/>
            </w:rPr>
          </w:rPrChange>
        </w:rPr>
        <w:t>Procesos estocásticos</w:t>
      </w:r>
      <w:bookmarkEnd w:id="1771"/>
      <w:bookmarkEnd w:id="1772"/>
      <w:r w:rsidRPr="00C91454">
        <w:rPr>
          <w:rFonts w:ascii="Times New Roman" w:hAnsi="Times New Roman" w:cs="Times New Roman"/>
          <w:b/>
          <w:bCs/>
          <w:i w:val="0"/>
          <w:iCs w:val="0"/>
          <w:color w:val="auto"/>
          <w:rPrChange w:id="1774" w:author="Camilo Andrés Díaz Gómez" w:date="2023-03-14T21:19:00Z">
            <w:rPr>
              <w:i/>
              <w:iCs/>
            </w:rPr>
          </w:rPrChange>
        </w:rPr>
        <w:t xml:space="preserve"> </w:t>
      </w:r>
    </w:p>
    <w:p w14:paraId="482193D6" w14:textId="77777777" w:rsidR="007A700C" w:rsidRPr="00BD3055" w:rsidRDefault="007A700C">
      <w:pPr>
        <w:ind w:firstLine="720"/>
        <w:rPr>
          <w:rStyle w:val="Hipervnculo"/>
          <w:rFonts w:asciiTheme="majorHAnsi" w:eastAsiaTheme="majorEastAsia" w:hAnsiTheme="majorHAnsi" w:cs="Times New Roman"/>
          <w:i/>
          <w:iCs/>
        </w:rPr>
        <w:pPrChange w:id="1775" w:author="Steff Guzmán" w:date="2023-03-13T19:49:00Z">
          <w:pPr>
            <w:ind w:firstLine="708"/>
          </w:pPr>
        </w:pPrChange>
      </w:pPr>
      <w:r w:rsidRPr="00BD3055">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D3055">
            <w:rPr>
              <w:rStyle w:val="PrrAPACar"/>
            </w:rPr>
            <w:fldChar w:fldCharType="begin"/>
          </w:r>
          <w:r w:rsidRPr="00BD3055">
            <w:rPr>
              <w:rStyle w:val="PrrAPACar"/>
            </w:rPr>
            <w:instrText xml:space="preserve"> CITATION Myr91 \l 9226 </w:instrText>
          </w:r>
          <w:r w:rsidRPr="00BD3055">
            <w:rPr>
              <w:rStyle w:val="PrrAPACar"/>
            </w:rPr>
            <w:fldChar w:fldCharType="separate"/>
          </w:r>
          <w:r w:rsidRPr="00BD3055">
            <w:rPr>
              <w:rStyle w:val="PrrAPACar"/>
              <w:noProof/>
            </w:rPr>
            <w:t xml:space="preserve"> </w:t>
          </w:r>
          <w:r w:rsidRPr="00BD3055">
            <w:rPr>
              <w:rFonts w:cs="Times New Roman"/>
              <w:noProof/>
            </w:rPr>
            <w:t>(Myriam Muñoz de ózak, 1991)</w:t>
          </w:r>
          <w:r w:rsidRPr="00BD3055">
            <w:rPr>
              <w:rStyle w:val="PrrAPACar"/>
            </w:rPr>
            <w:fldChar w:fldCharType="end"/>
          </w:r>
        </w:sdtContent>
      </w:sdt>
      <w:r w:rsidRPr="00BD3055">
        <w:rPr>
          <w:rStyle w:val="Hipervnculo"/>
          <w:rFonts w:cs="Times New Roman"/>
        </w:rPr>
        <w:t>.</w:t>
      </w:r>
    </w:p>
    <w:p w14:paraId="4B314AA3" w14:textId="77777777" w:rsidR="007A700C" w:rsidRPr="00BD3055" w:rsidRDefault="007A700C">
      <w:pPr>
        <w:ind w:firstLine="720"/>
        <w:rPr>
          <w:rStyle w:val="Hipervnculo"/>
          <w:rFonts w:cs="Times New Roman"/>
        </w:rPr>
        <w:pPrChange w:id="1776" w:author="Steff Guzmán" w:date="2023-03-13T19:49:00Z">
          <w:pPr/>
        </w:pPrChange>
      </w:pPr>
    </w:p>
    <w:p w14:paraId="3D093D83" w14:textId="77777777" w:rsidR="007A700C" w:rsidRPr="00BD3055" w:rsidRDefault="007A700C">
      <w:pPr>
        <w:ind w:firstLine="720"/>
        <w:rPr>
          <w:rStyle w:val="Hipervnculo"/>
          <w:rFonts w:cs="Times New Roman"/>
          <w:color w:val="auto"/>
          <w:u w:val="none"/>
        </w:rPr>
        <w:pPrChange w:id="1777" w:author="Steff Guzmán" w:date="2023-03-13T19:49:00Z">
          <w:pPr>
            <w:ind w:firstLine="708"/>
          </w:pPr>
        </w:pPrChange>
      </w:pPr>
      <w:r w:rsidRPr="00BD3055">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w:t>
      </w:r>
    </w:p>
    <w:p w14:paraId="26898C74" w14:textId="77777777" w:rsidR="007A700C" w:rsidRPr="00BD3055" w:rsidRDefault="007A700C">
      <w:pPr>
        <w:ind w:firstLine="720"/>
        <w:rPr>
          <w:rStyle w:val="Hipervnculo"/>
          <w:rFonts w:cs="Times New Roman"/>
        </w:rPr>
        <w:pPrChange w:id="1778" w:author="Steff Guzmán" w:date="2023-03-13T19:49:00Z">
          <w:pPr/>
        </w:pPrChange>
      </w:pPr>
    </w:p>
    <w:p w14:paraId="05DE0B05" w14:textId="77777777" w:rsidR="007A700C" w:rsidRPr="00BD3055" w:rsidRDefault="007A700C">
      <w:pPr>
        <w:ind w:firstLine="720"/>
        <w:rPr>
          <w:rStyle w:val="Hipervnculo"/>
          <w:rFonts w:cs="Times New Roman"/>
          <w:color w:val="auto"/>
          <w:u w:val="none"/>
        </w:rPr>
        <w:pPrChange w:id="1779" w:author="Steff Guzmán" w:date="2023-03-13T19:49:00Z">
          <w:pPr>
            <w:ind w:firstLine="708"/>
          </w:pPr>
        </w:pPrChange>
      </w:pPr>
      <w:r w:rsidRPr="00BD3055">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D3055" w:rsidRDefault="007A700C" w:rsidP="007A700C">
      <w:pPr>
        <w:rPr>
          <w:rStyle w:val="Hipervnculo"/>
          <w:rFonts w:cs="Times New Roman"/>
        </w:rPr>
      </w:pPr>
    </w:p>
    <w:p w14:paraId="2E9920DD" w14:textId="77777777" w:rsidR="007A700C" w:rsidRPr="00C91454" w:rsidRDefault="007A700C">
      <w:pPr>
        <w:pStyle w:val="Ttulo4"/>
        <w:rPr>
          <w:rFonts w:cs="Times New Roman"/>
          <w:b/>
          <w:bCs/>
          <w:rPrChange w:id="1780" w:author="Camilo Andrés Díaz Gómez" w:date="2023-03-14T21:20:00Z">
            <w:rPr/>
          </w:rPrChange>
        </w:rPr>
        <w:pPrChange w:id="1781" w:author="Camilo Andrés Díaz Gómez" w:date="2023-03-14T21:20:00Z">
          <w:pPr/>
        </w:pPrChange>
      </w:pPr>
      <w:bookmarkStart w:id="1782" w:name="_Toc56811430"/>
      <w:bookmarkStart w:id="1783" w:name="_Toc115172951"/>
      <w:r w:rsidRPr="00C91454">
        <w:rPr>
          <w:rFonts w:ascii="Times New Roman" w:hAnsi="Times New Roman" w:cs="Times New Roman"/>
          <w:b/>
          <w:bCs/>
          <w:i w:val="0"/>
          <w:iCs w:val="0"/>
          <w:color w:val="auto"/>
          <w:rPrChange w:id="1784" w:author="Camilo Andrés Díaz Gómez" w:date="2023-03-14T21:20:00Z">
            <w:rPr>
              <w:i/>
              <w:iCs/>
            </w:rPr>
          </w:rPrChange>
        </w:rPr>
        <w:t>Variables aleatorias</w:t>
      </w:r>
      <w:bookmarkEnd w:id="1782"/>
      <w:bookmarkEnd w:id="1783"/>
    </w:p>
    <w:p w14:paraId="438E986D" w14:textId="77777777" w:rsidR="007A700C" w:rsidRPr="00BD3055" w:rsidRDefault="007A700C">
      <w:pPr>
        <w:ind w:firstLine="720"/>
        <w:rPr>
          <w:rFonts w:cs="Times New Roman"/>
        </w:rPr>
        <w:pPrChange w:id="1785" w:author="Steff Guzmán" w:date="2023-03-13T19:49:00Z">
          <w:pPr>
            <w:ind w:firstLine="708"/>
          </w:pPr>
        </w:pPrChange>
      </w:pPr>
      <w:r w:rsidRPr="00BD3055">
        <w:rPr>
          <w:rFonts w:cs="Times New Roman"/>
        </w:rPr>
        <w:t xml:space="preserve">Las variables aleatorias son parte fundamental de una simulación, ya que los sistemas requieren diferentes tipos de datos no siempre serán los mismos para ejecutar un evento </w:t>
      </w:r>
      <w:r w:rsidRPr="00BD3055">
        <w:rPr>
          <w:rFonts w:cs="Times New Roman"/>
        </w:rPr>
        <w:lastRenderedPageBreak/>
        <w:t>simulado, por esta razón es de vital importancia crear variables aleatorias ya que necesitamos que la simulación sea lo más apegado posible a la realidad</w:t>
      </w:r>
      <w:sdt>
        <w:sdtPr>
          <w:rPr>
            <w:rFonts w:cs="Times New Roman"/>
          </w:rPr>
          <w:id w:val="611943378"/>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07A54C7" w14:textId="77777777" w:rsidR="007A700C" w:rsidRPr="00BD3055" w:rsidRDefault="007A700C">
      <w:pPr>
        <w:ind w:firstLine="720"/>
        <w:rPr>
          <w:rFonts w:cs="Times New Roman"/>
        </w:rPr>
        <w:pPrChange w:id="1786" w:author="Steff Guzmán" w:date="2023-03-13T19:49:00Z">
          <w:pPr/>
        </w:pPrChange>
      </w:pPr>
    </w:p>
    <w:p w14:paraId="00134591" w14:textId="77777777" w:rsidR="007A700C" w:rsidRPr="00BD3055" w:rsidRDefault="007A700C">
      <w:pPr>
        <w:ind w:firstLine="720"/>
        <w:rPr>
          <w:rFonts w:cs="Times New Roman"/>
        </w:rPr>
        <w:pPrChange w:id="1787" w:author="Steff Guzmán" w:date="2023-03-13T19:49:00Z">
          <w:pPr>
            <w:ind w:firstLine="708"/>
          </w:pPr>
        </w:pPrChange>
      </w:pPr>
      <w:r w:rsidRPr="00BD3055">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7E607508" w14:textId="77777777" w:rsidR="007A700C" w:rsidRPr="00BD3055" w:rsidRDefault="007A700C">
      <w:pPr>
        <w:ind w:firstLine="720"/>
        <w:rPr>
          <w:rFonts w:cs="Times New Roman"/>
        </w:rPr>
        <w:pPrChange w:id="1788" w:author="Steff Guzmán" w:date="2023-03-13T19:49:00Z">
          <w:pPr/>
        </w:pPrChange>
      </w:pPr>
    </w:p>
    <w:p w14:paraId="5576BE4D" w14:textId="77777777" w:rsidR="007A700C" w:rsidRPr="00BD3055" w:rsidRDefault="007A700C">
      <w:pPr>
        <w:ind w:firstLine="720"/>
        <w:rPr>
          <w:rFonts w:cs="Times New Roman"/>
        </w:rPr>
        <w:pPrChange w:id="1789" w:author="Steff Guzmán" w:date="2023-03-13T19:49:00Z">
          <w:pPr>
            <w:ind w:firstLine="708"/>
          </w:pPr>
        </w:pPrChange>
      </w:pPr>
      <w:r w:rsidRPr="00BD3055">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xml:space="preserve">. </w:t>
      </w:r>
    </w:p>
    <w:p w14:paraId="476F63F8" w14:textId="163E3643" w:rsidR="007A700C" w:rsidRPr="00BD3055" w:rsidRDefault="007A700C" w:rsidP="007A700C">
      <w:pPr>
        <w:rPr>
          <w:rFonts w:cs="Times New Roman"/>
        </w:rPr>
      </w:pPr>
    </w:p>
    <w:p w14:paraId="175AEC53" w14:textId="1BB218B7" w:rsidR="007A700C" w:rsidRPr="00C91454" w:rsidRDefault="007A700C">
      <w:pPr>
        <w:pStyle w:val="Ttulo4"/>
        <w:rPr>
          <w:rFonts w:cs="Times New Roman"/>
          <w:b/>
          <w:bCs/>
          <w:rPrChange w:id="1790" w:author="Camilo Andrés Díaz Gómez" w:date="2023-03-14T21:20:00Z">
            <w:rPr/>
          </w:rPrChange>
        </w:rPr>
        <w:pPrChange w:id="1791" w:author="Camilo Andrés Díaz Gómez" w:date="2023-03-14T21:20:00Z">
          <w:pPr/>
        </w:pPrChange>
      </w:pPr>
      <w:bookmarkStart w:id="1792" w:name="_Toc56811431"/>
      <w:bookmarkStart w:id="1793" w:name="_Toc115172952"/>
      <w:r w:rsidRPr="00C91454">
        <w:rPr>
          <w:rFonts w:ascii="Times New Roman" w:hAnsi="Times New Roman" w:cs="Times New Roman"/>
          <w:b/>
          <w:bCs/>
          <w:i w:val="0"/>
          <w:iCs w:val="0"/>
          <w:color w:val="auto"/>
          <w:rPrChange w:id="1794" w:author="Camilo Andrés Díaz Gómez" w:date="2023-03-14T21:20:00Z">
            <w:rPr>
              <w:i/>
              <w:iCs/>
            </w:rPr>
          </w:rPrChange>
        </w:rPr>
        <w:t>Modelos probabilísticos</w:t>
      </w:r>
      <w:bookmarkEnd w:id="1792"/>
      <w:bookmarkEnd w:id="1793"/>
    </w:p>
    <w:p w14:paraId="63BD9640" w14:textId="77777777" w:rsidR="003128E3" w:rsidRPr="00BD3055" w:rsidRDefault="003128E3" w:rsidP="007A700C">
      <w:pPr>
        <w:rPr>
          <w:rFonts w:cs="Times New Roman"/>
          <w:b/>
          <w:bCs/>
          <w:i/>
          <w:iCs/>
          <w:szCs w:val="24"/>
        </w:rPr>
      </w:pPr>
    </w:p>
    <w:p w14:paraId="1628EDB8" w14:textId="77777777" w:rsidR="007A700C" w:rsidRPr="00BD3055" w:rsidRDefault="007A700C">
      <w:pPr>
        <w:ind w:firstLine="720"/>
        <w:rPr>
          <w:rFonts w:cs="Times New Roman"/>
        </w:rPr>
        <w:pPrChange w:id="1795" w:author="Steff Guzmán" w:date="2023-03-13T19:50:00Z">
          <w:pPr>
            <w:ind w:firstLine="708"/>
          </w:pPr>
        </w:pPrChange>
      </w:pPr>
      <w:r w:rsidRPr="00BD3055">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D3055">
            <w:rPr>
              <w:rFonts w:cs="Times New Roman"/>
            </w:rPr>
            <w:fldChar w:fldCharType="begin"/>
          </w:r>
          <w:r w:rsidRPr="00BD3055">
            <w:rPr>
              <w:rFonts w:cs="Times New Roman"/>
            </w:rPr>
            <w:instrText xml:space="preserve">CITATION Leó00 \l 9226 </w:instrText>
          </w:r>
          <w:r w:rsidRPr="00BD3055">
            <w:rPr>
              <w:rFonts w:cs="Times New Roman"/>
            </w:rPr>
            <w:fldChar w:fldCharType="separate"/>
          </w:r>
          <w:r w:rsidRPr="00BD3055">
            <w:rPr>
              <w:rFonts w:cs="Times New Roman"/>
              <w:noProof/>
            </w:rPr>
            <w:t xml:space="preserve"> (Leónardo Darío Bello Parias, 2000)</w:t>
          </w:r>
          <w:r w:rsidRPr="00BD3055">
            <w:rPr>
              <w:rFonts w:cs="Times New Roman"/>
            </w:rPr>
            <w:fldChar w:fldCharType="end"/>
          </w:r>
        </w:sdtContent>
      </w:sdt>
      <w:r w:rsidRPr="00BD3055">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D3055" w:rsidRDefault="007A700C">
      <w:pPr>
        <w:ind w:firstLine="720"/>
        <w:rPr>
          <w:rFonts w:cs="Times New Roman"/>
        </w:rPr>
        <w:pPrChange w:id="1796" w:author="Steff Guzmán" w:date="2023-03-13T19:50:00Z">
          <w:pPr/>
        </w:pPrChange>
      </w:pPr>
    </w:p>
    <w:p w14:paraId="62DAC2BA" w14:textId="77777777" w:rsidR="007A700C" w:rsidRPr="00BD3055" w:rsidRDefault="007A700C">
      <w:pPr>
        <w:ind w:firstLine="720"/>
        <w:rPr>
          <w:rFonts w:cs="Times New Roman"/>
        </w:rPr>
        <w:pPrChange w:id="1797" w:author="Steff Guzmán" w:date="2023-03-13T19:50:00Z">
          <w:pPr/>
        </w:pPrChange>
      </w:pPr>
      <w:r w:rsidRPr="00BD3055">
        <w:rPr>
          <w:rFonts w:cs="Times New Roman"/>
        </w:rPr>
        <w:lastRenderedPageBreak/>
        <w:t>Existen varios modelos probabilísticos para variables aleatorias:</w:t>
      </w:r>
    </w:p>
    <w:p w14:paraId="7D6D47DD" w14:textId="77777777" w:rsidR="007A700C" w:rsidRPr="00C91454" w:rsidRDefault="007A700C">
      <w:pPr>
        <w:pStyle w:val="Prrafodelista"/>
        <w:numPr>
          <w:ilvl w:val="0"/>
          <w:numId w:val="19"/>
        </w:numPr>
        <w:rPr>
          <w:rFonts w:cs="Times New Roman"/>
          <w:szCs w:val="24"/>
        </w:rPr>
        <w:pPrChange w:id="1798" w:author="Camilo Andrés Díaz Gómez" w:date="2023-03-14T21:11:00Z">
          <w:pPr>
            <w:ind w:firstLine="720"/>
          </w:pPr>
        </w:pPrChange>
      </w:pPr>
      <w:r w:rsidRPr="00C91454">
        <w:rPr>
          <w:rFonts w:cs="Times New Roman"/>
          <w:szCs w:val="24"/>
        </w:rPr>
        <w:t>Distribución Uniforme</w:t>
      </w:r>
    </w:p>
    <w:p w14:paraId="646AD182" w14:textId="77777777" w:rsidR="007A700C" w:rsidRPr="00C91454" w:rsidRDefault="007A700C">
      <w:pPr>
        <w:pStyle w:val="Prrafodelista"/>
        <w:numPr>
          <w:ilvl w:val="0"/>
          <w:numId w:val="19"/>
        </w:numPr>
        <w:rPr>
          <w:rFonts w:cs="Times New Roman"/>
          <w:szCs w:val="24"/>
        </w:rPr>
        <w:pPrChange w:id="1799" w:author="Camilo Andrés Díaz Gómez" w:date="2023-03-14T21:11:00Z">
          <w:pPr>
            <w:ind w:firstLine="720"/>
          </w:pPr>
        </w:pPrChange>
      </w:pPr>
      <w:r w:rsidRPr="00C91454">
        <w:rPr>
          <w:rFonts w:cs="Times New Roman"/>
          <w:szCs w:val="24"/>
        </w:rPr>
        <w:t>Distribución Gamma</w:t>
      </w:r>
    </w:p>
    <w:p w14:paraId="70F45B8A" w14:textId="77777777" w:rsidR="007A700C" w:rsidRPr="00C91454" w:rsidRDefault="007A700C">
      <w:pPr>
        <w:pStyle w:val="Prrafodelista"/>
        <w:numPr>
          <w:ilvl w:val="0"/>
          <w:numId w:val="19"/>
        </w:numPr>
        <w:rPr>
          <w:rFonts w:cs="Times New Roman"/>
          <w:szCs w:val="24"/>
        </w:rPr>
        <w:pPrChange w:id="1800" w:author="Camilo Andrés Díaz Gómez" w:date="2023-03-14T21:11:00Z">
          <w:pPr>
            <w:ind w:firstLine="720"/>
          </w:pPr>
        </w:pPrChange>
      </w:pPr>
      <w:r w:rsidRPr="00C91454">
        <w:rPr>
          <w:rFonts w:cs="Times New Roman"/>
          <w:szCs w:val="24"/>
        </w:rPr>
        <w:t>Distribución Exponencial</w:t>
      </w:r>
    </w:p>
    <w:p w14:paraId="6968ABE0" w14:textId="77777777" w:rsidR="007A700C" w:rsidRPr="00C91454" w:rsidRDefault="007A700C">
      <w:pPr>
        <w:pStyle w:val="Prrafodelista"/>
        <w:numPr>
          <w:ilvl w:val="0"/>
          <w:numId w:val="19"/>
        </w:numPr>
        <w:rPr>
          <w:rFonts w:cs="Times New Roman"/>
          <w:szCs w:val="24"/>
        </w:rPr>
        <w:pPrChange w:id="1801" w:author="Camilo Andrés Díaz Gómez" w:date="2023-03-14T21:11:00Z">
          <w:pPr>
            <w:ind w:firstLine="720"/>
          </w:pPr>
        </w:pPrChange>
      </w:pPr>
      <w:r w:rsidRPr="00C91454">
        <w:rPr>
          <w:rFonts w:cs="Times New Roman"/>
          <w:szCs w:val="24"/>
        </w:rPr>
        <w:t>Distribución Ji-dos</w:t>
      </w:r>
    </w:p>
    <w:p w14:paraId="6F969C32" w14:textId="77777777" w:rsidR="007A700C" w:rsidRPr="00C91454" w:rsidRDefault="007A700C">
      <w:pPr>
        <w:pStyle w:val="Prrafodelista"/>
        <w:numPr>
          <w:ilvl w:val="0"/>
          <w:numId w:val="19"/>
        </w:numPr>
        <w:rPr>
          <w:rFonts w:cs="Times New Roman"/>
          <w:szCs w:val="24"/>
        </w:rPr>
        <w:pPrChange w:id="1802" w:author="Camilo Andrés Díaz Gómez" w:date="2023-03-14T21:11:00Z">
          <w:pPr>
            <w:ind w:firstLine="720"/>
          </w:pPr>
        </w:pPrChange>
      </w:pPr>
      <w:r w:rsidRPr="00C91454">
        <w:rPr>
          <w:rFonts w:cs="Times New Roman"/>
          <w:szCs w:val="24"/>
        </w:rPr>
        <w:t>Distribución Normal</w:t>
      </w:r>
    </w:p>
    <w:p w14:paraId="7FF3129C" w14:textId="77777777" w:rsidR="007A700C" w:rsidRPr="00C91454" w:rsidRDefault="007A700C">
      <w:pPr>
        <w:pStyle w:val="Prrafodelista"/>
        <w:numPr>
          <w:ilvl w:val="0"/>
          <w:numId w:val="19"/>
        </w:numPr>
        <w:rPr>
          <w:rFonts w:cs="Times New Roman"/>
          <w:szCs w:val="24"/>
        </w:rPr>
        <w:pPrChange w:id="1803" w:author="Camilo Andrés Díaz Gómez" w:date="2023-03-14T21:11:00Z">
          <w:pPr>
            <w:ind w:firstLine="720"/>
          </w:pPr>
        </w:pPrChange>
      </w:pPr>
      <w:r w:rsidRPr="00C91454">
        <w:rPr>
          <w:rFonts w:cs="Times New Roman"/>
          <w:szCs w:val="24"/>
        </w:rPr>
        <w:t xml:space="preserve">Distribución t </w:t>
      </w:r>
      <w:proofErr w:type="spellStart"/>
      <w:r w:rsidRPr="00C91454">
        <w:rPr>
          <w:rFonts w:cs="Times New Roman"/>
          <w:szCs w:val="24"/>
        </w:rPr>
        <w:t>Student</w:t>
      </w:r>
      <w:proofErr w:type="spellEnd"/>
    </w:p>
    <w:p w14:paraId="2B1DF2F8" w14:textId="77777777" w:rsidR="007A700C" w:rsidRPr="00C91454" w:rsidRDefault="007A700C">
      <w:pPr>
        <w:pStyle w:val="Prrafodelista"/>
        <w:numPr>
          <w:ilvl w:val="0"/>
          <w:numId w:val="19"/>
        </w:numPr>
        <w:rPr>
          <w:rFonts w:cs="Times New Roman"/>
          <w:szCs w:val="24"/>
        </w:rPr>
        <w:pPrChange w:id="1804" w:author="Camilo Andrés Díaz Gómez" w:date="2023-03-14T21:11:00Z">
          <w:pPr>
            <w:ind w:firstLine="720"/>
          </w:pPr>
        </w:pPrChange>
      </w:pPr>
      <w:r w:rsidRPr="00C91454">
        <w:rPr>
          <w:rFonts w:cs="Times New Roman"/>
          <w:szCs w:val="24"/>
        </w:rPr>
        <w:t xml:space="preserve">Distribución F de </w:t>
      </w:r>
      <w:proofErr w:type="spellStart"/>
      <w:r w:rsidRPr="00C91454">
        <w:rPr>
          <w:rFonts w:cs="Times New Roman"/>
          <w:szCs w:val="24"/>
        </w:rPr>
        <w:t>Sendecos</w:t>
      </w:r>
      <w:proofErr w:type="spellEnd"/>
    </w:p>
    <w:p w14:paraId="36FED728" w14:textId="77777777" w:rsidR="007A700C" w:rsidRPr="00C91454" w:rsidRDefault="007A700C">
      <w:pPr>
        <w:pStyle w:val="Prrafodelista"/>
        <w:numPr>
          <w:ilvl w:val="0"/>
          <w:numId w:val="19"/>
        </w:numPr>
        <w:rPr>
          <w:rFonts w:cs="Times New Roman"/>
          <w:szCs w:val="24"/>
        </w:rPr>
        <w:pPrChange w:id="1805" w:author="Camilo Andrés Díaz Gómez" w:date="2023-03-14T21:11:00Z">
          <w:pPr>
            <w:ind w:firstLine="720"/>
          </w:pPr>
        </w:pPrChange>
      </w:pPr>
      <w:r w:rsidRPr="00C91454">
        <w:rPr>
          <w:rFonts w:cs="Times New Roman"/>
          <w:szCs w:val="24"/>
        </w:rPr>
        <w:t>Distribución normal bivariante</w:t>
      </w:r>
    </w:p>
    <w:p w14:paraId="6990E2CF" w14:textId="77777777" w:rsidR="007A700C" w:rsidRPr="00BD3055" w:rsidRDefault="007A700C" w:rsidP="007A700C">
      <w:pPr>
        <w:rPr>
          <w:rFonts w:cs="Times New Roman"/>
          <w:szCs w:val="24"/>
        </w:rPr>
      </w:pPr>
    </w:p>
    <w:p w14:paraId="765A11C3" w14:textId="77777777" w:rsidR="007A700C" w:rsidRPr="00BD3055" w:rsidRDefault="007A700C">
      <w:pPr>
        <w:ind w:firstLine="720"/>
        <w:rPr>
          <w:rFonts w:cs="Times New Roman"/>
        </w:rPr>
        <w:pPrChange w:id="1806" w:author="Steff Guzmán" w:date="2023-03-13T19:50:00Z">
          <w:pPr>
            <w:ind w:firstLine="708"/>
          </w:pPr>
        </w:pPrChange>
      </w:pPr>
      <w:r w:rsidRPr="00BD3055">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D3055">
            <w:rPr>
              <w:rFonts w:cs="Times New Roman"/>
            </w:rPr>
            <w:fldChar w:fldCharType="begin"/>
          </w:r>
          <w:r w:rsidRPr="00BD3055">
            <w:rPr>
              <w:rFonts w:cs="Times New Roman"/>
            </w:rPr>
            <w:instrText xml:space="preserve"> CITATION Car15 \l 9226 </w:instrText>
          </w:r>
          <w:r w:rsidRPr="00BD3055">
            <w:rPr>
              <w:rFonts w:cs="Times New Roman"/>
            </w:rPr>
            <w:fldChar w:fldCharType="separate"/>
          </w:r>
          <w:r w:rsidRPr="00BD3055">
            <w:rPr>
              <w:rFonts w:cs="Times New Roman"/>
              <w:noProof/>
            </w:rPr>
            <w:t xml:space="preserve"> (Carlos Gamero Burón, 2015)</w:t>
          </w:r>
          <w:r w:rsidRPr="00BD3055">
            <w:rPr>
              <w:rFonts w:cs="Times New Roman"/>
            </w:rPr>
            <w:fldChar w:fldCharType="end"/>
          </w:r>
        </w:sdtContent>
      </w:sdt>
      <w:r w:rsidRPr="00BD3055">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D3055" w:rsidRDefault="007A700C">
      <w:pPr>
        <w:ind w:firstLine="720"/>
        <w:rPr>
          <w:rFonts w:cs="Times New Roman"/>
        </w:rPr>
        <w:pPrChange w:id="1807" w:author="Steff Guzmán" w:date="2023-03-13T19:50:00Z">
          <w:pPr/>
        </w:pPrChange>
      </w:pPr>
    </w:p>
    <w:p w14:paraId="568FF7A5" w14:textId="46AF2958" w:rsidR="007A700C" w:rsidRPr="00C91454" w:rsidRDefault="007A700C">
      <w:pPr>
        <w:pStyle w:val="Ttulo4"/>
        <w:rPr>
          <w:rFonts w:cs="Times New Roman"/>
          <w:b/>
          <w:bCs/>
          <w:i w:val="0"/>
          <w:iCs w:val="0"/>
          <w:rPrChange w:id="1808" w:author="Camilo Andrés Díaz Gómez" w:date="2023-03-14T21:20:00Z">
            <w:rPr>
              <w:i/>
              <w:iCs/>
            </w:rPr>
          </w:rPrChange>
        </w:rPr>
        <w:pPrChange w:id="1809" w:author="Camilo Andrés Díaz Gómez" w:date="2023-03-14T21:20:00Z">
          <w:pPr>
            <w:ind w:firstLine="708"/>
          </w:pPr>
        </w:pPrChange>
      </w:pPr>
      <w:bookmarkStart w:id="1810" w:name="_Toc56811432"/>
      <w:bookmarkStart w:id="1811" w:name="_Toc115172953"/>
      <w:r w:rsidRPr="00C91454">
        <w:rPr>
          <w:rFonts w:ascii="Times New Roman" w:hAnsi="Times New Roman" w:cs="Times New Roman"/>
          <w:b/>
          <w:bCs/>
          <w:i w:val="0"/>
          <w:iCs w:val="0"/>
          <w:color w:val="auto"/>
          <w:rPrChange w:id="1812" w:author="Camilo Andrés Díaz Gómez" w:date="2023-03-14T21:20:00Z">
            <w:rPr/>
          </w:rPrChange>
        </w:rPr>
        <w:t>Números pseudoaleatorios</w:t>
      </w:r>
      <w:bookmarkEnd w:id="1810"/>
      <w:bookmarkEnd w:id="1811"/>
      <w:del w:id="1813" w:author="Camilo Andrés Díaz Gómez" w:date="2023-03-14T21:11:00Z">
        <w:r w:rsidR="00E07D42" w:rsidRPr="00C91454" w:rsidDel="00C91454">
          <w:rPr>
            <w:rFonts w:ascii="Times New Roman" w:hAnsi="Times New Roman" w:cs="Times New Roman"/>
            <w:b/>
            <w:bCs/>
            <w:i w:val="0"/>
            <w:iCs w:val="0"/>
            <w:color w:val="auto"/>
            <w:rPrChange w:id="1814" w:author="Camilo Andrés Díaz Gómez" w:date="2023-03-14T21:20:00Z">
              <w:rPr/>
            </w:rPrChange>
          </w:rPr>
          <w:delText>.</w:delText>
        </w:r>
      </w:del>
    </w:p>
    <w:p w14:paraId="21E9883B" w14:textId="77777777" w:rsidR="003128E3" w:rsidRPr="00BD3055" w:rsidRDefault="003128E3">
      <w:pPr>
        <w:ind w:firstLine="720"/>
        <w:rPr>
          <w:rFonts w:cs="Times New Roman"/>
        </w:rPr>
        <w:pPrChange w:id="1815" w:author="Steff Guzmán" w:date="2023-03-13T19:50:00Z">
          <w:pPr>
            <w:ind w:firstLine="708"/>
          </w:pPr>
        </w:pPrChange>
      </w:pPr>
    </w:p>
    <w:p w14:paraId="6C1C4BC8" w14:textId="20095AB5" w:rsidR="007A700C" w:rsidRPr="00BD3055" w:rsidRDefault="007A700C">
      <w:pPr>
        <w:ind w:firstLine="720"/>
        <w:rPr>
          <w:rFonts w:cs="Times New Roman"/>
        </w:rPr>
        <w:pPrChange w:id="1816" w:author="Steff Guzmán" w:date="2023-03-13T19:50:00Z">
          <w:pPr>
            <w:ind w:firstLine="708"/>
          </w:pPr>
        </w:pPrChange>
      </w:pPr>
      <w:r w:rsidRPr="00BD3055">
        <w:rPr>
          <w:rFonts w:cs="Times New Roman"/>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4942581" w14:textId="77777777" w:rsidR="007A700C" w:rsidRPr="00BD3055" w:rsidRDefault="007A700C">
      <w:pPr>
        <w:ind w:firstLine="720"/>
        <w:rPr>
          <w:rFonts w:cs="Times New Roman"/>
        </w:rPr>
        <w:pPrChange w:id="1817" w:author="Steff Guzmán" w:date="2023-03-13T19:50:00Z">
          <w:pPr/>
        </w:pPrChange>
      </w:pPr>
    </w:p>
    <w:p w14:paraId="126F846E" w14:textId="10FC95CE" w:rsidR="007A700C" w:rsidRPr="00C91454" w:rsidRDefault="007A700C">
      <w:pPr>
        <w:pStyle w:val="Ttulo5"/>
        <w:ind w:firstLine="708"/>
        <w:rPr>
          <w:rFonts w:cs="Times New Roman"/>
          <w:b/>
          <w:bCs/>
          <w:i/>
          <w:iCs/>
          <w:rPrChange w:id="1818" w:author="Camilo Andrés Díaz Gómez" w:date="2023-03-14T21:20:00Z">
            <w:rPr/>
          </w:rPrChange>
        </w:rPr>
        <w:pPrChange w:id="1819" w:author="Camilo Andrés Díaz Gómez" w:date="2023-03-14T21:20:00Z">
          <w:pPr>
            <w:ind w:firstLine="708"/>
          </w:pPr>
        </w:pPrChange>
      </w:pPr>
      <w:bookmarkStart w:id="1820" w:name="_Toc56811433"/>
      <w:bookmarkStart w:id="1821" w:name="_Toc115172954"/>
      <w:r w:rsidRPr="00C91454">
        <w:rPr>
          <w:rFonts w:ascii="Times New Roman" w:hAnsi="Times New Roman" w:cs="Times New Roman"/>
          <w:b/>
          <w:bCs/>
          <w:i/>
          <w:iCs/>
          <w:color w:val="auto"/>
          <w:rPrChange w:id="1822" w:author="Camilo Andrés Díaz Gómez" w:date="2023-03-14T21:20:00Z">
            <w:rPr/>
          </w:rPrChange>
        </w:rPr>
        <w:t>Generación de números de pseudoaleatorios</w:t>
      </w:r>
      <w:bookmarkEnd w:id="1820"/>
      <w:bookmarkEnd w:id="1821"/>
      <w:del w:id="1823" w:author="Camilo Andrés Díaz Gómez" w:date="2023-03-14T21:20:00Z">
        <w:r w:rsidR="00E07D42" w:rsidRPr="00C91454" w:rsidDel="00C91454">
          <w:rPr>
            <w:rFonts w:ascii="Times New Roman" w:hAnsi="Times New Roman" w:cs="Times New Roman"/>
            <w:b/>
            <w:bCs/>
            <w:i/>
            <w:iCs/>
            <w:color w:val="auto"/>
            <w:rPrChange w:id="1824" w:author="Camilo Andrés Díaz Gómez" w:date="2023-03-14T21:20:00Z">
              <w:rPr/>
            </w:rPrChange>
          </w:rPr>
          <w:delText>.</w:delText>
        </w:r>
      </w:del>
    </w:p>
    <w:p w14:paraId="269042D4" w14:textId="77777777" w:rsidR="003128E3" w:rsidRPr="00BD3055" w:rsidRDefault="003128E3">
      <w:pPr>
        <w:ind w:firstLine="720"/>
        <w:rPr>
          <w:rFonts w:cs="Times New Roman"/>
        </w:rPr>
        <w:pPrChange w:id="1825" w:author="Steff Guzmán" w:date="2023-03-13T19:50:00Z">
          <w:pPr>
            <w:ind w:firstLine="708"/>
          </w:pPr>
        </w:pPrChange>
      </w:pPr>
    </w:p>
    <w:p w14:paraId="5B383D23" w14:textId="171BF4EF" w:rsidR="007A700C" w:rsidRPr="00BD3055" w:rsidRDefault="007A700C">
      <w:pPr>
        <w:ind w:firstLine="720"/>
        <w:rPr>
          <w:rFonts w:cs="Times New Roman"/>
        </w:rPr>
        <w:pPrChange w:id="1826" w:author="Steff Guzmán" w:date="2023-03-13T19:50:00Z">
          <w:pPr>
            <w:ind w:firstLine="708"/>
          </w:pPr>
        </w:pPrChange>
      </w:pPr>
      <w:r w:rsidRPr="00BD3055">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78E4501" w14:textId="77777777" w:rsidR="007A700C" w:rsidRPr="00BD3055" w:rsidRDefault="007A700C">
      <w:pPr>
        <w:ind w:firstLine="720"/>
        <w:rPr>
          <w:rFonts w:cs="Times New Roman"/>
        </w:rPr>
        <w:pPrChange w:id="1827" w:author="Steff Guzmán" w:date="2023-03-13T19:50:00Z">
          <w:pPr/>
        </w:pPrChange>
      </w:pPr>
    </w:p>
    <w:p w14:paraId="47F9F04F" w14:textId="77777777" w:rsidR="007A700C" w:rsidRPr="00BD3055" w:rsidRDefault="007A700C">
      <w:pPr>
        <w:ind w:firstLine="720"/>
        <w:rPr>
          <w:rFonts w:cs="Times New Roman"/>
        </w:rPr>
        <w:pPrChange w:id="1828" w:author="Steff Guzmán" w:date="2023-03-13T19:50:00Z">
          <w:pPr>
            <w:ind w:firstLine="708"/>
          </w:pPr>
        </w:pPrChange>
      </w:pPr>
      <w:r w:rsidRPr="00BD3055">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A84E256" w14:textId="77777777" w:rsidR="007A700C" w:rsidRPr="00BD3055" w:rsidRDefault="007A700C" w:rsidP="007A700C">
      <w:pPr>
        <w:rPr>
          <w:rFonts w:cs="Times New Roman"/>
        </w:rPr>
      </w:pPr>
    </w:p>
    <w:p w14:paraId="36EBDCB4" w14:textId="3EBA9E75" w:rsidR="007A700C" w:rsidRPr="00C91454" w:rsidRDefault="007A700C">
      <w:pPr>
        <w:pStyle w:val="Ttulo4"/>
        <w:rPr>
          <w:rFonts w:cs="Times New Roman"/>
          <w:b/>
          <w:bCs/>
          <w:rPrChange w:id="1829" w:author="Camilo Andrés Díaz Gómez" w:date="2023-03-14T21:20:00Z">
            <w:rPr/>
          </w:rPrChange>
        </w:rPr>
        <w:pPrChange w:id="1830" w:author="Camilo Andrés Díaz Gómez" w:date="2023-03-14T21:20:00Z">
          <w:pPr/>
        </w:pPrChange>
      </w:pPr>
      <w:bookmarkStart w:id="1831" w:name="_Toc115172955"/>
      <w:r w:rsidRPr="00C91454">
        <w:rPr>
          <w:rFonts w:ascii="Times New Roman" w:hAnsi="Times New Roman" w:cs="Times New Roman"/>
          <w:b/>
          <w:bCs/>
          <w:i w:val="0"/>
          <w:iCs w:val="0"/>
          <w:color w:val="auto"/>
          <w:rPrChange w:id="1832" w:author="Camilo Andrés Díaz Gómez" w:date="2023-03-14T21:20:00Z">
            <w:rPr>
              <w:i/>
              <w:iCs/>
            </w:rPr>
          </w:rPrChange>
        </w:rPr>
        <w:t>Ventajas de la simulación</w:t>
      </w:r>
      <w:bookmarkEnd w:id="1831"/>
    </w:p>
    <w:p w14:paraId="1A9677A1" w14:textId="77777777" w:rsidR="003128E3" w:rsidRPr="00BD3055" w:rsidRDefault="003128E3" w:rsidP="007A700C">
      <w:pPr>
        <w:rPr>
          <w:rFonts w:cs="Times New Roman"/>
          <w:szCs w:val="24"/>
        </w:rPr>
      </w:pPr>
    </w:p>
    <w:p w14:paraId="78392623" w14:textId="77777777" w:rsidR="00E07D42" w:rsidRPr="00BD3055" w:rsidRDefault="007A700C">
      <w:pPr>
        <w:ind w:firstLine="720"/>
        <w:rPr>
          <w:rFonts w:cs="Times New Roman"/>
          <w:szCs w:val="24"/>
        </w:rPr>
        <w:pPrChange w:id="1833" w:author="Steff Guzmán" w:date="2023-03-13T19:50:00Z">
          <w:pPr>
            <w:ind w:firstLine="708"/>
          </w:pPr>
        </w:pPrChange>
      </w:pPr>
      <w:r w:rsidRPr="00BD3055">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16F329" w14:textId="6B996EB6" w:rsidR="007A700C" w:rsidRPr="00BD3055" w:rsidRDefault="007A700C">
      <w:pPr>
        <w:ind w:firstLine="720"/>
        <w:rPr>
          <w:rFonts w:cs="Times New Roman"/>
          <w:szCs w:val="24"/>
        </w:rPr>
        <w:pPrChange w:id="1834" w:author="Steff Guzmán" w:date="2023-03-13T19:50:00Z">
          <w:pPr>
            <w:ind w:firstLine="708"/>
          </w:pPr>
        </w:pPrChange>
      </w:pPr>
      <w:r w:rsidRPr="00BD3055">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627B5637" w14:textId="77777777" w:rsidR="007A700C" w:rsidRPr="00BD3055" w:rsidRDefault="007A700C">
      <w:pPr>
        <w:ind w:firstLine="720"/>
        <w:rPr>
          <w:rFonts w:cs="Times New Roman"/>
          <w:szCs w:val="24"/>
        </w:rPr>
        <w:pPrChange w:id="1835" w:author="Steff Guzmán" w:date="2023-03-13T19:50:00Z">
          <w:pPr>
            <w:ind w:firstLine="708"/>
          </w:pPr>
        </w:pPrChange>
      </w:pPr>
      <w:r w:rsidRPr="00BD3055">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A77285" w14:textId="77777777" w:rsidR="007A700C" w:rsidRPr="00BD3055" w:rsidRDefault="007A700C">
      <w:pPr>
        <w:ind w:firstLine="720"/>
        <w:rPr>
          <w:rFonts w:cs="Times New Roman"/>
          <w:szCs w:val="24"/>
        </w:rPr>
        <w:pPrChange w:id="1836" w:author="Steff Guzmán" w:date="2023-03-13T19:50:00Z">
          <w:pPr>
            <w:ind w:firstLine="708"/>
          </w:pPr>
        </w:pPrChange>
      </w:pPr>
      <w:r w:rsidRPr="00BD3055">
        <w:rPr>
          <w:rFonts w:cs="Times New Roman"/>
          <w:szCs w:val="24"/>
        </w:rPr>
        <w:t>La simulación puede permitir una mejor comprensión del evento que está simulando</w:t>
      </w:r>
      <w:sdt>
        <w:sdtPr>
          <w:rPr>
            <w:rFonts w:cs="Times New Roman"/>
            <w:szCs w:val="24"/>
          </w:rPr>
          <w:id w:val="-1928255647"/>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22E1196E" w14:textId="77777777" w:rsidR="007A700C" w:rsidRPr="00BD3055" w:rsidRDefault="007A700C">
      <w:pPr>
        <w:ind w:firstLine="720"/>
        <w:rPr>
          <w:rFonts w:cs="Times New Roman"/>
          <w:szCs w:val="24"/>
        </w:rPr>
        <w:pPrChange w:id="1837" w:author="Steff Guzmán" w:date="2023-03-13T19:50:00Z">
          <w:pPr>
            <w:ind w:firstLine="708"/>
          </w:pPr>
        </w:pPrChange>
      </w:pPr>
      <w:r w:rsidRPr="00BD3055">
        <w:rPr>
          <w:rFonts w:cs="Times New Roman"/>
          <w:szCs w:val="24"/>
        </w:rPr>
        <w:lastRenderedPageBreak/>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9964E2" w14:textId="77777777" w:rsidR="007A700C" w:rsidRPr="00BD3055" w:rsidRDefault="007A700C" w:rsidP="007A700C">
      <w:pPr>
        <w:rPr>
          <w:rFonts w:cs="Times New Roman"/>
          <w:szCs w:val="24"/>
        </w:rPr>
      </w:pPr>
    </w:p>
    <w:p w14:paraId="51DB7580" w14:textId="77777777" w:rsidR="003064BF" w:rsidRPr="00BD3055" w:rsidRDefault="003064BF" w:rsidP="007A700C">
      <w:pPr>
        <w:rPr>
          <w:rFonts w:cs="Times New Roman"/>
          <w:b/>
          <w:bCs/>
          <w:szCs w:val="24"/>
        </w:rPr>
      </w:pPr>
      <w:bookmarkStart w:id="1838" w:name="_Toc115172956"/>
    </w:p>
    <w:p w14:paraId="07BFF65D" w14:textId="5D20D507" w:rsidR="007A700C" w:rsidRPr="00C91454" w:rsidRDefault="007A700C">
      <w:pPr>
        <w:pStyle w:val="Ttulo4"/>
        <w:rPr>
          <w:rFonts w:cs="Times New Roman"/>
          <w:b/>
          <w:bCs/>
          <w:rPrChange w:id="1839" w:author="Camilo Andrés Díaz Gómez" w:date="2023-03-14T21:21:00Z">
            <w:rPr/>
          </w:rPrChange>
        </w:rPr>
        <w:pPrChange w:id="1840" w:author="Camilo Andrés Díaz Gómez" w:date="2023-03-14T21:21:00Z">
          <w:pPr/>
        </w:pPrChange>
      </w:pPr>
      <w:r w:rsidRPr="00C91454">
        <w:rPr>
          <w:rFonts w:ascii="Times New Roman" w:hAnsi="Times New Roman" w:cs="Times New Roman"/>
          <w:b/>
          <w:bCs/>
          <w:i w:val="0"/>
          <w:iCs w:val="0"/>
          <w:color w:val="auto"/>
          <w:rPrChange w:id="1841" w:author="Camilo Andrés Díaz Gómez" w:date="2023-03-14T21:21:00Z">
            <w:rPr>
              <w:i/>
              <w:iCs/>
            </w:rPr>
          </w:rPrChange>
        </w:rPr>
        <w:t>Desventajas de la simulación</w:t>
      </w:r>
      <w:bookmarkEnd w:id="1838"/>
      <w:r w:rsidRPr="00C91454">
        <w:rPr>
          <w:rFonts w:ascii="Times New Roman" w:hAnsi="Times New Roman" w:cs="Times New Roman"/>
          <w:b/>
          <w:bCs/>
          <w:i w:val="0"/>
          <w:iCs w:val="0"/>
          <w:color w:val="auto"/>
          <w:rPrChange w:id="1842" w:author="Camilo Andrés Díaz Gómez" w:date="2023-03-14T21:21:00Z">
            <w:rPr>
              <w:i/>
              <w:iCs/>
            </w:rPr>
          </w:rPrChange>
        </w:rPr>
        <w:t xml:space="preserve"> </w:t>
      </w:r>
    </w:p>
    <w:p w14:paraId="6A5B1377" w14:textId="6B379BEB" w:rsidR="007A700C" w:rsidRPr="00BD3055" w:rsidRDefault="007A700C">
      <w:pPr>
        <w:ind w:firstLine="720"/>
        <w:rPr>
          <w:rFonts w:cs="Times New Roman"/>
          <w:szCs w:val="24"/>
        </w:rPr>
        <w:pPrChange w:id="1843" w:author="Steff Guzmán" w:date="2023-03-13T19:51:00Z">
          <w:pPr>
            <w:ind w:firstLine="708"/>
          </w:pPr>
        </w:pPrChange>
      </w:pPr>
      <w:r w:rsidRPr="00BD3055">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06B996" w14:textId="77777777" w:rsidR="007A700C" w:rsidRPr="00BD3055" w:rsidRDefault="007A700C">
      <w:pPr>
        <w:ind w:firstLine="720"/>
        <w:rPr>
          <w:rFonts w:cs="Times New Roman"/>
          <w:szCs w:val="24"/>
        </w:rPr>
        <w:pPrChange w:id="1844" w:author="Steff Guzmán" w:date="2023-03-13T19:51:00Z">
          <w:pPr>
            <w:ind w:firstLine="708"/>
          </w:pPr>
        </w:pPrChange>
      </w:pPr>
      <w:r w:rsidRPr="00BD3055">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740A84E8" w14:textId="77777777" w:rsidR="007A700C" w:rsidRPr="00BD3055" w:rsidRDefault="007A700C" w:rsidP="007A700C">
      <w:pPr>
        <w:rPr>
          <w:rFonts w:cs="Times New Roman"/>
          <w:szCs w:val="24"/>
        </w:rPr>
      </w:pPr>
    </w:p>
    <w:p w14:paraId="5299BB2E" w14:textId="77777777" w:rsidR="007A700C" w:rsidRPr="00C91454" w:rsidRDefault="007A700C">
      <w:pPr>
        <w:pStyle w:val="Ttulo3"/>
        <w:rPr>
          <w:rFonts w:cs="Times New Roman"/>
          <w:b/>
          <w:bCs/>
          <w:rPrChange w:id="1845" w:author="Camilo Andrés Díaz Gómez" w:date="2023-03-14T21:21:00Z">
            <w:rPr/>
          </w:rPrChange>
        </w:rPr>
        <w:pPrChange w:id="1846" w:author="Camilo Andrés Díaz Gómez" w:date="2023-03-14T21:21:00Z">
          <w:pPr/>
        </w:pPrChange>
      </w:pPr>
      <w:bookmarkStart w:id="1847" w:name="_Toc129721749"/>
      <w:r w:rsidRPr="00C91454">
        <w:rPr>
          <w:rFonts w:ascii="Times New Roman" w:hAnsi="Times New Roman" w:cs="Times New Roman"/>
          <w:b/>
          <w:bCs/>
          <w:color w:val="auto"/>
          <w:rPrChange w:id="1848" w:author="Camilo Andrés Díaz Gómez" w:date="2023-03-14T21:21:00Z">
            <w:rPr/>
          </w:rPrChange>
        </w:rPr>
        <w:t xml:space="preserve">Machine </w:t>
      </w:r>
      <w:proofErr w:type="spellStart"/>
      <w:r w:rsidRPr="00C91454">
        <w:rPr>
          <w:rFonts w:ascii="Times New Roman" w:hAnsi="Times New Roman" w:cs="Times New Roman"/>
          <w:b/>
          <w:bCs/>
          <w:color w:val="auto"/>
          <w:rPrChange w:id="1849" w:author="Camilo Andrés Díaz Gómez" w:date="2023-03-14T21:21:00Z">
            <w:rPr/>
          </w:rPrChange>
        </w:rPr>
        <w:t>Learning</w:t>
      </w:r>
      <w:bookmarkEnd w:id="1847"/>
      <w:proofErr w:type="spellEnd"/>
    </w:p>
    <w:p w14:paraId="6EAEBA23" w14:textId="2F33C12A" w:rsidR="007A700C" w:rsidRPr="00BD3055" w:rsidRDefault="007A700C">
      <w:pPr>
        <w:ind w:firstLine="720"/>
        <w:rPr>
          <w:rFonts w:cs="Times New Roman"/>
          <w:color w:val="000000" w:themeColor="text1"/>
        </w:rPr>
        <w:pPrChange w:id="1850" w:author="Steff Guzmán" w:date="2023-03-13T19:51:00Z">
          <w:pPr>
            <w:ind w:firstLine="708"/>
          </w:pPr>
        </w:pPrChange>
      </w:pPr>
      <w:r w:rsidRPr="00BD3055">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Ora22 \l 9226 </w:instrText>
          </w:r>
          <w:r w:rsidRPr="00BD3055">
            <w:rPr>
              <w:rFonts w:cs="Times New Roman"/>
              <w:color w:val="000000" w:themeColor="text1"/>
            </w:rPr>
            <w:fldChar w:fldCharType="separate"/>
          </w:r>
          <w:r w:rsidRPr="00BD3055">
            <w:rPr>
              <w:rFonts w:cs="Times New Roman"/>
              <w:noProof/>
              <w:color w:val="000000" w:themeColor="text1"/>
            </w:rPr>
            <w:t>(Oracle, 2022)</w:t>
          </w:r>
          <w:r w:rsidRPr="00BD3055">
            <w:rPr>
              <w:rFonts w:cs="Times New Roman"/>
              <w:color w:val="000000" w:themeColor="text1"/>
            </w:rPr>
            <w:fldChar w:fldCharType="end"/>
          </w:r>
        </w:sdtContent>
      </w:sdt>
      <w:r w:rsidRPr="00BD3055">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D3055" w:rsidRDefault="00CE074B">
      <w:pPr>
        <w:ind w:firstLine="720"/>
        <w:rPr>
          <w:rFonts w:cs="Times New Roman"/>
          <w:color w:val="000000" w:themeColor="text1"/>
        </w:rPr>
        <w:pPrChange w:id="1851" w:author="Steff Guzmán" w:date="2023-03-13T19:51:00Z">
          <w:pPr>
            <w:ind w:firstLine="708"/>
          </w:pPr>
        </w:pPrChange>
      </w:pPr>
    </w:p>
    <w:p w14:paraId="77315FE3" w14:textId="4F2288C1" w:rsidR="007A700C" w:rsidRPr="00BD3055" w:rsidRDefault="007A700C">
      <w:pPr>
        <w:ind w:firstLine="720"/>
        <w:rPr>
          <w:rFonts w:cs="Times New Roman"/>
          <w:color w:val="000000" w:themeColor="text1"/>
        </w:rPr>
        <w:pPrChange w:id="1852" w:author="Steff Guzmán" w:date="2023-03-13T19:51:00Z">
          <w:pPr>
            <w:ind w:firstLine="708"/>
          </w:pPr>
        </w:pPrChange>
      </w:pPr>
      <w:r w:rsidRPr="00BD3055">
        <w:rPr>
          <w:rFonts w:cs="Times New Roman"/>
          <w:color w:val="000000" w:themeColor="text1"/>
        </w:rPr>
        <w:t xml:space="preserve">Para lograr que un dispositivo de cómputo sea capaz de aprender, son necesarias grandes cantidades de datos ya que estos son equivalentes al conocimiento necesario para que a partir de algoritmos que tengan la capacidad tomar decisiones y realizar acciones que </w:t>
      </w:r>
      <w:r w:rsidRPr="00BD3055">
        <w:rPr>
          <w:rFonts w:cs="Times New Roman"/>
          <w:color w:val="000000" w:themeColor="text1"/>
        </w:rPr>
        <w:lastRenderedPageBreak/>
        <w:t>permitan cambiar y mejorar según el modelo de datos utilizado</w:t>
      </w:r>
      <w:sdt>
        <w:sdtPr>
          <w:rPr>
            <w:rFonts w:cs="Times New Roman"/>
            <w:color w:val="000000" w:themeColor="text1"/>
          </w:rPr>
          <w:id w:val="1177153940"/>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Uni22 \l 9226 </w:instrText>
          </w:r>
          <w:r w:rsidRPr="00BD3055">
            <w:rPr>
              <w:rFonts w:cs="Times New Roman"/>
              <w:color w:val="000000" w:themeColor="text1"/>
            </w:rPr>
            <w:fldChar w:fldCharType="separate"/>
          </w:r>
          <w:r w:rsidRPr="00BD3055">
            <w:rPr>
              <w:rFonts w:cs="Times New Roman"/>
              <w:noProof/>
              <w:color w:val="000000" w:themeColor="text1"/>
            </w:rPr>
            <w:t>(Carlemany, 2022)</w:t>
          </w:r>
          <w:r w:rsidRPr="00BD3055">
            <w:rPr>
              <w:rFonts w:cs="Times New Roman"/>
              <w:color w:val="000000" w:themeColor="text1"/>
            </w:rPr>
            <w:fldChar w:fldCharType="end"/>
          </w:r>
        </w:sdtContent>
      </w:sdt>
      <w:r w:rsidRPr="00BD3055">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1853" w:name="_Toc115172935"/>
      <w:r w:rsidR="000D40F7" w:rsidRPr="00BD3055">
        <w:rPr>
          <w:rFonts w:cs="Times New Roman"/>
          <w:color w:val="000000" w:themeColor="text1"/>
        </w:rPr>
        <w:t xml:space="preserve">Para lograr el entrenamiento de los algoritmos de Machine </w:t>
      </w:r>
      <w:proofErr w:type="spellStart"/>
      <w:r w:rsidR="000D40F7" w:rsidRPr="00BD3055">
        <w:rPr>
          <w:rFonts w:cs="Times New Roman"/>
          <w:color w:val="000000" w:themeColor="text1"/>
        </w:rPr>
        <w:t>Learning</w:t>
      </w:r>
      <w:proofErr w:type="spellEnd"/>
      <w:r w:rsidR="000D40F7" w:rsidRPr="00BD3055">
        <w:rPr>
          <w:rFonts w:cs="Times New Roman"/>
          <w:color w:val="000000" w:themeColor="text1"/>
        </w:rPr>
        <w:t xml:space="preserve">, se pueden utilizar </w:t>
      </w:r>
      <w:r w:rsidR="00811FFA" w:rsidRPr="00BD3055">
        <w:rPr>
          <w:rFonts w:cs="Times New Roman"/>
          <w:color w:val="000000" w:themeColor="text1"/>
        </w:rPr>
        <w:t>tres</w:t>
      </w:r>
      <w:r w:rsidR="000D40F7" w:rsidRPr="00BD3055">
        <w:rPr>
          <w:rFonts w:cs="Times New Roman"/>
          <w:color w:val="000000" w:themeColor="text1"/>
        </w:rPr>
        <w:t xml:space="preserve"> métodos de aprendizaje: supervisado</w:t>
      </w:r>
      <w:r w:rsidR="00811FFA" w:rsidRPr="00BD3055">
        <w:rPr>
          <w:rFonts w:cs="Times New Roman"/>
          <w:color w:val="000000" w:themeColor="text1"/>
        </w:rPr>
        <w:t>,</w:t>
      </w:r>
      <w:r w:rsidR="000D40F7" w:rsidRPr="00BD3055">
        <w:rPr>
          <w:rFonts w:cs="Times New Roman"/>
          <w:color w:val="000000" w:themeColor="text1"/>
        </w:rPr>
        <w:t xml:space="preserve"> no supervisado</w:t>
      </w:r>
      <w:r w:rsidR="004D7820" w:rsidRPr="00BD3055">
        <w:rPr>
          <w:rFonts w:cs="Times New Roman"/>
          <w:color w:val="000000" w:themeColor="text1"/>
        </w:rPr>
        <w:t xml:space="preserve"> y por esfuerzo</w:t>
      </w:r>
      <w:r w:rsidR="000D40F7" w:rsidRPr="00BD3055">
        <w:rPr>
          <w:rFonts w:cs="Times New Roman"/>
          <w:color w:val="000000" w:themeColor="text1"/>
        </w:rPr>
        <w:t>.</w:t>
      </w:r>
    </w:p>
    <w:p w14:paraId="32A51DDF" w14:textId="77777777" w:rsidR="00E07D42" w:rsidRPr="00BD3055" w:rsidRDefault="00E07D42" w:rsidP="00E07D42">
      <w:pPr>
        <w:ind w:firstLine="708"/>
        <w:rPr>
          <w:rFonts w:cs="Times New Roman"/>
          <w:color w:val="000000" w:themeColor="text1"/>
        </w:rPr>
      </w:pPr>
    </w:p>
    <w:p w14:paraId="4E84675D" w14:textId="64ADAD6C" w:rsidR="007A700C" w:rsidRPr="00C91454" w:rsidRDefault="007A700C">
      <w:pPr>
        <w:pStyle w:val="Ttulo4"/>
        <w:ind w:left="708"/>
        <w:rPr>
          <w:rFonts w:cs="Times New Roman"/>
          <w:b/>
          <w:bCs/>
          <w:i w:val="0"/>
          <w:iCs w:val="0"/>
          <w:rPrChange w:id="1854" w:author="Camilo Andrés Díaz Gómez" w:date="2023-03-14T21:21:00Z">
            <w:rPr>
              <w:i/>
              <w:iCs/>
            </w:rPr>
          </w:rPrChange>
        </w:rPr>
        <w:pPrChange w:id="1855" w:author="Camilo Andrés Díaz Gómez" w:date="2023-03-14T21:21:00Z">
          <w:pPr/>
        </w:pPrChange>
      </w:pPr>
      <w:r w:rsidRPr="00C91454">
        <w:rPr>
          <w:rFonts w:ascii="Times New Roman" w:hAnsi="Times New Roman" w:cs="Times New Roman"/>
          <w:b/>
          <w:bCs/>
          <w:color w:val="auto"/>
          <w:rPrChange w:id="1856" w:author="Camilo Andrés Díaz Gómez" w:date="2023-03-14T21:21:00Z">
            <w:rPr/>
          </w:rPrChange>
        </w:rPr>
        <w:t>Supervisados</w:t>
      </w:r>
      <w:bookmarkEnd w:id="1853"/>
    </w:p>
    <w:p w14:paraId="4DB98806" w14:textId="35178344" w:rsidR="000D40F7" w:rsidRPr="00BD3055" w:rsidRDefault="000D40F7">
      <w:pPr>
        <w:ind w:firstLine="720"/>
        <w:rPr>
          <w:rFonts w:cs="Times New Roman"/>
          <w:color w:val="000000" w:themeColor="text1"/>
          <w:shd w:val="clear" w:color="auto" w:fill="FFFFFF"/>
        </w:rPr>
        <w:pPrChange w:id="1857" w:author="Steff Guzmán" w:date="2023-03-13T19:51:00Z">
          <w:pPr>
            <w:ind w:firstLine="708"/>
          </w:pPr>
        </w:pPrChange>
      </w:pPr>
      <w:r w:rsidRPr="00BD3055">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D3055">
            <w:rPr>
              <w:rFonts w:cs="Times New Roman"/>
              <w:color w:val="000000" w:themeColor="text1"/>
              <w:shd w:val="clear" w:color="auto" w:fill="FFFFFF"/>
            </w:rPr>
            <w:fldChar w:fldCharType="begin"/>
          </w:r>
          <w:r w:rsidRPr="00BD3055">
            <w:rPr>
              <w:rFonts w:cs="Times New Roman"/>
              <w:color w:val="000000" w:themeColor="text1"/>
              <w:shd w:val="clear" w:color="auto" w:fill="FFFFFF"/>
            </w:rPr>
            <w:instrText xml:space="preserve"> CITATION Lil18 \l 9226 </w:instrText>
          </w:r>
          <w:r w:rsidRPr="00BD3055">
            <w:rPr>
              <w:rFonts w:cs="Times New Roman"/>
              <w:color w:val="000000" w:themeColor="text1"/>
              <w:shd w:val="clear" w:color="auto" w:fill="FFFFFF"/>
            </w:rPr>
            <w:fldChar w:fldCharType="separate"/>
          </w:r>
          <w:r w:rsidRPr="00BD3055">
            <w:rPr>
              <w:rFonts w:cs="Times New Roman"/>
              <w:noProof/>
              <w:color w:val="000000" w:themeColor="text1"/>
              <w:shd w:val="clear" w:color="auto" w:fill="FFFFFF"/>
            </w:rPr>
            <w:t>(Sandoval, 2018)</w:t>
          </w:r>
          <w:r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BD3055" w:rsidRDefault="000D40F7">
      <w:pPr>
        <w:ind w:firstLine="720"/>
        <w:rPr>
          <w:rFonts w:cs="Times New Roman"/>
          <w:color w:val="000000" w:themeColor="text1"/>
          <w:shd w:val="clear" w:color="auto" w:fill="FFFFFF"/>
        </w:rPr>
        <w:pPrChange w:id="1858" w:author="Steff Guzmán" w:date="2023-03-13T19:51:00Z">
          <w:pPr/>
        </w:pPrChange>
      </w:pPr>
    </w:p>
    <w:p w14:paraId="2AFDE396" w14:textId="0E0363B7" w:rsidR="007A700C" w:rsidRPr="00BD3055" w:rsidRDefault="007A700C">
      <w:pPr>
        <w:ind w:firstLine="720"/>
        <w:rPr>
          <w:rFonts w:cs="Times New Roman"/>
          <w:color w:val="000000" w:themeColor="text1"/>
          <w:shd w:val="clear" w:color="auto" w:fill="FFFFFF"/>
        </w:rPr>
        <w:pPrChange w:id="1859" w:author="Steff Guzmán" w:date="2023-03-13T19:51:00Z">
          <w:pPr>
            <w:ind w:firstLine="708"/>
          </w:pPr>
        </w:pPrChange>
      </w:pPr>
      <w:r w:rsidRPr="00BD3055">
        <w:rPr>
          <w:rFonts w:cs="Times New Roman"/>
          <w:color w:val="000000" w:themeColor="text1"/>
          <w:shd w:val="clear" w:color="auto" w:fill="FFFFFF"/>
        </w:rPr>
        <w:t>Este tipo de aprendizaje está dividido en dos tipos de algoritmos que son:</w:t>
      </w:r>
    </w:p>
    <w:p w14:paraId="3315238C" w14:textId="77777777" w:rsidR="00E07D42" w:rsidRPr="00BD3055" w:rsidRDefault="00E07D42">
      <w:pPr>
        <w:ind w:firstLine="720"/>
        <w:rPr>
          <w:rFonts w:cs="Times New Roman"/>
          <w:color w:val="000000" w:themeColor="text1"/>
          <w:shd w:val="clear" w:color="auto" w:fill="FFFFFF"/>
        </w:rPr>
        <w:pPrChange w:id="1860" w:author="Steff Guzmán" w:date="2023-03-13T19:51:00Z">
          <w:pPr>
            <w:ind w:firstLine="708"/>
          </w:pPr>
        </w:pPrChange>
      </w:pPr>
    </w:p>
    <w:p w14:paraId="180F78D0" w14:textId="1497F4B5" w:rsidR="00E07D42" w:rsidRPr="00C91454" w:rsidRDefault="007A700C">
      <w:pPr>
        <w:pStyle w:val="Ttulo5"/>
        <w:ind w:left="1416"/>
        <w:rPr>
          <w:rFonts w:cs="Times New Roman"/>
          <w:b/>
          <w:bCs/>
          <w:i/>
          <w:iCs/>
          <w:rPrChange w:id="1861" w:author="Camilo Andrés Díaz Gómez" w:date="2023-03-14T21:21:00Z">
            <w:rPr/>
          </w:rPrChange>
        </w:rPr>
        <w:pPrChange w:id="1862" w:author="Camilo Andrés Díaz Gómez" w:date="2023-03-14T21:21:00Z">
          <w:pPr>
            <w:ind w:firstLine="708"/>
          </w:pPr>
        </w:pPrChange>
      </w:pPr>
      <w:bookmarkStart w:id="1863" w:name="_Hlk117295958"/>
      <w:r w:rsidRPr="00C91454">
        <w:rPr>
          <w:rFonts w:ascii="Times New Roman" w:hAnsi="Times New Roman" w:cs="Times New Roman"/>
          <w:b/>
          <w:bCs/>
          <w:i/>
          <w:iCs/>
          <w:color w:val="auto"/>
          <w:rPrChange w:id="1864" w:author="Camilo Andrés Díaz Gómez" w:date="2023-03-14T21:21:00Z">
            <w:rPr/>
          </w:rPrChange>
        </w:rPr>
        <w:t xml:space="preserve">Algoritmo </w:t>
      </w:r>
      <w:del w:id="1865" w:author="Camilo Andrés Díaz Gómez" w:date="2023-03-14T21:26:00Z">
        <w:r w:rsidR="00E07D42" w:rsidRPr="00C91454" w:rsidDel="005C4C59">
          <w:rPr>
            <w:rFonts w:ascii="Times New Roman" w:hAnsi="Times New Roman" w:cs="Times New Roman"/>
            <w:b/>
            <w:bCs/>
            <w:i/>
            <w:iCs/>
            <w:color w:val="auto"/>
            <w:rPrChange w:id="1866" w:author="Camilo Andrés Díaz Gómez" w:date="2023-03-14T21:21:00Z">
              <w:rPr/>
            </w:rPrChange>
          </w:rPr>
          <w:delText>De</w:delText>
        </w:r>
      </w:del>
      <w:ins w:id="1867"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1868" w:author="Camilo Andrés Díaz Gómez" w:date="2023-03-14T21:21:00Z">
            <w:rPr/>
          </w:rPrChange>
        </w:rPr>
        <w:t xml:space="preserve"> Clasificación</w:t>
      </w:r>
      <w:bookmarkEnd w:id="1863"/>
      <w:del w:id="1869" w:author="Camilo Andrés Díaz Gómez" w:date="2023-03-14T21:13:00Z">
        <w:r w:rsidR="00E07D42" w:rsidRPr="00C91454" w:rsidDel="00C91454">
          <w:rPr>
            <w:rFonts w:ascii="Times New Roman" w:hAnsi="Times New Roman" w:cs="Times New Roman"/>
            <w:b/>
            <w:bCs/>
            <w:i/>
            <w:iCs/>
            <w:color w:val="auto"/>
            <w:rPrChange w:id="1870" w:author="Camilo Andrés Díaz Gómez" w:date="2023-03-14T21:21:00Z">
              <w:rPr/>
            </w:rPrChange>
          </w:rPr>
          <w:delText>.</w:delText>
        </w:r>
      </w:del>
    </w:p>
    <w:p w14:paraId="669EB8CB" w14:textId="20B08599" w:rsidR="000D40F7" w:rsidRPr="00BD3055" w:rsidDel="00952EC4" w:rsidRDefault="000D40F7">
      <w:pPr>
        <w:ind w:left="708" w:firstLine="708"/>
        <w:rPr>
          <w:del w:id="1871" w:author="Camilo Andrés Díaz Gómez" w:date="2023-03-14T20:17:00Z"/>
          <w:rFonts w:cs="Times New Roman"/>
          <w:color w:val="000000" w:themeColor="text1"/>
        </w:rPr>
        <w:pPrChange w:id="1872" w:author="Camilo Andrés Díaz Gómez" w:date="2023-03-14T21:13:00Z">
          <w:pPr>
            <w:ind w:firstLine="708"/>
          </w:pPr>
        </w:pPrChange>
      </w:pPr>
      <w:r w:rsidRPr="00BD3055">
        <w:rPr>
          <w:rFonts w:cs="Times New Roman"/>
          <w:color w:val="000000" w:themeColor="text1"/>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1873"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091513929"/>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p>
    <w:p w14:paraId="4B56F1DE" w14:textId="77777777" w:rsidR="00E07D42" w:rsidRPr="00BD3055" w:rsidRDefault="00E07D42">
      <w:pPr>
        <w:ind w:left="708" w:firstLine="708"/>
        <w:rPr>
          <w:rFonts w:cs="Times New Roman"/>
          <w:color w:val="000000" w:themeColor="text1"/>
        </w:rPr>
        <w:pPrChange w:id="1874" w:author="Camilo Andrés Díaz Gómez" w:date="2023-03-14T21:13:00Z">
          <w:pPr>
            <w:ind w:firstLine="708"/>
          </w:pPr>
        </w:pPrChange>
      </w:pPr>
    </w:p>
    <w:p w14:paraId="0468EDDF" w14:textId="6E13BD5B" w:rsidR="007A700C" w:rsidRPr="00C91454" w:rsidRDefault="007A700C">
      <w:pPr>
        <w:pStyle w:val="Ttulo5"/>
        <w:ind w:left="1428"/>
        <w:rPr>
          <w:rFonts w:cs="Times New Roman"/>
          <w:b/>
          <w:bCs/>
          <w:i/>
          <w:iCs/>
          <w:rPrChange w:id="1875" w:author="Camilo Andrés Díaz Gómez" w:date="2023-03-14T21:21:00Z">
            <w:rPr/>
          </w:rPrChange>
        </w:rPr>
        <w:pPrChange w:id="1876" w:author="Camilo Andrés Díaz Gómez" w:date="2023-03-14T21:21:00Z">
          <w:pPr>
            <w:ind w:firstLine="708"/>
          </w:pPr>
        </w:pPrChange>
      </w:pPr>
      <w:r w:rsidRPr="00C91454">
        <w:rPr>
          <w:rFonts w:ascii="Times New Roman" w:hAnsi="Times New Roman" w:cs="Times New Roman"/>
          <w:b/>
          <w:bCs/>
          <w:i/>
          <w:iCs/>
          <w:color w:val="auto"/>
          <w:rPrChange w:id="1877" w:author="Camilo Andrés Díaz Gómez" w:date="2023-03-14T21:21:00Z">
            <w:rPr/>
          </w:rPrChange>
        </w:rPr>
        <w:t xml:space="preserve">Algoritmo </w:t>
      </w:r>
      <w:del w:id="1878" w:author="Camilo Andrés Díaz Gómez" w:date="2023-03-14T21:26:00Z">
        <w:r w:rsidR="00E07D42" w:rsidRPr="00C91454" w:rsidDel="005C4C59">
          <w:rPr>
            <w:rFonts w:ascii="Times New Roman" w:hAnsi="Times New Roman" w:cs="Times New Roman"/>
            <w:b/>
            <w:bCs/>
            <w:i/>
            <w:iCs/>
            <w:color w:val="auto"/>
            <w:rPrChange w:id="1879" w:author="Camilo Andrés Díaz Gómez" w:date="2023-03-14T21:21:00Z">
              <w:rPr/>
            </w:rPrChange>
          </w:rPr>
          <w:delText>De</w:delText>
        </w:r>
      </w:del>
      <w:ins w:id="1880"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1881" w:author="Camilo Andrés Díaz Gómez" w:date="2023-03-14T21:21:00Z">
            <w:rPr/>
          </w:rPrChange>
        </w:rPr>
        <w:t xml:space="preserve"> Regresión</w:t>
      </w:r>
      <w:del w:id="1882" w:author="Camilo Andrés Díaz Gómez" w:date="2023-03-14T21:13:00Z">
        <w:r w:rsidR="00E07D42" w:rsidRPr="00C91454" w:rsidDel="00C91454">
          <w:rPr>
            <w:rFonts w:ascii="Times New Roman" w:hAnsi="Times New Roman" w:cs="Times New Roman"/>
            <w:b/>
            <w:bCs/>
            <w:i/>
            <w:iCs/>
            <w:color w:val="auto"/>
            <w:rPrChange w:id="1883" w:author="Camilo Andrés Díaz Gómez" w:date="2023-03-14T21:21:00Z">
              <w:rPr/>
            </w:rPrChange>
          </w:rPr>
          <w:delText>.</w:delText>
        </w:r>
      </w:del>
    </w:p>
    <w:p w14:paraId="20193B5E" w14:textId="063661FE" w:rsidR="000D40F7" w:rsidRDefault="000D40F7">
      <w:pPr>
        <w:ind w:left="708" w:firstLine="720"/>
        <w:rPr>
          <w:ins w:id="1884" w:author="Camilo Andrés Díaz Gómez" w:date="2023-03-14T20:18:00Z"/>
          <w:rFonts w:cs="Times New Roman"/>
          <w:color w:val="000000" w:themeColor="text1"/>
        </w:rPr>
        <w:pPrChange w:id="1885" w:author="Camilo Andrés Díaz Gómez" w:date="2023-03-14T21:13:00Z">
          <w:pPr>
            <w:ind w:firstLine="720"/>
          </w:pPr>
        </w:pPrChange>
      </w:pPr>
      <w:r w:rsidRPr="00BD3055">
        <w:rPr>
          <w:rFonts w:cs="Times New Roman"/>
          <w:color w:val="000000" w:themeColor="text1"/>
        </w:rPr>
        <w:t>El algoritmo de regresión, por otro lado, se utiliza para predecir una característica de un elemento, generalmente un número, en función de las demás características que lo componen</w:t>
      </w:r>
      <w:del w:id="1886"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429723473"/>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bookmarkStart w:id="1887" w:name="_Toc115172936"/>
      <w:ins w:id="1888" w:author="Camilo Andrés Díaz Gómez" w:date="2023-03-14T20:18:00Z">
        <w:r w:rsidR="00952EC4">
          <w:rPr>
            <w:rFonts w:cs="Times New Roman"/>
            <w:color w:val="000000" w:themeColor="text1"/>
          </w:rPr>
          <w:t>.</w:t>
        </w:r>
      </w:ins>
    </w:p>
    <w:p w14:paraId="2F0A1F85" w14:textId="77777777" w:rsidR="00952EC4" w:rsidRPr="00BD3055" w:rsidRDefault="00952EC4">
      <w:pPr>
        <w:ind w:firstLine="720"/>
        <w:rPr>
          <w:rFonts w:cs="Times New Roman"/>
          <w:color w:val="000000" w:themeColor="text1"/>
        </w:rPr>
        <w:pPrChange w:id="1889" w:author="Steff Guzmán" w:date="2023-03-13T19:51:00Z">
          <w:pPr>
            <w:ind w:firstLine="708"/>
          </w:pPr>
        </w:pPrChange>
      </w:pPr>
    </w:p>
    <w:p w14:paraId="12A1543E" w14:textId="56088669" w:rsidR="007A700C" w:rsidRPr="00C91454" w:rsidRDefault="007A700C">
      <w:pPr>
        <w:pStyle w:val="Ttulo4"/>
        <w:ind w:left="708"/>
        <w:rPr>
          <w:rFonts w:cs="Times New Roman"/>
          <w:b/>
          <w:bCs/>
          <w:rPrChange w:id="1890" w:author="Camilo Andrés Díaz Gómez" w:date="2023-03-14T21:21:00Z">
            <w:rPr/>
          </w:rPrChange>
        </w:rPr>
        <w:pPrChange w:id="1891" w:author="Camilo Andrés Díaz Gómez" w:date="2023-03-14T21:21:00Z">
          <w:pPr/>
        </w:pPrChange>
      </w:pPr>
      <w:r w:rsidRPr="00C91454">
        <w:rPr>
          <w:rFonts w:ascii="Times New Roman" w:hAnsi="Times New Roman" w:cs="Times New Roman"/>
          <w:b/>
          <w:bCs/>
          <w:color w:val="auto"/>
          <w:rPrChange w:id="1892" w:author="Camilo Andrés Díaz Gómez" w:date="2023-03-14T21:21:00Z">
            <w:rPr>
              <w:i/>
              <w:iCs/>
            </w:rPr>
          </w:rPrChange>
        </w:rPr>
        <w:lastRenderedPageBreak/>
        <w:t xml:space="preserve">No </w:t>
      </w:r>
      <w:r w:rsidR="00E07D42" w:rsidRPr="00C91454">
        <w:rPr>
          <w:rFonts w:ascii="Times New Roman" w:hAnsi="Times New Roman" w:cs="Times New Roman"/>
          <w:b/>
          <w:bCs/>
          <w:color w:val="auto"/>
          <w:rPrChange w:id="1893" w:author="Camilo Andrés Díaz Gómez" w:date="2023-03-14T21:21:00Z">
            <w:rPr>
              <w:i/>
              <w:iCs/>
            </w:rPr>
          </w:rPrChange>
        </w:rPr>
        <w:t>Supervisados</w:t>
      </w:r>
      <w:bookmarkEnd w:id="1887"/>
    </w:p>
    <w:p w14:paraId="11346836" w14:textId="61FCA6C0" w:rsidR="000D40F7" w:rsidRPr="00BD3055" w:rsidRDefault="000D40F7">
      <w:pPr>
        <w:ind w:firstLine="720"/>
        <w:rPr>
          <w:rFonts w:cs="Times New Roman"/>
          <w:color w:val="000000" w:themeColor="text1"/>
          <w:shd w:val="clear" w:color="auto" w:fill="FFFFFF"/>
        </w:rPr>
        <w:pPrChange w:id="1894" w:author="Steff Guzmán" w:date="2023-03-13T19:52:00Z">
          <w:pPr>
            <w:ind w:firstLine="708"/>
          </w:pPr>
        </w:pPrChange>
      </w:pPr>
      <w:r w:rsidRPr="00BD3055">
        <w:rPr>
          <w:rFonts w:cs="Times New Roman"/>
          <w:color w:val="000000" w:themeColor="text1"/>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sidRPr="00BD3055">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D3055">
            <w:rPr>
              <w:rFonts w:cs="Times New Roman"/>
              <w:color w:val="000000" w:themeColor="text1"/>
              <w:shd w:val="clear" w:color="auto" w:fill="FFFFFF"/>
            </w:rPr>
            <w:fldChar w:fldCharType="begin"/>
          </w:r>
          <w:r w:rsidR="00CE074B" w:rsidRPr="00BD3055">
            <w:rPr>
              <w:rFonts w:cs="Times New Roman"/>
              <w:color w:val="000000" w:themeColor="text1"/>
              <w:shd w:val="clear" w:color="auto" w:fill="FFFFFF"/>
            </w:rPr>
            <w:instrText xml:space="preserve"> CITATION Dra20 \l 9226 </w:instrText>
          </w:r>
          <w:r w:rsidR="00CE074B" w:rsidRPr="00BD3055">
            <w:rPr>
              <w:rFonts w:cs="Times New Roman"/>
              <w:color w:val="000000" w:themeColor="text1"/>
              <w:shd w:val="clear" w:color="auto" w:fill="FFFFFF"/>
            </w:rPr>
            <w:fldChar w:fldCharType="separate"/>
          </w:r>
          <w:r w:rsidR="00CE074B" w:rsidRPr="00BD3055">
            <w:rPr>
              <w:rFonts w:cs="Times New Roman"/>
              <w:noProof/>
              <w:color w:val="000000" w:themeColor="text1"/>
              <w:shd w:val="clear" w:color="auto" w:fill="FFFFFF"/>
            </w:rPr>
            <w:t xml:space="preserve"> (Dra. Marianella Álvarez Vega, 2020)</w:t>
          </w:r>
          <w:r w:rsidR="00CE074B"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D3055" w:rsidRDefault="007A700C">
      <w:pPr>
        <w:ind w:firstLine="720"/>
        <w:rPr>
          <w:rFonts w:cs="Times New Roman"/>
          <w:i/>
          <w:iCs/>
          <w:color w:val="000000" w:themeColor="text1"/>
          <w:shd w:val="clear" w:color="auto" w:fill="FFFFFF"/>
        </w:rPr>
        <w:pPrChange w:id="1895" w:author="Steff Guzmán" w:date="2023-03-13T19:52:00Z">
          <w:pPr/>
        </w:pPrChange>
      </w:pPr>
    </w:p>
    <w:p w14:paraId="1D671728" w14:textId="77777777" w:rsidR="00E07D42" w:rsidRPr="00C91454" w:rsidRDefault="007A700C">
      <w:pPr>
        <w:pStyle w:val="Ttulo5"/>
        <w:ind w:left="1416"/>
        <w:rPr>
          <w:rFonts w:cs="Times New Roman"/>
          <w:b/>
          <w:bCs/>
          <w:i/>
          <w:iCs/>
          <w:rPrChange w:id="1896" w:author="Camilo Andrés Díaz Gómez" w:date="2023-03-14T21:21:00Z">
            <w:rPr/>
          </w:rPrChange>
        </w:rPr>
        <w:pPrChange w:id="1897" w:author="Camilo Andrés Díaz Gómez" w:date="2023-03-14T21:21:00Z">
          <w:pPr>
            <w:ind w:firstLine="708"/>
          </w:pPr>
        </w:pPrChange>
      </w:pPr>
      <w:r w:rsidRPr="00C91454">
        <w:rPr>
          <w:rFonts w:ascii="Times New Roman" w:hAnsi="Times New Roman" w:cs="Times New Roman"/>
          <w:b/>
          <w:bCs/>
          <w:i/>
          <w:iCs/>
          <w:color w:val="auto"/>
          <w:rPrChange w:id="1898" w:author="Camilo Andrés Díaz Gómez" w:date="2023-03-14T21:21:00Z">
            <w:rPr/>
          </w:rPrChange>
        </w:rPr>
        <w:t>Agrupamiento</w:t>
      </w:r>
      <w:del w:id="1899" w:author="Camilo Andrés Díaz Gómez" w:date="2023-03-14T21:13:00Z">
        <w:r w:rsidR="00E07D42" w:rsidRPr="00C91454" w:rsidDel="00C91454">
          <w:rPr>
            <w:rFonts w:ascii="Times New Roman" w:hAnsi="Times New Roman" w:cs="Times New Roman"/>
            <w:b/>
            <w:bCs/>
            <w:i/>
            <w:iCs/>
            <w:color w:val="auto"/>
            <w:rPrChange w:id="1900" w:author="Camilo Andrés Díaz Gómez" w:date="2023-03-14T21:21:00Z">
              <w:rPr/>
            </w:rPrChange>
          </w:rPr>
          <w:delText>.</w:delText>
        </w:r>
      </w:del>
    </w:p>
    <w:p w14:paraId="6F7FD20F" w14:textId="0809777C" w:rsidR="007A700C" w:rsidRPr="00BD3055" w:rsidRDefault="00CE074B">
      <w:pPr>
        <w:ind w:left="708" w:firstLine="720"/>
        <w:rPr>
          <w:rFonts w:cs="Times New Roman"/>
          <w:color w:val="000000" w:themeColor="text1"/>
          <w:shd w:val="clear" w:color="auto" w:fill="FFFFFF"/>
        </w:rPr>
        <w:pPrChange w:id="1901" w:author="Camilo Andrés Díaz Gómez" w:date="2023-03-14T21:14:00Z">
          <w:pPr>
            <w:ind w:firstLine="708"/>
          </w:pPr>
        </w:pPrChange>
      </w:pPr>
      <w:r w:rsidRPr="00BD3055">
        <w:rPr>
          <w:rFonts w:cs="Times New Roman"/>
          <w:color w:val="000000" w:themeColor="text1"/>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1902" w:author="Camilo Andrés Díaz Gómez" w:date="2023-03-14T20:18:00Z">
        <w:r w:rsidRPr="00BD3055" w:rsidDel="00952EC4">
          <w:rPr>
            <w:rFonts w:cs="Times New Roman"/>
            <w:color w:val="000000" w:themeColor="text1"/>
          </w:rPr>
          <w:delText>.</w:delText>
        </w:r>
      </w:del>
      <w:sdt>
        <w:sdtPr>
          <w:rPr>
            <w:rFonts w:cs="Times New Roman"/>
            <w:color w:val="000000" w:themeColor="text1"/>
            <w:shd w:val="clear" w:color="auto" w:fill="FFFFFF"/>
          </w:rPr>
          <w:id w:val="2055278411"/>
          <w:citation/>
        </w:sdtPr>
        <w:sdtContent>
          <w:r w:rsidR="007A700C" w:rsidRPr="00BD3055">
            <w:rPr>
              <w:rFonts w:cs="Times New Roman"/>
              <w:color w:val="000000" w:themeColor="text1"/>
              <w:shd w:val="clear" w:color="auto" w:fill="FFFFFF"/>
            </w:rPr>
            <w:fldChar w:fldCharType="begin"/>
          </w:r>
          <w:r w:rsidR="007A700C" w:rsidRPr="00BD3055">
            <w:rPr>
              <w:rFonts w:cs="Times New Roman"/>
              <w:color w:val="000000" w:themeColor="text1"/>
              <w:shd w:val="clear" w:color="auto" w:fill="FFFFFF"/>
            </w:rPr>
            <w:instrText xml:space="preserve"> CITATION Gon15 \l 9226 </w:instrText>
          </w:r>
          <w:r w:rsidR="007A700C" w:rsidRPr="00BD3055">
            <w:rPr>
              <w:rFonts w:cs="Times New Roman"/>
              <w:color w:val="000000" w:themeColor="text1"/>
              <w:shd w:val="clear" w:color="auto" w:fill="FFFFFF"/>
            </w:rPr>
            <w:fldChar w:fldCharType="separate"/>
          </w:r>
          <w:r w:rsidR="007A700C" w:rsidRPr="00BD3055">
            <w:rPr>
              <w:rFonts w:cs="Times New Roman"/>
              <w:noProof/>
              <w:color w:val="000000" w:themeColor="text1"/>
              <w:shd w:val="clear" w:color="auto" w:fill="FFFFFF"/>
            </w:rPr>
            <w:t xml:space="preserve"> (González, 2015)</w:t>
          </w:r>
          <w:r w:rsidR="007A700C" w:rsidRPr="00BD3055">
            <w:rPr>
              <w:rFonts w:cs="Times New Roman"/>
              <w:color w:val="000000" w:themeColor="text1"/>
              <w:shd w:val="clear" w:color="auto" w:fill="FFFFFF"/>
            </w:rPr>
            <w:fldChar w:fldCharType="end"/>
          </w:r>
        </w:sdtContent>
      </w:sdt>
      <w:ins w:id="1903" w:author="Camilo Andrés Díaz Gómez" w:date="2023-03-14T20:18:00Z">
        <w:r w:rsidR="00952EC4">
          <w:rPr>
            <w:rFonts w:cs="Times New Roman"/>
            <w:color w:val="000000" w:themeColor="text1"/>
            <w:shd w:val="clear" w:color="auto" w:fill="FFFFFF"/>
          </w:rPr>
          <w:t>.</w:t>
        </w:r>
      </w:ins>
    </w:p>
    <w:p w14:paraId="0BE5CA59" w14:textId="77777777" w:rsidR="00E07D42" w:rsidRPr="00C91454" w:rsidRDefault="00E07D42">
      <w:pPr>
        <w:ind w:left="708" w:firstLine="720"/>
        <w:rPr>
          <w:rFonts w:cs="Times New Roman"/>
          <w:rPrChange w:id="1904" w:author="Camilo Andrés Díaz Gómez" w:date="2023-03-14T21:14:00Z">
            <w:rPr>
              <w:rFonts w:cs="Times New Roman"/>
              <w:color w:val="000000" w:themeColor="text1"/>
            </w:rPr>
          </w:rPrChange>
        </w:rPr>
        <w:pPrChange w:id="1905" w:author="Camilo Andrés Díaz Gómez" w:date="2023-03-14T21:14:00Z">
          <w:pPr>
            <w:ind w:firstLine="708"/>
          </w:pPr>
        </w:pPrChange>
      </w:pPr>
    </w:p>
    <w:p w14:paraId="4175D5CD" w14:textId="77777777" w:rsidR="00E07D42" w:rsidRPr="00C91454" w:rsidRDefault="007A700C">
      <w:pPr>
        <w:pStyle w:val="Ttulo5"/>
        <w:ind w:left="1428"/>
        <w:rPr>
          <w:rFonts w:cs="Times New Roman"/>
          <w:b/>
          <w:bCs/>
          <w:i/>
          <w:iCs/>
          <w:rPrChange w:id="1906" w:author="Camilo Andrés Díaz Gómez" w:date="2023-03-14T21:21:00Z">
            <w:rPr/>
          </w:rPrChange>
        </w:rPr>
        <w:pPrChange w:id="1907" w:author="Camilo Andrés Díaz Gómez" w:date="2023-03-14T21:21:00Z">
          <w:pPr>
            <w:ind w:firstLine="708"/>
          </w:pPr>
        </w:pPrChange>
      </w:pPr>
      <w:r w:rsidRPr="00C91454">
        <w:rPr>
          <w:rFonts w:ascii="Times New Roman" w:hAnsi="Times New Roman" w:cs="Times New Roman"/>
          <w:b/>
          <w:bCs/>
          <w:i/>
          <w:iCs/>
          <w:color w:val="auto"/>
          <w:rPrChange w:id="1908" w:author="Camilo Andrés Díaz Gómez" w:date="2023-03-14T21:21:00Z">
            <w:rPr/>
          </w:rPrChange>
        </w:rPr>
        <w:t>Reducción de la dimensionalidad</w:t>
      </w:r>
      <w:del w:id="1909" w:author="Camilo Andrés Díaz Gómez" w:date="2023-03-14T21:14:00Z">
        <w:r w:rsidR="00E07D42" w:rsidRPr="00C91454" w:rsidDel="00C91454">
          <w:rPr>
            <w:rFonts w:ascii="Times New Roman" w:hAnsi="Times New Roman" w:cs="Times New Roman"/>
            <w:b/>
            <w:bCs/>
            <w:i/>
            <w:iCs/>
            <w:color w:val="auto"/>
            <w:rPrChange w:id="1910" w:author="Camilo Andrés Díaz Gómez" w:date="2023-03-14T21:21:00Z">
              <w:rPr/>
            </w:rPrChange>
          </w:rPr>
          <w:delText>.</w:delText>
        </w:r>
      </w:del>
    </w:p>
    <w:p w14:paraId="4B2A74EF" w14:textId="6593EE54" w:rsidR="007A700C" w:rsidRPr="00BD3055" w:rsidRDefault="00CE074B">
      <w:pPr>
        <w:ind w:left="708" w:firstLine="720"/>
        <w:rPr>
          <w:rFonts w:cs="Times New Roman"/>
          <w:color w:val="000000" w:themeColor="text1"/>
        </w:rPr>
        <w:pPrChange w:id="1911" w:author="Camilo Andrés Díaz Gómez" w:date="2023-03-14T21:14:00Z">
          <w:pPr>
            <w:ind w:firstLine="708"/>
          </w:pPr>
        </w:pPrChange>
      </w:pPr>
      <w:r w:rsidRPr="00BD3055">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1912" w:author="Camilo Andrés Díaz Gómez" w:date="2023-03-14T20:19:00Z">
        <w:r w:rsidRPr="00BD3055" w:rsidDel="00952EC4">
          <w:rPr>
            <w:rFonts w:cs="Times New Roman"/>
            <w:color w:val="000000" w:themeColor="text1"/>
          </w:rPr>
          <w:delText>.</w:delText>
        </w:r>
      </w:del>
      <w:r w:rsidR="007A700C" w:rsidRPr="00BD3055">
        <w:rPr>
          <w:rFonts w:cs="Times New Roman"/>
          <w:color w:val="000000" w:themeColor="text1"/>
        </w:rPr>
        <w:t xml:space="preserve"> </w:t>
      </w:r>
      <w:sdt>
        <w:sdtPr>
          <w:rPr>
            <w:rFonts w:cs="Times New Roman"/>
            <w:color w:val="000000" w:themeColor="text1"/>
          </w:rPr>
          <w:id w:val="-110367966"/>
          <w:citation/>
        </w:sdtPr>
        <w:sdtContent>
          <w:r w:rsidR="007A700C" w:rsidRPr="00BD3055">
            <w:rPr>
              <w:rFonts w:cs="Times New Roman"/>
              <w:color w:val="000000" w:themeColor="text1"/>
            </w:rPr>
            <w:fldChar w:fldCharType="begin"/>
          </w:r>
          <w:r w:rsidR="007A700C" w:rsidRPr="00BD3055">
            <w:rPr>
              <w:rFonts w:cs="Times New Roman"/>
              <w:color w:val="000000" w:themeColor="text1"/>
            </w:rPr>
            <w:instrText xml:space="preserve"> CITATION Sof21 \l 9226 </w:instrText>
          </w:r>
          <w:r w:rsidR="007A700C" w:rsidRPr="00BD3055">
            <w:rPr>
              <w:rFonts w:cs="Times New Roman"/>
              <w:color w:val="000000" w:themeColor="text1"/>
            </w:rPr>
            <w:fldChar w:fldCharType="separate"/>
          </w:r>
          <w:r w:rsidR="007A700C" w:rsidRPr="00BD3055">
            <w:rPr>
              <w:rFonts w:cs="Times New Roman"/>
              <w:noProof/>
              <w:color w:val="000000" w:themeColor="text1"/>
            </w:rPr>
            <w:t>(Softtek, 2021)</w:t>
          </w:r>
          <w:r w:rsidR="007A700C" w:rsidRPr="00BD3055">
            <w:rPr>
              <w:rFonts w:cs="Times New Roman"/>
              <w:color w:val="000000" w:themeColor="text1"/>
            </w:rPr>
            <w:fldChar w:fldCharType="end"/>
          </w:r>
        </w:sdtContent>
      </w:sdt>
      <w:ins w:id="1913" w:author="Camilo Andrés Díaz Gómez" w:date="2023-03-14T20:18:00Z">
        <w:r w:rsidR="00952EC4">
          <w:rPr>
            <w:rFonts w:cs="Times New Roman"/>
            <w:color w:val="000000" w:themeColor="text1"/>
          </w:rPr>
          <w:t>.</w:t>
        </w:r>
      </w:ins>
    </w:p>
    <w:p w14:paraId="43C77715" w14:textId="36D4CEE4" w:rsidR="007A700C" w:rsidRPr="00BD3055" w:rsidRDefault="007A700C">
      <w:pPr>
        <w:pStyle w:val="PrrAPA"/>
        <w:ind w:firstLine="720"/>
        <w:rPr>
          <w:b/>
          <w:bCs/>
          <w:i/>
          <w:iCs/>
          <w:color w:val="000000" w:themeColor="text1"/>
        </w:rPr>
        <w:pPrChange w:id="1914" w:author="Steff Guzmán" w:date="2023-03-13T19:52:00Z">
          <w:pPr>
            <w:pStyle w:val="PrrAPA"/>
            <w:ind w:firstLine="0"/>
          </w:pPr>
        </w:pPrChange>
      </w:pPr>
    </w:p>
    <w:p w14:paraId="5BA85B11" w14:textId="77777777" w:rsidR="007A700C" w:rsidRPr="00BD3055" w:rsidRDefault="007A700C" w:rsidP="00996369">
      <w:pPr>
        <w:rPr>
          <w:rFonts w:cs="Times New Roman"/>
          <w:b/>
          <w:bCs/>
          <w:i/>
          <w:iCs/>
        </w:rPr>
      </w:pPr>
    </w:p>
    <w:p w14:paraId="55A08EB0" w14:textId="6F9911AD" w:rsidR="004D7820" w:rsidRPr="00C91454" w:rsidRDefault="004D7820">
      <w:pPr>
        <w:pStyle w:val="Ttulo4"/>
        <w:ind w:left="708"/>
        <w:rPr>
          <w:rFonts w:cs="Times New Roman"/>
          <w:b/>
          <w:bCs/>
          <w:i w:val="0"/>
          <w:iCs w:val="0"/>
          <w:rPrChange w:id="1915" w:author="Camilo Andrés Díaz Gómez" w:date="2023-03-14T21:21:00Z">
            <w:rPr>
              <w:i/>
              <w:iCs/>
            </w:rPr>
          </w:rPrChange>
        </w:rPr>
        <w:pPrChange w:id="1916" w:author="Camilo Andrés Díaz Gómez" w:date="2023-03-14T21:21:00Z">
          <w:pPr/>
        </w:pPrChange>
      </w:pPr>
      <w:r w:rsidRPr="00C91454">
        <w:rPr>
          <w:rFonts w:ascii="Times New Roman" w:hAnsi="Times New Roman" w:cs="Times New Roman"/>
          <w:b/>
          <w:bCs/>
          <w:color w:val="auto"/>
          <w:rPrChange w:id="1917" w:author="Camilo Andrés Díaz Gómez" w:date="2023-03-14T21:21:00Z">
            <w:rPr/>
          </w:rPrChange>
        </w:rPr>
        <w:t>Por esfuerzo</w:t>
      </w:r>
    </w:p>
    <w:p w14:paraId="0CF21236" w14:textId="4185E786" w:rsidR="007A700C" w:rsidRPr="00BD3055" w:rsidRDefault="00A77CC0">
      <w:pPr>
        <w:ind w:firstLine="720"/>
        <w:rPr>
          <w:rFonts w:cs="Times New Roman"/>
          <w:b/>
          <w:bCs/>
        </w:rPr>
        <w:pPrChange w:id="1918" w:author="Steff Guzmán" w:date="2023-03-13T19:52:00Z">
          <w:pPr>
            <w:ind w:firstLine="708"/>
          </w:pPr>
        </w:pPrChange>
      </w:pPr>
      <w:r w:rsidRPr="00BD3055">
        <w:rPr>
          <w:rFonts w:cs="Times New Roman"/>
          <w:color w:val="000000" w:themeColor="text1"/>
          <w:shd w:val="clear" w:color="auto" w:fill="FFFFFF"/>
        </w:rPr>
        <w:t xml:space="preserve">El aprendizaje por esfuerzo (también conocido como aprendizaje activo o aprendizaje </w:t>
      </w:r>
      <w:proofErr w:type="spellStart"/>
      <w:r w:rsidRPr="00BD3055">
        <w:rPr>
          <w:rFonts w:cs="Times New Roman"/>
          <w:color w:val="000000" w:themeColor="text1"/>
          <w:shd w:val="clear" w:color="auto" w:fill="FFFFFF"/>
        </w:rPr>
        <w:t>semisupervisado</w:t>
      </w:r>
      <w:proofErr w:type="spellEnd"/>
      <w:r w:rsidRPr="00BD3055">
        <w:rPr>
          <w:rFonts w:cs="Times New Roman"/>
          <w:color w:val="000000" w:themeColor="text1"/>
          <w:shd w:val="clear" w:color="auto" w:fill="FFFFFF"/>
        </w:rPr>
        <w:t xml:space="preserve">) es una técnica de aprendizaje automático en la que el modelo se entrena a partir de un conjunto inicial de datos etiquetados y luego solicita al usuario que proporcione etiquetas adicionales para una selección estratégica de los datos no etiquetados para mejorar </w:t>
      </w:r>
      <w:r w:rsidRPr="00BD3055">
        <w:rPr>
          <w:rFonts w:cs="Times New Roman"/>
          <w:color w:val="000000" w:themeColor="text1"/>
          <w:shd w:val="clear" w:color="auto" w:fill="FFFFFF"/>
        </w:rPr>
        <w:lastRenderedPageBreak/>
        <w:t>el modelo. En lugar de requerir grandes conjuntos de datos etiquetados, el aprendizaje por esfuerzo permite entrenar modelos precisos con una cantidad relativamente pequeña de datos.</w:t>
      </w:r>
    </w:p>
    <w:p w14:paraId="4010793A" w14:textId="53077BA3" w:rsidR="00E07D42" w:rsidRPr="00BD3055" w:rsidRDefault="00E07D42">
      <w:pPr>
        <w:ind w:firstLine="720"/>
        <w:rPr>
          <w:rFonts w:cs="Times New Roman"/>
          <w:b/>
          <w:bCs/>
        </w:rPr>
        <w:pPrChange w:id="1919" w:author="Steff Guzmán" w:date="2023-03-13T19:52:00Z">
          <w:pPr/>
        </w:pPrChange>
      </w:pPr>
    </w:p>
    <w:p w14:paraId="611F06B0" w14:textId="7E506C0B" w:rsidR="00E07D42" w:rsidRPr="00BD3055" w:rsidRDefault="00E07D42" w:rsidP="00DC078A">
      <w:pPr>
        <w:jc w:val="center"/>
        <w:rPr>
          <w:rFonts w:cs="Times New Roman"/>
          <w:b/>
          <w:bCs/>
        </w:rPr>
      </w:pPr>
    </w:p>
    <w:p w14:paraId="6E4DE797" w14:textId="5BC1BCE7" w:rsidR="00952EC4" w:rsidRDefault="00952EC4">
      <w:pPr>
        <w:spacing w:after="160" w:line="259" w:lineRule="auto"/>
        <w:jc w:val="left"/>
        <w:rPr>
          <w:ins w:id="1920" w:author="Camilo Andrés Díaz Gómez" w:date="2023-03-14T20:22:00Z"/>
          <w:rFonts w:cs="Times New Roman"/>
          <w:b/>
          <w:bCs/>
        </w:rPr>
      </w:pPr>
      <w:ins w:id="1921" w:author="Camilo Andrés Díaz Gómez" w:date="2023-03-14T20:22:00Z">
        <w:r>
          <w:rPr>
            <w:rFonts w:cs="Times New Roman"/>
            <w:b/>
            <w:bCs/>
          </w:rPr>
          <w:br w:type="page"/>
        </w:r>
      </w:ins>
    </w:p>
    <w:p w14:paraId="3278D79D" w14:textId="77777777" w:rsidR="00E07D42" w:rsidRPr="00BD3055" w:rsidDel="00DB0B24" w:rsidRDefault="00E07D42" w:rsidP="00DC078A">
      <w:pPr>
        <w:jc w:val="center"/>
        <w:rPr>
          <w:del w:id="1922" w:author="Steff Guzmán" w:date="2023-03-13T19:05:00Z"/>
          <w:rFonts w:cs="Times New Roman"/>
          <w:b/>
          <w:bCs/>
        </w:rPr>
      </w:pPr>
    </w:p>
    <w:p w14:paraId="37D875FE" w14:textId="4C98A737" w:rsidR="00E07D42" w:rsidRPr="00BD3055" w:rsidDel="00DB0B24" w:rsidRDefault="00E07D42" w:rsidP="00DC078A">
      <w:pPr>
        <w:jc w:val="center"/>
        <w:rPr>
          <w:del w:id="1923" w:author="Steff Guzmán" w:date="2023-03-13T19:05:00Z"/>
          <w:rFonts w:cs="Times New Roman"/>
          <w:b/>
          <w:bCs/>
        </w:rPr>
      </w:pPr>
    </w:p>
    <w:p w14:paraId="7A9BCBFE" w14:textId="05E8469B" w:rsidR="00E07D42" w:rsidRPr="00BD3055" w:rsidDel="00DB0B24" w:rsidRDefault="00E07D42" w:rsidP="00DC078A">
      <w:pPr>
        <w:jc w:val="center"/>
        <w:rPr>
          <w:del w:id="1924" w:author="Steff Guzmán" w:date="2023-03-13T19:05:00Z"/>
          <w:rFonts w:cs="Times New Roman"/>
          <w:b/>
          <w:bCs/>
        </w:rPr>
      </w:pPr>
    </w:p>
    <w:p w14:paraId="664ABC42" w14:textId="7EADDDBD" w:rsidR="00CE074B" w:rsidRPr="00BD3055" w:rsidDel="00952EC4" w:rsidRDefault="00CE074B">
      <w:pPr>
        <w:spacing w:after="160" w:line="259" w:lineRule="auto"/>
        <w:jc w:val="left"/>
        <w:rPr>
          <w:del w:id="1925" w:author="Camilo Andrés Díaz Gómez" w:date="2023-03-14T20:22:00Z"/>
          <w:rFonts w:cs="Times New Roman"/>
          <w:b/>
          <w:bCs/>
        </w:rPr>
      </w:pPr>
      <w:del w:id="1926" w:author="Camilo Andrés Díaz Gómez" w:date="2023-03-14T20:22:00Z">
        <w:r w:rsidRPr="00BD3055" w:rsidDel="00952EC4">
          <w:rPr>
            <w:rFonts w:cs="Times New Roman"/>
            <w:b/>
            <w:bCs/>
          </w:rPr>
          <w:br w:type="page"/>
        </w:r>
      </w:del>
    </w:p>
    <w:p w14:paraId="6F7B1299" w14:textId="2BBC03A6" w:rsidR="00996369" w:rsidRPr="00BD3055" w:rsidRDefault="00996369">
      <w:pPr>
        <w:pStyle w:val="Ttulo2"/>
        <w:jc w:val="center"/>
        <w:rPr>
          <w:rFonts w:cs="Times New Roman"/>
        </w:rPr>
        <w:pPrChange w:id="1927" w:author="Steff Guzmán" w:date="2023-03-13T18:09:00Z">
          <w:pPr>
            <w:jc w:val="center"/>
          </w:pPr>
        </w:pPrChange>
      </w:pPr>
      <w:bookmarkStart w:id="1928" w:name="_Toc129623653"/>
      <w:bookmarkStart w:id="1929" w:name="_Toc129721750"/>
      <w:r w:rsidRPr="00BD3055">
        <w:rPr>
          <w:rFonts w:cs="Times New Roman"/>
        </w:rPr>
        <w:t>Metodolog</w:t>
      </w:r>
      <w:r w:rsidR="00AA1CC1" w:rsidRPr="00BD3055">
        <w:rPr>
          <w:rFonts w:cs="Times New Roman"/>
        </w:rPr>
        <w:t>í</w:t>
      </w:r>
      <w:r w:rsidRPr="00BD3055">
        <w:rPr>
          <w:rFonts w:cs="Times New Roman"/>
        </w:rPr>
        <w:t>a</w:t>
      </w:r>
      <w:bookmarkEnd w:id="1928"/>
      <w:bookmarkEnd w:id="1929"/>
    </w:p>
    <w:p w14:paraId="40FC0827" w14:textId="77777777" w:rsidR="00616790" w:rsidRPr="00BD3055" w:rsidRDefault="00616790">
      <w:pPr>
        <w:pStyle w:val="PrrAPA"/>
        <w:ind w:firstLine="720"/>
        <w:pPrChange w:id="1930" w:author="Steff Guzmán" w:date="2023-03-13T19:52:00Z">
          <w:pPr>
            <w:pStyle w:val="PrrAPA"/>
          </w:pPr>
        </w:pPrChange>
      </w:pPr>
      <w:del w:id="1931" w:author="DIANA CAROLINA CANDIA HERRERA" w:date="2023-03-07T10:11:00Z">
        <w:r w:rsidRPr="00BD3055" w:rsidDel="00987997">
          <w:delText>"</w:delText>
        </w:r>
      </w:del>
      <w:r w:rsidRPr="00BD3055">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para la minería de datos.</w:t>
      </w:r>
    </w:p>
    <w:p w14:paraId="1FD19AD5" w14:textId="77777777" w:rsidR="00616790" w:rsidRPr="00BD3055" w:rsidRDefault="00616790">
      <w:pPr>
        <w:pStyle w:val="PrrAPA"/>
        <w:ind w:firstLine="720"/>
        <w:pPrChange w:id="1932" w:author="Steff Guzmán" w:date="2023-03-13T19:52:00Z">
          <w:pPr>
            <w:pStyle w:val="PrrAPA"/>
          </w:pPr>
        </w:pPrChange>
      </w:pPr>
    </w:p>
    <w:p w14:paraId="472DAEFA" w14:textId="77777777" w:rsidR="00616790" w:rsidRPr="00BD3055" w:rsidRDefault="00616790">
      <w:pPr>
        <w:pStyle w:val="PrrAPA"/>
        <w:ind w:firstLine="720"/>
        <w:pPrChange w:id="1933" w:author="Steff Guzmán" w:date="2023-03-13T19:52:00Z">
          <w:pPr>
            <w:pStyle w:val="PrrAPA"/>
          </w:pPr>
        </w:pPrChange>
      </w:pPr>
      <w:r w:rsidRPr="00BD3055">
        <w:t xml:space="preserve">Las técnicas de ciencia de datos y análisis de datos se originaron en la década de 1990 con el concepto de </w:t>
      </w:r>
      <w:proofErr w:type="spellStart"/>
      <w:r w:rsidRPr="00BD3055">
        <w:t>Knowledge</w:t>
      </w:r>
      <w:proofErr w:type="spellEnd"/>
      <w:r w:rsidRPr="00BD3055">
        <w:t xml:space="preserve"> Discovery in </w:t>
      </w:r>
      <w:proofErr w:type="spellStart"/>
      <w:r w:rsidRPr="00BD3055">
        <w:t>Databases</w:t>
      </w:r>
      <w:proofErr w:type="spellEnd"/>
      <w:r w:rsidRPr="00BD3055">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D3055" w:rsidRDefault="00616790">
      <w:pPr>
        <w:pStyle w:val="PrrAPA"/>
        <w:ind w:firstLine="720"/>
        <w:pPrChange w:id="1934" w:author="Steff Guzmán" w:date="2023-03-13T19:52:00Z">
          <w:pPr>
            <w:pStyle w:val="PrrAPA"/>
          </w:pPr>
        </w:pPrChange>
      </w:pPr>
    </w:p>
    <w:p w14:paraId="50DF72F5" w14:textId="2749F23A" w:rsidR="004C4EDB" w:rsidRPr="00BD3055" w:rsidRDefault="00616790">
      <w:pPr>
        <w:pStyle w:val="PrrAPA"/>
        <w:ind w:firstLine="720"/>
        <w:pPrChange w:id="1935" w:author="Steff Guzmán" w:date="2023-03-13T19:52:00Z">
          <w:pPr>
            <w:pStyle w:val="PrrAPA"/>
          </w:pPr>
        </w:pPrChange>
      </w:pPr>
      <w:r w:rsidRPr="00BD3055">
        <w:t>CRISP-DM (Cross-</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BD3055" w:rsidRDefault="004C4EDB" w:rsidP="004C4EDB">
      <w:pPr>
        <w:pStyle w:val="PrrAPA"/>
        <w:rPr>
          <w:b/>
          <w:bCs/>
        </w:rPr>
      </w:pPr>
    </w:p>
    <w:p w14:paraId="335FBAF8" w14:textId="0EE99CFB" w:rsidR="004C4EDB" w:rsidRPr="00C91454" w:rsidRDefault="00616790">
      <w:pPr>
        <w:pStyle w:val="Ttulo3"/>
        <w:rPr>
          <w:b/>
          <w:bCs/>
          <w:rPrChange w:id="1936" w:author="Camilo Andrés Díaz Gómez" w:date="2023-03-14T21:22:00Z">
            <w:rPr/>
          </w:rPrChange>
        </w:rPr>
        <w:pPrChange w:id="1937" w:author="Camilo Andrés Díaz Gómez" w:date="2023-03-14T21:22:00Z">
          <w:pPr>
            <w:pStyle w:val="PrrAPA"/>
            <w:ind w:firstLine="0"/>
          </w:pPr>
        </w:pPrChange>
      </w:pPr>
      <w:bookmarkStart w:id="1938" w:name="_Toc129721751"/>
      <w:r w:rsidRPr="00C91454">
        <w:rPr>
          <w:rFonts w:ascii="Times New Roman" w:hAnsi="Times New Roman" w:cs="Times New Roman"/>
          <w:b/>
          <w:bCs/>
          <w:color w:val="auto"/>
          <w:rPrChange w:id="1939" w:author="Camilo Andrés Díaz Gómez" w:date="2023-03-14T21:22:00Z">
            <w:rPr/>
          </w:rPrChange>
        </w:rPr>
        <w:t>Comprensión del negocio</w:t>
      </w:r>
      <w:bookmarkEnd w:id="1938"/>
    </w:p>
    <w:p w14:paraId="0B41E0D5" w14:textId="2FB93579" w:rsidR="00616790" w:rsidRPr="00BD3055" w:rsidRDefault="004C4EDB">
      <w:pPr>
        <w:pStyle w:val="PrrAPA"/>
        <w:ind w:firstLine="720"/>
        <w:pPrChange w:id="1940" w:author="Steff Guzmán" w:date="2023-03-13T19:52:00Z">
          <w:pPr>
            <w:pStyle w:val="PrrAPA"/>
            <w:ind w:firstLine="708"/>
          </w:pPr>
        </w:pPrChange>
      </w:pPr>
      <w:r w:rsidRPr="00BD3055">
        <w:rPr>
          <w:color w:val="000000" w:themeColor="text1"/>
        </w:rPr>
        <w:t>C</w:t>
      </w:r>
      <w:r w:rsidR="00616790" w:rsidRPr="00BD3055">
        <w:rPr>
          <w:color w:val="000000" w:themeColor="text1"/>
        </w:rPr>
        <w:t>omprender los objetivos y requisitos del proyecto, identificar el problema a resolver y definir los objetivos de la minería de datos.</w:t>
      </w:r>
    </w:p>
    <w:p w14:paraId="795AF423" w14:textId="77777777" w:rsidR="00616790" w:rsidRPr="00BD3055" w:rsidRDefault="00616790" w:rsidP="00616790">
      <w:pPr>
        <w:pStyle w:val="PrrAPA"/>
        <w:rPr>
          <w:b/>
          <w:bCs/>
          <w:color w:val="000000" w:themeColor="text1"/>
        </w:rPr>
      </w:pPr>
    </w:p>
    <w:p w14:paraId="6E475991" w14:textId="71091FF7" w:rsidR="004C4EDB" w:rsidRPr="00C91454" w:rsidRDefault="00616790">
      <w:pPr>
        <w:pStyle w:val="Ttulo3"/>
        <w:rPr>
          <w:b/>
          <w:bCs/>
          <w:rPrChange w:id="1941" w:author="Camilo Andrés Díaz Gómez" w:date="2023-03-14T21:22:00Z">
            <w:rPr/>
          </w:rPrChange>
        </w:rPr>
        <w:pPrChange w:id="1942" w:author="Camilo Andrés Díaz Gómez" w:date="2023-03-14T21:22:00Z">
          <w:pPr>
            <w:pStyle w:val="PrrAPA"/>
            <w:ind w:firstLine="0"/>
          </w:pPr>
        </w:pPrChange>
      </w:pPr>
      <w:bookmarkStart w:id="1943" w:name="_Toc129721752"/>
      <w:r w:rsidRPr="00C91454">
        <w:rPr>
          <w:rFonts w:ascii="Times New Roman" w:hAnsi="Times New Roman" w:cs="Times New Roman"/>
          <w:b/>
          <w:bCs/>
          <w:color w:val="auto"/>
          <w:rPrChange w:id="1944" w:author="Camilo Andrés Díaz Gómez" w:date="2023-03-14T21:22:00Z">
            <w:rPr/>
          </w:rPrChange>
        </w:rPr>
        <w:t>Comprensión de datos</w:t>
      </w:r>
      <w:bookmarkEnd w:id="1943"/>
    </w:p>
    <w:p w14:paraId="3154DBBA" w14:textId="42440337" w:rsidR="00616790" w:rsidRPr="00BD3055" w:rsidRDefault="004C4EDB">
      <w:pPr>
        <w:pStyle w:val="PrrAPA"/>
        <w:ind w:firstLine="720"/>
        <w:rPr>
          <w:color w:val="000000" w:themeColor="text1"/>
        </w:rPr>
        <w:pPrChange w:id="1945" w:author="Steff Guzmán" w:date="2023-03-13T19:52:00Z">
          <w:pPr>
            <w:pStyle w:val="PrrAPA"/>
          </w:pPr>
        </w:pPrChange>
      </w:pPr>
      <w:r w:rsidRPr="00BD3055">
        <w:rPr>
          <w:color w:val="000000" w:themeColor="text1"/>
        </w:rPr>
        <w:t>R</w:t>
      </w:r>
      <w:r w:rsidR="00616790" w:rsidRPr="00BD3055">
        <w:rPr>
          <w:color w:val="000000" w:themeColor="text1"/>
        </w:rPr>
        <w:t>ecopilación y exploración de datos, identificación de problemas de calidad de datos y verificación de la idoneidad de los datos para el modelado.</w:t>
      </w:r>
    </w:p>
    <w:p w14:paraId="1F7E2F89" w14:textId="77777777" w:rsidR="00616790" w:rsidRPr="00BD3055" w:rsidRDefault="00616790" w:rsidP="00616790">
      <w:pPr>
        <w:pStyle w:val="PrrAPA"/>
        <w:rPr>
          <w:color w:val="000000" w:themeColor="text1"/>
        </w:rPr>
      </w:pPr>
    </w:p>
    <w:p w14:paraId="4D5E10ED" w14:textId="2BD41FBD" w:rsidR="004C4EDB" w:rsidRPr="00C91454" w:rsidRDefault="00616790">
      <w:pPr>
        <w:pStyle w:val="Ttulo3"/>
        <w:rPr>
          <w:b/>
          <w:bCs/>
          <w:rPrChange w:id="1946" w:author="Camilo Andrés Díaz Gómez" w:date="2023-03-14T21:22:00Z">
            <w:rPr/>
          </w:rPrChange>
        </w:rPr>
        <w:pPrChange w:id="1947" w:author="Camilo Andrés Díaz Gómez" w:date="2023-03-14T21:22:00Z">
          <w:pPr>
            <w:pStyle w:val="PrrAPA"/>
            <w:ind w:firstLine="0"/>
          </w:pPr>
        </w:pPrChange>
      </w:pPr>
      <w:bookmarkStart w:id="1948" w:name="_Toc129721753"/>
      <w:r w:rsidRPr="00C91454">
        <w:rPr>
          <w:rFonts w:ascii="Times New Roman" w:hAnsi="Times New Roman" w:cs="Times New Roman"/>
          <w:b/>
          <w:bCs/>
          <w:color w:val="auto"/>
          <w:rPrChange w:id="1949" w:author="Camilo Andrés Díaz Gómez" w:date="2023-03-14T21:22:00Z">
            <w:rPr/>
          </w:rPrChange>
        </w:rPr>
        <w:lastRenderedPageBreak/>
        <w:t>Preparación de datos</w:t>
      </w:r>
      <w:bookmarkEnd w:id="1948"/>
    </w:p>
    <w:p w14:paraId="46F260C1" w14:textId="4D433EF1" w:rsidR="00616790" w:rsidRPr="00BD3055" w:rsidRDefault="004C4EDB">
      <w:pPr>
        <w:pStyle w:val="PrrAPA"/>
        <w:ind w:firstLine="720"/>
        <w:rPr>
          <w:color w:val="000000" w:themeColor="text1"/>
        </w:rPr>
        <w:pPrChange w:id="1950" w:author="Steff Guzmán" w:date="2023-03-13T19:53:00Z">
          <w:pPr>
            <w:pStyle w:val="PrrAPA"/>
            <w:ind w:firstLine="708"/>
          </w:pPr>
        </w:pPrChange>
      </w:pPr>
      <w:r w:rsidRPr="00BD3055">
        <w:rPr>
          <w:color w:val="000000" w:themeColor="text1"/>
        </w:rPr>
        <w:t>L</w:t>
      </w:r>
      <w:r w:rsidR="00616790" w:rsidRPr="00BD3055">
        <w:rPr>
          <w:color w:val="000000" w:themeColor="text1"/>
        </w:rPr>
        <w:t>impieza, transformación y selección de los datos más apropiados para ser utilizados en el modelado.</w:t>
      </w:r>
    </w:p>
    <w:p w14:paraId="5B76989D" w14:textId="77777777" w:rsidR="00616790" w:rsidRPr="00BD3055" w:rsidRDefault="00616790" w:rsidP="00616790">
      <w:pPr>
        <w:pStyle w:val="PrrAPA"/>
        <w:rPr>
          <w:color w:val="000000" w:themeColor="text1"/>
        </w:rPr>
      </w:pPr>
    </w:p>
    <w:p w14:paraId="5D192E63" w14:textId="78BB0F6A" w:rsidR="004C4EDB" w:rsidRPr="00C91454" w:rsidRDefault="00616790">
      <w:pPr>
        <w:pStyle w:val="Ttulo3"/>
        <w:rPr>
          <w:b/>
          <w:bCs/>
          <w:rPrChange w:id="1951" w:author="Camilo Andrés Díaz Gómez" w:date="2023-03-14T21:22:00Z">
            <w:rPr/>
          </w:rPrChange>
        </w:rPr>
        <w:pPrChange w:id="1952" w:author="Camilo Andrés Díaz Gómez" w:date="2023-03-14T21:22:00Z">
          <w:pPr>
            <w:pStyle w:val="PrrAPA"/>
            <w:ind w:firstLine="0"/>
          </w:pPr>
        </w:pPrChange>
      </w:pPr>
      <w:bookmarkStart w:id="1953" w:name="_Toc129721754"/>
      <w:r w:rsidRPr="00C91454">
        <w:rPr>
          <w:rFonts w:ascii="Times New Roman" w:hAnsi="Times New Roman" w:cs="Times New Roman"/>
          <w:b/>
          <w:bCs/>
          <w:color w:val="auto"/>
          <w:rPrChange w:id="1954" w:author="Camilo Andrés Díaz Gómez" w:date="2023-03-14T21:22:00Z">
            <w:rPr/>
          </w:rPrChange>
        </w:rPr>
        <w:t>Modelado</w:t>
      </w:r>
      <w:bookmarkEnd w:id="1953"/>
    </w:p>
    <w:p w14:paraId="6FC9AA54" w14:textId="2A156368" w:rsidR="00616790" w:rsidRPr="00BD3055" w:rsidRDefault="004C4EDB">
      <w:pPr>
        <w:pStyle w:val="PrrAPA"/>
        <w:ind w:firstLine="720"/>
        <w:rPr>
          <w:color w:val="000000" w:themeColor="text1"/>
        </w:rPr>
        <w:pPrChange w:id="1955" w:author="Steff Guzmán" w:date="2023-03-13T19:53:00Z">
          <w:pPr>
            <w:pStyle w:val="PrrAPA"/>
          </w:pPr>
        </w:pPrChange>
      </w:pPr>
      <w:r w:rsidRPr="00BD3055">
        <w:rPr>
          <w:color w:val="000000" w:themeColor="text1"/>
        </w:rPr>
        <w:t>S</w:t>
      </w:r>
      <w:r w:rsidR="00616790" w:rsidRPr="00BD3055">
        <w:rPr>
          <w:color w:val="000000" w:themeColor="text1"/>
        </w:rPr>
        <w:t>eleccionar las técnicas de modelado a utilizar, construir y evaluar el modelo, y seleccionar el mejor.</w:t>
      </w:r>
    </w:p>
    <w:p w14:paraId="26985CEA" w14:textId="77777777" w:rsidR="00616790" w:rsidRPr="00BD3055" w:rsidRDefault="00616790" w:rsidP="00616790">
      <w:pPr>
        <w:pStyle w:val="PrrAPA"/>
        <w:rPr>
          <w:color w:val="000000" w:themeColor="text1"/>
        </w:rPr>
      </w:pPr>
    </w:p>
    <w:p w14:paraId="7D2A1FB5" w14:textId="77777777" w:rsidR="004C4EDB" w:rsidRPr="00C91454" w:rsidRDefault="00616790">
      <w:pPr>
        <w:pStyle w:val="Ttulo3"/>
        <w:rPr>
          <w:b/>
          <w:bCs/>
          <w:rPrChange w:id="1956" w:author="Camilo Andrés Díaz Gómez" w:date="2023-03-14T21:22:00Z">
            <w:rPr/>
          </w:rPrChange>
        </w:rPr>
        <w:pPrChange w:id="1957" w:author="Camilo Andrés Díaz Gómez" w:date="2023-03-14T21:22:00Z">
          <w:pPr>
            <w:pStyle w:val="PrrAPA"/>
            <w:ind w:firstLine="0"/>
          </w:pPr>
        </w:pPrChange>
      </w:pPr>
      <w:bookmarkStart w:id="1958" w:name="_Toc129721755"/>
      <w:r w:rsidRPr="00C91454">
        <w:rPr>
          <w:rFonts w:ascii="Times New Roman" w:hAnsi="Times New Roman" w:cs="Times New Roman"/>
          <w:b/>
          <w:bCs/>
          <w:color w:val="auto"/>
          <w:rPrChange w:id="1959" w:author="Camilo Andrés Díaz Gómez" w:date="2023-03-14T21:22:00Z">
            <w:rPr/>
          </w:rPrChange>
        </w:rPr>
        <w:t>Evaluación</w:t>
      </w:r>
      <w:bookmarkEnd w:id="1958"/>
    </w:p>
    <w:p w14:paraId="3E315559" w14:textId="540F546B" w:rsidR="00616790" w:rsidRPr="00BD3055" w:rsidRDefault="004C4EDB">
      <w:pPr>
        <w:pStyle w:val="PrrAPA"/>
        <w:ind w:firstLine="720"/>
        <w:rPr>
          <w:color w:val="000000" w:themeColor="text1"/>
        </w:rPr>
        <w:pPrChange w:id="1960" w:author="Steff Guzmán" w:date="2023-03-13T19:53:00Z">
          <w:pPr>
            <w:pStyle w:val="PrrAPA"/>
            <w:ind w:firstLine="708"/>
          </w:pPr>
        </w:pPrChange>
      </w:pPr>
      <w:r w:rsidRPr="00BD3055">
        <w:rPr>
          <w:color w:val="000000" w:themeColor="text1"/>
        </w:rPr>
        <w:t>E</w:t>
      </w:r>
      <w:r w:rsidR="00616790" w:rsidRPr="00BD3055">
        <w:rPr>
          <w:color w:val="000000" w:themeColor="text1"/>
        </w:rPr>
        <w:t>valuar la efectividad del modelo, probar su generalización y asegurarse de que cumpla con los objetivos comerciales.</w:t>
      </w:r>
    </w:p>
    <w:p w14:paraId="05A41718" w14:textId="77777777" w:rsidR="00616790" w:rsidRPr="00BD3055" w:rsidRDefault="00616790" w:rsidP="00616790">
      <w:pPr>
        <w:pStyle w:val="PrrAPA"/>
        <w:rPr>
          <w:color w:val="000000" w:themeColor="text1"/>
        </w:rPr>
      </w:pPr>
    </w:p>
    <w:p w14:paraId="16513413" w14:textId="6589B62D" w:rsidR="004C4EDB" w:rsidRPr="00C91454" w:rsidRDefault="00616790">
      <w:pPr>
        <w:pStyle w:val="Ttulo3"/>
        <w:rPr>
          <w:b/>
          <w:bCs/>
          <w:rPrChange w:id="1961" w:author="Camilo Andrés Díaz Gómez" w:date="2023-03-14T21:22:00Z">
            <w:rPr/>
          </w:rPrChange>
        </w:rPr>
        <w:pPrChange w:id="1962" w:author="Camilo Andrés Díaz Gómez" w:date="2023-03-14T21:22:00Z">
          <w:pPr>
            <w:pStyle w:val="PrrAPA"/>
            <w:ind w:firstLine="0"/>
          </w:pPr>
        </w:pPrChange>
      </w:pPr>
      <w:bookmarkStart w:id="1963" w:name="_Toc129721756"/>
      <w:r w:rsidRPr="00C91454">
        <w:rPr>
          <w:rFonts w:ascii="Times New Roman" w:hAnsi="Times New Roman" w:cs="Times New Roman"/>
          <w:b/>
          <w:bCs/>
          <w:color w:val="auto"/>
          <w:rPrChange w:id="1964" w:author="Camilo Andrés Díaz Gómez" w:date="2023-03-14T21:22:00Z">
            <w:rPr/>
          </w:rPrChange>
        </w:rPr>
        <w:t>Despliegue</w:t>
      </w:r>
      <w:r w:rsidR="004C4EDB" w:rsidRPr="00C91454">
        <w:rPr>
          <w:rFonts w:ascii="Times New Roman" w:hAnsi="Times New Roman" w:cs="Times New Roman"/>
          <w:b/>
          <w:bCs/>
          <w:color w:val="auto"/>
          <w:rPrChange w:id="1965" w:author="Camilo Andrés Díaz Gómez" w:date="2023-03-14T21:22:00Z">
            <w:rPr/>
          </w:rPrChange>
        </w:rPr>
        <w:t>.</w:t>
      </w:r>
      <w:bookmarkEnd w:id="1963"/>
    </w:p>
    <w:p w14:paraId="0316AC72" w14:textId="3EAD382F" w:rsidR="00616790" w:rsidRPr="00BD3055" w:rsidRDefault="004C4EDB" w:rsidP="004C4EDB">
      <w:pPr>
        <w:pStyle w:val="PrrAPA"/>
        <w:ind w:firstLine="708"/>
        <w:rPr>
          <w:color w:val="000000" w:themeColor="text1"/>
        </w:rPr>
      </w:pPr>
      <w:r w:rsidRPr="00BD3055">
        <w:rPr>
          <w:color w:val="000000" w:themeColor="text1"/>
        </w:rPr>
        <w:t>I</w:t>
      </w:r>
      <w:r w:rsidR="00616790" w:rsidRPr="00BD3055">
        <w:rPr>
          <w:color w:val="000000" w:themeColor="text1"/>
        </w:rPr>
        <w:t>ntegración del modelo en el proceso de negocio y seguimiento de su rendimiento.</w:t>
      </w:r>
    </w:p>
    <w:p w14:paraId="17E231C9" w14:textId="77777777" w:rsidR="00616790" w:rsidRPr="00BD3055" w:rsidRDefault="00616790" w:rsidP="00616790">
      <w:pPr>
        <w:pStyle w:val="PrrAPA"/>
        <w:rPr>
          <w:color w:val="5B9BD5" w:themeColor="accent5"/>
        </w:rPr>
      </w:pPr>
    </w:p>
    <w:p w14:paraId="5B9CB17B" w14:textId="77777777" w:rsidR="00616790" w:rsidRPr="00BD3055" w:rsidDel="00952EC4" w:rsidRDefault="00616790">
      <w:pPr>
        <w:pStyle w:val="PrrAPA"/>
        <w:ind w:firstLine="720"/>
        <w:rPr>
          <w:del w:id="1966" w:author="Camilo Andrés Díaz Gómez" w:date="2023-03-14T20:22:00Z"/>
        </w:rPr>
        <w:pPrChange w:id="1967" w:author="Steff Guzmán" w:date="2023-03-13T19:54:00Z">
          <w:pPr>
            <w:pStyle w:val="PrrAPA"/>
          </w:pPr>
        </w:pPrChange>
      </w:pPr>
      <w:r w:rsidRPr="00BD3055">
        <w:t xml:space="preserve">Para el presente proyecto de simulación de datos ambientales, la metodología CRISP-DM será utilizado para guiar el desarrollo del modelo de simulación. En la fase de Business </w:t>
      </w:r>
      <w:proofErr w:type="spellStart"/>
      <w:r w:rsidRPr="00BD3055">
        <w:t>Understanding</w:t>
      </w:r>
      <w:proofErr w:type="spellEnd"/>
      <w:r w:rsidRPr="00BD3055">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BD3055" w:rsidDel="00952EC4" w:rsidRDefault="00616790" w:rsidP="00616790">
      <w:pPr>
        <w:pStyle w:val="PrrAPA"/>
        <w:rPr>
          <w:del w:id="1968" w:author="Camilo Andrés Díaz Gómez" w:date="2023-03-14T20:22:00Z"/>
        </w:rPr>
      </w:pPr>
    </w:p>
    <w:p w14:paraId="4F571838" w14:textId="0B84526F" w:rsidR="001023B2" w:rsidRPr="00BD3055" w:rsidDel="00952EC4" w:rsidRDefault="001023B2">
      <w:pPr>
        <w:pStyle w:val="PrrAPA"/>
        <w:ind w:firstLine="0"/>
        <w:rPr>
          <w:del w:id="1969" w:author="Camilo Andrés Díaz Gómez" w:date="2023-03-14T20:22:00Z"/>
        </w:rPr>
        <w:pPrChange w:id="1970" w:author="Camilo Andrés Díaz Gómez" w:date="2023-03-14T20:22:00Z">
          <w:pPr>
            <w:pStyle w:val="PrrAPA"/>
          </w:pPr>
        </w:pPrChange>
      </w:pPr>
    </w:p>
    <w:p w14:paraId="19137B02" w14:textId="6E5B208C" w:rsidR="001023B2" w:rsidRPr="00BD3055" w:rsidDel="00952EC4" w:rsidRDefault="001023B2">
      <w:pPr>
        <w:pStyle w:val="PrrAPA"/>
        <w:ind w:firstLine="0"/>
        <w:rPr>
          <w:del w:id="1971" w:author="Camilo Andrés Díaz Gómez" w:date="2023-03-14T20:22:00Z"/>
        </w:rPr>
        <w:pPrChange w:id="1972" w:author="Camilo Andrés Díaz Gómez" w:date="2023-03-14T20:22:00Z">
          <w:pPr>
            <w:pStyle w:val="PrrAPA"/>
          </w:pPr>
        </w:pPrChange>
      </w:pPr>
    </w:p>
    <w:p w14:paraId="3513221D" w14:textId="38FC8BDA" w:rsidR="001023B2" w:rsidRPr="00BD3055" w:rsidDel="00952EC4" w:rsidRDefault="001023B2">
      <w:pPr>
        <w:pStyle w:val="PrrAPA"/>
        <w:ind w:firstLine="0"/>
        <w:rPr>
          <w:del w:id="1973" w:author="Camilo Andrés Díaz Gómez" w:date="2023-03-14T20:22:00Z"/>
        </w:rPr>
        <w:pPrChange w:id="1974" w:author="Camilo Andrés Díaz Gómez" w:date="2023-03-14T20:22:00Z">
          <w:pPr>
            <w:pStyle w:val="PrrAPA"/>
          </w:pPr>
        </w:pPrChange>
      </w:pPr>
    </w:p>
    <w:p w14:paraId="26D7DCB5" w14:textId="423AC287" w:rsidR="001023B2" w:rsidRPr="00BD3055" w:rsidRDefault="001023B2">
      <w:pPr>
        <w:pStyle w:val="PrrAPA"/>
        <w:ind w:firstLine="720"/>
        <w:pPrChange w:id="1975" w:author="Camilo Andrés Díaz Gómez" w:date="2023-03-14T20:22:00Z">
          <w:pPr>
            <w:pStyle w:val="PrrAPA"/>
          </w:pPr>
        </w:pPrChange>
      </w:pPr>
    </w:p>
    <w:p w14:paraId="6345866A" w14:textId="7D427462" w:rsidR="001023B2" w:rsidRPr="00BD3055" w:rsidRDefault="001023B2" w:rsidP="00616790">
      <w:pPr>
        <w:pStyle w:val="PrrAPA"/>
      </w:pPr>
    </w:p>
    <w:p w14:paraId="2FB2F9F6" w14:textId="37DCD39E" w:rsidR="00952EC4" w:rsidRPr="00BD3055" w:rsidRDefault="00C87243" w:rsidP="00952EC4">
      <w:pPr>
        <w:jc w:val="left"/>
        <w:rPr>
          <w:ins w:id="1976" w:author="Camilo Andrés Díaz Gómez" w:date="2023-03-14T20:22:00Z"/>
          <w:rFonts w:cs="Times New Roman"/>
          <w:i/>
          <w:iCs/>
          <w:color w:val="000000" w:themeColor="text1"/>
        </w:rPr>
      </w:pPr>
      <w:bookmarkStart w:id="1977" w:name="_Toc129721775"/>
      <w:ins w:id="1978" w:author="Steff Guzmán" w:date="2023-03-13T18:47:00Z">
        <w:r w:rsidRPr="00952EC4">
          <w:rPr>
            <w:rFonts w:cs="Times New Roman"/>
            <w:b/>
            <w:bCs/>
            <w:rPrChange w:id="1979" w:author="Camilo Andrés Díaz Gómez" w:date="2023-03-14T20:22:00Z">
              <w:rPr>
                <w:rFonts w:cs="Times New Roman"/>
              </w:rPr>
            </w:rPrChange>
          </w:rPr>
          <w:t xml:space="preserve">Figura </w:t>
        </w:r>
        <w:r w:rsidRPr="00952EC4">
          <w:rPr>
            <w:rFonts w:cs="Times New Roman"/>
            <w:b/>
            <w:bCs/>
            <w:rPrChange w:id="1980" w:author="Camilo Andrés Díaz Gómez" w:date="2023-03-14T20:22:00Z">
              <w:rPr>
                <w:rFonts w:cs="Times New Roman"/>
              </w:rPr>
            </w:rPrChange>
          </w:rPr>
          <w:fldChar w:fldCharType="begin"/>
        </w:r>
        <w:r w:rsidRPr="00952EC4">
          <w:rPr>
            <w:rFonts w:cs="Times New Roman"/>
            <w:b/>
            <w:bCs/>
            <w:rPrChange w:id="1981" w:author="Camilo Andrés Díaz Gómez" w:date="2023-03-14T20:22:00Z">
              <w:rPr>
                <w:rFonts w:cs="Times New Roman"/>
              </w:rPr>
            </w:rPrChange>
          </w:rPr>
          <w:instrText xml:space="preserve"> SEQ Figura \* ARABIC </w:instrText>
        </w:r>
      </w:ins>
      <w:r w:rsidRPr="00952EC4">
        <w:rPr>
          <w:rFonts w:cs="Times New Roman"/>
          <w:b/>
          <w:bCs/>
          <w:rPrChange w:id="1982" w:author="Camilo Andrés Díaz Gómez" w:date="2023-03-14T20:22:00Z">
            <w:rPr>
              <w:rFonts w:cs="Times New Roman"/>
            </w:rPr>
          </w:rPrChange>
        </w:rPr>
        <w:fldChar w:fldCharType="separate"/>
      </w:r>
      <w:ins w:id="1983" w:author="Steff Guzmán" w:date="2023-03-13T18:48:00Z">
        <w:r w:rsidRPr="00952EC4">
          <w:rPr>
            <w:rFonts w:cs="Times New Roman"/>
            <w:b/>
            <w:bCs/>
            <w:noProof/>
            <w:rPrChange w:id="1984" w:author="Camilo Andrés Díaz Gómez" w:date="2023-03-14T20:22:00Z">
              <w:rPr>
                <w:rFonts w:cs="Times New Roman"/>
                <w:noProof/>
              </w:rPr>
            </w:rPrChange>
          </w:rPr>
          <w:t>5</w:t>
        </w:r>
      </w:ins>
      <w:ins w:id="1985" w:author="Steff Guzmán" w:date="2023-03-13T18:47:00Z">
        <w:r w:rsidRPr="00952EC4">
          <w:rPr>
            <w:rFonts w:cs="Times New Roman"/>
            <w:b/>
            <w:bCs/>
            <w:rPrChange w:id="1986" w:author="Camilo Andrés Díaz Gómez" w:date="2023-03-14T20:22:00Z">
              <w:rPr>
                <w:rFonts w:cs="Times New Roman"/>
              </w:rPr>
            </w:rPrChange>
          </w:rPr>
          <w:fldChar w:fldCharType="end"/>
        </w:r>
      </w:ins>
      <w:ins w:id="1987" w:author="Camilo Andrés Díaz Gómez" w:date="2023-03-14T20:22:00Z">
        <w:r w:rsidR="00952EC4" w:rsidRPr="00952EC4">
          <w:rPr>
            <w:rFonts w:cs="Times New Roman"/>
            <w:i/>
            <w:iCs/>
            <w:color w:val="000000" w:themeColor="text1"/>
          </w:rPr>
          <w:t xml:space="preserve"> </w:t>
        </w:r>
        <w:r w:rsidR="00952EC4" w:rsidRPr="00BD3055">
          <w:rPr>
            <w:rFonts w:cs="Times New Roman"/>
            <w:i/>
            <w:iCs/>
            <w:color w:val="000000" w:themeColor="text1"/>
          </w:rPr>
          <w:t>Estructura de la metodología CRISP-DM</w:t>
        </w:r>
        <w:bookmarkEnd w:id="1977"/>
      </w:ins>
    </w:p>
    <w:p w14:paraId="7977D8AC" w14:textId="002C2039" w:rsidR="001023B2" w:rsidRPr="00BD3055" w:rsidRDefault="001023B2">
      <w:pPr>
        <w:pStyle w:val="Descripcin"/>
        <w:pPrChange w:id="1988" w:author="Steff Guzmán" w:date="2023-03-13T18:47:00Z">
          <w:pPr>
            <w:pStyle w:val="PrrAPA"/>
          </w:pPr>
        </w:pPrChange>
      </w:pPr>
    </w:p>
    <w:p w14:paraId="5A6F27D1" w14:textId="04F609A0" w:rsidR="00DC078A" w:rsidRPr="00BD3055" w:rsidDel="00C87243" w:rsidRDefault="0027258A" w:rsidP="0027258A">
      <w:pPr>
        <w:jc w:val="left"/>
        <w:rPr>
          <w:del w:id="1989" w:author="Steff Guzmán" w:date="2023-03-13T18:47:00Z"/>
          <w:rFonts w:cs="Times New Roman"/>
          <w:b/>
          <w:bCs/>
        </w:rPr>
      </w:pPr>
      <w:del w:id="1990" w:author="Steff Guzmán" w:date="2023-03-13T18:47:00Z">
        <w:r w:rsidRPr="00BD3055" w:rsidDel="00C87243">
          <w:rPr>
            <w:rFonts w:cs="Times New Roman"/>
            <w:b/>
            <w:bCs/>
          </w:rPr>
          <w:lastRenderedPageBreak/>
          <w:delText>Figura 5.</w:delText>
        </w:r>
      </w:del>
    </w:p>
    <w:p w14:paraId="41EEEB57" w14:textId="70596EC1" w:rsidR="0027258A" w:rsidRPr="00BD3055" w:rsidDel="00952EC4" w:rsidRDefault="003E2519" w:rsidP="0027258A">
      <w:pPr>
        <w:jc w:val="left"/>
        <w:rPr>
          <w:del w:id="1991" w:author="Camilo Andrés Díaz Gómez" w:date="2023-03-14T20:22:00Z"/>
          <w:rFonts w:cs="Times New Roman"/>
          <w:i/>
          <w:iCs/>
          <w:color w:val="000000" w:themeColor="text1"/>
        </w:rPr>
      </w:pPr>
      <w:del w:id="1992" w:author="Camilo Andrés Díaz Gómez" w:date="2023-03-14T20:22:00Z">
        <w:r w:rsidRPr="00BD3055" w:rsidDel="00952EC4">
          <w:rPr>
            <w:rFonts w:cs="Times New Roman"/>
            <w:i/>
            <w:iCs/>
            <w:color w:val="000000" w:themeColor="text1"/>
          </w:rPr>
          <w:delText>Estructura de la metodología CRISP-DM</w:delText>
        </w:r>
      </w:del>
    </w:p>
    <w:p w14:paraId="3AD90002" w14:textId="5445F04F" w:rsidR="0027258A" w:rsidRDefault="0027258A" w:rsidP="00DC078A">
      <w:pPr>
        <w:jc w:val="center"/>
        <w:rPr>
          <w:ins w:id="1993" w:author="Camilo Andrés Díaz Gómez" w:date="2023-03-14T20:22:00Z"/>
          <w:rFonts w:cs="Times New Roman"/>
          <w:b/>
          <w:bCs/>
        </w:rPr>
      </w:pPr>
      <w:r w:rsidRPr="00BD3055">
        <w:rPr>
          <w:rFonts w:cs="Times New Roman"/>
          <w:noProof/>
          <w:color w:val="00B050"/>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BD3055" w:rsidRDefault="00952EC4" w:rsidP="00DC078A">
      <w:pPr>
        <w:jc w:val="center"/>
        <w:rPr>
          <w:ins w:id="1994" w:author="Camilo Andrés Díaz Gómez" w:date="2023-03-12T18:24:00Z"/>
          <w:rFonts w:cs="Times New Roman"/>
          <w:b/>
          <w:bCs/>
        </w:rPr>
      </w:pPr>
    </w:p>
    <w:p w14:paraId="3C3D15D0" w14:textId="796E3443" w:rsidR="00EF7707" w:rsidRPr="00BD3055" w:rsidRDefault="00DB0B24" w:rsidP="00EF7707">
      <w:pPr>
        <w:jc w:val="left"/>
        <w:rPr>
          <w:ins w:id="1995" w:author="Camilo Andrés Díaz Gómez" w:date="2023-03-12T18:24:00Z"/>
          <w:rFonts w:cs="Times New Roman"/>
          <w:i/>
          <w:iCs/>
          <w:color w:val="000000" w:themeColor="text1"/>
        </w:rPr>
      </w:pPr>
      <w:ins w:id="1996" w:author="Steff Guzmán" w:date="2023-03-13T19:06:00Z">
        <w:r w:rsidRPr="00BD3055">
          <w:rPr>
            <w:rFonts w:cs="Times New Roman"/>
            <w:i/>
            <w:iCs/>
            <w:color w:val="000000" w:themeColor="text1"/>
          </w:rPr>
          <w:t xml:space="preserve">Fuente: </w:t>
        </w:r>
      </w:ins>
      <w:ins w:id="1997" w:author="Camilo Andrés Díaz Gómez" w:date="2023-03-12T18:24:00Z">
        <w:r w:rsidR="00EF7707" w:rsidRPr="00BD3055">
          <w:rPr>
            <w:rFonts w:cs="Times New Roman"/>
            <w:i/>
            <w:iCs/>
            <w:color w:val="000000" w:themeColor="text1"/>
          </w:rPr>
          <w:t>Elaboración propia</w:t>
        </w:r>
      </w:ins>
    </w:p>
    <w:p w14:paraId="02CA491D" w14:textId="77777777" w:rsidR="00EF7707" w:rsidRPr="00BD3055" w:rsidRDefault="00EF7707">
      <w:pPr>
        <w:jc w:val="left"/>
        <w:rPr>
          <w:rFonts w:cs="Times New Roman"/>
          <w:b/>
          <w:bCs/>
        </w:rPr>
        <w:pPrChange w:id="1998" w:author="Camilo Andrés Díaz Gómez" w:date="2023-03-12T18:24:00Z">
          <w:pPr>
            <w:jc w:val="center"/>
          </w:pPr>
        </w:pPrChange>
      </w:pPr>
    </w:p>
    <w:p w14:paraId="2F9C9297" w14:textId="2067E434" w:rsidR="0027258A" w:rsidRPr="00BD3055" w:rsidRDefault="0027258A" w:rsidP="0027258A">
      <w:pPr>
        <w:pStyle w:val="PrrAPA"/>
        <w:ind w:firstLine="0"/>
        <w:rPr>
          <w:b/>
          <w:bCs/>
          <w:color w:val="000000" w:themeColor="text1"/>
        </w:rPr>
      </w:pPr>
      <w:del w:id="1999" w:author="Camilo Andrés Díaz Gómez" w:date="2023-03-14T21:22:00Z">
        <w:r w:rsidRPr="00BD3055" w:rsidDel="00C91454">
          <w:rPr>
            <w:b/>
            <w:bCs/>
            <w:color w:val="000000" w:themeColor="text1"/>
          </w:rPr>
          <w:delText xml:space="preserve">Entendimiento </w:delText>
        </w:r>
      </w:del>
      <w:proofErr w:type="spellStart"/>
      <w:ins w:id="2000" w:author="Camilo Andrés Díaz Gómez" w:date="2023-03-14T21:22:00Z">
        <w:r w:rsidR="00C91454">
          <w:rPr>
            <w:b/>
            <w:bCs/>
            <w:color w:val="000000" w:themeColor="text1"/>
          </w:rPr>
          <w:t>Compresion</w:t>
        </w:r>
        <w:proofErr w:type="spellEnd"/>
        <w:r w:rsidR="00C91454" w:rsidRPr="00BD3055">
          <w:rPr>
            <w:b/>
            <w:bCs/>
            <w:color w:val="000000" w:themeColor="text1"/>
          </w:rPr>
          <w:t xml:space="preserve"> </w:t>
        </w:r>
      </w:ins>
      <w:r w:rsidRPr="00BD3055">
        <w:rPr>
          <w:b/>
          <w:bCs/>
          <w:color w:val="000000" w:themeColor="text1"/>
        </w:rPr>
        <w:t>del negocio</w:t>
      </w:r>
    </w:p>
    <w:p w14:paraId="24B07F74" w14:textId="77777777" w:rsidR="0027258A" w:rsidRPr="00BD3055" w:rsidRDefault="0027258A">
      <w:pPr>
        <w:pStyle w:val="PrrAPA"/>
        <w:ind w:firstLine="720"/>
        <w:rPr>
          <w:color w:val="000000" w:themeColor="text1"/>
        </w:rPr>
        <w:pPrChange w:id="2001" w:author="Steff Guzmán" w:date="2023-03-13T19:54:00Z">
          <w:pPr>
            <w:pStyle w:val="PrrAPA"/>
          </w:pPr>
        </w:pPrChange>
      </w:pPr>
      <w:r w:rsidRPr="00BD3055">
        <w:rPr>
          <w:color w:val="000000" w:themeColor="text1"/>
        </w:rPr>
        <w:t>En esta fase se entenderá el propósito del modelo, contexto del ámbito ambiental y climatológico, terminología, objetivos y búsqueda de la información.</w:t>
      </w:r>
    </w:p>
    <w:p w14:paraId="22163B64" w14:textId="77777777" w:rsidR="0027258A" w:rsidRPr="00BD3055" w:rsidRDefault="0027258A">
      <w:pPr>
        <w:pStyle w:val="PrrAPA"/>
        <w:ind w:firstLine="720"/>
        <w:rPr>
          <w:color w:val="000000" w:themeColor="text1"/>
        </w:rPr>
        <w:pPrChange w:id="2002" w:author="Steff Guzmán" w:date="2023-03-13T19:54:00Z">
          <w:pPr>
            <w:pStyle w:val="PrrAPA"/>
          </w:pPr>
        </w:pPrChange>
      </w:pPr>
      <w:r w:rsidRPr="00BD3055">
        <w:rPr>
          <w:color w:val="000000" w:themeColor="text1"/>
        </w:rPr>
        <w:t>Para esta fase se tuvo previsto una X semanas de investigación, entendimiento de los diferentes temas y búsqueda de los datos.</w:t>
      </w:r>
    </w:p>
    <w:p w14:paraId="49F13249" w14:textId="2D71BBE3"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2D31F5B5"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w:t>
      </w:r>
    </w:p>
    <w:p w14:paraId="4522F4E2" w14:textId="35D450F1"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 Análisis de objetivos.</w:t>
      </w:r>
    </w:p>
    <w:p w14:paraId="0C12F88F"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2.</w:t>
      </w:r>
    </w:p>
    <w:p w14:paraId="69195E30" w14:textId="0961E821"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Diseño de justificación y pregunta problema.</w:t>
      </w:r>
    </w:p>
    <w:p w14:paraId="6A45DE53"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3.</w:t>
      </w:r>
    </w:p>
    <w:p w14:paraId="0D3F3A59" w14:textId="00AF9077"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Generación de alcances y limitaciones.</w:t>
      </w:r>
    </w:p>
    <w:p w14:paraId="3FDF6F6A"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lastRenderedPageBreak/>
        <w:t>Actividad 4.</w:t>
      </w:r>
    </w:p>
    <w:p w14:paraId="4DAE12D1" w14:textId="7B7547D5"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Marco conceptual.</w:t>
      </w:r>
    </w:p>
    <w:p w14:paraId="601B77DA"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5.</w:t>
      </w:r>
    </w:p>
    <w:p w14:paraId="2A14B564" w14:textId="5EAAF8E6"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Búsqueda de antecedentes.</w:t>
      </w:r>
    </w:p>
    <w:p w14:paraId="54E12473"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6.</w:t>
      </w:r>
    </w:p>
    <w:p w14:paraId="777F9285" w14:textId="747F5B5E"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Socialización y aprobación del documento.</w:t>
      </w:r>
    </w:p>
    <w:p w14:paraId="283B55D2"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7.</w:t>
      </w:r>
    </w:p>
    <w:p w14:paraId="7424E64F" w14:textId="7E2D3AF2"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Correcciones del documento.</w:t>
      </w:r>
    </w:p>
    <w:p w14:paraId="3AF48286"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8.</w:t>
      </w:r>
    </w:p>
    <w:p w14:paraId="46A4576A" w14:textId="63F4A1EA"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Base de conocimiento.</w:t>
      </w:r>
    </w:p>
    <w:p w14:paraId="1F7A8C9C" w14:textId="77777777" w:rsidR="003064BF" w:rsidRPr="00BD3055" w:rsidRDefault="003064BF" w:rsidP="0027258A">
      <w:pPr>
        <w:pStyle w:val="PrrAPA"/>
        <w:ind w:firstLine="0"/>
        <w:rPr>
          <w:b/>
          <w:bCs/>
          <w:color w:val="000000" w:themeColor="text1"/>
        </w:rPr>
      </w:pPr>
    </w:p>
    <w:p w14:paraId="77776AF0" w14:textId="77777777" w:rsidR="003064BF" w:rsidRPr="00BD3055" w:rsidRDefault="003064BF" w:rsidP="0027258A">
      <w:pPr>
        <w:pStyle w:val="PrrAPA"/>
        <w:ind w:firstLine="0"/>
        <w:rPr>
          <w:b/>
          <w:bCs/>
          <w:color w:val="000000" w:themeColor="text1"/>
        </w:rPr>
      </w:pPr>
    </w:p>
    <w:p w14:paraId="413AB181" w14:textId="3B70F518" w:rsidR="0027258A" w:rsidRPr="00BD3055" w:rsidRDefault="0027258A" w:rsidP="0027258A">
      <w:pPr>
        <w:pStyle w:val="PrrAPA"/>
        <w:ind w:firstLine="0"/>
        <w:rPr>
          <w:b/>
          <w:bCs/>
          <w:color w:val="000000" w:themeColor="text1"/>
        </w:rPr>
      </w:pPr>
      <w:r w:rsidRPr="00BD3055">
        <w:rPr>
          <w:b/>
          <w:bCs/>
          <w:color w:val="000000" w:themeColor="text1"/>
        </w:rPr>
        <w:t>Entendimiento de los datos</w:t>
      </w:r>
    </w:p>
    <w:p w14:paraId="03B88226" w14:textId="77777777" w:rsidR="0027258A" w:rsidRPr="00BD3055" w:rsidRDefault="0027258A">
      <w:pPr>
        <w:pStyle w:val="PrrAPA"/>
        <w:ind w:firstLine="720"/>
        <w:rPr>
          <w:color w:val="000000" w:themeColor="text1"/>
        </w:rPr>
        <w:pPrChange w:id="2003" w:author="Steff Guzmán" w:date="2023-03-13T19:54:00Z">
          <w:pPr>
            <w:pStyle w:val="PrrAPA"/>
          </w:pPr>
        </w:pPrChange>
      </w:pPr>
      <w:r w:rsidRPr="00BD3055">
        <w:rPr>
          <w:color w:val="000000" w:themeColor="text1"/>
        </w:rPr>
        <w:t>En esta fase se entenderán los datos obtenidos después de haberlos obtenido en las fuentes correspondientes, en el caso del proyecto y la fuente más confiable es Datos Abiertos del modelo, contexto del ámbito ambiental y climatológico, terminología, objetivos y búsqueda de la información.</w:t>
      </w:r>
    </w:p>
    <w:p w14:paraId="5865AEF0" w14:textId="77777777" w:rsidR="0027258A" w:rsidRPr="00BD3055" w:rsidRDefault="0027258A">
      <w:pPr>
        <w:pStyle w:val="PrrAPA"/>
        <w:ind w:firstLine="720"/>
        <w:rPr>
          <w:color w:val="000000" w:themeColor="text1"/>
        </w:rPr>
        <w:pPrChange w:id="2004" w:author="Steff Guzmán" w:date="2023-03-13T19:54:00Z">
          <w:pPr>
            <w:pStyle w:val="PrrAPA"/>
          </w:pPr>
        </w:pPrChange>
      </w:pPr>
      <w:r w:rsidRPr="00BD3055">
        <w:rPr>
          <w:color w:val="000000" w:themeColor="text1"/>
        </w:rPr>
        <w:t>Para esta fase se tuvo previsto unas 4 semanas de investigación, entendimiento de los diferentes temas y búsqueda de los datos.</w:t>
      </w:r>
    </w:p>
    <w:p w14:paraId="4BFE49CD" w14:textId="77777777" w:rsidR="003064BF" w:rsidRPr="00BD3055" w:rsidRDefault="003064BF" w:rsidP="0027258A">
      <w:pPr>
        <w:pStyle w:val="PrrAPA"/>
        <w:ind w:firstLine="0"/>
        <w:rPr>
          <w:b/>
          <w:bCs/>
          <w:i/>
          <w:iCs/>
          <w:color w:val="000000" w:themeColor="text1"/>
        </w:rPr>
      </w:pPr>
    </w:p>
    <w:p w14:paraId="4FF523CC" w14:textId="3B4E757F"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7FEAB11E"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9.</w:t>
      </w:r>
    </w:p>
    <w:p w14:paraId="0A6B378F" w14:textId="74EB3F5C"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Web </w:t>
      </w:r>
      <w:proofErr w:type="spellStart"/>
      <w:r w:rsidRPr="00BD3055">
        <w:rPr>
          <w:rFonts w:cs="Times New Roman"/>
          <w:iCs/>
          <w:color w:val="000000" w:themeColor="text1"/>
          <w:szCs w:val="24"/>
        </w:rPr>
        <w:t>Scrapping</w:t>
      </w:r>
      <w:proofErr w:type="spellEnd"/>
      <w:r w:rsidRPr="00BD3055">
        <w:rPr>
          <w:rFonts w:cs="Times New Roman"/>
          <w:iCs/>
          <w:color w:val="000000" w:themeColor="text1"/>
          <w:szCs w:val="24"/>
        </w:rPr>
        <w:t xml:space="preserve"> de los datos.</w:t>
      </w:r>
    </w:p>
    <w:p w14:paraId="17081B17"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10.</w:t>
      </w:r>
    </w:p>
    <w:p w14:paraId="4E3F1262" w14:textId="72E62759"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Analítica descriptiva de los datos.</w:t>
      </w:r>
    </w:p>
    <w:p w14:paraId="028082D0" w14:textId="77777777" w:rsidR="0027258A" w:rsidRPr="00BD3055" w:rsidRDefault="0027258A" w:rsidP="0027258A">
      <w:pPr>
        <w:spacing w:after="160"/>
        <w:ind w:firstLine="720"/>
        <w:jc w:val="left"/>
        <w:rPr>
          <w:rFonts w:cs="Times New Roman"/>
          <w:iCs/>
          <w:color w:val="000000" w:themeColor="text1"/>
          <w:szCs w:val="24"/>
        </w:rPr>
      </w:pPr>
    </w:p>
    <w:p w14:paraId="7AD5EA1B" w14:textId="6101871A" w:rsidR="0027258A" w:rsidRPr="00BD3055" w:rsidRDefault="0027258A" w:rsidP="0027258A">
      <w:pPr>
        <w:pStyle w:val="PrrAPA"/>
        <w:ind w:firstLine="0"/>
        <w:rPr>
          <w:b/>
          <w:bCs/>
          <w:color w:val="000000" w:themeColor="text1"/>
        </w:rPr>
      </w:pPr>
      <w:r w:rsidRPr="00BD3055">
        <w:rPr>
          <w:b/>
          <w:bCs/>
          <w:color w:val="000000" w:themeColor="text1"/>
        </w:rPr>
        <w:t>Preparación de los datos</w:t>
      </w:r>
    </w:p>
    <w:p w14:paraId="000C5E18" w14:textId="77777777" w:rsidR="004C4EDB" w:rsidRPr="00BD3055" w:rsidRDefault="004C4EDB">
      <w:pPr>
        <w:pStyle w:val="PrrAPA"/>
        <w:ind w:firstLine="720"/>
        <w:rPr>
          <w:color w:val="000000" w:themeColor="text1"/>
        </w:rPr>
        <w:pPrChange w:id="2005" w:author="Steff Guzmán" w:date="2023-03-13T19:54:00Z">
          <w:pPr>
            <w:pStyle w:val="PrrAPA"/>
          </w:pPr>
        </w:pPrChange>
      </w:pPr>
      <w:r w:rsidRPr="00BD3055">
        <w:rPr>
          <w:color w:val="000000" w:themeColor="text1"/>
        </w:rPr>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BD3055" w:rsidRDefault="003E2519" w:rsidP="0027258A">
      <w:pPr>
        <w:pStyle w:val="PrrAPA"/>
        <w:rPr>
          <w:color w:val="000000" w:themeColor="text1"/>
        </w:rPr>
      </w:pPr>
    </w:p>
    <w:p w14:paraId="6A39A363" w14:textId="51406E95"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08B69B4C"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11</w:t>
      </w:r>
      <w:r w:rsidR="003E2519" w:rsidRPr="00BD3055">
        <w:rPr>
          <w:rFonts w:cs="Times New Roman"/>
          <w:b/>
          <w:bCs/>
          <w:iCs/>
          <w:color w:val="000000" w:themeColor="text1"/>
          <w:szCs w:val="24"/>
        </w:rPr>
        <w:t>.</w:t>
      </w:r>
    </w:p>
    <w:p w14:paraId="403E0C45" w14:textId="5BD154FF"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Estandarización de datos.</w:t>
      </w:r>
    </w:p>
    <w:p w14:paraId="24B2CA70"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12</w:t>
      </w:r>
      <w:r w:rsidR="003E2519" w:rsidRPr="00BD3055">
        <w:rPr>
          <w:rFonts w:cs="Times New Roman"/>
          <w:b/>
          <w:bCs/>
          <w:iCs/>
          <w:color w:val="000000" w:themeColor="text1"/>
          <w:szCs w:val="24"/>
        </w:rPr>
        <w:t>.</w:t>
      </w:r>
    </w:p>
    <w:p w14:paraId="27697DD9" w14:textId="4A8D2AE1"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Obtención de datos extras con respecto a la fecha (año, mes, día y hora).</w:t>
      </w:r>
    </w:p>
    <w:p w14:paraId="3B35F85C"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13</w:t>
      </w:r>
      <w:r w:rsidR="003E2519" w:rsidRPr="00BD3055">
        <w:rPr>
          <w:rFonts w:cs="Times New Roman"/>
          <w:b/>
          <w:bCs/>
          <w:iCs/>
          <w:color w:val="000000" w:themeColor="text1"/>
          <w:szCs w:val="24"/>
        </w:rPr>
        <w:t>.</w:t>
      </w:r>
    </w:p>
    <w:p w14:paraId="150DABF3" w14:textId="57538C30"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 Carga de datos al sistema de gestión de bases de datos relacional llamado MySQL.</w:t>
      </w:r>
    </w:p>
    <w:p w14:paraId="22777BBE"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14</w:t>
      </w:r>
      <w:r w:rsidR="003E2519" w:rsidRPr="00BD3055">
        <w:rPr>
          <w:rFonts w:cs="Times New Roman"/>
          <w:b/>
          <w:bCs/>
          <w:iCs/>
          <w:color w:val="000000" w:themeColor="text1"/>
          <w:szCs w:val="24"/>
        </w:rPr>
        <w:t>.</w:t>
      </w:r>
    </w:p>
    <w:p w14:paraId="488A5302" w14:textId="1A615145"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Obtención de promedios horarios por variable.</w:t>
      </w:r>
    </w:p>
    <w:p w14:paraId="7F8EB480"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15</w:t>
      </w:r>
      <w:r w:rsidR="003E2519" w:rsidRPr="00BD3055">
        <w:rPr>
          <w:rFonts w:cs="Times New Roman"/>
          <w:b/>
          <w:bCs/>
          <w:iCs/>
          <w:color w:val="000000" w:themeColor="text1"/>
          <w:szCs w:val="24"/>
        </w:rPr>
        <w:t>.</w:t>
      </w:r>
    </w:p>
    <w:p w14:paraId="7D9F435F" w14:textId="665FAD78"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Unión de variables para la construcción del conjunto de datos final.</w:t>
      </w:r>
    </w:p>
    <w:p w14:paraId="244A1D92"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16</w:t>
      </w:r>
      <w:r w:rsidR="003E2519" w:rsidRPr="00BD3055">
        <w:rPr>
          <w:rFonts w:cs="Times New Roman"/>
          <w:b/>
          <w:bCs/>
          <w:iCs/>
          <w:color w:val="000000" w:themeColor="text1"/>
          <w:szCs w:val="24"/>
        </w:rPr>
        <w:t>.</w:t>
      </w:r>
    </w:p>
    <w:p w14:paraId="61E896EF" w14:textId="084042AA"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Verificación y carga de datos a Google </w:t>
      </w:r>
      <w:proofErr w:type="spellStart"/>
      <w:r w:rsidRPr="00BD3055">
        <w:rPr>
          <w:rFonts w:cs="Times New Roman"/>
          <w:iCs/>
          <w:color w:val="000000" w:themeColor="text1"/>
          <w:szCs w:val="24"/>
        </w:rPr>
        <w:t>Collab</w:t>
      </w:r>
      <w:proofErr w:type="spellEnd"/>
      <w:r w:rsidRPr="00BD3055">
        <w:rPr>
          <w:rFonts w:cs="Times New Roman"/>
          <w:iCs/>
          <w:color w:val="000000" w:themeColor="text1"/>
          <w:szCs w:val="24"/>
        </w:rPr>
        <w:t>.</w:t>
      </w:r>
    </w:p>
    <w:p w14:paraId="38E12B99" w14:textId="77777777" w:rsidR="0027258A" w:rsidRPr="00BD3055" w:rsidRDefault="0027258A" w:rsidP="0027258A">
      <w:pPr>
        <w:pStyle w:val="PrrAPA"/>
        <w:rPr>
          <w:color w:val="000000" w:themeColor="text1"/>
        </w:rPr>
      </w:pPr>
    </w:p>
    <w:p w14:paraId="315262AD" w14:textId="56158091" w:rsidR="0027258A" w:rsidRPr="00BD3055" w:rsidRDefault="0027258A" w:rsidP="003E2519">
      <w:pPr>
        <w:pStyle w:val="PrrAPA"/>
        <w:ind w:firstLine="0"/>
        <w:rPr>
          <w:b/>
          <w:bCs/>
          <w:color w:val="000000" w:themeColor="text1"/>
        </w:rPr>
      </w:pPr>
      <w:r w:rsidRPr="00BD3055">
        <w:rPr>
          <w:b/>
          <w:bCs/>
          <w:color w:val="000000" w:themeColor="text1"/>
        </w:rPr>
        <w:t>Modelado</w:t>
      </w:r>
    </w:p>
    <w:p w14:paraId="30AB057F" w14:textId="77777777" w:rsidR="004C4EDB" w:rsidRPr="00BD3055" w:rsidRDefault="004C4EDB">
      <w:pPr>
        <w:pStyle w:val="PrrAPA"/>
        <w:ind w:firstLine="720"/>
        <w:pPrChange w:id="2006" w:author="Steff Guzmán" w:date="2023-03-13T19:55:00Z">
          <w:pPr>
            <w:pStyle w:val="PrrAPA"/>
          </w:pPr>
        </w:pPrChange>
      </w:pPr>
      <w:r w:rsidRPr="00BD3055">
        <w:lastRenderedPageBreak/>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BD3055" w:rsidRDefault="003E2519" w:rsidP="003E2519">
      <w:pPr>
        <w:pStyle w:val="PrrAPA"/>
        <w:ind w:firstLine="0"/>
        <w:rPr>
          <w:b/>
          <w:bCs/>
          <w:color w:val="000000" w:themeColor="text1"/>
        </w:rPr>
      </w:pPr>
    </w:p>
    <w:p w14:paraId="61F80523" w14:textId="4823B90D" w:rsidR="0027258A" w:rsidRPr="00BD3055" w:rsidRDefault="0027258A" w:rsidP="003E2519">
      <w:pPr>
        <w:pStyle w:val="PrrAPA"/>
        <w:ind w:firstLine="0"/>
        <w:rPr>
          <w:b/>
          <w:bCs/>
          <w:i/>
          <w:iCs/>
          <w:color w:val="000000" w:themeColor="text1"/>
        </w:rPr>
      </w:pPr>
      <w:r w:rsidRPr="00BD3055">
        <w:rPr>
          <w:b/>
          <w:bCs/>
          <w:i/>
          <w:iCs/>
          <w:color w:val="000000" w:themeColor="text1"/>
        </w:rPr>
        <w:t>Tareas</w:t>
      </w:r>
    </w:p>
    <w:p w14:paraId="62EEA18F"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17</w:t>
      </w:r>
      <w:r w:rsidR="003E2519" w:rsidRPr="00BD3055">
        <w:rPr>
          <w:rFonts w:cs="Times New Roman"/>
          <w:b/>
          <w:bCs/>
          <w:iCs/>
          <w:color w:val="000000" w:themeColor="text1"/>
          <w:szCs w:val="24"/>
        </w:rPr>
        <w:t>.</w:t>
      </w:r>
    </w:p>
    <w:p w14:paraId="02E9F193" w14:textId="2FE0ECF1"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Entendimiento del conjunto de datos por medio del lenguaje de programación Python.</w:t>
      </w:r>
    </w:p>
    <w:p w14:paraId="126A5F11"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18</w:t>
      </w:r>
      <w:r w:rsidR="003E2519" w:rsidRPr="00BD3055">
        <w:rPr>
          <w:rFonts w:cs="Times New Roman"/>
          <w:b/>
          <w:bCs/>
          <w:iCs/>
          <w:color w:val="000000" w:themeColor="text1"/>
          <w:szCs w:val="24"/>
        </w:rPr>
        <w:t>.</w:t>
      </w:r>
    </w:p>
    <w:p w14:paraId="63E5506B" w14:textId="38E3B382"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Realización de analítica descriptiva a los datos por medio del lenguaje de programación Python.</w:t>
      </w:r>
    </w:p>
    <w:p w14:paraId="39F82113"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19</w:t>
      </w:r>
      <w:r w:rsidR="003E2519" w:rsidRPr="00BD3055">
        <w:rPr>
          <w:rFonts w:cs="Times New Roman"/>
          <w:b/>
          <w:bCs/>
          <w:iCs/>
          <w:color w:val="000000" w:themeColor="text1"/>
          <w:szCs w:val="24"/>
        </w:rPr>
        <w:t>.</w:t>
      </w:r>
    </w:p>
    <w:p w14:paraId="6F4B05AB" w14:textId="1FF5F657"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Realización de los diferentes modelos de Machine </w:t>
      </w:r>
      <w:proofErr w:type="spellStart"/>
      <w:r w:rsidRPr="00BD3055">
        <w:rPr>
          <w:rFonts w:cs="Times New Roman"/>
          <w:iCs/>
          <w:color w:val="000000" w:themeColor="text1"/>
          <w:szCs w:val="24"/>
        </w:rPr>
        <w:t>Learning</w:t>
      </w:r>
      <w:proofErr w:type="spellEnd"/>
      <w:r w:rsidRPr="00BD3055">
        <w:rPr>
          <w:rFonts w:cs="Times New Roman"/>
          <w:iCs/>
          <w:color w:val="000000" w:themeColor="text1"/>
          <w:szCs w:val="24"/>
        </w:rPr>
        <w:t>.</w:t>
      </w:r>
    </w:p>
    <w:p w14:paraId="6407EEF7" w14:textId="77777777" w:rsidR="003064BF" w:rsidRPr="00BD3055" w:rsidRDefault="003064BF" w:rsidP="003E2519">
      <w:pPr>
        <w:pStyle w:val="PrrAPA"/>
        <w:ind w:firstLine="0"/>
        <w:rPr>
          <w:b/>
          <w:bCs/>
          <w:color w:val="000000" w:themeColor="text1"/>
        </w:rPr>
      </w:pPr>
    </w:p>
    <w:p w14:paraId="2FB09A8F" w14:textId="3087C7C7" w:rsidR="0027258A" w:rsidRPr="00BD3055" w:rsidRDefault="0027258A" w:rsidP="003E2519">
      <w:pPr>
        <w:pStyle w:val="PrrAPA"/>
        <w:ind w:firstLine="0"/>
        <w:rPr>
          <w:b/>
          <w:bCs/>
          <w:color w:val="000000" w:themeColor="text1"/>
        </w:rPr>
      </w:pPr>
      <w:r w:rsidRPr="00BD3055">
        <w:rPr>
          <w:b/>
          <w:bCs/>
          <w:color w:val="000000" w:themeColor="text1"/>
        </w:rPr>
        <w:t>Evaluación</w:t>
      </w:r>
    </w:p>
    <w:p w14:paraId="3D1C1260" w14:textId="77777777" w:rsidR="004C4EDB" w:rsidRPr="00BD3055" w:rsidRDefault="004C4EDB">
      <w:pPr>
        <w:pStyle w:val="PrrAPA"/>
        <w:ind w:firstLine="720"/>
        <w:rPr>
          <w:color w:val="000000" w:themeColor="text1"/>
        </w:rPr>
        <w:pPrChange w:id="2007" w:author="Steff Guzmán" w:date="2023-03-13T19:55:00Z">
          <w:pPr>
            <w:pStyle w:val="PrrAPA"/>
            <w:ind w:firstLine="708"/>
          </w:pPr>
        </w:pPrChange>
      </w:pPr>
      <w:r w:rsidRPr="00BD3055">
        <w:rPr>
          <w:color w:val="000000" w:themeColor="text1"/>
        </w:rPr>
        <w:t>Si los pasos anteriores se llevaron a cabo correctamente, la evaluación debería arrojar resultados satisfactorios. Dado que esta es una tarea meticulosa, se necesitaron 3 semanas para realizar las pruebas funcionales y las pruebas en tiempo real.</w:t>
      </w:r>
    </w:p>
    <w:p w14:paraId="43F189AC" w14:textId="3E2E0B3C" w:rsidR="0027258A" w:rsidRPr="00BD3055" w:rsidRDefault="0027258A" w:rsidP="003E2519">
      <w:pPr>
        <w:pStyle w:val="PrrAPA"/>
        <w:ind w:firstLine="0"/>
        <w:rPr>
          <w:b/>
          <w:bCs/>
          <w:i/>
          <w:iCs/>
          <w:color w:val="000000" w:themeColor="text1"/>
        </w:rPr>
      </w:pPr>
      <w:r w:rsidRPr="00BD3055">
        <w:rPr>
          <w:b/>
          <w:bCs/>
          <w:i/>
          <w:iCs/>
          <w:color w:val="000000" w:themeColor="text1"/>
        </w:rPr>
        <w:t xml:space="preserve">Tareas </w:t>
      </w:r>
    </w:p>
    <w:p w14:paraId="243B5584" w14:textId="77777777" w:rsidR="0027258A" w:rsidRPr="00BD3055" w:rsidRDefault="0027258A" w:rsidP="003E251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20:</w:t>
      </w:r>
      <w:r w:rsidRPr="00BD3055">
        <w:rPr>
          <w:rFonts w:cs="Times New Roman"/>
          <w:iCs/>
          <w:color w:val="000000" w:themeColor="text1"/>
          <w:szCs w:val="24"/>
        </w:rPr>
        <w:t xml:space="preserve"> Pruebas funcionales al código.</w:t>
      </w:r>
    </w:p>
    <w:p w14:paraId="134C6E1D" w14:textId="77777777" w:rsidR="0027258A" w:rsidRPr="00BD3055" w:rsidRDefault="0027258A" w:rsidP="003E251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21:</w:t>
      </w:r>
      <w:r w:rsidRPr="00BD3055">
        <w:rPr>
          <w:rFonts w:cs="Times New Roman"/>
          <w:iCs/>
          <w:color w:val="000000" w:themeColor="text1"/>
          <w:szCs w:val="24"/>
        </w:rPr>
        <w:t xml:space="preserve"> Comparación de datos reales con los datos obtenidos mediante el modelo realizado.</w:t>
      </w:r>
    </w:p>
    <w:p w14:paraId="76291B1C" w14:textId="77777777" w:rsidR="0027258A" w:rsidRPr="00BD3055" w:rsidRDefault="0027258A" w:rsidP="0027258A">
      <w:pPr>
        <w:pStyle w:val="PrrAPA"/>
        <w:rPr>
          <w:color w:val="000000" w:themeColor="text1"/>
        </w:rPr>
      </w:pPr>
    </w:p>
    <w:p w14:paraId="2201F371" w14:textId="052C7B4D" w:rsidR="0027258A" w:rsidRPr="00BD3055" w:rsidRDefault="0027258A" w:rsidP="003E2519">
      <w:pPr>
        <w:pStyle w:val="PrrAPA"/>
        <w:ind w:firstLine="0"/>
        <w:rPr>
          <w:b/>
          <w:bCs/>
          <w:color w:val="000000" w:themeColor="text1"/>
        </w:rPr>
      </w:pPr>
      <w:r w:rsidRPr="00BD3055">
        <w:rPr>
          <w:b/>
          <w:bCs/>
          <w:color w:val="000000" w:themeColor="text1"/>
        </w:rPr>
        <w:t>Despliegue</w:t>
      </w:r>
    </w:p>
    <w:p w14:paraId="727DC312" w14:textId="77777777" w:rsidR="004C4EDB" w:rsidRPr="00BD3055" w:rsidRDefault="004C4EDB">
      <w:pPr>
        <w:pStyle w:val="PrrAPA"/>
        <w:ind w:firstLine="720"/>
        <w:pPrChange w:id="2008" w:author="Steff Guzmán" w:date="2023-03-13T19:55:00Z">
          <w:pPr>
            <w:pStyle w:val="PrrAPA"/>
          </w:pPr>
        </w:pPrChange>
      </w:pPr>
      <w:r w:rsidRPr="00BD3055">
        <w:lastRenderedPageBreak/>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BD3055" w:rsidRDefault="004C4EDB" w:rsidP="003E2519">
      <w:pPr>
        <w:pStyle w:val="PrrAPA"/>
        <w:ind w:firstLine="0"/>
        <w:rPr>
          <w:b/>
          <w:bCs/>
          <w:i/>
          <w:iCs/>
          <w:color w:val="000000" w:themeColor="text1"/>
        </w:rPr>
      </w:pPr>
    </w:p>
    <w:p w14:paraId="4BE57175" w14:textId="791F19FF" w:rsidR="0027258A" w:rsidRPr="00BD3055" w:rsidRDefault="0027258A" w:rsidP="003E2519">
      <w:pPr>
        <w:pStyle w:val="PrrAPA"/>
        <w:ind w:firstLine="0"/>
        <w:rPr>
          <w:b/>
          <w:bCs/>
          <w:i/>
          <w:iCs/>
          <w:color w:val="000000" w:themeColor="text1"/>
        </w:rPr>
      </w:pPr>
      <w:r w:rsidRPr="00BD3055">
        <w:rPr>
          <w:b/>
          <w:bCs/>
          <w:i/>
          <w:iCs/>
          <w:color w:val="000000" w:themeColor="text1"/>
        </w:rPr>
        <w:t>Tareas</w:t>
      </w:r>
    </w:p>
    <w:p w14:paraId="7C45A5AA" w14:textId="50C1AF91" w:rsidR="004C4EDB" w:rsidRPr="00BD3055" w:rsidDel="00AC7859" w:rsidRDefault="004C4EDB">
      <w:pPr>
        <w:spacing w:after="160"/>
        <w:ind w:firstLine="720"/>
        <w:jc w:val="left"/>
        <w:rPr>
          <w:del w:id="2009" w:author="Steff Guzmán" w:date="2023-03-13T19:55:00Z"/>
          <w:rFonts w:cs="Times New Roman"/>
          <w:b/>
          <w:bCs/>
          <w:iCs/>
          <w:color w:val="000000" w:themeColor="text1"/>
          <w:szCs w:val="24"/>
        </w:rPr>
      </w:pPr>
    </w:p>
    <w:p w14:paraId="73A4F40C" w14:textId="492A7134" w:rsidR="003E2519" w:rsidRPr="00BD3055" w:rsidRDefault="0027258A" w:rsidP="00AC785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22</w:t>
      </w:r>
      <w:r w:rsidR="003E2519" w:rsidRPr="00BD3055">
        <w:rPr>
          <w:rFonts w:cs="Times New Roman"/>
          <w:b/>
          <w:bCs/>
          <w:iCs/>
          <w:color w:val="000000" w:themeColor="text1"/>
          <w:szCs w:val="24"/>
        </w:rPr>
        <w:t xml:space="preserve">. </w:t>
      </w:r>
      <w:r w:rsidRPr="00BD3055">
        <w:rPr>
          <w:rFonts w:cs="Times New Roman"/>
          <w:iCs/>
          <w:color w:val="000000" w:themeColor="text1"/>
          <w:szCs w:val="24"/>
        </w:rPr>
        <w:t>Desarrollo de la estructura de la base de datos, también conocido como DDL, la cual, contendrá los datos previamente obtenidos con el modelo.</w:t>
      </w:r>
    </w:p>
    <w:p w14:paraId="1A3364E0" w14:textId="555BFD9D" w:rsidR="00A17136" w:rsidRDefault="00A17136">
      <w:pPr>
        <w:pStyle w:val="PrrAPA"/>
        <w:ind w:firstLine="720"/>
        <w:rPr>
          <w:ins w:id="2010" w:author="Camilo Andrés Díaz Gómez" w:date="2023-03-14T21:33:00Z"/>
          <w:color w:val="000000" w:themeColor="text1"/>
        </w:rPr>
      </w:pPr>
      <w:r w:rsidRPr="00BD3055">
        <w:rPr>
          <w:color w:val="000000" w:themeColor="text1"/>
        </w:rPr>
        <w:t>Teniendo en cuenta lo anteriormente mencionado, se definieron las siguientes tareas y cronograma realizadas durante todo el proceso.</w:t>
      </w:r>
    </w:p>
    <w:p w14:paraId="451D4CDF" w14:textId="77777777" w:rsidR="00AE3134" w:rsidRPr="00BD3055" w:rsidRDefault="00AE3134">
      <w:pPr>
        <w:pStyle w:val="PrrAPA"/>
        <w:ind w:firstLine="720"/>
        <w:rPr>
          <w:ins w:id="2011" w:author="Steff Guzmán" w:date="2023-03-13T19:17:00Z"/>
          <w:color w:val="000000" w:themeColor="text1"/>
        </w:rPr>
        <w:pPrChange w:id="2012" w:author="Steff Guzmán" w:date="2023-03-13T19:55:00Z">
          <w:pPr>
            <w:pStyle w:val="PrrAPA"/>
          </w:pPr>
        </w:pPrChange>
      </w:pPr>
    </w:p>
    <w:p w14:paraId="1107B898" w14:textId="7F895D23" w:rsidR="00323D57" w:rsidRPr="00BD3055" w:rsidRDefault="00323D57">
      <w:pPr>
        <w:pStyle w:val="PrrAPA"/>
        <w:ind w:firstLine="720"/>
        <w:rPr>
          <w:ins w:id="2013" w:author="Steff Guzmán" w:date="2023-03-13T19:23:00Z"/>
          <w:color w:val="000000" w:themeColor="text1"/>
        </w:rPr>
        <w:pPrChange w:id="2014" w:author="Steff Guzmán" w:date="2023-03-13T19:55:00Z">
          <w:pPr>
            <w:pStyle w:val="PrrAPA"/>
          </w:pPr>
        </w:pPrChange>
      </w:pPr>
    </w:p>
    <w:p w14:paraId="28335807" w14:textId="77777777" w:rsidR="00AE3134" w:rsidRPr="00BD3055" w:rsidRDefault="00AE3134" w:rsidP="00AE3134">
      <w:pPr>
        <w:pStyle w:val="Descripcin"/>
        <w:ind w:left="3540" w:hanging="3540"/>
        <w:rPr>
          <w:moveTo w:id="2015" w:author="Camilo Andrés Díaz Gómez" w:date="2023-03-14T21:33:00Z"/>
          <w:rFonts w:cs="Times New Roman"/>
          <w:color w:val="000000" w:themeColor="text1"/>
        </w:rPr>
      </w:pPr>
      <w:moveToRangeStart w:id="2016" w:author="Camilo Andrés Díaz Gómez" w:date="2023-03-14T21:33:00Z" w:name="move129722007"/>
      <w:moveTo w:id="2017" w:author="Camilo Andrés Díaz Gómez" w:date="2023-03-14T21:33: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r w:rsidRPr="00BD3055">
          <w:rPr>
            <w:rFonts w:cs="Times New Roman"/>
          </w:rPr>
          <w:fldChar w:fldCharType="separate"/>
        </w:r>
        <w:r w:rsidRPr="00BD3055">
          <w:rPr>
            <w:rFonts w:cs="Times New Roman"/>
            <w:noProof/>
          </w:rPr>
          <w:t>2</w:t>
        </w:r>
        <w:r w:rsidRPr="00BD3055">
          <w:rPr>
            <w:rFonts w:cs="Times New Roman"/>
          </w:rPr>
          <w:fldChar w:fldCharType="end"/>
        </w:r>
      </w:moveTo>
    </w:p>
    <w:p w14:paraId="53C7096A" w14:textId="54C4BFBC" w:rsidR="005A4444" w:rsidRPr="00BD3055" w:rsidRDefault="00AE3134" w:rsidP="00AE3134">
      <w:pPr>
        <w:pStyle w:val="PrrAPA"/>
        <w:rPr>
          <w:ins w:id="2018" w:author="Steff Guzmán" w:date="2023-03-13T19:23:00Z"/>
          <w:color w:val="000000" w:themeColor="text1"/>
        </w:rPr>
      </w:pPr>
      <w:moveTo w:id="2019" w:author="Camilo Andrés Díaz Gómez" w:date="2023-03-14T21:33:00Z">
        <w:r w:rsidRPr="00BD3055">
          <w:rPr>
            <w:color w:val="000000"/>
          </w:rPr>
          <w:t xml:space="preserve"> </w:t>
        </w:r>
        <w:r w:rsidRPr="00BD3055">
          <w:rPr>
            <w:i/>
            <w:iCs/>
            <w:color w:val="000000"/>
          </w:rPr>
          <w:t>Cronograma de actividades generales.</w:t>
        </w:r>
      </w:moveTo>
      <w:moveToRangeEnd w:id="2016"/>
    </w:p>
    <w:p w14:paraId="598D9BDB" w14:textId="25FBAC6C" w:rsidR="005A4444" w:rsidRPr="00BD3055" w:rsidDel="00AE3134" w:rsidRDefault="005A4444" w:rsidP="00A17136">
      <w:pPr>
        <w:pStyle w:val="PrrAPA"/>
        <w:rPr>
          <w:ins w:id="2020" w:author="Steff Guzmán" w:date="2023-03-13T19:23:00Z"/>
          <w:del w:id="2021" w:author="Camilo Andrés Díaz Gómez" w:date="2023-03-14T21:32:00Z"/>
          <w:color w:val="000000" w:themeColor="text1"/>
        </w:rPr>
      </w:pPr>
    </w:p>
    <w:p w14:paraId="2EB2C2CE" w14:textId="43126202" w:rsidR="005A4444" w:rsidRPr="00BD3055" w:rsidDel="00AE3134" w:rsidRDefault="005A4444" w:rsidP="00A17136">
      <w:pPr>
        <w:pStyle w:val="PrrAPA"/>
        <w:rPr>
          <w:ins w:id="2022" w:author="Steff Guzmán" w:date="2023-03-13T19:23:00Z"/>
          <w:del w:id="2023" w:author="Camilo Andrés Díaz Gómez" w:date="2023-03-14T21:32:00Z"/>
          <w:color w:val="000000" w:themeColor="text1"/>
        </w:rPr>
      </w:pPr>
    </w:p>
    <w:p w14:paraId="4847F868" w14:textId="3346B81A" w:rsidR="005A4444" w:rsidRPr="00BD3055" w:rsidDel="00AE3134" w:rsidRDefault="005A4444" w:rsidP="00A17136">
      <w:pPr>
        <w:pStyle w:val="PrrAPA"/>
        <w:rPr>
          <w:ins w:id="2024" w:author="Steff Guzmán" w:date="2023-03-13T19:23:00Z"/>
          <w:del w:id="2025" w:author="Camilo Andrés Díaz Gómez" w:date="2023-03-14T21:32:00Z"/>
          <w:color w:val="000000" w:themeColor="text1"/>
        </w:rPr>
      </w:pPr>
    </w:p>
    <w:p w14:paraId="72858D4C" w14:textId="3B117AF6" w:rsidR="005A4444" w:rsidRPr="00BD3055" w:rsidDel="00AE3134" w:rsidRDefault="005A4444" w:rsidP="00A17136">
      <w:pPr>
        <w:pStyle w:val="PrrAPA"/>
        <w:rPr>
          <w:ins w:id="2026" w:author="Steff Guzmán" w:date="2023-03-13T19:23:00Z"/>
          <w:del w:id="2027" w:author="Camilo Andrés Díaz Gómez" w:date="2023-03-14T21:32:00Z"/>
          <w:color w:val="000000" w:themeColor="text1"/>
        </w:rPr>
      </w:pPr>
    </w:p>
    <w:p w14:paraId="08292E54" w14:textId="28A70E14" w:rsidR="005A4444" w:rsidRPr="00BD3055" w:rsidDel="00AE3134" w:rsidRDefault="005A4444" w:rsidP="00A17136">
      <w:pPr>
        <w:pStyle w:val="PrrAPA"/>
        <w:rPr>
          <w:ins w:id="2028" w:author="Steff Guzmán" w:date="2023-03-13T19:23:00Z"/>
          <w:del w:id="2029" w:author="Camilo Andrés Díaz Gómez" w:date="2023-03-14T21:32:00Z"/>
          <w:color w:val="000000" w:themeColor="text1"/>
        </w:rPr>
      </w:pPr>
    </w:p>
    <w:p w14:paraId="799E64D3" w14:textId="2BD3DF85" w:rsidR="005A4444" w:rsidRPr="00BD3055" w:rsidDel="00AE3134" w:rsidRDefault="005A4444" w:rsidP="00A17136">
      <w:pPr>
        <w:pStyle w:val="PrrAPA"/>
        <w:rPr>
          <w:ins w:id="2030" w:author="Steff Guzmán" w:date="2023-03-13T19:23:00Z"/>
          <w:del w:id="2031" w:author="Camilo Andrés Díaz Gómez" w:date="2023-03-14T21:32:00Z"/>
          <w:color w:val="000000" w:themeColor="text1"/>
        </w:rPr>
      </w:pPr>
    </w:p>
    <w:p w14:paraId="4CA8F969" w14:textId="7A32CB61" w:rsidR="005A4444" w:rsidRPr="00BD3055" w:rsidDel="00AE3134" w:rsidRDefault="005A4444" w:rsidP="00A17136">
      <w:pPr>
        <w:pStyle w:val="PrrAPA"/>
        <w:rPr>
          <w:ins w:id="2032" w:author="Steff Guzmán" w:date="2023-03-13T19:23:00Z"/>
          <w:del w:id="2033" w:author="Camilo Andrés Díaz Gómez" w:date="2023-03-14T21:32:00Z"/>
          <w:color w:val="000000" w:themeColor="text1"/>
        </w:rPr>
      </w:pPr>
    </w:p>
    <w:p w14:paraId="11B85D38" w14:textId="09B12ED2" w:rsidR="005A4444" w:rsidRPr="00BD3055" w:rsidDel="00AE3134" w:rsidRDefault="005A4444" w:rsidP="00A17136">
      <w:pPr>
        <w:pStyle w:val="PrrAPA"/>
        <w:rPr>
          <w:ins w:id="2034" w:author="Steff Guzmán" w:date="2023-03-13T19:23:00Z"/>
          <w:del w:id="2035" w:author="Camilo Andrés Díaz Gómez" w:date="2023-03-14T21:32:00Z"/>
          <w:color w:val="000000" w:themeColor="text1"/>
        </w:rPr>
      </w:pPr>
    </w:p>
    <w:p w14:paraId="7DA3799E" w14:textId="02F053F4" w:rsidR="005A4444" w:rsidRPr="00BD3055" w:rsidDel="00AE3134" w:rsidRDefault="005A4444" w:rsidP="00A17136">
      <w:pPr>
        <w:pStyle w:val="PrrAPA"/>
        <w:rPr>
          <w:ins w:id="2036" w:author="Steff Guzmán" w:date="2023-03-13T19:23:00Z"/>
          <w:del w:id="2037" w:author="Camilo Andrés Díaz Gómez" w:date="2023-03-14T21:32:00Z"/>
          <w:color w:val="000000" w:themeColor="text1"/>
        </w:rPr>
      </w:pPr>
    </w:p>
    <w:p w14:paraId="097AC0B0" w14:textId="41627E73" w:rsidR="005A4444" w:rsidRPr="00BD3055" w:rsidDel="00AE3134" w:rsidRDefault="005A4444" w:rsidP="00A17136">
      <w:pPr>
        <w:pStyle w:val="PrrAPA"/>
        <w:rPr>
          <w:ins w:id="2038" w:author="Steff Guzmán" w:date="2023-03-13T19:23:00Z"/>
          <w:del w:id="2039" w:author="Camilo Andrés Díaz Gómez" w:date="2023-03-14T21:32:00Z"/>
          <w:color w:val="000000" w:themeColor="text1"/>
        </w:rPr>
      </w:pPr>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BB53D7" w14:paraId="0BAB60C3" w14:textId="77777777" w:rsidTr="001A2974">
        <w:trPr>
          <w:cnfStyle w:val="100000000000" w:firstRow="1" w:lastRow="0" w:firstColumn="0" w:lastColumn="0" w:oddVBand="0" w:evenVBand="0" w:oddHBand="0" w:evenHBand="0" w:firstRowFirstColumn="0" w:firstRowLastColumn="0" w:lastRowFirstColumn="0" w:lastRowLastColumn="0"/>
          <w:ins w:id="204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BB53D7" w:rsidRDefault="00AE3134" w:rsidP="001A2974">
            <w:pPr>
              <w:jc w:val="center"/>
              <w:rPr>
                <w:ins w:id="2041" w:author="Camilo Andrés Díaz Gómez" w:date="2023-03-14T21:33:00Z"/>
                <w:rFonts w:cs="Times New Roman"/>
                <w:szCs w:val="24"/>
              </w:rPr>
            </w:pPr>
          </w:p>
        </w:tc>
        <w:tc>
          <w:tcPr>
            <w:tcW w:w="3828" w:type="dxa"/>
            <w:gridSpan w:val="5"/>
          </w:tcPr>
          <w:p w14:paraId="4E814FFD" w14:textId="77777777" w:rsidR="00AE3134" w:rsidRPr="00BB53D7" w:rsidRDefault="00AE3134" w:rsidP="001A2974">
            <w:pPr>
              <w:jc w:val="center"/>
              <w:cnfStyle w:val="100000000000" w:firstRow="1" w:lastRow="0" w:firstColumn="0" w:lastColumn="0" w:oddVBand="0" w:evenVBand="0" w:oddHBand="0" w:evenHBand="0" w:firstRowFirstColumn="0" w:firstRowLastColumn="0" w:lastRowFirstColumn="0" w:lastRowLastColumn="0"/>
              <w:rPr>
                <w:ins w:id="2042" w:author="Camilo Andrés Díaz Gómez" w:date="2023-03-14T21:33:00Z"/>
                <w:rFonts w:cs="Times New Roman"/>
                <w:szCs w:val="24"/>
              </w:rPr>
            </w:pPr>
            <w:ins w:id="2043" w:author="Camilo Andrés Díaz Gómez" w:date="2023-03-14T21:33:00Z">
              <w:r w:rsidRPr="00BB53D7">
                <w:rPr>
                  <w:rFonts w:cs="Times New Roman"/>
                  <w:szCs w:val="24"/>
                </w:rPr>
                <w:t>Ago.</w:t>
              </w:r>
            </w:ins>
          </w:p>
        </w:tc>
        <w:tc>
          <w:tcPr>
            <w:tcW w:w="2766" w:type="dxa"/>
            <w:gridSpan w:val="4"/>
          </w:tcPr>
          <w:p w14:paraId="51E66C2F"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2044" w:author="Camilo Andrés Díaz Gómez" w:date="2023-03-14T21:33:00Z"/>
                <w:rFonts w:cs="Times New Roman"/>
                <w:szCs w:val="24"/>
              </w:rPr>
            </w:pPr>
            <w:ins w:id="2045" w:author="Camilo Andrés Díaz Gómez" w:date="2023-03-14T21:33:00Z">
              <w:r w:rsidRPr="00BB53D7">
                <w:rPr>
                  <w:rFonts w:cs="Times New Roman"/>
                  <w:szCs w:val="24"/>
                </w:rPr>
                <w:t>Sept</w:t>
              </w:r>
            </w:ins>
          </w:p>
        </w:tc>
        <w:tc>
          <w:tcPr>
            <w:tcW w:w="2611" w:type="dxa"/>
            <w:gridSpan w:val="4"/>
          </w:tcPr>
          <w:p w14:paraId="0FD127A9"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2046" w:author="Camilo Andrés Díaz Gómez" w:date="2023-03-14T21:33:00Z"/>
                <w:rFonts w:cs="Times New Roman"/>
                <w:szCs w:val="24"/>
              </w:rPr>
            </w:pPr>
            <w:ins w:id="2047" w:author="Camilo Andrés Díaz Gómez" w:date="2023-03-14T21:33:00Z">
              <w:r w:rsidRPr="00BB53D7">
                <w:rPr>
                  <w:rFonts w:cs="Times New Roman"/>
                  <w:szCs w:val="24"/>
                </w:rPr>
                <w:t>Oct</w:t>
              </w:r>
            </w:ins>
          </w:p>
        </w:tc>
        <w:tc>
          <w:tcPr>
            <w:tcW w:w="1852" w:type="dxa"/>
            <w:gridSpan w:val="3"/>
          </w:tcPr>
          <w:p w14:paraId="65EB370A"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2048" w:author="Camilo Andrés Díaz Gómez" w:date="2023-03-14T21:33:00Z"/>
                <w:rFonts w:cs="Times New Roman"/>
                <w:szCs w:val="24"/>
              </w:rPr>
            </w:pPr>
            <w:ins w:id="2049" w:author="Camilo Andrés Díaz Gómez" w:date="2023-03-14T21:33:00Z">
              <w:r w:rsidRPr="00BB53D7">
                <w:rPr>
                  <w:rFonts w:cs="Times New Roman"/>
                  <w:szCs w:val="24"/>
                </w:rPr>
                <w:t>Nov</w:t>
              </w:r>
            </w:ins>
          </w:p>
        </w:tc>
      </w:tr>
      <w:tr w:rsidR="00AE3134" w:rsidRPr="00BB53D7" w14:paraId="73F80A0D" w14:textId="77777777" w:rsidTr="001A2974">
        <w:trPr>
          <w:cnfStyle w:val="000000100000" w:firstRow="0" w:lastRow="0" w:firstColumn="0" w:lastColumn="0" w:oddVBand="0" w:evenVBand="0" w:oddHBand="1" w:evenHBand="0" w:firstRowFirstColumn="0" w:firstRowLastColumn="0" w:lastRowFirstColumn="0" w:lastRowLastColumn="0"/>
          <w:ins w:id="205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BB53D7" w:rsidRDefault="00AE3134" w:rsidP="001A2974">
            <w:pPr>
              <w:jc w:val="center"/>
              <w:rPr>
                <w:ins w:id="2051" w:author="Camilo Andrés Díaz Gómez" w:date="2023-03-14T21:33:00Z"/>
                <w:rFonts w:cs="Times New Roman"/>
                <w:szCs w:val="24"/>
              </w:rPr>
            </w:pPr>
            <w:ins w:id="2052" w:author="Camilo Andrés Díaz Gómez" w:date="2023-03-14T21:33:00Z">
              <w:r w:rsidRPr="00BB53D7">
                <w:rPr>
                  <w:rFonts w:cs="Times New Roman"/>
                  <w:szCs w:val="24"/>
                </w:rPr>
                <w:t>Actividades</w:t>
              </w:r>
            </w:ins>
          </w:p>
        </w:tc>
        <w:tc>
          <w:tcPr>
            <w:tcW w:w="993" w:type="dxa"/>
          </w:tcPr>
          <w:p w14:paraId="051A0AF3"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3" w:author="Camilo Andrés Díaz Gómez" w:date="2023-03-14T21:33:00Z"/>
                <w:rFonts w:cs="Times New Roman"/>
              </w:rPr>
            </w:pPr>
            <w:ins w:id="2054" w:author="Camilo Andrés Díaz Gómez" w:date="2023-03-14T21:33:00Z">
              <w:r w:rsidRPr="00BB53D7">
                <w:rPr>
                  <w:rFonts w:cs="Times New Roman"/>
                </w:rPr>
                <w:t>S. 1</w:t>
              </w:r>
            </w:ins>
          </w:p>
        </w:tc>
        <w:tc>
          <w:tcPr>
            <w:tcW w:w="708" w:type="dxa"/>
          </w:tcPr>
          <w:p w14:paraId="5322CB37"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5" w:author="Camilo Andrés Díaz Gómez" w:date="2023-03-14T21:33:00Z"/>
                <w:rFonts w:cs="Times New Roman"/>
              </w:rPr>
            </w:pPr>
            <w:ins w:id="2056" w:author="Camilo Andrés Díaz Gómez" w:date="2023-03-14T21:33:00Z">
              <w:r w:rsidRPr="00BB53D7">
                <w:rPr>
                  <w:rFonts w:cs="Times New Roman"/>
                </w:rPr>
                <w:t>S. 2</w:t>
              </w:r>
            </w:ins>
          </w:p>
        </w:tc>
        <w:tc>
          <w:tcPr>
            <w:tcW w:w="709" w:type="dxa"/>
          </w:tcPr>
          <w:p w14:paraId="78DAECF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7" w:author="Camilo Andrés Díaz Gómez" w:date="2023-03-14T21:33:00Z"/>
                <w:rFonts w:cs="Times New Roman"/>
              </w:rPr>
            </w:pPr>
            <w:ins w:id="2058" w:author="Camilo Andrés Díaz Gómez" w:date="2023-03-14T21:33:00Z">
              <w:r w:rsidRPr="00BB53D7">
                <w:rPr>
                  <w:rFonts w:cs="Times New Roman"/>
                </w:rPr>
                <w:t>S. 3</w:t>
              </w:r>
            </w:ins>
          </w:p>
        </w:tc>
        <w:tc>
          <w:tcPr>
            <w:tcW w:w="709" w:type="dxa"/>
          </w:tcPr>
          <w:p w14:paraId="01C2E1A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9" w:author="Camilo Andrés Díaz Gómez" w:date="2023-03-14T21:33:00Z"/>
                <w:rFonts w:cs="Times New Roman"/>
              </w:rPr>
            </w:pPr>
            <w:ins w:id="2060" w:author="Camilo Andrés Díaz Gómez" w:date="2023-03-14T21:33:00Z">
              <w:r w:rsidRPr="00BB53D7">
                <w:rPr>
                  <w:rFonts w:cs="Times New Roman"/>
                </w:rPr>
                <w:t>S. 4</w:t>
              </w:r>
            </w:ins>
          </w:p>
        </w:tc>
        <w:tc>
          <w:tcPr>
            <w:tcW w:w="709" w:type="dxa"/>
          </w:tcPr>
          <w:p w14:paraId="2C58B18B"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61" w:author="Camilo Andrés Díaz Gómez" w:date="2023-03-14T21:33:00Z"/>
                <w:rFonts w:cs="Times New Roman"/>
              </w:rPr>
            </w:pPr>
            <w:ins w:id="2062" w:author="Camilo Andrés Díaz Gómez" w:date="2023-03-14T21:33:00Z">
              <w:r w:rsidRPr="00BB53D7">
                <w:rPr>
                  <w:rFonts w:cs="Times New Roman"/>
                </w:rPr>
                <w:t>S. 5</w:t>
              </w:r>
            </w:ins>
          </w:p>
        </w:tc>
        <w:tc>
          <w:tcPr>
            <w:tcW w:w="708" w:type="dxa"/>
          </w:tcPr>
          <w:p w14:paraId="619FF97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63" w:author="Camilo Andrés Díaz Gómez" w:date="2023-03-14T21:33:00Z"/>
                <w:rFonts w:cs="Times New Roman"/>
              </w:rPr>
            </w:pPr>
            <w:ins w:id="2064" w:author="Camilo Andrés Díaz Gómez" w:date="2023-03-14T21:33:00Z">
              <w:r w:rsidRPr="00BB53D7">
                <w:rPr>
                  <w:rFonts w:cs="Times New Roman"/>
                </w:rPr>
                <w:t>S. 6</w:t>
              </w:r>
            </w:ins>
          </w:p>
        </w:tc>
        <w:tc>
          <w:tcPr>
            <w:tcW w:w="754" w:type="dxa"/>
          </w:tcPr>
          <w:p w14:paraId="51321E2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65" w:author="Camilo Andrés Díaz Gómez" w:date="2023-03-14T21:33:00Z"/>
                <w:rFonts w:cs="Times New Roman"/>
              </w:rPr>
            </w:pPr>
            <w:ins w:id="2066" w:author="Camilo Andrés Díaz Gómez" w:date="2023-03-14T21:33:00Z">
              <w:r w:rsidRPr="00BB53D7">
                <w:rPr>
                  <w:rFonts w:cs="Times New Roman"/>
                </w:rPr>
                <w:t>S. 7</w:t>
              </w:r>
            </w:ins>
          </w:p>
        </w:tc>
        <w:tc>
          <w:tcPr>
            <w:tcW w:w="652" w:type="dxa"/>
          </w:tcPr>
          <w:p w14:paraId="0ABB826E"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67" w:author="Camilo Andrés Díaz Gómez" w:date="2023-03-14T21:33:00Z"/>
                <w:rFonts w:cs="Times New Roman"/>
              </w:rPr>
            </w:pPr>
            <w:ins w:id="2068" w:author="Camilo Andrés Díaz Gómez" w:date="2023-03-14T21:33:00Z">
              <w:r w:rsidRPr="00BB53D7">
                <w:rPr>
                  <w:rFonts w:cs="Times New Roman"/>
                </w:rPr>
                <w:t>S. 8</w:t>
              </w:r>
            </w:ins>
          </w:p>
        </w:tc>
        <w:tc>
          <w:tcPr>
            <w:tcW w:w="652" w:type="dxa"/>
          </w:tcPr>
          <w:p w14:paraId="56877BA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69" w:author="Camilo Andrés Díaz Gómez" w:date="2023-03-14T21:33:00Z"/>
                <w:rFonts w:cs="Times New Roman"/>
              </w:rPr>
            </w:pPr>
            <w:ins w:id="2070" w:author="Camilo Andrés Díaz Gómez" w:date="2023-03-14T21:33:00Z">
              <w:r w:rsidRPr="00BB53D7">
                <w:rPr>
                  <w:rFonts w:cs="Times New Roman"/>
                </w:rPr>
                <w:t>S. 9</w:t>
              </w:r>
            </w:ins>
          </w:p>
        </w:tc>
        <w:tc>
          <w:tcPr>
            <w:tcW w:w="655" w:type="dxa"/>
          </w:tcPr>
          <w:p w14:paraId="269F3FE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71" w:author="Camilo Andrés Díaz Gómez" w:date="2023-03-14T21:33:00Z"/>
                <w:rFonts w:cs="Times New Roman"/>
              </w:rPr>
            </w:pPr>
            <w:ins w:id="2072" w:author="Camilo Andrés Díaz Gómez" w:date="2023-03-14T21:33:00Z">
              <w:r w:rsidRPr="00BB53D7">
                <w:rPr>
                  <w:rFonts w:cs="Times New Roman"/>
                </w:rPr>
                <w:t>S. 10</w:t>
              </w:r>
            </w:ins>
          </w:p>
        </w:tc>
        <w:tc>
          <w:tcPr>
            <w:tcW w:w="652" w:type="dxa"/>
          </w:tcPr>
          <w:p w14:paraId="4664893E"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73" w:author="Camilo Andrés Díaz Gómez" w:date="2023-03-14T21:33:00Z"/>
                <w:rFonts w:cs="Times New Roman"/>
              </w:rPr>
            </w:pPr>
            <w:ins w:id="2074" w:author="Camilo Andrés Díaz Gómez" w:date="2023-03-14T21:33:00Z">
              <w:r w:rsidRPr="00BB53D7">
                <w:rPr>
                  <w:rFonts w:cs="Times New Roman"/>
                </w:rPr>
                <w:t>S. 11</w:t>
              </w:r>
            </w:ins>
          </w:p>
        </w:tc>
        <w:tc>
          <w:tcPr>
            <w:tcW w:w="652" w:type="dxa"/>
          </w:tcPr>
          <w:p w14:paraId="19F1EC10"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75" w:author="Camilo Andrés Díaz Gómez" w:date="2023-03-14T21:33:00Z"/>
                <w:rFonts w:cs="Times New Roman"/>
              </w:rPr>
            </w:pPr>
            <w:ins w:id="2076" w:author="Camilo Andrés Díaz Gómez" w:date="2023-03-14T21:33:00Z">
              <w:r w:rsidRPr="00BB53D7">
                <w:rPr>
                  <w:rFonts w:cs="Times New Roman"/>
                </w:rPr>
                <w:t>S. 12</w:t>
              </w:r>
            </w:ins>
          </w:p>
        </w:tc>
        <w:tc>
          <w:tcPr>
            <w:tcW w:w="652" w:type="dxa"/>
          </w:tcPr>
          <w:p w14:paraId="70F9E1C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77" w:author="Camilo Andrés Díaz Gómez" w:date="2023-03-14T21:33:00Z"/>
                <w:rFonts w:cs="Times New Roman"/>
              </w:rPr>
            </w:pPr>
            <w:ins w:id="2078" w:author="Camilo Andrés Díaz Gómez" w:date="2023-03-14T21:33:00Z">
              <w:r w:rsidRPr="00BB53D7">
                <w:rPr>
                  <w:rFonts w:cs="Times New Roman"/>
                </w:rPr>
                <w:t>S. 13</w:t>
              </w:r>
            </w:ins>
          </w:p>
        </w:tc>
        <w:tc>
          <w:tcPr>
            <w:tcW w:w="652" w:type="dxa"/>
          </w:tcPr>
          <w:p w14:paraId="3D5853F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79" w:author="Camilo Andrés Díaz Gómez" w:date="2023-03-14T21:33:00Z"/>
                <w:rFonts w:cs="Times New Roman"/>
              </w:rPr>
            </w:pPr>
            <w:ins w:id="2080" w:author="Camilo Andrés Díaz Gómez" w:date="2023-03-14T21:33:00Z">
              <w:r w:rsidRPr="00BB53D7">
                <w:rPr>
                  <w:rFonts w:cs="Times New Roman"/>
                </w:rPr>
                <w:t>S. 14</w:t>
              </w:r>
            </w:ins>
          </w:p>
        </w:tc>
        <w:tc>
          <w:tcPr>
            <w:tcW w:w="652" w:type="dxa"/>
          </w:tcPr>
          <w:p w14:paraId="0099B9C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81" w:author="Camilo Andrés Díaz Gómez" w:date="2023-03-14T21:33:00Z"/>
                <w:rFonts w:cs="Times New Roman"/>
              </w:rPr>
            </w:pPr>
            <w:ins w:id="2082" w:author="Camilo Andrés Díaz Gómez" w:date="2023-03-14T21:33:00Z">
              <w:r w:rsidRPr="00BB53D7">
                <w:rPr>
                  <w:rFonts w:cs="Times New Roman"/>
                </w:rPr>
                <w:t>S. 15</w:t>
              </w:r>
            </w:ins>
          </w:p>
        </w:tc>
        <w:tc>
          <w:tcPr>
            <w:tcW w:w="548" w:type="dxa"/>
          </w:tcPr>
          <w:p w14:paraId="247967C8"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83" w:author="Camilo Andrés Díaz Gómez" w:date="2023-03-14T21:33:00Z"/>
                <w:rFonts w:cs="Times New Roman"/>
              </w:rPr>
            </w:pPr>
            <w:ins w:id="2084" w:author="Camilo Andrés Díaz Gómez" w:date="2023-03-14T21:33:00Z">
              <w:r w:rsidRPr="00BB53D7">
                <w:rPr>
                  <w:rFonts w:cs="Times New Roman"/>
                </w:rPr>
                <w:t>S. 16</w:t>
              </w:r>
            </w:ins>
          </w:p>
        </w:tc>
      </w:tr>
      <w:tr w:rsidR="00AE3134" w:rsidRPr="00BB53D7" w14:paraId="6DE86558" w14:textId="77777777" w:rsidTr="001A2974">
        <w:trPr>
          <w:ins w:id="208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BB53D7" w:rsidRDefault="00AE3134" w:rsidP="001A2974">
            <w:pPr>
              <w:jc w:val="center"/>
              <w:rPr>
                <w:ins w:id="2086" w:author="Camilo Andrés Díaz Gómez" w:date="2023-03-14T21:33:00Z"/>
                <w:rFonts w:cs="Times New Roman"/>
                <w:szCs w:val="24"/>
              </w:rPr>
            </w:pPr>
            <w:proofErr w:type="spellStart"/>
            <w:ins w:id="2087"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4BDA69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88" w:author="Camilo Andrés Díaz Gómez" w:date="2023-03-14T21:33:00Z"/>
                <w:rFonts w:cs="Times New Roman"/>
              </w:rPr>
            </w:pPr>
            <w:ins w:id="2089" w:author="Camilo Andrés Díaz Gómez" w:date="2023-03-14T21:33:00Z">
              <w:r w:rsidRPr="00BB53D7">
                <w:rPr>
                  <w:rFonts w:cs="Times New Roman"/>
                </w:rPr>
                <w:t>X</w:t>
              </w:r>
            </w:ins>
          </w:p>
        </w:tc>
        <w:tc>
          <w:tcPr>
            <w:tcW w:w="708" w:type="dxa"/>
            <w:shd w:val="clear" w:color="auto" w:fill="D9E2F3" w:themeFill="accent1" w:themeFillTint="33"/>
          </w:tcPr>
          <w:p w14:paraId="1517A1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0" w:author="Camilo Andrés Díaz Gómez" w:date="2023-03-14T21:33:00Z"/>
                <w:rFonts w:cs="Times New Roman"/>
              </w:rPr>
            </w:pPr>
            <w:ins w:id="2091" w:author="Camilo Andrés Díaz Gómez" w:date="2023-03-14T21:33:00Z">
              <w:r w:rsidRPr="00BB53D7">
                <w:rPr>
                  <w:rFonts w:cs="Times New Roman"/>
                </w:rPr>
                <w:t>X</w:t>
              </w:r>
            </w:ins>
          </w:p>
        </w:tc>
        <w:tc>
          <w:tcPr>
            <w:tcW w:w="709" w:type="dxa"/>
          </w:tcPr>
          <w:p w14:paraId="46A7E28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2" w:author="Camilo Andrés Díaz Gómez" w:date="2023-03-14T21:33:00Z"/>
                <w:rFonts w:cs="Times New Roman"/>
              </w:rPr>
            </w:pPr>
          </w:p>
        </w:tc>
        <w:tc>
          <w:tcPr>
            <w:tcW w:w="709" w:type="dxa"/>
          </w:tcPr>
          <w:p w14:paraId="31AA752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3" w:author="Camilo Andrés Díaz Gómez" w:date="2023-03-14T21:33:00Z"/>
                <w:rFonts w:cs="Times New Roman"/>
              </w:rPr>
            </w:pPr>
          </w:p>
        </w:tc>
        <w:tc>
          <w:tcPr>
            <w:tcW w:w="709" w:type="dxa"/>
          </w:tcPr>
          <w:p w14:paraId="735DAC7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4" w:author="Camilo Andrés Díaz Gómez" w:date="2023-03-14T21:33:00Z"/>
                <w:rFonts w:cs="Times New Roman"/>
              </w:rPr>
            </w:pPr>
          </w:p>
        </w:tc>
        <w:tc>
          <w:tcPr>
            <w:tcW w:w="708" w:type="dxa"/>
          </w:tcPr>
          <w:p w14:paraId="6BAE33C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5" w:author="Camilo Andrés Díaz Gómez" w:date="2023-03-14T21:33:00Z"/>
                <w:rFonts w:cs="Times New Roman"/>
              </w:rPr>
            </w:pPr>
          </w:p>
        </w:tc>
        <w:tc>
          <w:tcPr>
            <w:tcW w:w="754" w:type="dxa"/>
          </w:tcPr>
          <w:p w14:paraId="150494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6" w:author="Camilo Andrés Díaz Gómez" w:date="2023-03-14T21:33:00Z"/>
                <w:rFonts w:cs="Times New Roman"/>
              </w:rPr>
            </w:pPr>
          </w:p>
        </w:tc>
        <w:tc>
          <w:tcPr>
            <w:tcW w:w="652" w:type="dxa"/>
          </w:tcPr>
          <w:p w14:paraId="6BB983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7" w:author="Camilo Andrés Díaz Gómez" w:date="2023-03-14T21:33:00Z"/>
                <w:rFonts w:cs="Times New Roman"/>
              </w:rPr>
            </w:pPr>
          </w:p>
        </w:tc>
        <w:tc>
          <w:tcPr>
            <w:tcW w:w="652" w:type="dxa"/>
          </w:tcPr>
          <w:p w14:paraId="46EDC43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8" w:author="Camilo Andrés Díaz Gómez" w:date="2023-03-14T21:33:00Z"/>
                <w:rFonts w:cs="Times New Roman"/>
              </w:rPr>
            </w:pPr>
          </w:p>
        </w:tc>
        <w:tc>
          <w:tcPr>
            <w:tcW w:w="655" w:type="dxa"/>
          </w:tcPr>
          <w:p w14:paraId="2A8E077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99" w:author="Camilo Andrés Díaz Gómez" w:date="2023-03-14T21:33:00Z"/>
                <w:rFonts w:cs="Times New Roman"/>
              </w:rPr>
            </w:pPr>
          </w:p>
        </w:tc>
        <w:tc>
          <w:tcPr>
            <w:tcW w:w="652" w:type="dxa"/>
          </w:tcPr>
          <w:p w14:paraId="25C0452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0" w:author="Camilo Andrés Díaz Gómez" w:date="2023-03-14T21:33:00Z"/>
                <w:rFonts w:cs="Times New Roman"/>
              </w:rPr>
            </w:pPr>
          </w:p>
        </w:tc>
        <w:tc>
          <w:tcPr>
            <w:tcW w:w="652" w:type="dxa"/>
          </w:tcPr>
          <w:p w14:paraId="5C28DCF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1" w:author="Camilo Andrés Díaz Gómez" w:date="2023-03-14T21:33:00Z"/>
                <w:rFonts w:cs="Times New Roman"/>
              </w:rPr>
            </w:pPr>
          </w:p>
        </w:tc>
        <w:tc>
          <w:tcPr>
            <w:tcW w:w="652" w:type="dxa"/>
          </w:tcPr>
          <w:p w14:paraId="26B2426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2" w:author="Camilo Andrés Díaz Gómez" w:date="2023-03-14T21:33:00Z"/>
                <w:rFonts w:cs="Times New Roman"/>
              </w:rPr>
            </w:pPr>
          </w:p>
        </w:tc>
        <w:tc>
          <w:tcPr>
            <w:tcW w:w="652" w:type="dxa"/>
          </w:tcPr>
          <w:p w14:paraId="1FAB471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3" w:author="Camilo Andrés Díaz Gómez" w:date="2023-03-14T21:33:00Z"/>
                <w:rFonts w:cs="Times New Roman"/>
              </w:rPr>
            </w:pPr>
          </w:p>
        </w:tc>
        <w:tc>
          <w:tcPr>
            <w:tcW w:w="652" w:type="dxa"/>
          </w:tcPr>
          <w:p w14:paraId="08D3CC2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4" w:author="Camilo Andrés Díaz Gómez" w:date="2023-03-14T21:33:00Z"/>
                <w:rFonts w:cs="Times New Roman"/>
              </w:rPr>
            </w:pPr>
          </w:p>
        </w:tc>
        <w:tc>
          <w:tcPr>
            <w:tcW w:w="548" w:type="dxa"/>
          </w:tcPr>
          <w:p w14:paraId="404B92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5" w:author="Camilo Andrés Díaz Gómez" w:date="2023-03-14T21:33:00Z"/>
                <w:rFonts w:cs="Times New Roman"/>
              </w:rPr>
            </w:pPr>
          </w:p>
        </w:tc>
      </w:tr>
      <w:tr w:rsidR="00AE3134" w:rsidRPr="00BB53D7" w14:paraId="56E0900F" w14:textId="77777777" w:rsidTr="001A2974">
        <w:trPr>
          <w:cnfStyle w:val="000000100000" w:firstRow="0" w:lastRow="0" w:firstColumn="0" w:lastColumn="0" w:oddVBand="0" w:evenVBand="0" w:oddHBand="1" w:evenHBand="0" w:firstRowFirstColumn="0" w:firstRowLastColumn="0" w:lastRowFirstColumn="0" w:lastRowLastColumn="0"/>
          <w:ins w:id="210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BB53D7" w:rsidRDefault="00AE3134" w:rsidP="001A2974">
            <w:pPr>
              <w:jc w:val="center"/>
              <w:rPr>
                <w:ins w:id="2107" w:author="Camilo Andrés Díaz Gómez" w:date="2023-03-14T21:33:00Z"/>
                <w:rFonts w:cs="Times New Roman"/>
                <w:szCs w:val="24"/>
              </w:rPr>
            </w:pPr>
            <w:proofErr w:type="spellStart"/>
            <w:ins w:id="2108"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798F10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09" w:author="Camilo Andrés Díaz Gómez" w:date="2023-03-14T21:33:00Z"/>
                <w:rFonts w:cs="Times New Roman"/>
              </w:rPr>
            </w:pPr>
            <w:ins w:id="2110" w:author="Camilo Andrés Díaz Gómez" w:date="2023-03-14T21:33:00Z">
              <w:r w:rsidRPr="00BB53D7">
                <w:rPr>
                  <w:rFonts w:cs="Times New Roman"/>
                </w:rPr>
                <w:t>X</w:t>
              </w:r>
            </w:ins>
          </w:p>
        </w:tc>
        <w:tc>
          <w:tcPr>
            <w:tcW w:w="708" w:type="dxa"/>
            <w:shd w:val="clear" w:color="auto" w:fill="D9E2F3" w:themeFill="accent1" w:themeFillTint="33"/>
          </w:tcPr>
          <w:p w14:paraId="007E518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1" w:author="Camilo Andrés Díaz Gómez" w:date="2023-03-14T21:33:00Z"/>
                <w:rFonts w:cs="Times New Roman"/>
              </w:rPr>
            </w:pPr>
            <w:ins w:id="2112" w:author="Camilo Andrés Díaz Gómez" w:date="2023-03-14T21:33:00Z">
              <w:r w:rsidRPr="00BB53D7">
                <w:rPr>
                  <w:rFonts w:cs="Times New Roman"/>
                </w:rPr>
                <w:t>X</w:t>
              </w:r>
            </w:ins>
          </w:p>
        </w:tc>
        <w:tc>
          <w:tcPr>
            <w:tcW w:w="709" w:type="dxa"/>
          </w:tcPr>
          <w:p w14:paraId="090960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3" w:author="Camilo Andrés Díaz Gómez" w:date="2023-03-14T21:33:00Z"/>
                <w:rFonts w:cs="Times New Roman"/>
              </w:rPr>
            </w:pPr>
          </w:p>
        </w:tc>
        <w:tc>
          <w:tcPr>
            <w:tcW w:w="709" w:type="dxa"/>
          </w:tcPr>
          <w:p w14:paraId="47D97F7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4" w:author="Camilo Andrés Díaz Gómez" w:date="2023-03-14T21:33:00Z"/>
                <w:rFonts w:cs="Times New Roman"/>
              </w:rPr>
            </w:pPr>
          </w:p>
        </w:tc>
        <w:tc>
          <w:tcPr>
            <w:tcW w:w="709" w:type="dxa"/>
          </w:tcPr>
          <w:p w14:paraId="7DFB726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5" w:author="Camilo Andrés Díaz Gómez" w:date="2023-03-14T21:33:00Z"/>
                <w:rFonts w:cs="Times New Roman"/>
              </w:rPr>
            </w:pPr>
          </w:p>
        </w:tc>
        <w:tc>
          <w:tcPr>
            <w:tcW w:w="708" w:type="dxa"/>
          </w:tcPr>
          <w:p w14:paraId="326183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6" w:author="Camilo Andrés Díaz Gómez" w:date="2023-03-14T21:33:00Z"/>
                <w:rFonts w:cs="Times New Roman"/>
              </w:rPr>
            </w:pPr>
          </w:p>
        </w:tc>
        <w:tc>
          <w:tcPr>
            <w:tcW w:w="754" w:type="dxa"/>
          </w:tcPr>
          <w:p w14:paraId="61F835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7" w:author="Camilo Andrés Díaz Gómez" w:date="2023-03-14T21:33:00Z"/>
                <w:rFonts w:cs="Times New Roman"/>
              </w:rPr>
            </w:pPr>
          </w:p>
        </w:tc>
        <w:tc>
          <w:tcPr>
            <w:tcW w:w="652" w:type="dxa"/>
          </w:tcPr>
          <w:p w14:paraId="0A29B01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8" w:author="Camilo Andrés Díaz Gómez" w:date="2023-03-14T21:33:00Z"/>
                <w:rFonts w:cs="Times New Roman"/>
              </w:rPr>
            </w:pPr>
          </w:p>
        </w:tc>
        <w:tc>
          <w:tcPr>
            <w:tcW w:w="652" w:type="dxa"/>
          </w:tcPr>
          <w:p w14:paraId="7C544EF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19" w:author="Camilo Andrés Díaz Gómez" w:date="2023-03-14T21:33:00Z"/>
                <w:rFonts w:cs="Times New Roman"/>
              </w:rPr>
            </w:pPr>
          </w:p>
        </w:tc>
        <w:tc>
          <w:tcPr>
            <w:tcW w:w="655" w:type="dxa"/>
          </w:tcPr>
          <w:p w14:paraId="4966754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0" w:author="Camilo Andrés Díaz Gómez" w:date="2023-03-14T21:33:00Z"/>
                <w:rFonts w:cs="Times New Roman"/>
              </w:rPr>
            </w:pPr>
          </w:p>
        </w:tc>
        <w:tc>
          <w:tcPr>
            <w:tcW w:w="652" w:type="dxa"/>
          </w:tcPr>
          <w:p w14:paraId="7AAE284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1" w:author="Camilo Andrés Díaz Gómez" w:date="2023-03-14T21:33:00Z"/>
                <w:rFonts w:cs="Times New Roman"/>
              </w:rPr>
            </w:pPr>
          </w:p>
        </w:tc>
        <w:tc>
          <w:tcPr>
            <w:tcW w:w="652" w:type="dxa"/>
          </w:tcPr>
          <w:p w14:paraId="064C96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2" w:author="Camilo Andrés Díaz Gómez" w:date="2023-03-14T21:33:00Z"/>
                <w:rFonts w:cs="Times New Roman"/>
              </w:rPr>
            </w:pPr>
          </w:p>
        </w:tc>
        <w:tc>
          <w:tcPr>
            <w:tcW w:w="652" w:type="dxa"/>
          </w:tcPr>
          <w:p w14:paraId="433B0F6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3" w:author="Camilo Andrés Díaz Gómez" w:date="2023-03-14T21:33:00Z"/>
                <w:rFonts w:cs="Times New Roman"/>
              </w:rPr>
            </w:pPr>
          </w:p>
        </w:tc>
        <w:tc>
          <w:tcPr>
            <w:tcW w:w="652" w:type="dxa"/>
          </w:tcPr>
          <w:p w14:paraId="4BCBB5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4" w:author="Camilo Andrés Díaz Gómez" w:date="2023-03-14T21:33:00Z"/>
                <w:rFonts w:cs="Times New Roman"/>
              </w:rPr>
            </w:pPr>
          </w:p>
        </w:tc>
        <w:tc>
          <w:tcPr>
            <w:tcW w:w="652" w:type="dxa"/>
          </w:tcPr>
          <w:p w14:paraId="60F4F3E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5" w:author="Camilo Andrés Díaz Gómez" w:date="2023-03-14T21:33:00Z"/>
                <w:rFonts w:cs="Times New Roman"/>
              </w:rPr>
            </w:pPr>
          </w:p>
        </w:tc>
        <w:tc>
          <w:tcPr>
            <w:tcW w:w="548" w:type="dxa"/>
          </w:tcPr>
          <w:p w14:paraId="303D995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6" w:author="Camilo Andrés Díaz Gómez" w:date="2023-03-14T21:33:00Z"/>
                <w:rFonts w:cs="Times New Roman"/>
              </w:rPr>
            </w:pPr>
          </w:p>
        </w:tc>
      </w:tr>
      <w:tr w:rsidR="00AE3134" w:rsidRPr="00BB53D7" w14:paraId="7D3E2025" w14:textId="77777777" w:rsidTr="001A2974">
        <w:trPr>
          <w:ins w:id="212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BB53D7" w:rsidRDefault="00AE3134" w:rsidP="001A2974">
            <w:pPr>
              <w:jc w:val="center"/>
              <w:rPr>
                <w:ins w:id="2128" w:author="Camilo Andrés Díaz Gómez" w:date="2023-03-14T21:33:00Z"/>
                <w:rFonts w:cs="Times New Roman"/>
                <w:szCs w:val="24"/>
              </w:rPr>
            </w:pPr>
            <w:proofErr w:type="spellStart"/>
            <w:ins w:id="2129"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688F303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0" w:author="Camilo Andrés Díaz Gómez" w:date="2023-03-14T21:33:00Z"/>
                <w:rFonts w:cs="Times New Roman"/>
              </w:rPr>
            </w:pPr>
          </w:p>
        </w:tc>
        <w:tc>
          <w:tcPr>
            <w:tcW w:w="708" w:type="dxa"/>
            <w:shd w:val="clear" w:color="auto" w:fill="D9E2F3" w:themeFill="accent1" w:themeFillTint="33"/>
          </w:tcPr>
          <w:p w14:paraId="58394C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1" w:author="Camilo Andrés Díaz Gómez" w:date="2023-03-14T21:33:00Z"/>
                <w:rFonts w:cs="Times New Roman"/>
              </w:rPr>
            </w:pPr>
            <w:ins w:id="2132" w:author="Camilo Andrés Díaz Gómez" w:date="2023-03-14T21:33:00Z">
              <w:r w:rsidRPr="00BB53D7">
                <w:rPr>
                  <w:rFonts w:cs="Times New Roman"/>
                </w:rPr>
                <w:t>X</w:t>
              </w:r>
            </w:ins>
          </w:p>
        </w:tc>
        <w:tc>
          <w:tcPr>
            <w:tcW w:w="709" w:type="dxa"/>
          </w:tcPr>
          <w:p w14:paraId="29267C2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3" w:author="Camilo Andrés Díaz Gómez" w:date="2023-03-14T21:33:00Z"/>
                <w:rFonts w:cs="Times New Roman"/>
              </w:rPr>
            </w:pPr>
          </w:p>
        </w:tc>
        <w:tc>
          <w:tcPr>
            <w:tcW w:w="709" w:type="dxa"/>
          </w:tcPr>
          <w:p w14:paraId="4476260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4" w:author="Camilo Andrés Díaz Gómez" w:date="2023-03-14T21:33:00Z"/>
                <w:rFonts w:cs="Times New Roman"/>
              </w:rPr>
            </w:pPr>
          </w:p>
        </w:tc>
        <w:tc>
          <w:tcPr>
            <w:tcW w:w="709" w:type="dxa"/>
          </w:tcPr>
          <w:p w14:paraId="039CF0E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5" w:author="Camilo Andrés Díaz Gómez" w:date="2023-03-14T21:33:00Z"/>
                <w:rFonts w:cs="Times New Roman"/>
              </w:rPr>
            </w:pPr>
          </w:p>
        </w:tc>
        <w:tc>
          <w:tcPr>
            <w:tcW w:w="708" w:type="dxa"/>
          </w:tcPr>
          <w:p w14:paraId="36D256A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6" w:author="Camilo Andrés Díaz Gómez" w:date="2023-03-14T21:33:00Z"/>
                <w:rFonts w:cs="Times New Roman"/>
              </w:rPr>
            </w:pPr>
          </w:p>
        </w:tc>
        <w:tc>
          <w:tcPr>
            <w:tcW w:w="754" w:type="dxa"/>
          </w:tcPr>
          <w:p w14:paraId="3E545B1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7" w:author="Camilo Andrés Díaz Gómez" w:date="2023-03-14T21:33:00Z"/>
                <w:rFonts w:cs="Times New Roman"/>
              </w:rPr>
            </w:pPr>
          </w:p>
        </w:tc>
        <w:tc>
          <w:tcPr>
            <w:tcW w:w="652" w:type="dxa"/>
          </w:tcPr>
          <w:p w14:paraId="4536F0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8" w:author="Camilo Andrés Díaz Gómez" w:date="2023-03-14T21:33:00Z"/>
                <w:rFonts w:cs="Times New Roman"/>
              </w:rPr>
            </w:pPr>
          </w:p>
        </w:tc>
        <w:tc>
          <w:tcPr>
            <w:tcW w:w="652" w:type="dxa"/>
          </w:tcPr>
          <w:p w14:paraId="67B516F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39" w:author="Camilo Andrés Díaz Gómez" w:date="2023-03-14T21:33:00Z"/>
                <w:rFonts w:cs="Times New Roman"/>
              </w:rPr>
            </w:pPr>
          </w:p>
        </w:tc>
        <w:tc>
          <w:tcPr>
            <w:tcW w:w="655" w:type="dxa"/>
          </w:tcPr>
          <w:p w14:paraId="29400C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0" w:author="Camilo Andrés Díaz Gómez" w:date="2023-03-14T21:33:00Z"/>
                <w:rFonts w:cs="Times New Roman"/>
              </w:rPr>
            </w:pPr>
          </w:p>
        </w:tc>
        <w:tc>
          <w:tcPr>
            <w:tcW w:w="652" w:type="dxa"/>
          </w:tcPr>
          <w:p w14:paraId="1938F2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1" w:author="Camilo Andrés Díaz Gómez" w:date="2023-03-14T21:33:00Z"/>
                <w:rFonts w:cs="Times New Roman"/>
              </w:rPr>
            </w:pPr>
          </w:p>
        </w:tc>
        <w:tc>
          <w:tcPr>
            <w:tcW w:w="652" w:type="dxa"/>
          </w:tcPr>
          <w:p w14:paraId="38C8E3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2" w:author="Camilo Andrés Díaz Gómez" w:date="2023-03-14T21:33:00Z"/>
                <w:rFonts w:cs="Times New Roman"/>
              </w:rPr>
            </w:pPr>
          </w:p>
        </w:tc>
        <w:tc>
          <w:tcPr>
            <w:tcW w:w="652" w:type="dxa"/>
          </w:tcPr>
          <w:p w14:paraId="0DBBEF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3" w:author="Camilo Andrés Díaz Gómez" w:date="2023-03-14T21:33:00Z"/>
                <w:rFonts w:cs="Times New Roman"/>
              </w:rPr>
            </w:pPr>
          </w:p>
        </w:tc>
        <w:tc>
          <w:tcPr>
            <w:tcW w:w="652" w:type="dxa"/>
          </w:tcPr>
          <w:p w14:paraId="7DE0B42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4" w:author="Camilo Andrés Díaz Gómez" w:date="2023-03-14T21:33:00Z"/>
                <w:rFonts w:cs="Times New Roman"/>
              </w:rPr>
            </w:pPr>
          </w:p>
        </w:tc>
        <w:tc>
          <w:tcPr>
            <w:tcW w:w="652" w:type="dxa"/>
          </w:tcPr>
          <w:p w14:paraId="306D340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5" w:author="Camilo Andrés Díaz Gómez" w:date="2023-03-14T21:33:00Z"/>
                <w:rFonts w:cs="Times New Roman"/>
              </w:rPr>
            </w:pPr>
          </w:p>
        </w:tc>
        <w:tc>
          <w:tcPr>
            <w:tcW w:w="548" w:type="dxa"/>
          </w:tcPr>
          <w:p w14:paraId="68710EC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46" w:author="Camilo Andrés Díaz Gómez" w:date="2023-03-14T21:33:00Z"/>
                <w:rFonts w:cs="Times New Roman"/>
              </w:rPr>
            </w:pPr>
          </w:p>
        </w:tc>
      </w:tr>
      <w:tr w:rsidR="00AE3134" w:rsidRPr="00BB53D7" w14:paraId="05D88CAB" w14:textId="77777777" w:rsidTr="001A2974">
        <w:trPr>
          <w:cnfStyle w:val="000000100000" w:firstRow="0" w:lastRow="0" w:firstColumn="0" w:lastColumn="0" w:oddVBand="0" w:evenVBand="0" w:oddHBand="1" w:evenHBand="0" w:firstRowFirstColumn="0" w:firstRowLastColumn="0" w:lastRowFirstColumn="0" w:lastRowLastColumn="0"/>
          <w:ins w:id="214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BB53D7" w:rsidRDefault="00AE3134" w:rsidP="001A2974">
            <w:pPr>
              <w:jc w:val="center"/>
              <w:rPr>
                <w:ins w:id="2148" w:author="Camilo Andrés Díaz Gómez" w:date="2023-03-14T21:33:00Z"/>
                <w:rFonts w:cs="Times New Roman"/>
                <w:szCs w:val="24"/>
              </w:rPr>
            </w:pPr>
            <w:proofErr w:type="spellStart"/>
            <w:ins w:id="2149"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6AD843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0" w:author="Camilo Andrés Díaz Gómez" w:date="2023-03-14T21:33:00Z"/>
                <w:rFonts w:cs="Times New Roman"/>
              </w:rPr>
            </w:pPr>
          </w:p>
        </w:tc>
        <w:tc>
          <w:tcPr>
            <w:tcW w:w="708" w:type="dxa"/>
            <w:shd w:val="clear" w:color="auto" w:fill="D9E2F3" w:themeFill="accent1" w:themeFillTint="33"/>
          </w:tcPr>
          <w:p w14:paraId="05AD62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1" w:author="Camilo Andrés Díaz Gómez" w:date="2023-03-14T21:33:00Z"/>
                <w:rFonts w:cs="Times New Roman"/>
              </w:rPr>
            </w:pPr>
            <w:ins w:id="2152" w:author="Camilo Andrés Díaz Gómez" w:date="2023-03-14T21:33:00Z">
              <w:r w:rsidRPr="00BB53D7">
                <w:rPr>
                  <w:rFonts w:cs="Times New Roman"/>
                </w:rPr>
                <w:t>X</w:t>
              </w:r>
            </w:ins>
          </w:p>
        </w:tc>
        <w:tc>
          <w:tcPr>
            <w:tcW w:w="709" w:type="dxa"/>
            <w:shd w:val="clear" w:color="auto" w:fill="D9E2F3" w:themeFill="accent1" w:themeFillTint="33"/>
          </w:tcPr>
          <w:p w14:paraId="67B1DC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3" w:author="Camilo Andrés Díaz Gómez" w:date="2023-03-14T21:33:00Z"/>
                <w:rFonts w:cs="Times New Roman"/>
              </w:rPr>
            </w:pPr>
            <w:ins w:id="2154" w:author="Camilo Andrés Díaz Gómez" w:date="2023-03-14T21:33:00Z">
              <w:r w:rsidRPr="00BB53D7">
                <w:rPr>
                  <w:rFonts w:cs="Times New Roman"/>
                </w:rPr>
                <w:t>X</w:t>
              </w:r>
            </w:ins>
          </w:p>
        </w:tc>
        <w:tc>
          <w:tcPr>
            <w:tcW w:w="709" w:type="dxa"/>
            <w:shd w:val="clear" w:color="auto" w:fill="D9E2F3" w:themeFill="accent1" w:themeFillTint="33"/>
          </w:tcPr>
          <w:p w14:paraId="2D54C8E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5" w:author="Camilo Andrés Díaz Gómez" w:date="2023-03-14T21:33:00Z"/>
                <w:rFonts w:cs="Times New Roman"/>
              </w:rPr>
            </w:pPr>
            <w:ins w:id="2156" w:author="Camilo Andrés Díaz Gómez" w:date="2023-03-14T21:33:00Z">
              <w:r w:rsidRPr="00BB53D7">
                <w:rPr>
                  <w:rFonts w:cs="Times New Roman"/>
                </w:rPr>
                <w:t>X</w:t>
              </w:r>
            </w:ins>
          </w:p>
        </w:tc>
        <w:tc>
          <w:tcPr>
            <w:tcW w:w="709" w:type="dxa"/>
          </w:tcPr>
          <w:p w14:paraId="28AD07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7" w:author="Camilo Andrés Díaz Gómez" w:date="2023-03-14T21:33:00Z"/>
                <w:rFonts w:cs="Times New Roman"/>
              </w:rPr>
            </w:pPr>
          </w:p>
        </w:tc>
        <w:tc>
          <w:tcPr>
            <w:tcW w:w="708" w:type="dxa"/>
          </w:tcPr>
          <w:p w14:paraId="1114568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8" w:author="Camilo Andrés Díaz Gómez" w:date="2023-03-14T21:33:00Z"/>
                <w:rFonts w:cs="Times New Roman"/>
              </w:rPr>
            </w:pPr>
          </w:p>
        </w:tc>
        <w:tc>
          <w:tcPr>
            <w:tcW w:w="754" w:type="dxa"/>
          </w:tcPr>
          <w:p w14:paraId="5447277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59" w:author="Camilo Andrés Díaz Gómez" w:date="2023-03-14T21:33:00Z"/>
                <w:rFonts w:cs="Times New Roman"/>
              </w:rPr>
            </w:pPr>
          </w:p>
        </w:tc>
        <w:tc>
          <w:tcPr>
            <w:tcW w:w="652" w:type="dxa"/>
          </w:tcPr>
          <w:p w14:paraId="48C1FE8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0" w:author="Camilo Andrés Díaz Gómez" w:date="2023-03-14T21:33:00Z"/>
                <w:rFonts w:cs="Times New Roman"/>
              </w:rPr>
            </w:pPr>
          </w:p>
        </w:tc>
        <w:tc>
          <w:tcPr>
            <w:tcW w:w="652" w:type="dxa"/>
          </w:tcPr>
          <w:p w14:paraId="554F97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1" w:author="Camilo Andrés Díaz Gómez" w:date="2023-03-14T21:33:00Z"/>
                <w:rFonts w:cs="Times New Roman"/>
              </w:rPr>
            </w:pPr>
          </w:p>
        </w:tc>
        <w:tc>
          <w:tcPr>
            <w:tcW w:w="655" w:type="dxa"/>
          </w:tcPr>
          <w:p w14:paraId="69697FC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2" w:author="Camilo Andrés Díaz Gómez" w:date="2023-03-14T21:33:00Z"/>
                <w:rFonts w:cs="Times New Roman"/>
              </w:rPr>
            </w:pPr>
          </w:p>
        </w:tc>
        <w:tc>
          <w:tcPr>
            <w:tcW w:w="652" w:type="dxa"/>
          </w:tcPr>
          <w:p w14:paraId="0F5720B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3" w:author="Camilo Andrés Díaz Gómez" w:date="2023-03-14T21:33:00Z"/>
                <w:rFonts w:cs="Times New Roman"/>
              </w:rPr>
            </w:pPr>
          </w:p>
        </w:tc>
        <w:tc>
          <w:tcPr>
            <w:tcW w:w="652" w:type="dxa"/>
          </w:tcPr>
          <w:p w14:paraId="1C8E4A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4" w:author="Camilo Andrés Díaz Gómez" w:date="2023-03-14T21:33:00Z"/>
                <w:rFonts w:cs="Times New Roman"/>
              </w:rPr>
            </w:pPr>
          </w:p>
        </w:tc>
        <w:tc>
          <w:tcPr>
            <w:tcW w:w="652" w:type="dxa"/>
          </w:tcPr>
          <w:p w14:paraId="19BD57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5" w:author="Camilo Andrés Díaz Gómez" w:date="2023-03-14T21:33:00Z"/>
                <w:rFonts w:cs="Times New Roman"/>
              </w:rPr>
            </w:pPr>
          </w:p>
        </w:tc>
        <w:tc>
          <w:tcPr>
            <w:tcW w:w="652" w:type="dxa"/>
          </w:tcPr>
          <w:p w14:paraId="0FC37F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6" w:author="Camilo Andrés Díaz Gómez" w:date="2023-03-14T21:33:00Z"/>
                <w:rFonts w:cs="Times New Roman"/>
              </w:rPr>
            </w:pPr>
          </w:p>
        </w:tc>
        <w:tc>
          <w:tcPr>
            <w:tcW w:w="652" w:type="dxa"/>
          </w:tcPr>
          <w:p w14:paraId="59F4946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7" w:author="Camilo Andrés Díaz Gómez" w:date="2023-03-14T21:33:00Z"/>
                <w:rFonts w:cs="Times New Roman"/>
              </w:rPr>
            </w:pPr>
          </w:p>
        </w:tc>
        <w:tc>
          <w:tcPr>
            <w:tcW w:w="548" w:type="dxa"/>
          </w:tcPr>
          <w:p w14:paraId="16EF414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68" w:author="Camilo Andrés Díaz Gómez" w:date="2023-03-14T21:33:00Z"/>
                <w:rFonts w:cs="Times New Roman"/>
              </w:rPr>
            </w:pPr>
          </w:p>
        </w:tc>
      </w:tr>
      <w:tr w:rsidR="00AE3134" w:rsidRPr="00BB53D7" w14:paraId="77FA8AA2" w14:textId="77777777" w:rsidTr="001A2974">
        <w:trPr>
          <w:ins w:id="216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BB53D7" w:rsidRDefault="00AE3134" w:rsidP="001A2974">
            <w:pPr>
              <w:jc w:val="center"/>
              <w:rPr>
                <w:ins w:id="2170" w:author="Camilo Andrés Díaz Gómez" w:date="2023-03-14T21:33:00Z"/>
                <w:rFonts w:cs="Times New Roman"/>
                <w:szCs w:val="24"/>
              </w:rPr>
            </w:pPr>
            <w:proofErr w:type="spellStart"/>
            <w:ins w:id="2171"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3F10FF7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72" w:author="Camilo Andrés Díaz Gómez" w:date="2023-03-14T21:33:00Z"/>
                <w:rFonts w:cs="Times New Roman"/>
              </w:rPr>
            </w:pPr>
          </w:p>
        </w:tc>
        <w:tc>
          <w:tcPr>
            <w:tcW w:w="708" w:type="dxa"/>
          </w:tcPr>
          <w:p w14:paraId="0A2535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73" w:author="Camilo Andrés Díaz Gómez" w:date="2023-03-14T21:33:00Z"/>
                <w:rFonts w:cs="Times New Roman"/>
              </w:rPr>
            </w:pPr>
          </w:p>
        </w:tc>
        <w:tc>
          <w:tcPr>
            <w:tcW w:w="709" w:type="dxa"/>
            <w:shd w:val="clear" w:color="auto" w:fill="D9E2F3" w:themeFill="accent1" w:themeFillTint="33"/>
          </w:tcPr>
          <w:p w14:paraId="50831F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74" w:author="Camilo Andrés Díaz Gómez" w:date="2023-03-14T21:33:00Z"/>
                <w:rFonts w:cs="Times New Roman"/>
              </w:rPr>
            </w:pPr>
            <w:ins w:id="2175" w:author="Camilo Andrés Díaz Gómez" w:date="2023-03-14T21:33:00Z">
              <w:r w:rsidRPr="00BB53D7">
                <w:rPr>
                  <w:rFonts w:cs="Times New Roman"/>
                </w:rPr>
                <w:t>X</w:t>
              </w:r>
            </w:ins>
          </w:p>
        </w:tc>
        <w:tc>
          <w:tcPr>
            <w:tcW w:w="709" w:type="dxa"/>
            <w:shd w:val="clear" w:color="auto" w:fill="D9E2F3" w:themeFill="accent1" w:themeFillTint="33"/>
          </w:tcPr>
          <w:p w14:paraId="515BAEA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76" w:author="Camilo Andrés Díaz Gómez" w:date="2023-03-14T21:33:00Z"/>
                <w:rFonts w:cs="Times New Roman"/>
              </w:rPr>
            </w:pPr>
            <w:ins w:id="2177" w:author="Camilo Andrés Díaz Gómez" w:date="2023-03-14T21:33:00Z">
              <w:r w:rsidRPr="00BB53D7">
                <w:rPr>
                  <w:rFonts w:cs="Times New Roman"/>
                </w:rPr>
                <w:t>X</w:t>
              </w:r>
            </w:ins>
          </w:p>
        </w:tc>
        <w:tc>
          <w:tcPr>
            <w:tcW w:w="709" w:type="dxa"/>
          </w:tcPr>
          <w:p w14:paraId="454888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78" w:author="Camilo Andrés Díaz Gómez" w:date="2023-03-14T21:33:00Z"/>
                <w:rFonts w:cs="Times New Roman"/>
              </w:rPr>
            </w:pPr>
          </w:p>
        </w:tc>
        <w:tc>
          <w:tcPr>
            <w:tcW w:w="708" w:type="dxa"/>
          </w:tcPr>
          <w:p w14:paraId="0AB105C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79" w:author="Camilo Andrés Díaz Gómez" w:date="2023-03-14T21:33:00Z"/>
                <w:rFonts w:cs="Times New Roman"/>
              </w:rPr>
            </w:pPr>
          </w:p>
        </w:tc>
        <w:tc>
          <w:tcPr>
            <w:tcW w:w="754" w:type="dxa"/>
          </w:tcPr>
          <w:p w14:paraId="4438945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0" w:author="Camilo Andrés Díaz Gómez" w:date="2023-03-14T21:33:00Z"/>
                <w:rFonts w:cs="Times New Roman"/>
              </w:rPr>
            </w:pPr>
          </w:p>
        </w:tc>
        <w:tc>
          <w:tcPr>
            <w:tcW w:w="652" w:type="dxa"/>
          </w:tcPr>
          <w:p w14:paraId="499EB12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1" w:author="Camilo Andrés Díaz Gómez" w:date="2023-03-14T21:33:00Z"/>
                <w:rFonts w:cs="Times New Roman"/>
              </w:rPr>
            </w:pPr>
          </w:p>
        </w:tc>
        <w:tc>
          <w:tcPr>
            <w:tcW w:w="652" w:type="dxa"/>
          </w:tcPr>
          <w:p w14:paraId="67FF1B2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2" w:author="Camilo Andrés Díaz Gómez" w:date="2023-03-14T21:33:00Z"/>
                <w:rFonts w:cs="Times New Roman"/>
              </w:rPr>
            </w:pPr>
          </w:p>
        </w:tc>
        <w:tc>
          <w:tcPr>
            <w:tcW w:w="655" w:type="dxa"/>
          </w:tcPr>
          <w:p w14:paraId="40C290C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3" w:author="Camilo Andrés Díaz Gómez" w:date="2023-03-14T21:33:00Z"/>
                <w:rFonts w:cs="Times New Roman"/>
              </w:rPr>
            </w:pPr>
          </w:p>
        </w:tc>
        <w:tc>
          <w:tcPr>
            <w:tcW w:w="652" w:type="dxa"/>
          </w:tcPr>
          <w:p w14:paraId="0338C65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4" w:author="Camilo Andrés Díaz Gómez" w:date="2023-03-14T21:33:00Z"/>
                <w:rFonts w:cs="Times New Roman"/>
              </w:rPr>
            </w:pPr>
          </w:p>
        </w:tc>
        <w:tc>
          <w:tcPr>
            <w:tcW w:w="652" w:type="dxa"/>
          </w:tcPr>
          <w:p w14:paraId="341D92E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5" w:author="Camilo Andrés Díaz Gómez" w:date="2023-03-14T21:33:00Z"/>
                <w:rFonts w:cs="Times New Roman"/>
              </w:rPr>
            </w:pPr>
          </w:p>
        </w:tc>
        <w:tc>
          <w:tcPr>
            <w:tcW w:w="652" w:type="dxa"/>
          </w:tcPr>
          <w:p w14:paraId="6D98A01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6" w:author="Camilo Andrés Díaz Gómez" w:date="2023-03-14T21:33:00Z"/>
                <w:rFonts w:cs="Times New Roman"/>
              </w:rPr>
            </w:pPr>
          </w:p>
        </w:tc>
        <w:tc>
          <w:tcPr>
            <w:tcW w:w="652" w:type="dxa"/>
          </w:tcPr>
          <w:p w14:paraId="1341DDA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7" w:author="Camilo Andrés Díaz Gómez" w:date="2023-03-14T21:33:00Z"/>
                <w:rFonts w:cs="Times New Roman"/>
              </w:rPr>
            </w:pPr>
          </w:p>
        </w:tc>
        <w:tc>
          <w:tcPr>
            <w:tcW w:w="652" w:type="dxa"/>
          </w:tcPr>
          <w:p w14:paraId="60E241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8" w:author="Camilo Andrés Díaz Gómez" w:date="2023-03-14T21:33:00Z"/>
                <w:rFonts w:cs="Times New Roman"/>
              </w:rPr>
            </w:pPr>
          </w:p>
        </w:tc>
        <w:tc>
          <w:tcPr>
            <w:tcW w:w="548" w:type="dxa"/>
          </w:tcPr>
          <w:p w14:paraId="63068DF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89" w:author="Camilo Andrés Díaz Gómez" w:date="2023-03-14T21:33:00Z"/>
                <w:rFonts w:cs="Times New Roman"/>
              </w:rPr>
            </w:pPr>
          </w:p>
        </w:tc>
      </w:tr>
      <w:tr w:rsidR="00AE3134" w:rsidRPr="00BB53D7" w14:paraId="7784353C" w14:textId="77777777" w:rsidTr="001A2974">
        <w:trPr>
          <w:cnfStyle w:val="000000100000" w:firstRow="0" w:lastRow="0" w:firstColumn="0" w:lastColumn="0" w:oddVBand="0" w:evenVBand="0" w:oddHBand="1" w:evenHBand="0" w:firstRowFirstColumn="0" w:firstRowLastColumn="0" w:lastRowFirstColumn="0" w:lastRowLastColumn="0"/>
          <w:ins w:id="219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BB53D7" w:rsidRDefault="00AE3134" w:rsidP="001A2974">
            <w:pPr>
              <w:jc w:val="center"/>
              <w:rPr>
                <w:ins w:id="2191" w:author="Camilo Andrés Díaz Gómez" w:date="2023-03-14T21:33:00Z"/>
                <w:rFonts w:cs="Times New Roman"/>
                <w:szCs w:val="24"/>
              </w:rPr>
            </w:pPr>
            <w:proofErr w:type="spellStart"/>
            <w:ins w:id="2192"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542696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93" w:author="Camilo Andrés Díaz Gómez" w:date="2023-03-14T21:33:00Z"/>
                <w:rFonts w:cs="Times New Roman"/>
              </w:rPr>
            </w:pPr>
          </w:p>
        </w:tc>
        <w:tc>
          <w:tcPr>
            <w:tcW w:w="708" w:type="dxa"/>
          </w:tcPr>
          <w:p w14:paraId="676CD6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94" w:author="Camilo Andrés Díaz Gómez" w:date="2023-03-14T21:33:00Z"/>
                <w:rFonts w:cs="Times New Roman"/>
              </w:rPr>
            </w:pPr>
          </w:p>
        </w:tc>
        <w:tc>
          <w:tcPr>
            <w:tcW w:w="709" w:type="dxa"/>
          </w:tcPr>
          <w:p w14:paraId="556477E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95" w:author="Camilo Andrés Díaz Gómez" w:date="2023-03-14T21:33:00Z"/>
                <w:rFonts w:cs="Times New Roman"/>
              </w:rPr>
            </w:pPr>
          </w:p>
        </w:tc>
        <w:tc>
          <w:tcPr>
            <w:tcW w:w="709" w:type="dxa"/>
            <w:shd w:val="clear" w:color="auto" w:fill="D9E2F3" w:themeFill="accent1" w:themeFillTint="33"/>
          </w:tcPr>
          <w:p w14:paraId="0A5959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96" w:author="Camilo Andrés Díaz Gómez" w:date="2023-03-14T21:33:00Z"/>
                <w:rFonts w:cs="Times New Roman"/>
              </w:rPr>
            </w:pPr>
            <w:ins w:id="2197" w:author="Camilo Andrés Díaz Gómez" w:date="2023-03-14T21:33:00Z">
              <w:r w:rsidRPr="00BB53D7">
                <w:rPr>
                  <w:rFonts w:cs="Times New Roman"/>
                </w:rPr>
                <w:t>X</w:t>
              </w:r>
            </w:ins>
          </w:p>
        </w:tc>
        <w:tc>
          <w:tcPr>
            <w:tcW w:w="709" w:type="dxa"/>
          </w:tcPr>
          <w:p w14:paraId="20C48E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98" w:author="Camilo Andrés Díaz Gómez" w:date="2023-03-14T21:33:00Z"/>
                <w:rFonts w:cs="Times New Roman"/>
              </w:rPr>
            </w:pPr>
          </w:p>
        </w:tc>
        <w:tc>
          <w:tcPr>
            <w:tcW w:w="708" w:type="dxa"/>
          </w:tcPr>
          <w:p w14:paraId="2FA1A42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99" w:author="Camilo Andrés Díaz Gómez" w:date="2023-03-14T21:33:00Z"/>
                <w:rFonts w:cs="Times New Roman"/>
              </w:rPr>
            </w:pPr>
          </w:p>
        </w:tc>
        <w:tc>
          <w:tcPr>
            <w:tcW w:w="754" w:type="dxa"/>
          </w:tcPr>
          <w:p w14:paraId="6722BC2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0" w:author="Camilo Andrés Díaz Gómez" w:date="2023-03-14T21:33:00Z"/>
                <w:rFonts w:cs="Times New Roman"/>
              </w:rPr>
            </w:pPr>
          </w:p>
        </w:tc>
        <w:tc>
          <w:tcPr>
            <w:tcW w:w="652" w:type="dxa"/>
          </w:tcPr>
          <w:p w14:paraId="3A987A5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1" w:author="Camilo Andrés Díaz Gómez" w:date="2023-03-14T21:33:00Z"/>
                <w:rFonts w:cs="Times New Roman"/>
              </w:rPr>
            </w:pPr>
          </w:p>
        </w:tc>
        <w:tc>
          <w:tcPr>
            <w:tcW w:w="652" w:type="dxa"/>
          </w:tcPr>
          <w:p w14:paraId="069AE7A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2" w:author="Camilo Andrés Díaz Gómez" w:date="2023-03-14T21:33:00Z"/>
                <w:rFonts w:cs="Times New Roman"/>
              </w:rPr>
            </w:pPr>
          </w:p>
        </w:tc>
        <w:tc>
          <w:tcPr>
            <w:tcW w:w="655" w:type="dxa"/>
          </w:tcPr>
          <w:p w14:paraId="7FB4B48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3" w:author="Camilo Andrés Díaz Gómez" w:date="2023-03-14T21:33:00Z"/>
                <w:rFonts w:cs="Times New Roman"/>
              </w:rPr>
            </w:pPr>
          </w:p>
        </w:tc>
        <w:tc>
          <w:tcPr>
            <w:tcW w:w="652" w:type="dxa"/>
          </w:tcPr>
          <w:p w14:paraId="527F4D6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4" w:author="Camilo Andrés Díaz Gómez" w:date="2023-03-14T21:33:00Z"/>
                <w:rFonts w:cs="Times New Roman"/>
              </w:rPr>
            </w:pPr>
          </w:p>
        </w:tc>
        <w:tc>
          <w:tcPr>
            <w:tcW w:w="652" w:type="dxa"/>
          </w:tcPr>
          <w:p w14:paraId="78C859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5" w:author="Camilo Andrés Díaz Gómez" w:date="2023-03-14T21:33:00Z"/>
                <w:rFonts w:cs="Times New Roman"/>
              </w:rPr>
            </w:pPr>
          </w:p>
        </w:tc>
        <w:tc>
          <w:tcPr>
            <w:tcW w:w="652" w:type="dxa"/>
          </w:tcPr>
          <w:p w14:paraId="390E42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6" w:author="Camilo Andrés Díaz Gómez" w:date="2023-03-14T21:33:00Z"/>
                <w:rFonts w:cs="Times New Roman"/>
              </w:rPr>
            </w:pPr>
          </w:p>
        </w:tc>
        <w:tc>
          <w:tcPr>
            <w:tcW w:w="652" w:type="dxa"/>
          </w:tcPr>
          <w:p w14:paraId="730B11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7" w:author="Camilo Andrés Díaz Gómez" w:date="2023-03-14T21:33:00Z"/>
                <w:rFonts w:cs="Times New Roman"/>
              </w:rPr>
            </w:pPr>
          </w:p>
        </w:tc>
        <w:tc>
          <w:tcPr>
            <w:tcW w:w="652" w:type="dxa"/>
          </w:tcPr>
          <w:p w14:paraId="0A9BDFA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8" w:author="Camilo Andrés Díaz Gómez" w:date="2023-03-14T21:33:00Z"/>
                <w:rFonts w:cs="Times New Roman"/>
              </w:rPr>
            </w:pPr>
          </w:p>
        </w:tc>
        <w:tc>
          <w:tcPr>
            <w:tcW w:w="548" w:type="dxa"/>
          </w:tcPr>
          <w:p w14:paraId="18DEB4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09" w:author="Camilo Andrés Díaz Gómez" w:date="2023-03-14T21:33:00Z"/>
                <w:rFonts w:cs="Times New Roman"/>
              </w:rPr>
            </w:pPr>
          </w:p>
        </w:tc>
      </w:tr>
      <w:tr w:rsidR="00AE3134" w:rsidRPr="00BB53D7" w14:paraId="42A2ECAC" w14:textId="77777777" w:rsidTr="001A2974">
        <w:trPr>
          <w:ins w:id="221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BB53D7" w:rsidRDefault="00AE3134" w:rsidP="001A2974">
            <w:pPr>
              <w:jc w:val="center"/>
              <w:rPr>
                <w:ins w:id="2211" w:author="Camilo Andrés Díaz Gómez" w:date="2023-03-14T21:33:00Z"/>
                <w:rFonts w:cs="Times New Roman"/>
                <w:szCs w:val="24"/>
              </w:rPr>
            </w:pPr>
            <w:proofErr w:type="spellStart"/>
            <w:ins w:id="2212"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31BC085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13" w:author="Camilo Andrés Díaz Gómez" w:date="2023-03-14T21:33:00Z"/>
                <w:rFonts w:cs="Times New Roman"/>
              </w:rPr>
            </w:pPr>
          </w:p>
        </w:tc>
        <w:tc>
          <w:tcPr>
            <w:tcW w:w="708" w:type="dxa"/>
          </w:tcPr>
          <w:p w14:paraId="1598D4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14" w:author="Camilo Andrés Díaz Gómez" w:date="2023-03-14T21:33:00Z"/>
                <w:rFonts w:cs="Times New Roman"/>
              </w:rPr>
            </w:pPr>
          </w:p>
        </w:tc>
        <w:tc>
          <w:tcPr>
            <w:tcW w:w="709" w:type="dxa"/>
          </w:tcPr>
          <w:p w14:paraId="230F171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15" w:author="Camilo Andrés Díaz Gómez" w:date="2023-03-14T21:33:00Z"/>
                <w:rFonts w:cs="Times New Roman"/>
              </w:rPr>
            </w:pPr>
          </w:p>
        </w:tc>
        <w:tc>
          <w:tcPr>
            <w:tcW w:w="709" w:type="dxa"/>
            <w:shd w:val="clear" w:color="auto" w:fill="D9E2F3" w:themeFill="accent1" w:themeFillTint="33"/>
          </w:tcPr>
          <w:p w14:paraId="14F56E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16" w:author="Camilo Andrés Díaz Gómez" w:date="2023-03-14T21:33:00Z"/>
                <w:rFonts w:cs="Times New Roman"/>
              </w:rPr>
            </w:pPr>
            <w:ins w:id="2217" w:author="Camilo Andrés Díaz Gómez" w:date="2023-03-14T21:33:00Z">
              <w:r w:rsidRPr="00BB53D7">
                <w:rPr>
                  <w:rFonts w:cs="Times New Roman"/>
                </w:rPr>
                <w:t>X</w:t>
              </w:r>
            </w:ins>
          </w:p>
        </w:tc>
        <w:tc>
          <w:tcPr>
            <w:tcW w:w="709" w:type="dxa"/>
          </w:tcPr>
          <w:p w14:paraId="26A49C5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18" w:author="Camilo Andrés Díaz Gómez" w:date="2023-03-14T21:33:00Z"/>
                <w:rFonts w:cs="Times New Roman"/>
              </w:rPr>
            </w:pPr>
          </w:p>
        </w:tc>
        <w:tc>
          <w:tcPr>
            <w:tcW w:w="708" w:type="dxa"/>
          </w:tcPr>
          <w:p w14:paraId="140EDB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19" w:author="Camilo Andrés Díaz Gómez" w:date="2023-03-14T21:33:00Z"/>
                <w:rFonts w:cs="Times New Roman"/>
              </w:rPr>
            </w:pPr>
          </w:p>
        </w:tc>
        <w:tc>
          <w:tcPr>
            <w:tcW w:w="754" w:type="dxa"/>
          </w:tcPr>
          <w:p w14:paraId="190A56B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0" w:author="Camilo Andrés Díaz Gómez" w:date="2023-03-14T21:33:00Z"/>
                <w:rFonts w:cs="Times New Roman"/>
              </w:rPr>
            </w:pPr>
          </w:p>
        </w:tc>
        <w:tc>
          <w:tcPr>
            <w:tcW w:w="652" w:type="dxa"/>
          </w:tcPr>
          <w:p w14:paraId="3CAC984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1" w:author="Camilo Andrés Díaz Gómez" w:date="2023-03-14T21:33:00Z"/>
                <w:rFonts w:cs="Times New Roman"/>
              </w:rPr>
            </w:pPr>
          </w:p>
        </w:tc>
        <w:tc>
          <w:tcPr>
            <w:tcW w:w="652" w:type="dxa"/>
          </w:tcPr>
          <w:p w14:paraId="445B66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2" w:author="Camilo Andrés Díaz Gómez" w:date="2023-03-14T21:33:00Z"/>
                <w:rFonts w:cs="Times New Roman"/>
              </w:rPr>
            </w:pPr>
          </w:p>
        </w:tc>
        <w:tc>
          <w:tcPr>
            <w:tcW w:w="655" w:type="dxa"/>
          </w:tcPr>
          <w:p w14:paraId="018507A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3" w:author="Camilo Andrés Díaz Gómez" w:date="2023-03-14T21:33:00Z"/>
                <w:rFonts w:cs="Times New Roman"/>
              </w:rPr>
            </w:pPr>
          </w:p>
        </w:tc>
        <w:tc>
          <w:tcPr>
            <w:tcW w:w="652" w:type="dxa"/>
          </w:tcPr>
          <w:p w14:paraId="678402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4" w:author="Camilo Andrés Díaz Gómez" w:date="2023-03-14T21:33:00Z"/>
                <w:rFonts w:cs="Times New Roman"/>
              </w:rPr>
            </w:pPr>
          </w:p>
        </w:tc>
        <w:tc>
          <w:tcPr>
            <w:tcW w:w="652" w:type="dxa"/>
          </w:tcPr>
          <w:p w14:paraId="4E60474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5" w:author="Camilo Andrés Díaz Gómez" w:date="2023-03-14T21:33:00Z"/>
                <w:rFonts w:cs="Times New Roman"/>
              </w:rPr>
            </w:pPr>
          </w:p>
        </w:tc>
        <w:tc>
          <w:tcPr>
            <w:tcW w:w="652" w:type="dxa"/>
          </w:tcPr>
          <w:p w14:paraId="5E9C751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6" w:author="Camilo Andrés Díaz Gómez" w:date="2023-03-14T21:33:00Z"/>
                <w:rFonts w:cs="Times New Roman"/>
              </w:rPr>
            </w:pPr>
          </w:p>
        </w:tc>
        <w:tc>
          <w:tcPr>
            <w:tcW w:w="652" w:type="dxa"/>
          </w:tcPr>
          <w:p w14:paraId="3344F9E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7" w:author="Camilo Andrés Díaz Gómez" w:date="2023-03-14T21:33:00Z"/>
                <w:rFonts w:cs="Times New Roman"/>
              </w:rPr>
            </w:pPr>
          </w:p>
        </w:tc>
        <w:tc>
          <w:tcPr>
            <w:tcW w:w="652" w:type="dxa"/>
          </w:tcPr>
          <w:p w14:paraId="7834DBA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8" w:author="Camilo Andrés Díaz Gómez" w:date="2023-03-14T21:33:00Z"/>
                <w:rFonts w:cs="Times New Roman"/>
              </w:rPr>
            </w:pPr>
          </w:p>
        </w:tc>
        <w:tc>
          <w:tcPr>
            <w:tcW w:w="548" w:type="dxa"/>
          </w:tcPr>
          <w:p w14:paraId="1EDA83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29" w:author="Camilo Andrés Díaz Gómez" w:date="2023-03-14T21:33:00Z"/>
                <w:rFonts w:cs="Times New Roman"/>
              </w:rPr>
            </w:pPr>
          </w:p>
        </w:tc>
      </w:tr>
      <w:tr w:rsidR="00AE3134" w:rsidRPr="00BB53D7" w14:paraId="21EF222B" w14:textId="77777777" w:rsidTr="001A2974">
        <w:trPr>
          <w:cnfStyle w:val="000000100000" w:firstRow="0" w:lastRow="0" w:firstColumn="0" w:lastColumn="0" w:oddVBand="0" w:evenVBand="0" w:oddHBand="1" w:evenHBand="0" w:firstRowFirstColumn="0" w:firstRowLastColumn="0" w:lastRowFirstColumn="0" w:lastRowLastColumn="0"/>
          <w:ins w:id="223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BB53D7" w:rsidRDefault="00AE3134" w:rsidP="001A2974">
            <w:pPr>
              <w:jc w:val="center"/>
              <w:rPr>
                <w:ins w:id="2231" w:author="Camilo Andrés Díaz Gómez" w:date="2023-03-14T21:33:00Z"/>
                <w:rFonts w:cs="Times New Roman"/>
                <w:szCs w:val="24"/>
              </w:rPr>
            </w:pPr>
            <w:proofErr w:type="spellStart"/>
            <w:ins w:id="2232"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37C17F3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33" w:author="Camilo Andrés Díaz Gómez" w:date="2023-03-14T21:33:00Z"/>
                <w:rFonts w:cs="Times New Roman"/>
              </w:rPr>
            </w:pPr>
          </w:p>
        </w:tc>
        <w:tc>
          <w:tcPr>
            <w:tcW w:w="708" w:type="dxa"/>
          </w:tcPr>
          <w:p w14:paraId="153A6E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34" w:author="Camilo Andrés Díaz Gómez" w:date="2023-03-14T21:33:00Z"/>
                <w:rFonts w:cs="Times New Roman"/>
              </w:rPr>
            </w:pPr>
          </w:p>
        </w:tc>
        <w:tc>
          <w:tcPr>
            <w:tcW w:w="709" w:type="dxa"/>
          </w:tcPr>
          <w:p w14:paraId="7DB762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35" w:author="Camilo Andrés Díaz Gómez" w:date="2023-03-14T21:33:00Z"/>
                <w:rFonts w:cs="Times New Roman"/>
              </w:rPr>
            </w:pPr>
          </w:p>
        </w:tc>
        <w:tc>
          <w:tcPr>
            <w:tcW w:w="709" w:type="dxa"/>
            <w:shd w:val="clear" w:color="auto" w:fill="D9E2F3" w:themeFill="accent1" w:themeFillTint="33"/>
          </w:tcPr>
          <w:p w14:paraId="7F446BF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36" w:author="Camilo Andrés Díaz Gómez" w:date="2023-03-14T21:33:00Z"/>
                <w:rFonts w:cs="Times New Roman"/>
              </w:rPr>
            </w:pPr>
            <w:ins w:id="2237" w:author="Camilo Andrés Díaz Gómez" w:date="2023-03-14T21:33:00Z">
              <w:r w:rsidRPr="00BB53D7">
                <w:rPr>
                  <w:rFonts w:cs="Times New Roman"/>
                </w:rPr>
                <w:t>X</w:t>
              </w:r>
            </w:ins>
          </w:p>
        </w:tc>
        <w:tc>
          <w:tcPr>
            <w:tcW w:w="709" w:type="dxa"/>
            <w:shd w:val="clear" w:color="auto" w:fill="D9E2F3" w:themeFill="accent1" w:themeFillTint="33"/>
          </w:tcPr>
          <w:p w14:paraId="7EEF8E5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38" w:author="Camilo Andrés Díaz Gómez" w:date="2023-03-14T21:33:00Z"/>
                <w:rFonts w:cs="Times New Roman"/>
              </w:rPr>
            </w:pPr>
            <w:ins w:id="2239" w:author="Camilo Andrés Díaz Gómez" w:date="2023-03-14T21:33:00Z">
              <w:r w:rsidRPr="00BB53D7">
                <w:rPr>
                  <w:rFonts w:cs="Times New Roman"/>
                </w:rPr>
                <w:t>X</w:t>
              </w:r>
            </w:ins>
          </w:p>
        </w:tc>
        <w:tc>
          <w:tcPr>
            <w:tcW w:w="708" w:type="dxa"/>
          </w:tcPr>
          <w:p w14:paraId="473594A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0" w:author="Camilo Andrés Díaz Gómez" w:date="2023-03-14T21:33:00Z"/>
                <w:rFonts w:cs="Times New Roman"/>
              </w:rPr>
            </w:pPr>
          </w:p>
        </w:tc>
        <w:tc>
          <w:tcPr>
            <w:tcW w:w="754" w:type="dxa"/>
          </w:tcPr>
          <w:p w14:paraId="6D95734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1" w:author="Camilo Andrés Díaz Gómez" w:date="2023-03-14T21:33:00Z"/>
                <w:rFonts w:cs="Times New Roman"/>
              </w:rPr>
            </w:pPr>
          </w:p>
        </w:tc>
        <w:tc>
          <w:tcPr>
            <w:tcW w:w="652" w:type="dxa"/>
          </w:tcPr>
          <w:p w14:paraId="19757B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2" w:author="Camilo Andrés Díaz Gómez" w:date="2023-03-14T21:33:00Z"/>
                <w:rFonts w:cs="Times New Roman"/>
              </w:rPr>
            </w:pPr>
          </w:p>
        </w:tc>
        <w:tc>
          <w:tcPr>
            <w:tcW w:w="652" w:type="dxa"/>
          </w:tcPr>
          <w:p w14:paraId="4B2153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3" w:author="Camilo Andrés Díaz Gómez" w:date="2023-03-14T21:33:00Z"/>
                <w:rFonts w:cs="Times New Roman"/>
              </w:rPr>
            </w:pPr>
          </w:p>
        </w:tc>
        <w:tc>
          <w:tcPr>
            <w:tcW w:w="655" w:type="dxa"/>
          </w:tcPr>
          <w:p w14:paraId="588671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4" w:author="Camilo Andrés Díaz Gómez" w:date="2023-03-14T21:33:00Z"/>
                <w:rFonts w:cs="Times New Roman"/>
              </w:rPr>
            </w:pPr>
          </w:p>
        </w:tc>
        <w:tc>
          <w:tcPr>
            <w:tcW w:w="652" w:type="dxa"/>
          </w:tcPr>
          <w:p w14:paraId="38BDB1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5" w:author="Camilo Andrés Díaz Gómez" w:date="2023-03-14T21:33:00Z"/>
                <w:rFonts w:cs="Times New Roman"/>
              </w:rPr>
            </w:pPr>
          </w:p>
        </w:tc>
        <w:tc>
          <w:tcPr>
            <w:tcW w:w="652" w:type="dxa"/>
          </w:tcPr>
          <w:p w14:paraId="603DAF8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6" w:author="Camilo Andrés Díaz Gómez" w:date="2023-03-14T21:33:00Z"/>
                <w:rFonts w:cs="Times New Roman"/>
              </w:rPr>
            </w:pPr>
          </w:p>
        </w:tc>
        <w:tc>
          <w:tcPr>
            <w:tcW w:w="652" w:type="dxa"/>
          </w:tcPr>
          <w:p w14:paraId="398411F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7" w:author="Camilo Andrés Díaz Gómez" w:date="2023-03-14T21:33:00Z"/>
                <w:rFonts w:cs="Times New Roman"/>
              </w:rPr>
            </w:pPr>
          </w:p>
        </w:tc>
        <w:tc>
          <w:tcPr>
            <w:tcW w:w="652" w:type="dxa"/>
          </w:tcPr>
          <w:p w14:paraId="1AB2A3A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8" w:author="Camilo Andrés Díaz Gómez" w:date="2023-03-14T21:33:00Z"/>
                <w:rFonts w:cs="Times New Roman"/>
              </w:rPr>
            </w:pPr>
          </w:p>
        </w:tc>
        <w:tc>
          <w:tcPr>
            <w:tcW w:w="652" w:type="dxa"/>
          </w:tcPr>
          <w:p w14:paraId="523CEC7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49" w:author="Camilo Andrés Díaz Gómez" w:date="2023-03-14T21:33:00Z"/>
                <w:rFonts w:cs="Times New Roman"/>
              </w:rPr>
            </w:pPr>
          </w:p>
        </w:tc>
        <w:tc>
          <w:tcPr>
            <w:tcW w:w="548" w:type="dxa"/>
          </w:tcPr>
          <w:p w14:paraId="0649B22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0" w:author="Camilo Andrés Díaz Gómez" w:date="2023-03-14T21:33:00Z"/>
                <w:rFonts w:cs="Times New Roman"/>
              </w:rPr>
            </w:pPr>
          </w:p>
        </w:tc>
      </w:tr>
      <w:tr w:rsidR="00AE3134" w:rsidRPr="00BB53D7" w14:paraId="3304C0D2" w14:textId="77777777" w:rsidTr="001A2974">
        <w:trPr>
          <w:ins w:id="225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BB53D7" w:rsidRDefault="00AE3134" w:rsidP="001A2974">
            <w:pPr>
              <w:jc w:val="center"/>
              <w:rPr>
                <w:ins w:id="2252" w:author="Camilo Andrés Díaz Gómez" w:date="2023-03-14T21:33:00Z"/>
                <w:rFonts w:cs="Times New Roman"/>
                <w:szCs w:val="24"/>
              </w:rPr>
            </w:pPr>
            <w:proofErr w:type="spellStart"/>
            <w:ins w:id="2253"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5D46E8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54" w:author="Camilo Andrés Díaz Gómez" w:date="2023-03-14T21:33:00Z"/>
                <w:rFonts w:cs="Times New Roman"/>
              </w:rPr>
            </w:pPr>
          </w:p>
        </w:tc>
        <w:tc>
          <w:tcPr>
            <w:tcW w:w="708" w:type="dxa"/>
          </w:tcPr>
          <w:p w14:paraId="04402C1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55" w:author="Camilo Andrés Díaz Gómez" w:date="2023-03-14T21:33:00Z"/>
                <w:rFonts w:cs="Times New Roman"/>
              </w:rPr>
            </w:pPr>
          </w:p>
        </w:tc>
        <w:tc>
          <w:tcPr>
            <w:tcW w:w="709" w:type="dxa"/>
          </w:tcPr>
          <w:p w14:paraId="2CE71B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56" w:author="Camilo Andrés Díaz Gómez" w:date="2023-03-14T21:33:00Z"/>
                <w:rFonts w:cs="Times New Roman"/>
              </w:rPr>
            </w:pPr>
          </w:p>
        </w:tc>
        <w:tc>
          <w:tcPr>
            <w:tcW w:w="709" w:type="dxa"/>
          </w:tcPr>
          <w:p w14:paraId="390E7F3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57" w:author="Camilo Andrés Díaz Gómez" w:date="2023-03-14T21:33:00Z"/>
                <w:rFonts w:cs="Times New Roman"/>
              </w:rPr>
            </w:pPr>
          </w:p>
        </w:tc>
        <w:tc>
          <w:tcPr>
            <w:tcW w:w="709" w:type="dxa"/>
            <w:shd w:val="clear" w:color="auto" w:fill="FBE4D5" w:themeFill="accent2" w:themeFillTint="33"/>
          </w:tcPr>
          <w:p w14:paraId="7C32FD3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58" w:author="Camilo Andrés Díaz Gómez" w:date="2023-03-14T21:33:00Z"/>
                <w:rFonts w:cs="Times New Roman"/>
              </w:rPr>
            </w:pPr>
            <w:ins w:id="2259" w:author="Camilo Andrés Díaz Gómez" w:date="2023-03-14T21:33:00Z">
              <w:r w:rsidRPr="00BB53D7">
                <w:rPr>
                  <w:rFonts w:cs="Times New Roman"/>
                </w:rPr>
                <w:t>X</w:t>
              </w:r>
            </w:ins>
          </w:p>
        </w:tc>
        <w:tc>
          <w:tcPr>
            <w:tcW w:w="708" w:type="dxa"/>
          </w:tcPr>
          <w:p w14:paraId="4B2986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0" w:author="Camilo Andrés Díaz Gómez" w:date="2023-03-14T21:33:00Z"/>
                <w:rFonts w:cs="Times New Roman"/>
              </w:rPr>
            </w:pPr>
          </w:p>
        </w:tc>
        <w:tc>
          <w:tcPr>
            <w:tcW w:w="754" w:type="dxa"/>
          </w:tcPr>
          <w:p w14:paraId="1310C3A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1" w:author="Camilo Andrés Díaz Gómez" w:date="2023-03-14T21:33:00Z"/>
                <w:rFonts w:cs="Times New Roman"/>
              </w:rPr>
            </w:pPr>
          </w:p>
        </w:tc>
        <w:tc>
          <w:tcPr>
            <w:tcW w:w="652" w:type="dxa"/>
          </w:tcPr>
          <w:p w14:paraId="052DEB0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2" w:author="Camilo Andrés Díaz Gómez" w:date="2023-03-14T21:33:00Z"/>
                <w:rFonts w:cs="Times New Roman"/>
              </w:rPr>
            </w:pPr>
          </w:p>
        </w:tc>
        <w:tc>
          <w:tcPr>
            <w:tcW w:w="652" w:type="dxa"/>
          </w:tcPr>
          <w:p w14:paraId="4D9E48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3" w:author="Camilo Andrés Díaz Gómez" w:date="2023-03-14T21:33:00Z"/>
                <w:rFonts w:cs="Times New Roman"/>
              </w:rPr>
            </w:pPr>
          </w:p>
        </w:tc>
        <w:tc>
          <w:tcPr>
            <w:tcW w:w="655" w:type="dxa"/>
          </w:tcPr>
          <w:p w14:paraId="4C5CCC5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4" w:author="Camilo Andrés Díaz Gómez" w:date="2023-03-14T21:33:00Z"/>
                <w:rFonts w:cs="Times New Roman"/>
              </w:rPr>
            </w:pPr>
          </w:p>
        </w:tc>
        <w:tc>
          <w:tcPr>
            <w:tcW w:w="652" w:type="dxa"/>
          </w:tcPr>
          <w:p w14:paraId="1F1767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5" w:author="Camilo Andrés Díaz Gómez" w:date="2023-03-14T21:33:00Z"/>
                <w:rFonts w:cs="Times New Roman"/>
              </w:rPr>
            </w:pPr>
          </w:p>
        </w:tc>
        <w:tc>
          <w:tcPr>
            <w:tcW w:w="652" w:type="dxa"/>
          </w:tcPr>
          <w:p w14:paraId="5FF58F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6" w:author="Camilo Andrés Díaz Gómez" w:date="2023-03-14T21:33:00Z"/>
                <w:rFonts w:cs="Times New Roman"/>
              </w:rPr>
            </w:pPr>
          </w:p>
        </w:tc>
        <w:tc>
          <w:tcPr>
            <w:tcW w:w="652" w:type="dxa"/>
          </w:tcPr>
          <w:p w14:paraId="6A9C14A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7" w:author="Camilo Andrés Díaz Gómez" w:date="2023-03-14T21:33:00Z"/>
                <w:rFonts w:cs="Times New Roman"/>
              </w:rPr>
            </w:pPr>
          </w:p>
        </w:tc>
        <w:tc>
          <w:tcPr>
            <w:tcW w:w="652" w:type="dxa"/>
          </w:tcPr>
          <w:p w14:paraId="00D22E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8" w:author="Camilo Andrés Díaz Gómez" w:date="2023-03-14T21:33:00Z"/>
                <w:rFonts w:cs="Times New Roman"/>
              </w:rPr>
            </w:pPr>
          </w:p>
        </w:tc>
        <w:tc>
          <w:tcPr>
            <w:tcW w:w="652" w:type="dxa"/>
          </w:tcPr>
          <w:p w14:paraId="1A4BF5E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69" w:author="Camilo Andrés Díaz Gómez" w:date="2023-03-14T21:33:00Z"/>
                <w:rFonts w:cs="Times New Roman"/>
              </w:rPr>
            </w:pPr>
          </w:p>
        </w:tc>
        <w:tc>
          <w:tcPr>
            <w:tcW w:w="548" w:type="dxa"/>
          </w:tcPr>
          <w:p w14:paraId="6F262E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0" w:author="Camilo Andrés Díaz Gómez" w:date="2023-03-14T21:33:00Z"/>
                <w:rFonts w:cs="Times New Roman"/>
              </w:rPr>
            </w:pPr>
          </w:p>
        </w:tc>
      </w:tr>
      <w:tr w:rsidR="00AE3134" w:rsidRPr="00BB53D7" w14:paraId="1C1BB524" w14:textId="77777777" w:rsidTr="001A2974">
        <w:trPr>
          <w:cnfStyle w:val="000000100000" w:firstRow="0" w:lastRow="0" w:firstColumn="0" w:lastColumn="0" w:oddVBand="0" w:evenVBand="0" w:oddHBand="1" w:evenHBand="0" w:firstRowFirstColumn="0" w:firstRowLastColumn="0" w:lastRowFirstColumn="0" w:lastRowLastColumn="0"/>
          <w:ins w:id="227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BB53D7" w:rsidRDefault="00AE3134" w:rsidP="001A2974">
            <w:pPr>
              <w:jc w:val="center"/>
              <w:rPr>
                <w:ins w:id="2272" w:author="Camilo Andrés Díaz Gómez" w:date="2023-03-14T21:33:00Z"/>
                <w:rFonts w:cs="Times New Roman"/>
                <w:szCs w:val="24"/>
              </w:rPr>
            </w:pPr>
            <w:proofErr w:type="spellStart"/>
            <w:ins w:id="2273"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91092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74" w:author="Camilo Andrés Díaz Gómez" w:date="2023-03-14T21:33:00Z"/>
                <w:rFonts w:cs="Times New Roman"/>
              </w:rPr>
            </w:pPr>
          </w:p>
        </w:tc>
        <w:tc>
          <w:tcPr>
            <w:tcW w:w="708" w:type="dxa"/>
          </w:tcPr>
          <w:p w14:paraId="6BCAD3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75" w:author="Camilo Andrés Díaz Gómez" w:date="2023-03-14T21:33:00Z"/>
                <w:rFonts w:cs="Times New Roman"/>
              </w:rPr>
            </w:pPr>
          </w:p>
        </w:tc>
        <w:tc>
          <w:tcPr>
            <w:tcW w:w="709" w:type="dxa"/>
          </w:tcPr>
          <w:p w14:paraId="5F102D9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76" w:author="Camilo Andrés Díaz Gómez" w:date="2023-03-14T21:33:00Z"/>
                <w:rFonts w:cs="Times New Roman"/>
              </w:rPr>
            </w:pPr>
          </w:p>
        </w:tc>
        <w:tc>
          <w:tcPr>
            <w:tcW w:w="709" w:type="dxa"/>
          </w:tcPr>
          <w:p w14:paraId="0AB28C0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77" w:author="Camilo Andrés Díaz Gómez" w:date="2023-03-14T21:33:00Z"/>
                <w:rFonts w:cs="Times New Roman"/>
              </w:rPr>
            </w:pPr>
          </w:p>
        </w:tc>
        <w:tc>
          <w:tcPr>
            <w:tcW w:w="709" w:type="dxa"/>
            <w:shd w:val="clear" w:color="auto" w:fill="FBE4D5" w:themeFill="accent2" w:themeFillTint="33"/>
          </w:tcPr>
          <w:p w14:paraId="7EB2673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78" w:author="Camilo Andrés Díaz Gómez" w:date="2023-03-14T21:33:00Z"/>
                <w:rFonts w:cs="Times New Roman"/>
              </w:rPr>
            </w:pPr>
            <w:ins w:id="2279" w:author="Camilo Andrés Díaz Gómez" w:date="2023-03-14T21:33:00Z">
              <w:r w:rsidRPr="00BB53D7">
                <w:rPr>
                  <w:rFonts w:cs="Times New Roman"/>
                </w:rPr>
                <w:t>X</w:t>
              </w:r>
            </w:ins>
          </w:p>
        </w:tc>
        <w:tc>
          <w:tcPr>
            <w:tcW w:w="708" w:type="dxa"/>
            <w:shd w:val="clear" w:color="auto" w:fill="FBE4D5" w:themeFill="accent2" w:themeFillTint="33"/>
          </w:tcPr>
          <w:p w14:paraId="1D2DB8A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0" w:author="Camilo Andrés Díaz Gómez" w:date="2023-03-14T21:33:00Z"/>
                <w:rFonts w:cs="Times New Roman"/>
              </w:rPr>
            </w:pPr>
            <w:ins w:id="2281" w:author="Camilo Andrés Díaz Gómez" w:date="2023-03-14T21:33:00Z">
              <w:r w:rsidRPr="00BB53D7">
                <w:rPr>
                  <w:rFonts w:cs="Times New Roman"/>
                </w:rPr>
                <w:t>X</w:t>
              </w:r>
            </w:ins>
          </w:p>
        </w:tc>
        <w:tc>
          <w:tcPr>
            <w:tcW w:w="754" w:type="dxa"/>
          </w:tcPr>
          <w:p w14:paraId="7E1220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2" w:author="Camilo Andrés Díaz Gómez" w:date="2023-03-14T21:33:00Z"/>
                <w:rFonts w:cs="Times New Roman"/>
              </w:rPr>
            </w:pPr>
          </w:p>
        </w:tc>
        <w:tc>
          <w:tcPr>
            <w:tcW w:w="652" w:type="dxa"/>
          </w:tcPr>
          <w:p w14:paraId="188730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3" w:author="Camilo Andrés Díaz Gómez" w:date="2023-03-14T21:33:00Z"/>
                <w:rFonts w:cs="Times New Roman"/>
              </w:rPr>
            </w:pPr>
          </w:p>
        </w:tc>
        <w:tc>
          <w:tcPr>
            <w:tcW w:w="652" w:type="dxa"/>
          </w:tcPr>
          <w:p w14:paraId="1561008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4" w:author="Camilo Andrés Díaz Gómez" w:date="2023-03-14T21:33:00Z"/>
                <w:rFonts w:cs="Times New Roman"/>
              </w:rPr>
            </w:pPr>
          </w:p>
        </w:tc>
        <w:tc>
          <w:tcPr>
            <w:tcW w:w="655" w:type="dxa"/>
          </w:tcPr>
          <w:p w14:paraId="455E20C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5" w:author="Camilo Andrés Díaz Gómez" w:date="2023-03-14T21:33:00Z"/>
                <w:rFonts w:cs="Times New Roman"/>
              </w:rPr>
            </w:pPr>
          </w:p>
        </w:tc>
        <w:tc>
          <w:tcPr>
            <w:tcW w:w="652" w:type="dxa"/>
          </w:tcPr>
          <w:p w14:paraId="471CFF3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6" w:author="Camilo Andrés Díaz Gómez" w:date="2023-03-14T21:33:00Z"/>
                <w:rFonts w:cs="Times New Roman"/>
              </w:rPr>
            </w:pPr>
          </w:p>
        </w:tc>
        <w:tc>
          <w:tcPr>
            <w:tcW w:w="652" w:type="dxa"/>
          </w:tcPr>
          <w:p w14:paraId="3E7790E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7" w:author="Camilo Andrés Díaz Gómez" w:date="2023-03-14T21:33:00Z"/>
                <w:rFonts w:cs="Times New Roman"/>
              </w:rPr>
            </w:pPr>
          </w:p>
        </w:tc>
        <w:tc>
          <w:tcPr>
            <w:tcW w:w="652" w:type="dxa"/>
          </w:tcPr>
          <w:p w14:paraId="0C00044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8" w:author="Camilo Andrés Díaz Gómez" w:date="2023-03-14T21:33:00Z"/>
                <w:rFonts w:cs="Times New Roman"/>
              </w:rPr>
            </w:pPr>
          </w:p>
        </w:tc>
        <w:tc>
          <w:tcPr>
            <w:tcW w:w="652" w:type="dxa"/>
          </w:tcPr>
          <w:p w14:paraId="77B00CD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89" w:author="Camilo Andrés Díaz Gómez" w:date="2023-03-14T21:33:00Z"/>
                <w:rFonts w:cs="Times New Roman"/>
              </w:rPr>
            </w:pPr>
          </w:p>
        </w:tc>
        <w:tc>
          <w:tcPr>
            <w:tcW w:w="652" w:type="dxa"/>
          </w:tcPr>
          <w:p w14:paraId="37EAD05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0" w:author="Camilo Andrés Díaz Gómez" w:date="2023-03-14T21:33:00Z"/>
                <w:rFonts w:cs="Times New Roman"/>
              </w:rPr>
            </w:pPr>
          </w:p>
        </w:tc>
        <w:tc>
          <w:tcPr>
            <w:tcW w:w="548" w:type="dxa"/>
          </w:tcPr>
          <w:p w14:paraId="46480AF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1" w:author="Camilo Andrés Díaz Gómez" w:date="2023-03-14T21:33:00Z"/>
                <w:rFonts w:cs="Times New Roman"/>
              </w:rPr>
            </w:pPr>
          </w:p>
        </w:tc>
      </w:tr>
      <w:tr w:rsidR="00AE3134" w:rsidRPr="00BB53D7" w14:paraId="49568BB2" w14:textId="77777777" w:rsidTr="001A2974">
        <w:trPr>
          <w:ins w:id="229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BB53D7" w:rsidRDefault="00AE3134" w:rsidP="001A2974">
            <w:pPr>
              <w:jc w:val="center"/>
              <w:rPr>
                <w:ins w:id="2293" w:author="Camilo Andrés Díaz Gómez" w:date="2023-03-14T21:33:00Z"/>
                <w:rFonts w:cs="Times New Roman"/>
                <w:szCs w:val="24"/>
              </w:rPr>
            </w:pPr>
            <w:proofErr w:type="spellStart"/>
            <w:ins w:id="2294"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137B06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95" w:author="Camilo Andrés Díaz Gómez" w:date="2023-03-14T21:33:00Z"/>
                <w:rFonts w:cs="Times New Roman"/>
              </w:rPr>
            </w:pPr>
          </w:p>
        </w:tc>
        <w:tc>
          <w:tcPr>
            <w:tcW w:w="708" w:type="dxa"/>
          </w:tcPr>
          <w:p w14:paraId="71C180E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96" w:author="Camilo Andrés Díaz Gómez" w:date="2023-03-14T21:33:00Z"/>
                <w:rFonts w:cs="Times New Roman"/>
              </w:rPr>
            </w:pPr>
          </w:p>
        </w:tc>
        <w:tc>
          <w:tcPr>
            <w:tcW w:w="709" w:type="dxa"/>
          </w:tcPr>
          <w:p w14:paraId="277A025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97" w:author="Camilo Andrés Díaz Gómez" w:date="2023-03-14T21:33:00Z"/>
                <w:rFonts w:cs="Times New Roman"/>
              </w:rPr>
            </w:pPr>
          </w:p>
        </w:tc>
        <w:tc>
          <w:tcPr>
            <w:tcW w:w="709" w:type="dxa"/>
          </w:tcPr>
          <w:p w14:paraId="0EB9A6B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98" w:author="Camilo Andrés Díaz Gómez" w:date="2023-03-14T21:33:00Z"/>
                <w:rFonts w:cs="Times New Roman"/>
              </w:rPr>
            </w:pPr>
          </w:p>
        </w:tc>
        <w:tc>
          <w:tcPr>
            <w:tcW w:w="709" w:type="dxa"/>
            <w:shd w:val="clear" w:color="auto" w:fill="FFE599" w:themeFill="accent4" w:themeFillTint="66"/>
          </w:tcPr>
          <w:p w14:paraId="033CA64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99" w:author="Camilo Andrés Díaz Gómez" w:date="2023-03-14T21:33:00Z"/>
                <w:rFonts w:cs="Times New Roman"/>
              </w:rPr>
            </w:pPr>
            <w:ins w:id="2300" w:author="Camilo Andrés Díaz Gómez" w:date="2023-03-14T21:33:00Z">
              <w:r w:rsidRPr="00BB53D7">
                <w:rPr>
                  <w:rFonts w:cs="Times New Roman"/>
                </w:rPr>
                <w:t>X</w:t>
              </w:r>
            </w:ins>
          </w:p>
        </w:tc>
        <w:tc>
          <w:tcPr>
            <w:tcW w:w="708" w:type="dxa"/>
            <w:shd w:val="clear" w:color="auto" w:fill="FFE599" w:themeFill="accent4" w:themeFillTint="66"/>
          </w:tcPr>
          <w:p w14:paraId="48C39A5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1" w:author="Camilo Andrés Díaz Gómez" w:date="2023-03-14T21:33:00Z"/>
                <w:rFonts w:cs="Times New Roman"/>
              </w:rPr>
            </w:pPr>
            <w:ins w:id="2302" w:author="Camilo Andrés Díaz Gómez" w:date="2023-03-14T21:33:00Z">
              <w:r w:rsidRPr="00BB53D7">
                <w:rPr>
                  <w:rFonts w:cs="Times New Roman"/>
                </w:rPr>
                <w:t>X</w:t>
              </w:r>
            </w:ins>
          </w:p>
        </w:tc>
        <w:tc>
          <w:tcPr>
            <w:tcW w:w="754" w:type="dxa"/>
          </w:tcPr>
          <w:p w14:paraId="13046CA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3" w:author="Camilo Andrés Díaz Gómez" w:date="2023-03-14T21:33:00Z"/>
                <w:rFonts w:cs="Times New Roman"/>
              </w:rPr>
            </w:pPr>
          </w:p>
        </w:tc>
        <w:tc>
          <w:tcPr>
            <w:tcW w:w="652" w:type="dxa"/>
          </w:tcPr>
          <w:p w14:paraId="2BC7F40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4" w:author="Camilo Andrés Díaz Gómez" w:date="2023-03-14T21:33:00Z"/>
                <w:rFonts w:cs="Times New Roman"/>
              </w:rPr>
            </w:pPr>
          </w:p>
        </w:tc>
        <w:tc>
          <w:tcPr>
            <w:tcW w:w="652" w:type="dxa"/>
          </w:tcPr>
          <w:p w14:paraId="30E918A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5" w:author="Camilo Andrés Díaz Gómez" w:date="2023-03-14T21:33:00Z"/>
                <w:rFonts w:cs="Times New Roman"/>
              </w:rPr>
            </w:pPr>
          </w:p>
        </w:tc>
        <w:tc>
          <w:tcPr>
            <w:tcW w:w="655" w:type="dxa"/>
          </w:tcPr>
          <w:p w14:paraId="796327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6" w:author="Camilo Andrés Díaz Gómez" w:date="2023-03-14T21:33:00Z"/>
                <w:rFonts w:cs="Times New Roman"/>
              </w:rPr>
            </w:pPr>
          </w:p>
        </w:tc>
        <w:tc>
          <w:tcPr>
            <w:tcW w:w="652" w:type="dxa"/>
          </w:tcPr>
          <w:p w14:paraId="6BF2A7C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7" w:author="Camilo Andrés Díaz Gómez" w:date="2023-03-14T21:33:00Z"/>
                <w:rFonts w:cs="Times New Roman"/>
              </w:rPr>
            </w:pPr>
          </w:p>
        </w:tc>
        <w:tc>
          <w:tcPr>
            <w:tcW w:w="652" w:type="dxa"/>
          </w:tcPr>
          <w:p w14:paraId="571BEBC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8" w:author="Camilo Andrés Díaz Gómez" w:date="2023-03-14T21:33:00Z"/>
                <w:rFonts w:cs="Times New Roman"/>
              </w:rPr>
            </w:pPr>
          </w:p>
        </w:tc>
        <w:tc>
          <w:tcPr>
            <w:tcW w:w="652" w:type="dxa"/>
          </w:tcPr>
          <w:p w14:paraId="653184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09" w:author="Camilo Andrés Díaz Gómez" w:date="2023-03-14T21:33:00Z"/>
                <w:rFonts w:cs="Times New Roman"/>
              </w:rPr>
            </w:pPr>
          </w:p>
        </w:tc>
        <w:tc>
          <w:tcPr>
            <w:tcW w:w="652" w:type="dxa"/>
          </w:tcPr>
          <w:p w14:paraId="37B597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0" w:author="Camilo Andrés Díaz Gómez" w:date="2023-03-14T21:33:00Z"/>
                <w:rFonts w:cs="Times New Roman"/>
              </w:rPr>
            </w:pPr>
          </w:p>
        </w:tc>
        <w:tc>
          <w:tcPr>
            <w:tcW w:w="652" w:type="dxa"/>
          </w:tcPr>
          <w:p w14:paraId="4C827B7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1" w:author="Camilo Andrés Díaz Gómez" w:date="2023-03-14T21:33:00Z"/>
                <w:rFonts w:cs="Times New Roman"/>
              </w:rPr>
            </w:pPr>
          </w:p>
        </w:tc>
        <w:tc>
          <w:tcPr>
            <w:tcW w:w="548" w:type="dxa"/>
          </w:tcPr>
          <w:p w14:paraId="44C68B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2" w:author="Camilo Andrés Díaz Gómez" w:date="2023-03-14T21:33:00Z"/>
                <w:rFonts w:cs="Times New Roman"/>
              </w:rPr>
            </w:pPr>
          </w:p>
        </w:tc>
      </w:tr>
      <w:tr w:rsidR="00AE3134" w:rsidRPr="00BB53D7" w14:paraId="52B32907" w14:textId="77777777" w:rsidTr="001A2974">
        <w:trPr>
          <w:cnfStyle w:val="000000100000" w:firstRow="0" w:lastRow="0" w:firstColumn="0" w:lastColumn="0" w:oddVBand="0" w:evenVBand="0" w:oddHBand="1" w:evenHBand="0" w:firstRowFirstColumn="0" w:firstRowLastColumn="0" w:lastRowFirstColumn="0" w:lastRowLastColumn="0"/>
          <w:ins w:id="231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BB53D7" w:rsidRDefault="00AE3134" w:rsidP="001A2974">
            <w:pPr>
              <w:jc w:val="center"/>
              <w:rPr>
                <w:ins w:id="2314" w:author="Camilo Andrés Díaz Gómez" w:date="2023-03-14T21:33:00Z"/>
                <w:rFonts w:cs="Times New Roman"/>
                <w:szCs w:val="24"/>
              </w:rPr>
            </w:pPr>
            <w:proofErr w:type="spellStart"/>
            <w:ins w:id="2315"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26A2B8C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16" w:author="Camilo Andrés Díaz Gómez" w:date="2023-03-14T21:33:00Z"/>
                <w:rFonts w:cs="Times New Roman"/>
              </w:rPr>
            </w:pPr>
          </w:p>
        </w:tc>
        <w:tc>
          <w:tcPr>
            <w:tcW w:w="708" w:type="dxa"/>
          </w:tcPr>
          <w:p w14:paraId="4B97DC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17" w:author="Camilo Andrés Díaz Gómez" w:date="2023-03-14T21:33:00Z"/>
                <w:rFonts w:cs="Times New Roman"/>
              </w:rPr>
            </w:pPr>
          </w:p>
        </w:tc>
        <w:tc>
          <w:tcPr>
            <w:tcW w:w="709" w:type="dxa"/>
          </w:tcPr>
          <w:p w14:paraId="1BF7A54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18" w:author="Camilo Andrés Díaz Gómez" w:date="2023-03-14T21:33:00Z"/>
                <w:rFonts w:cs="Times New Roman"/>
              </w:rPr>
            </w:pPr>
          </w:p>
        </w:tc>
        <w:tc>
          <w:tcPr>
            <w:tcW w:w="709" w:type="dxa"/>
          </w:tcPr>
          <w:p w14:paraId="068CE67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19" w:author="Camilo Andrés Díaz Gómez" w:date="2023-03-14T21:33:00Z"/>
                <w:rFonts w:cs="Times New Roman"/>
              </w:rPr>
            </w:pPr>
          </w:p>
        </w:tc>
        <w:tc>
          <w:tcPr>
            <w:tcW w:w="709" w:type="dxa"/>
          </w:tcPr>
          <w:p w14:paraId="66715FB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0" w:author="Camilo Andrés Díaz Gómez" w:date="2023-03-14T21:33:00Z"/>
                <w:rFonts w:cs="Times New Roman"/>
              </w:rPr>
            </w:pPr>
          </w:p>
        </w:tc>
        <w:tc>
          <w:tcPr>
            <w:tcW w:w="708" w:type="dxa"/>
            <w:shd w:val="clear" w:color="auto" w:fill="FFE599" w:themeFill="accent4" w:themeFillTint="66"/>
          </w:tcPr>
          <w:p w14:paraId="26726B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1" w:author="Camilo Andrés Díaz Gómez" w:date="2023-03-14T21:33:00Z"/>
                <w:rFonts w:cs="Times New Roman"/>
              </w:rPr>
            </w:pPr>
            <w:ins w:id="2322" w:author="Camilo Andrés Díaz Gómez" w:date="2023-03-14T21:33:00Z">
              <w:r w:rsidRPr="00BB53D7">
                <w:rPr>
                  <w:rFonts w:cs="Times New Roman"/>
                </w:rPr>
                <w:t>X</w:t>
              </w:r>
            </w:ins>
          </w:p>
        </w:tc>
        <w:tc>
          <w:tcPr>
            <w:tcW w:w="754" w:type="dxa"/>
          </w:tcPr>
          <w:p w14:paraId="0E88E8F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3" w:author="Camilo Andrés Díaz Gómez" w:date="2023-03-14T21:33:00Z"/>
                <w:rFonts w:cs="Times New Roman"/>
              </w:rPr>
            </w:pPr>
          </w:p>
        </w:tc>
        <w:tc>
          <w:tcPr>
            <w:tcW w:w="652" w:type="dxa"/>
          </w:tcPr>
          <w:p w14:paraId="355F05F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4" w:author="Camilo Andrés Díaz Gómez" w:date="2023-03-14T21:33:00Z"/>
                <w:rFonts w:cs="Times New Roman"/>
              </w:rPr>
            </w:pPr>
          </w:p>
        </w:tc>
        <w:tc>
          <w:tcPr>
            <w:tcW w:w="652" w:type="dxa"/>
          </w:tcPr>
          <w:p w14:paraId="197540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5" w:author="Camilo Andrés Díaz Gómez" w:date="2023-03-14T21:33:00Z"/>
                <w:rFonts w:cs="Times New Roman"/>
              </w:rPr>
            </w:pPr>
          </w:p>
        </w:tc>
        <w:tc>
          <w:tcPr>
            <w:tcW w:w="655" w:type="dxa"/>
          </w:tcPr>
          <w:p w14:paraId="4233AD0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6" w:author="Camilo Andrés Díaz Gómez" w:date="2023-03-14T21:33:00Z"/>
                <w:rFonts w:cs="Times New Roman"/>
              </w:rPr>
            </w:pPr>
          </w:p>
        </w:tc>
        <w:tc>
          <w:tcPr>
            <w:tcW w:w="652" w:type="dxa"/>
          </w:tcPr>
          <w:p w14:paraId="538256B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7" w:author="Camilo Andrés Díaz Gómez" w:date="2023-03-14T21:33:00Z"/>
                <w:rFonts w:cs="Times New Roman"/>
              </w:rPr>
            </w:pPr>
          </w:p>
        </w:tc>
        <w:tc>
          <w:tcPr>
            <w:tcW w:w="652" w:type="dxa"/>
          </w:tcPr>
          <w:p w14:paraId="4A465F0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8" w:author="Camilo Andrés Díaz Gómez" w:date="2023-03-14T21:33:00Z"/>
                <w:rFonts w:cs="Times New Roman"/>
              </w:rPr>
            </w:pPr>
          </w:p>
        </w:tc>
        <w:tc>
          <w:tcPr>
            <w:tcW w:w="652" w:type="dxa"/>
          </w:tcPr>
          <w:p w14:paraId="08B8B5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29" w:author="Camilo Andrés Díaz Gómez" w:date="2023-03-14T21:33:00Z"/>
                <w:rFonts w:cs="Times New Roman"/>
              </w:rPr>
            </w:pPr>
          </w:p>
        </w:tc>
        <w:tc>
          <w:tcPr>
            <w:tcW w:w="652" w:type="dxa"/>
          </w:tcPr>
          <w:p w14:paraId="3129621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0" w:author="Camilo Andrés Díaz Gómez" w:date="2023-03-14T21:33:00Z"/>
                <w:rFonts w:cs="Times New Roman"/>
              </w:rPr>
            </w:pPr>
          </w:p>
        </w:tc>
        <w:tc>
          <w:tcPr>
            <w:tcW w:w="652" w:type="dxa"/>
          </w:tcPr>
          <w:p w14:paraId="1BA561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1" w:author="Camilo Andrés Díaz Gómez" w:date="2023-03-14T21:33:00Z"/>
                <w:rFonts w:cs="Times New Roman"/>
              </w:rPr>
            </w:pPr>
          </w:p>
        </w:tc>
        <w:tc>
          <w:tcPr>
            <w:tcW w:w="548" w:type="dxa"/>
          </w:tcPr>
          <w:p w14:paraId="328A09B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2" w:author="Camilo Andrés Díaz Gómez" w:date="2023-03-14T21:33:00Z"/>
                <w:rFonts w:cs="Times New Roman"/>
              </w:rPr>
            </w:pPr>
          </w:p>
        </w:tc>
      </w:tr>
      <w:tr w:rsidR="00AE3134" w:rsidRPr="00BB53D7" w14:paraId="328CF2B9" w14:textId="77777777" w:rsidTr="001A2974">
        <w:trPr>
          <w:ins w:id="233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BB53D7" w:rsidRDefault="00AE3134" w:rsidP="001A2974">
            <w:pPr>
              <w:jc w:val="center"/>
              <w:rPr>
                <w:ins w:id="2334" w:author="Camilo Andrés Díaz Gómez" w:date="2023-03-14T21:33:00Z"/>
                <w:rFonts w:cs="Times New Roman"/>
                <w:szCs w:val="24"/>
              </w:rPr>
            </w:pPr>
            <w:proofErr w:type="spellStart"/>
            <w:ins w:id="2335"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03610A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36" w:author="Camilo Andrés Díaz Gómez" w:date="2023-03-14T21:33:00Z"/>
                <w:rFonts w:cs="Times New Roman"/>
              </w:rPr>
            </w:pPr>
          </w:p>
        </w:tc>
        <w:tc>
          <w:tcPr>
            <w:tcW w:w="708" w:type="dxa"/>
          </w:tcPr>
          <w:p w14:paraId="052A67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37" w:author="Camilo Andrés Díaz Gómez" w:date="2023-03-14T21:33:00Z"/>
                <w:rFonts w:cs="Times New Roman"/>
              </w:rPr>
            </w:pPr>
          </w:p>
        </w:tc>
        <w:tc>
          <w:tcPr>
            <w:tcW w:w="709" w:type="dxa"/>
          </w:tcPr>
          <w:p w14:paraId="46DF20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38" w:author="Camilo Andrés Díaz Gómez" w:date="2023-03-14T21:33:00Z"/>
                <w:rFonts w:cs="Times New Roman"/>
              </w:rPr>
            </w:pPr>
          </w:p>
        </w:tc>
        <w:tc>
          <w:tcPr>
            <w:tcW w:w="709" w:type="dxa"/>
          </w:tcPr>
          <w:p w14:paraId="78EC476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39" w:author="Camilo Andrés Díaz Gómez" w:date="2023-03-14T21:33:00Z"/>
                <w:rFonts w:cs="Times New Roman"/>
              </w:rPr>
            </w:pPr>
          </w:p>
        </w:tc>
        <w:tc>
          <w:tcPr>
            <w:tcW w:w="709" w:type="dxa"/>
          </w:tcPr>
          <w:p w14:paraId="1B7BDE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0" w:author="Camilo Andrés Díaz Gómez" w:date="2023-03-14T21:33:00Z"/>
                <w:rFonts w:cs="Times New Roman"/>
              </w:rPr>
            </w:pPr>
          </w:p>
        </w:tc>
        <w:tc>
          <w:tcPr>
            <w:tcW w:w="708" w:type="dxa"/>
          </w:tcPr>
          <w:p w14:paraId="7A0C56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1" w:author="Camilo Andrés Díaz Gómez" w:date="2023-03-14T21:33:00Z"/>
                <w:rFonts w:cs="Times New Roman"/>
              </w:rPr>
            </w:pPr>
          </w:p>
        </w:tc>
        <w:tc>
          <w:tcPr>
            <w:tcW w:w="754" w:type="dxa"/>
            <w:shd w:val="clear" w:color="auto" w:fill="FFE599" w:themeFill="accent4" w:themeFillTint="66"/>
          </w:tcPr>
          <w:p w14:paraId="466C3D4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2" w:author="Camilo Andrés Díaz Gómez" w:date="2023-03-14T21:33:00Z"/>
                <w:rFonts w:cs="Times New Roman"/>
              </w:rPr>
            </w:pPr>
            <w:ins w:id="2343" w:author="Camilo Andrés Díaz Gómez" w:date="2023-03-14T21:33:00Z">
              <w:r w:rsidRPr="00BB53D7">
                <w:rPr>
                  <w:rFonts w:cs="Times New Roman"/>
                </w:rPr>
                <w:t>X</w:t>
              </w:r>
            </w:ins>
          </w:p>
        </w:tc>
        <w:tc>
          <w:tcPr>
            <w:tcW w:w="652" w:type="dxa"/>
          </w:tcPr>
          <w:p w14:paraId="417808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4" w:author="Camilo Andrés Díaz Gómez" w:date="2023-03-14T21:33:00Z"/>
                <w:rFonts w:cs="Times New Roman"/>
              </w:rPr>
            </w:pPr>
          </w:p>
        </w:tc>
        <w:tc>
          <w:tcPr>
            <w:tcW w:w="652" w:type="dxa"/>
          </w:tcPr>
          <w:p w14:paraId="34FBBCD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5" w:author="Camilo Andrés Díaz Gómez" w:date="2023-03-14T21:33:00Z"/>
                <w:rFonts w:cs="Times New Roman"/>
              </w:rPr>
            </w:pPr>
          </w:p>
        </w:tc>
        <w:tc>
          <w:tcPr>
            <w:tcW w:w="655" w:type="dxa"/>
          </w:tcPr>
          <w:p w14:paraId="3888AC9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6" w:author="Camilo Andrés Díaz Gómez" w:date="2023-03-14T21:33:00Z"/>
                <w:rFonts w:cs="Times New Roman"/>
              </w:rPr>
            </w:pPr>
          </w:p>
        </w:tc>
        <w:tc>
          <w:tcPr>
            <w:tcW w:w="652" w:type="dxa"/>
          </w:tcPr>
          <w:p w14:paraId="6E5316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7" w:author="Camilo Andrés Díaz Gómez" w:date="2023-03-14T21:33:00Z"/>
                <w:rFonts w:cs="Times New Roman"/>
              </w:rPr>
            </w:pPr>
          </w:p>
        </w:tc>
        <w:tc>
          <w:tcPr>
            <w:tcW w:w="652" w:type="dxa"/>
          </w:tcPr>
          <w:p w14:paraId="049E4B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8" w:author="Camilo Andrés Díaz Gómez" w:date="2023-03-14T21:33:00Z"/>
                <w:rFonts w:cs="Times New Roman"/>
              </w:rPr>
            </w:pPr>
          </w:p>
        </w:tc>
        <w:tc>
          <w:tcPr>
            <w:tcW w:w="652" w:type="dxa"/>
          </w:tcPr>
          <w:p w14:paraId="47B316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49" w:author="Camilo Andrés Díaz Gómez" w:date="2023-03-14T21:33:00Z"/>
                <w:rFonts w:cs="Times New Roman"/>
              </w:rPr>
            </w:pPr>
          </w:p>
        </w:tc>
        <w:tc>
          <w:tcPr>
            <w:tcW w:w="652" w:type="dxa"/>
          </w:tcPr>
          <w:p w14:paraId="3C6B98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0" w:author="Camilo Andrés Díaz Gómez" w:date="2023-03-14T21:33:00Z"/>
                <w:rFonts w:cs="Times New Roman"/>
              </w:rPr>
            </w:pPr>
          </w:p>
        </w:tc>
        <w:tc>
          <w:tcPr>
            <w:tcW w:w="652" w:type="dxa"/>
          </w:tcPr>
          <w:p w14:paraId="06C97B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1" w:author="Camilo Andrés Díaz Gómez" w:date="2023-03-14T21:33:00Z"/>
                <w:rFonts w:cs="Times New Roman"/>
              </w:rPr>
            </w:pPr>
          </w:p>
        </w:tc>
        <w:tc>
          <w:tcPr>
            <w:tcW w:w="548" w:type="dxa"/>
          </w:tcPr>
          <w:p w14:paraId="7A9B47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2" w:author="Camilo Andrés Díaz Gómez" w:date="2023-03-14T21:33:00Z"/>
                <w:rFonts w:cs="Times New Roman"/>
              </w:rPr>
            </w:pPr>
          </w:p>
        </w:tc>
      </w:tr>
      <w:tr w:rsidR="00AE3134" w:rsidRPr="00BB53D7" w14:paraId="0DB93933" w14:textId="77777777" w:rsidTr="001A2974">
        <w:trPr>
          <w:cnfStyle w:val="000000100000" w:firstRow="0" w:lastRow="0" w:firstColumn="0" w:lastColumn="0" w:oddVBand="0" w:evenVBand="0" w:oddHBand="1" w:evenHBand="0" w:firstRowFirstColumn="0" w:firstRowLastColumn="0" w:lastRowFirstColumn="0" w:lastRowLastColumn="0"/>
          <w:ins w:id="235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BB53D7" w:rsidRDefault="00AE3134" w:rsidP="001A2974">
            <w:pPr>
              <w:jc w:val="center"/>
              <w:rPr>
                <w:ins w:id="2354" w:author="Camilo Andrés Díaz Gómez" w:date="2023-03-14T21:33:00Z"/>
                <w:rFonts w:cs="Times New Roman"/>
                <w:szCs w:val="24"/>
              </w:rPr>
            </w:pPr>
            <w:proofErr w:type="spellStart"/>
            <w:ins w:id="2355"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2FFE2F0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56" w:author="Camilo Andrés Díaz Gómez" w:date="2023-03-14T21:33:00Z"/>
                <w:rFonts w:cs="Times New Roman"/>
              </w:rPr>
            </w:pPr>
          </w:p>
        </w:tc>
        <w:tc>
          <w:tcPr>
            <w:tcW w:w="708" w:type="dxa"/>
          </w:tcPr>
          <w:p w14:paraId="455FB05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57" w:author="Camilo Andrés Díaz Gómez" w:date="2023-03-14T21:33:00Z"/>
                <w:rFonts w:cs="Times New Roman"/>
              </w:rPr>
            </w:pPr>
          </w:p>
        </w:tc>
        <w:tc>
          <w:tcPr>
            <w:tcW w:w="709" w:type="dxa"/>
          </w:tcPr>
          <w:p w14:paraId="02FD7A7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58" w:author="Camilo Andrés Díaz Gómez" w:date="2023-03-14T21:33:00Z"/>
                <w:rFonts w:cs="Times New Roman"/>
              </w:rPr>
            </w:pPr>
          </w:p>
        </w:tc>
        <w:tc>
          <w:tcPr>
            <w:tcW w:w="709" w:type="dxa"/>
          </w:tcPr>
          <w:p w14:paraId="514FCDD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59" w:author="Camilo Andrés Díaz Gómez" w:date="2023-03-14T21:33:00Z"/>
                <w:rFonts w:cs="Times New Roman"/>
              </w:rPr>
            </w:pPr>
          </w:p>
        </w:tc>
        <w:tc>
          <w:tcPr>
            <w:tcW w:w="709" w:type="dxa"/>
          </w:tcPr>
          <w:p w14:paraId="7D97B9A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0" w:author="Camilo Andrés Díaz Gómez" w:date="2023-03-14T21:33:00Z"/>
                <w:rFonts w:cs="Times New Roman"/>
              </w:rPr>
            </w:pPr>
          </w:p>
        </w:tc>
        <w:tc>
          <w:tcPr>
            <w:tcW w:w="708" w:type="dxa"/>
          </w:tcPr>
          <w:p w14:paraId="40BAD7C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1" w:author="Camilo Andrés Díaz Gómez" w:date="2023-03-14T21:33:00Z"/>
                <w:rFonts w:cs="Times New Roman"/>
              </w:rPr>
            </w:pPr>
          </w:p>
        </w:tc>
        <w:tc>
          <w:tcPr>
            <w:tcW w:w="754" w:type="dxa"/>
            <w:shd w:val="clear" w:color="auto" w:fill="FFE599" w:themeFill="accent4" w:themeFillTint="66"/>
          </w:tcPr>
          <w:p w14:paraId="5AF57E8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2" w:author="Camilo Andrés Díaz Gómez" w:date="2023-03-14T21:33:00Z"/>
                <w:rFonts w:cs="Times New Roman"/>
              </w:rPr>
            </w:pPr>
            <w:ins w:id="2363" w:author="Camilo Andrés Díaz Gómez" w:date="2023-03-14T21:33:00Z">
              <w:r w:rsidRPr="00BB53D7">
                <w:rPr>
                  <w:rFonts w:cs="Times New Roman"/>
                </w:rPr>
                <w:t>X</w:t>
              </w:r>
            </w:ins>
          </w:p>
        </w:tc>
        <w:tc>
          <w:tcPr>
            <w:tcW w:w="652" w:type="dxa"/>
            <w:shd w:val="clear" w:color="auto" w:fill="FFE599" w:themeFill="accent4" w:themeFillTint="66"/>
          </w:tcPr>
          <w:p w14:paraId="1704F87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4" w:author="Camilo Andrés Díaz Gómez" w:date="2023-03-14T21:33:00Z"/>
                <w:rFonts w:cs="Times New Roman"/>
              </w:rPr>
            </w:pPr>
            <w:ins w:id="2365" w:author="Camilo Andrés Díaz Gómez" w:date="2023-03-14T21:33:00Z">
              <w:r w:rsidRPr="00BB53D7">
                <w:rPr>
                  <w:rFonts w:cs="Times New Roman"/>
                </w:rPr>
                <w:t>X</w:t>
              </w:r>
            </w:ins>
          </w:p>
        </w:tc>
        <w:tc>
          <w:tcPr>
            <w:tcW w:w="652" w:type="dxa"/>
          </w:tcPr>
          <w:p w14:paraId="34BB94E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6" w:author="Camilo Andrés Díaz Gómez" w:date="2023-03-14T21:33:00Z"/>
                <w:rFonts w:cs="Times New Roman"/>
              </w:rPr>
            </w:pPr>
          </w:p>
        </w:tc>
        <w:tc>
          <w:tcPr>
            <w:tcW w:w="655" w:type="dxa"/>
          </w:tcPr>
          <w:p w14:paraId="1B4C9F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7" w:author="Camilo Andrés Díaz Gómez" w:date="2023-03-14T21:33:00Z"/>
                <w:rFonts w:cs="Times New Roman"/>
              </w:rPr>
            </w:pPr>
          </w:p>
        </w:tc>
        <w:tc>
          <w:tcPr>
            <w:tcW w:w="652" w:type="dxa"/>
          </w:tcPr>
          <w:p w14:paraId="659506C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8" w:author="Camilo Andrés Díaz Gómez" w:date="2023-03-14T21:33:00Z"/>
                <w:rFonts w:cs="Times New Roman"/>
              </w:rPr>
            </w:pPr>
          </w:p>
        </w:tc>
        <w:tc>
          <w:tcPr>
            <w:tcW w:w="652" w:type="dxa"/>
          </w:tcPr>
          <w:p w14:paraId="2131127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69" w:author="Camilo Andrés Díaz Gómez" w:date="2023-03-14T21:33:00Z"/>
                <w:rFonts w:cs="Times New Roman"/>
              </w:rPr>
            </w:pPr>
          </w:p>
        </w:tc>
        <w:tc>
          <w:tcPr>
            <w:tcW w:w="652" w:type="dxa"/>
          </w:tcPr>
          <w:p w14:paraId="729D94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0" w:author="Camilo Andrés Díaz Gómez" w:date="2023-03-14T21:33:00Z"/>
                <w:rFonts w:cs="Times New Roman"/>
              </w:rPr>
            </w:pPr>
          </w:p>
        </w:tc>
        <w:tc>
          <w:tcPr>
            <w:tcW w:w="652" w:type="dxa"/>
          </w:tcPr>
          <w:p w14:paraId="225D94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1" w:author="Camilo Andrés Díaz Gómez" w:date="2023-03-14T21:33:00Z"/>
                <w:rFonts w:cs="Times New Roman"/>
              </w:rPr>
            </w:pPr>
          </w:p>
        </w:tc>
        <w:tc>
          <w:tcPr>
            <w:tcW w:w="652" w:type="dxa"/>
          </w:tcPr>
          <w:p w14:paraId="7B2821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2" w:author="Camilo Andrés Díaz Gómez" w:date="2023-03-14T21:33:00Z"/>
                <w:rFonts w:cs="Times New Roman"/>
              </w:rPr>
            </w:pPr>
          </w:p>
        </w:tc>
        <w:tc>
          <w:tcPr>
            <w:tcW w:w="548" w:type="dxa"/>
          </w:tcPr>
          <w:p w14:paraId="4DA90C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3" w:author="Camilo Andrés Díaz Gómez" w:date="2023-03-14T21:33:00Z"/>
                <w:rFonts w:cs="Times New Roman"/>
              </w:rPr>
            </w:pPr>
          </w:p>
        </w:tc>
      </w:tr>
      <w:tr w:rsidR="00AE3134" w:rsidRPr="00BB53D7" w14:paraId="765A5E82" w14:textId="77777777" w:rsidTr="001A2974">
        <w:trPr>
          <w:ins w:id="237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BB53D7" w:rsidRDefault="00AE3134" w:rsidP="001A2974">
            <w:pPr>
              <w:jc w:val="center"/>
              <w:rPr>
                <w:ins w:id="2375" w:author="Camilo Andrés Díaz Gómez" w:date="2023-03-14T21:33:00Z"/>
                <w:rFonts w:cs="Times New Roman"/>
                <w:szCs w:val="24"/>
              </w:rPr>
            </w:pPr>
            <w:proofErr w:type="spellStart"/>
            <w:ins w:id="2376"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6EB53BE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77" w:author="Camilo Andrés Díaz Gómez" w:date="2023-03-14T21:33:00Z"/>
                <w:rFonts w:cs="Times New Roman"/>
              </w:rPr>
            </w:pPr>
          </w:p>
        </w:tc>
        <w:tc>
          <w:tcPr>
            <w:tcW w:w="708" w:type="dxa"/>
          </w:tcPr>
          <w:p w14:paraId="39C8090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78" w:author="Camilo Andrés Díaz Gómez" w:date="2023-03-14T21:33:00Z"/>
                <w:rFonts w:cs="Times New Roman"/>
              </w:rPr>
            </w:pPr>
          </w:p>
        </w:tc>
        <w:tc>
          <w:tcPr>
            <w:tcW w:w="709" w:type="dxa"/>
          </w:tcPr>
          <w:p w14:paraId="4A0E170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79" w:author="Camilo Andrés Díaz Gómez" w:date="2023-03-14T21:33:00Z"/>
                <w:rFonts w:cs="Times New Roman"/>
              </w:rPr>
            </w:pPr>
          </w:p>
        </w:tc>
        <w:tc>
          <w:tcPr>
            <w:tcW w:w="709" w:type="dxa"/>
          </w:tcPr>
          <w:p w14:paraId="1996FD3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0" w:author="Camilo Andrés Díaz Gómez" w:date="2023-03-14T21:33:00Z"/>
                <w:rFonts w:cs="Times New Roman"/>
              </w:rPr>
            </w:pPr>
          </w:p>
        </w:tc>
        <w:tc>
          <w:tcPr>
            <w:tcW w:w="709" w:type="dxa"/>
          </w:tcPr>
          <w:p w14:paraId="507D7A0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1" w:author="Camilo Andrés Díaz Gómez" w:date="2023-03-14T21:33:00Z"/>
                <w:rFonts w:cs="Times New Roman"/>
              </w:rPr>
            </w:pPr>
          </w:p>
        </w:tc>
        <w:tc>
          <w:tcPr>
            <w:tcW w:w="708" w:type="dxa"/>
          </w:tcPr>
          <w:p w14:paraId="78C038B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2" w:author="Camilo Andrés Díaz Gómez" w:date="2023-03-14T21:33:00Z"/>
                <w:rFonts w:cs="Times New Roman"/>
              </w:rPr>
            </w:pPr>
          </w:p>
        </w:tc>
        <w:tc>
          <w:tcPr>
            <w:tcW w:w="754" w:type="dxa"/>
          </w:tcPr>
          <w:p w14:paraId="014C7ED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3" w:author="Camilo Andrés Díaz Gómez" w:date="2023-03-14T21:33:00Z"/>
                <w:rFonts w:cs="Times New Roman"/>
              </w:rPr>
            </w:pPr>
          </w:p>
        </w:tc>
        <w:tc>
          <w:tcPr>
            <w:tcW w:w="652" w:type="dxa"/>
            <w:shd w:val="clear" w:color="auto" w:fill="FFE599" w:themeFill="accent4" w:themeFillTint="66"/>
          </w:tcPr>
          <w:p w14:paraId="6EAB37D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4" w:author="Camilo Andrés Díaz Gómez" w:date="2023-03-14T21:33:00Z"/>
                <w:rFonts w:cs="Times New Roman"/>
              </w:rPr>
            </w:pPr>
            <w:ins w:id="2385" w:author="Camilo Andrés Díaz Gómez" w:date="2023-03-14T21:33:00Z">
              <w:r w:rsidRPr="00BB53D7">
                <w:rPr>
                  <w:rFonts w:cs="Times New Roman"/>
                </w:rPr>
                <w:t>X</w:t>
              </w:r>
            </w:ins>
          </w:p>
        </w:tc>
        <w:tc>
          <w:tcPr>
            <w:tcW w:w="652" w:type="dxa"/>
            <w:shd w:val="clear" w:color="auto" w:fill="FFE599" w:themeFill="accent4" w:themeFillTint="66"/>
          </w:tcPr>
          <w:p w14:paraId="398A8B0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6" w:author="Camilo Andrés Díaz Gómez" w:date="2023-03-14T21:33:00Z"/>
                <w:rFonts w:cs="Times New Roman"/>
              </w:rPr>
            </w:pPr>
            <w:ins w:id="2387" w:author="Camilo Andrés Díaz Gómez" w:date="2023-03-14T21:33:00Z">
              <w:r w:rsidRPr="00BB53D7">
                <w:rPr>
                  <w:rFonts w:cs="Times New Roman"/>
                </w:rPr>
                <w:t>X</w:t>
              </w:r>
            </w:ins>
          </w:p>
        </w:tc>
        <w:tc>
          <w:tcPr>
            <w:tcW w:w="655" w:type="dxa"/>
          </w:tcPr>
          <w:p w14:paraId="1305437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8" w:author="Camilo Andrés Díaz Gómez" w:date="2023-03-14T21:33:00Z"/>
                <w:rFonts w:cs="Times New Roman"/>
              </w:rPr>
            </w:pPr>
          </w:p>
        </w:tc>
        <w:tc>
          <w:tcPr>
            <w:tcW w:w="652" w:type="dxa"/>
          </w:tcPr>
          <w:p w14:paraId="4BFA32F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89" w:author="Camilo Andrés Díaz Gómez" w:date="2023-03-14T21:33:00Z"/>
                <w:rFonts w:cs="Times New Roman"/>
              </w:rPr>
            </w:pPr>
          </w:p>
        </w:tc>
        <w:tc>
          <w:tcPr>
            <w:tcW w:w="652" w:type="dxa"/>
          </w:tcPr>
          <w:p w14:paraId="588184B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0" w:author="Camilo Andrés Díaz Gómez" w:date="2023-03-14T21:33:00Z"/>
                <w:rFonts w:cs="Times New Roman"/>
              </w:rPr>
            </w:pPr>
          </w:p>
        </w:tc>
        <w:tc>
          <w:tcPr>
            <w:tcW w:w="652" w:type="dxa"/>
          </w:tcPr>
          <w:p w14:paraId="7BCE5F8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1" w:author="Camilo Andrés Díaz Gómez" w:date="2023-03-14T21:33:00Z"/>
                <w:rFonts w:cs="Times New Roman"/>
              </w:rPr>
            </w:pPr>
          </w:p>
        </w:tc>
        <w:tc>
          <w:tcPr>
            <w:tcW w:w="652" w:type="dxa"/>
          </w:tcPr>
          <w:p w14:paraId="3733136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2" w:author="Camilo Andrés Díaz Gómez" w:date="2023-03-14T21:33:00Z"/>
                <w:rFonts w:cs="Times New Roman"/>
              </w:rPr>
            </w:pPr>
          </w:p>
        </w:tc>
        <w:tc>
          <w:tcPr>
            <w:tcW w:w="652" w:type="dxa"/>
          </w:tcPr>
          <w:p w14:paraId="3D7C6F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3" w:author="Camilo Andrés Díaz Gómez" w:date="2023-03-14T21:33:00Z"/>
                <w:rFonts w:cs="Times New Roman"/>
              </w:rPr>
            </w:pPr>
          </w:p>
        </w:tc>
        <w:tc>
          <w:tcPr>
            <w:tcW w:w="548" w:type="dxa"/>
          </w:tcPr>
          <w:p w14:paraId="69CE38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4" w:author="Camilo Andrés Díaz Gómez" w:date="2023-03-14T21:33:00Z"/>
                <w:rFonts w:cs="Times New Roman"/>
              </w:rPr>
            </w:pPr>
          </w:p>
        </w:tc>
      </w:tr>
      <w:tr w:rsidR="00AE3134" w:rsidRPr="00BB53D7" w14:paraId="48434D9C" w14:textId="77777777" w:rsidTr="001A2974">
        <w:trPr>
          <w:cnfStyle w:val="000000100000" w:firstRow="0" w:lastRow="0" w:firstColumn="0" w:lastColumn="0" w:oddVBand="0" w:evenVBand="0" w:oddHBand="1" w:evenHBand="0" w:firstRowFirstColumn="0" w:firstRowLastColumn="0" w:lastRowFirstColumn="0" w:lastRowLastColumn="0"/>
          <w:ins w:id="239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BB53D7" w:rsidRDefault="00AE3134" w:rsidP="001A2974">
            <w:pPr>
              <w:jc w:val="center"/>
              <w:rPr>
                <w:ins w:id="2396" w:author="Camilo Andrés Díaz Gómez" w:date="2023-03-14T21:33:00Z"/>
                <w:rFonts w:cs="Times New Roman"/>
                <w:szCs w:val="24"/>
              </w:rPr>
            </w:pPr>
            <w:proofErr w:type="spellStart"/>
            <w:ins w:id="2397"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7DA84E0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98" w:author="Camilo Andrés Díaz Gómez" w:date="2023-03-14T21:33:00Z"/>
                <w:rFonts w:cs="Times New Roman"/>
              </w:rPr>
            </w:pPr>
          </w:p>
        </w:tc>
        <w:tc>
          <w:tcPr>
            <w:tcW w:w="708" w:type="dxa"/>
          </w:tcPr>
          <w:p w14:paraId="3CC5AF2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99" w:author="Camilo Andrés Díaz Gómez" w:date="2023-03-14T21:33:00Z"/>
                <w:rFonts w:cs="Times New Roman"/>
              </w:rPr>
            </w:pPr>
          </w:p>
        </w:tc>
        <w:tc>
          <w:tcPr>
            <w:tcW w:w="709" w:type="dxa"/>
          </w:tcPr>
          <w:p w14:paraId="06DCE1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0" w:author="Camilo Andrés Díaz Gómez" w:date="2023-03-14T21:33:00Z"/>
                <w:rFonts w:cs="Times New Roman"/>
              </w:rPr>
            </w:pPr>
          </w:p>
        </w:tc>
        <w:tc>
          <w:tcPr>
            <w:tcW w:w="709" w:type="dxa"/>
          </w:tcPr>
          <w:p w14:paraId="62B85B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1" w:author="Camilo Andrés Díaz Gómez" w:date="2023-03-14T21:33:00Z"/>
                <w:rFonts w:cs="Times New Roman"/>
              </w:rPr>
            </w:pPr>
          </w:p>
        </w:tc>
        <w:tc>
          <w:tcPr>
            <w:tcW w:w="709" w:type="dxa"/>
          </w:tcPr>
          <w:p w14:paraId="55A13F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2" w:author="Camilo Andrés Díaz Gómez" w:date="2023-03-14T21:33:00Z"/>
                <w:rFonts w:cs="Times New Roman"/>
              </w:rPr>
            </w:pPr>
          </w:p>
        </w:tc>
        <w:tc>
          <w:tcPr>
            <w:tcW w:w="708" w:type="dxa"/>
          </w:tcPr>
          <w:p w14:paraId="25FDD68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3" w:author="Camilo Andrés Díaz Gómez" w:date="2023-03-14T21:33:00Z"/>
                <w:rFonts w:cs="Times New Roman"/>
              </w:rPr>
            </w:pPr>
          </w:p>
        </w:tc>
        <w:tc>
          <w:tcPr>
            <w:tcW w:w="754" w:type="dxa"/>
          </w:tcPr>
          <w:p w14:paraId="161CDBD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4" w:author="Camilo Andrés Díaz Gómez" w:date="2023-03-14T21:33:00Z"/>
                <w:rFonts w:cs="Times New Roman"/>
              </w:rPr>
            </w:pPr>
          </w:p>
        </w:tc>
        <w:tc>
          <w:tcPr>
            <w:tcW w:w="652" w:type="dxa"/>
          </w:tcPr>
          <w:p w14:paraId="6C2A307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5" w:author="Camilo Andrés Díaz Gómez" w:date="2023-03-14T21:33:00Z"/>
                <w:rFonts w:cs="Times New Roman"/>
              </w:rPr>
            </w:pPr>
          </w:p>
        </w:tc>
        <w:tc>
          <w:tcPr>
            <w:tcW w:w="652" w:type="dxa"/>
            <w:shd w:val="clear" w:color="auto" w:fill="FFE599" w:themeFill="accent4" w:themeFillTint="66"/>
          </w:tcPr>
          <w:p w14:paraId="299297B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6" w:author="Camilo Andrés Díaz Gómez" w:date="2023-03-14T21:33:00Z"/>
                <w:rFonts w:cs="Times New Roman"/>
              </w:rPr>
            </w:pPr>
            <w:ins w:id="2407" w:author="Camilo Andrés Díaz Gómez" w:date="2023-03-14T21:33:00Z">
              <w:r w:rsidRPr="00BB53D7">
                <w:rPr>
                  <w:rFonts w:cs="Times New Roman"/>
                </w:rPr>
                <w:t>X</w:t>
              </w:r>
            </w:ins>
          </w:p>
        </w:tc>
        <w:tc>
          <w:tcPr>
            <w:tcW w:w="655" w:type="dxa"/>
          </w:tcPr>
          <w:p w14:paraId="77D2B7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8" w:author="Camilo Andrés Díaz Gómez" w:date="2023-03-14T21:33:00Z"/>
                <w:rFonts w:cs="Times New Roman"/>
              </w:rPr>
            </w:pPr>
          </w:p>
        </w:tc>
        <w:tc>
          <w:tcPr>
            <w:tcW w:w="652" w:type="dxa"/>
          </w:tcPr>
          <w:p w14:paraId="69C60FD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09" w:author="Camilo Andrés Díaz Gómez" w:date="2023-03-14T21:33:00Z"/>
                <w:rFonts w:cs="Times New Roman"/>
              </w:rPr>
            </w:pPr>
          </w:p>
        </w:tc>
        <w:tc>
          <w:tcPr>
            <w:tcW w:w="652" w:type="dxa"/>
          </w:tcPr>
          <w:p w14:paraId="6E5AB74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0" w:author="Camilo Andrés Díaz Gómez" w:date="2023-03-14T21:33:00Z"/>
                <w:rFonts w:cs="Times New Roman"/>
              </w:rPr>
            </w:pPr>
          </w:p>
        </w:tc>
        <w:tc>
          <w:tcPr>
            <w:tcW w:w="652" w:type="dxa"/>
          </w:tcPr>
          <w:p w14:paraId="2936B2A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1" w:author="Camilo Andrés Díaz Gómez" w:date="2023-03-14T21:33:00Z"/>
                <w:rFonts w:cs="Times New Roman"/>
              </w:rPr>
            </w:pPr>
          </w:p>
        </w:tc>
        <w:tc>
          <w:tcPr>
            <w:tcW w:w="652" w:type="dxa"/>
          </w:tcPr>
          <w:p w14:paraId="32718F8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2" w:author="Camilo Andrés Díaz Gómez" w:date="2023-03-14T21:33:00Z"/>
                <w:rFonts w:cs="Times New Roman"/>
              </w:rPr>
            </w:pPr>
          </w:p>
        </w:tc>
        <w:tc>
          <w:tcPr>
            <w:tcW w:w="652" w:type="dxa"/>
          </w:tcPr>
          <w:p w14:paraId="499D2C5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3" w:author="Camilo Andrés Díaz Gómez" w:date="2023-03-14T21:33:00Z"/>
                <w:rFonts w:cs="Times New Roman"/>
              </w:rPr>
            </w:pPr>
          </w:p>
        </w:tc>
        <w:tc>
          <w:tcPr>
            <w:tcW w:w="548" w:type="dxa"/>
          </w:tcPr>
          <w:p w14:paraId="2DBA620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4" w:author="Camilo Andrés Díaz Gómez" w:date="2023-03-14T21:33:00Z"/>
                <w:rFonts w:cs="Times New Roman"/>
              </w:rPr>
            </w:pPr>
          </w:p>
        </w:tc>
      </w:tr>
      <w:tr w:rsidR="00AE3134" w:rsidRPr="00BB53D7" w14:paraId="454A89B4" w14:textId="77777777" w:rsidTr="001A2974">
        <w:trPr>
          <w:ins w:id="241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BB53D7" w:rsidRDefault="00AE3134" w:rsidP="001A2974">
            <w:pPr>
              <w:jc w:val="center"/>
              <w:rPr>
                <w:ins w:id="2416" w:author="Camilo Andrés Díaz Gómez" w:date="2023-03-14T21:33:00Z"/>
                <w:rFonts w:cs="Times New Roman"/>
                <w:szCs w:val="24"/>
              </w:rPr>
            </w:pPr>
            <w:proofErr w:type="spellStart"/>
            <w:ins w:id="2417"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B5635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18" w:author="Camilo Andrés Díaz Gómez" w:date="2023-03-14T21:33:00Z"/>
                <w:rFonts w:cs="Times New Roman"/>
              </w:rPr>
            </w:pPr>
          </w:p>
        </w:tc>
        <w:tc>
          <w:tcPr>
            <w:tcW w:w="708" w:type="dxa"/>
          </w:tcPr>
          <w:p w14:paraId="254B49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19" w:author="Camilo Andrés Díaz Gómez" w:date="2023-03-14T21:33:00Z"/>
                <w:rFonts w:cs="Times New Roman"/>
              </w:rPr>
            </w:pPr>
          </w:p>
        </w:tc>
        <w:tc>
          <w:tcPr>
            <w:tcW w:w="709" w:type="dxa"/>
          </w:tcPr>
          <w:p w14:paraId="543F082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0" w:author="Camilo Andrés Díaz Gómez" w:date="2023-03-14T21:33:00Z"/>
                <w:rFonts w:cs="Times New Roman"/>
              </w:rPr>
            </w:pPr>
          </w:p>
        </w:tc>
        <w:tc>
          <w:tcPr>
            <w:tcW w:w="709" w:type="dxa"/>
          </w:tcPr>
          <w:p w14:paraId="1128F7D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1" w:author="Camilo Andrés Díaz Gómez" w:date="2023-03-14T21:33:00Z"/>
                <w:rFonts w:cs="Times New Roman"/>
              </w:rPr>
            </w:pPr>
          </w:p>
        </w:tc>
        <w:tc>
          <w:tcPr>
            <w:tcW w:w="709" w:type="dxa"/>
          </w:tcPr>
          <w:p w14:paraId="6BB7EE7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2" w:author="Camilo Andrés Díaz Gómez" w:date="2023-03-14T21:33:00Z"/>
                <w:rFonts w:cs="Times New Roman"/>
              </w:rPr>
            </w:pPr>
          </w:p>
        </w:tc>
        <w:tc>
          <w:tcPr>
            <w:tcW w:w="708" w:type="dxa"/>
          </w:tcPr>
          <w:p w14:paraId="0A44D1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3" w:author="Camilo Andrés Díaz Gómez" w:date="2023-03-14T21:33:00Z"/>
                <w:rFonts w:cs="Times New Roman"/>
              </w:rPr>
            </w:pPr>
          </w:p>
        </w:tc>
        <w:tc>
          <w:tcPr>
            <w:tcW w:w="754" w:type="dxa"/>
          </w:tcPr>
          <w:p w14:paraId="0D280B9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4" w:author="Camilo Andrés Díaz Gómez" w:date="2023-03-14T21:33:00Z"/>
                <w:rFonts w:cs="Times New Roman"/>
              </w:rPr>
            </w:pPr>
          </w:p>
        </w:tc>
        <w:tc>
          <w:tcPr>
            <w:tcW w:w="652" w:type="dxa"/>
          </w:tcPr>
          <w:p w14:paraId="5451022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5" w:author="Camilo Andrés Díaz Gómez" w:date="2023-03-14T21:33:00Z"/>
                <w:rFonts w:cs="Times New Roman"/>
              </w:rPr>
            </w:pPr>
          </w:p>
        </w:tc>
        <w:tc>
          <w:tcPr>
            <w:tcW w:w="652" w:type="dxa"/>
            <w:shd w:val="clear" w:color="auto" w:fill="C5E0B3" w:themeFill="accent6" w:themeFillTint="66"/>
          </w:tcPr>
          <w:p w14:paraId="42CDA19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6" w:author="Camilo Andrés Díaz Gómez" w:date="2023-03-14T21:33:00Z"/>
                <w:rFonts w:cs="Times New Roman"/>
              </w:rPr>
            </w:pPr>
            <w:ins w:id="2427" w:author="Camilo Andrés Díaz Gómez" w:date="2023-03-14T21:33:00Z">
              <w:r w:rsidRPr="00BB53D7">
                <w:rPr>
                  <w:rFonts w:cs="Times New Roman"/>
                </w:rPr>
                <w:t>X</w:t>
              </w:r>
            </w:ins>
          </w:p>
        </w:tc>
        <w:tc>
          <w:tcPr>
            <w:tcW w:w="655" w:type="dxa"/>
            <w:shd w:val="clear" w:color="auto" w:fill="C5E0B3" w:themeFill="accent6" w:themeFillTint="66"/>
          </w:tcPr>
          <w:p w14:paraId="65BDC40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28" w:author="Camilo Andrés Díaz Gómez" w:date="2023-03-14T21:33:00Z"/>
                <w:rFonts w:cs="Times New Roman"/>
              </w:rPr>
            </w:pPr>
            <w:ins w:id="2429" w:author="Camilo Andrés Díaz Gómez" w:date="2023-03-14T21:33:00Z">
              <w:r w:rsidRPr="00BB53D7">
                <w:rPr>
                  <w:rFonts w:cs="Times New Roman"/>
                </w:rPr>
                <w:t>X</w:t>
              </w:r>
            </w:ins>
          </w:p>
        </w:tc>
        <w:tc>
          <w:tcPr>
            <w:tcW w:w="652" w:type="dxa"/>
          </w:tcPr>
          <w:p w14:paraId="3C15F8A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0" w:author="Camilo Andrés Díaz Gómez" w:date="2023-03-14T21:33:00Z"/>
                <w:rFonts w:cs="Times New Roman"/>
              </w:rPr>
            </w:pPr>
          </w:p>
        </w:tc>
        <w:tc>
          <w:tcPr>
            <w:tcW w:w="652" w:type="dxa"/>
          </w:tcPr>
          <w:p w14:paraId="31F16D7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1" w:author="Camilo Andrés Díaz Gómez" w:date="2023-03-14T21:33:00Z"/>
                <w:rFonts w:cs="Times New Roman"/>
              </w:rPr>
            </w:pPr>
          </w:p>
        </w:tc>
        <w:tc>
          <w:tcPr>
            <w:tcW w:w="652" w:type="dxa"/>
          </w:tcPr>
          <w:p w14:paraId="16017B0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2" w:author="Camilo Andrés Díaz Gómez" w:date="2023-03-14T21:33:00Z"/>
                <w:rFonts w:cs="Times New Roman"/>
              </w:rPr>
            </w:pPr>
          </w:p>
        </w:tc>
        <w:tc>
          <w:tcPr>
            <w:tcW w:w="652" w:type="dxa"/>
          </w:tcPr>
          <w:p w14:paraId="51D954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3" w:author="Camilo Andrés Díaz Gómez" w:date="2023-03-14T21:33:00Z"/>
                <w:rFonts w:cs="Times New Roman"/>
              </w:rPr>
            </w:pPr>
          </w:p>
        </w:tc>
        <w:tc>
          <w:tcPr>
            <w:tcW w:w="652" w:type="dxa"/>
          </w:tcPr>
          <w:p w14:paraId="1982B2A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4" w:author="Camilo Andrés Díaz Gómez" w:date="2023-03-14T21:33:00Z"/>
                <w:rFonts w:cs="Times New Roman"/>
              </w:rPr>
            </w:pPr>
          </w:p>
        </w:tc>
        <w:tc>
          <w:tcPr>
            <w:tcW w:w="548" w:type="dxa"/>
          </w:tcPr>
          <w:p w14:paraId="460CBDD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5" w:author="Camilo Andrés Díaz Gómez" w:date="2023-03-14T21:33:00Z"/>
                <w:rFonts w:cs="Times New Roman"/>
              </w:rPr>
            </w:pPr>
          </w:p>
        </w:tc>
      </w:tr>
      <w:tr w:rsidR="00AE3134" w:rsidRPr="00BB53D7" w14:paraId="36327AF0" w14:textId="77777777" w:rsidTr="001A2974">
        <w:trPr>
          <w:cnfStyle w:val="000000100000" w:firstRow="0" w:lastRow="0" w:firstColumn="0" w:lastColumn="0" w:oddVBand="0" w:evenVBand="0" w:oddHBand="1" w:evenHBand="0" w:firstRowFirstColumn="0" w:firstRowLastColumn="0" w:lastRowFirstColumn="0" w:lastRowLastColumn="0"/>
          <w:ins w:id="243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BB53D7" w:rsidRDefault="00AE3134" w:rsidP="001A2974">
            <w:pPr>
              <w:jc w:val="center"/>
              <w:rPr>
                <w:ins w:id="2437" w:author="Camilo Andrés Díaz Gómez" w:date="2023-03-14T21:33:00Z"/>
                <w:rFonts w:cs="Times New Roman"/>
                <w:szCs w:val="24"/>
              </w:rPr>
            </w:pPr>
            <w:proofErr w:type="spellStart"/>
            <w:ins w:id="2438"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14FA1B3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39" w:author="Camilo Andrés Díaz Gómez" w:date="2023-03-14T21:33:00Z"/>
                <w:rFonts w:cs="Times New Roman"/>
              </w:rPr>
            </w:pPr>
          </w:p>
        </w:tc>
        <w:tc>
          <w:tcPr>
            <w:tcW w:w="708" w:type="dxa"/>
          </w:tcPr>
          <w:p w14:paraId="59F1B85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0" w:author="Camilo Andrés Díaz Gómez" w:date="2023-03-14T21:33:00Z"/>
                <w:rFonts w:cs="Times New Roman"/>
              </w:rPr>
            </w:pPr>
          </w:p>
        </w:tc>
        <w:tc>
          <w:tcPr>
            <w:tcW w:w="709" w:type="dxa"/>
          </w:tcPr>
          <w:p w14:paraId="2939820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1" w:author="Camilo Andrés Díaz Gómez" w:date="2023-03-14T21:33:00Z"/>
                <w:rFonts w:cs="Times New Roman"/>
              </w:rPr>
            </w:pPr>
          </w:p>
        </w:tc>
        <w:tc>
          <w:tcPr>
            <w:tcW w:w="709" w:type="dxa"/>
          </w:tcPr>
          <w:p w14:paraId="1E3EF92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2" w:author="Camilo Andrés Díaz Gómez" w:date="2023-03-14T21:33:00Z"/>
                <w:rFonts w:cs="Times New Roman"/>
              </w:rPr>
            </w:pPr>
          </w:p>
        </w:tc>
        <w:tc>
          <w:tcPr>
            <w:tcW w:w="709" w:type="dxa"/>
          </w:tcPr>
          <w:p w14:paraId="70E90B2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3" w:author="Camilo Andrés Díaz Gómez" w:date="2023-03-14T21:33:00Z"/>
                <w:rFonts w:cs="Times New Roman"/>
              </w:rPr>
            </w:pPr>
          </w:p>
        </w:tc>
        <w:tc>
          <w:tcPr>
            <w:tcW w:w="708" w:type="dxa"/>
          </w:tcPr>
          <w:p w14:paraId="375CF9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4" w:author="Camilo Andrés Díaz Gómez" w:date="2023-03-14T21:33:00Z"/>
                <w:rFonts w:cs="Times New Roman"/>
              </w:rPr>
            </w:pPr>
          </w:p>
        </w:tc>
        <w:tc>
          <w:tcPr>
            <w:tcW w:w="754" w:type="dxa"/>
          </w:tcPr>
          <w:p w14:paraId="04DCC84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5" w:author="Camilo Andrés Díaz Gómez" w:date="2023-03-14T21:33:00Z"/>
                <w:rFonts w:cs="Times New Roman"/>
              </w:rPr>
            </w:pPr>
          </w:p>
        </w:tc>
        <w:tc>
          <w:tcPr>
            <w:tcW w:w="652" w:type="dxa"/>
          </w:tcPr>
          <w:p w14:paraId="24FBC2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6" w:author="Camilo Andrés Díaz Gómez" w:date="2023-03-14T21:33:00Z"/>
                <w:rFonts w:cs="Times New Roman"/>
              </w:rPr>
            </w:pPr>
          </w:p>
        </w:tc>
        <w:tc>
          <w:tcPr>
            <w:tcW w:w="652" w:type="dxa"/>
          </w:tcPr>
          <w:p w14:paraId="6972D3D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7" w:author="Camilo Andrés Díaz Gómez" w:date="2023-03-14T21:33:00Z"/>
                <w:rFonts w:cs="Times New Roman"/>
              </w:rPr>
            </w:pPr>
          </w:p>
        </w:tc>
        <w:tc>
          <w:tcPr>
            <w:tcW w:w="655" w:type="dxa"/>
            <w:shd w:val="clear" w:color="auto" w:fill="C5E0B3" w:themeFill="accent6" w:themeFillTint="66"/>
          </w:tcPr>
          <w:p w14:paraId="7535F1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48" w:author="Camilo Andrés Díaz Gómez" w:date="2023-03-14T21:33:00Z"/>
                <w:rFonts w:cs="Times New Roman"/>
              </w:rPr>
            </w:pPr>
            <w:ins w:id="2449" w:author="Camilo Andrés Díaz Gómez" w:date="2023-03-14T21:33:00Z">
              <w:r w:rsidRPr="00BB53D7">
                <w:rPr>
                  <w:rFonts w:cs="Times New Roman"/>
                </w:rPr>
                <w:t>X</w:t>
              </w:r>
            </w:ins>
          </w:p>
        </w:tc>
        <w:tc>
          <w:tcPr>
            <w:tcW w:w="652" w:type="dxa"/>
            <w:shd w:val="clear" w:color="auto" w:fill="C5E0B3" w:themeFill="accent6" w:themeFillTint="66"/>
          </w:tcPr>
          <w:p w14:paraId="316DECB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50" w:author="Camilo Andrés Díaz Gómez" w:date="2023-03-14T21:33:00Z"/>
                <w:rFonts w:cs="Times New Roman"/>
              </w:rPr>
            </w:pPr>
            <w:ins w:id="2451" w:author="Camilo Andrés Díaz Gómez" w:date="2023-03-14T21:33:00Z">
              <w:r w:rsidRPr="00BB53D7">
                <w:rPr>
                  <w:rFonts w:cs="Times New Roman"/>
                </w:rPr>
                <w:t>X</w:t>
              </w:r>
            </w:ins>
          </w:p>
        </w:tc>
        <w:tc>
          <w:tcPr>
            <w:tcW w:w="652" w:type="dxa"/>
          </w:tcPr>
          <w:p w14:paraId="611F3D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52" w:author="Camilo Andrés Díaz Gómez" w:date="2023-03-14T21:33:00Z"/>
                <w:rFonts w:cs="Times New Roman"/>
              </w:rPr>
            </w:pPr>
          </w:p>
        </w:tc>
        <w:tc>
          <w:tcPr>
            <w:tcW w:w="652" w:type="dxa"/>
          </w:tcPr>
          <w:p w14:paraId="0676701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53" w:author="Camilo Andrés Díaz Gómez" w:date="2023-03-14T21:33:00Z"/>
                <w:rFonts w:cs="Times New Roman"/>
              </w:rPr>
            </w:pPr>
          </w:p>
        </w:tc>
        <w:tc>
          <w:tcPr>
            <w:tcW w:w="652" w:type="dxa"/>
          </w:tcPr>
          <w:p w14:paraId="08B6338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54" w:author="Camilo Andrés Díaz Gómez" w:date="2023-03-14T21:33:00Z"/>
                <w:rFonts w:cs="Times New Roman"/>
              </w:rPr>
            </w:pPr>
          </w:p>
        </w:tc>
        <w:tc>
          <w:tcPr>
            <w:tcW w:w="652" w:type="dxa"/>
          </w:tcPr>
          <w:p w14:paraId="50E3F62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55" w:author="Camilo Andrés Díaz Gómez" w:date="2023-03-14T21:33:00Z"/>
                <w:rFonts w:cs="Times New Roman"/>
              </w:rPr>
            </w:pPr>
          </w:p>
        </w:tc>
        <w:tc>
          <w:tcPr>
            <w:tcW w:w="548" w:type="dxa"/>
          </w:tcPr>
          <w:p w14:paraId="5467C2E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56" w:author="Camilo Andrés Díaz Gómez" w:date="2023-03-14T21:33:00Z"/>
                <w:rFonts w:cs="Times New Roman"/>
              </w:rPr>
            </w:pPr>
          </w:p>
        </w:tc>
      </w:tr>
      <w:tr w:rsidR="00AE3134" w:rsidRPr="00BB53D7" w14:paraId="1F52A0FE" w14:textId="77777777" w:rsidTr="001A2974">
        <w:trPr>
          <w:ins w:id="245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BB53D7" w:rsidRDefault="00AE3134" w:rsidP="001A2974">
            <w:pPr>
              <w:jc w:val="center"/>
              <w:rPr>
                <w:ins w:id="2458" w:author="Camilo Andrés Díaz Gómez" w:date="2023-03-14T21:33:00Z"/>
                <w:rFonts w:cs="Times New Roman"/>
                <w:szCs w:val="24"/>
              </w:rPr>
            </w:pPr>
            <w:proofErr w:type="spellStart"/>
            <w:ins w:id="2459"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0E343FD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0" w:author="Camilo Andrés Díaz Gómez" w:date="2023-03-14T21:33:00Z"/>
                <w:rFonts w:cs="Times New Roman"/>
              </w:rPr>
            </w:pPr>
          </w:p>
        </w:tc>
        <w:tc>
          <w:tcPr>
            <w:tcW w:w="708" w:type="dxa"/>
          </w:tcPr>
          <w:p w14:paraId="05822B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1" w:author="Camilo Andrés Díaz Gómez" w:date="2023-03-14T21:33:00Z"/>
                <w:rFonts w:cs="Times New Roman"/>
              </w:rPr>
            </w:pPr>
          </w:p>
        </w:tc>
        <w:tc>
          <w:tcPr>
            <w:tcW w:w="709" w:type="dxa"/>
          </w:tcPr>
          <w:p w14:paraId="6DCB5B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2" w:author="Camilo Andrés Díaz Gómez" w:date="2023-03-14T21:33:00Z"/>
                <w:rFonts w:cs="Times New Roman"/>
              </w:rPr>
            </w:pPr>
          </w:p>
        </w:tc>
        <w:tc>
          <w:tcPr>
            <w:tcW w:w="709" w:type="dxa"/>
          </w:tcPr>
          <w:p w14:paraId="2D7FA9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3" w:author="Camilo Andrés Díaz Gómez" w:date="2023-03-14T21:33:00Z"/>
                <w:rFonts w:cs="Times New Roman"/>
              </w:rPr>
            </w:pPr>
          </w:p>
        </w:tc>
        <w:tc>
          <w:tcPr>
            <w:tcW w:w="709" w:type="dxa"/>
          </w:tcPr>
          <w:p w14:paraId="158E280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4" w:author="Camilo Andrés Díaz Gómez" w:date="2023-03-14T21:33:00Z"/>
                <w:rFonts w:cs="Times New Roman"/>
              </w:rPr>
            </w:pPr>
          </w:p>
        </w:tc>
        <w:tc>
          <w:tcPr>
            <w:tcW w:w="708" w:type="dxa"/>
          </w:tcPr>
          <w:p w14:paraId="09A1FAC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5" w:author="Camilo Andrés Díaz Gómez" w:date="2023-03-14T21:33:00Z"/>
                <w:rFonts w:cs="Times New Roman"/>
              </w:rPr>
            </w:pPr>
          </w:p>
        </w:tc>
        <w:tc>
          <w:tcPr>
            <w:tcW w:w="754" w:type="dxa"/>
          </w:tcPr>
          <w:p w14:paraId="261E1E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6" w:author="Camilo Andrés Díaz Gómez" w:date="2023-03-14T21:33:00Z"/>
                <w:rFonts w:cs="Times New Roman"/>
              </w:rPr>
            </w:pPr>
          </w:p>
        </w:tc>
        <w:tc>
          <w:tcPr>
            <w:tcW w:w="652" w:type="dxa"/>
          </w:tcPr>
          <w:p w14:paraId="6C91548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7" w:author="Camilo Andrés Díaz Gómez" w:date="2023-03-14T21:33:00Z"/>
                <w:rFonts w:cs="Times New Roman"/>
              </w:rPr>
            </w:pPr>
          </w:p>
        </w:tc>
        <w:tc>
          <w:tcPr>
            <w:tcW w:w="652" w:type="dxa"/>
          </w:tcPr>
          <w:p w14:paraId="1E648AA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8" w:author="Camilo Andrés Díaz Gómez" w:date="2023-03-14T21:33:00Z"/>
                <w:rFonts w:cs="Times New Roman"/>
              </w:rPr>
            </w:pPr>
          </w:p>
        </w:tc>
        <w:tc>
          <w:tcPr>
            <w:tcW w:w="655" w:type="dxa"/>
          </w:tcPr>
          <w:p w14:paraId="1227C06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69" w:author="Camilo Andrés Díaz Gómez" w:date="2023-03-14T21:33:00Z"/>
                <w:rFonts w:cs="Times New Roman"/>
              </w:rPr>
            </w:pPr>
          </w:p>
        </w:tc>
        <w:tc>
          <w:tcPr>
            <w:tcW w:w="652" w:type="dxa"/>
            <w:shd w:val="clear" w:color="auto" w:fill="C5E0B3" w:themeFill="accent6" w:themeFillTint="66"/>
          </w:tcPr>
          <w:p w14:paraId="1A0DB8F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0" w:author="Camilo Andrés Díaz Gómez" w:date="2023-03-14T21:33:00Z"/>
                <w:rFonts w:cs="Times New Roman"/>
              </w:rPr>
            </w:pPr>
            <w:ins w:id="2471" w:author="Camilo Andrés Díaz Gómez" w:date="2023-03-14T21:33:00Z">
              <w:r w:rsidRPr="00BB53D7">
                <w:rPr>
                  <w:rFonts w:cs="Times New Roman"/>
                </w:rPr>
                <w:t>X</w:t>
              </w:r>
            </w:ins>
          </w:p>
        </w:tc>
        <w:tc>
          <w:tcPr>
            <w:tcW w:w="652" w:type="dxa"/>
            <w:shd w:val="clear" w:color="auto" w:fill="C5E0B3" w:themeFill="accent6" w:themeFillTint="66"/>
          </w:tcPr>
          <w:p w14:paraId="1B7DAB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2" w:author="Camilo Andrés Díaz Gómez" w:date="2023-03-14T21:33:00Z"/>
                <w:rFonts w:cs="Times New Roman"/>
              </w:rPr>
            </w:pPr>
            <w:ins w:id="2473" w:author="Camilo Andrés Díaz Gómez" w:date="2023-03-14T21:33:00Z">
              <w:r w:rsidRPr="00BB53D7">
                <w:rPr>
                  <w:rFonts w:cs="Times New Roman"/>
                </w:rPr>
                <w:t>X</w:t>
              </w:r>
            </w:ins>
          </w:p>
        </w:tc>
        <w:tc>
          <w:tcPr>
            <w:tcW w:w="652" w:type="dxa"/>
            <w:shd w:val="clear" w:color="auto" w:fill="C5E0B3" w:themeFill="accent6" w:themeFillTint="66"/>
          </w:tcPr>
          <w:p w14:paraId="3F24854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4" w:author="Camilo Andrés Díaz Gómez" w:date="2023-03-14T21:33:00Z"/>
                <w:rFonts w:cs="Times New Roman"/>
              </w:rPr>
            </w:pPr>
            <w:ins w:id="2475" w:author="Camilo Andrés Díaz Gómez" w:date="2023-03-14T21:33:00Z">
              <w:r w:rsidRPr="00BB53D7">
                <w:rPr>
                  <w:rFonts w:cs="Times New Roman"/>
                </w:rPr>
                <w:t>X</w:t>
              </w:r>
            </w:ins>
          </w:p>
        </w:tc>
        <w:tc>
          <w:tcPr>
            <w:tcW w:w="652" w:type="dxa"/>
          </w:tcPr>
          <w:p w14:paraId="771AA56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6" w:author="Camilo Andrés Díaz Gómez" w:date="2023-03-14T21:33:00Z"/>
                <w:rFonts w:cs="Times New Roman"/>
              </w:rPr>
            </w:pPr>
          </w:p>
        </w:tc>
        <w:tc>
          <w:tcPr>
            <w:tcW w:w="652" w:type="dxa"/>
          </w:tcPr>
          <w:p w14:paraId="54473BE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7" w:author="Camilo Andrés Díaz Gómez" w:date="2023-03-14T21:33:00Z"/>
                <w:rFonts w:cs="Times New Roman"/>
              </w:rPr>
            </w:pPr>
          </w:p>
        </w:tc>
        <w:tc>
          <w:tcPr>
            <w:tcW w:w="548" w:type="dxa"/>
          </w:tcPr>
          <w:p w14:paraId="4BD0DEB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78" w:author="Camilo Andrés Díaz Gómez" w:date="2023-03-14T21:33:00Z"/>
                <w:rFonts w:cs="Times New Roman"/>
              </w:rPr>
            </w:pPr>
          </w:p>
        </w:tc>
      </w:tr>
      <w:tr w:rsidR="00AE3134" w:rsidRPr="00BB53D7" w14:paraId="7317C953" w14:textId="77777777" w:rsidTr="001A2974">
        <w:trPr>
          <w:cnfStyle w:val="000000100000" w:firstRow="0" w:lastRow="0" w:firstColumn="0" w:lastColumn="0" w:oddVBand="0" w:evenVBand="0" w:oddHBand="1" w:evenHBand="0" w:firstRowFirstColumn="0" w:firstRowLastColumn="0" w:lastRowFirstColumn="0" w:lastRowLastColumn="0"/>
          <w:ins w:id="247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BB53D7" w:rsidRDefault="00AE3134" w:rsidP="001A2974">
            <w:pPr>
              <w:jc w:val="center"/>
              <w:rPr>
                <w:ins w:id="2480" w:author="Camilo Andrés Díaz Gómez" w:date="2023-03-14T21:33:00Z"/>
                <w:rFonts w:cs="Times New Roman"/>
                <w:szCs w:val="24"/>
              </w:rPr>
            </w:pPr>
            <w:proofErr w:type="spellStart"/>
            <w:ins w:id="2481"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0F442D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2" w:author="Camilo Andrés Díaz Gómez" w:date="2023-03-14T21:33:00Z"/>
                <w:rFonts w:cs="Times New Roman"/>
              </w:rPr>
            </w:pPr>
          </w:p>
        </w:tc>
        <w:tc>
          <w:tcPr>
            <w:tcW w:w="708" w:type="dxa"/>
          </w:tcPr>
          <w:p w14:paraId="25B510B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3" w:author="Camilo Andrés Díaz Gómez" w:date="2023-03-14T21:33:00Z"/>
                <w:rFonts w:cs="Times New Roman"/>
              </w:rPr>
            </w:pPr>
          </w:p>
        </w:tc>
        <w:tc>
          <w:tcPr>
            <w:tcW w:w="709" w:type="dxa"/>
          </w:tcPr>
          <w:p w14:paraId="2E500C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4" w:author="Camilo Andrés Díaz Gómez" w:date="2023-03-14T21:33:00Z"/>
                <w:rFonts w:cs="Times New Roman"/>
              </w:rPr>
            </w:pPr>
          </w:p>
        </w:tc>
        <w:tc>
          <w:tcPr>
            <w:tcW w:w="709" w:type="dxa"/>
          </w:tcPr>
          <w:p w14:paraId="4FF510E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5" w:author="Camilo Andrés Díaz Gómez" w:date="2023-03-14T21:33:00Z"/>
                <w:rFonts w:cs="Times New Roman"/>
              </w:rPr>
            </w:pPr>
          </w:p>
        </w:tc>
        <w:tc>
          <w:tcPr>
            <w:tcW w:w="709" w:type="dxa"/>
          </w:tcPr>
          <w:p w14:paraId="079594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6" w:author="Camilo Andrés Díaz Gómez" w:date="2023-03-14T21:33:00Z"/>
                <w:rFonts w:cs="Times New Roman"/>
              </w:rPr>
            </w:pPr>
          </w:p>
        </w:tc>
        <w:tc>
          <w:tcPr>
            <w:tcW w:w="708" w:type="dxa"/>
          </w:tcPr>
          <w:p w14:paraId="106744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7" w:author="Camilo Andrés Díaz Gómez" w:date="2023-03-14T21:33:00Z"/>
                <w:rFonts w:cs="Times New Roman"/>
              </w:rPr>
            </w:pPr>
          </w:p>
        </w:tc>
        <w:tc>
          <w:tcPr>
            <w:tcW w:w="754" w:type="dxa"/>
          </w:tcPr>
          <w:p w14:paraId="64CA760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8" w:author="Camilo Andrés Díaz Gómez" w:date="2023-03-14T21:33:00Z"/>
                <w:rFonts w:cs="Times New Roman"/>
              </w:rPr>
            </w:pPr>
          </w:p>
        </w:tc>
        <w:tc>
          <w:tcPr>
            <w:tcW w:w="652" w:type="dxa"/>
          </w:tcPr>
          <w:p w14:paraId="461FDCC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89" w:author="Camilo Andrés Díaz Gómez" w:date="2023-03-14T21:33:00Z"/>
                <w:rFonts w:cs="Times New Roman"/>
              </w:rPr>
            </w:pPr>
          </w:p>
        </w:tc>
        <w:tc>
          <w:tcPr>
            <w:tcW w:w="652" w:type="dxa"/>
          </w:tcPr>
          <w:p w14:paraId="4F6511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0" w:author="Camilo Andrés Díaz Gómez" w:date="2023-03-14T21:33:00Z"/>
                <w:rFonts w:cs="Times New Roman"/>
              </w:rPr>
            </w:pPr>
          </w:p>
        </w:tc>
        <w:tc>
          <w:tcPr>
            <w:tcW w:w="655" w:type="dxa"/>
          </w:tcPr>
          <w:p w14:paraId="7356EAA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1" w:author="Camilo Andrés Díaz Gómez" w:date="2023-03-14T21:33:00Z"/>
                <w:rFonts w:cs="Times New Roman"/>
              </w:rPr>
            </w:pPr>
          </w:p>
        </w:tc>
        <w:tc>
          <w:tcPr>
            <w:tcW w:w="652" w:type="dxa"/>
          </w:tcPr>
          <w:p w14:paraId="6875F84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2" w:author="Camilo Andrés Díaz Gómez" w:date="2023-03-14T21:33:00Z"/>
                <w:rFonts w:cs="Times New Roman"/>
              </w:rPr>
            </w:pPr>
          </w:p>
        </w:tc>
        <w:tc>
          <w:tcPr>
            <w:tcW w:w="652" w:type="dxa"/>
          </w:tcPr>
          <w:p w14:paraId="10C227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3" w:author="Camilo Andrés Díaz Gómez" w:date="2023-03-14T21:33:00Z"/>
                <w:rFonts w:cs="Times New Roman"/>
              </w:rPr>
            </w:pPr>
          </w:p>
        </w:tc>
        <w:tc>
          <w:tcPr>
            <w:tcW w:w="652" w:type="dxa"/>
            <w:shd w:val="clear" w:color="auto" w:fill="2F5496" w:themeFill="accent1" w:themeFillShade="BF"/>
          </w:tcPr>
          <w:p w14:paraId="0377776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4" w:author="Camilo Andrés Díaz Gómez" w:date="2023-03-14T21:33:00Z"/>
                <w:rFonts w:cs="Times New Roman"/>
              </w:rPr>
            </w:pPr>
            <w:ins w:id="2495" w:author="Camilo Andrés Díaz Gómez" w:date="2023-03-14T21:33:00Z">
              <w:r w:rsidRPr="00BB53D7">
                <w:rPr>
                  <w:rFonts w:cs="Times New Roman"/>
                </w:rPr>
                <w:t>X</w:t>
              </w:r>
            </w:ins>
          </w:p>
        </w:tc>
        <w:tc>
          <w:tcPr>
            <w:tcW w:w="652" w:type="dxa"/>
          </w:tcPr>
          <w:p w14:paraId="192B6B9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6" w:author="Camilo Andrés Díaz Gómez" w:date="2023-03-14T21:33:00Z"/>
                <w:rFonts w:cs="Times New Roman"/>
              </w:rPr>
            </w:pPr>
          </w:p>
        </w:tc>
        <w:tc>
          <w:tcPr>
            <w:tcW w:w="652" w:type="dxa"/>
          </w:tcPr>
          <w:p w14:paraId="31CACE1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7" w:author="Camilo Andrés Díaz Gómez" w:date="2023-03-14T21:33:00Z"/>
                <w:rFonts w:cs="Times New Roman"/>
              </w:rPr>
            </w:pPr>
          </w:p>
        </w:tc>
        <w:tc>
          <w:tcPr>
            <w:tcW w:w="548" w:type="dxa"/>
          </w:tcPr>
          <w:p w14:paraId="4C51A44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98" w:author="Camilo Andrés Díaz Gómez" w:date="2023-03-14T21:33:00Z"/>
                <w:rFonts w:cs="Times New Roman"/>
              </w:rPr>
            </w:pPr>
          </w:p>
        </w:tc>
      </w:tr>
      <w:tr w:rsidR="00807BA4" w:rsidRPr="00BB53D7" w14:paraId="6FEA5ABA" w14:textId="77777777" w:rsidTr="001A2974">
        <w:trPr>
          <w:ins w:id="24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BB53D7" w:rsidRDefault="00AE3134" w:rsidP="001A2974">
            <w:pPr>
              <w:jc w:val="center"/>
              <w:rPr>
                <w:ins w:id="2500" w:author="Camilo Andrés Díaz Gómez" w:date="2023-03-14T21:33:00Z"/>
                <w:rFonts w:cs="Times New Roman"/>
                <w:szCs w:val="24"/>
              </w:rPr>
            </w:pPr>
            <w:proofErr w:type="spellStart"/>
            <w:ins w:id="2501"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1B2FD6A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2" w:author="Camilo Andrés Díaz Gómez" w:date="2023-03-14T21:33:00Z"/>
                <w:rFonts w:cs="Times New Roman"/>
              </w:rPr>
            </w:pPr>
          </w:p>
        </w:tc>
        <w:tc>
          <w:tcPr>
            <w:tcW w:w="708" w:type="dxa"/>
          </w:tcPr>
          <w:p w14:paraId="154AB00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3" w:author="Camilo Andrés Díaz Gómez" w:date="2023-03-14T21:33:00Z"/>
                <w:rFonts w:cs="Times New Roman"/>
              </w:rPr>
            </w:pPr>
          </w:p>
        </w:tc>
        <w:tc>
          <w:tcPr>
            <w:tcW w:w="709" w:type="dxa"/>
          </w:tcPr>
          <w:p w14:paraId="6D5054A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4" w:author="Camilo Andrés Díaz Gómez" w:date="2023-03-14T21:33:00Z"/>
                <w:rFonts w:cs="Times New Roman"/>
              </w:rPr>
            </w:pPr>
          </w:p>
        </w:tc>
        <w:tc>
          <w:tcPr>
            <w:tcW w:w="709" w:type="dxa"/>
          </w:tcPr>
          <w:p w14:paraId="3DCBC55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5" w:author="Camilo Andrés Díaz Gómez" w:date="2023-03-14T21:33:00Z"/>
                <w:rFonts w:cs="Times New Roman"/>
              </w:rPr>
            </w:pPr>
          </w:p>
        </w:tc>
        <w:tc>
          <w:tcPr>
            <w:tcW w:w="709" w:type="dxa"/>
          </w:tcPr>
          <w:p w14:paraId="4D5F33A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6" w:author="Camilo Andrés Díaz Gómez" w:date="2023-03-14T21:33:00Z"/>
                <w:rFonts w:cs="Times New Roman"/>
              </w:rPr>
            </w:pPr>
          </w:p>
        </w:tc>
        <w:tc>
          <w:tcPr>
            <w:tcW w:w="708" w:type="dxa"/>
          </w:tcPr>
          <w:p w14:paraId="584DC10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7" w:author="Camilo Andrés Díaz Gómez" w:date="2023-03-14T21:33:00Z"/>
                <w:rFonts w:cs="Times New Roman"/>
              </w:rPr>
            </w:pPr>
          </w:p>
        </w:tc>
        <w:tc>
          <w:tcPr>
            <w:tcW w:w="754" w:type="dxa"/>
          </w:tcPr>
          <w:p w14:paraId="39F3BD5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8" w:author="Camilo Andrés Díaz Gómez" w:date="2023-03-14T21:33:00Z"/>
                <w:rFonts w:cs="Times New Roman"/>
              </w:rPr>
            </w:pPr>
          </w:p>
        </w:tc>
        <w:tc>
          <w:tcPr>
            <w:tcW w:w="652" w:type="dxa"/>
          </w:tcPr>
          <w:p w14:paraId="56B417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09" w:author="Camilo Andrés Díaz Gómez" w:date="2023-03-14T21:33:00Z"/>
                <w:rFonts w:cs="Times New Roman"/>
              </w:rPr>
            </w:pPr>
          </w:p>
        </w:tc>
        <w:tc>
          <w:tcPr>
            <w:tcW w:w="652" w:type="dxa"/>
          </w:tcPr>
          <w:p w14:paraId="55EE337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0" w:author="Camilo Andrés Díaz Gómez" w:date="2023-03-14T21:33:00Z"/>
                <w:rFonts w:cs="Times New Roman"/>
              </w:rPr>
            </w:pPr>
          </w:p>
        </w:tc>
        <w:tc>
          <w:tcPr>
            <w:tcW w:w="655" w:type="dxa"/>
          </w:tcPr>
          <w:p w14:paraId="2E3873C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1" w:author="Camilo Andrés Díaz Gómez" w:date="2023-03-14T21:33:00Z"/>
                <w:rFonts w:cs="Times New Roman"/>
              </w:rPr>
            </w:pPr>
          </w:p>
        </w:tc>
        <w:tc>
          <w:tcPr>
            <w:tcW w:w="652" w:type="dxa"/>
          </w:tcPr>
          <w:p w14:paraId="46BE918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2" w:author="Camilo Andrés Díaz Gómez" w:date="2023-03-14T21:33:00Z"/>
                <w:rFonts w:cs="Times New Roman"/>
              </w:rPr>
            </w:pPr>
          </w:p>
        </w:tc>
        <w:tc>
          <w:tcPr>
            <w:tcW w:w="652" w:type="dxa"/>
          </w:tcPr>
          <w:p w14:paraId="17E2BC8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3" w:author="Camilo Andrés Díaz Gómez" w:date="2023-03-14T21:33:00Z"/>
                <w:rFonts w:cs="Times New Roman"/>
              </w:rPr>
            </w:pPr>
          </w:p>
        </w:tc>
        <w:tc>
          <w:tcPr>
            <w:tcW w:w="652" w:type="dxa"/>
            <w:shd w:val="clear" w:color="auto" w:fill="2F5496" w:themeFill="accent1" w:themeFillShade="BF"/>
          </w:tcPr>
          <w:p w14:paraId="7066FC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4" w:author="Camilo Andrés Díaz Gómez" w:date="2023-03-14T21:33:00Z"/>
                <w:rFonts w:cs="Times New Roman"/>
              </w:rPr>
            </w:pPr>
            <w:ins w:id="2515" w:author="Camilo Andrés Díaz Gómez" w:date="2023-03-14T21:33:00Z">
              <w:r w:rsidRPr="00BB53D7">
                <w:rPr>
                  <w:rFonts w:cs="Times New Roman"/>
                </w:rPr>
                <w:t>X</w:t>
              </w:r>
            </w:ins>
          </w:p>
        </w:tc>
        <w:tc>
          <w:tcPr>
            <w:tcW w:w="652" w:type="dxa"/>
            <w:shd w:val="clear" w:color="auto" w:fill="2F5496" w:themeFill="accent1" w:themeFillShade="BF"/>
          </w:tcPr>
          <w:p w14:paraId="39E53D9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6" w:author="Camilo Andrés Díaz Gómez" w:date="2023-03-14T21:33:00Z"/>
                <w:rFonts w:cs="Times New Roman"/>
              </w:rPr>
            </w:pPr>
            <w:ins w:id="2517" w:author="Camilo Andrés Díaz Gómez" w:date="2023-03-14T21:33:00Z">
              <w:r w:rsidRPr="00BB53D7">
                <w:rPr>
                  <w:rFonts w:cs="Times New Roman"/>
                </w:rPr>
                <w:t>X</w:t>
              </w:r>
            </w:ins>
          </w:p>
        </w:tc>
        <w:tc>
          <w:tcPr>
            <w:tcW w:w="652" w:type="dxa"/>
            <w:shd w:val="clear" w:color="auto" w:fill="2F5496" w:themeFill="accent1" w:themeFillShade="BF"/>
          </w:tcPr>
          <w:p w14:paraId="2A788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18" w:author="Camilo Andrés Díaz Gómez" w:date="2023-03-14T21:33:00Z"/>
                <w:rFonts w:cs="Times New Roman"/>
              </w:rPr>
            </w:pPr>
            <w:ins w:id="2519" w:author="Camilo Andrés Díaz Gómez" w:date="2023-03-14T21:33:00Z">
              <w:r w:rsidRPr="00BB53D7">
                <w:rPr>
                  <w:rFonts w:cs="Times New Roman"/>
                </w:rPr>
                <w:t>X</w:t>
              </w:r>
            </w:ins>
          </w:p>
        </w:tc>
        <w:tc>
          <w:tcPr>
            <w:tcW w:w="548" w:type="dxa"/>
          </w:tcPr>
          <w:p w14:paraId="6D895F3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0" w:author="Camilo Andrés Díaz Gómez" w:date="2023-03-14T21:33:00Z"/>
                <w:rFonts w:cs="Times New Roman"/>
              </w:rPr>
            </w:pPr>
          </w:p>
        </w:tc>
      </w:tr>
      <w:tr w:rsidR="00807BA4" w:rsidRPr="00BB53D7" w14:paraId="4A2F06EF" w14:textId="77777777" w:rsidTr="001A2974">
        <w:trPr>
          <w:cnfStyle w:val="000000100000" w:firstRow="0" w:lastRow="0" w:firstColumn="0" w:lastColumn="0" w:oddVBand="0" w:evenVBand="0" w:oddHBand="1" w:evenHBand="0" w:firstRowFirstColumn="0" w:firstRowLastColumn="0" w:lastRowFirstColumn="0" w:lastRowLastColumn="0"/>
          <w:ins w:id="252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BB53D7" w:rsidRDefault="00AE3134" w:rsidP="001A2974">
            <w:pPr>
              <w:jc w:val="center"/>
              <w:rPr>
                <w:ins w:id="2522" w:author="Camilo Andrés Díaz Gómez" w:date="2023-03-14T21:33:00Z"/>
                <w:rFonts w:cs="Times New Roman"/>
                <w:szCs w:val="24"/>
              </w:rPr>
            </w:pPr>
            <w:proofErr w:type="spellStart"/>
            <w:ins w:id="2523"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7260DD5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24" w:author="Camilo Andrés Díaz Gómez" w:date="2023-03-14T21:33:00Z"/>
                <w:rFonts w:cs="Times New Roman"/>
              </w:rPr>
            </w:pPr>
          </w:p>
        </w:tc>
        <w:tc>
          <w:tcPr>
            <w:tcW w:w="708" w:type="dxa"/>
          </w:tcPr>
          <w:p w14:paraId="0917F50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25" w:author="Camilo Andrés Díaz Gómez" w:date="2023-03-14T21:33:00Z"/>
                <w:rFonts w:cs="Times New Roman"/>
              </w:rPr>
            </w:pPr>
          </w:p>
        </w:tc>
        <w:tc>
          <w:tcPr>
            <w:tcW w:w="709" w:type="dxa"/>
          </w:tcPr>
          <w:p w14:paraId="771ECE6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26" w:author="Camilo Andrés Díaz Gómez" w:date="2023-03-14T21:33:00Z"/>
                <w:rFonts w:cs="Times New Roman"/>
              </w:rPr>
            </w:pPr>
          </w:p>
        </w:tc>
        <w:tc>
          <w:tcPr>
            <w:tcW w:w="709" w:type="dxa"/>
          </w:tcPr>
          <w:p w14:paraId="73E111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27" w:author="Camilo Andrés Díaz Gómez" w:date="2023-03-14T21:33:00Z"/>
                <w:rFonts w:cs="Times New Roman"/>
              </w:rPr>
            </w:pPr>
          </w:p>
        </w:tc>
        <w:tc>
          <w:tcPr>
            <w:tcW w:w="709" w:type="dxa"/>
          </w:tcPr>
          <w:p w14:paraId="1C5F70D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28" w:author="Camilo Andrés Díaz Gómez" w:date="2023-03-14T21:33:00Z"/>
                <w:rFonts w:cs="Times New Roman"/>
              </w:rPr>
            </w:pPr>
          </w:p>
        </w:tc>
        <w:tc>
          <w:tcPr>
            <w:tcW w:w="708" w:type="dxa"/>
          </w:tcPr>
          <w:p w14:paraId="147878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29" w:author="Camilo Andrés Díaz Gómez" w:date="2023-03-14T21:33:00Z"/>
                <w:rFonts w:cs="Times New Roman"/>
              </w:rPr>
            </w:pPr>
          </w:p>
        </w:tc>
        <w:tc>
          <w:tcPr>
            <w:tcW w:w="754" w:type="dxa"/>
          </w:tcPr>
          <w:p w14:paraId="6CA8B1D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0" w:author="Camilo Andrés Díaz Gómez" w:date="2023-03-14T21:33:00Z"/>
                <w:rFonts w:cs="Times New Roman"/>
              </w:rPr>
            </w:pPr>
          </w:p>
        </w:tc>
        <w:tc>
          <w:tcPr>
            <w:tcW w:w="652" w:type="dxa"/>
          </w:tcPr>
          <w:p w14:paraId="1EBB79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1" w:author="Camilo Andrés Díaz Gómez" w:date="2023-03-14T21:33:00Z"/>
                <w:rFonts w:cs="Times New Roman"/>
              </w:rPr>
            </w:pPr>
          </w:p>
        </w:tc>
        <w:tc>
          <w:tcPr>
            <w:tcW w:w="652" w:type="dxa"/>
          </w:tcPr>
          <w:p w14:paraId="192FCDE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2" w:author="Camilo Andrés Díaz Gómez" w:date="2023-03-14T21:33:00Z"/>
                <w:rFonts w:cs="Times New Roman"/>
              </w:rPr>
            </w:pPr>
          </w:p>
        </w:tc>
        <w:tc>
          <w:tcPr>
            <w:tcW w:w="655" w:type="dxa"/>
          </w:tcPr>
          <w:p w14:paraId="59FA100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3" w:author="Camilo Andrés Díaz Gómez" w:date="2023-03-14T21:33:00Z"/>
                <w:rFonts w:cs="Times New Roman"/>
              </w:rPr>
            </w:pPr>
          </w:p>
        </w:tc>
        <w:tc>
          <w:tcPr>
            <w:tcW w:w="652" w:type="dxa"/>
          </w:tcPr>
          <w:p w14:paraId="694677F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4" w:author="Camilo Andrés Díaz Gómez" w:date="2023-03-14T21:33:00Z"/>
                <w:rFonts w:cs="Times New Roman"/>
              </w:rPr>
            </w:pPr>
          </w:p>
        </w:tc>
        <w:tc>
          <w:tcPr>
            <w:tcW w:w="652" w:type="dxa"/>
          </w:tcPr>
          <w:p w14:paraId="4F7651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5" w:author="Camilo Andrés Díaz Gómez" w:date="2023-03-14T21:33:00Z"/>
                <w:rFonts w:cs="Times New Roman"/>
              </w:rPr>
            </w:pPr>
          </w:p>
        </w:tc>
        <w:tc>
          <w:tcPr>
            <w:tcW w:w="652" w:type="dxa"/>
          </w:tcPr>
          <w:p w14:paraId="0911EF4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6" w:author="Camilo Andrés Díaz Gómez" w:date="2023-03-14T21:33:00Z"/>
                <w:rFonts w:cs="Times New Roman"/>
              </w:rPr>
            </w:pPr>
          </w:p>
        </w:tc>
        <w:tc>
          <w:tcPr>
            <w:tcW w:w="652" w:type="dxa"/>
          </w:tcPr>
          <w:p w14:paraId="1015E77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7" w:author="Camilo Andrés Díaz Gómez" w:date="2023-03-14T21:33:00Z"/>
                <w:rFonts w:cs="Times New Roman"/>
              </w:rPr>
            </w:pPr>
          </w:p>
        </w:tc>
        <w:tc>
          <w:tcPr>
            <w:tcW w:w="652" w:type="dxa"/>
            <w:shd w:val="clear" w:color="auto" w:fill="C45911" w:themeFill="accent2" w:themeFillShade="BF"/>
          </w:tcPr>
          <w:p w14:paraId="335D843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38" w:author="Camilo Andrés Díaz Gómez" w:date="2023-03-14T21:33:00Z"/>
                <w:rFonts w:cs="Times New Roman"/>
              </w:rPr>
            </w:pPr>
            <w:ins w:id="2539" w:author="Camilo Andrés Díaz Gómez" w:date="2023-03-14T21:33:00Z">
              <w:r w:rsidRPr="00BB53D7">
                <w:rPr>
                  <w:rFonts w:cs="Times New Roman"/>
                </w:rPr>
                <w:t>X</w:t>
              </w:r>
            </w:ins>
          </w:p>
        </w:tc>
        <w:tc>
          <w:tcPr>
            <w:tcW w:w="548" w:type="dxa"/>
            <w:shd w:val="clear" w:color="auto" w:fill="C45911" w:themeFill="accent2" w:themeFillShade="BF"/>
          </w:tcPr>
          <w:p w14:paraId="25A51BF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40" w:author="Camilo Andrés Díaz Gómez" w:date="2023-03-14T21:33:00Z"/>
                <w:rFonts w:cs="Times New Roman"/>
              </w:rPr>
            </w:pPr>
            <w:ins w:id="2541" w:author="Camilo Andrés Díaz Gómez" w:date="2023-03-14T21:33:00Z">
              <w:r w:rsidRPr="00BB53D7">
                <w:rPr>
                  <w:rFonts w:cs="Times New Roman"/>
                </w:rPr>
                <w:t>X</w:t>
              </w:r>
            </w:ins>
          </w:p>
        </w:tc>
      </w:tr>
      <w:tr w:rsidR="00AE3134" w:rsidRPr="00BB53D7" w14:paraId="02C18CD8" w14:textId="77777777" w:rsidTr="001A2974">
        <w:trPr>
          <w:ins w:id="254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BB53D7" w:rsidRDefault="00AE3134" w:rsidP="001A2974">
            <w:pPr>
              <w:jc w:val="center"/>
              <w:rPr>
                <w:ins w:id="2543" w:author="Camilo Andrés Díaz Gómez" w:date="2023-03-14T21:33:00Z"/>
                <w:rFonts w:cs="Times New Roman"/>
                <w:szCs w:val="24"/>
              </w:rPr>
            </w:pPr>
          </w:p>
        </w:tc>
        <w:tc>
          <w:tcPr>
            <w:tcW w:w="3828" w:type="dxa"/>
            <w:gridSpan w:val="5"/>
          </w:tcPr>
          <w:p w14:paraId="464C6BEE" w14:textId="77777777" w:rsidR="00AE3134" w:rsidRPr="00BB53D7" w:rsidRDefault="00AE3134" w:rsidP="001A2974">
            <w:pPr>
              <w:jc w:val="center"/>
              <w:cnfStyle w:val="000000000000" w:firstRow="0" w:lastRow="0" w:firstColumn="0" w:lastColumn="0" w:oddVBand="0" w:evenVBand="0" w:oddHBand="0" w:evenHBand="0" w:firstRowFirstColumn="0" w:firstRowLastColumn="0" w:lastRowFirstColumn="0" w:lastRowLastColumn="0"/>
              <w:rPr>
                <w:ins w:id="2544" w:author="Camilo Andrés Díaz Gómez" w:date="2023-03-14T21:33:00Z"/>
                <w:rFonts w:cs="Times New Roman"/>
                <w:szCs w:val="24"/>
              </w:rPr>
            </w:pPr>
            <w:ins w:id="2545" w:author="Camilo Andrés Díaz Gómez" w:date="2023-03-14T21:33:00Z">
              <w:r w:rsidRPr="00BB53D7">
                <w:rPr>
                  <w:rFonts w:cs="Times New Roman"/>
                  <w:szCs w:val="24"/>
                </w:rPr>
                <w:t>Ago.</w:t>
              </w:r>
            </w:ins>
          </w:p>
        </w:tc>
        <w:tc>
          <w:tcPr>
            <w:tcW w:w="2766" w:type="dxa"/>
            <w:gridSpan w:val="4"/>
          </w:tcPr>
          <w:p w14:paraId="7CD56C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46" w:author="Camilo Andrés Díaz Gómez" w:date="2023-03-14T21:33:00Z"/>
                <w:rFonts w:cs="Times New Roman"/>
                <w:szCs w:val="24"/>
              </w:rPr>
            </w:pPr>
            <w:ins w:id="2547" w:author="Camilo Andrés Díaz Gómez" w:date="2023-03-14T21:33:00Z">
              <w:r w:rsidRPr="00BB53D7">
                <w:rPr>
                  <w:rFonts w:cs="Times New Roman"/>
                  <w:szCs w:val="24"/>
                </w:rPr>
                <w:t>Sept</w:t>
              </w:r>
            </w:ins>
          </w:p>
        </w:tc>
        <w:tc>
          <w:tcPr>
            <w:tcW w:w="2611" w:type="dxa"/>
            <w:gridSpan w:val="4"/>
          </w:tcPr>
          <w:p w14:paraId="22AE02D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48" w:author="Camilo Andrés Díaz Gómez" w:date="2023-03-14T21:33:00Z"/>
                <w:rFonts w:cs="Times New Roman"/>
                <w:szCs w:val="24"/>
              </w:rPr>
            </w:pPr>
            <w:ins w:id="2549" w:author="Camilo Andrés Díaz Gómez" w:date="2023-03-14T21:33:00Z">
              <w:r w:rsidRPr="00BB53D7">
                <w:rPr>
                  <w:rFonts w:cs="Times New Roman"/>
                  <w:szCs w:val="24"/>
                </w:rPr>
                <w:t>Oct</w:t>
              </w:r>
            </w:ins>
          </w:p>
        </w:tc>
        <w:tc>
          <w:tcPr>
            <w:tcW w:w="1852" w:type="dxa"/>
            <w:gridSpan w:val="3"/>
          </w:tcPr>
          <w:p w14:paraId="08B0D3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50" w:author="Camilo Andrés Díaz Gómez" w:date="2023-03-14T21:33:00Z"/>
                <w:rFonts w:cs="Times New Roman"/>
                <w:szCs w:val="24"/>
              </w:rPr>
            </w:pPr>
            <w:ins w:id="2551" w:author="Camilo Andrés Díaz Gómez" w:date="2023-03-14T21:33:00Z">
              <w:r w:rsidRPr="00BB53D7">
                <w:rPr>
                  <w:rFonts w:cs="Times New Roman"/>
                  <w:szCs w:val="24"/>
                </w:rPr>
                <w:t>Nov</w:t>
              </w:r>
            </w:ins>
          </w:p>
        </w:tc>
      </w:tr>
      <w:tr w:rsidR="00AE3134" w:rsidRPr="00BB53D7" w14:paraId="5486D9BF" w14:textId="77777777" w:rsidTr="001A2974">
        <w:trPr>
          <w:cnfStyle w:val="000000100000" w:firstRow="0" w:lastRow="0" w:firstColumn="0" w:lastColumn="0" w:oddVBand="0" w:evenVBand="0" w:oddHBand="1" w:evenHBand="0" w:firstRowFirstColumn="0" w:firstRowLastColumn="0" w:lastRowFirstColumn="0" w:lastRowLastColumn="0"/>
          <w:ins w:id="255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BB53D7" w:rsidRDefault="00AE3134" w:rsidP="001A2974">
            <w:pPr>
              <w:jc w:val="center"/>
              <w:rPr>
                <w:ins w:id="2553" w:author="Camilo Andrés Díaz Gómez" w:date="2023-03-14T21:33:00Z"/>
                <w:rFonts w:cs="Times New Roman"/>
                <w:szCs w:val="24"/>
              </w:rPr>
            </w:pPr>
            <w:ins w:id="2554" w:author="Camilo Andrés Díaz Gómez" w:date="2023-03-14T21:33:00Z">
              <w:r w:rsidRPr="00BB53D7">
                <w:rPr>
                  <w:rFonts w:cs="Times New Roman"/>
                  <w:szCs w:val="24"/>
                </w:rPr>
                <w:t>Actividades</w:t>
              </w:r>
            </w:ins>
          </w:p>
        </w:tc>
        <w:tc>
          <w:tcPr>
            <w:tcW w:w="993" w:type="dxa"/>
          </w:tcPr>
          <w:p w14:paraId="2FE751E1"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5" w:author="Camilo Andrés Díaz Gómez" w:date="2023-03-14T21:33:00Z"/>
                <w:rFonts w:cs="Times New Roman"/>
              </w:rPr>
            </w:pPr>
            <w:ins w:id="2556" w:author="Camilo Andrés Díaz Gómez" w:date="2023-03-14T21:33:00Z">
              <w:r w:rsidRPr="00BB53D7">
                <w:rPr>
                  <w:rFonts w:cs="Times New Roman"/>
                </w:rPr>
                <w:t>S. 1</w:t>
              </w:r>
            </w:ins>
          </w:p>
        </w:tc>
        <w:tc>
          <w:tcPr>
            <w:tcW w:w="708" w:type="dxa"/>
          </w:tcPr>
          <w:p w14:paraId="583CF49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7" w:author="Camilo Andrés Díaz Gómez" w:date="2023-03-14T21:33:00Z"/>
                <w:rFonts w:cs="Times New Roman"/>
              </w:rPr>
            </w:pPr>
            <w:ins w:id="2558" w:author="Camilo Andrés Díaz Gómez" w:date="2023-03-14T21:33:00Z">
              <w:r w:rsidRPr="00BB53D7">
                <w:rPr>
                  <w:rFonts w:cs="Times New Roman"/>
                </w:rPr>
                <w:t>S. 2</w:t>
              </w:r>
            </w:ins>
          </w:p>
        </w:tc>
        <w:tc>
          <w:tcPr>
            <w:tcW w:w="709" w:type="dxa"/>
          </w:tcPr>
          <w:p w14:paraId="3580F6A4"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9" w:author="Camilo Andrés Díaz Gómez" w:date="2023-03-14T21:33:00Z"/>
                <w:rFonts w:cs="Times New Roman"/>
              </w:rPr>
            </w:pPr>
            <w:ins w:id="2560" w:author="Camilo Andrés Díaz Gómez" w:date="2023-03-14T21:33:00Z">
              <w:r w:rsidRPr="00BB53D7">
                <w:rPr>
                  <w:rFonts w:cs="Times New Roman"/>
                </w:rPr>
                <w:t>S. 3</w:t>
              </w:r>
            </w:ins>
          </w:p>
        </w:tc>
        <w:tc>
          <w:tcPr>
            <w:tcW w:w="709" w:type="dxa"/>
          </w:tcPr>
          <w:p w14:paraId="2F82AF9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1" w:author="Camilo Andrés Díaz Gómez" w:date="2023-03-14T21:33:00Z"/>
                <w:rFonts w:cs="Times New Roman"/>
              </w:rPr>
            </w:pPr>
            <w:ins w:id="2562" w:author="Camilo Andrés Díaz Gómez" w:date="2023-03-14T21:33:00Z">
              <w:r w:rsidRPr="00BB53D7">
                <w:rPr>
                  <w:rFonts w:cs="Times New Roman"/>
                </w:rPr>
                <w:t>S. 4</w:t>
              </w:r>
            </w:ins>
          </w:p>
        </w:tc>
        <w:tc>
          <w:tcPr>
            <w:tcW w:w="709" w:type="dxa"/>
          </w:tcPr>
          <w:p w14:paraId="4398298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3" w:author="Camilo Andrés Díaz Gómez" w:date="2023-03-14T21:33:00Z"/>
                <w:rFonts w:cs="Times New Roman"/>
              </w:rPr>
            </w:pPr>
            <w:ins w:id="2564" w:author="Camilo Andrés Díaz Gómez" w:date="2023-03-14T21:33:00Z">
              <w:r w:rsidRPr="00BB53D7">
                <w:rPr>
                  <w:rFonts w:cs="Times New Roman"/>
                </w:rPr>
                <w:t>S. 5</w:t>
              </w:r>
            </w:ins>
          </w:p>
        </w:tc>
        <w:tc>
          <w:tcPr>
            <w:tcW w:w="708" w:type="dxa"/>
          </w:tcPr>
          <w:p w14:paraId="3F7DCD73"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5" w:author="Camilo Andrés Díaz Gómez" w:date="2023-03-14T21:33:00Z"/>
                <w:rFonts w:cs="Times New Roman"/>
              </w:rPr>
            </w:pPr>
            <w:ins w:id="2566" w:author="Camilo Andrés Díaz Gómez" w:date="2023-03-14T21:33:00Z">
              <w:r w:rsidRPr="00BB53D7">
                <w:rPr>
                  <w:rFonts w:cs="Times New Roman"/>
                </w:rPr>
                <w:t>S. 6</w:t>
              </w:r>
            </w:ins>
          </w:p>
        </w:tc>
        <w:tc>
          <w:tcPr>
            <w:tcW w:w="754" w:type="dxa"/>
          </w:tcPr>
          <w:p w14:paraId="583F917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7" w:author="Camilo Andrés Díaz Gómez" w:date="2023-03-14T21:33:00Z"/>
                <w:rFonts w:cs="Times New Roman"/>
              </w:rPr>
            </w:pPr>
            <w:ins w:id="2568" w:author="Camilo Andrés Díaz Gómez" w:date="2023-03-14T21:33:00Z">
              <w:r w:rsidRPr="00BB53D7">
                <w:rPr>
                  <w:rFonts w:cs="Times New Roman"/>
                </w:rPr>
                <w:t>S. 7</w:t>
              </w:r>
            </w:ins>
          </w:p>
        </w:tc>
        <w:tc>
          <w:tcPr>
            <w:tcW w:w="652" w:type="dxa"/>
          </w:tcPr>
          <w:p w14:paraId="19BC5029"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9" w:author="Camilo Andrés Díaz Gómez" w:date="2023-03-14T21:33:00Z"/>
                <w:rFonts w:cs="Times New Roman"/>
              </w:rPr>
            </w:pPr>
            <w:ins w:id="2570" w:author="Camilo Andrés Díaz Gómez" w:date="2023-03-14T21:33:00Z">
              <w:r w:rsidRPr="00BB53D7">
                <w:rPr>
                  <w:rFonts w:cs="Times New Roman"/>
                </w:rPr>
                <w:t>S. 8</w:t>
              </w:r>
            </w:ins>
          </w:p>
        </w:tc>
        <w:tc>
          <w:tcPr>
            <w:tcW w:w="652" w:type="dxa"/>
          </w:tcPr>
          <w:p w14:paraId="685BE4C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71" w:author="Camilo Andrés Díaz Gómez" w:date="2023-03-14T21:33:00Z"/>
                <w:rFonts w:cs="Times New Roman"/>
              </w:rPr>
            </w:pPr>
            <w:ins w:id="2572" w:author="Camilo Andrés Díaz Gómez" w:date="2023-03-14T21:33:00Z">
              <w:r w:rsidRPr="00BB53D7">
                <w:rPr>
                  <w:rFonts w:cs="Times New Roman"/>
                </w:rPr>
                <w:t>S. 9</w:t>
              </w:r>
            </w:ins>
          </w:p>
        </w:tc>
        <w:tc>
          <w:tcPr>
            <w:tcW w:w="655" w:type="dxa"/>
          </w:tcPr>
          <w:p w14:paraId="28645C6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73" w:author="Camilo Andrés Díaz Gómez" w:date="2023-03-14T21:33:00Z"/>
                <w:rFonts w:cs="Times New Roman"/>
              </w:rPr>
            </w:pPr>
            <w:ins w:id="2574" w:author="Camilo Andrés Díaz Gómez" w:date="2023-03-14T21:33:00Z">
              <w:r w:rsidRPr="00BB53D7">
                <w:rPr>
                  <w:rFonts w:cs="Times New Roman"/>
                </w:rPr>
                <w:t>S. 10</w:t>
              </w:r>
            </w:ins>
          </w:p>
        </w:tc>
        <w:tc>
          <w:tcPr>
            <w:tcW w:w="652" w:type="dxa"/>
          </w:tcPr>
          <w:p w14:paraId="2D3947B7"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75" w:author="Camilo Andrés Díaz Gómez" w:date="2023-03-14T21:33:00Z"/>
                <w:rFonts w:cs="Times New Roman"/>
              </w:rPr>
            </w:pPr>
            <w:ins w:id="2576" w:author="Camilo Andrés Díaz Gómez" w:date="2023-03-14T21:33:00Z">
              <w:r w:rsidRPr="00BB53D7">
                <w:rPr>
                  <w:rFonts w:cs="Times New Roman"/>
                </w:rPr>
                <w:t>S. 11</w:t>
              </w:r>
            </w:ins>
          </w:p>
        </w:tc>
        <w:tc>
          <w:tcPr>
            <w:tcW w:w="652" w:type="dxa"/>
          </w:tcPr>
          <w:p w14:paraId="0980F3BA"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77" w:author="Camilo Andrés Díaz Gómez" w:date="2023-03-14T21:33:00Z"/>
                <w:rFonts w:cs="Times New Roman"/>
              </w:rPr>
            </w:pPr>
            <w:ins w:id="2578" w:author="Camilo Andrés Díaz Gómez" w:date="2023-03-14T21:33:00Z">
              <w:r w:rsidRPr="00BB53D7">
                <w:rPr>
                  <w:rFonts w:cs="Times New Roman"/>
                </w:rPr>
                <w:t>S. 12</w:t>
              </w:r>
            </w:ins>
          </w:p>
        </w:tc>
        <w:tc>
          <w:tcPr>
            <w:tcW w:w="652" w:type="dxa"/>
          </w:tcPr>
          <w:p w14:paraId="3312DB8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79" w:author="Camilo Andrés Díaz Gómez" w:date="2023-03-14T21:33:00Z"/>
                <w:rFonts w:cs="Times New Roman"/>
              </w:rPr>
            </w:pPr>
            <w:ins w:id="2580" w:author="Camilo Andrés Díaz Gómez" w:date="2023-03-14T21:33:00Z">
              <w:r w:rsidRPr="00BB53D7">
                <w:rPr>
                  <w:rFonts w:cs="Times New Roman"/>
                </w:rPr>
                <w:t>S. 13</w:t>
              </w:r>
            </w:ins>
          </w:p>
        </w:tc>
        <w:tc>
          <w:tcPr>
            <w:tcW w:w="652" w:type="dxa"/>
          </w:tcPr>
          <w:p w14:paraId="757D4D71"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81" w:author="Camilo Andrés Díaz Gómez" w:date="2023-03-14T21:33:00Z"/>
                <w:rFonts w:cs="Times New Roman"/>
              </w:rPr>
            </w:pPr>
            <w:ins w:id="2582" w:author="Camilo Andrés Díaz Gómez" w:date="2023-03-14T21:33:00Z">
              <w:r w:rsidRPr="00BB53D7">
                <w:rPr>
                  <w:rFonts w:cs="Times New Roman"/>
                </w:rPr>
                <w:t>S. 14</w:t>
              </w:r>
            </w:ins>
          </w:p>
        </w:tc>
        <w:tc>
          <w:tcPr>
            <w:tcW w:w="652" w:type="dxa"/>
          </w:tcPr>
          <w:p w14:paraId="6310E21B"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83" w:author="Camilo Andrés Díaz Gómez" w:date="2023-03-14T21:33:00Z"/>
                <w:rFonts w:cs="Times New Roman"/>
              </w:rPr>
            </w:pPr>
            <w:ins w:id="2584" w:author="Camilo Andrés Díaz Gómez" w:date="2023-03-14T21:33:00Z">
              <w:r w:rsidRPr="00BB53D7">
                <w:rPr>
                  <w:rFonts w:cs="Times New Roman"/>
                </w:rPr>
                <w:t>S. 15</w:t>
              </w:r>
            </w:ins>
          </w:p>
        </w:tc>
        <w:tc>
          <w:tcPr>
            <w:tcW w:w="548" w:type="dxa"/>
          </w:tcPr>
          <w:p w14:paraId="19BF21F8"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85" w:author="Camilo Andrés Díaz Gómez" w:date="2023-03-14T21:33:00Z"/>
                <w:rFonts w:cs="Times New Roman"/>
              </w:rPr>
            </w:pPr>
            <w:ins w:id="2586" w:author="Camilo Andrés Díaz Gómez" w:date="2023-03-14T21:33:00Z">
              <w:r w:rsidRPr="00BB53D7">
                <w:rPr>
                  <w:rFonts w:cs="Times New Roman"/>
                </w:rPr>
                <w:t>S. 16</w:t>
              </w:r>
            </w:ins>
          </w:p>
        </w:tc>
      </w:tr>
      <w:tr w:rsidR="00AE3134" w:rsidRPr="00BB53D7" w14:paraId="74C6A971" w14:textId="77777777" w:rsidTr="001A2974">
        <w:trPr>
          <w:ins w:id="258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BB53D7" w:rsidRDefault="00AE3134" w:rsidP="001A2974">
            <w:pPr>
              <w:jc w:val="center"/>
              <w:rPr>
                <w:ins w:id="2588" w:author="Camilo Andrés Díaz Gómez" w:date="2023-03-14T21:33:00Z"/>
                <w:rFonts w:cs="Times New Roman"/>
                <w:szCs w:val="24"/>
              </w:rPr>
            </w:pPr>
            <w:proofErr w:type="spellStart"/>
            <w:ins w:id="2589"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72FB66B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0" w:author="Camilo Andrés Díaz Gómez" w:date="2023-03-14T21:33:00Z"/>
                <w:rFonts w:cs="Times New Roman"/>
              </w:rPr>
            </w:pPr>
            <w:ins w:id="2591" w:author="Camilo Andrés Díaz Gómez" w:date="2023-03-14T21:33:00Z">
              <w:r w:rsidRPr="00BB53D7">
                <w:rPr>
                  <w:rFonts w:cs="Times New Roman"/>
                </w:rPr>
                <w:t>X</w:t>
              </w:r>
            </w:ins>
          </w:p>
        </w:tc>
        <w:tc>
          <w:tcPr>
            <w:tcW w:w="708" w:type="dxa"/>
            <w:shd w:val="clear" w:color="auto" w:fill="D9E2F3" w:themeFill="accent1" w:themeFillTint="33"/>
          </w:tcPr>
          <w:p w14:paraId="31A01E3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2" w:author="Camilo Andrés Díaz Gómez" w:date="2023-03-14T21:33:00Z"/>
                <w:rFonts w:cs="Times New Roman"/>
              </w:rPr>
            </w:pPr>
            <w:ins w:id="2593" w:author="Camilo Andrés Díaz Gómez" w:date="2023-03-14T21:33:00Z">
              <w:r w:rsidRPr="00BB53D7">
                <w:rPr>
                  <w:rFonts w:cs="Times New Roman"/>
                </w:rPr>
                <w:t>X</w:t>
              </w:r>
            </w:ins>
          </w:p>
        </w:tc>
        <w:tc>
          <w:tcPr>
            <w:tcW w:w="709" w:type="dxa"/>
          </w:tcPr>
          <w:p w14:paraId="66B43C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4" w:author="Camilo Andrés Díaz Gómez" w:date="2023-03-14T21:33:00Z"/>
                <w:rFonts w:cs="Times New Roman"/>
              </w:rPr>
            </w:pPr>
          </w:p>
        </w:tc>
        <w:tc>
          <w:tcPr>
            <w:tcW w:w="709" w:type="dxa"/>
          </w:tcPr>
          <w:p w14:paraId="2B9186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5" w:author="Camilo Andrés Díaz Gómez" w:date="2023-03-14T21:33:00Z"/>
                <w:rFonts w:cs="Times New Roman"/>
              </w:rPr>
            </w:pPr>
          </w:p>
        </w:tc>
        <w:tc>
          <w:tcPr>
            <w:tcW w:w="709" w:type="dxa"/>
          </w:tcPr>
          <w:p w14:paraId="08D128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6" w:author="Camilo Andrés Díaz Gómez" w:date="2023-03-14T21:33:00Z"/>
                <w:rFonts w:cs="Times New Roman"/>
              </w:rPr>
            </w:pPr>
          </w:p>
        </w:tc>
        <w:tc>
          <w:tcPr>
            <w:tcW w:w="708" w:type="dxa"/>
          </w:tcPr>
          <w:p w14:paraId="5B130B6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7" w:author="Camilo Andrés Díaz Gómez" w:date="2023-03-14T21:33:00Z"/>
                <w:rFonts w:cs="Times New Roman"/>
              </w:rPr>
            </w:pPr>
          </w:p>
        </w:tc>
        <w:tc>
          <w:tcPr>
            <w:tcW w:w="754" w:type="dxa"/>
          </w:tcPr>
          <w:p w14:paraId="04AA61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8" w:author="Camilo Andrés Díaz Gómez" w:date="2023-03-14T21:33:00Z"/>
                <w:rFonts w:cs="Times New Roman"/>
              </w:rPr>
            </w:pPr>
          </w:p>
        </w:tc>
        <w:tc>
          <w:tcPr>
            <w:tcW w:w="652" w:type="dxa"/>
          </w:tcPr>
          <w:p w14:paraId="177837A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99" w:author="Camilo Andrés Díaz Gómez" w:date="2023-03-14T21:33:00Z"/>
                <w:rFonts w:cs="Times New Roman"/>
              </w:rPr>
            </w:pPr>
          </w:p>
        </w:tc>
        <w:tc>
          <w:tcPr>
            <w:tcW w:w="652" w:type="dxa"/>
          </w:tcPr>
          <w:p w14:paraId="79FB73C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0" w:author="Camilo Andrés Díaz Gómez" w:date="2023-03-14T21:33:00Z"/>
                <w:rFonts w:cs="Times New Roman"/>
              </w:rPr>
            </w:pPr>
          </w:p>
        </w:tc>
        <w:tc>
          <w:tcPr>
            <w:tcW w:w="655" w:type="dxa"/>
          </w:tcPr>
          <w:p w14:paraId="3E968E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1" w:author="Camilo Andrés Díaz Gómez" w:date="2023-03-14T21:33:00Z"/>
                <w:rFonts w:cs="Times New Roman"/>
              </w:rPr>
            </w:pPr>
          </w:p>
        </w:tc>
        <w:tc>
          <w:tcPr>
            <w:tcW w:w="652" w:type="dxa"/>
          </w:tcPr>
          <w:p w14:paraId="30F467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2" w:author="Camilo Andrés Díaz Gómez" w:date="2023-03-14T21:33:00Z"/>
                <w:rFonts w:cs="Times New Roman"/>
              </w:rPr>
            </w:pPr>
          </w:p>
        </w:tc>
        <w:tc>
          <w:tcPr>
            <w:tcW w:w="652" w:type="dxa"/>
          </w:tcPr>
          <w:p w14:paraId="2B303C4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3" w:author="Camilo Andrés Díaz Gómez" w:date="2023-03-14T21:33:00Z"/>
                <w:rFonts w:cs="Times New Roman"/>
              </w:rPr>
            </w:pPr>
          </w:p>
        </w:tc>
        <w:tc>
          <w:tcPr>
            <w:tcW w:w="652" w:type="dxa"/>
          </w:tcPr>
          <w:p w14:paraId="74844EE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4" w:author="Camilo Andrés Díaz Gómez" w:date="2023-03-14T21:33:00Z"/>
                <w:rFonts w:cs="Times New Roman"/>
              </w:rPr>
            </w:pPr>
          </w:p>
        </w:tc>
        <w:tc>
          <w:tcPr>
            <w:tcW w:w="652" w:type="dxa"/>
          </w:tcPr>
          <w:p w14:paraId="12D48E4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5" w:author="Camilo Andrés Díaz Gómez" w:date="2023-03-14T21:33:00Z"/>
                <w:rFonts w:cs="Times New Roman"/>
              </w:rPr>
            </w:pPr>
          </w:p>
        </w:tc>
        <w:tc>
          <w:tcPr>
            <w:tcW w:w="652" w:type="dxa"/>
          </w:tcPr>
          <w:p w14:paraId="7F61F0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6" w:author="Camilo Andrés Díaz Gómez" w:date="2023-03-14T21:33:00Z"/>
                <w:rFonts w:cs="Times New Roman"/>
              </w:rPr>
            </w:pPr>
          </w:p>
        </w:tc>
        <w:tc>
          <w:tcPr>
            <w:tcW w:w="548" w:type="dxa"/>
          </w:tcPr>
          <w:p w14:paraId="6B63F5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07" w:author="Camilo Andrés Díaz Gómez" w:date="2023-03-14T21:33:00Z"/>
                <w:rFonts w:cs="Times New Roman"/>
              </w:rPr>
            </w:pPr>
          </w:p>
        </w:tc>
      </w:tr>
      <w:tr w:rsidR="00AE3134" w:rsidRPr="00BB53D7" w14:paraId="62EB78E6" w14:textId="77777777" w:rsidTr="001A2974">
        <w:trPr>
          <w:cnfStyle w:val="000000100000" w:firstRow="0" w:lastRow="0" w:firstColumn="0" w:lastColumn="0" w:oddVBand="0" w:evenVBand="0" w:oddHBand="1" w:evenHBand="0" w:firstRowFirstColumn="0" w:firstRowLastColumn="0" w:lastRowFirstColumn="0" w:lastRowLastColumn="0"/>
          <w:ins w:id="260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BB53D7" w:rsidRDefault="00AE3134" w:rsidP="001A2974">
            <w:pPr>
              <w:jc w:val="center"/>
              <w:rPr>
                <w:ins w:id="2609" w:author="Camilo Andrés Díaz Gómez" w:date="2023-03-14T21:33:00Z"/>
                <w:rFonts w:cs="Times New Roman"/>
                <w:szCs w:val="24"/>
              </w:rPr>
            </w:pPr>
            <w:proofErr w:type="spellStart"/>
            <w:ins w:id="2610" w:author="Camilo Andrés Díaz Gómez" w:date="2023-03-14T21:33:00Z">
              <w:r w:rsidRPr="00BB53D7">
                <w:rPr>
                  <w:rFonts w:cs="Times New Roman"/>
                  <w:szCs w:val="24"/>
                </w:rPr>
                <w:lastRenderedPageBreak/>
                <w:t>Act</w:t>
              </w:r>
              <w:proofErr w:type="spellEnd"/>
              <w:r w:rsidRPr="00BB53D7">
                <w:rPr>
                  <w:rFonts w:cs="Times New Roman"/>
                  <w:szCs w:val="24"/>
                </w:rPr>
                <w:t>. #2</w:t>
              </w:r>
            </w:ins>
          </w:p>
        </w:tc>
        <w:tc>
          <w:tcPr>
            <w:tcW w:w="993" w:type="dxa"/>
            <w:shd w:val="clear" w:color="auto" w:fill="D9E2F3" w:themeFill="accent1" w:themeFillTint="33"/>
          </w:tcPr>
          <w:p w14:paraId="592D07F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1" w:author="Camilo Andrés Díaz Gómez" w:date="2023-03-14T21:33:00Z"/>
                <w:rFonts w:cs="Times New Roman"/>
              </w:rPr>
            </w:pPr>
            <w:ins w:id="2612" w:author="Camilo Andrés Díaz Gómez" w:date="2023-03-14T21:33:00Z">
              <w:r w:rsidRPr="00BB53D7">
                <w:rPr>
                  <w:rFonts w:cs="Times New Roman"/>
                </w:rPr>
                <w:t>X</w:t>
              </w:r>
            </w:ins>
          </w:p>
        </w:tc>
        <w:tc>
          <w:tcPr>
            <w:tcW w:w="708" w:type="dxa"/>
            <w:shd w:val="clear" w:color="auto" w:fill="D9E2F3" w:themeFill="accent1" w:themeFillTint="33"/>
          </w:tcPr>
          <w:p w14:paraId="2F97F7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3" w:author="Camilo Andrés Díaz Gómez" w:date="2023-03-14T21:33:00Z"/>
                <w:rFonts w:cs="Times New Roman"/>
              </w:rPr>
            </w:pPr>
            <w:ins w:id="2614" w:author="Camilo Andrés Díaz Gómez" w:date="2023-03-14T21:33:00Z">
              <w:r w:rsidRPr="00BB53D7">
                <w:rPr>
                  <w:rFonts w:cs="Times New Roman"/>
                </w:rPr>
                <w:t>X</w:t>
              </w:r>
            </w:ins>
          </w:p>
        </w:tc>
        <w:tc>
          <w:tcPr>
            <w:tcW w:w="709" w:type="dxa"/>
          </w:tcPr>
          <w:p w14:paraId="73F1A4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5" w:author="Camilo Andrés Díaz Gómez" w:date="2023-03-14T21:33:00Z"/>
                <w:rFonts w:cs="Times New Roman"/>
              </w:rPr>
            </w:pPr>
          </w:p>
        </w:tc>
        <w:tc>
          <w:tcPr>
            <w:tcW w:w="709" w:type="dxa"/>
          </w:tcPr>
          <w:p w14:paraId="1844977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6" w:author="Camilo Andrés Díaz Gómez" w:date="2023-03-14T21:33:00Z"/>
                <w:rFonts w:cs="Times New Roman"/>
              </w:rPr>
            </w:pPr>
          </w:p>
        </w:tc>
        <w:tc>
          <w:tcPr>
            <w:tcW w:w="709" w:type="dxa"/>
          </w:tcPr>
          <w:p w14:paraId="1A72885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7" w:author="Camilo Andrés Díaz Gómez" w:date="2023-03-14T21:33:00Z"/>
                <w:rFonts w:cs="Times New Roman"/>
              </w:rPr>
            </w:pPr>
          </w:p>
        </w:tc>
        <w:tc>
          <w:tcPr>
            <w:tcW w:w="708" w:type="dxa"/>
          </w:tcPr>
          <w:p w14:paraId="36E463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8" w:author="Camilo Andrés Díaz Gómez" w:date="2023-03-14T21:33:00Z"/>
                <w:rFonts w:cs="Times New Roman"/>
              </w:rPr>
            </w:pPr>
          </w:p>
        </w:tc>
        <w:tc>
          <w:tcPr>
            <w:tcW w:w="754" w:type="dxa"/>
          </w:tcPr>
          <w:p w14:paraId="72BA571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19" w:author="Camilo Andrés Díaz Gómez" w:date="2023-03-14T21:33:00Z"/>
                <w:rFonts w:cs="Times New Roman"/>
              </w:rPr>
            </w:pPr>
          </w:p>
        </w:tc>
        <w:tc>
          <w:tcPr>
            <w:tcW w:w="652" w:type="dxa"/>
          </w:tcPr>
          <w:p w14:paraId="71AD446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0" w:author="Camilo Andrés Díaz Gómez" w:date="2023-03-14T21:33:00Z"/>
                <w:rFonts w:cs="Times New Roman"/>
              </w:rPr>
            </w:pPr>
          </w:p>
        </w:tc>
        <w:tc>
          <w:tcPr>
            <w:tcW w:w="652" w:type="dxa"/>
          </w:tcPr>
          <w:p w14:paraId="1F27400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1" w:author="Camilo Andrés Díaz Gómez" w:date="2023-03-14T21:33:00Z"/>
                <w:rFonts w:cs="Times New Roman"/>
              </w:rPr>
            </w:pPr>
          </w:p>
        </w:tc>
        <w:tc>
          <w:tcPr>
            <w:tcW w:w="655" w:type="dxa"/>
          </w:tcPr>
          <w:p w14:paraId="3FD0F19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2" w:author="Camilo Andrés Díaz Gómez" w:date="2023-03-14T21:33:00Z"/>
                <w:rFonts w:cs="Times New Roman"/>
              </w:rPr>
            </w:pPr>
          </w:p>
        </w:tc>
        <w:tc>
          <w:tcPr>
            <w:tcW w:w="652" w:type="dxa"/>
          </w:tcPr>
          <w:p w14:paraId="4DD0F08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3" w:author="Camilo Andrés Díaz Gómez" w:date="2023-03-14T21:33:00Z"/>
                <w:rFonts w:cs="Times New Roman"/>
              </w:rPr>
            </w:pPr>
          </w:p>
        </w:tc>
        <w:tc>
          <w:tcPr>
            <w:tcW w:w="652" w:type="dxa"/>
          </w:tcPr>
          <w:p w14:paraId="63A8D14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4" w:author="Camilo Andrés Díaz Gómez" w:date="2023-03-14T21:33:00Z"/>
                <w:rFonts w:cs="Times New Roman"/>
              </w:rPr>
            </w:pPr>
          </w:p>
        </w:tc>
        <w:tc>
          <w:tcPr>
            <w:tcW w:w="652" w:type="dxa"/>
          </w:tcPr>
          <w:p w14:paraId="5E7231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5" w:author="Camilo Andrés Díaz Gómez" w:date="2023-03-14T21:33:00Z"/>
                <w:rFonts w:cs="Times New Roman"/>
              </w:rPr>
            </w:pPr>
          </w:p>
        </w:tc>
        <w:tc>
          <w:tcPr>
            <w:tcW w:w="652" w:type="dxa"/>
          </w:tcPr>
          <w:p w14:paraId="5DDEA36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6" w:author="Camilo Andrés Díaz Gómez" w:date="2023-03-14T21:33:00Z"/>
                <w:rFonts w:cs="Times New Roman"/>
              </w:rPr>
            </w:pPr>
          </w:p>
        </w:tc>
        <w:tc>
          <w:tcPr>
            <w:tcW w:w="652" w:type="dxa"/>
          </w:tcPr>
          <w:p w14:paraId="4130400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7" w:author="Camilo Andrés Díaz Gómez" w:date="2023-03-14T21:33:00Z"/>
                <w:rFonts w:cs="Times New Roman"/>
              </w:rPr>
            </w:pPr>
          </w:p>
        </w:tc>
        <w:tc>
          <w:tcPr>
            <w:tcW w:w="548" w:type="dxa"/>
          </w:tcPr>
          <w:p w14:paraId="73140AB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28" w:author="Camilo Andrés Díaz Gómez" w:date="2023-03-14T21:33:00Z"/>
                <w:rFonts w:cs="Times New Roman"/>
              </w:rPr>
            </w:pPr>
          </w:p>
        </w:tc>
      </w:tr>
      <w:tr w:rsidR="00AE3134" w:rsidRPr="00BB53D7" w14:paraId="2A907FAE" w14:textId="77777777" w:rsidTr="001A2974">
        <w:trPr>
          <w:ins w:id="262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BB53D7" w:rsidRDefault="00AE3134" w:rsidP="001A2974">
            <w:pPr>
              <w:jc w:val="center"/>
              <w:rPr>
                <w:ins w:id="2630" w:author="Camilo Andrés Díaz Gómez" w:date="2023-03-14T21:33:00Z"/>
                <w:rFonts w:cs="Times New Roman"/>
                <w:szCs w:val="24"/>
              </w:rPr>
            </w:pPr>
            <w:proofErr w:type="spellStart"/>
            <w:ins w:id="2631"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0FBF6B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2" w:author="Camilo Andrés Díaz Gómez" w:date="2023-03-14T21:33:00Z"/>
                <w:rFonts w:cs="Times New Roman"/>
              </w:rPr>
            </w:pPr>
          </w:p>
        </w:tc>
        <w:tc>
          <w:tcPr>
            <w:tcW w:w="708" w:type="dxa"/>
            <w:shd w:val="clear" w:color="auto" w:fill="D9E2F3" w:themeFill="accent1" w:themeFillTint="33"/>
          </w:tcPr>
          <w:p w14:paraId="3D98F7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3" w:author="Camilo Andrés Díaz Gómez" w:date="2023-03-14T21:33:00Z"/>
                <w:rFonts w:cs="Times New Roman"/>
              </w:rPr>
            </w:pPr>
            <w:ins w:id="2634" w:author="Camilo Andrés Díaz Gómez" w:date="2023-03-14T21:33:00Z">
              <w:r w:rsidRPr="00BB53D7">
                <w:rPr>
                  <w:rFonts w:cs="Times New Roman"/>
                </w:rPr>
                <w:t>X</w:t>
              </w:r>
            </w:ins>
          </w:p>
        </w:tc>
        <w:tc>
          <w:tcPr>
            <w:tcW w:w="709" w:type="dxa"/>
          </w:tcPr>
          <w:p w14:paraId="3068B9B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5" w:author="Camilo Andrés Díaz Gómez" w:date="2023-03-14T21:33:00Z"/>
                <w:rFonts w:cs="Times New Roman"/>
              </w:rPr>
            </w:pPr>
          </w:p>
        </w:tc>
        <w:tc>
          <w:tcPr>
            <w:tcW w:w="709" w:type="dxa"/>
          </w:tcPr>
          <w:p w14:paraId="3CA872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6" w:author="Camilo Andrés Díaz Gómez" w:date="2023-03-14T21:33:00Z"/>
                <w:rFonts w:cs="Times New Roman"/>
              </w:rPr>
            </w:pPr>
          </w:p>
        </w:tc>
        <w:tc>
          <w:tcPr>
            <w:tcW w:w="709" w:type="dxa"/>
          </w:tcPr>
          <w:p w14:paraId="2549D2F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7" w:author="Camilo Andrés Díaz Gómez" w:date="2023-03-14T21:33:00Z"/>
                <w:rFonts w:cs="Times New Roman"/>
              </w:rPr>
            </w:pPr>
          </w:p>
        </w:tc>
        <w:tc>
          <w:tcPr>
            <w:tcW w:w="708" w:type="dxa"/>
          </w:tcPr>
          <w:p w14:paraId="1C2FC83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8" w:author="Camilo Andrés Díaz Gómez" w:date="2023-03-14T21:33:00Z"/>
                <w:rFonts w:cs="Times New Roman"/>
              </w:rPr>
            </w:pPr>
          </w:p>
        </w:tc>
        <w:tc>
          <w:tcPr>
            <w:tcW w:w="754" w:type="dxa"/>
          </w:tcPr>
          <w:p w14:paraId="7020C8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39" w:author="Camilo Andrés Díaz Gómez" w:date="2023-03-14T21:33:00Z"/>
                <w:rFonts w:cs="Times New Roman"/>
              </w:rPr>
            </w:pPr>
          </w:p>
        </w:tc>
        <w:tc>
          <w:tcPr>
            <w:tcW w:w="652" w:type="dxa"/>
          </w:tcPr>
          <w:p w14:paraId="34B63E1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0" w:author="Camilo Andrés Díaz Gómez" w:date="2023-03-14T21:33:00Z"/>
                <w:rFonts w:cs="Times New Roman"/>
              </w:rPr>
            </w:pPr>
          </w:p>
        </w:tc>
        <w:tc>
          <w:tcPr>
            <w:tcW w:w="652" w:type="dxa"/>
          </w:tcPr>
          <w:p w14:paraId="4E78C4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1" w:author="Camilo Andrés Díaz Gómez" w:date="2023-03-14T21:33:00Z"/>
                <w:rFonts w:cs="Times New Roman"/>
              </w:rPr>
            </w:pPr>
          </w:p>
        </w:tc>
        <w:tc>
          <w:tcPr>
            <w:tcW w:w="655" w:type="dxa"/>
          </w:tcPr>
          <w:p w14:paraId="0A0DF1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2" w:author="Camilo Andrés Díaz Gómez" w:date="2023-03-14T21:33:00Z"/>
                <w:rFonts w:cs="Times New Roman"/>
              </w:rPr>
            </w:pPr>
          </w:p>
        </w:tc>
        <w:tc>
          <w:tcPr>
            <w:tcW w:w="652" w:type="dxa"/>
          </w:tcPr>
          <w:p w14:paraId="5405907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3" w:author="Camilo Andrés Díaz Gómez" w:date="2023-03-14T21:33:00Z"/>
                <w:rFonts w:cs="Times New Roman"/>
              </w:rPr>
            </w:pPr>
          </w:p>
        </w:tc>
        <w:tc>
          <w:tcPr>
            <w:tcW w:w="652" w:type="dxa"/>
          </w:tcPr>
          <w:p w14:paraId="748420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4" w:author="Camilo Andrés Díaz Gómez" w:date="2023-03-14T21:33:00Z"/>
                <w:rFonts w:cs="Times New Roman"/>
              </w:rPr>
            </w:pPr>
          </w:p>
        </w:tc>
        <w:tc>
          <w:tcPr>
            <w:tcW w:w="652" w:type="dxa"/>
          </w:tcPr>
          <w:p w14:paraId="0BED8C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5" w:author="Camilo Andrés Díaz Gómez" w:date="2023-03-14T21:33:00Z"/>
                <w:rFonts w:cs="Times New Roman"/>
              </w:rPr>
            </w:pPr>
          </w:p>
        </w:tc>
        <w:tc>
          <w:tcPr>
            <w:tcW w:w="652" w:type="dxa"/>
          </w:tcPr>
          <w:p w14:paraId="3342A8C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6" w:author="Camilo Andrés Díaz Gómez" w:date="2023-03-14T21:33:00Z"/>
                <w:rFonts w:cs="Times New Roman"/>
              </w:rPr>
            </w:pPr>
          </w:p>
        </w:tc>
        <w:tc>
          <w:tcPr>
            <w:tcW w:w="652" w:type="dxa"/>
          </w:tcPr>
          <w:p w14:paraId="1F51724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7" w:author="Camilo Andrés Díaz Gómez" w:date="2023-03-14T21:33:00Z"/>
                <w:rFonts w:cs="Times New Roman"/>
              </w:rPr>
            </w:pPr>
          </w:p>
        </w:tc>
        <w:tc>
          <w:tcPr>
            <w:tcW w:w="548" w:type="dxa"/>
          </w:tcPr>
          <w:p w14:paraId="12999F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48" w:author="Camilo Andrés Díaz Gómez" w:date="2023-03-14T21:33:00Z"/>
                <w:rFonts w:cs="Times New Roman"/>
              </w:rPr>
            </w:pPr>
          </w:p>
        </w:tc>
      </w:tr>
      <w:tr w:rsidR="00AE3134" w:rsidRPr="00BB53D7" w14:paraId="4282EC07" w14:textId="77777777" w:rsidTr="001A2974">
        <w:trPr>
          <w:cnfStyle w:val="000000100000" w:firstRow="0" w:lastRow="0" w:firstColumn="0" w:lastColumn="0" w:oddVBand="0" w:evenVBand="0" w:oddHBand="1" w:evenHBand="0" w:firstRowFirstColumn="0" w:firstRowLastColumn="0" w:lastRowFirstColumn="0" w:lastRowLastColumn="0"/>
          <w:ins w:id="264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BB53D7" w:rsidRDefault="00AE3134" w:rsidP="001A2974">
            <w:pPr>
              <w:jc w:val="center"/>
              <w:rPr>
                <w:ins w:id="2650" w:author="Camilo Andrés Díaz Gómez" w:date="2023-03-14T21:33:00Z"/>
                <w:rFonts w:cs="Times New Roman"/>
                <w:szCs w:val="24"/>
              </w:rPr>
            </w:pPr>
            <w:proofErr w:type="spellStart"/>
            <w:ins w:id="2651"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147E8F1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52" w:author="Camilo Andrés Díaz Gómez" w:date="2023-03-14T21:33:00Z"/>
                <w:rFonts w:cs="Times New Roman"/>
              </w:rPr>
            </w:pPr>
          </w:p>
        </w:tc>
        <w:tc>
          <w:tcPr>
            <w:tcW w:w="708" w:type="dxa"/>
            <w:shd w:val="clear" w:color="auto" w:fill="D9E2F3" w:themeFill="accent1" w:themeFillTint="33"/>
          </w:tcPr>
          <w:p w14:paraId="5644F5B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53" w:author="Camilo Andrés Díaz Gómez" w:date="2023-03-14T21:33:00Z"/>
                <w:rFonts w:cs="Times New Roman"/>
              </w:rPr>
            </w:pPr>
            <w:ins w:id="2654" w:author="Camilo Andrés Díaz Gómez" w:date="2023-03-14T21:33:00Z">
              <w:r w:rsidRPr="00BB53D7">
                <w:rPr>
                  <w:rFonts w:cs="Times New Roman"/>
                </w:rPr>
                <w:t>X</w:t>
              </w:r>
            </w:ins>
          </w:p>
        </w:tc>
        <w:tc>
          <w:tcPr>
            <w:tcW w:w="709" w:type="dxa"/>
            <w:shd w:val="clear" w:color="auto" w:fill="D9E2F3" w:themeFill="accent1" w:themeFillTint="33"/>
          </w:tcPr>
          <w:p w14:paraId="2E9377C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55" w:author="Camilo Andrés Díaz Gómez" w:date="2023-03-14T21:33:00Z"/>
                <w:rFonts w:cs="Times New Roman"/>
              </w:rPr>
            </w:pPr>
            <w:ins w:id="2656" w:author="Camilo Andrés Díaz Gómez" w:date="2023-03-14T21:33:00Z">
              <w:r w:rsidRPr="00BB53D7">
                <w:rPr>
                  <w:rFonts w:cs="Times New Roman"/>
                </w:rPr>
                <w:t>X</w:t>
              </w:r>
            </w:ins>
          </w:p>
        </w:tc>
        <w:tc>
          <w:tcPr>
            <w:tcW w:w="709" w:type="dxa"/>
            <w:shd w:val="clear" w:color="auto" w:fill="D9E2F3" w:themeFill="accent1" w:themeFillTint="33"/>
          </w:tcPr>
          <w:p w14:paraId="6A67B2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57" w:author="Camilo Andrés Díaz Gómez" w:date="2023-03-14T21:33:00Z"/>
                <w:rFonts w:cs="Times New Roman"/>
              </w:rPr>
            </w:pPr>
            <w:ins w:id="2658" w:author="Camilo Andrés Díaz Gómez" w:date="2023-03-14T21:33:00Z">
              <w:r w:rsidRPr="00BB53D7">
                <w:rPr>
                  <w:rFonts w:cs="Times New Roman"/>
                </w:rPr>
                <w:t>X</w:t>
              </w:r>
            </w:ins>
          </w:p>
        </w:tc>
        <w:tc>
          <w:tcPr>
            <w:tcW w:w="709" w:type="dxa"/>
          </w:tcPr>
          <w:p w14:paraId="2742B5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59" w:author="Camilo Andrés Díaz Gómez" w:date="2023-03-14T21:33:00Z"/>
                <w:rFonts w:cs="Times New Roman"/>
              </w:rPr>
            </w:pPr>
          </w:p>
        </w:tc>
        <w:tc>
          <w:tcPr>
            <w:tcW w:w="708" w:type="dxa"/>
          </w:tcPr>
          <w:p w14:paraId="453A636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0" w:author="Camilo Andrés Díaz Gómez" w:date="2023-03-14T21:33:00Z"/>
                <w:rFonts w:cs="Times New Roman"/>
              </w:rPr>
            </w:pPr>
          </w:p>
        </w:tc>
        <w:tc>
          <w:tcPr>
            <w:tcW w:w="754" w:type="dxa"/>
          </w:tcPr>
          <w:p w14:paraId="6C03D6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1" w:author="Camilo Andrés Díaz Gómez" w:date="2023-03-14T21:33:00Z"/>
                <w:rFonts w:cs="Times New Roman"/>
              </w:rPr>
            </w:pPr>
          </w:p>
        </w:tc>
        <w:tc>
          <w:tcPr>
            <w:tcW w:w="652" w:type="dxa"/>
          </w:tcPr>
          <w:p w14:paraId="6A444C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2" w:author="Camilo Andrés Díaz Gómez" w:date="2023-03-14T21:33:00Z"/>
                <w:rFonts w:cs="Times New Roman"/>
              </w:rPr>
            </w:pPr>
          </w:p>
        </w:tc>
        <w:tc>
          <w:tcPr>
            <w:tcW w:w="652" w:type="dxa"/>
          </w:tcPr>
          <w:p w14:paraId="5933434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3" w:author="Camilo Andrés Díaz Gómez" w:date="2023-03-14T21:33:00Z"/>
                <w:rFonts w:cs="Times New Roman"/>
              </w:rPr>
            </w:pPr>
          </w:p>
        </w:tc>
        <w:tc>
          <w:tcPr>
            <w:tcW w:w="655" w:type="dxa"/>
          </w:tcPr>
          <w:p w14:paraId="1EA83E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4" w:author="Camilo Andrés Díaz Gómez" w:date="2023-03-14T21:33:00Z"/>
                <w:rFonts w:cs="Times New Roman"/>
              </w:rPr>
            </w:pPr>
          </w:p>
        </w:tc>
        <w:tc>
          <w:tcPr>
            <w:tcW w:w="652" w:type="dxa"/>
          </w:tcPr>
          <w:p w14:paraId="376900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5" w:author="Camilo Andrés Díaz Gómez" w:date="2023-03-14T21:33:00Z"/>
                <w:rFonts w:cs="Times New Roman"/>
              </w:rPr>
            </w:pPr>
          </w:p>
        </w:tc>
        <w:tc>
          <w:tcPr>
            <w:tcW w:w="652" w:type="dxa"/>
          </w:tcPr>
          <w:p w14:paraId="5234EF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6" w:author="Camilo Andrés Díaz Gómez" w:date="2023-03-14T21:33:00Z"/>
                <w:rFonts w:cs="Times New Roman"/>
              </w:rPr>
            </w:pPr>
          </w:p>
        </w:tc>
        <w:tc>
          <w:tcPr>
            <w:tcW w:w="652" w:type="dxa"/>
          </w:tcPr>
          <w:p w14:paraId="53D52BD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7" w:author="Camilo Andrés Díaz Gómez" w:date="2023-03-14T21:33:00Z"/>
                <w:rFonts w:cs="Times New Roman"/>
              </w:rPr>
            </w:pPr>
          </w:p>
        </w:tc>
        <w:tc>
          <w:tcPr>
            <w:tcW w:w="652" w:type="dxa"/>
          </w:tcPr>
          <w:p w14:paraId="33FE9F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8" w:author="Camilo Andrés Díaz Gómez" w:date="2023-03-14T21:33:00Z"/>
                <w:rFonts w:cs="Times New Roman"/>
              </w:rPr>
            </w:pPr>
          </w:p>
        </w:tc>
        <w:tc>
          <w:tcPr>
            <w:tcW w:w="652" w:type="dxa"/>
          </w:tcPr>
          <w:p w14:paraId="4A353DC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69" w:author="Camilo Andrés Díaz Gómez" w:date="2023-03-14T21:33:00Z"/>
                <w:rFonts w:cs="Times New Roman"/>
              </w:rPr>
            </w:pPr>
          </w:p>
        </w:tc>
        <w:tc>
          <w:tcPr>
            <w:tcW w:w="548" w:type="dxa"/>
          </w:tcPr>
          <w:p w14:paraId="778EF6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0" w:author="Camilo Andrés Díaz Gómez" w:date="2023-03-14T21:33:00Z"/>
                <w:rFonts w:cs="Times New Roman"/>
              </w:rPr>
            </w:pPr>
          </w:p>
        </w:tc>
      </w:tr>
      <w:tr w:rsidR="00AE3134" w:rsidRPr="00BB53D7" w14:paraId="660962FE" w14:textId="77777777" w:rsidTr="001A2974">
        <w:trPr>
          <w:ins w:id="267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BB53D7" w:rsidRDefault="00AE3134" w:rsidP="001A2974">
            <w:pPr>
              <w:jc w:val="center"/>
              <w:rPr>
                <w:ins w:id="2672" w:author="Camilo Andrés Díaz Gómez" w:date="2023-03-14T21:33:00Z"/>
                <w:rFonts w:cs="Times New Roman"/>
                <w:szCs w:val="24"/>
              </w:rPr>
            </w:pPr>
            <w:proofErr w:type="spellStart"/>
            <w:ins w:id="2673"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731729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74" w:author="Camilo Andrés Díaz Gómez" w:date="2023-03-14T21:33:00Z"/>
                <w:rFonts w:cs="Times New Roman"/>
              </w:rPr>
            </w:pPr>
          </w:p>
        </w:tc>
        <w:tc>
          <w:tcPr>
            <w:tcW w:w="708" w:type="dxa"/>
          </w:tcPr>
          <w:p w14:paraId="5A9FE5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75" w:author="Camilo Andrés Díaz Gómez" w:date="2023-03-14T21:33:00Z"/>
                <w:rFonts w:cs="Times New Roman"/>
              </w:rPr>
            </w:pPr>
          </w:p>
        </w:tc>
        <w:tc>
          <w:tcPr>
            <w:tcW w:w="709" w:type="dxa"/>
            <w:shd w:val="clear" w:color="auto" w:fill="D9E2F3" w:themeFill="accent1" w:themeFillTint="33"/>
          </w:tcPr>
          <w:p w14:paraId="434181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76" w:author="Camilo Andrés Díaz Gómez" w:date="2023-03-14T21:33:00Z"/>
                <w:rFonts w:cs="Times New Roman"/>
              </w:rPr>
            </w:pPr>
            <w:ins w:id="2677" w:author="Camilo Andrés Díaz Gómez" w:date="2023-03-14T21:33:00Z">
              <w:r w:rsidRPr="00BB53D7">
                <w:rPr>
                  <w:rFonts w:cs="Times New Roman"/>
                </w:rPr>
                <w:t>X</w:t>
              </w:r>
            </w:ins>
          </w:p>
        </w:tc>
        <w:tc>
          <w:tcPr>
            <w:tcW w:w="709" w:type="dxa"/>
            <w:shd w:val="clear" w:color="auto" w:fill="D9E2F3" w:themeFill="accent1" w:themeFillTint="33"/>
          </w:tcPr>
          <w:p w14:paraId="4309A3F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78" w:author="Camilo Andrés Díaz Gómez" w:date="2023-03-14T21:33:00Z"/>
                <w:rFonts w:cs="Times New Roman"/>
              </w:rPr>
            </w:pPr>
            <w:ins w:id="2679" w:author="Camilo Andrés Díaz Gómez" w:date="2023-03-14T21:33:00Z">
              <w:r w:rsidRPr="00BB53D7">
                <w:rPr>
                  <w:rFonts w:cs="Times New Roman"/>
                </w:rPr>
                <w:t>X</w:t>
              </w:r>
            </w:ins>
          </w:p>
        </w:tc>
        <w:tc>
          <w:tcPr>
            <w:tcW w:w="709" w:type="dxa"/>
          </w:tcPr>
          <w:p w14:paraId="63E4EB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0" w:author="Camilo Andrés Díaz Gómez" w:date="2023-03-14T21:33:00Z"/>
                <w:rFonts w:cs="Times New Roman"/>
              </w:rPr>
            </w:pPr>
          </w:p>
        </w:tc>
        <w:tc>
          <w:tcPr>
            <w:tcW w:w="708" w:type="dxa"/>
          </w:tcPr>
          <w:p w14:paraId="603B43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1" w:author="Camilo Andrés Díaz Gómez" w:date="2023-03-14T21:33:00Z"/>
                <w:rFonts w:cs="Times New Roman"/>
              </w:rPr>
            </w:pPr>
          </w:p>
        </w:tc>
        <w:tc>
          <w:tcPr>
            <w:tcW w:w="754" w:type="dxa"/>
          </w:tcPr>
          <w:p w14:paraId="5C8747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2" w:author="Camilo Andrés Díaz Gómez" w:date="2023-03-14T21:33:00Z"/>
                <w:rFonts w:cs="Times New Roman"/>
              </w:rPr>
            </w:pPr>
          </w:p>
        </w:tc>
        <w:tc>
          <w:tcPr>
            <w:tcW w:w="652" w:type="dxa"/>
          </w:tcPr>
          <w:p w14:paraId="4CC6193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3" w:author="Camilo Andrés Díaz Gómez" w:date="2023-03-14T21:33:00Z"/>
                <w:rFonts w:cs="Times New Roman"/>
              </w:rPr>
            </w:pPr>
          </w:p>
        </w:tc>
        <w:tc>
          <w:tcPr>
            <w:tcW w:w="652" w:type="dxa"/>
          </w:tcPr>
          <w:p w14:paraId="66C1B2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4" w:author="Camilo Andrés Díaz Gómez" w:date="2023-03-14T21:33:00Z"/>
                <w:rFonts w:cs="Times New Roman"/>
              </w:rPr>
            </w:pPr>
          </w:p>
        </w:tc>
        <w:tc>
          <w:tcPr>
            <w:tcW w:w="655" w:type="dxa"/>
          </w:tcPr>
          <w:p w14:paraId="2FE5594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5" w:author="Camilo Andrés Díaz Gómez" w:date="2023-03-14T21:33:00Z"/>
                <w:rFonts w:cs="Times New Roman"/>
              </w:rPr>
            </w:pPr>
          </w:p>
        </w:tc>
        <w:tc>
          <w:tcPr>
            <w:tcW w:w="652" w:type="dxa"/>
          </w:tcPr>
          <w:p w14:paraId="0C9EE6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6" w:author="Camilo Andrés Díaz Gómez" w:date="2023-03-14T21:33:00Z"/>
                <w:rFonts w:cs="Times New Roman"/>
              </w:rPr>
            </w:pPr>
          </w:p>
        </w:tc>
        <w:tc>
          <w:tcPr>
            <w:tcW w:w="652" w:type="dxa"/>
          </w:tcPr>
          <w:p w14:paraId="46FA40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7" w:author="Camilo Andrés Díaz Gómez" w:date="2023-03-14T21:33:00Z"/>
                <w:rFonts w:cs="Times New Roman"/>
              </w:rPr>
            </w:pPr>
          </w:p>
        </w:tc>
        <w:tc>
          <w:tcPr>
            <w:tcW w:w="652" w:type="dxa"/>
          </w:tcPr>
          <w:p w14:paraId="0984BB3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8" w:author="Camilo Andrés Díaz Gómez" w:date="2023-03-14T21:33:00Z"/>
                <w:rFonts w:cs="Times New Roman"/>
              </w:rPr>
            </w:pPr>
          </w:p>
        </w:tc>
        <w:tc>
          <w:tcPr>
            <w:tcW w:w="652" w:type="dxa"/>
          </w:tcPr>
          <w:p w14:paraId="440E9E4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89" w:author="Camilo Andrés Díaz Gómez" w:date="2023-03-14T21:33:00Z"/>
                <w:rFonts w:cs="Times New Roman"/>
              </w:rPr>
            </w:pPr>
          </w:p>
        </w:tc>
        <w:tc>
          <w:tcPr>
            <w:tcW w:w="652" w:type="dxa"/>
          </w:tcPr>
          <w:p w14:paraId="7FDB8C5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0" w:author="Camilo Andrés Díaz Gómez" w:date="2023-03-14T21:33:00Z"/>
                <w:rFonts w:cs="Times New Roman"/>
              </w:rPr>
            </w:pPr>
          </w:p>
        </w:tc>
        <w:tc>
          <w:tcPr>
            <w:tcW w:w="548" w:type="dxa"/>
          </w:tcPr>
          <w:p w14:paraId="24A4EC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1" w:author="Camilo Andrés Díaz Gómez" w:date="2023-03-14T21:33:00Z"/>
                <w:rFonts w:cs="Times New Roman"/>
              </w:rPr>
            </w:pPr>
          </w:p>
        </w:tc>
      </w:tr>
      <w:tr w:rsidR="00AE3134" w:rsidRPr="00BB53D7" w14:paraId="53F4FF8B" w14:textId="77777777" w:rsidTr="001A2974">
        <w:trPr>
          <w:cnfStyle w:val="000000100000" w:firstRow="0" w:lastRow="0" w:firstColumn="0" w:lastColumn="0" w:oddVBand="0" w:evenVBand="0" w:oddHBand="1" w:evenHBand="0" w:firstRowFirstColumn="0" w:firstRowLastColumn="0" w:lastRowFirstColumn="0" w:lastRowLastColumn="0"/>
          <w:ins w:id="269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BB53D7" w:rsidRDefault="00AE3134" w:rsidP="001A2974">
            <w:pPr>
              <w:jc w:val="center"/>
              <w:rPr>
                <w:ins w:id="2693" w:author="Camilo Andrés Díaz Gómez" w:date="2023-03-14T21:33:00Z"/>
                <w:rFonts w:cs="Times New Roman"/>
                <w:szCs w:val="24"/>
              </w:rPr>
            </w:pPr>
            <w:proofErr w:type="spellStart"/>
            <w:ins w:id="2694"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3451BAB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95" w:author="Camilo Andrés Díaz Gómez" w:date="2023-03-14T21:33:00Z"/>
                <w:rFonts w:cs="Times New Roman"/>
              </w:rPr>
            </w:pPr>
          </w:p>
        </w:tc>
        <w:tc>
          <w:tcPr>
            <w:tcW w:w="708" w:type="dxa"/>
          </w:tcPr>
          <w:p w14:paraId="3E74DBB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96" w:author="Camilo Andrés Díaz Gómez" w:date="2023-03-14T21:33:00Z"/>
                <w:rFonts w:cs="Times New Roman"/>
              </w:rPr>
            </w:pPr>
          </w:p>
        </w:tc>
        <w:tc>
          <w:tcPr>
            <w:tcW w:w="709" w:type="dxa"/>
          </w:tcPr>
          <w:p w14:paraId="241CEDA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97" w:author="Camilo Andrés Díaz Gómez" w:date="2023-03-14T21:33:00Z"/>
                <w:rFonts w:cs="Times New Roman"/>
              </w:rPr>
            </w:pPr>
          </w:p>
        </w:tc>
        <w:tc>
          <w:tcPr>
            <w:tcW w:w="709" w:type="dxa"/>
            <w:shd w:val="clear" w:color="auto" w:fill="D9E2F3" w:themeFill="accent1" w:themeFillTint="33"/>
          </w:tcPr>
          <w:p w14:paraId="04D58C5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98" w:author="Camilo Andrés Díaz Gómez" w:date="2023-03-14T21:33:00Z"/>
                <w:rFonts w:cs="Times New Roman"/>
              </w:rPr>
            </w:pPr>
            <w:ins w:id="2699" w:author="Camilo Andrés Díaz Gómez" w:date="2023-03-14T21:33:00Z">
              <w:r w:rsidRPr="00BB53D7">
                <w:rPr>
                  <w:rFonts w:cs="Times New Roman"/>
                </w:rPr>
                <w:t>X</w:t>
              </w:r>
            </w:ins>
          </w:p>
        </w:tc>
        <w:tc>
          <w:tcPr>
            <w:tcW w:w="709" w:type="dxa"/>
          </w:tcPr>
          <w:p w14:paraId="0F759E5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0" w:author="Camilo Andrés Díaz Gómez" w:date="2023-03-14T21:33:00Z"/>
                <w:rFonts w:cs="Times New Roman"/>
              </w:rPr>
            </w:pPr>
          </w:p>
        </w:tc>
        <w:tc>
          <w:tcPr>
            <w:tcW w:w="708" w:type="dxa"/>
          </w:tcPr>
          <w:p w14:paraId="2E47C3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1" w:author="Camilo Andrés Díaz Gómez" w:date="2023-03-14T21:33:00Z"/>
                <w:rFonts w:cs="Times New Roman"/>
              </w:rPr>
            </w:pPr>
          </w:p>
        </w:tc>
        <w:tc>
          <w:tcPr>
            <w:tcW w:w="754" w:type="dxa"/>
          </w:tcPr>
          <w:p w14:paraId="121A33B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2" w:author="Camilo Andrés Díaz Gómez" w:date="2023-03-14T21:33:00Z"/>
                <w:rFonts w:cs="Times New Roman"/>
              </w:rPr>
            </w:pPr>
          </w:p>
        </w:tc>
        <w:tc>
          <w:tcPr>
            <w:tcW w:w="652" w:type="dxa"/>
          </w:tcPr>
          <w:p w14:paraId="123E8F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3" w:author="Camilo Andrés Díaz Gómez" w:date="2023-03-14T21:33:00Z"/>
                <w:rFonts w:cs="Times New Roman"/>
              </w:rPr>
            </w:pPr>
          </w:p>
        </w:tc>
        <w:tc>
          <w:tcPr>
            <w:tcW w:w="652" w:type="dxa"/>
          </w:tcPr>
          <w:p w14:paraId="05089F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4" w:author="Camilo Andrés Díaz Gómez" w:date="2023-03-14T21:33:00Z"/>
                <w:rFonts w:cs="Times New Roman"/>
              </w:rPr>
            </w:pPr>
          </w:p>
        </w:tc>
        <w:tc>
          <w:tcPr>
            <w:tcW w:w="655" w:type="dxa"/>
          </w:tcPr>
          <w:p w14:paraId="36E264E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5" w:author="Camilo Andrés Díaz Gómez" w:date="2023-03-14T21:33:00Z"/>
                <w:rFonts w:cs="Times New Roman"/>
              </w:rPr>
            </w:pPr>
          </w:p>
        </w:tc>
        <w:tc>
          <w:tcPr>
            <w:tcW w:w="652" w:type="dxa"/>
          </w:tcPr>
          <w:p w14:paraId="264596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6" w:author="Camilo Andrés Díaz Gómez" w:date="2023-03-14T21:33:00Z"/>
                <w:rFonts w:cs="Times New Roman"/>
              </w:rPr>
            </w:pPr>
          </w:p>
        </w:tc>
        <w:tc>
          <w:tcPr>
            <w:tcW w:w="652" w:type="dxa"/>
          </w:tcPr>
          <w:p w14:paraId="569C7F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7" w:author="Camilo Andrés Díaz Gómez" w:date="2023-03-14T21:33:00Z"/>
                <w:rFonts w:cs="Times New Roman"/>
              </w:rPr>
            </w:pPr>
          </w:p>
        </w:tc>
        <w:tc>
          <w:tcPr>
            <w:tcW w:w="652" w:type="dxa"/>
          </w:tcPr>
          <w:p w14:paraId="4CDD987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8" w:author="Camilo Andrés Díaz Gómez" w:date="2023-03-14T21:33:00Z"/>
                <w:rFonts w:cs="Times New Roman"/>
              </w:rPr>
            </w:pPr>
          </w:p>
        </w:tc>
        <w:tc>
          <w:tcPr>
            <w:tcW w:w="652" w:type="dxa"/>
          </w:tcPr>
          <w:p w14:paraId="6C2F75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09" w:author="Camilo Andrés Díaz Gómez" w:date="2023-03-14T21:33:00Z"/>
                <w:rFonts w:cs="Times New Roman"/>
              </w:rPr>
            </w:pPr>
          </w:p>
        </w:tc>
        <w:tc>
          <w:tcPr>
            <w:tcW w:w="652" w:type="dxa"/>
          </w:tcPr>
          <w:p w14:paraId="73B059E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0" w:author="Camilo Andrés Díaz Gómez" w:date="2023-03-14T21:33:00Z"/>
                <w:rFonts w:cs="Times New Roman"/>
              </w:rPr>
            </w:pPr>
          </w:p>
        </w:tc>
        <w:tc>
          <w:tcPr>
            <w:tcW w:w="548" w:type="dxa"/>
          </w:tcPr>
          <w:p w14:paraId="4F74EEA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1" w:author="Camilo Andrés Díaz Gómez" w:date="2023-03-14T21:33:00Z"/>
                <w:rFonts w:cs="Times New Roman"/>
              </w:rPr>
            </w:pPr>
          </w:p>
        </w:tc>
      </w:tr>
      <w:tr w:rsidR="00AE3134" w:rsidRPr="00BB53D7" w14:paraId="177D5365" w14:textId="77777777" w:rsidTr="001A2974">
        <w:trPr>
          <w:ins w:id="271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BB53D7" w:rsidRDefault="00AE3134" w:rsidP="001A2974">
            <w:pPr>
              <w:jc w:val="center"/>
              <w:rPr>
                <w:ins w:id="2713" w:author="Camilo Andrés Díaz Gómez" w:date="2023-03-14T21:33:00Z"/>
                <w:rFonts w:cs="Times New Roman"/>
                <w:szCs w:val="24"/>
              </w:rPr>
            </w:pPr>
            <w:proofErr w:type="spellStart"/>
            <w:ins w:id="2714"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060D9C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15" w:author="Camilo Andrés Díaz Gómez" w:date="2023-03-14T21:33:00Z"/>
                <w:rFonts w:cs="Times New Roman"/>
              </w:rPr>
            </w:pPr>
          </w:p>
        </w:tc>
        <w:tc>
          <w:tcPr>
            <w:tcW w:w="708" w:type="dxa"/>
          </w:tcPr>
          <w:p w14:paraId="533145A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16" w:author="Camilo Andrés Díaz Gómez" w:date="2023-03-14T21:33:00Z"/>
                <w:rFonts w:cs="Times New Roman"/>
              </w:rPr>
            </w:pPr>
          </w:p>
        </w:tc>
        <w:tc>
          <w:tcPr>
            <w:tcW w:w="709" w:type="dxa"/>
          </w:tcPr>
          <w:p w14:paraId="244A0D2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17" w:author="Camilo Andrés Díaz Gómez" w:date="2023-03-14T21:33:00Z"/>
                <w:rFonts w:cs="Times New Roman"/>
              </w:rPr>
            </w:pPr>
          </w:p>
        </w:tc>
        <w:tc>
          <w:tcPr>
            <w:tcW w:w="709" w:type="dxa"/>
            <w:shd w:val="clear" w:color="auto" w:fill="D9E2F3" w:themeFill="accent1" w:themeFillTint="33"/>
          </w:tcPr>
          <w:p w14:paraId="47E78A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18" w:author="Camilo Andrés Díaz Gómez" w:date="2023-03-14T21:33:00Z"/>
                <w:rFonts w:cs="Times New Roman"/>
              </w:rPr>
            </w:pPr>
            <w:ins w:id="2719" w:author="Camilo Andrés Díaz Gómez" w:date="2023-03-14T21:33:00Z">
              <w:r w:rsidRPr="00BB53D7">
                <w:rPr>
                  <w:rFonts w:cs="Times New Roman"/>
                </w:rPr>
                <w:t>X</w:t>
              </w:r>
            </w:ins>
          </w:p>
        </w:tc>
        <w:tc>
          <w:tcPr>
            <w:tcW w:w="709" w:type="dxa"/>
          </w:tcPr>
          <w:p w14:paraId="18ACC79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0" w:author="Camilo Andrés Díaz Gómez" w:date="2023-03-14T21:33:00Z"/>
                <w:rFonts w:cs="Times New Roman"/>
              </w:rPr>
            </w:pPr>
          </w:p>
        </w:tc>
        <w:tc>
          <w:tcPr>
            <w:tcW w:w="708" w:type="dxa"/>
          </w:tcPr>
          <w:p w14:paraId="37721DF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1" w:author="Camilo Andrés Díaz Gómez" w:date="2023-03-14T21:33:00Z"/>
                <w:rFonts w:cs="Times New Roman"/>
              </w:rPr>
            </w:pPr>
          </w:p>
        </w:tc>
        <w:tc>
          <w:tcPr>
            <w:tcW w:w="754" w:type="dxa"/>
          </w:tcPr>
          <w:p w14:paraId="2FF436F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2" w:author="Camilo Andrés Díaz Gómez" w:date="2023-03-14T21:33:00Z"/>
                <w:rFonts w:cs="Times New Roman"/>
              </w:rPr>
            </w:pPr>
          </w:p>
        </w:tc>
        <w:tc>
          <w:tcPr>
            <w:tcW w:w="652" w:type="dxa"/>
          </w:tcPr>
          <w:p w14:paraId="46EE72D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3" w:author="Camilo Andrés Díaz Gómez" w:date="2023-03-14T21:33:00Z"/>
                <w:rFonts w:cs="Times New Roman"/>
              </w:rPr>
            </w:pPr>
          </w:p>
        </w:tc>
        <w:tc>
          <w:tcPr>
            <w:tcW w:w="652" w:type="dxa"/>
          </w:tcPr>
          <w:p w14:paraId="44B836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4" w:author="Camilo Andrés Díaz Gómez" w:date="2023-03-14T21:33:00Z"/>
                <w:rFonts w:cs="Times New Roman"/>
              </w:rPr>
            </w:pPr>
          </w:p>
        </w:tc>
        <w:tc>
          <w:tcPr>
            <w:tcW w:w="655" w:type="dxa"/>
          </w:tcPr>
          <w:p w14:paraId="6A205BB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5" w:author="Camilo Andrés Díaz Gómez" w:date="2023-03-14T21:33:00Z"/>
                <w:rFonts w:cs="Times New Roman"/>
              </w:rPr>
            </w:pPr>
          </w:p>
        </w:tc>
        <w:tc>
          <w:tcPr>
            <w:tcW w:w="652" w:type="dxa"/>
          </w:tcPr>
          <w:p w14:paraId="766A929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6" w:author="Camilo Andrés Díaz Gómez" w:date="2023-03-14T21:33:00Z"/>
                <w:rFonts w:cs="Times New Roman"/>
              </w:rPr>
            </w:pPr>
          </w:p>
        </w:tc>
        <w:tc>
          <w:tcPr>
            <w:tcW w:w="652" w:type="dxa"/>
          </w:tcPr>
          <w:p w14:paraId="71862C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7" w:author="Camilo Andrés Díaz Gómez" w:date="2023-03-14T21:33:00Z"/>
                <w:rFonts w:cs="Times New Roman"/>
              </w:rPr>
            </w:pPr>
          </w:p>
        </w:tc>
        <w:tc>
          <w:tcPr>
            <w:tcW w:w="652" w:type="dxa"/>
          </w:tcPr>
          <w:p w14:paraId="43690A8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8" w:author="Camilo Andrés Díaz Gómez" w:date="2023-03-14T21:33:00Z"/>
                <w:rFonts w:cs="Times New Roman"/>
              </w:rPr>
            </w:pPr>
          </w:p>
        </w:tc>
        <w:tc>
          <w:tcPr>
            <w:tcW w:w="652" w:type="dxa"/>
          </w:tcPr>
          <w:p w14:paraId="2FC4972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29" w:author="Camilo Andrés Díaz Gómez" w:date="2023-03-14T21:33:00Z"/>
                <w:rFonts w:cs="Times New Roman"/>
              </w:rPr>
            </w:pPr>
          </w:p>
        </w:tc>
        <w:tc>
          <w:tcPr>
            <w:tcW w:w="652" w:type="dxa"/>
          </w:tcPr>
          <w:p w14:paraId="23E7BE6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0" w:author="Camilo Andrés Díaz Gómez" w:date="2023-03-14T21:33:00Z"/>
                <w:rFonts w:cs="Times New Roman"/>
              </w:rPr>
            </w:pPr>
          </w:p>
        </w:tc>
        <w:tc>
          <w:tcPr>
            <w:tcW w:w="548" w:type="dxa"/>
          </w:tcPr>
          <w:p w14:paraId="0C7FA2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1" w:author="Camilo Andrés Díaz Gómez" w:date="2023-03-14T21:33:00Z"/>
                <w:rFonts w:cs="Times New Roman"/>
              </w:rPr>
            </w:pPr>
          </w:p>
        </w:tc>
      </w:tr>
      <w:tr w:rsidR="00AE3134" w:rsidRPr="00BB53D7" w14:paraId="7BE07FC5" w14:textId="77777777" w:rsidTr="001A2974">
        <w:trPr>
          <w:cnfStyle w:val="000000100000" w:firstRow="0" w:lastRow="0" w:firstColumn="0" w:lastColumn="0" w:oddVBand="0" w:evenVBand="0" w:oddHBand="1" w:evenHBand="0" w:firstRowFirstColumn="0" w:firstRowLastColumn="0" w:lastRowFirstColumn="0" w:lastRowLastColumn="0"/>
          <w:ins w:id="273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BB53D7" w:rsidRDefault="00AE3134" w:rsidP="001A2974">
            <w:pPr>
              <w:jc w:val="center"/>
              <w:rPr>
                <w:ins w:id="2733" w:author="Camilo Andrés Díaz Gómez" w:date="2023-03-14T21:33:00Z"/>
                <w:rFonts w:cs="Times New Roman"/>
                <w:szCs w:val="24"/>
              </w:rPr>
            </w:pPr>
            <w:proofErr w:type="spellStart"/>
            <w:ins w:id="2734"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7B64A37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35" w:author="Camilo Andrés Díaz Gómez" w:date="2023-03-14T21:33:00Z"/>
                <w:rFonts w:cs="Times New Roman"/>
              </w:rPr>
            </w:pPr>
          </w:p>
        </w:tc>
        <w:tc>
          <w:tcPr>
            <w:tcW w:w="708" w:type="dxa"/>
          </w:tcPr>
          <w:p w14:paraId="5EE133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36" w:author="Camilo Andrés Díaz Gómez" w:date="2023-03-14T21:33:00Z"/>
                <w:rFonts w:cs="Times New Roman"/>
              </w:rPr>
            </w:pPr>
          </w:p>
        </w:tc>
        <w:tc>
          <w:tcPr>
            <w:tcW w:w="709" w:type="dxa"/>
          </w:tcPr>
          <w:p w14:paraId="007613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37" w:author="Camilo Andrés Díaz Gómez" w:date="2023-03-14T21:33:00Z"/>
                <w:rFonts w:cs="Times New Roman"/>
              </w:rPr>
            </w:pPr>
          </w:p>
        </w:tc>
        <w:tc>
          <w:tcPr>
            <w:tcW w:w="709" w:type="dxa"/>
            <w:shd w:val="clear" w:color="auto" w:fill="D9E2F3" w:themeFill="accent1" w:themeFillTint="33"/>
          </w:tcPr>
          <w:p w14:paraId="4CCF60C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38" w:author="Camilo Andrés Díaz Gómez" w:date="2023-03-14T21:33:00Z"/>
                <w:rFonts w:cs="Times New Roman"/>
              </w:rPr>
            </w:pPr>
            <w:ins w:id="2739" w:author="Camilo Andrés Díaz Gómez" w:date="2023-03-14T21:33:00Z">
              <w:r w:rsidRPr="00BB53D7">
                <w:rPr>
                  <w:rFonts w:cs="Times New Roman"/>
                </w:rPr>
                <w:t>X</w:t>
              </w:r>
            </w:ins>
          </w:p>
        </w:tc>
        <w:tc>
          <w:tcPr>
            <w:tcW w:w="709" w:type="dxa"/>
            <w:shd w:val="clear" w:color="auto" w:fill="D9E2F3" w:themeFill="accent1" w:themeFillTint="33"/>
          </w:tcPr>
          <w:p w14:paraId="4AC0195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0" w:author="Camilo Andrés Díaz Gómez" w:date="2023-03-14T21:33:00Z"/>
                <w:rFonts w:cs="Times New Roman"/>
              </w:rPr>
            </w:pPr>
            <w:ins w:id="2741" w:author="Camilo Andrés Díaz Gómez" w:date="2023-03-14T21:33:00Z">
              <w:r w:rsidRPr="00BB53D7">
                <w:rPr>
                  <w:rFonts w:cs="Times New Roman"/>
                </w:rPr>
                <w:t>X</w:t>
              </w:r>
            </w:ins>
          </w:p>
        </w:tc>
        <w:tc>
          <w:tcPr>
            <w:tcW w:w="708" w:type="dxa"/>
          </w:tcPr>
          <w:p w14:paraId="469917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2" w:author="Camilo Andrés Díaz Gómez" w:date="2023-03-14T21:33:00Z"/>
                <w:rFonts w:cs="Times New Roman"/>
              </w:rPr>
            </w:pPr>
          </w:p>
        </w:tc>
        <w:tc>
          <w:tcPr>
            <w:tcW w:w="754" w:type="dxa"/>
          </w:tcPr>
          <w:p w14:paraId="7A2BC94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3" w:author="Camilo Andrés Díaz Gómez" w:date="2023-03-14T21:33:00Z"/>
                <w:rFonts w:cs="Times New Roman"/>
              </w:rPr>
            </w:pPr>
          </w:p>
        </w:tc>
        <w:tc>
          <w:tcPr>
            <w:tcW w:w="652" w:type="dxa"/>
          </w:tcPr>
          <w:p w14:paraId="7CD5DAE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4" w:author="Camilo Andrés Díaz Gómez" w:date="2023-03-14T21:33:00Z"/>
                <w:rFonts w:cs="Times New Roman"/>
              </w:rPr>
            </w:pPr>
          </w:p>
        </w:tc>
        <w:tc>
          <w:tcPr>
            <w:tcW w:w="652" w:type="dxa"/>
          </w:tcPr>
          <w:p w14:paraId="333B7A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5" w:author="Camilo Andrés Díaz Gómez" w:date="2023-03-14T21:33:00Z"/>
                <w:rFonts w:cs="Times New Roman"/>
              </w:rPr>
            </w:pPr>
          </w:p>
        </w:tc>
        <w:tc>
          <w:tcPr>
            <w:tcW w:w="655" w:type="dxa"/>
          </w:tcPr>
          <w:p w14:paraId="0BCDDB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6" w:author="Camilo Andrés Díaz Gómez" w:date="2023-03-14T21:33:00Z"/>
                <w:rFonts w:cs="Times New Roman"/>
              </w:rPr>
            </w:pPr>
          </w:p>
        </w:tc>
        <w:tc>
          <w:tcPr>
            <w:tcW w:w="652" w:type="dxa"/>
          </w:tcPr>
          <w:p w14:paraId="735FB1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7" w:author="Camilo Andrés Díaz Gómez" w:date="2023-03-14T21:33:00Z"/>
                <w:rFonts w:cs="Times New Roman"/>
              </w:rPr>
            </w:pPr>
          </w:p>
        </w:tc>
        <w:tc>
          <w:tcPr>
            <w:tcW w:w="652" w:type="dxa"/>
          </w:tcPr>
          <w:p w14:paraId="3924E5B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8" w:author="Camilo Andrés Díaz Gómez" w:date="2023-03-14T21:33:00Z"/>
                <w:rFonts w:cs="Times New Roman"/>
              </w:rPr>
            </w:pPr>
          </w:p>
        </w:tc>
        <w:tc>
          <w:tcPr>
            <w:tcW w:w="652" w:type="dxa"/>
          </w:tcPr>
          <w:p w14:paraId="578DE4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49" w:author="Camilo Andrés Díaz Gómez" w:date="2023-03-14T21:33:00Z"/>
                <w:rFonts w:cs="Times New Roman"/>
              </w:rPr>
            </w:pPr>
          </w:p>
        </w:tc>
        <w:tc>
          <w:tcPr>
            <w:tcW w:w="652" w:type="dxa"/>
          </w:tcPr>
          <w:p w14:paraId="79809A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0" w:author="Camilo Andrés Díaz Gómez" w:date="2023-03-14T21:33:00Z"/>
                <w:rFonts w:cs="Times New Roman"/>
              </w:rPr>
            </w:pPr>
          </w:p>
        </w:tc>
        <w:tc>
          <w:tcPr>
            <w:tcW w:w="652" w:type="dxa"/>
          </w:tcPr>
          <w:p w14:paraId="55A707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1" w:author="Camilo Andrés Díaz Gómez" w:date="2023-03-14T21:33:00Z"/>
                <w:rFonts w:cs="Times New Roman"/>
              </w:rPr>
            </w:pPr>
          </w:p>
        </w:tc>
        <w:tc>
          <w:tcPr>
            <w:tcW w:w="548" w:type="dxa"/>
          </w:tcPr>
          <w:p w14:paraId="03C6C7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2" w:author="Camilo Andrés Díaz Gómez" w:date="2023-03-14T21:33:00Z"/>
                <w:rFonts w:cs="Times New Roman"/>
              </w:rPr>
            </w:pPr>
          </w:p>
        </w:tc>
      </w:tr>
      <w:tr w:rsidR="00AE3134" w:rsidRPr="00BB53D7" w14:paraId="69E49BAE" w14:textId="77777777" w:rsidTr="001A2974">
        <w:trPr>
          <w:ins w:id="275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BB53D7" w:rsidRDefault="00AE3134" w:rsidP="001A2974">
            <w:pPr>
              <w:jc w:val="center"/>
              <w:rPr>
                <w:ins w:id="2754" w:author="Camilo Andrés Díaz Gómez" w:date="2023-03-14T21:33:00Z"/>
                <w:rFonts w:cs="Times New Roman"/>
                <w:szCs w:val="24"/>
              </w:rPr>
            </w:pPr>
            <w:proofErr w:type="spellStart"/>
            <w:ins w:id="2755"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0881806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56" w:author="Camilo Andrés Díaz Gómez" w:date="2023-03-14T21:33:00Z"/>
                <w:rFonts w:cs="Times New Roman"/>
              </w:rPr>
            </w:pPr>
          </w:p>
        </w:tc>
        <w:tc>
          <w:tcPr>
            <w:tcW w:w="708" w:type="dxa"/>
          </w:tcPr>
          <w:p w14:paraId="6B287C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57" w:author="Camilo Andrés Díaz Gómez" w:date="2023-03-14T21:33:00Z"/>
                <w:rFonts w:cs="Times New Roman"/>
              </w:rPr>
            </w:pPr>
          </w:p>
        </w:tc>
        <w:tc>
          <w:tcPr>
            <w:tcW w:w="709" w:type="dxa"/>
          </w:tcPr>
          <w:p w14:paraId="0B3C85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58" w:author="Camilo Andrés Díaz Gómez" w:date="2023-03-14T21:33:00Z"/>
                <w:rFonts w:cs="Times New Roman"/>
              </w:rPr>
            </w:pPr>
          </w:p>
        </w:tc>
        <w:tc>
          <w:tcPr>
            <w:tcW w:w="709" w:type="dxa"/>
          </w:tcPr>
          <w:p w14:paraId="2BD2B6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59" w:author="Camilo Andrés Díaz Gómez" w:date="2023-03-14T21:33:00Z"/>
                <w:rFonts w:cs="Times New Roman"/>
              </w:rPr>
            </w:pPr>
          </w:p>
        </w:tc>
        <w:tc>
          <w:tcPr>
            <w:tcW w:w="709" w:type="dxa"/>
            <w:shd w:val="clear" w:color="auto" w:fill="FBE4D5" w:themeFill="accent2" w:themeFillTint="33"/>
          </w:tcPr>
          <w:p w14:paraId="4DA8DEA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0" w:author="Camilo Andrés Díaz Gómez" w:date="2023-03-14T21:33:00Z"/>
                <w:rFonts w:cs="Times New Roman"/>
              </w:rPr>
            </w:pPr>
            <w:ins w:id="2761" w:author="Camilo Andrés Díaz Gómez" w:date="2023-03-14T21:33:00Z">
              <w:r w:rsidRPr="00BB53D7">
                <w:rPr>
                  <w:rFonts w:cs="Times New Roman"/>
                </w:rPr>
                <w:t>X</w:t>
              </w:r>
            </w:ins>
          </w:p>
        </w:tc>
        <w:tc>
          <w:tcPr>
            <w:tcW w:w="708" w:type="dxa"/>
          </w:tcPr>
          <w:p w14:paraId="627259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2" w:author="Camilo Andrés Díaz Gómez" w:date="2023-03-14T21:33:00Z"/>
                <w:rFonts w:cs="Times New Roman"/>
              </w:rPr>
            </w:pPr>
          </w:p>
        </w:tc>
        <w:tc>
          <w:tcPr>
            <w:tcW w:w="754" w:type="dxa"/>
          </w:tcPr>
          <w:p w14:paraId="57F387B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3" w:author="Camilo Andrés Díaz Gómez" w:date="2023-03-14T21:33:00Z"/>
                <w:rFonts w:cs="Times New Roman"/>
              </w:rPr>
            </w:pPr>
          </w:p>
        </w:tc>
        <w:tc>
          <w:tcPr>
            <w:tcW w:w="652" w:type="dxa"/>
          </w:tcPr>
          <w:p w14:paraId="34AA6FE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4" w:author="Camilo Andrés Díaz Gómez" w:date="2023-03-14T21:33:00Z"/>
                <w:rFonts w:cs="Times New Roman"/>
              </w:rPr>
            </w:pPr>
          </w:p>
        </w:tc>
        <w:tc>
          <w:tcPr>
            <w:tcW w:w="652" w:type="dxa"/>
          </w:tcPr>
          <w:p w14:paraId="099353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5" w:author="Camilo Andrés Díaz Gómez" w:date="2023-03-14T21:33:00Z"/>
                <w:rFonts w:cs="Times New Roman"/>
              </w:rPr>
            </w:pPr>
          </w:p>
        </w:tc>
        <w:tc>
          <w:tcPr>
            <w:tcW w:w="655" w:type="dxa"/>
          </w:tcPr>
          <w:p w14:paraId="73FEB3A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6" w:author="Camilo Andrés Díaz Gómez" w:date="2023-03-14T21:33:00Z"/>
                <w:rFonts w:cs="Times New Roman"/>
              </w:rPr>
            </w:pPr>
          </w:p>
        </w:tc>
        <w:tc>
          <w:tcPr>
            <w:tcW w:w="652" w:type="dxa"/>
          </w:tcPr>
          <w:p w14:paraId="0D3EB4E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7" w:author="Camilo Andrés Díaz Gómez" w:date="2023-03-14T21:33:00Z"/>
                <w:rFonts w:cs="Times New Roman"/>
              </w:rPr>
            </w:pPr>
          </w:p>
        </w:tc>
        <w:tc>
          <w:tcPr>
            <w:tcW w:w="652" w:type="dxa"/>
          </w:tcPr>
          <w:p w14:paraId="39AFEF3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8" w:author="Camilo Andrés Díaz Gómez" w:date="2023-03-14T21:33:00Z"/>
                <w:rFonts w:cs="Times New Roman"/>
              </w:rPr>
            </w:pPr>
          </w:p>
        </w:tc>
        <w:tc>
          <w:tcPr>
            <w:tcW w:w="652" w:type="dxa"/>
          </w:tcPr>
          <w:p w14:paraId="2D7817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69" w:author="Camilo Andrés Díaz Gómez" w:date="2023-03-14T21:33:00Z"/>
                <w:rFonts w:cs="Times New Roman"/>
              </w:rPr>
            </w:pPr>
          </w:p>
        </w:tc>
        <w:tc>
          <w:tcPr>
            <w:tcW w:w="652" w:type="dxa"/>
          </w:tcPr>
          <w:p w14:paraId="7333D8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0" w:author="Camilo Andrés Díaz Gómez" w:date="2023-03-14T21:33:00Z"/>
                <w:rFonts w:cs="Times New Roman"/>
              </w:rPr>
            </w:pPr>
          </w:p>
        </w:tc>
        <w:tc>
          <w:tcPr>
            <w:tcW w:w="652" w:type="dxa"/>
          </w:tcPr>
          <w:p w14:paraId="26FCBFC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1" w:author="Camilo Andrés Díaz Gómez" w:date="2023-03-14T21:33:00Z"/>
                <w:rFonts w:cs="Times New Roman"/>
              </w:rPr>
            </w:pPr>
          </w:p>
        </w:tc>
        <w:tc>
          <w:tcPr>
            <w:tcW w:w="548" w:type="dxa"/>
          </w:tcPr>
          <w:p w14:paraId="4955568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2" w:author="Camilo Andrés Díaz Gómez" w:date="2023-03-14T21:33:00Z"/>
                <w:rFonts w:cs="Times New Roman"/>
              </w:rPr>
            </w:pPr>
          </w:p>
        </w:tc>
      </w:tr>
      <w:tr w:rsidR="00AE3134" w:rsidRPr="00BB53D7" w14:paraId="72EA2CEE" w14:textId="77777777" w:rsidTr="001A2974">
        <w:trPr>
          <w:cnfStyle w:val="000000100000" w:firstRow="0" w:lastRow="0" w:firstColumn="0" w:lastColumn="0" w:oddVBand="0" w:evenVBand="0" w:oddHBand="1" w:evenHBand="0" w:firstRowFirstColumn="0" w:firstRowLastColumn="0" w:lastRowFirstColumn="0" w:lastRowLastColumn="0"/>
          <w:ins w:id="277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BB53D7" w:rsidRDefault="00AE3134" w:rsidP="001A2974">
            <w:pPr>
              <w:jc w:val="center"/>
              <w:rPr>
                <w:ins w:id="2774" w:author="Camilo Andrés Díaz Gómez" w:date="2023-03-14T21:33:00Z"/>
                <w:rFonts w:cs="Times New Roman"/>
                <w:szCs w:val="24"/>
              </w:rPr>
            </w:pPr>
            <w:proofErr w:type="spellStart"/>
            <w:ins w:id="2775"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33023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76" w:author="Camilo Andrés Díaz Gómez" w:date="2023-03-14T21:33:00Z"/>
                <w:rFonts w:cs="Times New Roman"/>
              </w:rPr>
            </w:pPr>
          </w:p>
        </w:tc>
        <w:tc>
          <w:tcPr>
            <w:tcW w:w="708" w:type="dxa"/>
          </w:tcPr>
          <w:p w14:paraId="78D46A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77" w:author="Camilo Andrés Díaz Gómez" w:date="2023-03-14T21:33:00Z"/>
                <w:rFonts w:cs="Times New Roman"/>
              </w:rPr>
            </w:pPr>
          </w:p>
        </w:tc>
        <w:tc>
          <w:tcPr>
            <w:tcW w:w="709" w:type="dxa"/>
          </w:tcPr>
          <w:p w14:paraId="07FD0D0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78" w:author="Camilo Andrés Díaz Gómez" w:date="2023-03-14T21:33:00Z"/>
                <w:rFonts w:cs="Times New Roman"/>
              </w:rPr>
            </w:pPr>
          </w:p>
        </w:tc>
        <w:tc>
          <w:tcPr>
            <w:tcW w:w="709" w:type="dxa"/>
          </w:tcPr>
          <w:p w14:paraId="11E91E5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79" w:author="Camilo Andrés Díaz Gómez" w:date="2023-03-14T21:33:00Z"/>
                <w:rFonts w:cs="Times New Roman"/>
              </w:rPr>
            </w:pPr>
          </w:p>
        </w:tc>
        <w:tc>
          <w:tcPr>
            <w:tcW w:w="709" w:type="dxa"/>
            <w:shd w:val="clear" w:color="auto" w:fill="FBE4D5" w:themeFill="accent2" w:themeFillTint="33"/>
          </w:tcPr>
          <w:p w14:paraId="373E62F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0" w:author="Camilo Andrés Díaz Gómez" w:date="2023-03-14T21:33:00Z"/>
                <w:rFonts w:cs="Times New Roman"/>
              </w:rPr>
            </w:pPr>
            <w:ins w:id="2781" w:author="Camilo Andrés Díaz Gómez" w:date="2023-03-14T21:33:00Z">
              <w:r w:rsidRPr="00BB53D7">
                <w:rPr>
                  <w:rFonts w:cs="Times New Roman"/>
                </w:rPr>
                <w:t>X</w:t>
              </w:r>
            </w:ins>
          </w:p>
        </w:tc>
        <w:tc>
          <w:tcPr>
            <w:tcW w:w="708" w:type="dxa"/>
            <w:shd w:val="clear" w:color="auto" w:fill="FBE4D5" w:themeFill="accent2" w:themeFillTint="33"/>
          </w:tcPr>
          <w:p w14:paraId="6F67C3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2" w:author="Camilo Andrés Díaz Gómez" w:date="2023-03-14T21:33:00Z"/>
                <w:rFonts w:cs="Times New Roman"/>
              </w:rPr>
            </w:pPr>
            <w:ins w:id="2783" w:author="Camilo Andrés Díaz Gómez" w:date="2023-03-14T21:33:00Z">
              <w:r w:rsidRPr="00BB53D7">
                <w:rPr>
                  <w:rFonts w:cs="Times New Roman"/>
                </w:rPr>
                <w:t>X</w:t>
              </w:r>
            </w:ins>
          </w:p>
        </w:tc>
        <w:tc>
          <w:tcPr>
            <w:tcW w:w="754" w:type="dxa"/>
          </w:tcPr>
          <w:p w14:paraId="7AB46B5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4" w:author="Camilo Andrés Díaz Gómez" w:date="2023-03-14T21:33:00Z"/>
                <w:rFonts w:cs="Times New Roman"/>
              </w:rPr>
            </w:pPr>
          </w:p>
        </w:tc>
        <w:tc>
          <w:tcPr>
            <w:tcW w:w="652" w:type="dxa"/>
          </w:tcPr>
          <w:p w14:paraId="76872A7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5" w:author="Camilo Andrés Díaz Gómez" w:date="2023-03-14T21:33:00Z"/>
                <w:rFonts w:cs="Times New Roman"/>
              </w:rPr>
            </w:pPr>
          </w:p>
        </w:tc>
        <w:tc>
          <w:tcPr>
            <w:tcW w:w="652" w:type="dxa"/>
          </w:tcPr>
          <w:p w14:paraId="3A742DA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6" w:author="Camilo Andrés Díaz Gómez" w:date="2023-03-14T21:33:00Z"/>
                <w:rFonts w:cs="Times New Roman"/>
              </w:rPr>
            </w:pPr>
          </w:p>
        </w:tc>
        <w:tc>
          <w:tcPr>
            <w:tcW w:w="655" w:type="dxa"/>
          </w:tcPr>
          <w:p w14:paraId="1608629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7" w:author="Camilo Andrés Díaz Gómez" w:date="2023-03-14T21:33:00Z"/>
                <w:rFonts w:cs="Times New Roman"/>
              </w:rPr>
            </w:pPr>
          </w:p>
        </w:tc>
        <w:tc>
          <w:tcPr>
            <w:tcW w:w="652" w:type="dxa"/>
          </w:tcPr>
          <w:p w14:paraId="5ABA3B0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8" w:author="Camilo Andrés Díaz Gómez" w:date="2023-03-14T21:33:00Z"/>
                <w:rFonts w:cs="Times New Roman"/>
              </w:rPr>
            </w:pPr>
          </w:p>
        </w:tc>
        <w:tc>
          <w:tcPr>
            <w:tcW w:w="652" w:type="dxa"/>
          </w:tcPr>
          <w:p w14:paraId="35775A0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89" w:author="Camilo Andrés Díaz Gómez" w:date="2023-03-14T21:33:00Z"/>
                <w:rFonts w:cs="Times New Roman"/>
              </w:rPr>
            </w:pPr>
          </w:p>
        </w:tc>
        <w:tc>
          <w:tcPr>
            <w:tcW w:w="652" w:type="dxa"/>
          </w:tcPr>
          <w:p w14:paraId="3EC59A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0" w:author="Camilo Andrés Díaz Gómez" w:date="2023-03-14T21:33:00Z"/>
                <w:rFonts w:cs="Times New Roman"/>
              </w:rPr>
            </w:pPr>
          </w:p>
        </w:tc>
        <w:tc>
          <w:tcPr>
            <w:tcW w:w="652" w:type="dxa"/>
          </w:tcPr>
          <w:p w14:paraId="3DBB96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1" w:author="Camilo Andrés Díaz Gómez" w:date="2023-03-14T21:33:00Z"/>
                <w:rFonts w:cs="Times New Roman"/>
              </w:rPr>
            </w:pPr>
          </w:p>
        </w:tc>
        <w:tc>
          <w:tcPr>
            <w:tcW w:w="652" w:type="dxa"/>
          </w:tcPr>
          <w:p w14:paraId="6077E31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2" w:author="Camilo Andrés Díaz Gómez" w:date="2023-03-14T21:33:00Z"/>
                <w:rFonts w:cs="Times New Roman"/>
              </w:rPr>
            </w:pPr>
          </w:p>
        </w:tc>
        <w:tc>
          <w:tcPr>
            <w:tcW w:w="548" w:type="dxa"/>
          </w:tcPr>
          <w:p w14:paraId="724F9A9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3" w:author="Camilo Andrés Díaz Gómez" w:date="2023-03-14T21:33:00Z"/>
                <w:rFonts w:cs="Times New Roman"/>
              </w:rPr>
            </w:pPr>
          </w:p>
        </w:tc>
      </w:tr>
      <w:tr w:rsidR="00AE3134" w:rsidRPr="00BB53D7" w14:paraId="383CF219" w14:textId="77777777" w:rsidTr="001A2974">
        <w:trPr>
          <w:ins w:id="279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BB53D7" w:rsidRDefault="00AE3134" w:rsidP="001A2974">
            <w:pPr>
              <w:jc w:val="center"/>
              <w:rPr>
                <w:ins w:id="2795" w:author="Camilo Andrés Díaz Gómez" w:date="2023-03-14T21:33:00Z"/>
                <w:rFonts w:cs="Times New Roman"/>
                <w:szCs w:val="24"/>
              </w:rPr>
            </w:pPr>
            <w:proofErr w:type="spellStart"/>
            <w:ins w:id="2796"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20DF4DC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97" w:author="Camilo Andrés Díaz Gómez" w:date="2023-03-14T21:33:00Z"/>
                <w:rFonts w:cs="Times New Roman"/>
              </w:rPr>
            </w:pPr>
          </w:p>
        </w:tc>
        <w:tc>
          <w:tcPr>
            <w:tcW w:w="708" w:type="dxa"/>
          </w:tcPr>
          <w:p w14:paraId="31B6AE6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98" w:author="Camilo Andrés Díaz Gómez" w:date="2023-03-14T21:33:00Z"/>
                <w:rFonts w:cs="Times New Roman"/>
              </w:rPr>
            </w:pPr>
          </w:p>
        </w:tc>
        <w:tc>
          <w:tcPr>
            <w:tcW w:w="709" w:type="dxa"/>
          </w:tcPr>
          <w:p w14:paraId="484D24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99" w:author="Camilo Andrés Díaz Gómez" w:date="2023-03-14T21:33:00Z"/>
                <w:rFonts w:cs="Times New Roman"/>
              </w:rPr>
            </w:pPr>
          </w:p>
        </w:tc>
        <w:tc>
          <w:tcPr>
            <w:tcW w:w="709" w:type="dxa"/>
          </w:tcPr>
          <w:p w14:paraId="528D349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0" w:author="Camilo Andrés Díaz Gómez" w:date="2023-03-14T21:33:00Z"/>
                <w:rFonts w:cs="Times New Roman"/>
              </w:rPr>
            </w:pPr>
          </w:p>
        </w:tc>
        <w:tc>
          <w:tcPr>
            <w:tcW w:w="709" w:type="dxa"/>
            <w:shd w:val="clear" w:color="auto" w:fill="FFE599" w:themeFill="accent4" w:themeFillTint="66"/>
          </w:tcPr>
          <w:p w14:paraId="0E2859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1" w:author="Camilo Andrés Díaz Gómez" w:date="2023-03-14T21:33:00Z"/>
                <w:rFonts w:cs="Times New Roman"/>
              </w:rPr>
            </w:pPr>
            <w:ins w:id="2802" w:author="Camilo Andrés Díaz Gómez" w:date="2023-03-14T21:33:00Z">
              <w:r w:rsidRPr="00BB53D7">
                <w:rPr>
                  <w:rFonts w:cs="Times New Roman"/>
                </w:rPr>
                <w:t>X</w:t>
              </w:r>
            </w:ins>
          </w:p>
        </w:tc>
        <w:tc>
          <w:tcPr>
            <w:tcW w:w="708" w:type="dxa"/>
            <w:shd w:val="clear" w:color="auto" w:fill="FFE599" w:themeFill="accent4" w:themeFillTint="66"/>
          </w:tcPr>
          <w:p w14:paraId="3D00735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3" w:author="Camilo Andrés Díaz Gómez" w:date="2023-03-14T21:33:00Z"/>
                <w:rFonts w:cs="Times New Roman"/>
              </w:rPr>
            </w:pPr>
            <w:ins w:id="2804" w:author="Camilo Andrés Díaz Gómez" w:date="2023-03-14T21:33:00Z">
              <w:r w:rsidRPr="00BB53D7">
                <w:rPr>
                  <w:rFonts w:cs="Times New Roman"/>
                </w:rPr>
                <w:t>X</w:t>
              </w:r>
            </w:ins>
          </w:p>
        </w:tc>
        <w:tc>
          <w:tcPr>
            <w:tcW w:w="754" w:type="dxa"/>
          </w:tcPr>
          <w:p w14:paraId="55562A9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5" w:author="Camilo Andrés Díaz Gómez" w:date="2023-03-14T21:33:00Z"/>
                <w:rFonts w:cs="Times New Roman"/>
              </w:rPr>
            </w:pPr>
          </w:p>
        </w:tc>
        <w:tc>
          <w:tcPr>
            <w:tcW w:w="652" w:type="dxa"/>
          </w:tcPr>
          <w:p w14:paraId="65AC0B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6" w:author="Camilo Andrés Díaz Gómez" w:date="2023-03-14T21:33:00Z"/>
                <w:rFonts w:cs="Times New Roman"/>
              </w:rPr>
            </w:pPr>
          </w:p>
        </w:tc>
        <w:tc>
          <w:tcPr>
            <w:tcW w:w="652" w:type="dxa"/>
          </w:tcPr>
          <w:p w14:paraId="1452D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7" w:author="Camilo Andrés Díaz Gómez" w:date="2023-03-14T21:33:00Z"/>
                <w:rFonts w:cs="Times New Roman"/>
              </w:rPr>
            </w:pPr>
          </w:p>
        </w:tc>
        <w:tc>
          <w:tcPr>
            <w:tcW w:w="655" w:type="dxa"/>
          </w:tcPr>
          <w:p w14:paraId="49B85A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8" w:author="Camilo Andrés Díaz Gómez" w:date="2023-03-14T21:33:00Z"/>
                <w:rFonts w:cs="Times New Roman"/>
              </w:rPr>
            </w:pPr>
          </w:p>
        </w:tc>
        <w:tc>
          <w:tcPr>
            <w:tcW w:w="652" w:type="dxa"/>
          </w:tcPr>
          <w:p w14:paraId="4076EC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09" w:author="Camilo Andrés Díaz Gómez" w:date="2023-03-14T21:33:00Z"/>
                <w:rFonts w:cs="Times New Roman"/>
              </w:rPr>
            </w:pPr>
          </w:p>
        </w:tc>
        <w:tc>
          <w:tcPr>
            <w:tcW w:w="652" w:type="dxa"/>
          </w:tcPr>
          <w:p w14:paraId="2D6562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0" w:author="Camilo Andrés Díaz Gómez" w:date="2023-03-14T21:33:00Z"/>
                <w:rFonts w:cs="Times New Roman"/>
              </w:rPr>
            </w:pPr>
          </w:p>
        </w:tc>
        <w:tc>
          <w:tcPr>
            <w:tcW w:w="652" w:type="dxa"/>
          </w:tcPr>
          <w:p w14:paraId="2582D58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1" w:author="Camilo Andrés Díaz Gómez" w:date="2023-03-14T21:33:00Z"/>
                <w:rFonts w:cs="Times New Roman"/>
              </w:rPr>
            </w:pPr>
          </w:p>
        </w:tc>
        <w:tc>
          <w:tcPr>
            <w:tcW w:w="652" w:type="dxa"/>
          </w:tcPr>
          <w:p w14:paraId="274569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2" w:author="Camilo Andrés Díaz Gómez" w:date="2023-03-14T21:33:00Z"/>
                <w:rFonts w:cs="Times New Roman"/>
              </w:rPr>
            </w:pPr>
          </w:p>
        </w:tc>
        <w:tc>
          <w:tcPr>
            <w:tcW w:w="652" w:type="dxa"/>
          </w:tcPr>
          <w:p w14:paraId="2CE4206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3" w:author="Camilo Andrés Díaz Gómez" w:date="2023-03-14T21:33:00Z"/>
                <w:rFonts w:cs="Times New Roman"/>
              </w:rPr>
            </w:pPr>
          </w:p>
        </w:tc>
        <w:tc>
          <w:tcPr>
            <w:tcW w:w="548" w:type="dxa"/>
          </w:tcPr>
          <w:p w14:paraId="46BC134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4" w:author="Camilo Andrés Díaz Gómez" w:date="2023-03-14T21:33:00Z"/>
                <w:rFonts w:cs="Times New Roman"/>
              </w:rPr>
            </w:pPr>
          </w:p>
        </w:tc>
      </w:tr>
      <w:tr w:rsidR="00AE3134" w:rsidRPr="00BB53D7" w14:paraId="046EFCC2" w14:textId="77777777" w:rsidTr="001A2974">
        <w:trPr>
          <w:cnfStyle w:val="000000100000" w:firstRow="0" w:lastRow="0" w:firstColumn="0" w:lastColumn="0" w:oddVBand="0" w:evenVBand="0" w:oddHBand="1" w:evenHBand="0" w:firstRowFirstColumn="0" w:firstRowLastColumn="0" w:lastRowFirstColumn="0" w:lastRowLastColumn="0"/>
          <w:ins w:id="281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BB53D7" w:rsidRDefault="00AE3134" w:rsidP="001A2974">
            <w:pPr>
              <w:jc w:val="center"/>
              <w:rPr>
                <w:ins w:id="2816" w:author="Camilo Andrés Díaz Gómez" w:date="2023-03-14T21:33:00Z"/>
                <w:rFonts w:cs="Times New Roman"/>
                <w:szCs w:val="24"/>
              </w:rPr>
            </w:pPr>
            <w:proofErr w:type="spellStart"/>
            <w:ins w:id="2817"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19B61BA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18" w:author="Camilo Andrés Díaz Gómez" w:date="2023-03-14T21:33:00Z"/>
                <w:rFonts w:cs="Times New Roman"/>
              </w:rPr>
            </w:pPr>
          </w:p>
        </w:tc>
        <w:tc>
          <w:tcPr>
            <w:tcW w:w="708" w:type="dxa"/>
          </w:tcPr>
          <w:p w14:paraId="7A4F419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19" w:author="Camilo Andrés Díaz Gómez" w:date="2023-03-14T21:33:00Z"/>
                <w:rFonts w:cs="Times New Roman"/>
              </w:rPr>
            </w:pPr>
          </w:p>
        </w:tc>
        <w:tc>
          <w:tcPr>
            <w:tcW w:w="709" w:type="dxa"/>
          </w:tcPr>
          <w:p w14:paraId="4D93FD9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0" w:author="Camilo Andrés Díaz Gómez" w:date="2023-03-14T21:33:00Z"/>
                <w:rFonts w:cs="Times New Roman"/>
              </w:rPr>
            </w:pPr>
          </w:p>
        </w:tc>
        <w:tc>
          <w:tcPr>
            <w:tcW w:w="709" w:type="dxa"/>
          </w:tcPr>
          <w:p w14:paraId="4175866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1" w:author="Camilo Andrés Díaz Gómez" w:date="2023-03-14T21:33:00Z"/>
                <w:rFonts w:cs="Times New Roman"/>
              </w:rPr>
            </w:pPr>
          </w:p>
        </w:tc>
        <w:tc>
          <w:tcPr>
            <w:tcW w:w="709" w:type="dxa"/>
          </w:tcPr>
          <w:p w14:paraId="54B27F8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2" w:author="Camilo Andrés Díaz Gómez" w:date="2023-03-14T21:33:00Z"/>
                <w:rFonts w:cs="Times New Roman"/>
              </w:rPr>
            </w:pPr>
          </w:p>
        </w:tc>
        <w:tc>
          <w:tcPr>
            <w:tcW w:w="708" w:type="dxa"/>
            <w:shd w:val="clear" w:color="auto" w:fill="FFE599" w:themeFill="accent4" w:themeFillTint="66"/>
          </w:tcPr>
          <w:p w14:paraId="5ED4256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3" w:author="Camilo Andrés Díaz Gómez" w:date="2023-03-14T21:33:00Z"/>
                <w:rFonts w:cs="Times New Roman"/>
              </w:rPr>
            </w:pPr>
            <w:ins w:id="2824" w:author="Camilo Andrés Díaz Gómez" w:date="2023-03-14T21:33:00Z">
              <w:r w:rsidRPr="00BB53D7">
                <w:rPr>
                  <w:rFonts w:cs="Times New Roman"/>
                </w:rPr>
                <w:t>X</w:t>
              </w:r>
            </w:ins>
          </w:p>
        </w:tc>
        <w:tc>
          <w:tcPr>
            <w:tcW w:w="754" w:type="dxa"/>
          </w:tcPr>
          <w:p w14:paraId="0BABD0D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5" w:author="Camilo Andrés Díaz Gómez" w:date="2023-03-14T21:33:00Z"/>
                <w:rFonts w:cs="Times New Roman"/>
              </w:rPr>
            </w:pPr>
          </w:p>
        </w:tc>
        <w:tc>
          <w:tcPr>
            <w:tcW w:w="652" w:type="dxa"/>
          </w:tcPr>
          <w:p w14:paraId="597680B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6" w:author="Camilo Andrés Díaz Gómez" w:date="2023-03-14T21:33:00Z"/>
                <w:rFonts w:cs="Times New Roman"/>
              </w:rPr>
            </w:pPr>
          </w:p>
        </w:tc>
        <w:tc>
          <w:tcPr>
            <w:tcW w:w="652" w:type="dxa"/>
          </w:tcPr>
          <w:p w14:paraId="323505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7" w:author="Camilo Andrés Díaz Gómez" w:date="2023-03-14T21:33:00Z"/>
                <w:rFonts w:cs="Times New Roman"/>
              </w:rPr>
            </w:pPr>
          </w:p>
        </w:tc>
        <w:tc>
          <w:tcPr>
            <w:tcW w:w="655" w:type="dxa"/>
          </w:tcPr>
          <w:p w14:paraId="372BBBE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8" w:author="Camilo Andrés Díaz Gómez" w:date="2023-03-14T21:33:00Z"/>
                <w:rFonts w:cs="Times New Roman"/>
              </w:rPr>
            </w:pPr>
          </w:p>
        </w:tc>
        <w:tc>
          <w:tcPr>
            <w:tcW w:w="652" w:type="dxa"/>
          </w:tcPr>
          <w:p w14:paraId="23D526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29" w:author="Camilo Andrés Díaz Gómez" w:date="2023-03-14T21:33:00Z"/>
                <w:rFonts w:cs="Times New Roman"/>
              </w:rPr>
            </w:pPr>
          </w:p>
        </w:tc>
        <w:tc>
          <w:tcPr>
            <w:tcW w:w="652" w:type="dxa"/>
          </w:tcPr>
          <w:p w14:paraId="433886F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0" w:author="Camilo Andrés Díaz Gómez" w:date="2023-03-14T21:33:00Z"/>
                <w:rFonts w:cs="Times New Roman"/>
              </w:rPr>
            </w:pPr>
          </w:p>
        </w:tc>
        <w:tc>
          <w:tcPr>
            <w:tcW w:w="652" w:type="dxa"/>
          </w:tcPr>
          <w:p w14:paraId="6A9DC72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1" w:author="Camilo Andrés Díaz Gómez" w:date="2023-03-14T21:33:00Z"/>
                <w:rFonts w:cs="Times New Roman"/>
              </w:rPr>
            </w:pPr>
          </w:p>
        </w:tc>
        <w:tc>
          <w:tcPr>
            <w:tcW w:w="652" w:type="dxa"/>
          </w:tcPr>
          <w:p w14:paraId="41EF24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2" w:author="Camilo Andrés Díaz Gómez" w:date="2023-03-14T21:33:00Z"/>
                <w:rFonts w:cs="Times New Roman"/>
              </w:rPr>
            </w:pPr>
          </w:p>
        </w:tc>
        <w:tc>
          <w:tcPr>
            <w:tcW w:w="652" w:type="dxa"/>
          </w:tcPr>
          <w:p w14:paraId="0E5EC9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3" w:author="Camilo Andrés Díaz Gómez" w:date="2023-03-14T21:33:00Z"/>
                <w:rFonts w:cs="Times New Roman"/>
              </w:rPr>
            </w:pPr>
          </w:p>
        </w:tc>
        <w:tc>
          <w:tcPr>
            <w:tcW w:w="548" w:type="dxa"/>
          </w:tcPr>
          <w:p w14:paraId="6554E20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4" w:author="Camilo Andrés Díaz Gómez" w:date="2023-03-14T21:33:00Z"/>
                <w:rFonts w:cs="Times New Roman"/>
              </w:rPr>
            </w:pPr>
          </w:p>
        </w:tc>
      </w:tr>
      <w:tr w:rsidR="00AE3134" w:rsidRPr="00BB53D7" w14:paraId="42277A8D" w14:textId="77777777" w:rsidTr="001A2974">
        <w:trPr>
          <w:ins w:id="283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BB53D7" w:rsidRDefault="00AE3134" w:rsidP="001A2974">
            <w:pPr>
              <w:jc w:val="center"/>
              <w:rPr>
                <w:ins w:id="2836" w:author="Camilo Andrés Díaz Gómez" w:date="2023-03-14T21:33:00Z"/>
                <w:rFonts w:cs="Times New Roman"/>
                <w:szCs w:val="24"/>
              </w:rPr>
            </w:pPr>
            <w:proofErr w:type="spellStart"/>
            <w:ins w:id="2837"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E1BF4A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38" w:author="Camilo Andrés Díaz Gómez" w:date="2023-03-14T21:33:00Z"/>
                <w:rFonts w:cs="Times New Roman"/>
              </w:rPr>
            </w:pPr>
          </w:p>
        </w:tc>
        <w:tc>
          <w:tcPr>
            <w:tcW w:w="708" w:type="dxa"/>
          </w:tcPr>
          <w:p w14:paraId="31863EE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39" w:author="Camilo Andrés Díaz Gómez" w:date="2023-03-14T21:33:00Z"/>
                <w:rFonts w:cs="Times New Roman"/>
              </w:rPr>
            </w:pPr>
          </w:p>
        </w:tc>
        <w:tc>
          <w:tcPr>
            <w:tcW w:w="709" w:type="dxa"/>
          </w:tcPr>
          <w:p w14:paraId="0628FF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0" w:author="Camilo Andrés Díaz Gómez" w:date="2023-03-14T21:33:00Z"/>
                <w:rFonts w:cs="Times New Roman"/>
              </w:rPr>
            </w:pPr>
          </w:p>
        </w:tc>
        <w:tc>
          <w:tcPr>
            <w:tcW w:w="709" w:type="dxa"/>
          </w:tcPr>
          <w:p w14:paraId="6DD0B0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1" w:author="Camilo Andrés Díaz Gómez" w:date="2023-03-14T21:33:00Z"/>
                <w:rFonts w:cs="Times New Roman"/>
              </w:rPr>
            </w:pPr>
          </w:p>
        </w:tc>
        <w:tc>
          <w:tcPr>
            <w:tcW w:w="709" w:type="dxa"/>
          </w:tcPr>
          <w:p w14:paraId="7A1FDA9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2" w:author="Camilo Andrés Díaz Gómez" w:date="2023-03-14T21:33:00Z"/>
                <w:rFonts w:cs="Times New Roman"/>
              </w:rPr>
            </w:pPr>
          </w:p>
        </w:tc>
        <w:tc>
          <w:tcPr>
            <w:tcW w:w="708" w:type="dxa"/>
          </w:tcPr>
          <w:p w14:paraId="3312E8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3" w:author="Camilo Andrés Díaz Gómez" w:date="2023-03-14T21:33:00Z"/>
                <w:rFonts w:cs="Times New Roman"/>
              </w:rPr>
            </w:pPr>
          </w:p>
        </w:tc>
        <w:tc>
          <w:tcPr>
            <w:tcW w:w="754" w:type="dxa"/>
            <w:shd w:val="clear" w:color="auto" w:fill="FFE599" w:themeFill="accent4" w:themeFillTint="66"/>
          </w:tcPr>
          <w:p w14:paraId="777D58A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4" w:author="Camilo Andrés Díaz Gómez" w:date="2023-03-14T21:33:00Z"/>
                <w:rFonts w:cs="Times New Roman"/>
              </w:rPr>
            </w:pPr>
            <w:ins w:id="2845" w:author="Camilo Andrés Díaz Gómez" w:date="2023-03-14T21:33:00Z">
              <w:r w:rsidRPr="00BB53D7">
                <w:rPr>
                  <w:rFonts w:cs="Times New Roman"/>
                </w:rPr>
                <w:t>X</w:t>
              </w:r>
            </w:ins>
          </w:p>
        </w:tc>
        <w:tc>
          <w:tcPr>
            <w:tcW w:w="652" w:type="dxa"/>
          </w:tcPr>
          <w:p w14:paraId="1EBEF91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6" w:author="Camilo Andrés Díaz Gómez" w:date="2023-03-14T21:33:00Z"/>
                <w:rFonts w:cs="Times New Roman"/>
              </w:rPr>
            </w:pPr>
          </w:p>
        </w:tc>
        <w:tc>
          <w:tcPr>
            <w:tcW w:w="652" w:type="dxa"/>
          </w:tcPr>
          <w:p w14:paraId="1F672C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7" w:author="Camilo Andrés Díaz Gómez" w:date="2023-03-14T21:33:00Z"/>
                <w:rFonts w:cs="Times New Roman"/>
              </w:rPr>
            </w:pPr>
          </w:p>
        </w:tc>
        <w:tc>
          <w:tcPr>
            <w:tcW w:w="655" w:type="dxa"/>
          </w:tcPr>
          <w:p w14:paraId="542E3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8" w:author="Camilo Andrés Díaz Gómez" w:date="2023-03-14T21:33:00Z"/>
                <w:rFonts w:cs="Times New Roman"/>
              </w:rPr>
            </w:pPr>
          </w:p>
        </w:tc>
        <w:tc>
          <w:tcPr>
            <w:tcW w:w="652" w:type="dxa"/>
          </w:tcPr>
          <w:p w14:paraId="0B6C222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49" w:author="Camilo Andrés Díaz Gómez" w:date="2023-03-14T21:33:00Z"/>
                <w:rFonts w:cs="Times New Roman"/>
              </w:rPr>
            </w:pPr>
          </w:p>
        </w:tc>
        <w:tc>
          <w:tcPr>
            <w:tcW w:w="652" w:type="dxa"/>
          </w:tcPr>
          <w:p w14:paraId="4E65F4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0" w:author="Camilo Andrés Díaz Gómez" w:date="2023-03-14T21:33:00Z"/>
                <w:rFonts w:cs="Times New Roman"/>
              </w:rPr>
            </w:pPr>
          </w:p>
        </w:tc>
        <w:tc>
          <w:tcPr>
            <w:tcW w:w="652" w:type="dxa"/>
          </w:tcPr>
          <w:p w14:paraId="386B3C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1" w:author="Camilo Andrés Díaz Gómez" w:date="2023-03-14T21:33:00Z"/>
                <w:rFonts w:cs="Times New Roman"/>
              </w:rPr>
            </w:pPr>
          </w:p>
        </w:tc>
        <w:tc>
          <w:tcPr>
            <w:tcW w:w="652" w:type="dxa"/>
          </w:tcPr>
          <w:p w14:paraId="04F8D5F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2" w:author="Camilo Andrés Díaz Gómez" w:date="2023-03-14T21:33:00Z"/>
                <w:rFonts w:cs="Times New Roman"/>
              </w:rPr>
            </w:pPr>
          </w:p>
        </w:tc>
        <w:tc>
          <w:tcPr>
            <w:tcW w:w="652" w:type="dxa"/>
          </w:tcPr>
          <w:p w14:paraId="593463E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3" w:author="Camilo Andrés Díaz Gómez" w:date="2023-03-14T21:33:00Z"/>
                <w:rFonts w:cs="Times New Roman"/>
              </w:rPr>
            </w:pPr>
          </w:p>
        </w:tc>
        <w:tc>
          <w:tcPr>
            <w:tcW w:w="548" w:type="dxa"/>
          </w:tcPr>
          <w:p w14:paraId="49EA72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4" w:author="Camilo Andrés Díaz Gómez" w:date="2023-03-14T21:33:00Z"/>
                <w:rFonts w:cs="Times New Roman"/>
              </w:rPr>
            </w:pPr>
          </w:p>
        </w:tc>
      </w:tr>
      <w:tr w:rsidR="00AE3134" w:rsidRPr="00BB53D7" w14:paraId="34ED260F" w14:textId="77777777" w:rsidTr="001A2974">
        <w:trPr>
          <w:cnfStyle w:val="000000100000" w:firstRow="0" w:lastRow="0" w:firstColumn="0" w:lastColumn="0" w:oddVBand="0" w:evenVBand="0" w:oddHBand="1" w:evenHBand="0" w:firstRowFirstColumn="0" w:firstRowLastColumn="0" w:lastRowFirstColumn="0" w:lastRowLastColumn="0"/>
          <w:ins w:id="285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BB53D7" w:rsidRDefault="00AE3134" w:rsidP="001A2974">
            <w:pPr>
              <w:jc w:val="center"/>
              <w:rPr>
                <w:ins w:id="2856" w:author="Camilo Andrés Díaz Gómez" w:date="2023-03-14T21:33:00Z"/>
                <w:rFonts w:cs="Times New Roman"/>
                <w:szCs w:val="24"/>
              </w:rPr>
            </w:pPr>
            <w:proofErr w:type="spellStart"/>
            <w:ins w:id="2857"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1EE2432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58" w:author="Camilo Andrés Díaz Gómez" w:date="2023-03-14T21:33:00Z"/>
                <w:rFonts w:cs="Times New Roman"/>
              </w:rPr>
            </w:pPr>
          </w:p>
        </w:tc>
        <w:tc>
          <w:tcPr>
            <w:tcW w:w="708" w:type="dxa"/>
          </w:tcPr>
          <w:p w14:paraId="693779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59" w:author="Camilo Andrés Díaz Gómez" w:date="2023-03-14T21:33:00Z"/>
                <w:rFonts w:cs="Times New Roman"/>
              </w:rPr>
            </w:pPr>
          </w:p>
        </w:tc>
        <w:tc>
          <w:tcPr>
            <w:tcW w:w="709" w:type="dxa"/>
          </w:tcPr>
          <w:p w14:paraId="103361A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0" w:author="Camilo Andrés Díaz Gómez" w:date="2023-03-14T21:33:00Z"/>
                <w:rFonts w:cs="Times New Roman"/>
              </w:rPr>
            </w:pPr>
          </w:p>
        </w:tc>
        <w:tc>
          <w:tcPr>
            <w:tcW w:w="709" w:type="dxa"/>
          </w:tcPr>
          <w:p w14:paraId="1E36B9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1" w:author="Camilo Andrés Díaz Gómez" w:date="2023-03-14T21:33:00Z"/>
                <w:rFonts w:cs="Times New Roman"/>
              </w:rPr>
            </w:pPr>
          </w:p>
        </w:tc>
        <w:tc>
          <w:tcPr>
            <w:tcW w:w="709" w:type="dxa"/>
          </w:tcPr>
          <w:p w14:paraId="347D48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2" w:author="Camilo Andrés Díaz Gómez" w:date="2023-03-14T21:33:00Z"/>
                <w:rFonts w:cs="Times New Roman"/>
              </w:rPr>
            </w:pPr>
          </w:p>
        </w:tc>
        <w:tc>
          <w:tcPr>
            <w:tcW w:w="708" w:type="dxa"/>
          </w:tcPr>
          <w:p w14:paraId="454EB61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3" w:author="Camilo Andrés Díaz Gómez" w:date="2023-03-14T21:33:00Z"/>
                <w:rFonts w:cs="Times New Roman"/>
              </w:rPr>
            </w:pPr>
          </w:p>
        </w:tc>
        <w:tc>
          <w:tcPr>
            <w:tcW w:w="754" w:type="dxa"/>
            <w:shd w:val="clear" w:color="auto" w:fill="FFE599" w:themeFill="accent4" w:themeFillTint="66"/>
          </w:tcPr>
          <w:p w14:paraId="77AC45B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4" w:author="Camilo Andrés Díaz Gómez" w:date="2023-03-14T21:33:00Z"/>
                <w:rFonts w:cs="Times New Roman"/>
              </w:rPr>
            </w:pPr>
            <w:ins w:id="2865" w:author="Camilo Andrés Díaz Gómez" w:date="2023-03-14T21:33:00Z">
              <w:r w:rsidRPr="00BB53D7">
                <w:rPr>
                  <w:rFonts w:cs="Times New Roman"/>
                </w:rPr>
                <w:t>X</w:t>
              </w:r>
            </w:ins>
          </w:p>
        </w:tc>
        <w:tc>
          <w:tcPr>
            <w:tcW w:w="652" w:type="dxa"/>
            <w:shd w:val="clear" w:color="auto" w:fill="FFE599" w:themeFill="accent4" w:themeFillTint="66"/>
          </w:tcPr>
          <w:p w14:paraId="26FAF0D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6" w:author="Camilo Andrés Díaz Gómez" w:date="2023-03-14T21:33:00Z"/>
                <w:rFonts w:cs="Times New Roman"/>
              </w:rPr>
            </w:pPr>
            <w:ins w:id="2867" w:author="Camilo Andrés Díaz Gómez" w:date="2023-03-14T21:33:00Z">
              <w:r w:rsidRPr="00BB53D7">
                <w:rPr>
                  <w:rFonts w:cs="Times New Roman"/>
                </w:rPr>
                <w:t>X</w:t>
              </w:r>
            </w:ins>
          </w:p>
        </w:tc>
        <w:tc>
          <w:tcPr>
            <w:tcW w:w="652" w:type="dxa"/>
          </w:tcPr>
          <w:p w14:paraId="03F5677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8" w:author="Camilo Andrés Díaz Gómez" w:date="2023-03-14T21:33:00Z"/>
                <w:rFonts w:cs="Times New Roman"/>
              </w:rPr>
            </w:pPr>
          </w:p>
        </w:tc>
        <w:tc>
          <w:tcPr>
            <w:tcW w:w="655" w:type="dxa"/>
          </w:tcPr>
          <w:p w14:paraId="788EABB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69" w:author="Camilo Andrés Díaz Gómez" w:date="2023-03-14T21:33:00Z"/>
                <w:rFonts w:cs="Times New Roman"/>
              </w:rPr>
            </w:pPr>
          </w:p>
        </w:tc>
        <w:tc>
          <w:tcPr>
            <w:tcW w:w="652" w:type="dxa"/>
          </w:tcPr>
          <w:p w14:paraId="145DD4B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0" w:author="Camilo Andrés Díaz Gómez" w:date="2023-03-14T21:33:00Z"/>
                <w:rFonts w:cs="Times New Roman"/>
              </w:rPr>
            </w:pPr>
          </w:p>
        </w:tc>
        <w:tc>
          <w:tcPr>
            <w:tcW w:w="652" w:type="dxa"/>
          </w:tcPr>
          <w:p w14:paraId="6EB6062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1" w:author="Camilo Andrés Díaz Gómez" w:date="2023-03-14T21:33:00Z"/>
                <w:rFonts w:cs="Times New Roman"/>
              </w:rPr>
            </w:pPr>
          </w:p>
        </w:tc>
        <w:tc>
          <w:tcPr>
            <w:tcW w:w="652" w:type="dxa"/>
          </w:tcPr>
          <w:p w14:paraId="5816332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2" w:author="Camilo Andrés Díaz Gómez" w:date="2023-03-14T21:33:00Z"/>
                <w:rFonts w:cs="Times New Roman"/>
              </w:rPr>
            </w:pPr>
          </w:p>
        </w:tc>
        <w:tc>
          <w:tcPr>
            <w:tcW w:w="652" w:type="dxa"/>
          </w:tcPr>
          <w:p w14:paraId="66B508C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3" w:author="Camilo Andrés Díaz Gómez" w:date="2023-03-14T21:33:00Z"/>
                <w:rFonts w:cs="Times New Roman"/>
              </w:rPr>
            </w:pPr>
          </w:p>
        </w:tc>
        <w:tc>
          <w:tcPr>
            <w:tcW w:w="652" w:type="dxa"/>
          </w:tcPr>
          <w:p w14:paraId="4A1DA6A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4" w:author="Camilo Andrés Díaz Gómez" w:date="2023-03-14T21:33:00Z"/>
                <w:rFonts w:cs="Times New Roman"/>
              </w:rPr>
            </w:pPr>
          </w:p>
        </w:tc>
        <w:tc>
          <w:tcPr>
            <w:tcW w:w="548" w:type="dxa"/>
          </w:tcPr>
          <w:p w14:paraId="6E9067D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5" w:author="Camilo Andrés Díaz Gómez" w:date="2023-03-14T21:33:00Z"/>
                <w:rFonts w:cs="Times New Roman"/>
              </w:rPr>
            </w:pPr>
          </w:p>
        </w:tc>
      </w:tr>
      <w:tr w:rsidR="00AE3134" w:rsidRPr="00BB53D7" w14:paraId="386CBAB4" w14:textId="77777777" w:rsidTr="001A2974">
        <w:trPr>
          <w:ins w:id="287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BB53D7" w:rsidRDefault="00AE3134" w:rsidP="001A2974">
            <w:pPr>
              <w:jc w:val="center"/>
              <w:rPr>
                <w:ins w:id="2877" w:author="Camilo Andrés Díaz Gómez" w:date="2023-03-14T21:33:00Z"/>
                <w:rFonts w:cs="Times New Roman"/>
                <w:szCs w:val="24"/>
              </w:rPr>
            </w:pPr>
            <w:proofErr w:type="spellStart"/>
            <w:ins w:id="2878"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291AE41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79" w:author="Camilo Andrés Díaz Gómez" w:date="2023-03-14T21:33:00Z"/>
                <w:rFonts w:cs="Times New Roman"/>
              </w:rPr>
            </w:pPr>
          </w:p>
        </w:tc>
        <w:tc>
          <w:tcPr>
            <w:tcW w:w="708" w:type="dxa"/>
          </w:tcPr>
          <w:p w14:paraId="07ADD5F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0" w:author="Camilo Andrés Díaz Gómez" w:date="2023-03-14T21:33:00Z"/>
                <w:rFonts w:cs="Times New Roman"/>
              </w:rPr>
            </w:pPr>
          </w:p>
        </w:tc>
        <w:tc>
          <w:tcPr>
            <w:tcW w:w="709" w:type="dxa"/>
          </w:tcPr>
          <w:p w14:paraId="32F6761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1" w:author="Camilo Andrés Díaz Gómez" w:date="2023-03-14T21:33:00Z"/>
                <w:rFonts w:cs="Times New Roman"/>
              </w:rPr>
            </w:pPr>
          </w:p>
        </w:tc>
        <w:tc>
          <w:tcPr>
            <w:tcW w:w="709" w:type="dxa"/>
          </w:tcPr>
          <w:p w14:paraId="341D38E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2" w:author="Camilo Andrés Díaz Gómez" w:date="2023-03-14T21:33:00Z"/>
                <w:rFonts w:cs="Times New Roman"/>
              </w:rPr>
            </w:pPr>
          </w:p>
        </w:tc>
        <w:tc>
          <w:tcPr>
            <w:tcW w:w="709" w:type="dxa"/>
          </w:tcPr>
          <w:p w14:paraId="601BF87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3" w:author="Camilo Andrés Díaz Gómez" w:date="2023-03-14T21:33:00Z"/>
                <w:rFonts w:cs="Times New Roman"/>
              </w:rPr>
            </w:pPr>
          </w:p>
        </w:tc>
        <w:tc>
          <w:tcPr>
            <w:tcW w:w="708" w:type="dxa"/>
          </w:tcPr>
          <w:p w14:paraId="2C18AA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4" w:author="Camilo Andrés Díaz Gómez" w:date="2023-03-14T21:33:00Z"/>
                <w:rFonts w:cs="Times New Roman"/>
              </w:rPr>
            </w:pPr>
          </w:p>
        </w:tc>
        <w:tc>
          <w:tcPr>
            <w:tcW w:w="754" w:type="dxa"/>
          </w:tcPr>
          <w:p w14:paraId="4959865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5" w:author="Camilo Andrés Díaz Gómez" w:date="2023-03-14T21:33:00Z"/>
                <w:rFonts w:cs="Times New Roman"/>
              </w:rPr>
            </w:pPr>
          </w:p>
        </w:tc>
        <w:tc>
          <w:tcPr>
            <w:tcW w:w="652" w:type="dxa"/>
            <w:shd w:val="clear" w:color="auto" w:fill="FFE599" w:themeFill="accent4" w:themeFillTint="66"/>
          </w:tcPr>
          <w:p w14:paraId="0A82C3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6" w:author="Camilo Andrés Díaz Gómez" w:date="2023-03-14T21:33:00Z"/>
                <w:rFonts w:cs="Times New Roman"/>
              </w:rPr>
            </w:pPr>
            <w:ins w:id="2887" w:author="Camilo Andrés Díaz Gómez" w:date="2023-03-14T21:33:00Z">
              <w:r w:rsidRPr="00BB53D7">
                <w:rPr>
                  <w:rFonts w:cs="Times New Roman"/>
                </w:rPr>
                <w:t>X</w:t>
              </w:r>
            </w:ins>
          </w:p>
        </w:tc>
        <w:tc>
          <w:tcPr>
            <w:tcW w:w="652" w:type="dxa"/>
            <w:shd w:val="clear" w:color="auto" w:fill="FFE599" w:themeFill="accent4" w:themeFillTint="66"/>
          </w:tcPr>
          <w:p w14:paraId="559FF6F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88" w:author="Camilo Andrés Díaz Gómez" w:date="2023-03-14T21:33:00Z"/>
                <w:rFonts w:cs="Times New Roman"/>
              </w:rPr>
            </w:pPr>
            <w:ins w:id="2889" w:author="Camilo Andrés Díaz Gómez" w:date="2023-03-14T21:33:00Z">
              <w:r w:rsidRPr="00BB53D7">
                <w:rPr>
                  <w:rFonts w:cs="Times New Roman"/>
                </w:rPr>
                <w:t>X</w:t>
              </w:r>
            </w:ins>
          </w:p>
        </w:tc>
        <w:tc>
          <w:tcPr>
            <w:tcW w:w="655" w:type="dxa"/>
          </w:tcPr>
          <w:p w14:paraId="74D1E5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0" w:author="Camilo Andrés Díaz Gómez" w:date="2023-03-14T21:33:00Z"/>
                <w:rFonts w:cs="Times New Roman"/>
              </w:rPr>
            </w:pPr>
          </w:p>
        </w:tc>
        <w:tc>
          <w:tcPr>
            <w:tcW w:w="652" w:type="dxa"/>
          </w:tcPr>
          <w:p w14:paraId="335A76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1" w:author="Camilo Andrés Díaz Gómez" w:date="2023-03-14T21:33:00Z"/>
                <w:rFonts w:cs="Times New Roman"/>
              </w:rPr>
            </w:pPr>
          </w:p>
        </w:tc>
        <w:tc>
          <w:tcPr>
            <w:tcW w:w="652" w:type="dxa"/>
          </w:tcPr>
          <w:p w14:paraId="307E6E3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2" w:author="Camilo Andrés Díaz Gómez" w:date="2023-03-14T21:33:00Z"/>
                <w:rFonts w:cs="Times New Roman"/>
              </w:rPr>
            </w:pPr>
          </w:p>
        </w:tc>
        <w:tc>
          <w:tcPr>
            <w:tcW w:w="652" w:type="dxa"/>
          </w:tcPr>
          <w:p w14:paraId="7D582C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3" w:author="Camilo Andrés Díaz Gómez" w:date="2023-03-14T21:33:00Z"/>
                <w:rFonts w:cs="Times New Roman"/>
              </w:rPr>
            </w:pPr>
          </w:p>
        </w:tc>
        <w:tc>
          <w:tcPr>
            <w:tcW w:w="652" w:type="dxa"/>
          </w:tcPr>
          <w:p w14:paraId="3AA7348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4" w:author="Camilo Andrés Díaz Gómez" w:date="2023-03-14T21:33:00Z"/>
                <w:rFonts w:cs="Times New Roman"/>
              </w:rPr>
            </w:pPr>
          </w:p>
        </w:tc>
        <w:tc>
          <w:tcPr>
            <w:tcW w:w="652" w:type="dxa"/>
          </w:tcPr>
          <w:p w14:paraId="3B97C4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5" w:author="Camilo Andrés Díaz Gómez" w:date="2023-03-14T21:33:00Z"/>
                <w:rFonts w:cs="Times New Roman"/>
              </w:rPr>
            </w:pPr>
          </w:p>
        </w:tc>
        <w:tc>
          <w:tcPr>
            <w:tcW w:w="548" w:type="dxa"/>
          </w:tcPr>
          <w:p w14:paraId="486727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6" w:author="Camilo Andrés Díaz Gómez" w:date="2023-03-14T21:33:00Z"/>
                <w:rFonts w:cs="Times New Roman"/>
              </w:rPr>
            </w:pPr>
          </w:p>
        </w:tc>
      </w:tr>
      <w:tr w:rsidR="00AE3134" w:rsidRPr="00BB53D7" w14:paraId="1AEC945C" w14:textId="77777777" w:rsidTr="001A2974">
        <w:trPr>
          <w:cnfStyle w:val="000000100000" w:firstRow="0" w:lastRow="0" w:firstColumn="0" w:lastColumn="0" w:oddVBand="0" w:evenVBand="0" w:oddHBand="1" w:evenHBand="0" w:firstRowFirstColumn="0" w:firstRowLastColumn="0" w:lastRowFirstColumn="0" w:lastRowLastColumn="0"/>
          <w:ins w:id="289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BB53D7" w:rsidRDefault="00AE3134" w:rsidP="001A2974">
            <w:pPr>
              <w:jc w:val="center"/>
              <w:rPr>
                <w:ins w:id="2898" w:author="Camilo Andrés Díaz Gómez" w:date="2023-03-14T21:33:00Z"/>
                <w:rFonts w:cs="Times New Roman"/>
                <w:szCs w:val="24"/>
              </w:rPr>
            </w:pPr>
            <w:proofErr w:type="spellStart"/>
            <w:ins w:id="2899"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3C2A67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0" w:author="Camilo Andrés Díaz Gómez" w:date="2023-03-14T21:33:00Z"/>
                <w:rFonts w:cs="Times New Roman"/>
              </w:rPr>
            </w:pPr>
          </w:p>
        </w:tc>
        <w:tc>
          <w:tcPr>
            <w:tcW w:w="708" w:type="dxa"/>
          </w:tcPr>
          <w:p w14:paraId="41D5BD9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1" w:author="Camilo Andrés Díaz Gómez" w:date="2023-03-14T21:33:00Z"/>
                <w:rFonts w:cs="Times New Roman"/>
              </w:rPr>
            </w:pPr>
          </w:p>
        </w:tc>
        <w:tc>
          <w:tcPr>
            <w:tcW w:w="709" w:type="dxa"/>
          </w:tcPr>
          <w:p w14:paraId="3FD61AC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2" w:author="Camilo Andrés Díaz Gómez" w:date="2023-03-14T21:33:00Z"/>
                <w:rFonts w:cs="Times New Roman"/>
              </w:rPr>
            </w:pPr>
          </w:p>
        </w:tc>
        <w:tc>
          <w:tcPr>
            <w:tcW w:w="709" w:type="dxa"/>
          </w:tcPr>
          <w:p w14:paraId="13CCFEA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3" w:author="Camilo Andrés Díaz Gómez" w:date="2023-03-14T21:33:00Z"/>
                <w:rFonts w:cs="Times New Roman"/>
              </w:rPr>
            </w:pPr>
          </w:p>
        </w:tc>
        <w:tc>
          <w:tcPr>
            <w:tcW w:w="709" w:type="dxa"/>
          </w:tcPr>
          <w:p w14:paraId="3A5160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4" w:author="Camilo Andrés Díaz Gómez" w:date="2023-03-14T21:33:00Z"/>
                <w:rFonts w:cs="Times New Roman"/>
              </w:rPr>
            </w:pPr>
          </w:p>
        </w:tc>
        <w:tc>
          <w:tcPr>
            <w:tcW w:w="708" w:type="dxa"/>
          </w:tcPr>
          <w:p w14:paraId="5EE631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5" w:author="Camilo Andrés Díaz Gómez" w:date="2023-03-14T21:33:00Z"/>
                <w:rFonts w:cs="Times New Roman"/>
              </w:rPr>
            </w:pPr>
          </w:p>
        </w:tc>
        <w:tc>
          <w:tcPr>
            <w:tcW w:w="754" w:type="dxa"/>
          </w:tcPr>
          <w:p w14:paraId="3FF648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6" w:author="Camilo Andrés Díaz Gómez" w:date="2023-03-14T21:33:00Z"/>
                <w:rFonts w:cs="Times New Roman"/>
              </w:rPr>
            </w:pPr>
          </w:p>
        </w:tc>
        <w:tc>
          <w:tcPr>
            <w:tcW w:w="652" w:type="dxa"/>
          </w:tcPr>
          <w:p w14:paraId="663E939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7" w:author="Camilo Andrés Díaz Gómez" w:date="2023-03-14T21:33:00Z"/>
                <w:rFonts w:cs="Times New Roman"/>
              </w:rPr>
            </w:pPr>
          </w:p>
        </w:tc>
        <w:tc>
          <w:tcPr>
            <w:tcW w:w="652" w:type="dxa"/>
            <w:shd w:val="clear" w:color="auto" w:fill="FFE599" w:themeFill="accent4" w:themeFillTint="66"/>
          </w:tcPr>
          <w:p w14:paraId="09B202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08" w:author="Camilo Andrés Díaz Gómez" w:date="2023-03-14T21:33:00Z"/>
                <w:rFonts w:cs="Times New Roman"/>
              </w:rPr>
            </w:pPr>
            <w:ins w:id="2909" w:author="Camilo Andrés Díaz Gómez" w:date="2023-03-14T21:33:00Z">
              <w:r w:rsidRPr="00BB53D7">
                <w:rPr>
                  <w:rFonts w:cs="Times New Roman"/>
                </w:rPr>
                <w:t>X</w:t>
              </w:r>
            </w:ins>
          </w:p>
        </w:tc>
        <w:tc>
          <w:tcPr>
            <w:tcW w:w="655" w:type="dxa"/>
          </w:tcPr>
          <w:p w14:paraId="0D1588E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0" w:author="Camilo Andrés Díaz Gómez" w:date="2023-03-14T21:33:00Z"/>
                <w:rFonts w:cs="Times New Roman"/>
              </w:rPr>
            </w:pPr>
          </w:p>
        </w:tc>
        <w:tc>
          <w:tcPr>
            <w:tcW w:w="652" w:type="dxa"/>
          </w:tcPr>
          <w:p w14:paraId="0E3252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1" w:author="Camilo Andrés Díaz Gómez" w:date="2023-03-14T21:33:00Z"/>
                <w:rFonts w:cs="Times New Roman"/>
              </w:rPr>
            </w:pPr>
          </w:p>
        </w:tc>
        <w:tc>
          <w:tcPr>
            <w:tcW w:w="652" w:type="dxa"/>
          </w:tcPr>
          <w:p w14:paraId="3B8A218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2" w:author="Camilo Andrés Díaz Gómez" w:date="2023-03-14T21:33:00Z"/>
                <w:rFonts w:cs="Times New Roman"/>
              </w:rPr>
            </w:pPr>
          </w:p>
        </w:tc>
        <w:tc>
          <w:tcPr>
            <w:tcW w:w="652" w:type="dxa"/>
          </w:tcPr>
          <w:p w14:paraId="3D357F2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3" w:author="Camilo Andrés Díaz Gómez" w:date="2023-03-14T21:33:00Z"/>
                <w:rFonts w:cs="Times New Roman"/>
              </w:rPr>
            </w:pPr>
          </w:p>
        </w:tc>
        <w:tc>
          <w:tcPr>
            <w:tcW w:w="652" w:type="dxa"/>
          </w:tcPr>
          <w:p w14:paraId="485AE03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4" w:author="Camilo Andrés Díaz Gómez" w:date="2023-03-14T21:33:00Z"/>
                <w:rFonts w:cs="Times New Roman"/>
              </w:rPr>
            </w:pPr>
          </w:p>
        </w:tc>
        <w:tc>
          <w:tcPr>
            <w:tcW w:w="652" w:type="dxa"/>
          </w:tcPr>
          <w:p w14:paraId="615885E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5" w:author="Camilo Andrés Díaz Gómez" w:date="2023-03-14T21:33:00Z"/>
                <w:rFonts w:cs="Times New Roman"/>
              </w:rPr>
            </w:pPr>
          </w:p>
        </w:tc>
        <w:tc>
          <w:tcPr>
            <w:tcW w:w="548" w:type="dxa"/>
          </w:tcPr>
          <w:p w14:paraId="1C15EC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6" w:author="Camilo Andrés Díaz Gómez" w:date="2023-03-14T21:33:00Z"/>
                <w:rFonts w:cs="Times New Roman"/>
              </w:rPr>
            </w:pPr>
          </w:p>
        </w:tc>
      </w:tr>
      <w:tr w:rsidR="00AE3134" w:rsidRPr="00BB53D7" w14:paraId="67A1527F" w14:textId="77777777" w:rsidTr="001A2974">
        <w:trPr>
          <w:ins w:id="291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BB53D7" w:rsidRDefault="00AE3134" w:rsidP="001A2974">
            <w:pPr>
              <w:jc w:val="center"/>
              <w:rPr>
                <w:ins w:id="2918" w:author="Camilo Andrés Díaz Gómez" w:date="2023-03-14T21:33:00Z"/>
                <w:rFonts w:cs="Times New Roman"/>
                <w:szCs w:val="24"/>
              </w:rPr>
            </w:pPr>
            <w:proofErr w:type="spellStart"/>
            <w:ins w:id="2919"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321C8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0" w:author="Camilo Andrés Díaz Gómez" w:date="2023-03-14T21:33:00Z"/>
                <w:rFonts w:cs="Times New Roman"/>
              </w:rPr>
            </w:pPr>
          </w:p>
        </w:tc>
        <w:tc>
          <w:tcPr>
            <w:tcW w:w="708" w:type="dxa"/>
          </w:tcPr>
          <w:p w14:paraId="62163C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1" w:author="Camilo Andrés Díaz Gómez" w:date="2023-03-14T21:33:00Z"/>
                <w:rFonts w:cs="Times New Roman"/>
              </w:rPr>
            </w:pPr>
          </w:p>
        </w:tc>
        <w:tc>
          <w:tcPr>
            <w:tcW w:w="709" w:type="dxa"/>
          </w:tcPr>
          <w:p w14:paraId="0A2878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2" w:author="Camilo Andrés Díaz Gómez" w:date="2023-03-14T21:33:00Z"/>
                <w:rFonts w:cs="Times New Roman"/>
              </w:rPr>
            </w:pPr>
          </w:p>
        </w:tc>
        <w:tc>
          <w:tcPr>
            <w:tcW w:w="709" w:type="dxa"/>
          </w:tcPr>
          <w:p w14:paraId="4DAECD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3" w:author="Camilo Andrés Díaz Gómez" w:date="2023-03-14T21:33:00Z"/>
                <w:rFonts w:cs="Times New Roman"/>
              </w:rPr>
            </w:pPr>
          </w:p>
        </w:tc>
        <w:tc>
          <w:tcPr>
            <w:tcW w:w="709" w:type="dxa"/>
          </w:tcPr>
          <w:p w14:paraId="4602117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4" w:author="Camilo Andrés Díaz Gómez" w:date="2023-03-14T21:33:00Z"/>
                <w:rFonts w:cs="Times New Roman"/>
              </w:rPr>
            </w:pPr>
          </w:p>
        </w:tc>
        <w:tc>
          <w:tcPr>
            <w:tcW w:w="708" w:type="dxa"/>
          </w:tcPr>
          <w:p w14:paraId="5865AF9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5" w:author="Camilo Andrés Díaz Gómez" w:date="2023-03-14T21:33:00Z"/>
                <w:rFonts w:cs="Times New Roman"/>
              </w:rPr>
            </w:pPr>
          </w:p>
        </w:tc>
        <w:tc>
          <w:tcPr>
            <w:tcW w:w="754" w:type="dxa"/>
          </w:tcPr>
          <w:p w14:paraId="500E2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6" w:author="Camilo Andrés Díaz Gómez" w:date="2023-03-14T21:33:00Z"/>
                <w:rFonts w:cs="Times New Roman"/>
              </w:rPr>
            </w:pPr>
          </w:p>
        </w:tc>
        <w:tc>
          <w:tcPr>
            <w:tcW w:w="652" w:type="dxa"/>
          </w:tcPr>
          <w:p w14:paraId="4966525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7" w:author="Camilo Andrés Díaz Gómez" w:date="2023-03-14T21:33:00Z"/>
                <w:rFonts w:cs="Times New Roman"/>
              </w:rPr>
            </w:pPr>
          </w:p>
        </w:tc>
        <w:tc>
          <w:tcPr>
            <w:tcW w:w="652" w:type="dxa"/>
            <w:shd w:val="clear" w:color="auto" w:fill="C5E0B3" w:themeFill="accent6" w:themeFillTint="66"/>
          </w:tcPr>
          <w:p w14:paraId="7572045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28" w:author="Camilo Andrés Díaz Gómez" w:date="2023-03-14T21:33:00Z"/>
                <w:rFonts w:cs="Times New Roman"/>
              </w:rPr>
            </w:pPr>
            <w:ins w:id="2929" w:author="Camilo Andrés Díaz Gómez" w:date="2023-03-14T21:33:00Z">
              <w:r w:rsidRPr="00BB53D7">
                <w:rPr>
                  <w:rFonts w:cs="Times New Roman"/>
                </w:rPr>
                <w:t>X</w:t>
              </w:r>
            </w:ins>
          </w:p>
        </w:tc>
        <w:tc>
          <w:tcPr>
            <w:tcW w:w="655" w:type="dxa"/>
            <w:shd w:val="clear" w:color="auto" w:fill="C5E0B3" w:themeFill="accent6" w:themeFillTint="66"/>
          </w:tcPr>
          <w:p w14:paraId="321E2A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0" w:author="Camilo Andrés Díaz Gómez" w:date="2023-03-14T21:33:00Z"/>
                <w:rFonts w:cs="Times New Roman"/>
              </w:rPr>
            </w:pPr>
            <w:ins w:id="2931" w:author="Camilo Andrés Díaz Gómez" w:date="2023-03-14T21:33:00Z">
              <w:r w:rsidRPr="00BB53D7">
                <w:rPr>
                  <w:rFonts w:cs="Times New Roman"/>
                </w:rPr>
                <w:t>X</w:t>
              </w:r>
            </w:ins>
          </w:p>
        </w:tc>
        <w:tc>
          <w:tcPr>
            <w:tcW w:w="652" w:type="dxa"/>
          </w:tcPr>
          <w:p w14:paraId="4A40B6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2" w:author="Camilo Andrés Díaz Gómez" w:date="2023-03-14T21:33:00Z"/>
                <w:rFonts w:cs="Times New Roman"/>
              </w:rPr>
            </w:pPr>
          </w:p>
        </w:tc>
        <w:tc>
          <w:tcPr>
            <w:tcW w:w="652" w:type="dxa"/>
          </w:tcPr>
          <w:p w14:paraId="2FADD9C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3" w:author="Camilo Andrés Díaz Gómez" w:date="2023-03-14T21:33:00Z"/>
                <w:rFonts w:cs="Times New Roman"/>
              </w:rPr>
            </w:pPr>
          </w:p>
        </w:tc>
        <w:tc>
          <w:tcPr>
            <w:tcW w:w="652" w:type="dxa"/>
          </w:tcPr>
          <w:p w14:paraId="3B887E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4" w:author="Camilo Andrés Díaz Gómez" w:date="2023-03-14T21:33:00Z"/>
                <w:rFonts w:cs="Times New Roman"/>
              </w:rPr>
            </w:pPr>
          </w:p>
        </w:tc>
        <w:tc>
          <w:tcPr>
            <w:tcW w:w="652" w:type="dxa"/>
          </w:tcPr>
          <w:p w14:paraId="7E6D0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5" w:author="Camilo Andrés Díaz Gómez" w:date="2023-03-14T21:33:00Z"/>
                <w:rFonts w:cs="Times New Roman"/>
              </w:rPr>
            </w:pPr>
          </w:p>
        </w:tc>
        <w:tc>
          <w:tcPr>
            <w:tcW w:w="652" w:type="dxa"/>
          </w:tcPr>
          <w:p w14:paraId="385BFA4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6" w:author="Camilo Andrés Díaz Gómez" w:date="2023-03-14T21:33:00Z"/>
                <w:rFonts w:cs="Times New Roman"/>
              </w:rPr>
            </w:pPr>
          </w:p>
        </w:tc>
        <w:tc>
          <w:tcPr>
            <w:tcW w:w="548" w:type="dxa"/>
          </w:tcPr>
          <w:p w14:paraId="3B9DAA7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37" w:author="Camilo Andrés Díaz Gómez" w:date="2023-03-14T21:33:00Z"/>
                <w:rFonts w:cs="Times New Roman"/>
              </w:rPr>
            </w:pPr>
          </w:p>
        </w:tc>
      </w:tr>
      <w:tr w:rsidR="00AE3134" w:rsidRPr="00BB53D7" w14:paraId="7EFF7993" w14:textId="77777777" w:rsidTr="001A2974">
        <w:trPr>
          <w:cnfStyle w:val="000000100000" w:firstRow="0" w:lastRow="0" w:firstColumn="0" w:lastColumn="0" w:oddVBand="0" w:evenVBand="0" w:oddHBand="1" w:evenHBand="0" w:firstRowFirstColumn="0" w:firstRowLastColumn="0" w:lastRowFirstColumn="0" w:lastRowLastColumn="0"/>
          <w:ins w:id="293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BB53D7" w:rsidRDefault="00AE3134" w:rsidP="001A2974">
            <w:pPr>
              <w:jc w:val="center"/>
              <w:rPr>
                <w:ins w:id="2939" w:author="Camilo Andrés Díaz Gómez" w:date="2023-03-14T21:33:00Z"/>
                <w:rFonts w:cs="Times New Roman"/>
                <w:szCs w:val="24"/>
              </w:rPr>
            </w:pPr>
            <w:proofErr w:type="spellStart"/>
            <w:ins w:id="2940"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3E480F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1" w:author="Camilo Andrés Díaz Gómez" w:date="2023-03-14T21:33:00Z"/>
                <w:rFonts w:cs="Times New Roman"/>
              </w:rPr>
            </w:pPr>
          </w:p>
        </w:tc>
        <w:tc>
          <w:tcPr>
            <w:tcW w:w="708" w:type="dxa"/>
          </w:tcPr>
          <w:p w14:paraId="6D88232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2" w:author="Camilo Andrés Díaz Gómez" w:date="2023-03-14T21:33:00Z"/>
                <w:rFonts w:cs="Times New Roman"/>
              </w:rPr>
            </w:pPr>
          </w:p>
        </w:tc>
        <w:tc>
          <w:tcPr>
            <w:tcW w:w="709" w:type="dxa"/>
          </w:tcPr>
          <w:p w14:paraId="1ABA689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3" w:author="Camilo Andrés Díaz Gómez" w:date="2023-03-14T21:33:00Z"/>
                <w:rFonts w:cs="Times New Roman"/>
              </w:rPr>
            </w:pPr>
          </w:p>
        </w:tc>
        <w:tc>
          <w:tcPr>
            <w:tcW w:w="709" w:type="dxa"/>
          </w:tcPr>
          <w:p w14:paraId="7C4B2A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4" w:author="Camilo Andrés Díaz Gómez" w:date="2023-03-14T21:33:00Z"/>
                <w:rFonts w:cs="Times New Roman"/>
              </w:rPr>
            </w:pPr>
          </w:p>
        </w:tc>
        <w:tc>
          <w:tcPr>
            <w:tcW w:w="709" w:type="dxa"/>
          </w:tcPr>
          <w:p w14:paraId="6AA7223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5" w:author="Camilo Andrés Díaz Gómez" w:date="2023-03-14T21:33:00Z"/>
                <w:rFonts w:cs="Times New Roman"/>
              </w:rPr>
            </w:pPr>
          </w:p>
        </w:tc>
        <w:tc>
          <w:tcPr>
            <w:tcW w:w="708" w:type="dxa"/>
          </w:tcPr>
          <w:p w14:paraId="28D950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6" w:author="Camilo Andrés Díaz Gómez" w:date="2023-03-14T21:33:00Z"/>
                <w:rFonts w:cs="Times New Roman"/>
              </w:rPr>
            </w:pPr>
          </w:p>
        </w:tc>
        <w:tc>
          <w:tcPr>
            <w:tcW w:w="754" w:type="dxa"/>
          </w:tcPr>
          <w:p w14:paraId="33E6D71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7" w:author="Camilo Andrés Díaz Gómez" w:date="2023-03-14T21:33:00Z"/>
                <w:rFonts w:cs="Times New Roman"/>
              </w:rPr>
            </w:pPr>
          </w:p>
        </w:tc>
        <w:tc>
          <w:tcPr>
            <w:tcW w:w="652" w:type="dxa"/>
          </w:tcPr>
          <w:p w14:paraId="39D7A0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8" w:author="Camilo Andrés Díaz Gómez" w:date="2023-03-14T21:33:00Z"/>
                <w:rFonts w:cs="Times New Roman"/>
              </w:rPr>
            </w:pPr>
          </w:p>
        </w:tc>
        <w:tc>
          <w:tcPr>
            <w:tcW w:w="652" w:type="dxa"/>
          </w:tcPr>
          <w:p w14:paraId="202B5E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49" w:author="Camilo Andrés Díaz Gómez" w:date="2023-03-14T21:33:00Z"/>
                <w:rFonts w:cs="Times New Roman"/>
              </w:rPr>
            </w:pPr>
          </w:p>
        </w:tc>
        <w:tc>
          <w:tcPr>
            <w:tcW w:w="655" w:type="dxa"/>
            <w:shd w:val="clear" w:color="auto" w:fill="C5E0B3" w:themeFill="accent6" w:themeFillTint="66"/>
          </w:tcPr>
          <w:p w14:paraId="3AD5A8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0" w:author="Camilo Andrés Díaz Gómez" w:date="2023-03-14T21:33:00Z"/>
                <w:rFonts w:cs="Times New Roman"/>
              </w:rPr>
            </w:pPr>
            <w:ins w:id="2951" w:author="Camilo Andrés Díaz Gómez" w:date="2023-03-14T21:33:00Z">
              <w:r w:rsidRPr="00BB53D7">
                <w:rPr>
                  <w:rFonts w:cs="Times New Roman"/>
                </w:rPr>
                <w:t>X</w:t>
              </w:r>
            </w:ins>
          </w:p>
        </w:tc>
        <w:tc>
          <w:tcPr>
            <w:tcW w:w="652" w:type="dxa"/>
            <w:shd w:val="clear" w:color="auto" w:fill="C5E0B3" w:themeFill="accent6" w:themeFillTint="66"/>
          </w:tcPr>
          <w:p w14:paraId="31A73EB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2" w:author="Camilo Andrés Díaz Gómez" w:date="2023-03-14T21:33:00Z"/>
                <w:rFonts w:cs="Times New Roman"/>
              </w:rPr>
            </w:pPr>
            <w:ins w:id="2953" w:author="Camilo Andrés Díaz Gómez" w:date="2023-03-14T21:33:00Z">
              <w:r w:rsidRPr="00BB53D7">
                <w:rPr>
                  <w:rFonts w:cs="Times New Roman"/>
                </w:rPr>
                <w:t>X</w:t>
              </w:r>
            </w:ins>
          </w:p>
        </w:tc>
        <w:tc>
          <w:tcPr>
            <w:tcW w:w="652" w:type="dxa"/>
          </w:tcPr>
          <w:p w14:paraId="781E902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4" w:author="Camilo Andrés Díaz Gómez" w:date="2023-03-14T21:33:00Z"/>
                <w:rFonts w:cs="Times New Roman"/>
              </w:rPr>
            </w:pPr>
          </w:p>
        </w:tc>
        <w:tc>
          <w:tcPr>
            <w:tcW w:w="652" w:type="dxa"/>
          </w:tcPr>
          <w:p w14:paraId="478E256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5" w:author="Camilo Andrés Díaz Gómez" w:date="2023-03-14T21:33:00Z"/>
                <w:rFonts w:cs="Times New Roman"/>
              </w:rPr>
            </w:pPr>
          </w:p>
        </w:tc>
        <w:tc>
          <w:tcPr>
            <w:tcW w:w="652" w:type="dxa"/>
          </w:tcPr>
          <w:p w14:paraId="333DC17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6" w:author="Camilo Andrés Díaz Gómez" w:date="2023-03-14T21:33:00Z"/>
                <w:rFonts w:cs="Times New Roman"/>
              </w:rPr>
            </w:pPr>
          </w:p>
        </w:tc>
        <w:tc>
          <w:tcPr>
            <w:tcW w:w="652" w:type="dxa"/>
          </w:tcPr>
          <w:p w14:paraId="63333B3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7" w:author="Camilo Andrés Díaz Gómez" w:date="2023-03-14T21:33:00Z"/>
                <w:rFonts w:cs="Times New Roman"/>
              </w:rPr>
            </w:pPr>
          </w:p>
        </w:tc>
        <w:tc>
          <w:tcPr>
            <w:tcW w:w="548" w:type="dxa"/>
          </w:tcPr>
          <w:p w14:paraId="3F743A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58" w:author="Camilo Andrés Díaz Gómez" w:date="2023-03-14T21:33:00Z"/>
                <w:rFonts w:cs="Times New Roman"/>
              </w:rPr>
            </w:pPr>
          </w:p>
        </w:tc>
      </w:tr>
      <w:tr w:rsidR="00AE3134" w:rsidRPr="00BB53D7" w14:paraId="496FECCD" w14:textId="77777777" w:rsidTr="001A2974">
        <w:trPr>
          <w:ins w:id="295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BB53D7" w:rsidRDefault="00AE3134" w:rsidP="001A2974">
            <w:pPr>
              <w:jc w:val="center"/>
              <w:rPr>
                <w:ins w:id="2960" w:author="Camilo Andrés Díaz Gómez" w:date="2023-03-14T21:33:00Z"/>
                <w:rFonts w:cs="Times New Roman"/>
                <w:szCs w:val="24"/>
              </w:rPr>
            </w:pPr>
            <w:proofErr w:type="spellStart"/>
            <w:ins w:id="2961"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237EF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2" w:author="Camilo Andrés Díaz Gómez" w:date="2023-03-14T21:33:00Z"/>
                <w:rFonts w:cs="Times New Roman"/>
              </w:rPr>
            </w:pPr>
          </w:p>
        </w:tc>
        <w:tc>
          <w:tcPr>
            <w:tcW w:w="708" w:type="dxa"/>
          </w:tcPr>
          <w:p w14:paraId="5841E78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3" w:author="Camilo Andrés Díaz Gómez" w:date="2023-03-14T21:33:00Z"/>
                <w:rFonts w:cs="Times New Roman"/>
              </w:rPr>
            </w:pPr>
          </w:p>
        </w:tc>
        <w:tc>
          <w:tcPr>
            <w:tcW w:w="709" w:type="dxa"/>
          </w:tcPr>
          <w:p w14:paraId="735BAB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4" w:author="Camilo Andrés Díaz Gómez" w:date="2023-03-14T21:33:00Z"/>
                <w:rFonts w:cs="Times New Roman"/>
              </w:rPr>
            </w:pPr>
          </w:p>
        </w:tc>
        <w:tc>
          <w:tcPr>
            <w:tcW w:w="709" w:type="dxa"/>
          </w:tcPr>
          <w:p w14:paraId="1ECCC4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5" w:author="Camilo Andrés Díaz Gómez" w:date="2023-03-14T21:33:00Z"/>
                <w:rFonts w:cs="Times New Roman"/>
              </w:rPr>
            </w:pPr>
          </w:p>
        </w:tc>
        <w:tc>
          <w:tcPr>
            <w:tcW w:w="709" w:type="dxa"/>
          </w:tcPr>
          <w:p w14:paraId="309C249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6" w:author="Camilo Andrés Díaz Gómez" w:date="2023-03-14T21:33:00Z"/>
                <w:rFonts w:cs="Times New Roman"/>
              </w:rPr>
            </w:pPr>
          </w:p>
        </w:tc>
        <w:tc>
          <w:tcPr>
            <w:tcW w:w="708" w:type="dxa"/>
          </w:tcPr>
          <w:p w14:paraId="7135965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7" w:author="Camilo Andrés Díaz Gómez" w:date="2023-03-14T21:33:00Z"/>
                <w:rFonts w:cs="Times New Roman"/>
              </w:rPr>
            </w:pPr>
          </w:p>
        </w:tc>
        <w:tc>
          <w:tcPr>
            <w:tcW w:w="754" w:type="dxa"/>
          </w:tcPr>
          <w:p w14:paraId="2FD66D3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8" w:author="Camilo Andrés Díaz Gómez" w:date="2023-03-14T21:33:00Z"/>
                <w:rFonts w:cs="Times New Roman"/>
              </w:rPr>
            </w:pPr>
          </w:p>
        </w:tc>
        <w:tc>
          <w:tcPr>
            <w:tcW w:w="652" w:type="dxa"/>
          </w:tcPr>
          <w:p w14:paraId="502995F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69" w:author="Camilo Andrés Díaz Gómez" w:date="2023-03-14T21:33:00Z"/>
                <w:rFonts w:cs="Times New Roman"/>
              </w:rPr>
            </w:pPr>
          </w:p>
        </w:tc>
        <w:tc>
          <w:tcPr>
            <w:tcW w:w="652" w:type="dxa"/>
          </w:tcPr>
          <w:p w14:paraId="666A6E7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0" w:author="Camilo Andrés Díaz Gómez" w:date="2023-03-14T21:33:00Z"/>
                <w:rFonts w:cs="Times New Roman"/>
              </w:rPr>
            </w:pPr>
          </w:p>
        </w:tc>
        <w:tc>
          <w:tcPr>
            <w:tcW w:w="655" w:type="dxa"/>
          </w:tcPr>
          <w:p w14:paraId="1C1D516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1" w:author="Camilo Andrés Díaz Gómez" w:date="2023-03-14T21:33:00Z"/>
                <w:rFonts w:cs="Times New Roman"/>
              </w:rPr>
            </w:pPr>
          </w:p>
        </w:tc>
        <w:tc>
          <w:tcPr>
            <w:tcW w:w="652" w:type="dxa"/>
            <w:shd w:val="clear" w:color="auto" w:fill="C5E0B3" w:themeFill="accent6" w:themeFillTint="66"/>
          </w:tcPr>
          <w:p w14:paraId="2BC8CBC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2" w:author="Camilo Andrés Díaz Gómez" w:date="2023-03-14T21:33:00Z"/>
                <w:rFonts w:cs="Times New Roman"/>
              </w:rPr>
            </w:pPr>
            <w:ins w:id="2973" w:author="Camilo Andrés Díaz Gómez" w:date="2023-03-14T21:33:00Z">
              <w:r w:rsidRPr="00BB53D7">
                <w:rPr>
                  <w:rFonts w:cs="Times New Roman"/>
                </w:rPr>
                <w:t>X</w:t>
              </w:r>
            </w:ins>
          </w:p>
        </w:tc>
        <w:tc>
          <w:tcPr>
            <w:tcW w:w="652" w:type="dxa"/>
            <w:shd w:val="clear" w:color="auto" w:fill="C5E0B3" w:themeFill="accent6" w:themeFillTint="66"/>
          </w:tcPr>
          <w:p w14:paraId="513DCE8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4" w:author="Camilo Andrés Díaz Gómez" w:date="2023-03-14T21:33:00Z"/>
                <w:rFonts w:cs="Times New Roman"/>
              </w:rPr>
            </w:pPr>
            <w:ins w:id="2975" w:author="Camilo Andrés Díaz Gómez" w:date="2023-03-14T21:33:00Z">
              <w:r w:rsidRPr="00BB53D7">
                <w:rPr>
                  <w:rFonts w:cs="Times New Roman"/>
                </w:rPr>
                <w:t>X</w:t>
              </w:r>
            </w:ins>
          </w:p>
        </w:tc>
        <w:tc>
          <w:tcPr>
            <w:tcW w:w="652" w:type="dxa"/>
            <w:shd w:val="clear" w:color="auto" w:fill="C5E0B3" w:themeFill="accent6" w:themeFillTint="66"/>
          </w:tcPr>
          <w:p w14:paraId="4B2917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6" w:author="Camilo Andrés Díaz Gómez" w:date="2023-03-14T21:33:00Z"/>
                <w:rFonts w:cs="Times New Roman"/>
              </w:rPr>
            </w:pPr>
            <w:ins w:id="2977" w:author="Camilo Andrés Díaz Gómez" w:date="2023-03-14T21:33:00Z">
              <w:r w:rsidRPr="00BB53D7">
                <w:rPr>
                  <w:rFonts w:cs="Times New Roman"/>
                </w:rPr>
                <w:t>X</w:t>
              </w:r>
            </w:ins>
          </w:p>
        </w:tc>
        <w:tc>
          <w:tcPr>
            <w:tcW w:w="652" w:type="dxa"/>
          </w:tcPr>
          <w:p w14:paraId="0270451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8" w:author="Camilo Andrés Díaz Gómez" w:date="2023-03-14T21:33:00Z"/>
                <w:rFonts w:cs="Times New Roman"/>
              </w:rPr>
            </w:pPr>
          </w:p>
        </w:tc>
        <w:tc>
          <w:tcPr>
            <w:tcW w:w="652" w:type="dxa"/>
          </w:tcPr>
          <w:p w14:paraId="28171B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79" w:author="Camilo Andrés Díaz Gómez" w:date="2023-03-14T21:33:00Z"/>
                <w:rFonts w:cs="Times New Roman"/>
              </w:rPr>
            </w:pPr>
          </w:p>
        </w:tc>
        <w:tc>
          <w:tcPr>
            <w:tcW w:w="548" w:type="dxa"/>
          </w:tcPr>
          <w:p w14:paraId="19862A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0" w:author="Camilo Andrés Díaz Gómez" w:date="2023-03-14T21:33:00Z"/>
                <w:rFonts w:cs="Times New Roman"/>
              </w:rPr>
            </w:pPr>
          </w:p>
        </w:tc>
      </w:tr>
      <w:tr w:rsidR="00AE3134" w:rsidRPr="00BB53D7" w14:paraId="145AA9E2" w14:textId="77777777" w:rsidTr="001A2974">
        <w:trPr>
          <w:cnfStyle w:val="000000100000" w:firstRow="0" w:lastRow="0" w:firstColumn="0" w:lastColumn="0" w:oddVBand="0" w:evenVBand="0" w:oddHBand="1" w:evenHBand="0" w:firstRowFirstColumn="0" w:firstRowLastColumn="0" w:lastRowFirstColumn="0" w:lastRowLastColumn="0"/>
          <w:ins w:id="298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BB53D7" w:rsidRDefault="00AE3134" w:rsidP="001A2974">
            <w:pPr>
              <w:jc w:val="center"/>
              <w:rPr>
                <w:ins w:id="2982" w:author="Camilo Andrés Díaz Gómez" w:date="2023-03-14T21:33:00Z"/>
                <w:rFonts w:cs="Times New Roman"/>
                <w:szCs w:val="24"/>
              </w:rPr>
            </w:pPr>
            <w:proofErr w:type="spellStart"/>
            <w:ins w:id="2983"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A95B05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84" w:author="Camilo Andrés Díaz Gómez" w:date="2023-03-14T21:33:00Z"/>
                <w:rFonts w:cs="Times New Roman"/>
              </w:rPr>
            </w:pPr>
          </w:p>
        </w:tc>
        <w:tc>
          <w:tcPr>
            <w:tcW w:w="708" w:type="dxa"/>
          </w:tcPr>
          <w:p w14:paraId="1B9AED9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85" w:author="Camilo Andrés Díaz Gómez" w:date="2023-03-14T21:33:00Z"/>
                <w:rFonts w:cs="Times New Roman"/>
              </w:rPr>
            </w:pPr>
          </w:p>
        </w:tc>
        <w:tc>
          <w:tcPr>
            <w:tcW w:w="709" w:type="dxa"/>
          </w:tcPr>
          <w:p w14:paraId="2199C0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86" w:author="Camilo Andrés Díaz Gómez" w:date="2023-03-14T21:33:00Z"/>
                <w:rFonts w:cs="Times New Roman"/>
              </w:rPr>
            </w:pPr>
          </w:p>
        </w:tc>
        <w:tc>
          <w:tcPr>
            <w:tcW w:w="709" w:type="dxa"/>
          </w:tcPr>
          <w:p w14:paraId="228C17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87" w:author="Camilo Andrés Díaz Gómez" w:date="2023-03-14T21:33:00Z"/>
                <w:rFonts w:cs="Times New Roman"/>
              </w:rPr>
            </w:pPr>
          </w:p>
        </w:tc>
        <w:tc>
          <w:tcPr>
            <w:tcW w:w="709" w:type="dxa"/>
          </w:tcPr>
          <w:p w14:paraId="7363C39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88" w:author="Camilo Andrés Díaz Gómez" w:date="2023-03-14T21:33:00Z"/>
                <w:rFonts w:cs="Times New Roman"/>
              </w:rPr>
            </w:pPr>
          </w:p>
        </w:tc>
        <w:tc>
          <w:tcPr>
            <w:tcW w:w="708" w:type="dxa"/>
          </w:tcPr>
          <w:p w14:paraId="5553688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89" w:author="Camilo Andrés Díaz Gómez" w:date="2023-03-14T21:33:00Z"/>
                <w:rFonts w:cs="Times New Roman"/>
              </w:rPr>
            </w:pPr>
          </w:p>
        </w:tc>
        <w:tc>
          <w:tcPr>
            <w:tcW w:w="754" w:type="dxa"/>
          </w:tcPr>
          <w:p w14:paraId="7BDEA3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0" w:author="Camilo Andrés Díaz Gómez" w:date="2023-03-14T21:33:00Z"/>
                <w:rFonts w:cs="Times New Roman"/>
              </w:rPr>
            </w:pPr>
          </w:p>
        </w:tc>
        <w:tc>
          <w:tcPr>
            <w:tcW w:w="652" w:type="dxa"/>
          </w:tcPr>
          <w:p w14:paraId="2742444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1" w:author="Camilo Andrés Díaz Gómez" w:date="2023-03-14T21:33:00Z"/>
                <w:rFonts w:cs="Times New Roman"/>
              </w:rPr>
            </w:pPr>
          </w:p>
        </w:tc>
        <w:tc>
          <w:tcPr>
            <w:tcW w:w="652" w:type="dxa"/>
          </w:tcPr>
          <w:p w14:paraId="3442721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2" w:author="Camilo Andrés Díaz Gómez" w:date="2023-03-14T21:33:00Z"/>
                <w:rFonts w:cs="Times New Roman"/>
              </w:rPr>
            </w:pPr>
          </w:p>
        </w:tc>
        <w:tc>
          <w:tcPr>
            <w:tcW w:w="655" w:type="dxa"/>
          </w:tcPr>
          <w:p w14:paraId="741EF64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3" w:author="Camilo Andrés Díaz Gómez" w:date="2023-03-14T21:33:00Z"/>
                <w:rFonts w:cs="Times New Roman"/>
              </w:rPr>
            </w:pPr>
          </w:p>
        </w:tc>
        <w:tc>
          <w:tcPr>
            <w:tcW w:w="652" w:type="dxa"/>
          </w:tcPr>
          <w:p w14:paraId="62DBD9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4" w:author="Camilo Andrés Díaz Gómez" w:date="2023-03-14T21:33:00Z"/>
                <w:rFonts w:cs="Times New Roman"/>
              </w:rPr>
            </w:pPr>
          </w:p>
        </w:tc>
        <w:tc>
          <w:tcPr>
            <w:tcW w:w="652" w:type="dxa"/>
          </w:tcPr>
          <w:p w14:paraId="272232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5" w:author="Camilo Andrés Díaz Gómez" w:date="2023-03-14T21:33:00Z"/>
                <w:rFonts w:cs="Times New Roman"/>
              </w:rPr>
            </w:pPr>
          </w:p>
        </w:tc>
        <w:tc>
          <w:tcPr>
            <w:tcW w:w="652" w:type="dxa"/>
            <w:shd w:val="clear" w:color="auto" w:fill="2F5496" w:themeFill="accent1" w:themeFillShade="BF"/>
          </w:tcPr>
          <w:p w14:paraId="65ED63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6" w:author="Camilo Andrés Díaz Gómez" w:date="2023-03-14T21:33:00Z"/>
                <w:rFonts w:cs="Times New Roman"/>
              </w:rPr>
            </w:pPr>
            <w:ins w:id="2997" w:author="Camilo Andrés Díaz Gómez" w:date="2023-03-14T21:33:00Z">
              <w:r w:rsidRPr="00BB53D7">
                <w:rPr>
                  <w:rFonts w:cs="Times New Roman"/>
                </w:rPr>
                <w:t>X</w:t>
              </w:r>
            </w:ins>
          </w:p>
        </w:tc>
        <w:tc>
          <w:tcPr>
            <w:tcW w:w="652" w:type="dxa"/>
          </w:tcPr>
          <w:p w14:paraId="5F020D6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8" w:author="Camilo Andrés Díaz Gómez" w:date="2023-03-14T21:33:00Z"/>
                <w:rFonts w:cs="Times New Roman"/>
              </w:rPr>
            </w:pPr>
          </w:p>
        </w:tc>
        <w:tc>
          <w:tcPr>
            <w:tcW w:w="652" w:type="dxa"/>
          </w:tcPr>
          <w:p w14:paraId="6CC956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99" w:author="Camilo Andrés Díaz Gómez" w:date="2023-03-14T21:33:00Z"/>
                <w:rFonts w:cs="Times New Roman"/>
              </w:rPr>
            </w:pPr>
          </w:p>
        </w:tc>
        <w:tc>
          <w:tcPr>
            <w:tcW w:w="548" w:type="dxa"/>
          </w:tcPr>
          <w:p w14:paraId="02F8FEF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0" w:author="Camilo Andrés Díaz Gómez" w:date="2023-03-14T21:33:00Z"/>
                <w:rFonts w:cs="Times New Roman"/>
              </w:rPr>
            </w:pPr>
          </w:p>
        </w:tc>
      </w:tr>
      <w:tr w:rsidR="00807BA4" w:rsidRPr="00BB53D7" w14:paraId="2118D4CB" w14:textId="77777777" w:rsidTr="001A2974">
        <w:trPr>
          <w:ins w:id="300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BB53D7" w:rsidRDefault="00AE3134" w:rsidP="001A2974">
            <w:pPr>
              <w:jc w:val="center"/>
              <w:rPr>
                <w:ins w:id="3002" w:author="Camilo Andrés Díaz Gómez" w:date="2023-03-14T21:33:00Z"/>
                <w:rFonts w:cs="Times New Roman"/>
                <w:szCs w:val="24"/>
              </w:rPr>
            </w:pPr>
            <w:proofErr w:type="spellStart"/>
            <w:ins w:id="3003"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50EB9B6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4" w:author="Camilo Andrés Díaz Gómez" w:date="2023-03-14T21:33:00Z"/>
                <w:rFonts w:cs="Times New Roman"/>
              </w:rPr>
            </w:pPr>
          </w:p>
        </w:tc>
        <w:tc>
          <w:tcPr>
            <w:tcW w:w="708" w:type="dxa"/>
          </w:tcPr>
          <w:p w14:paraId="79B4C0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5" w:author="Camilo Andrés Díaz Gómez" w:date="2023-03-14T21:33:00Z"/>
                <w:rFonts w:cs="Times New Roman"/>
              </w:rPr>
            </w:pPr>
          </w:p>
        </w:tc>
        <w:tc>
          <w:tcPr>
            <w:tcW w:w="709" w:type="dxa"/>
          </w:tcPr>
          <w:p w14:paraId="2659A15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6" w:author="Camilo Andrés Díaz Gómez" w:date="2023-03-14T21:33:00Z"/>
                <w:rFonts w:cs="Times New Roman"/>
              </w:rPr>
            </w:pPr>
          </w:p>
        </w:tc>
        <w:tc>
          <w:tcPr>
            <w:tcW w:w="709" w:type="dxa"/>
          </w:tcPr>
          <w:p w14:paraId="578F08E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7" w:author="Camilo Andrés Díaz Gómez" w:date="2023-03-14T21:33:00Z"/>
                <w:rFonts w:cs="Times New Roman"/>
              </w:rPr>
            </w:pPr>
          </w:p>
        </w:tc>
        <w:tc>
          <w:tcPr>
            <w:tcW w:w="709" w:type="dxa"/>
          </w:tcPr>
          <w:p w14:paraId="25565E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8" w:author="Camilo Andrés Díaz Gómez" w:date="2023-03-14T21:33:00Z"/>
                <w:rFonts w:cs="Times New Roman"/>
              </w:rPr>
            </w:pPr>
          </w:p>
        </w:tc>
        <w:tc>
          <w:tcPr>
            <w:tcW w:w="708" w:type="dxa"/>
          </w:tcPr>
          <w:p w14:paraId="7D6650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9" w:author="Camilo Andrés Díaz Gómez" w:date="2023-03-14T21:33:00Z"/>
                <w:rFonts w:cs="Times New Roman"/>
              </w:rPr>
            </w:pPr>
          </w:p>
        </w:tc>
        <w:tc>
          <w:tcPr>
            <w:tcW w:w="754" w:type="dxa"/>
          </w:tcPr>
          <w:p w14:paraId="591B40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0" w:author="Camilo Andrés Díaz Gómez" w:date="2023-03-14T21:33:00Z"/>
                <w:rFonts w:cs="Times New Roman"/>
              </w:rPr>
            </w:pPr>
          </w:p>
        </w:tc>
        <w:tc>
          <w:tcPr>
            <w:tcW w:w="652" w:type="dxa"/>
          </w:tcPr>
          <w:p w14:paraId="05994AC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1" w:author="Camilo Andrés Díaz Gómez" w:date="2023-03-14T21:33:00Z"/>
                <w:rFonts w:cs="Times New Roman"/>
              </w:rPr>
            </w:pPr>
          </w:p>
        </w:tc>
        <w:tc>
          <w:tcPr>
            <w:tcW w:w="652" w:type="dxa"/>
          </w:tcPr>
          <w:p w14:paraId="64D6B3D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2" w:author="Camilo Andrés Díaz Gómez" w:date="2023-03-14T21:33:00Z"/>
                <w:rFonts w:cs="Times New Roman"/>
              </w:rPr>
            </w:pPr>
          </w:p>
        </w:tc>
        <w:tc>
          <w:tcPr>
            <w:tcW w:w="655" w:type="dxa"/>
          </w:tcPr>
          <w:p w14:paraId="1BBD5EF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3" w:author="Camilo Andrés Díaz Gómez" w:date="2023-03-14T21:33:00Z"/>
                <w:rFonts w:cs="Times New Roman"/>
              </w:rPr>
            </w:pPr>
          </w:p>
        </w:tc>
        <w:tc>
          <w:tcPr>
            <w:tcW w:w="652" w:type="dxa"/>
          </w:tcPr>
          <w:p w14:paraId="4AF14E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4" w:author="Camilo Andrés Díaz Gómez" w:date="2023-03-14T21:33:00Z"/>
                <w:rFonts w:cs="Times New Roman"/>
              </w:rPr>
            </w:pPr>
          </w:p>
        </w:tc>
        <w:tc>
          <w:tcPr>
            <w:tcW w:w="652" w:type="dxa"/>
          </w:tcPr>
          <w:p w14:paraId="266028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5" w:author="Camilo Andrés Díaz Gómez" w:date="2023-03-14T21:33:00Z"/>
                <w:rFonts w:cs="Times New Roman"/>
              </w:rPr>
            </w:pPr>
          </w:p>
        </w:tc>
        <w:tc>
          <w:tcPr>
            <w:tcW w:w="652" w:type="dxa"/>
            <w:shd w:val="clear" w:color="auto" w:fill="2F5496" w:themeFill="accent1" w:themeFillShade="BF"/>
          </w:tcPr>
          <w:p w14:paraId="51F5310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6" w:author="Camilo Andrés Díaz Gómez" w:date="2023-03-14T21:33:00Z"/>
                <w:rFonts w:cs="Times New Roman"/>
              </w:rPr>
            </w:pPr>
            <w:ins w:id="3017" w:author="Camilo Andrés Díaz Gómez" w:date="2023-03-14T21:33:00Z">
              <w:r w:rsidRPr="00BB53D7">
                <w:rPr>
                  <w:rFonts w:cs="Times New Roman"/>
                </w:rPr>
                <w:t>X</w:t>
              </w:r>
            </w:ins>
          </w:p>
        </w:tc>
        <w:tc>
          <w:tcPr>
            <w:tcW w:w="652" w:type="dxa"/>
            <w:shd w:val="clear" w:color="auto" w:fill="2F5496" w:themeFill="accent1" w:themeFillShade="BF"/>
          </w:tcPr>
          <w:p w14:paraId="4667F86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18" w:author="Camilo Andrés Díaz Gómez" w:date="2023-03-14T21:33:00Z"/>
                <w:rFonts w:cs="Times New Roman"/>
              </w:rPr>
            </w:pPr>
            <w:ins w:id="3019" w:author="Camilo Andrés Díaz Gómez" w:date="2023-03-14T21:33:00Z">
              <w:r w:rsidRPr="00BB53D7">
                <w:rPr>
                  <w:rFonts w:cs="Times New Roman"/>
                </w:rPr>
                <w:t>X</w:t>
              </w:r>
            </w:ins>
          </w:p>
        </w:tc>
        <w:tc>
          <w:tcPr>
            <w:tcW w:w="652" w:type="dxa"/>
            <w:shd w:val="clear" w:color="auto" w:fill="2F5496" w:themeFill="accent1" w:themeFillShade="BF"/>
          </w:tcPr>
          <w:p w14:paraId="1DB2174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20" w:author="Camilo Andrés Díaz Gómez" w:date="2023-03-14T21:33:00Z"/>
                <w:rFonts w:cs="Times New Roman"/>
              </w:rPr>
            </w:pPr>
            <w:ins w:id="3021" w:author="Camilo Andrés Díaz Gómez" w:date="2023-03-14T21:33:00Z">
              <w:r w:rsidRPr="00BB53D7">
                <w:rPr>
                  <w:rFonts w:cs="Times New Roman"/>
                </w:rPr>
                <w:t>X</w:t>
              </w:r>
            </w:ins>
          </w:p>
        </w:tc>
        <w:tc>
          <w:tcPr>
            <w:tcW w:w="548" w:type="dxa"/>
          </w:tcPr>
          <w:p w14:paraId="543318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22" w:author="Camilo Andrés Díaz Gómez" w:date="2023-03-14T21:33:00Z"/>
                <w:rFonts w:cs="Times New Roman"/>
              </w:rPr>
            </w:pPr>
          </w:p>
        </w:tc>
      </w:tr>
      <w:tr w:rsidR="00807BA4" w:rsidRPr="00BB53D7" w14:paraId="5C1A33D1" w14:textId="77777777" w:rsidTr="001A2974">
        <w:trPr>
          <w:cnfStyle w:val="000000100000" w:firstRow="0" w:lastRow="0" w:firstColumn="0" w:lastColumn="0" w:oddVBand="0" w:evenVBand="0" w:oddHBand="1" w:evenHBand="0" w:firstRowFirstColumn="0" w:firstRowLastColumn="0" w:lastRowFirstColumn="0" w:lastRowLastColumn="0"/>
          <w:ins w:id="30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BB53D7" w:rsidRDefault="00AE3134" w:rsidP="001A2974">
            <w:pPr>
              <w:jc w:val="center"/>
              <w:rPr>
                <w:ins w:id="3024" w:author="Camilo Andrés Díaz Gómez" w:date="2023-03-14T21:33:00Z"/>
                <w:rFonts w:cs="Times New Roman"/>
                <w:szCs w:val="24"/>
              </w:rPr>
            </w:pPr>
            <w:proofErr w:type="spellStart"/>
            <w:ins w:id="3025"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19A1BEE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26" w:author="Camilo Andrés Díaz Gómez" w:date="2023-03-14T21:33:00Z"/>
                <w:rFonts w:cs="Times New Roman"/>
              </w:rPr>
            </w:pPr>
          </w:p>
        </w:tc>
        <w:tc>
          <w:tcPr>
            <w:tcW w:w="708" w:type="dxa"/>
          </w:tcPr>
          <w:p w14:paraId="6D244AD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27" w:author="Camilo Andrés Díaz Gómez" w:date="2023-03-14T21:33:00Z"/>
                <w:rFonts w:cs="Times New Roman"/>
              </w:rPr>
            </w:pPr>
          </w:p>
        </w:tc>
        <w:tc>
          <w:tcPr>
            <w:tcW w:w="709" w:type="dxa"/>
          </w:tcPr>
          <w:p w14:paraId="24585ED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28" w:author="Camilo Andrés Díaz Gómez" w:date="2023-03-14T21:33:00Z"/>
                <w:rFonts w:cs="Times New Roman"/>
              </w:rPr>
            </w:pPr>
          </w:p>
        </w:tc>
        <w:tc>
          <w:tcPr>
            <w:tcW w:w="709" w:type="dxa"/>
          </w:tcPr>
          <w:p w14:paraId="6D3C442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29" w:author="Camilo Andrés Díaz Gómez" w:date="2023-03-14T21:33:00Z"/>
                <w:rFonts w:cs="Times New Roman"/>
              </w:rPr>
            </w:pPr>
          </w:p>
        </w:tc>
        <w:tc>
          <w:tcPr>
            <w:tcW w:w="709" w:type="dxa"/>
          </w:tcPr>
          <w:p w14:paraId="3C10C1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0" w:author="Camilo Andrés Díaz Gómez" w:date="2023-03-14T21:33:00Z"/>
                <w:rFonts w:cs="Times New Roman"/>
              </w:rPr>
            </w:pPr>
          </w:p>
        </w:tc>
        <w:tc>
          <w:tcPr>
            <w:tcW w:w="708" w:type="dxa"/>
          </w:tcPr>
          <w:p w14:paraId="69DFF4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1" w:author="Camilo Andrés Díaz Gómez" w:date="2023-03-14T21:33:00Z"/>
                <w:rFonts w:cs="Times New Roman"/>
              </w:rPr>
            </w:pPr>
          </w:p>
        </w:tc>
        <w:tc>
          <w:tcPr>
            <w:tcW w:w="754" w:type="dxa"/>
          </w:tcPr>
          <w:p w14:paraId="4FB7B8F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2" w:author="Camilo Andrés Díaz Gómez" w:date="2023-03-14T21:33:00Z"/>
                <w:rFonts w:cs="Times New Roman"/>
              </w:rPr>
            </w:pPr>
          </w:p>
        </w:tc>
        <w:tc>
          <w:tcPr>
            <w:tcW w:w="652" w:type="dxa"/>
          </w:tcPr>
          <w:p w14:paraId="563FFA0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3" w:author="Camilo Andrés Díaz Gómez" w:date="2023-03-14T21:33:00Z"/>
                <w:rFonts w:cs="Times New Roman"/>
              </w:rPr>
            </w:pPr>
          </w:p>
        </w:tc>
        <w:tc>
          <w:tcPr>
            <w:tcW w:w="652" w:type="dxa"/>
          </w:tcPr>
          <w:p w14:paraId="6F68BD8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4" w:author="Camilo Andrés Díaz Gómez" w:date="2023-03-14T21:33:00Z"/>
                <w:rFonts w:cs="Times New Roman"/>
              </w:rPr>
            </w:pPr>
          </w:p>
        </w:tc>
        <w:tc>
          <w:tcPr>
            <w:tcW w:w="655" w:type="dxa"/>
          </w:tcPr>
          <w:p w14:paraId="203AF69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5" w:author="Camilo Andrés Díaz Gómez" w:date="2023-03-14T21:33:00Z"/>
                <w:rFonts w:cs="Times New Roman"/>
              </w:rPr>
            </w:pPr>
          </w:p>
        </w:tc>
        <w:tc>
          <w:tcPr>
            <w:tcW w:w="652" w:type="dxa"/>
          </w:tcPr>
          <w:p w14:paraId="111230D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6" w:author="Camilo Andrés Díaz Gómez" w:date="2023-03-14T21:33:00Z"/>
                <w:rFonts w:cs="Times New Roman"/>
              </w:rPr>
            </w:pPr>
          </w:p>
        </w:tc>
        <w:tc>
          <w:tcPr>
            <w:tcW w:w="652" w:type="dxa"/>
          </w:tcPr>
          <w:p w14:paraId="01E9180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7" w:author="Camilo Andrés Díaz Gómez" w:date="2023-03-14T21:33:00Z"/>
                <w:rFonts w:cs="Times New Roman"/>
              </w:rPr>
            </w:pPr>
          </w:p>
        </w:tc>
        <w:tc>
          <w:tcPr>
            <w:tcW w:w="652" w:type="dxa"/>
          </w:tcPr>
          <w:p w14:paraId="664B8F8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8" w:author="Camilo Andrés Díaz Gómez" w:date="2023-03-14T21:33:00Z"/>
                <w:rFonts w:cs="Times New Roman"/>
              </w:rPr>
            </w:pPr>
          </w:p>
        </w:tc>
        <w:tc>
          <w:tcPr>
            <w:tcW w:w="652" w:type="dxa"/>
          </w:tcPr>
          <w:p w14:paraId="7BCEC0E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39" w:author="Camilo Andrés Díaz Gómez" w:date="2023-03-14T21:33:00Z"/>
                <w:rFonts w:cs="Times New Roman"/>
              </w:rPr>
            </w:pPr>
          </w:p>
        </w:tc>
        <w:tc>
          <w:tcPr>
            <w:tcW w:w="652" w:type="dxa"/>
            <w:shd w:val="clear" w:color="auto" w:fill="C45911" w:themeFill="accent2" w:themeFillShade="BF"/>
          </w:tcPr>
          <w:p w14:paraId="45CA72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40" w:author="Camilo Andrés Díaz Gómez" w:date="2023-03-14T21:33:00Z"/>
                <w:rFonts w:cs="Times New Roman"/>
              </w:rPr>
            </w:pPr>
            <w:ins w:id="3041" w:author="Camilo Andrés Díaz Gómez" w:date="2023-03-14T21:33:00Z">
              <w:r w:rsidRPr="00BB53D7">
                <w:rPr>
                  <w:rFonts w:cs="Times New Roman"/>
                </w:rPr>
                <w:t>X</w:t>
              </w:r>
            </w:ins>
          </w:p>
        </w:tc>
        <w:tc>
          <w:tcPr>
            <w:tcW w:w="548" w:type="dxa"/>
            <w:shd w:val="clear" w:color="auto" w:fill="C45911" w:themeFill="accent2" w:themeFillShade="BF"/>
          </w:tcPr>
          <w:p w14:paraId="029653D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42" w:author="Camilo Andrés Díaz Gómez" w:date="2023-03-14T21:33:00Z"/>
                <w:rFonts w:cs="Times New Roman"/>
              </w:rPr>
            </w:pPr>
            <w:ins w:id="3043" w:author="Camilo Andrés Díaz Gómez" w:date="2023-03-14T21:33:00Z">
              <w:r w:rsidRPr="00BB53D7">
                <w:rPr>
                  <w:rFonts w:cs="Times New Roman"/>
                </w:rPr>
                <w:t>X</w:t>
              </w:r>
            </w:ins>
          </w:p>
        </w:tc>
      </w:tr>
    </w:tbl>
    <w:p w14:paraId="7D162AE2" w14:textId="77777777" w:rsidR="005A4444" w:rsidRPr="00BD3055" w:rsidRDefault="005A4444" w:rsidP="00A17136">
      <w:pPr>
        <w:pStyle w:val="PrrAPA"/>
        <w:rPr>
          <w:ins w:id="3044" w:author="Steff Guzmán" w:date="2023-03-13T19:17:00Z"/>
          <w:color w:val="000000" w:themeColor="text1"/>
        </w:rPr>
      </w:pPr>
    </w:p>
    <w:p w14:paraId="30E871CD" w14:textId="727ED1D2" w:rsidR="00323D57" w:rsidRPr="00BD3055" w:rsidDel="00AE3134" w:rsidRDefault="005A4444">
      <w:pPr>
        <w:pStyle w:val="Descripcin"/>
        <w:ind w:left="3540" w:hanging="3540"/>
        <w:rPr>
          <w:ins w:id="3045" w:author="Steff Guzmán" w:date="2023-03-13T19:17:00Z"/>
          <w:moveFrom w:id="3046" w:author="Camilo Andrés Díaz Gómez" w:date="2023-03-14T21:33:00Z"/>
          <w:color w:val="000000" w:themeColor="text1"/>
        </w:rPr>
        <w:pPrChange w:id="3047" w:author="Steff Guzmán" w:date="2023-03-13T19:24:00Z">
          <w:pPr>
            <w:pStyle w:val="PrrAPA"/>
          </w:pPr>
        </w:pPrChange>
      </w:pPr>
      <w:bookmarkStart w:id="3048" w:name="_Toc129628015"/>
      <w:moveFromRangeStart w:id="3049" w:author="Camilo Andrés Díaz Gómez" w:date="2023-03-14T21:33:00Z" w:name="move129722007"/>
      <w:moveFrom w:id="3050" w:author="Camilo Andrés Díaz Gómez" w:date="2023-03-14T21:33:00Z">
        <w:ins w:id="3051" w:author="Steff Guzmán" w:date="2023-03-13T19:23:00Z">
          <w:r w:rsidRPr="00BD3055" w:rsidDel="00AE3134">
            <w:rPr>
              <w:rFonts w:cs="Times New Roman"/>
            </w:rPr>
            <w:t xml:space="preserve">Tabla </w:t>
          </w:r>
          <w:r w:rsidRPr="00BD3055" w:rsidDel="00AE3134">
            <w:rPr>
              <w:rFonts w:cs="Times New Roman"/>
              <w:b w:val="0"/>
              <w:iCs w:val="0"/>
            </w:rPr>
            <w:fldChar w:fldCharType="begin"/>
          </w:r>
          <w:r w:rsidRPr="00BD3055" w:rsidDel="00AE3134">
            <w:rPr>
              <w:rFonts w:cs="Times New Roman"/>
            </w:rPr>
            <w:instrText xml:space="preserve"> SEQ Tabla \* ARABIC </w:instrText>
          </w:r>
        </w:ins>
        <w:r w:rsidRPr="00BD3055" w:rsidDel="00AE3134">
          <w:rPr>
            <w:rFonts w:cs="Times New Roman"/>
            <w:b w:val="0"/>
            <w:iCs w:val="0"/>
          </w:rPr>
          <w:fldChar w:fldCharType="separate"/>
        </w:r>
        <w:ins w:id="3052" w:author="Steff Guzmán" w:date="2023-03-13T19:26:00Z">
          <w:r w:rsidRPr="00BD3055" w:rsidDel="00AE3134">
            <w:rPr>
              <w:rFonts w:cs="Times New Roman"/>
              <w:noProof/>
            </w:rPr>
            <w:t>2</w:t>
          </w:r>
        </w:ins>
        <w:bookmarkEnd w:id="3048"/>
        <w:ins w:id="3053" w:author="Steff Guzmán" w:date="2023-03-13T19:23:00Z">
          <w:r w:rsidRPr="00BD3055" w:rsidDel="00AE3134">
            <w:rPr>
              <w:rFonts w:cs="Times New Roman"/>
              <w:b w:val="0"/>
              <w:iCs w:val="0"/>
            </w:rPr>
            <w:fldChar w:fldCharType="end"/>
          </w:r>
        </w:ins>
      </w:moveFrom>
    </w:p>
    <w:p w14:paraId="0EB09F10" w14:textId="06445C0E" w:rsidR="00323D57" w:rsidRPr="00BD3055" w:rsidDel="00AE3134" w:rsidRDefault="00323D57" w:rsidP="00A17136">
      <w:pPr>
        <w:pStyle w:val="PrrAPA"/>
        <w:rPr>
          <w:moveFrom w:id="3054" w:author="Camilo Andrés Díaz Gómez" w:date="2023-03-14T21:33:00Z"/>
          <w:color w:val="000000" w:themeColor="text1"/>
        </w:rPr>
      </w:pPr>
    </w:p>
    <w:p w14:paraId="165CBF37" w14:textId="41E32C46" w:rsidR="00A17136" w:rsidRPr="00BD3055" w:rsidRDefault="005A4444">
      <w:pPr>
        <w:spacing w:after="160"/>
        <w:jc w:val="left"/>
        <w:rPr>
          <w:rFonts w:cs="Times New Roman"/>
          <w:color w:val="000000" w:themeColor="text1"/>
        </w:rPr>
        <w:sectPr w:rsidR="00A17136" w:rsidRPr="00BD3055" w:rsidSect="001F25C4">
          <w:headerReference w:type="default" r:id="rId24"/>
          <w:footerReference w:type="even" r:id="rId25"/>
          <w:pgSz w:w="12240" w:h="15840"/>
          <w:pgMar w:top="1417" w:right="1701" w:bottom="1417" w:left="1701" w:header="708" w:footer="708" w:gutter="0"/>
          <w:cols w:space="708"/>
          <w:docGrid w:linePitch="360"/>
        </w:sectPr>
        <w:pPrChange w:id="3059" w:author="Steff Guzmán" w:date="2023-03-13T19:23:00Z">
          <w:pPr>
            <w:spacing w:after="160"/>
            <w:ind w:firstLine="720"/>
            <w:jc w:val="left"/>
          </w:pPr>
        </w:pPrChange>
      </w:pPr>
      <w:moveFrom w:id="3060" w:author="Camilo Andrés Díaz Gómez" w:date="2023-03-14T21:33:00Z">
        <w:ins w:id="3061" w:author="Steff Guzmán" w:date="2023-03-13T19:23:00Z">
          <w:r w:rsidRPr="00BD3055" w:rsidDel="00AE3134">
            <w:rPr>
              <w:rFonts w:cs="Times New Roman"/>
              <w:color w:val="000000"/>
            </w:rPr>
            <w:t xml:space="preserve"> </w:t>
          </w:r>
          <w:r w:rsidRPr="00BD3055" w:rsidDel="00AE3134">
            <w:rPr>
              <w:rFonts w:cs="Times New Roman"/>
              <w:i/>
              <w:iCs/>
              <w:color w:val="000000"/>
            </w:rPr>
            <w:t>Cronograma de actividades generales.</w:t>
          </w:r>
        </w:ins>
      </w:moveFrom>
      <w:moveFromRangeEnd w:id="3049"/>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3062"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3063">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D3055" w:rsidDel="00AC7859" w14:paraId="22036E05" w14:textId="7AD0DA55" w:rsidTr="005A4444">
        <w:trPr>
          <w:del w:id="3064" w:author="Steff Guzmán" w:date="2023-03-13T19:56:00Z"/>
        </w:trPr>
        <w:tc>
          <w:tcPr>
            <w:tcW w:w="0" w:type="dxa"/>
            <w:tcPrChange w:id="3065" w:author="Steff Guzmán" w:date="2023-03-13T19:20:00Z">
              <w:tcPr>
                <w:tcW w:w="1129" w:type="dxa"/>
              </w:tcPr>
            </w:tcPrChange>
          </w:tcPr>
          <w:p w14:paraId="6E9EBF5D" w14:textId="3B899D26" w:rsidR="00A17136" w:rsidRPr="00BD3055" w:rsidDel="00AC7859" w:rsidRDefault="00A17136" w:rsidP="005A4444">
            <w:pPr>
              <w:jc w:val="center"/>
              <w:cnfStyle w:val="101000000000" w:firstRow="1" w:lastRow="0" w:firstColumn="1" w:lastColumn="0" w:oddVBand="0" w:evenVBand="0" w:oddHBand="0" w:evenHBand="0" w:firstRowFirstColumn="0" w:firstRowLastColumn="0" w:lastRowFirstColumn="0" w:lastRowLastColumn="0"/>
              <w:rPr>
                <w:del w:id="3066" w:author="Steff Guzmán" w:date="2023-03-13T19:56:00Z"/>
                <w:rFonts w:cs="Times New Roman"/>
                <w:szCs w:val="24"/>
              </w:rPr>
            </w:pPr>
          </w:p>
        </w:tc>
        <w:tc>
          <w:tcPr>
            <w:tcW w:w="0" w:type="dxa"/>
            <w:gridSpan w:val="5"/>
            <w:tcPrChange w:id="3067" w:author="Steff Guzmán" w:date="2023-03-13T19:20:00Z">
              <w:tcPr>
                <w:tcW w:w="3828" w:type="dxa"/>
                <w:gridSpan w:val="5"/>
              </w:tcPr>
            </w:tcPrChange>
          </w:tcPr>
          <w:p w14:paraId="5B203610" w14:textId="2E117D40" w:rsidR="00A17136" w:rsidRPr="00BD3055" w:rsidDel="00AC7859" w:rsidRDefault="00A17136" w:rsidP="005A4444">
            <w:pPr>
              <w:jc w:val="center"/>
              <w:cnfStyle w:val="100000000000" w:firstRow="1" w:lastRow="0" w:firstColumn="0" w:lastColumn="0" w:oddVBand="0" w:evenVBand="0" w:oddHBand="0" w:evenHBand="0" w:firstRowFirstColumn="0" w:firstRowLastColumn="0" w:lastRowFirstColumn="0" w:lastRowLastColumn="0"/>
              <w:rPr>
                <w:del w:id="3068" w:author="Steff Guzmán" w:date="2023-03-13T19:56:00Z"/>
                <w:rFonts w:cs="Times New Roman"/>
                <w:szCs w:val="24"/>
              </w:rPr>
            </w:pPr>
            <w:del w:id="3069" w:author="Steff Guzmán" w:date="2023-03-13T19:56:00Z">
              <w:r w:rsidRPr="00BD3055" w:rsidDel="00AC7859">
                <w:rPr>
                  <w:rFonts w:cs="Times New Roman"/>
                  <w:szCs w:val="24"/>
                </w:rPr>
                <w:delText>Ago.</w:delText>
              </w:r>
            </w:del>
          </w:p>
        </w:tc>
        <w:tc>
          <w:tcPr>
            <w:tcW w:w="0" w:type="dxa"/>
            <w:gridSpan w:val="4"/>
            <w:tcPrChange w:id="3070" w:author="Steff Guzmán" w:date="2023-03-13T19:20:00Z">
              <w:tcPr>
                <w:tcW w:w="2766" w:type="dxa"/>
                <w:gridSpan w:val="4"/>
              </w:tcPr>
            </w:tcPrChange>
          </w:tcPr>
          <w:p w14:paraId="7DC6F793" w14:textId="1D7A879E"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3071" w:author="Steff Guzmán" w:date="2023-03-13T19:56:00Z"/>
                <w:rFonts w:cs="Times New Roman"/>
                <w:szCs w:val="24"/>
              </w:rPr>
            </w:pPr>
            <w:del w:id="3072" w:author="Steff Guzmán" w:date="2023-03-13T19:56:00Z">
              <w:r w:rsidRPr="00BD3055" w:rsidDel="00AC7859">
                <w:rPr>
                  <w:rFonts w:cs="Times New Roman"/>
                  <w:szCs w:val="24"/>
                </w:rPr>
                <w:delText>Sept</w:delText>
              </w:r>
            </w:del>
          </w:p>
        </w:tc>
        <w:tc>
          <w:tcPr>
            <w:tcW w:w="0" w:type="dxa"/>
            <w:gridSpan w:val="4"/>
            <w:tcPrChange w:id="3073" w:author="Steff Guzmán" w:date="2023-03-13T19:20:00Z">
              <w:tcPr>
                <w:tcW w:w="2611" w:type="dxa"/>
                <w:gridSpan w:val="4"/>
              </w:tcPr>
            </w:tcPrChange>
          </w:tcPr>
          <w:p w14:paraId="5514B498" w14:textId="34F99A37"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3074" w:author="Steff Guzmán" w:date="2023-03-13T19:56:00Z"/>
                <w:rFonts w:cs="Times New Roman"/>
                <w:szCs w:val="24"/>
              </w:rPr>
            </w:pPr>
            <w:del w:id="3075" w:author="Steff Guzmán" w:date="2023-03-13T19:56:00Z">
              <w:r w:rsidRPr="00BD3055" w:rsidDel="00AC7859">
                <w:rPr>
                  <w:rFonts w:cs="Times New Roman"/>
                  <w:szCs w:val="24"/>
                </w:rPr>
                <w:delText>Oct</w:delText>
              </w:r>
            </w:del>
          </w:p>
        </w:tc>
        <w:tc>
          <w:tcPr>
            <w:tcW w:w="0" w:type="dxa"/>
            <w:gridSpan w:val="3"/>
            <w:tcPrChange w:id="3076" w:author="Steff Guzmán" w:date="2023-03-13T19:20:00Z">
              <w:tcPr>
                <w:tcW w:w="1852" w:type="dxa"/>
                <w:gridSpan w:val="3"/>
              </w:tcPr>
            </w:tcPrChange>
          </w:tcPr>
          <w:p w14:paraId="1660FE2B" w14:textId="575BE0ED"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3077" w:author="Steff Guzmán" w:date="2023-03-13T19:56:00Z"/>
                <w:rFonts w:cs="Times New Roman"/>
                <w:szCs w:val="24"/>
              </w:rPr>
            </w:pPr>
            <w:del w:id="3078" w:author="Steff Guzmán" w:date="2023-03-13T19:56:00Z">
              <w:r w:rsidRPr="00BD3055" w:rsidDel="00AC7859">
                <w:rPr>
                  <w:rFonts w:cs="Times New Roman"/>
                  <w:szCs w:val="24"/>
                </w:rPr>
                <w:delText>Nov</w:delText>
              </w:r>
            </w:del>
          </w:p>
        </w:tc>
      </w:tr>
      <w:tr w:rsidR="00A17136" w:rsidRPr="00BD3055" w:rsidDel="00AC7859" w14:paraId="76781991" w14:textId="39D768F9" w:rsidTr="005A4444">
        <w:trPr>
          <w:del w:id="3079" w:author="Steff Guzmán" w:date="2023-03-13T19:56:00Z"/>
        </w:trPr>
        <w:tc>
          <w:tcPr>
            <w:tcW w:w="0" w:type="dxa"/>
            <w:tcPrChange w:id="3080" w:author="Steff Guzmán" w:date="2023-03-13T19:20:00Z">
              <w:tcPr>
                <w:tcW w:w="1129" w:type="dxa"/>
              </w:tcPr>
            </w:tcPrChange>
          </w:tcPr>
          <w:p w14:paraId="78A08AB5" w14:textId="0842A2F4"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081" w:author="Steff Guzmán" w:date="2023-03-13T19:56:00Z"/>
                <w:rFonts w:cs="Times New Roman"/>
                <w:szCs w:val="24"/>
              </w:rPr>
            </w:pPr>
            <w:del w:id="3082" w:author="Steff Guzmán" w:date="2023-03-13T19:56:00Z">
              <w:r w:rsidRPr="00BD3055" w:rsidDel="00AC7859">
                <w:rPr>
                  <w:rFonts w:cs="Times New Roman"/>
                  <w:szCs w:val="24"/>
                </w:rPr>
                <w:delText>Actividades</w:delText>
              </w:r>
            </w:del>
          </w:p>
        </w:tc>
        <w:tc>
          <w:tcPr>
            <w:tcW w:w="0" w:type="dxa"/>
            <w:tcPrChange w:id="3083" w:author="Steff Guzmán" w:date="2023-03-13T19:20:00Z">
              <w:tcPr>
                <w:tcW w:w="993" w:type="dxa"/>
              </w:tcPr>
            </w:tcPrChange>
          </w:tcPr>
          <w:p w14:paraId="41F63A3D" w14:textId="55903260"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84" w:author="Steff Guzmán" w:date="2023-03-13T19:56:00Z"/>
                <w:rFonts w:cs="Times New Roman"/>
              </w:rPr>
            </w:pPr>
            <w:del w:id="3085" w:author="Steff Guzmán" w:date="2023-03-13T19:56:00Z">
              <w:r w:rsidRPr="00BD3055" w:rsidDel="00AC7859">
                <w:rPr>
                  <w:rFonts w:cs="Times New Roman"/>
                </w:rPr>
                <w:delText>S. 1</w:delText>
              </w:r>
            </w:del>
          </w:p>
        </w:tc>
        <w:tc>
          <w:tcPr>
            <w:tcW w:w="0" w:type="dxa"/>
            <w:tcPrChange w:id="3086" w:author="Steff Guzmán" w:date="2023-03-13T19:20:00Z">
              <w:tcPr>
                <w:tcW w:w="708" w:type="dxa"/>
              </w:tcPr>
            </w:tcPrChange>
          </w:tcPr>
          <w:p w14:paraId="1E251300" w14:textId="7094C676"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87" w:author="Steff Guzmán" w:date="2023-03-13T19:56:00Z"/>
                <w:rFonts w:cs="Times New Roman"/>
              </w:rPr>
            </w:pPr>
            <w:del w:id="3088" w:author="Steff Guzmán" w:date="2023-03-13T19:56:00Z">
              <w:r w:rsidRPr="00BD3055" w:rsidDel="00AC7859">
                <w:rPr>
                  <w:rFonts w:cs="Times New Roman"/>
                </w:rPr>
                <w:delText>S. 2</w:delText>
              </w:r>
            </w:del>
          </w:p>
        </w:tc>
        <w:tc>
          <w:tcPr>
            <w:tcW w:w="0" w:type="dxa"/>
            <w:tcPrChange w:id="3089" w:author="Steff Guzmán" w:date="2023-03-13T19:20:00Z">
              <w:tcPr>
                <w:tcW w:w="709" w:type="dxa"/>
              </w:tcPr>
            </w:tcPrChange>
          </w:tcPr>
          <w:p w14:paraId="0F569C81" w14:textId="73EDFE2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0" w:author="Steff Guzmán" w:date="2023-03-13T19:56:00Z"/>
                <w:rFonts w:cs="Times New Roman"/>
              </w:rPr>
            </w:pPr>
            <w:del w:id="3091" w:author="Steff Guzmán" w:date="2023-03-13T19:56:00Z">
              <w:r w:rsidRPr="00BD3055" w:rsidDel="00AC7859">
                <w:rPr>
                  <w:rFonts w:cs="Times New Roman"/>
                </w:rPr>
                <w:delText>S. 3</w:delText>
              </w:r>
            </w:del>
          </w:p>
        </w:tc>
        <w:tc>
          <w:tcPr>
            <w:tcW w:w="0" w:type="dxa"/>
            <w:tcPrChange w:id="3092" w:author="Steff Guzmán" w:date="2023-03-13T19:20:00Z">
              <w:tcPr>
                <w:tcW w:w="709" w:type="dxa"/>
              </w:tcPr>
            </w:tcPrChange>
          </w:tcPr>
          <w:p w14:paraId="08BEA881" w14:textId="0F1A5A33"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3" w:author="Steff Guzmán" w:date="2023-03-13T19:56:00Z"/>
                <w:rFonts w:cs="Times New Roman"/>
              </w:rPr>
            </w:pPr>
            <w:del w:id="3094" w:author="Steff Guzmán" w:date="2023-03-13T19:56:00Z">
              <w:r w:rsidRPr="00BD3055" w:rsidDel="00AC7859">
                <w:rPr>
                  <w:rFonts w:cs="Times New Roman"/>
                </w:rPr>
                <w:delText>S. 4</w:delText>
              </w:r>
            </w:del>
          </w:p>
        </w:tc>
        <w:tc>
          <w:tcPr>
            <w:tcW w:w="0" w:type="dxa"/>
            <w:tcPrChange w:id="3095" w:author="Steff Guzmán" w:date="2023-03-13T19:20:00Z">
              <w:tcPr>
                <w:tcW w:w="709" w:type="dxa"/>
              </w:tcPr>
            </w:tcPrChange>
          </w:tcPr>
          <w:p w14:paraId="155313B7" w14:textId="6E9AA367"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6" w:author="Steff Guzmán" w:date="2023-03-13T19:56:00Z"/>
                <w:rFonts w:cs="Times New Roman"/>
              </w:rPr>
            </w:pPr>
            <w:del w:id="3097" w:author="Steff Guzmán" w:date="2023-03-13T19:56:00Z">
              <w:r w:rsidRPr="00BD3055" w:rsidDel="00AC7859">
                <w:rPr>
                  <w:rFonts w:cs="Times New Roman"/>
                </w:rPr>
                <w:delText>S. 5</w:delText>
              </w:r>
            </w:del>
          </w:p>
        </w:tc>
        <w:tc>
          <w:tcPr>
            <w:tcW w:w="0" w:type="dxa"/>
            <w:tcPrChange w:id="3098" w:author="Steff Guzmán" w:date="2023-03-13T19:20:00Z">
              <w:tcPr>
                <w:tcW w:w="708" w:type="dxa"/>
              </w:tcPr>
            </w:tcPrChange>
          </w:tcPr>
          <w:p w14:paraId="2F280576" w14:textId="470B14A5"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9" w:author="Steff Guzmán" w:date="2023-03-13T19:56:00Z"/>
                <w:rFonts w:cs="Times New Roman"/>
              </w:rPr>
            </w:pPr>
            <w:del w:id="3100" w:author="Steff Guzmán" w:date="2023-03-13T19:56:00Z">
              <w:r w:rsidRPr="00BD3055" w:rsidDel="00AC7859">
                <w:rPr>
                  <w:rFonts w:cs="Times New Roman"/>
                </w:rPr>
                <w:delText>S. 6</w:delText>
              </w:r>
            </w:del>
          </w:p>
        </w:tc>
        <w:tc>
          <w:tcPr>
            <w:tcW w:w="0" w:type="dxa"/>
            <w:tcPrChange w:id="3101" w:author="Steff Guzmán" w:date="2023-03-13T19:20:00Z">
              <w:tcPr>
                <w:tcW w:w="754" w:type="dxa"/>
              </w:tcPr>
            </w:tcPrChange>
          </w:tcPr>
          <w:p w14:paraId="2D663944" w14:textId="6A7663B8"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02" w:author="Steff Guzmán" w:date="2023-03-13T19:56:00Z"/>
                <w:rFonts w:cs="Times New Roman"/>
              </w:rPr>
            </w:pPr>
            <w:del w:id="3103" w:author="Steff Guzmán" w:date="2023-03-13T19:56:00Z">
              <w:r w:rsidRPr="00BD3055" w:rsidDel="00AC7859">
                <w:rPr>
                  <w:rFonts w:cs="Times New Roman"/>
                </w:rPr>
                <w:delText>S. 7</w:delText>
              </w:r>
            </w:del>
          </w:p>
        </w:tc>
        <w:tc>
          <w:tcPr>
            <w:tcW w:w="0" w:type="dxa"/>
            <w:tcPrChange w:id="3104" w:author="Steff Guzmán" w:date="2023-03-13T19:20:00Z">
              <w:tcPr>
                <w:tcW w:w="652" w:type="dxa"/>
              </w:tcPr>
            </w:tcPrChange>
          </w:tcPr>
          <w:p w14:paraId="45AF9E6C" w14:textId="553F12D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05" w:author="Steff Guzmán" w:date="2023-03-13T19:56:00Z"/>
                <w:rFonts w:cs="Times New Roman"/>
              </w:rPr>
            </w:pPr>
            <w:del w:id="3106" w:author="Steff Guzmán" w:date="2023-03-13T19:56:00Z">
              <w:r w:rsidRPr="00BD3055" w:rsidDel="00AC7859">
                <w:rPr>
                  <w:rFonts w:cs="Times New Roman"/>
                </w:rPr>
                <w:delText>S. 8</w:delText>
              </w:r>
            </w:del>
          </w:p>
        </w:tc>
        <w:tc>
          <w:tcPr>
            <w:tcW w:w="0" w:type="dxa"/>
            <w:tcPrChange w:id="3107" w:author="Steff Guzmán" w:date="2023-03-13T19:20:00Z">
              <w:tcPr>
                <w:tcW w:w="652" w:type="dxa"/>
              </w:tcPr>
            </w:tcPrChange>
          </w:tcPr>
          <w:p w14:paraId="7D5D8254" w14:textId="30122E26"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08" w:author="Steff Guzmán" w:date="2023-03-13T19:56:00Z"/>
                <w:rFonts w:cs="Times New Roman"/>
              </w:rPr>
            </w:pPr>
            <w:del w:id="3109" w:author="Steff Guzmán" w:date="2023-03-13T19:56:00Z">
              <w:r w:rsidRPr="00BD3055" w:rsidDel="00AC7859">
                <w:rPr>
                  <w:rFonts w:cs="Times New Roman"/>
                </w:rPr>
                <w:delText>S. 9</w:delText>
              </w:r>
            </w:del>
          </w:p>
        </w:tc>
        <w:tc>
          <w:tcPr>
            <w:tcW w:w="0" w:type="dxa"/>
            <w:tcPrChange w:id="3110" w:author="Steff Guzmán" w:date="2023-03-13T19:20:00Z">
              <w:tcPr>
                <w:tcW w:w="655" w:type="dxa"/>
              </w:tcPr>
            </w:tcPrChange>
          </w:tcPr>
          <w:p w14:paraId="075DBC57" w14:textId="2C16BBC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11" w:author="Steff Guzmán" w:date="2023-03-13T19:56:00Z"/>
                <w:rFonts w:cs="Times New Roman"/>
              </w:rPr>
            </w:pPr>
            <w:del w:id="3112" w:author="Steff Guzmán" w:date="2023-03-13T19:56:00Z">
              <w:r w:rsidRPr="00BD3055" w:rsidDel="00AC7859">
                <w:rPr>
                  <w:rFonts w:cs="Times New Roman"/>
                </w:rPr>
                <w:delText>S. 10</w:delText>
              </w:r>
            </w:del>
          </w:p>
        </w:tc>
        <w:tc>
          <w:tcPr>
            <w:tcW w:w="0" w:type="dxa"/>
            <w:tcPrChange w:id="3113" w:author="Steff Guzmán" w:date="2023-03-13T19:20:00Z">
              <w:tcPr>
                <w:tcW w:w="652" w:type="dxa"/>
              </w:tcPr>
            </w:tcPrChange>
          </w:tcPr>
          <w:p w14:paraId="320F17C5" w14:textId="16DD0DD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14" w:author="Steff Guzmán" w:date="2023-03-13T19:56:00Z"/>
                <w:rFonts w:cs="Times New Roman"/>
              </w:rPr>
            </w:pPr>
            <w:del w:id="3115" w:author="Steff Guzmán" w:date="2023-03-13T19:56:00Z">
              <w:r w:rsidRPr="00BD3055" w:rsidDel="00AC7859">
                <w:rPr>
                  <w:rFonts w:cs="Times New Roman"/>
                </w:rPr>
                <w:delText>S. 11</w:delText>
              </w:r>
            </w:del>
          </w:p>
        </w:tc>
        <w:tc>
          <w:tcPr>
            <w:tcW w:w="0" w:type="dxa"/>
            <w:tcPrChange w:id="3116" w:author="Steff Guzmán" w:date="2023-03-13T19:20:00Z">
              <w:tcPr>
                <w:tcW w:w="652" w:type="dxa"/>
              </w:tcPr>
            </w:tcPrChange>
          </w:tcPr>
          <w:p w14:paraId="080FA2F5" w14:textId="5D42389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17" w:author="Steff Guzmán" w:date="2023-03-13T19:56:00Z"/>
                <w:rFonts w:cs="Times New Roman"/>
              </w:rPr>
            </w:pPr>
            <w:del w:id="3118" w:author="Steff Guzmán" w:date="2023-03-13T19:56:00Z">
              <w:r w:rsidRPr="00BD3055" w:rsidDel="00AC7859">
                <w:rPr>
                  <w:rFonts w:cs="Times New Roman"/>
                </w:rPr>
                <w:delText>S. 12</w:delText>
              </w:r>
            </w:del>
          </w:p>
        </w:tc>
        <w:tc>
          <w:tcPr>
            <w:tcW w:w="0" w:type="dxa"/>
            <w:tcPrChange w:id="3119" w:author="Steff Guzmán" w:date="2023-03-13T19:20:00Z">
              <w:tcPr>
                <w:tcW w:w="652" w:type="dxa"/>
              </w:tcPr>
            </w:tcPrChange>
          </w:tcPr>
          <w:p w14:paraId="5AEB41EE" w14:textId="363C8253"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20" w:author="Steff Guzmán" w:date="2023-03-13T19:56:00Z"/>
                <w:rFonts w:cs="Times New Roman"/>
              </w:rPr>
            </w:pPr>
            <w:del w:id="3121" w:author="Steff Guzmán" w:date="2023-03-13T19:56:00Z">
              <w:r w:rsidRPr="00BD3055" w:rsidDel="00AC7859">
                <w:rPr>
                  <w:rFonts w:cs="Times New Roman"/>
                </w:rPr>
                <w:delText>S. 13</w:delText>
              </w:r>
            </w:del>
          </w:p>
        </w:tc>
        <w:tc>
          <w:tcPr>
            <w:tcW w:w="0" w:type="dxa"/>
            <w:tcPrChange w:id="3122" w:author="Steff Guzmán" w:date="2023-03-13T19:20:00Z">
              <w:tcPr>
                <w:tcW w:w="652" w:type="dxa"/>
              </w:tcPr>
            </w:tcPrChange>
          </w:tcPr>
          <w:p w14:paraId="0E4D38C2" w14:textId="6FFA23E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23" w:author="Steff Guzmán" w:date="2023-03-13T19:56:00Z"/>
                <w:rFonts w:cs="Times New Roman"/>
              </w:rPr>
            </w:pPr>
            <w:del w:id="3124" w:author="Steff Guzmán" w:date="2023-03-13T19:56:00Z">
              <w:r w:rsidRPr="00BD3055" w:rsidDel="00AC7859">
                <w:rPr>
                  <w:rFonts w:cs="Times New Roman"/>
                </w:rPr>
                <w:delText>S. 14</w:delText>
              </w:r>
            </w:del>
          </w:p>
        </w:tc>
        <w:tc>
          <w:tcPr>
            <w:tcW w:w="0" w:type="dxa"/>
            <w:tcPrChange w:id="3125" w:author="Steff Guzmán" w:date="2023-03-13T19:20:00Z">
              <w:tcPr>
                <w:tcW w:w="652" w:type="dxa"/>
              </w:tcPr>
            </w:tcPrChange>
          </w:tcPr>
          <w:p w14:paraId="4387102A" w14:textId="1C903C52"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26" w:author="Steff Guzmán" w:date="2023-03-13T19:56:00Z"/>
                <w:rFonts w:cs="Times New Roman"/>
              </w:rPr>
            </w:pPr>
            <w:del w:id="3127" w:author="Steff Guzmán" w:date="2023-03-13T19:56:00Z">
              <w:r w:rsidRPr="00BD3055" w:rsidDel="00AC7859">
                <w:rPr>
                  <w:rFonts w:cs="Times New Roman"/>
                </w:rPr>
                <w:delText>S. 15</w:delText>
              </w:r>
            </w:del>
          </w:p>
        </w:tc>
        <w:tc>
          <w:tcPr>
            <w:tcW w:w="0" w:type="dxa"/>
            <w:tcPrChange w:id="3128" w:author="Steff Guzmán" w:date="2023-03-13T19:20:00Z">
              <w:tcPr>
                <w:tcW w:w="548" w:type="dxa"/>
              </w:tcPr>
            </w:tcPrChange>
          </w:tcPr>
          <w:p w14:paraId="2F84031C" w14:textId="57F0541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29" w:author="Steff Guzmán" w:date="2023-03-13T19:56:00Z"/>
                <w:rFonts w:cs="Times New Roman"/>
              </w:rPr>
            </w:pPr>
            <w:del w:id="3130" w:author="Steff Guzmán" w:date="2023-03-13T19:56:00Z">
              <w:r w:rsidRPr="00BD3055" w:rsidDel="00AC7859">
                <w:rPr>
                  <w:rFonts w:cs="Times New Roman"/>
                </w:rPr>
                <w:delText>S. 16</w:delText>
              </w:r>
            </w:del>
          </w:p>
        </w:tc>
      </w:tr>
      <w:tr w:rsidR="00A17136" w:rsidRPr="00BD3055" w:rsidDel="00AC7859" w14:paraId="5F9E33DC" w14:textId="0E39EE9B" w:rsidTr="005A4444">
        <w:trPr>
          <w:del w:id="3131" w:author="Steff Guzmán" w:date="2023-03-13T19:56:00Z"/>
        </w:trPr>
        <w:tc>
          <w:tcPr>
            <w:tcW w:w="0" w:type="dxa"/>
            <w:tcPrChange w:id="3132" w:author="Steff Guzmán" w:date="2023-03-13T19:20:00Z">
              <w:tcPr>
                <w:tcW w:w="1129" w:type="dxa"/>
              </w:tcPr>
            </w:tcPrChange>
          </w:tcPr>
          <w:p w14:paraId="7879CC0E" w14:textId="79565531"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133" w:author="Steff Guzmán" w:date="2023-03-13T19:56:00Z"/>
                <w:rFonts w:cs="Times New Roman"/>
                <w:szCs w:val="24"/>
              </w:rPr>
            </w:pPr>
            <w:del w:id="3134" w:author="Steff Guzmán" w:date="2023-03-13T19:56:00Z">
              <w:r w:rsidRPr="00BD3055" w:rsidDel="00AC7859">
                <w:rPr>
                  <w:rFonts w:cs="Times New Roman"/>
                  <w:szCs w:val="24"/>
                </w:rPr>
                <w:delText>Act. #1</w:delText>
              </w:r>
            </w:del>
          </w:p>
        </w:tc>
        <w:tc>
          <w:tcPr>
            <w:tcW w:w="0" w:type="dxa"/>
            <w:shd w:val="clear" w:color="auto" w:fill="D9E2F3" w:themeFill="accent1" w:themeFillTint="33"/>
            <w:tcPrChange w:id="3135" w:author="Steff Guzmán" w:date="2023-03-13T19:20:00Z">
              <w:tcPr>
                <w:tcW w:w="993" w:type="dxa"/>
                <w:shd w:val="clear" w:color="auto" w:fill="D9E2F3" w:themeFill="accent1" w:themeFillTint="33"/>
              </w:tcPr>
            </w:tcPrChange>
          </w:tcPr>
          <w:p w14:paraId="73962301" w14:textId="60CBC6F9" w:rsidR="00A17136" w:rsidRPr="00BD3055" w:rsidDel="00AC7859" w:rsidRDefault="00A17136" w:rsidP="005A4444">
            <w:pPr>
              <w:rPr>
                <w:del w:id="3136" w:author="Steff Guzmán" w:date="2023-03-13T19:56:00Z"/>
                <w:rFonts w:cs="Times New Roman"/>
              </w:rPr>
            </w:pPr>
            <w:del w:id="3137" w:author="Steff Guzmán" w:date="2023-03-13T19:56:00Z">
              <w:r w:rsidRPr="00BD3055" w:rsidDel="00AC7859">
                <w:rPr>
                  <w:rFonts w:cs="Times New Roman"/>
                </w:rPr>
                <w:delText>X</w:delText>
              </w:r>
            </w:del>
          </w:p>
        </w:tc>
        <w:tc>
          <w:tcPr>
            <w:tcW w:w="0" w:type="dxa"/>
            <w:shd w:val="clear" w:color="auto" w:fill="D9E2F3" w:themeFill="accent1" w:themeFillTint="33"/>
            <w:tcPrChange w:id="3138" w:author="Steff Guzmán" w:date="2023-03-13T19:20:00Z">
              <w:tcPr>
                <w:tcW w:w="708" w:type="dxa"/>
                <w:shd w:val="clear" w:color="auto" w:fill="D9E2F3" w:themeFill="accent1" w:themeFillTint="33"/>
              </w:tcPr>
            </w:tcPrChange>
          </w:tcPr>
          <w:p w14:paraId="61C9C92F" w14:textId="1D7CEF99" w:rsidR="00A17136" w:rsidRPr="00BD3055" w:rsidDel="00AC7859" w:rsidRDefault="00A17136" w:rsidP="005A4444">
            <w:pPr>
              <w:rPr>
                <w:del w:id="3139" w:author="Steff Guzmán" w:date="2023-03-13T19:56:00Z"/>
                <w:rFonts w:cs="Times New Roman"/>
              </w:rPr>
            </w:pPr>
            <w:del w:id="3140" w:author="Steff Guzmán" w:date="2023-03-13T19:56:00Z">
              <w:r w:rsidRPr="00BD3055" w:rsidDel="00AC7859">
                <w:rPr>
                  <w:rFonts w:cs="Times New Roman"/>
                </w:rPr>
                <w:delText>X</w:delText>
              </w:r>
            </w:del>
          </w:p>
        </w:tc>
        <w:tc>
          <w:tcPr>
            <w:tcW w:w="0" w:type="dxa"/>
            <w:tcPrChange w:id="3141" w:author="Steff Guzmán" w:date="2023-03-13T19:20:00Z">
              <w:tcPr>
                <w:tcW w:w="709" w:type="dxa"/>
              </w:tcPr>
            </w:tcPrChange>
          </w:tcPr>
          <w:p w14:paraId="1537F89A" w14:textId="5D007661" w:rsidR="00A17136" w:rsidRPr="00BD3055" w:rsidDel="00AC7859" w:rsidRDefault="00A17136" w:rsidP="005A4444">
            <w:pPr>
              <w:rPr>
                <w:del w:id="3142" w:author="Steff Guzmán" w:date="2023-03-13T19:56:00Z"/>
                <w:rFonts w:cs="Times New Roman"/>
              </w:rPr>
            </w:pPr>
          </w:p>
        </w:tc>
        <w:tc>
          <w:tcPr>
            <w:tcW w:w="0" w:type="dxa"/>
            <w:tcPrChange w:id="3143" w:author="Steff Guzmán" w:date="2023-03-13T19:20:00Z">
              <w:tcPr>
                <w:tcW w:w="709" w:type="dxa"/>
              </w:tcPr>
            </w:tcPrChange>
          </w:tcPr>
          <w:p w14:paraId="1F48EE56" w14:textId="75CA511C" w:rsidR="00A17136" w:rsidRPr="00BD3055" w:rsidDel="00AC7859" w:rsidRDefault="00A17136" w:rsidP="005A4444">
            <w:pPr>
              <w:rPr>
                <w:del w:id="3144" w:author="Steff Guzmán" w:date="2023-03-13T19:56:00Z"/>
                <w:rFonts w:cs="Times New Roman"/>
              </w:rPr>
            </w:pPr>
          </w:p>
        </w:tc>
        <w:tc>
          <w:tcPr>
            <w:tcW w:w="0" w:type="dxa"/>
            <w:tcPrChange w:id="3145" w:author="Steff Guzmán" w:date="2023-03-13T19:20:00Z">
              <w:tcPr>
                <w:tcW w:w="709" w:type="dxa"/>
              </w:tcPr>
            </w:tcPrChange>
          </w:tcPr>
          <w:p w14:paraId="4BEC0A2C" w14:textId="6D969242" w:rsidR="00A17136" w:rsidRPr="00BD3055" w:rsidDel="00AC7859" w:rsidRDefault="00A17136" w:rsidP="005A4444">
            <w:pPr>
              <w:rPr>
                <w:del w:id="3146" w:author="Steff Guzmán" w:date="2023-03-13T19:56:00Z"/>
                <w:rFonts w:cs="Times New Roman"/>
              </w:rPr>
            </w:pPr>
          </w:p>
        </w:tc>
        <w:tc>
          <w:tcPr>
            <w:tcW w:w="0" w:type="dxa"/>
            <w:tcPrChange w:id="3147" w:author="Steff Guzmán" w:date="2023-03-13T19:20:00Z">
              <w:tcPr>
                <w:tcW w:w="708" w:type="dxa"/>
              </w:tcPr>
            </w:tcPrChange>
          </w:tcPr>
          <w:p w14:paraId="394F04EA" w14:textId="4475EE2E" w:rsidR="00A17136" w:rsidRPr="00BD3055" w:rsidDel="00AC7859" w:rsidRDefault="00A17136" w:rsidP="005A4444">
            <w:pPr>
              <w:rPr>
                <w:del w:id="3148" w:author="Steff Guzmán" w:date="2023-03-13T19:56:00Z"/>
                <w:rFonts w:cs="Times New Roman"/>
              </w:rPr>
            </w:pPr>
          </w:p>
        </w:tc>
        <w:tc>
          <w:tcPr>
            <w:tcW w:w="0" w:type="dxa"/>
            <w:tcPrChange w:id="3149" w:author="Steff Guzmán" w:date="2023-03-13T19:20:00Z">
              <w:tcPr>
                <w:tcW w:w="754" w:type="dxa"/>
              </w:tcPr>
            </w:tcPrChange>
          </w:tcPr>
          <w:p w14:paraId="277C5110" w14:textId="7B3F2C74" w:rsidR="00A17136" w:rsidRPr="00BD3055" w:rsidDel="00AC7859" w:rsidRDefault="00A17136" w:rsidP="005A4444">
            <w:pPr>
              <w:rPr>
                <w:del w:id="3150" w:author="Steff Guzmán" w:date="2023-03-13T19:56:00Z"/>
                <w:rFonts w:cs="Times New Roman"/>
              </w:rPr>
            </w:pPr>
          </w:p>
        </w:tc>
        <w:tc>
          <w:tcPr>
            <w:tcW w:w="0" w:type="dxa"/>
            <w:tcPrChange w:id="3151" w:author="Steff Guzmán" w:date="2023-03-13T19:20:00Z">
              <w:tcPr>
                <w:tcW w:w="652" w:type="dxa"/>
              </w:tcPr>
            </w:tcPrChange>
          </w:tcPr>
          <w:p w14:paraId="673E944C" w14:textId="419964DD" w:rsidR="00A17136" w:rsidRPr="00BD3055" w:rsidDel="00AC7859" w:rsidRDefault="00A17136" w:rsidP="005A4444">
            <w:pPr>
              <w:rPr>
                <w:del w:id="3152" w:author="Steff Guzmán" w:date="2023-03-13T19:56:00Z"/>
                <w:rFonts w:cs="Times New Roman"/>
              </w:rPr>
            </w:pPr>
          </w:p>
        </w:tc>
        <w:tc>
          <w:tcPr>
            <w:tcW w:w="0" w:type="dxa"/>
            <w:tcPrChange w:id="3153" w:author="Steff Guzmán" w:date="2023-03-13T19:20:00Z">
              <w:tcPr>
                <w:tcW w:w="652" w:type="dxa"/>
              </w:tcPr>
            </w:tcPrChange>
          </w:tcPr>
          <w:p w14:paraId="66CC1E5E" w14:textId="34BF3C8A" w:rsidR="00A17136" w:rsidRPr="00BD3055" w:rsidDel="00AC7859" w:rsidRDefault="00A17136" w:rsidP="005A4444">
            <w:pPr>
              <w:rPr>
                <w:del w:id="3154" w:author="Steff Guzmán" w:date="2023-03-13T19:56:00Z"/>
                <w:rFonts w:cs="Times New Roman"/>
              </w:rPr>
            </w:pPr>
          </w:p>
        </w:tc>
        <w:tc>
          <w:tcPr>
            <w:tcW w:w="0" w:type="dxa"/>
            <w:tcPrChange w:id="3155" w:author="Steff Guzmán" w:date="2023-03-13T19:20:00Z">
              <w:tcPr>
                <w:tcW w:w="655" w:type="dxa"/>
              </w:tcPr>
            </w:tcPrChange>
          </w:tcPr>
          <w:p w14:paraId="3FB5F888" w14:textId="27825433" w:rsidR="00A17136" w:rsidRPr="00BD3055" w:rsidDel="00AC7859" w:rsidRDefault="00A17136" w:rsidP="005A4444">
            <w:pPr>
              <w:rPr>
                <w:del w:id="3156" w:author="Steff Guzmán" w:date="2023-03-13T19:56:00Z"/>
                <w:rFonts w:cs="Times New Roman"/>
              </w:rPr>
            </w:pPr>
          </w:p>
        </w:tc>
        <w:tc>
          <w:tcPr>
            <w:tcW w:w="0" w:type="dxa"/>
            <w:tcPrChange w:id="3157" w:author="Steff Guzmán" w:date="2023-03-13T19:20:00Z">
              <w:tcPr>
                <w:tcW w:w="652" w:type="dxa"/>
              </w:tcPr>
            </w:tcPrChange>
          </w:tcPr>
          <w:p w14:paraId="430C40F7" w14:textId="4DE4E8BE" w:rsidR="00A17136" w:rsidRPr="00BD3055" w:rsidDel="00AC7859" w:rsidRDefault="00A17136" w:rsidP="005A4444">
            <w:pPr>
              <w:rPr>
                <w:del w:id="3158" w:author="Steff Guzmán" w:date="2023-03-13T19:56:00Z"/>
                <w:rFonts w:cs="Times New Roman"/>
              </w:rPr>
            </w:pPr>
          </w:p>
        </w:tc>
        <w:tc>
          <w:tcPr>
            <w:tcW w:w="0" w:type="dxa"/>
            <w:tcPrChange w:id="3159" w:author="Steff Guzmán" w:date="2023-03-13T19:20:00Z">
              <w:tcPr>
                <w:tcW w:w="652" w:type="dxa"/>
              </w:tcPr>
            </w:tcPrChange>
          </w:tcPr>
          <w:p w14:paraId="4825091D" w14:textId="61C18E0C" w:rsidR="00A17136" w:rsidRPr="00BD3055" w:rsidDel="00AC7859" w:rsidRDefault="00A17136" w:rsidP="005A4444">
            <w:pPr>
              <w:rPr>
                <w:del w:id="3160" w:author="Steff Guzmán" w:date="2023-03-13T19:56:00Z"/>
                <w:rFonts w:cs="Times New Roman"/>
              </w:rPr>
            </w:pPr>
          </w:p>
        </w:tc>
        <w:tc>
          <w:tcPr>
            <w:tcW w:w="0" w:type="dxa"/>
            <w:tcPrChange w:id="3161" w:author="Steff Guzmán" w:date="2023-03-13T19:20:00Z">
              <w:tcPr>
                <w:tcW w:w="652" w:type="dxa"/>
              </w:tcPr>
            </w:tcPrChange>
          </w:tcPr>
          <w:p w14:paraId="4FDB7F04" w14:textId="59735812" w:rsidR="00A17136" w:rsidRPr="00BD3055" w:rsidDel="00AC7859" w:rsidRDefault="00A17136" w:rsidP="005A4444">
            <w:pPr>
              <w:rPr>
                <w:del w:id="3162" w:author="Steff Guzmán" w:date="2023-03-13T19:56:00Z"/>
                <w:rFonts w:cs="Times New Roman"/>
              </w:rPr>
            </w:pPr>
          </w:p>
        </w:tc>
        <w:tc>
          <w:tcPr>
            <w:tcW w:w="0" w:type="dxa"/>
            <w:tcPrChange w:id="3163" w:author="Steff Guzmán" w:date="2023-03-13T19:20:00Z">
              <w:tcPr>
                <w:tcW w:w="652" w:type="dxa"/>
              </w:tcPr>
            </w:tcPrChange>
          </w:tcPr>
          <w:p w14:paraId="32A4A25B" w14:textId="39069217" w:rsidR="00A17136" w:rsidRPr="00BD3055" w:rsidDel="00AC7859" w:rsidRDefault="00A17136" w:rsidP="005A4444">
            <w:pPr>
              <w:rPr>
                <w:del w:id="3164" w:author="Steff Guzmán" w:date="2023-03-13T19:56:00Z"/>
                <w:rFonts w:cs="Times New Roman"/>
              </w:rPr>
            </w:pPr>
          </w:p>
        </w:tc>
        <w:tc>
          <w:tcPr>
            <w:tcW w:w="0" w:type="dxa"/>
            <w:tcPrChange w:id="3165" w:author="Steff Guzmán" w:date="2023-03-13T19:20:00Z">
              <w:tcPr>
                <w:tcW w:w="652" w:type="dxa"/>
              </w:tcPr>
            </w:tcPrChange>
          </w:tcPr>
          <w:p w14:paraId="70F55818" w14:textId="4C1F573E" w:rsidR="00A17136" w:rsidRPr="00BD3055" w:rsidDel="00AC7859" w:rsidRDefault="00A17136" w:rsidP="005A4444">
            <w:pPr>
              <w:rPr>
                <w:del w:id="3166" w:author="Steff Guzmán" w:date="2023-03-13T19:56:00Z"/>
                <w:rFonts w:cs="Times New Roman"/>
              </w:rPr>
            </w:pPr>
          </w:p>
        </w:tc>
        <w:tc>
          <w:tcPr>
            <w:tcW w:w="0" w:type="dxa"/>
            <w:tcPrChange w:id="3167" w:author="Steff Guzmán" w:date="2023-03-13T19:20:00Z">
              <w:tcPr>
                <w:tcW w:w="548" w:type="dxa"/>
              </w:tcPr>
            </w:tcPrChange>
          </w:tcPr>
          <w:p w14:paraId="0F418529" w14:textId="6962CC06" w:rsidR="00A17136" w:rsidRPr="00BD3055" w:rsidDel="00AC7859" w:rsidRDefault="00A17136" w:rsidP="005A4444">
            <w:pPr>
              <w:rPr>
                <w:del w:id="3168" w:author="Steff Guzmán" w:date="2023-03-13T19:56:00Z"/>
                <w:rFonts w:cs="Times New Roman"/>
              </w:rPr>
            </w:pPr>
          </w:p>
        </w:tc>
      </w:tr>
      <w:tr w:rsidR="00A17136" w:rsidRPr="00BD3055" w:rsidDel="00AC7859" w14:paraId="38DD11BA" w14:textId="0BA8839B" w:rsidTr="005A4444">
        <w:trPr>
          <w:del w:id="3169" w:author="Steff Guzmán" w:date="2023-03-13T19:56:00Z"/>
        </w:trPr>
        <w:tc>
          <w:tcPr>
            <w:tcW w:w="0" w:type="dxa"/>
            <w:tcPrChange w:id="3170" w:author="Steff Guzmán" w:date="2023-03-13T19:20:00Z">
              <w:tcPr>
                <w:tcW w:w="1129" w:type="dxa"/>
              </w:tcPr>
            </w:tcPrChange>
          </w:tcPr>
          <w:p w14:paraId="53386114" w14:textId="4DA392A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171" w:author="Steff Guzmán" w:date="2023-03-13T19:56:00Z"/>
                <w:rFonts w:cs="Times New Roman"/>
                <w:szCs w:val="24"/>
              </w:rPr>
            </w:pPr>
            <w:del w:id="3172" w:author="Steff Guzmán" w:date="2023-03-13T19:56:00Z">
              <w:r w:rsidRPr="00BD3055" w:rsidDel="00AC7859">
                <w:rPr>
                  <w:rFonts w:cs="Times New Roman"/>
                  <w:szCs w:val="24"/>
                </w:rPr>
                <w:delText>Act. #2</w:delText>
              </w:r>
            </w:del>
          </w:p>
        </w:tc>
        <w:tc>
          <w:tcPr>
            <w:tcW w:w="0" w:type="dxa"/>
            <w:shd w:val="clear" w:color="auto" w:fill="D9E2F3" w:themeFill="accent1" w:themeFillTint="33"/>
            <w:tcPrChange w:id="3173" w:author="Steff Guzmán" w:date="2023-03-13T19:20:00Z">
              <w:tcPr>
                <w:tcW w:w="993" w:type="dxa"/>
                <w:shd w:val="clear" w:color="auto" w:fill="D9E2F3" w:themeFill="accent1" w:themeFillTint="33"/>
              </w:tcPr>
            </w:tcPrChange>
          </w:tcPr>
          <w:p w14:paraId="34F11428" w14:textId="6C07954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4" w:author="Steff Guzmán" w:date="2023-03-13T19:56:00Z"/>
                <w:rFonts w:cs="Times New Roman"/>
              </w:rPr>
            </w:pPr>
            <w:del w:id="3175" w:author="Steff Guzmán" w:date="2023-03-13T19:56:00Z">
              <w:r w:rsidRPr="00BD3055" w:rsidDel="00AC7859">
                <w:rPr>
                  <w:rFonts w:cs="Times New Roman"/>
                </w:rPr>
                <w:delText>X</w:delText>
              </w:r>
            </w:del>
          </w:p>
        </w:tc>
        <w:tc>
          <w:tcPr>
            <w:tcW w:w="0" w:type="dxa"/>
            <w:shd w:val="clear" w:color="auto" w:fill="D9E2F3" w:themeFill="accent1" w:themeFillTint="33"/>
            <w:tcPrChange w:id="3176" w:author="Steff Guzmán" w:date="2023-03-13T19:20:00Z">
              <w:tcPr>
                <w:tcW w:w="708" w:type="dxa"/>
                <w:shd w:val="clear" w:color="auto" w:fill="D9E2F3" w:themeFill="accent1" w:themeFillTint="33"/>
              </w:tcPr>
            </w:tcPrChange>
          </w:tcPr>
          <w:p w14:paraId="1F9F1ED8" w14:textId="18F0BB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7" w:author="Steff Guzmán" w:date="2023-03-13T19:56:00Z"/>
                <w:rFonts w:cs="Times New Roman"/>
              </w:rPr>
            </w:pPr>
            <w:del w:id="3178" w:author="Steff Guzmán" w:date="2023-03-13T19:56:00Z">
              <w:r w:rsidRPr="00BD3055" w:rsidDel="00AC7859">
                <w:rPr>
                  <w:rFonts w:cs="Times New Roman"/>
                </w:rPr>
                <w:delText>X</w:delText>
              </w:r>
            </w:del>
          </w:p>
        </w:tc>
        <w:tc>
          <w:tcPr>
            <w:tcW w:w="0" w:type="dxa"/>
            <w:tcPrChange w:id="3179" w:author="Steff Guzmán" w:date="2023-03-13T19:20:00Z">
              <w:tcPr>
                <w:tcW w:w="709" w:type="dxa"/>
              </w:tcPr>
            </w:tcPrChange>
          </w:tcPr>
          <w:p w14:paraId="366F15EB" w14:textId="664A098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0" w:author="Steff Guzmán" w:date="2023-03-13T19:56:00Z"/>
                <w:rFonts w:cs="Times New Roman"/>
              </w:rPr>
            </w:pPr>
          </w:p>
        </w:tc>
        <w:tc>
          <w:tcPr>
            <w:tcW w:w="0" w:type="dxa"/>
            <w:tcPrChange w:id="3181" w:author="Steff Guzmán" w:date="2023-03-13T19:20:00Z">
              <w:tcPr>
                <w:tcW w:w="709" w:type="dxa"/>
              </w:tcPr>
            </w:tcPrChange>
          </w:tcPr>
          <w:p w14:paraId="5EA89CDB" w14:textId="415DAD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2" w:author="Steff Guzmán" w:date="2023-03-13T19:56:00Z"/>
                <w:rFonts w:cs="Times New Roman"/>
              </w:rPr>
            </w:pPr>
          </w:p>
        </w:tc>
        <w:tc>
          <w:tcPr>
            <w:tcW w:w="0" w:type="dxa"/>
            <w:tcPrChange w:id="3183" w:author="Steff Guzmán" w:date="2023-03-13T19:20:00Z">
              <w:tcPr>
                <w:tcW w:w="709" w:type="dxa"/>
              </w:tcPr>
            </w:tcPrChange>
          </w:tcPr>
          <w:p w14:paraId="05965827" w14:textId="41C5DB5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4" w:author="Steff Guzmán" w:date="2023-03-13T19:56:00Z"/>
                <w:rFonts w:cs="Times New Roman"/>
              </w:rPr>
            </w:pPr>
          </w:p>
        </w:tc>
        <w:tc>
          <w:tcPr>
            <w:tcW w:w="0" w:type="dxa"/>
            <w:tcPrChange w:id="3185" w:author="Steff Guzmán" w:date="2023-03-13T19:20:00Z">
              <w:tcPr>
                <w:tcW w:w="708" w:type="dxa"/>
              </w:tcPr>
            </w:tcPrChange>
          </w:tcPr>
          <w:p w14:paraId="73C0746E" w14:textId="5E7B80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6" w:author="Steff Guzmán" w:date="2023-03-13T19:56:00Z"/>
                <w:rFonts w:cs="Times New Roman"/>
              </w:rPr>
            </w:pPr>
          </w:p>
        </w:tc>
        <w:tc>
          <w:tcPr>
            <w:tcW w:w="0" w:type="dxa"/>
            <w:tcPrChange w:id="3187" w:author="Steff Guzmán" w:date="2023-03-13T19:20:00Z">
              <w:tcPr>
                <w:tcW w:w="754" w:type="dxa"/>
              </w:tcPr>
            </w:tcPrChange>
          </w:tcPr>
          <w:p w14:paraId="393F9CDE" w14:textId="42F7D2F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8" w:author="Steff Guzmán" w:date="2023-03-13T19:56:00Z"/>
                <w:rFonts w:cs="Times New Roman"/>
              </w:rPr>
            </w:pPr>
          </w:p>
        </w:tc>
        <w:tc>
          <w:tcPr>
            <w:tcW w:w="0" w:type="dxa"/>
            <w:tcPrChange w:id="3189" w:author="Steff Guzmán" w:date="2023-03-13T19:20:00Z">
              <w:tcPr>
                <w:tcW w:w="652" w:type="dxa"/>
              </w:tcPr>
            </w:tcPrChange>
          </w:tcPr>
          <w:p w14:paraId="5871C2B2" w14:textId="38641DA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90" w:author="Steff Guzmán" w:date="2023-03-13T19:56:00Z"/>
                <w:rFonts w:cs="Times New Roman"/>
              </w:rPr>
            </w:pPr>
          </w:p>
        </w:tc>
        <w:tc>
          <w:tcPr>
            <w:tcW w:w="0" w:type="dxa"/>
            <w:tcPrChange w:id="3191" w:author="Steff Guzmán" w:date="2023-03-13T19:20:00Z">
              <w:tcPr>
                <w:tcW w:w="652" w:type="dxa"/>
              </w:tcPr>
            </w:tcPrChange>
          </w:tcPr>
          <w:p w14:paraId="1F46FC89" w14:textId="73D248B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92" w:author="Steff Guzmán" w:date="2023-03-13T19:56:00Z"/>
                <w:rFonts w:cs="Times New Roman"/>
              </w:rPr>
            </w:pPr>
          </w:p>
        </w:tc>
        <w:tc>
          <w:tcPr>
            <w:tcW w:w="0" w:type="dxa"/>
            <w:tcPrChange w:id="3193" w:author="Steff Guzmán" w:date="2023-03-13T19:20:00Z">
              <w:tcPr>
                <w:tcW w:w="655" w:type="dxa"/>
              </w:tcPr>
            </w:tcPrChange>
          </w:tcPr>
          <w:p w14:paraId="0152CD65" w14:textId="653B6A8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94" w:author="Steff Guzmán" w:date="2023-03-13T19:56:00Z"/>
                <w:rFonts w:cs="Times New Roman"/>
              </w:rPr>
            </w:pPr>
          </w:p>
        </w:tc>
        <w:tc>
          <w:tcPr>
            <w:tcW w:w="0" w:type="dxa"/>
            <w:tcPrChange w:id="3195" w:author="Steff Guzmán" w:date="2023-03-13T19:20:00Z">
              <w:tcPr>
                <w:tcW w:w="652" w:type="dxa"/>
              </w:tcPr>
            </w:tcPrChange>
          </w:tcPr>
          <w:p w14:paraId="609E42F4" w14:textId="337331D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96" w:author="Steff Guzmán" w:date="2023-03-13T19:56:00Z"/>
                <w:rFonts w:cs="Times New Roman"/>
              </w:rPr>
            </w:pPr>
          </w:p>
        </w:tc>
        <w:tc>
          <w:tcPr>
            <w:tcW w:w="0" w:type="dxa"/>
            <w:tcPrChange w:id="3197" w:author="Steff Guzmán" w:date="2023-03-13T19:20:00Z">
              <w:tcPr>
                <w:tcW w:w="652" w:type="dxa"/>
              </w:tcPr>
            </w:tcPrChange>
          </w:tcPr>
          <w:p w14:paraId="327B6B60" w14:textId="654BA25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98" w:author="Steff Guzmán" w:date="2023-03-13T19:56:00Z"/>
                <w:rFonts w:cs="Times New Roman"/>
              </w:rPr>
            </w:pPr>
          </w:p>
        </w:tc>
        <w:tc>
          <w:tcPr>
            <w:tcW w:w="0" w:type="dxa"/>
            <w:tcPrChange w:id="3199" w:author="Steff Guzmán" w:date="2023-03-13T19:20:00Z">
              <w:tcPr>
                <w:tcW w:w="652" w:type="dxa"/>
              </w:tcPr>
            </w:tcPrChange>
          </w:tcPr>
          <w:p w14:paraId="43D313EC" w14:textId="219F443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00" w:author="Steff Guzmán" w:date="2023-03-13T19:56:00Z"/>
                <w:rFonts w:cs="Times New Roman"/>
              </w:rPr>
            </w:pPr>
          </w:p>
        </w:tc>
        <w:tc>
          <w:tcPr>
            <w:tcW w:w="0" w:type="dxa"/>
            <w:tcPrChange w:id="3201" w:author="Steff Guzmán" w:date="2023-03-13T19:20:00Z">
              <w:tcPr>
                <w:tcW w:w="652" w:type="dxa"/>
              </w:tcPr>
            </w:tcPrChange>
          </w:tcPr>
          <w:p w14:paraId="13B01A9B" w14:textId="7608A15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02" w:author="Steff Guzmán" w:date="2023-03-13T19:56:00Z"/>
                <w:rFonts w:cs="Times New Roman"/>
              </w:rPr>
            </w:pPr>
          </w:p>
        </w:tc>
        <w:tc>
          <w:tcPr>
            <w:tcW w:w="0" w:type="dxa"/>
            <w:tcPrChange w:id="3203" w:author="Steff Guzmán" w:date="2023-03-13T19:20:00Z">
              <w:tcPr>
                <w:tcW w:w="652" w:type="dxa"/>
              </w:tcPr>
            </w:tcPrChange>
          </w:tcPr>
          <w:p w14:paraId="65F965ED" w14:textId="4422324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04" w:author="Steff Guzmán" w:date="2023-03-13T19:56:00Z"/>
                <w:rFonts w:cs="Times New Roman"/>
              </w:rPr>
            </w:pPr>
          </w:p>
        </w:tc>
        <w:tc>
          <w:tcPr>
            <w:tcW w:w="0" w:type="dxa"/>
            <w:tcPrChange w:id="3205" w:author="Steff Guzmán" w:date="2023-03-13T19:20:00Z">
              <w:tcPr>
                <w:tcW w:w="548" w:type="dxa"/>
              </w:tcPr>
            </w:tcPrChange>
          </w:tcPr>
          <w:p w14:paraId="2BC82917" w14:textId="6EF016D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06" w:author="Steff Guzmán" w:date="2023-03-13T19:56:00Z"/>
                <w:rFonts w:cs="Times New Roman"/>
              </w:rPr>
            </w:pPr>
          </w:p>
        </w:tc>
      </w:tr>
      <w:tr w:rsidR="00A17136" w:rsidRPr="00BD3055" w:rsidDel="00AC7859" w14:paraId="030E2886" w14:textId="7FFA3FC1" w:rsidTr="005A4444">
        <w:trPr>
          <w:del w:id="3207" w:author="Steff Guzmán" w:date="2023-03-13T19:56:00Z"/>
        </w:trPr>
        <w:tc>
          <w:tcPr>
            <w:tcW w:w="0" w:type="dxa"/>
            <w:tcPrChange w:id="3208" w:author="Steff Guzmán" w:date="2023-03-13T19:20:00Z">
              <w:tcPr>
                <w:tcW w:w="1129" w:type="dxa"/>
              </w:tcPr>
            </w:tcPrChange>
          </w:tcPr>
          <w:p w14:paraId="13FDD328" w14:textId="1CBEBE6A"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209" w:author="Steff Guzmán" w:date="2023-03-13T19:56:00Z"/>
                <w:rFonts w:cs="Times New Roman"/>
                <w:szCs w:val="24"/>
              </w:rPr>
            </w:pPr>
            <w:del w:id="3210" w:author="Steff Guzmán" w:date="2023-03-13T19:56:00Z">
              <w:r w:rsidRPr="00BD3055" w:rsidDel="00AC7859">
                <w:rPr>
                  <w:rFonts w:cs="Times New Roman"/>
                  <w:szCs w:val="24"/>
                </w:rPr>
                <w:delText>Act. #3</w:delText>
              </w:r>
            </w:del>
          </w:p>
        </w:tc>
        <w:tc>
          <w:tcPr>
            <w:tcW w:w="0" w:type="dxa"/>
            <w:tcPrChange w:id="3211" w:author="Steff Guzmán" w:date="2023-03-13T19:20:00Z">
              <w:tcPr>
                <w:tcW w:w="993" w:type="dxa"/>
              </w:tcPr>
            </w:tcPrChange>
          </w:tcPr>
          <w:p w14:paraId="0B9A5D0F" w14:textId="5C9BA353" w:rsidR="00A17136" w:rsidRPr="00BD3055" w:rsidDel="00AC7859" w:rsidRDefault="00A17136" w:rsidP="005A4444">
            <w:pPr>
              <w:rPr>
                <w:del w:id="3212" w:author="Steff Guzmán" w:date="2023-03-13T19:56:00Z"/>
                <w:rFonts w:cs="Times New Roman"/>
              </w:rPr>
            </w:pPr>
          </w:p>
        </w:tc>
        <w:tc>
          <w:tcPr>
            <w:tcW w:w="0" w:type="dxa"/>
            <w:shd w:val="clear" w:color="auto" w:fill="D9E2F3" w:themeFill="accent1" w:themeFillTint="33"/>
            <w:tcPrChange w:id="3213" w:author="Steff Guzmán" w:date="2023-03-13T19:20:00Z">
              <w:tcPr>
                <w:tcW w:w="708" w:type="dxa"/>
                <w:shd w:val="clear" w:color="auto" w:fill="D9E2F3" w:themeFill="accent1" w:themeFillTint="33"/>
              </w:tcPr>
            </w:tcPrChange>
          </w:tcPr>
          <w:p w14:paraId="3BF0AC6A" w14:textId="72239B04" w:rsidR="00A17136" w:rsidRPr="00BD3055" w:rsidDel="00AC7859" w:rsidRDefault="00A17136" w:rsidP="005A4444">
            <w:pPr>
              <w:rPr>
                <w:del w:id="3214" w:author="Steff Guzmán" w:date="2023-03-13T19:56:00Z"/>
                <w:rFonts w:cs="Times New Roman"/>
              </w:rPr>
            </w:pPr>
            <w:del w:id="3215" w:author="Steff Guzmán" w:date="2023-03-13T19:56:00Z">
              <w:r w:rsidRPr="00BD3055" w:rsidDel="00AC7859">
                <w:rPr>
                  <w:rFonts w:cs="Times New Roman"/>
                </w:rPr>
                <w:delText>X</w:delText>
              </w:r>
            </w:del>
          </w:p>
        </w:tc>
        <w:tc>
          <w:tcPr>
            <w:tcW w:w="0" w:type="dxa"/>
            <w:tcPrChange w:id="3216" w:author="Steff Guzmán" w:date="2023-03-13T19:20:00Z">
              <w:tcPr>
                <w:tcW w:w="709" w:type="dxa"/>
              </w:tcPr>
            </w:tcPrChange>
          </w:tcPr>
          <w:p w14:paraId="1B133F8B" w14:textId="5AFEDB64" w:rsidR="00A17136" w:rsidRPr="00BD3055" w:rsidDel="00AC7859" w:rsidRDefault="00A17136" w:rsidP="005A4444">
            <w:pPr>
              <w:rPr>
                <w:del w:id="3217" w:author="Steff Guzmán" w:date="2023-03-13T19:56:00Z"/>
                <w:rFonts w:cs="Times New Roman"/>
              </w:rPr>
            </w:pPr>
          </w:p>
        </w:tc>
        <w:tc>
          <w:tcPr>
            <w:tcW w:w="0" w:type="dxa"/>
            <w:tcPrChange w:id="3218" w:author="Steff Guzmán" w:date="2023-03-13T19:20:00Z">
              <w:tcPr>
                <w:tcW w:w="709" w:type="dxa"/>
              </w:tcPr>
            </w:tcPrChange>
          </w:tcPr>
          <w:p w14:paraId="4C797397" w14:textId="7E337DBD" w:rsidR="00A17136" w:rsidRPr="00BD3055" w:rsidDel="00AC7859" w:rsidRDefault="00A17136" w:rsidP="005A4444">
            <w:pPr>
              <w:rPr>
                <w:del w:id="3219" w:author="Steff Guzmán" w:date="2023-03-13T19:56:00Z"/>
                <w:rFonts w:cs="Times New Roman"/>
              </w:rPr>
            </w:pPr>
          </w:p>
        </w:tc>
        <w:tc>
          <w:tcPr>
            <w:tcW w:w="0" w:type="dxa"/>
            <w:tcPrChange w:id="3220" w:author="Steff Guzmán" w:date="2023-03-13T19:20:00Z">
              <w:tcPr>
                <w:tcW w:w="709" w:type="dxa"/>
              </w:tcPr>
            </w:tcPrChange>
          </w:tcPr>
          <w:p w14:paraId="6A543541" w14:textId="186BC9E0" w:rsidR="00A17136" w:rsidRPr="00BD3055" w:rsidDel="00AC7859" w:rsidRDefault="00A17136" w:rsidP="005A4444">
            <w:pPr>
              <w:rPr>
                <w:del w:id="3221" w:author="Steff Guzmán" w:date="2023-03-13T19:56:00Z"/>
                <w:rFonts w:cs="Times New Roman"/>
              </w:rPr>
            </w:pPr>
          </w:p>
        </w:tc>
        <w:tc>
          <w:tcPr>
            <w:tcW w:w="0" w:type="dxa"/>
            <w:tcPrChange w:id="3222" w:author="Steff Guzmán" w:date="2023-03-13T19:20:00Z">
              <w:tcPr>
                <w:tcW w:w="708" w:type="dxa"/>
              </w:tcPr>
            </w:tcPrChange>
          </w:tcPr>
          <w:p w14:paraId="3B8BF0CE" w14:textId="7A2C66EB" w:rsidR="00A17136" w:rsidRPr="00BD3055" w:rsidDel="00AC7859" w:rsidRDefault="00A17136" w:rsidP="005A4444">
            <w:pPr>
              <w:rPr>
                <w:del w:id="3223" w:author="Steff Guzmán" w:date="2023-03-13T19:56:00Z"/>
                <w:rFonts w:cs="Times New Roman"/>
              </w:rPr>
            </w:pPr>
          </w:p>
        </w:tc>
        <w:tc>
          <w:tcPr>
            <w:tcW w:w="0" w:type="dxa"/>
            <w:tcPrChange w:id="3224" w:author="Steff Guzmán" w:date="2023-03-13T19:20:00Z">
              <w:tcPr>
                <w:tcW w:w="754" w:type="dxa"/>
              </w:tcPr>
            </w:tcPrChange>
          </w:tcPr>
          <w:p w14:paraId="02A1E1C9" w14:textId="14754FB1" w:rsidR="00A17136" w:rsidRPr="00BD3055" w:rsidDel="00AC7859" w:rsidRDefault="00A17136" w:rsidP="005A4444">
            <w:pPr>
              <w:rPr>
                <w:del w:id="3225" w:author="Steff Guzmán" w:date="2023-03-13T19:56:00Z"/>
                <w:rFonts w:cs="Times New Roman"/>
              </w:rPr>
            </w:pPr>
          </w:p>
        </w:tc>
        <w:tc>
          <w:tcPr>
            <w:tcW w:w="0" w:type="dxa"/>
            <w:tcPrChange w:id="3226" w:author="Steff Guzmán" w:date="2023-03-13T19:20:00Z">
              <w:tcPr>
                <w:tcW w:w="652" w:type="dxa"/>
              </w:tcPr>
            </w:tcPrChange>
          </w:tcPr>
          <w:p w14:paraId="175F926C" w14:textId="737EF8C3" w:rsidR="00A17136" w:rsidRPr="00BD3055" w:rsidDel="00AC7859" w:rsidRDefault="00A17136" w:rsidP="005A4444">
            <w:pPr>
              <w:rPr>
                <w:del w:id="3227" w:author="Steff Guzmán" w:date="2023-03-13T19:56:00Z"/>
                <w:rFonts w:cs="Times New Roman"/>
              </w:rPr>
            </w:pPr>
          </w:p>
        </w:tc>
        <w:tc>
          <w:tcPr>
            <w:tcW w:w="0" w:type="dxa"/>
            <w:tcPrChange w:id="3228" w:author="Steff Guzmán" w:date="2023-03-13T19:20:00Z">
              <w:tcPr>
                <w:tcW w:w="652" w:type="dxa"/>
              </w:tcPr>
            </w:tcPrChange>
          </w:tcPr>
          <w:p w14:paraId="4880E7C4" w14:textId="691A4B45" w:rsidR="00A17136" w:rsidRPr="00BD3055" w:rsidDel="00AC7859" w:rsidRDefault="00A17136" w:rsidP="005A4444">
            <w:pPr>
              <w:rPr>
                <w:del w:id="3229" w:author="Steff Guzmán" w:date="2023-03-13T19:56:00Z"/>
                <w:rFonts w:cs="Times New Roman"/>
              </w:rPr>
            </w:pPr>
          </w:p>
        </w:tc>
        <w:tc>
          <w:tcPr>
            <w:tcW w:w="0" w:type="dxa"/>
            <w:tcPrChange w:id="3230" w:author="Steff Guzmán" w:date="2023-03-13T19:20:00Z">
              <w:tcPr>
                <w:tcW w:w="655" w:type="dxa"/>
              </w:tcPr>
            </w:tcPrChange>
          </w:tcPr>
          <w:p w14:paraId="14483355" w14:textId="30C68EC7" w:rsidR="00A17136" w:rsidRPr="00BD3055" w:rsidDel="00AC7859" w:rsidRDefault="00A17136" w:rsidP="005A4444">
            <w:pPr>
              <w:rPr>
                <w:del w:id="3231" w:author="Steff Guzmán" w:date="2023-03-13T19:56:00Z"/>
                <w:rFonts w:cs="Times New Roman"/>
              </w:rPr>
            </w:pPr>
          </w:p>
        </w:tc>
        <w:tc>
          <w:tcPr>
            <w:tcW w:w="0" w:type="dxa"/>
            <w:tcPrChange w:id="3232" w:author="Steff Guzmán" w:date="2023-03-13T19:20:00Z">
              <w:tcPr>
                <w:tcW w:w="652" w:type="dxa"/>
              </w:tcPr>
            </w:tcPrChange>
          </w:tcPr>
          <w:p w14:paraId="30E5F149" w14:textId="4C6033AC" w:rsidR="00A17136" w:rsidRPr="00BD3055" w:rsidDel="00AC7859" w:rsidRDefault="00A17136" w:rsidP="005A4444">
            <w:pPr>
              <w:rPr>
                <w:del w:id="3233" w:author="Steff Guzmán" w:date="2023-03-13T19:56:00Z"/>
                <w:rFonts w:cs="Times New Roman"/>
              </w:rPr>
            </w:pPr>
          </w:p>
        </w:tc>
        <w:tc>
          <w:tcPr>
            <w:tcW w:w="0" w:type="dxa"/>
            <w:tcPrChange w:id="3234" w:author="Steff Guzmán" w:date="2023-03-13T19:20:00Z">
              <w:tcPr>
                <w:tcW w:w="652" w:type="dxa"/>
              </w:tcPr>
            </w:tcPrChange>
          </w:tcPr>
          <w:p w14:paraId="00665A36" w14:textId="21AB1CFC" w:rsidR="00A17136" w:rsidRPr="00BD3055" w:rsidDel="00AC7859" w:rsidRDefault="00A17136" w:rsidP="005A4444">
            <w:pPr>
              <w:rPr>
                <w:del w:id="3235" w:author="Steff Guzmán" w:date="2023-03-13T19:56:00Z"/>
                <w:rFonts w:cs="Times New Roman"/>
              </w:rPr>
            </w:pPr>
          </w:p>
        </w:tc>
        <w:tc>
          <w:tcPr>
            <w:tcW w:w="0" w:type="dxa"/>
            <w:tcPrChange w:id="3236" w:author="Steff Guzmán" w:date="2023-03-13T19:20:00Z">
              <w:tcPr>
                <w:tcW w:w="652" w:type="dxa"/>
              </w:tcPr>
            </w:tcPrChange>
          </w:tcPr>
          <w:p w14:paraId="719F712D" w14:textId="3C83BEAC" w:rsidR="00A17136" w:rsidRPr="00BD3055" w:rsidDel="00AC7859" w:rsidRDefault="00A17136" w:rsidP="005A4444">
            <w:pPr>
              <w:rPr>
                <w:del w:id="3237" w:author="Steff Guzmán" w:date="2023-03-13T19:56:00Z"/>
                <w:rFonts w:cs="Times New Roman"/>
              </w:rPr>
            </w:pPr>
          </w:p>
        </w:tc>
        <w:tc>
          <w:tcPr>
            <w:tcW w:w="0" w:type="dxa"/>
            <w:tcPrChange w:id="3238" w:author="Steff Guzmán" w:date="2023-03-13T19:20:00Z">
              <w:tcPr>
                <w:tcW w:w="652" w:type="dxa"/>
              </w:tcPr>
            </w:tcPrChange>
          </w:tcPr>
          <w:p w14:paraId="0CC5C7F5" w14:textId="25369F22" w:rsidR="00A17136" w:rsidRPr="00BD3055" w:rsidDel="00AC7859" w:rsidRDefault="00A17136" w:rsidP="005A4444">
            <w:pPr>
              <w:rPr>
                <w:del w:id="3239" w:author="Steff Guzmán" w:date="2023-03-13T19:56:00Z"/>
                <w:rFonts w:cs="Times New Roman"/>
              </w:rPr>
            </w:pPr>
          </w:p>
        </w:tc>
        <w:tc>
          <w:tcPr>
            <w:tcW w:w="0" w:type="dxa"/>
            <w:tcPrChange w:id="3240" w:author="Steff Guzmán" w:date="2023-03-13T19:20:00Z">
              <w:tcPr>
                <w:tcW w:w="652" w:type="dxa"/>
              </w:tcPr>
            </w:tcPrChange>
          </w:tcPr>
          <w:p w14:paraId="1A94C691" w14:textId="3B839C3D" w:rsidR="00A17136" w:rsidRPr="00BD3055" w:rsidDel="00AC7859" w:rsidRDefault="00A17136" w:rsidP="005A4444">
            <w:pPr>
              <w:rPr>
                <w:del w:id="3241" w:author="Steff Guzmán" w:date="2023-03-13T19:56:00Z"/>
                <w:rFonts w:cs="Times New Roman"/>
              </w:rPr>
            </w:pPr>
          </w:p>
        </w:tc>
        <w:tc>
          <w:tcPr>
            <w:tcW w:w="0" w:type="dxa"/>
            <w:tcPrChange w:id="3242" w:author="Steff Guzmán" w:date="2023-03-13T19:20:00Z">
              <w:tcPr>
                <w:tcW w:w="548" w:type="dxa"/>
              </w:tcPr>
            </w:tcPrChange>
          </w:tcPr>
          <w:p w14:paraId="589263DE" w14:textId="430DB58A" w:rsidR="00A17136" w:rsidRPr="00BD3055" w:rsidDel="00AC7859" w:rsidRDefault="00A17136" w:rsidP="005A4444">
            <w:pPr>
              <w:rPr>
                <w:del w:id="3243" w:author="Steff Guzmán" w:date="2023-03-13T19:56:00Z"/>
                <w:rFonts w:cs="Times New Roman"/>
              </w:rPr>
            </w:pPr>
          </w:p>
        </w:tc>
      </w:tr>
      <w:tr w:rsidR="00A17136" w:rsidRPr="00BD3055" w:rsidDel="00AC7859" w14:paraId="43D7DDA9" w14:textId="6362E440" w:rsidTr="005A4444">
        <w:trPr>
          <w:del w:id="3244" w:author="Steff Guzmán" w:date="2023-03-13T19:56:00Z"/>
        </w:trPr>
        <w:tc>
          <w:tcPr>
            <w:tcW w:w="0" w:type="dxa"/>
            <w:tcPrChange w:id="3245" w:author="Steff Guzmán" w:date="2023-03-13T19:20:00Z">
              <w:tcPr>
                <w:tcW w:w="1129" w:type="dxa"/>
              </w:tcPr>
            </w:tcPrChange>
          </w:tcPr>
          <w:p w14:paraId="51354D3C" w14:textId="6C29CCE6"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246" w:author="Steff Guzmán" w:date="2023-03-13T19:56:00Z"/>
                <w:rFonts w:cs="Times New Roman"/>
                <w:szCs w:val="24"/>
              </w:rPr>
            </w:pPr>
            <w:del w:id="3247" w:author="Steff Guzmán" w:date="2023-03-13T19:56:00Z">
              <w:r w:rsidRPr="00BD3055" w:rsidDel="00AC7859">
                <w:rPr>
                  <w:rFonts w:cs="Times New Roman"/>
                  <w:szCs w:val="24"/>
                </w:rPr>
                <w:delText>Act. #4</w:delText>
              </w:r>
            </w:del>
          </w:p>
        </w:tc>
        <w:tc>
          <w:tcPr>
            <w:tcW w:w="0" w:type="dxa"/>
            <w:tcPrChange w:id="3248" w:author="Steff Guzmán" w:date="2023-03-13T19:20:00Z">
              <w:tcPr>
                <w:tcW w:w="993" w:type="dxa"/>
              </w:tcPr>
            </w:tcPrChange>
          </w:tcPr>
          <w:p w14:paraId="04E0C541" w14:textId="1AA6876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9" w:author="Steff Guzmán" w:date="2023-03-13T19:56:00Z"/>
                <w:rFonts w:cs="Times New Roman"/>
              </w:rPr>
            </w:pPr>
          </w:p>
        </w:tc>
        <w:tc>
          <w:tcPr>
            <w:tcW w:w="0" w:type="dxa"/>
            <w:shd w:val="clear" w:color="auto" w:fill="D9E2F3" w:themeFill="accent1" w:themeFillTint="33"/>
            <w:tcPrChange w:id="3250" w:author="Steff Guzmán" w:date="2023-03-13T19:20:00Z">
              <w:tcPr>
                <w:tcW w:w="708" w:type="dxa"/>
                <w:shd w:val="clear" w:color="auto" w:fill="D9E2F3" w:themeFill="accent1" w:themeFillTint="33"/>
              </w:tcPr>
            </w:tcPrChange>
          </w:tcPr>
          <w:p w14:paraId="3DFBF98C" w14:textId="321649F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1" w:author="Steff Guzmán" w:date="2023-03-13T19:56:00Z"/>
                <w:rFonts w:cs="Times New Roman"/>
              </w:rPr>
            </w:pPr>
            <w:del w:id="3252" w:author="Steff Guzmán" w:date="2023-03-13T19:56:00Z">
              <w:r w:rsidRPr="00BD3055" w:rsidDel="00AC7859">
                <w:rPr>
                  <w:rFonts w:cs="Times New Roman"/>
                </w:rPr>
                <w:delText>X</w:delText>
              </w:r>
            </w:del>
          </w:p>
        </w:tc>
        <w:tc>
          <w:tcPr>
            <w:tcW w:w="0" w:type="dxa"/>
            <w:shd w:val="clear" w:color="auto" w:fill="D9E2F3" w:themeFill="accent1" w:themeFillTint="33"/>
            <w:tcPrChange w:id="3253" w:author="Steff Guzmán" w:date="2023-03-13T19:20:00Z">
              <w:tcPr>
                <w:tcW w:w="709" w:type="dxa"/>
                <w:shd w:val="clear" w:color="auto" w:fill="D9E2F3" w:themeFill="accent1" w:themeFillTint="33"/>
              </w:tcPr>
            </w:tcPrChange>
          </w:tcPr>
          <w:p w14:paraId="06A14CC6" w14:textId="31F3DA1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4" w:author="Steff Guzmán" w:date="2023-03-13T19:56:00Z"/>
                <w:rFonts w:cs="Times New Roman"/>
              </w:rPr>
            </w:pPr>
            <w:del w:id="3255" w:author="Steff Guzmán" w:date="2023-03-13T19:56:00Z">
              <w:r w:rsidRPr="00BD3055" w:rsidDel="00AC7859">
                <w:rPr>
                  <w:rFonts w:cs="Times New Roman"/>
                </w:rPr>
                <w:delText>X</w:delText>
              </w:r>
            </w:del>
          </w:p>
        </w:tc>
        <w:tc>
          <w:tcPr>
            <w:tcW w:w="0" w:type="dxa"/>
            <w:shd w:val="clear" w:color="auto" w:fill="D9E2F3" w:themeFill="accent1" w:themeFillTint="33"/>
            <w:tcPrChange w:id="3256" w:author="Steff Guzmán" w:date="2023-03-13T19:20:00Z">
              <w:tcPr>
                <w:tcW w:w="709" w:type="dxa"/>
                <w:shd w:val="clear" w:color="auto" w:fill="D9E2F3" w:themeFill="accent1" w:themeFillTint="33"/>
              </w:tcPr>
            </w:tcPrChange>
          </w:tcPr>
          <w:p w14:paraId="750B0465" w14:textId="559440B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7" w:author="Steff Guzmán" w:date="2023-03-13T19:56:00Z"/>
                <w:rFonts w:cs="Times New Roman"/>
              </w:rPr>
            </w:pPr>
            <w:del w:id="3258" w:author="Steff Guzmán" w:date="2023-03-13T19:56:00Z">
              <w:r w:rsidRPr="00BD3055" w:rsidDel="00AC7859">
                <w:rPr>
                  <w:rFonts w:cs="Times New Roman"/>
                </w:rPr>
                <w:delText>X</w:delText>
              </w:r>
            </w:del>
          </w:p>
        </w:tc>
        <w:tc>
          <w:tcPr>
            <w:tcW w:w="0" w:type="dxa"/>
            <w:tcPrChange w:id="3259" w:author="Steff Guzmán" w:date="2023-03-13T19:20:00Z">
              <w:tcPr>
                <w:tcW w:w="709" w:type="dxa"/>
              </w:tcPr>
            </w:tcPrChange>
          </w:tcPr>
          <w:p w14:paraId="42B486EF" w14:textId="33844D7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60" w:author="Steff Guzmán" w:date="2023-03-13T19:56:00Z"/>
                <w:rFonts w:cs="Times New Roman"/>
              </w:rPr>
            </w:pPr>
          </w:p>
        </w:tc>
        <w:tc>
          <w:tcPr>
            <w:tcW w:w="0" w:type="dxa"/>
            <w:tcPrChange w:id="3261" w:author="Steff Guzmán" w:date="2023-03-13T19:20:00Z">
              <w:tcPr>
                <w:tcW w:w="708" w:type="dxa"/>
              </w:tcPr>
            </w:tcPrChange>
          </w:tcPr>
          <w:p w14:paraId="22A95C90" w14:textId="759D31B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62" w:author="Steff Guzmán" w:date="2023-03-13T19:56:00Z"/>
                <w:rFonts w:cs="Times New Roman"/>
              </w:rPr>
            </w:pPr>
          </w:p>
        </w:tc>
        <w:tc>
          <w:tcPr>
            <w:tcW w:w="0" w:type="dxa"/>
            <w:tcPrChange w:id="3263" w:author="Steff Guzmán" w:date="2023-03-13T19:20:00Z">
              <w:tcPr>
                <w:tcW w:w="754" w:type="dxa"/>
              </w:tcPr>
            </w:tcPrChange>
          </w:tcPr>
          <w:p w14:paraId="5650BCB4" w14:textId="2A88FEA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64" w:author="Steff Guzmán" w:date="2023-03-13T19:56:00Z"/>
                <w:rFonts w:cs="Times New Roman"/>
              </w:rPr>
            </w:pPr>
          </w:p>
        </w:tc>
        <w:tc>
          <w:tcPr>
            <w:tcW w:w="0" w:type="dxa"/>
            <w:tcPrChange w:id="3265" w:author="Steff Guzmán" w:date="2023-03-13T19:20:00Z">
              <w:tcPr>
                <w:tcW w:w="652" w:type="dxa"/>
              </w:tcPr>
            </w:tcPrChange>
          </w:tcPr>
          <w:p w14:paraId="72642EAA" w14:textId="649DA63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66" w:author="Steff Guzmán" w:date="2023-03-13T19:56:00Z"/>
                <w:rFonts w:cs="Times New Roman"/>
              </w:rPr>
            </w:pPr>
          </w:p>
        </w:tc>
        <w:tc>
          <w:tcPr>
            <w:tcW w:w="0" w:type="dxa"/>
            <w:tcPrChange w:id="3267" w:author="Steff Guzmán" w:date="2023-03-13T19:20:00Z">
              <w:tcPr>
                <w:tcW w:w="652" w:type="dxa"/>
              </w:tcPr>
            </w:tcPrChange>
          </w:tcPr>
          <w:p w14:paraId="085F1178" w14:textId="0EFEF84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68" w:author="Steff Guzmán" w:date="2023-03-13T19:56:00Z"/>
                <w:rFonts w:cs="Times New Roman"/>
              </w:rPr>
            </w:pPr>
          </w:p>
        </w:tc>
        <w:tc>
          <w:tcPr>
            <w:tcW w:w="0" w:type="dxa"/>
            <w:tcPrChange w:id="3269" w:author="Steff Guzmán" w:date="2023-03-13T19:20:00Z">
              <w:tcPr>
                <w:tcW w:w="655" w:type="dxa"/>
              </w:tcPr>
            </w:tcPrChange>
          </w:tcPr>
          <w:p w14:paraId="422DD6AD" w14:textId="66889E2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70" w:author="Steff Guzmán" w:date="2023-03-13T19:56:00Z"/>
                <w:rFonts w:cs="Times New Roman"/>
              </w:rPr>
            </w:pPr>
          </w:p>
        </w:tc>
        <w:tc>
          <w:tcPr>
            <w:tcW w:w="0" w:type="dxa"/>
            <w:tcPrChange w:id="3271" w:author="Steff Guzmán" w:date="2023-03-13T19:20:00Z">
              <w:tcPr>
                <w:tcW w:w="652" w:type="dxa"/>
              </w:tcPr>
            </w:tcPrChange>
          </w:tcPr>
          <w:p w14:paraId="73917985" w14:textId="2227310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72" w:author="Steff Guzmán" w:date="2023-03-13T19:56:00Z"/>
                <w:rFonts w:cs="Times New Roman"/>
              </w:rPr>
            </w:pPr>
          </w:p>
        </w:tc>
        <w:tc>
          <w:tcPr>
            <w:tcW w:w="0" w:type="dxa"/>
            <w:tcPrChange w:id="3273" w:author="Steff Guzmán" w:date="2023-03-13T19:20:00Z">
              <w:tcPr>
                <w:tcW w:w="652" w:type="dxa"/>
              </w:tcPr>
            </w:tcPrChange>
          </w:tcPr>
          <w:p w14:paraId="2EEFD8E1" w14:textId="548FC51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74" w:author="Steff Guzmán" w:date="2023-03-13T19:56:00Z"/>
                <w:rFonts w:cs="Times New Roman"/>
              </w:rPr>
            </w:pPr>
          </w:p>
        </w:tc>
        <w:tc>
          <w:tcPr>
            <w:tcW w:w="0" w:type="dxa"/>
            <w:tcPrChange w:id="3275" w:author="Steff Guzmán" w:date="2023-03-13T19:20:00Z">
              <w:tcPr>
                <w:tcW w:w="652" w:type="dxa"/>
              </w:tcPr>
            </w:tcPrChange>
          </w:tcPr>
          <w:p w14:paraId="4260096D" w14:textId="2A89A38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76" w:author="Steff Guzmán" w:date="2023-03-13T19:56:00Z"/>
                <w:rFonts w:cs="Times New Roman"/>
              </w:rPr>
            </w:pPr>
          </w:p>
        </w:tc>
        <w:tc>
          <w:tcPr>
            <w:tcW w:w="0" w:type="dxa"/>
            <w:tcPrChange w:id="3277" w:author="Steff Guzmán" w:date="2023-03-13T19:20:00Z">
              <w:tcPr>
                <w:tcW w:w="652" w:type="dxa"/>
              </w:tcPr>
            </w:tcPrChange>
          </w:tcPr>
          <w:p w14:paraId="795684B1" w14:textId="7D53628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78" w:author="Steff Guzmán" w:date="2023-03-13T19:56:00Z"/>
                <w:rFonts w:cs="Times New Roman"/>
              </w:rPr>
            </w:pPr>
          </w:p>
        </w:tc>
        <w:tc>
          <w:tcPr>
            <w:tcW w:w="0" w:type="dxa"/>
            <w:tcPrChange w:id="3279" w:author="Steff Guzmán" w:date="2023-03-13T19:20:00Z">
              <w:tcPr>
                <w:tcW w:w="652" w:type="dxa"/>
              </w:tcPr>
            </w:tcPrChange>
          </w:tcPr>
          <w:p w14:paraId="072D824D" w14:textId="02F707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80" w:author="Steff Guzmán" w:date="2023-03-13T19:56:00Z"/>
                <w:rFonts w:cs="Times New Roman"/>
              </w:rPr>
            </w:pPr>
          </w:p>
        </w:tc>
        <w:tc>
          <w:tcPr>
            <w:tcW w:w="0" w:type="dxa"/>
            <w:tcPrChange w:id="3281" w:author="Steff Guzmán" w:date="2023-03-13T19:20:00Z">
              <w:tcPr>
                <w:tcW w:w="548" w:type="dxa"/>
              </w:tcPr>
            </w:tcPrChange>
          </w:tcPr>
          <w:p w14:paraId="77EC6B28" w14:textId="59EFE6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82" w:author="Steff Guzmán" w:date="2023-03-13T19:56:00Z"/>
                <w:rFonts w:cs="Times New Roman"/>
              </w:rPr>
            </w:pPr>
          </w:p>
        </w:tc>
      </w:tr>
      <w:tr w:rsidR="00A17136" w:rsidRPr="00BD3055" w:rsidDel="00AC7859" w14:paraId="5A7F36E5" w14:textId="058E2CAB" w:rsidTr="005A4444">
        <w:trPr>
          <w:del w:id="3283" w:author="Steff Guzmán" w:date="2023-03-13T19:56:00Z"/>
        </w:trPr>
        <w:tc>
          <w:tcPr>
            <w:tcW w:w="0" w:type="dxa"/>
            <w:tcPrChange w:id="3284" w:author="Steff Guzmán" w:date="2023-03-13T19:20:00Z">
              <w:tcPr>
                <w:tcW w:w="1129" w:type="dxa"/>
              </w:tcPr>
            </w:tcPrChange>
          </w:tcPr>
          <w:p w14:paraId="4B5F673F" w14:textId="70E49345"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285" w:author="Steff Guzmán" w:date="2023-03-13T19:56:00Z"/>
                <w:rFonts w:cs="Times New Roman"/>
                <w:szCs w:val="24"/>
              </w:rPr>
            </w:pPr>
            <w:del w:id="3286" w:author="Steff Guzmán" w:date="2023-03-13T19:56:00Z">
              <w:r w:rsidRPr="00BD3055" w:rsidDel="00AC7859">
                <w:rPr>
                  <w:rFonts w:cs="Times New Roman"/>
                  <w:szCs w:val="24"/>
                </w:rPr>
                <w:delText>Act. #5</w:delText>
              </w:r>
            </w:del>
          </w:p>
        </w:tc>
        <w:tc>
          <w:tcPr>
            <w:tcW w:w="0" w:type="dxa"/>
            <w:tcPrChange w:id="3287" w:author="Steff Guzmán" w:date="2023-03-13T19:20:00Z">
              <w:tcPr>
                <w:tcW w:w="993" w:type="dxa"/>
              </w:tcPr>
            </w:tcPrChange>
          </w:tcPr>
          <w:p w14:paraId="2608C756" w14:textId="0BF2BC66" w:rsidR="00A17136" w:rsidRPr="00BD3055" w:rsidDel="00AC7859" w:rsidRDefault="00A17136" w:rsidP="005A4444">
            <w:pPr>
              <w:rPr>
                <w:del w:id="3288" w:author="Steff Guzmán" w:date="2023-03-13T19:56:00Z"/>
                <w:rFonts w:cs="Times New Roman"/>
              </w:rPr>
            </w:pPr>
          </w:p>
        </w:tc>
        <w:tc>
          <w:tcPr>
            <w:tcW w:w="0" w:type="dxa"/>
            <w:tcPrChange w:id="3289" w:author="Steff Guzmán" w:date="2023-03-13T19:20:00Z">
              <w:tcPr>
                <w:tcW w:w="708" w:type="dxa"/>
              </w:tcPr>
            </w:tcPrChange>
          </w:tcPr>
          <w:p w14:paraId="39D3F3DA" w14:textId="7A32521E" w:rsidR="00A17136" w:rsidRPr="00BD3055" w:rsidDel="00AC7859" w:rsidRDefault="00A17136" w:rsidP="005A4444">
            <w:pPr>
              <w:rPr>
                <w:del w:id="3290" w:author="Steff Guzmán" w:date="2023-03-13T19:56:00Z"/>
                <w:rFonts w:cs="Times New Roman"/>
              </w:rPr>
            </w:pPr>
          </w:p>
        </w:tc>
        <w:tc>
          <w:tcPr>
            <w:tcW w:w="0" w:type="dxa"/>
            <w:shd w:val="clear" w:color="auto" w:fill="D9E2F3" w:themeFill="accent1" w:themeFillTint="33"/>
            <w:tcPrChange w:id="3291" w:author="Steff Guzmán" w:date="2023-03-13T19:20:00Z">
              <w:tcPr>
                <w:tcW w:w="709" w:type="dxa"/>
                <w:shd w:val="clear" w:color="auto" w:fill="D9E2F3" w:themeFill="accent1" w:themeFillTint="33"/>
              </w:tcPr>
            </w:tcPrChange>
          </w:tcPr>
          <w:p w14:paraId="133EC239" w14:textId="4F88D9CF" w:rsidR="00A17136" w:rsidRPr="00BD3055" w:rsidDel="00AC7859" w:rsidRDefault="00A17136" w:rsidP="005A4444">
            <w:pPr>
              <w:rPr>
                <w:del w:id="3292" w:author="Steff Guzmán" w:date="2023-03-13T19:56:00Z"/>
                <w:rFonts w:cs="Times New Roman"/>
              </w:rPr>
            </w:pPr>
            <w:del w:id="3293" w:author="Steff Guzmán" w:date="2023-03-13T19:56:00Z">
              <w:r w:rsidRPr="00BD3055" w:rsidDel="00AC7859">
                <w:rPr>
                  <w:rFonts w:cs="Times New Roman"/>
                </w:rPr>
                <w:delText>X</w:delText>
              </w:r>
            </w:del>
          </w:p>
        </w:tc>
        <w:tc>
          <w:tcPr>
            <w:tcW w:w="0" w:type="dxa"/>
            <w:shd w:val="clear" w:color="auto" w:fill="D9E2F3" w:themeFill="accent1" w:themeFillTint="33"/>
            <w:tcPrChange w:id="3294" w:author="Steff Guzmán" w:date="2023-03-13T19:20:00Z">
              <w:tcPr>
                <w:tcW w:w="709" w:type="dxa"/>
                <w:shd w:val="clear" w:color="auto" w:fill="D9E2F3" w:themeFill="accent1" w:themeFillTint="33"/>
              </w:tcPr>
            </w:tcPrChange>
          </w:tcPr>
          <w:p w14:paraId="69ADB7E1" w14:textId="608BA09C" w:rsidR="00A17136" w:rsidRPr="00BD3055" w:rsidDel="00AC7859" w:rsidRDefault="00A17136" w:rsidP="005A4444">
            <w:pPr>
              <w:rPr>
                <w:del w:id="3295" w:author="Steff Guzmán" w:date="2023-03-13T19:56:00Z"/>
                <w:rFonts w:cs="Times New Roman"/>
              </w:rPr>
            </w:pPr>
            <w:del w:id="3296" w:author="Steff Guzmán" w:date="2023-03-13T19:56:00Z">
              <w:r w:rsidRPr="00BD3055" w:rsidDel="00AC7859">
                <w:rPr>
                  <w:rFonts w:cs="Times New Roman"/>
                </w:rPr>
                <w:delText>X</w:delText>
              </w:r>
            </w:del>
          </w:p>
        </w:tc>
        <w:tc>
          <w:tcPr>
            <w:tcW w:w="0" w:type="dxa"/>
            <w:tcPrChange w:id="3297" w:author="Steff Guzmán" w:date="2023-03-13T19:20:00Z">
              <w:tcPr>
                <w:tcW w:w="709" w:type="dxa"/>
              </w:tcPr>
            </w:tcPrChange>
          </w:tcPr>
          <w:p w14:paraId="48743543" w14:textId="679D793B" w:rsidR="00A17136" w:rsidRPr="00BD3055" w:rsidDel="00AC7859" w:rsidRDefault="00A17136" w:rsidP="005A4444">
            <w:pPr>
              <w:rPr>
                <w:del w:id="3298" w:author="Steff Guzmán" w:date="2023-03-13T19:56:00Z"/>
                <w:rFonts w:cs="Times New Roman"/>
              </w:rPr>
            </w:pPr>
          </w:p>
        </w:tc>
        <w:tc>
          <w:tcPr>
            <w:tcW w:w="0" w:type="dxa"/>
            <w:tcPrChange w:id="3299" w:author="Steff Guzmán" w:date="2023-03-13T19:20:00Z">
              <w:tcPr>
                <w:tcW w:w="708" w:type="dxa"/>
              </w:tcPr>
            </w:tcPrChange>
          </w:tcPr>
          <w:p w14:paraId="2D2C3537" w14:textId="1F40B03E" w:rsidR="00A17136" w:rsidRPr="00BD3055" w:rsidDel="00AC7859" w:rsidRDefault="00A17136" w:rsidP="005A4444">
            <w:pPr>
              <w:rPr>
                <w:del w:id="3300" w:author="Steff Guzmán" w:date="2023-03-13T19:56:00Z"/>
                <w:rFonts w:cs="Times New Roman"/>
              </w:rPr>
            </w:pPr>
          </w:p>
        </w:tc>
        <w:tc>
          <w:tcPr>
            <w:tcW w:w="0" w:type="dxa"/>
            <w:tcPrChange w:id="3301" w:author="Steff Guzmán" w:date="2023-03-13T19:20:00Z">
              <w:tcPr>
                <w:tcW w:w="754" w:type="dxa"/>
              </w:tcPr>
            </w:tcPrChange>
          </w:tcPr>
          <w:p w14:paraId="14024BB6" w14:textId="0FB5EBE8" w:rsidR="00A17136" w:rsidRPr="00BD3055" w:rsidDel="00AC7859" w:rsidRDefault="00A17136" w:rsidP="005A4444">
            <w:pPr>
              <w:rPr>
                <w:del w:id="3302" w:author="Steff Guzmán" w:date="2023-03-13T19:56:00Z"/>
                <w:rFonts w:cs="Times New Roman"/>
              </w:rPr>
            </w:pPr>
          </w:p>
        </w:tc>
        <w:tc>
          <w:tcPr>
            <w:tcW w:w="0" w:type="dxa"/>
            <w:tcPrChange w:id="3303" w:author="Steff Guzmán" w:date="2023-03-13T19:20:00Z">
              <w:tcPr>
                <w:tcW w:w="652" w:type="dxa"/>
              </w:tcPr>
            </w:tcPrChange>
          </w:tcPr>
          <w:p w14:paraId="371F3898" w14:textId="5127CB4B" w:rsidR="00A17136" w:rsidRPr="00BD3055" w:rsidDel="00AC7859" w:rsidRDefault="00A17136" w:rsidP="005A4444">
            <w:pPr>
              <w:rPr>
                <w:del w:id="3304" w:author="Steff Guzmán" w:date="2023-03-13T19:56:00Z"/>
                <w:rFonts w:cs="Times New Roman"/>
              </w:rPr>
            </w:pPr>
          </w:p>
        </w:tc>
        <w:tc>
          <w:tcPr>
            <w:tcW w:w="0" w:type="dxa"/>
            <w:tcPrChange w:id="3305" w:author="Steff Guzmán" w:date="2023-03-13T19:20:00Z">
              <w:tcPr>
                <w:tcW w:w="652" w:type="dxa"/>
              </w:tcPr>
            </w:tcPrChange>
          </w:tcPr>
          <w:p w14:paraId="43CAF0E4" w14:textId="7EAED5EF" w:rsidR="00A17136" w:rsidRPr="00BD3055" w:rsidDel="00AC7859" w:rsidRDefault="00A17136" w:rsidP="005A4444">
            <w:pPr>
              <w:rPr>
                <w:del w:id="3306" w:author="Steff Guzmán" w:date="2023-03-13T19:56:00Z"/>
                <w:rFonts w:cs="Times New Roman"/>
              </w:rPr>
            </w:pPr>
          </w:p>
        </w:tc>
        <w:tc>
          <w:tcPr>
            <w:tcW w:w="0" w:type="dxa"/>
            <w:tcPrChange w:id="3307" w:author="Steff Guzmán" w:date="2023-03-13T19:20:00Z">
              <w:tcPr>
                <w:tcW w:w="655" w:type="dxa"/>
              </w:tcPr>
            </w:tcPrChange>
          </w:tcPr>
          <w:p w14:paraId="5B883437" w14:textId="14521BED" w:rsidR="00A17136" w:rsidRPr="00BD3055" w:rsidDel="00AC7859" w:rsidRDefault="00A17136" w:rsidP="005A4444">
            <w:pPr>
              <w:rPr>
                <w:del w:id="3308" w:author="Steff Guzmán" w:date="2023-03-13T19:56:00Z"/>
                <w:rFonts w:cs="Times New Roman"/>
              </w:rPr>
            </w:pPr>
          </w:p>
        </w:tc>
        <w:tc>
          <w:tcPr>
            <w:tcW w:w="0" w:type="dxa"/>
            <w:tcPrChange w:id="3309" w:author="Steff Guzmán" w:date="2023-03-13T19:20:00Z">
              <w:tcPr>
                <w:tcW w:w="652" w:type="dxa"/>
              </w:tcPr>
            </w:tcPrChange>
          </w:tcPr>
          <w:p w14:paraId="13481692" w14:textId="2D060E5E" w:rsidR="00A17136" w:rsidRPr="00BD3055" w:rsidDel="00AC7859" w:rsidRDefault="00A17136" w:rsidP="005A4444">
            <w:pPr>
              <w:rPr>
                <w:del w:id="3310" w:author="Steff Guzmán" w:date="2023-03-13T19:56:00Z"/>
                <w:rFonts w:cs="Times New Roman"/>
              </w:rPr>
            </w:pPr>
          </w:p>
        </w:tc>
        <w:tc>
          <w:tcPr>
            <w:tcW w:w="0" w:type="dxa"/>
            <w:tcPrChange w:id="3311" w:author="Steff Guzmán" w:date="2023-03-13T19:20:00Z">
              <w:tcPr>
                <w:tcW w:w="652" w:type="dxa"/>
              </w:tcPr>
            </w:tcPrChange>
          </w:tcPr>
          <w:p w14:paraId="4F96AACA" w14:textId="5C61F99F" w:rsidR="00A17136" w:rsidRPr="00BD3055" w:rsidDel="00AC7859" w:rsidRDefault="00A17136" w:rsidP="005A4444">
            <w:pPr>
              <w:rPr>
                <w:del w:id="3312" w:author="Steff Guzmán" w:date="2023-03-13T19:56:00Z"/>
                <w:rFonts w:cs="Times New Roman"/>
              </w:rPr>
            </w:pPr>
          </w:p>
        </w:tc>
        <w:tc>
          <w:tcPr>
            <w:tcW w:w="0" w:type="dxa"/>
            <w:tcPrChange w:id="3313" w:author="Steff Guzmán" w:date="2023-03-13T19:20:00Z">
              <w:tcPr>
                <w:tcW w:w="652" w:type="dxa"/>
              </w:tcPr>
            </w:tcPrChange>
          </w:tcPr>
          <w:p w14:paraId="6222F9B9" w14:textId="35B241EC" w:rsidR="00A17136" w:rsidRPr="00BD3055" w:rsidDel="00AC7859" w:rsidRDefault="00A17136" w:rsidP="005A4444">
            <w:pPr>
              <w:rPr>
                <w:del w:id="3314" w:author="Steff Guzmán" w:date="2023-03-13T19:56:00Z"/>
                <w:rFonts w:cs="Times New Roman"/>
              </w:rPr>
            </w:pPr>
          </w:p>
        </w:tc>
        <w:tc>
          <w:tcPr>
            <w:tcW w:w="0" w:type="dxa"/>
            <w:tcPrChange w:id="3315" w:author="Steff Guzmán" w:date="2023-03-13T19:20:00Z">
              <w:tcPr>
                <w:tcW w:w="652" w:type="dxa"/>
              </w:tcPr>
            </w:tcPrChange>
          </w:tcPr>
          <w:p w14:paraId="72D30F16" w14:textId="1297C990" w:rsidR="00A17136" w:rsidRPr="00BD3055" w:rsidDel="00AC7859" w:rsidRDefault="00A17136" w:rsidP="005A4444">
            <w:pPr>
              <w:rPr>
                <w:del w:id="3316" w:author="Steff Guzmán" w:date="2023-03-13T19:56:00Z"/>
                <w:rFonts w:cs="Times New Roman"/>
              </w:rPr>
            </w:pPr>
          </w:p>
        </w:tc>
        <w:tc>
          <w:tcPr>
            <w:tcW w:w="0" w:type="dxa"/>
            <w:tcPrChange w:id="3317" w:author="Steff Guzmán" w:date="2023-03-13T19:20:00Z">
              <w:tcPr>
                <w:tcW w:w="652" w:type="dxa"/>
              </w:tcPr>
            </w:tcPrChange>
          </w:tcPr>
          <w:p w14:paraId="25F6B9E0" w14:textId="641C5015" w:rsidR="00A17136" w:rsidRPr="00BD3055" w:rsidDel="00AC7859" w:rsidRDefault="00A17136" w:rsidP="005A4444">
            <w:pPr>
              <w:rPr>
                <w:del w:id="3318" w:author="Steff Guzmán" w:date="2023-03-13T19:56:00Z"/>
                <w:rFonts w:cs="Times New Roman"/>
              </w:rPr>
            </w:pPr>
          </w:p>
        </w:tc>
        <w:tc>
          <w:tcPr>
            <w:tcW w:w="0" w:type="dxa"/>
            <w:tcPrChange w:id="3319" w:author="Steff Guzmán" w:date="2023-03-13T19:20:00Z">
              <w:tcPr>
                <w:tcW w:w="548" w:type="dxa"/>
              </w:tcPr>
            </w:tcPrChange>
          </w:tcPr>
          <w:p w14:paraId="05459C06" w14:textId="2D392D5E" w:rsidR="00A17136" w:rsidRPr="00BD3055" w:rsidDel="00AC7859" w:rsidRDefault="00A17136" w:rsidP="005A4444">
            <w:pPr>
              <w:rPr>
                <w:del w:id="3320" w:author="Steff Guzmán" w:date="2023-03-13T19:56:00Z"/>
                <w:rFonts w:cs="Times New Roman"/>
              </w:rPr>
            </w:pPr>
          </w:p>
        </w:tc>
      </w:tr>
      <w:tr w:rsidR="00A17136" w:rsidRPr="00BD3055" w:rsidDel="00AC7859" w14:paraId="50C2A174" w14:textId="5AD76D17" w:rsidTr="005A4444">
        <w:trPr>
          <w:del w:id="3321" w:author="Steff Guzmán" w:date="2023-03-13T19:56:00Z"/>
        </w:trPr>
        <w:tc>
          <w:tcPr>
            <w:tcW w:w="0" w:type="dxa"/>
            <w:tcPrChange w:id="3322" w:author="Steff Guzmán" w:date="2023-03-13T19:20:00Z">
              <w:tcPr>
                <w:tcW w:w="1129" w:type="dxa"/>
              </w:tcPr>
            </w:tcPrChange>
          </w:tcPr>
          <w:p w14:paraId="5D69C92E" w14:textId="503949D9"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323" w:author="Steff Guzmán" w:date="2023-03-13T19:56:00Z"/>
                <w:rFonts w:cs="Times New Roman"/>
                <w:szCs w:val="24"/>
              </w:rPr>
            </w:pPr>
            <w:del w:id="3324" w:author="Steff Guzmán" w:date="2023-03-13T19:56:00Z">
              <w:r w:rsidRPr="00BD3055" w:rsidDel="00AC7859">
                <w:rPr>
                  <w:rFonts w:cs="Times New Roman"/>
                  <w:szCs w:val="24"/>
                </w:rPr>
                <w:delText>Act. #6</w:delText>
              </w:r>
            </w:del>
          </w:p>
        </w:tc>
        <w:tc>
          <w:tcPr>
            <w:tcW w:w="0" w:type="dxa"/>
            <w:tcPrChange w:id="3325" w:author="Steff Guzmán" w:date="2023-03-13T19:20:00Z">
              <w:tcPr>
                <w:tcW w:w="993" w:type="dxa"/>
              </w:tcPr>
            </w:tcPrChange>
          </w:tcPr>
          <w:p w14:paraId="3E57C952" w14:textId="40D2E3E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6" w:author="Steff Guzmán" w:date="2023-03-13T19:56:00Z"/>
                <w:rFonts w:cs="Times New Roman"/>
              </w:rPr>
            </w:pPr>
          </w:p>
        </w:tc>
        <w:tc>
          <w:tcPr>
            <w:tcW w:w="0" w:type="dxa"/>
            <w:tcPrChange w:id="3327" w:author="Steff Guzmán" w:date="2023-03-13T19:20:00Z">
              <w:tcPr>
                <w:tcW w:w="708" w:type="dxa"/>
              </w:tcPr>
            </w:tcPrChange>
          </w:tcPr>
          <w:p w14:paraId="48D31FF0" w14:textId="757DAEC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8" w:author="Steff Guzmán" w:date="2023-03-13T19:56:00Z"/>
                <w:rFonts w:cs="Times New Roman"/>
              </w:rPr>
            </w:pPr>
          </w:p>
        </w:tc>
        <w:tc>
          <w:tcPr>
            <w:tcW w:w="0" w:type="dxa"/>
            <w:tcPrChange w:id="3329" w:author="Steff Guzmán" w:date="2023-03-13T19:20:00Z">
              <w:tcPr>
                <w:tcW w:w="709" w:type="dxa"/>
              </w:tcPr>
            </w:tcPrChange>
          </w:tcPr>
          <w:p w14:paraId="667D0929" w14:textId="71A6889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0" w:author="Steff Guzmán" w:date="2023-03-13T19:56:00Z"/>
                <w:rFonts w:cs="Times New Roman"/>
              </w:rPr>
            </w:pPr>
          </w:p>
        </w:tc>
        <w:tc>
          <w:tcPr>
            <w:tcW w:w="0" w:type="dxa"/>
            <w:shd w:val="clear" w:color="auto" w:fill="D9E2F3" w:themeFill="accent1" w:themeFillTint="33"/>
            <w:tcPrChange w:id="3331" w:author="Steff Guzmán" w:date="2023-03-13T19:20:00Z">
              <w:tcPr>
                <w:tcW w:w="709" w:type="dxa"/>
                <w:shd w:val="clear" w:color="auto" w:fill="D9E2F3" w:themeFill="accent1" w:themeFillTint="33"/>
              </w:tcPr>
            </w:tcPrChange>
          </w:tcPr>
          <w:p w14:paraId="65D554F7" w14:textId="657CE8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2" w:author="Steff Guzmán" w:date="2023-03-13T19:56:00Z"/>
                <w:rFonts w:cs="Times New Roman"/>
              </w:rPr>
            </w:pPr>
            <w:del w:id="3333" w:author="Steff Guzmán" w:date="2023-03-13T19:56:00Z">
              <w:r w:rsidRPr="00BD3055" w:rsidDel="00AC7859">
                <w:rPr>
                  <w:rFonts w:cs="Times New Roman"/>
                </w:rPr>
                <w:delText>X</w:delText>
              </w:r>
            </w:del>
          </w:p>
        </w:tc>
        <w:tc>
          <w:tcPr>
            <w:tcW w:w="0" w:type="dxa"/>
            <w:tcPrChange w:id="3334" w:author="Steff Guzmán" w:date="2023-03-13T19:20:00Z">
              <w:tcPr>
                <w:tcW w:w="709" w:type="dxa"/>
              </w:tcPr>
            </w:tcPrChange>
          </w:tcPr>
          <w:p w14:paraId="44297739" w14:textId="03E8B3D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5" w:author="Steff Guzmán" w:date="2023-03-13T19:56:00Z"/>
                <w:rFonts w:cs="Times New Roman"/>
              </w:rPr>
            </w:pPr>
          </w:p>
        </w:tc>
        <w:tc>
          <w:tcPr>
            <w:tcW w:w="0" w:type="dxa"/>
            <w:tcPrChange w:id="3336" w:author="Steff Guzmán" w:date="2023-03-13T19:20:00Z">
              <w:tcPr>
                <w:tcW w:w="708" w:type="dxa"/>
              </w:tcPr>
            </w:tcPrChange>
          </w:tcPr>
          <w:p w14:paraId="05CFAA57" w14:textId="1147AE6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7" w:author="Steff Guzmán" w:date="2023-03-13T19:56:00Z"/>
                <w:rFonts w:cs="Times New Roman"/>
              </w:rPr>
            </w:pPr>
          </w:p>
        </w:tc>
        <w:tc>
          <w:tcPr>
            <w:tcW w:w="0" w:type="dxa"/>
            <w:tcPrChange w:id="3338" w:author="Steff Guzmán" w:date="2023-03-13T19:20:00Z">
              <w:tcPr>
                <w:tcW w:w="754" w:type="dxa"/>
              </w:tcPr>
            </w:tcPrChange>
          </w:tcPr>
          <w:p w14:paraId="0AC67CE9" w14:textId="05FA457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9" w:author="Steff Guzmán" w:date="2023-03-13T19:56:00Z"/>
                <w:rFonts w:cs="Times New Roman"/>
              </w:rPr>
            </w:pPr>
          </w:p>
        </w:tc>
        <w:tc>
          <w:tcPr>
            <w:tcW w:w="0" w:type="dxa"/>
            <w:tcPrChange w:id="3340" w:author="Steff Guzmán" w:date="2023-03-13T19:20:00Z">
              <w:tcPr>
                <w:tcW w:w="652" w:type="dxa"/>
              </w:tcPr>
            </w:tcPrChange>
          </w:tcPr>
          <w:p w14:paraId="7BB2BE0C" w14:textId="6D489C5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1" w:author="Steff Guzmán" w:date="2023-03-13T19:56:00Z"/>
                <w:rFonts w:cs="Times New Roman"/>
              </w:rPr>
            </w:pPr>
          </w:p>
        </w:tc>
        <w:tc>
          <w:tcPr>
            <w:tcW w:w="0" w:type="dxa"/>
            <w:tcPrChange w:id="3342" w:author="Steff Guzmán" w:date="2023-03-13T19:20:00Z">
              <w:tcPr>
                <w:tcW w:w="652" w:type="dxa"/>
              </w:tcPr>
            </w:tcPrChange>
          </w:tcPr>
          <w:p w14:paraId="1331D689" w14:textId="15A347F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3" w:author="Steff Guzmán" w:date="2023-03-13T19:56:00Z"/>
                <w:rFonts w:cs="Times New Roman"/>
              </w:rPr>
            </w:pPr>
          </w:p>
        </w:tc>
        <w:tc>
          <w:tcPr>
            <w:tcW w:w="0" w:type="dxa"/>
            <w:tcPrChange w:id="3344" w:author="Steff Guzmán" w:date="2023-03-13T19:20:00Z">
              <w:tcPr>
                <w:tcW w:w="655" w:type="dxa"/>
              </w:tcPr>
            </w:tcPrChange>
          </w:tcPr>
          <w:p w14:paraId="7A000920" w14:textId="340DBBB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5" w:author="Steff Guzmán" w:date="2023-03-13T19:56:00Z"/>
                <w:rFonts w:cs="Times New Roman"/>
              </w:rPr>
            </w:pPr>
          </w:p>
        </w:tc>
        <w:tc>
          <w:tcPr>
            <w:tcW w:w="0" w:type="dxa"/>
            <w:tcPrChange w:id="3346" w:author="Steff Guzmán" w:date="2023-03-13T19:20:00Z">
              <w:tcPr>
                <w:tcW w:w="652" w:type="dxa"/>
              </w:tcPr>
            </w:tcPrChange>
          </w:tcPr>
          <w:p w14:paraId="6E6B1C24" w14:textId="0DE6DFD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7" w:author="Steff Guzmán" w:date="2023-03-13T19:56:00Z"/>
                <w:rFonts w:cs="Times New Roman"/>
              </w:rPr>
            </w:pPr>
          </w:p>
        </w:tc>
        <w:tc>
          <w:tcPr>
            <w:tcW w:w="0" w:type="dxa"/>
            <w:tcPrChange w:id="3348" w:author="Steff Guzmán" w:date="2023-03-13T19:20:00Z">
              <w:tcPr>
                <w:tcW w:w="652" w:type="dxa"/>
              </w:tcPr>
            </w:tcPrChange>
          </w:tcPr>
          <w:p w14:paraId="1E237350" w14:textId="6D25900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49" w:author="Steff Guzmán" w:date="2023-03-13T19:56:00Z"/>
                <w:rFonts w:cs="Times New Roman"/>
              </w:rPr>
            </w:pPr>
          </w:p>
        </w:tc>
        <w:tc>
          <w:tcPr>
            <w:tcW w:w="0" w:type="dxa"/>
            <w:tcPrChange w:id="3350" w:author="Steff Guzmán" w:date="2023-03-13T19:20:00Z">
              <w:tcPr>
                <w:tcW w:w="652" w:type="dxa"/>
              </w:tcPr>
            </w:tcPrChange>
          </w:tcPr>
          <w:p w14:paraId="510B7CA2" w14:textId="5512FF0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51" w:author="Steff Guzmán" w:date="2023-03-13T19:56:00Z"/>
                <w:rFonts w:cs="Times New Roman"/>
              </w:rPr>
            </w:pPr>
          </w:p>
        </w:tc>
        <w:tc>
          <w:tcPr>
            <w:tcW w:w="0" w:type="dxa"/>
            <w:tcPrChange w:id="3352" w:author="Steff Guzmán" w:date="2023-03-13T19:20:00Z">
              <w:tcPr>
                <w:tcW w:w="652" w:type="dxa"/>
              </w:tcPr>
            </w:tcPrChange>
          </w:tcPr>
          <w:p w14:paraId="40B93203" w14:textId="54CDDED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53" w:author="Steff Guzmán" w:date="2023-03-13T19:56:00Z"/>
                <w:rFonts w:cs="Times New Roman"/>
              </w:rPr>
            </w:pPr>
          </w:p>
        </w:tc>
        <w:tc>
          <w:tcPr>
            <w:tcW w:w="0" w:type="dxa"/>
            <w:tcPrChange w:id="3354" w:author="Steff Guzmán" w:date="2023-03-13T19:20:00Z">
              <w:tcPr>
                <w:tcW w:w="652" w:type="dxa"/>
              </w:tcPr>
            </w:tcPrChange>
          </w:tcPr>
          <w:p w14:paraId="1BC06ACB" w14:textId="78EAEC9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55" w:author="Steff Guzmán" w:date="2023-03-13T19:56:00Z"/>
                <w:rFonts w:cs="Times New Roman"/>
              </w:rPr>
            </w:pPr>
          </w:p>
        </w:tc>
        <w:tc>
          <w:tcPr>
            <w:tcW w:w="0" w:type="dxa"/>
            <w:tcPrChange w:id="3356" w:author="Steff Guzmán" w:date="2023-03-13T19:20:00Z">
              <w:tcPr>
                <w:tcW w:w="548" w:type="dxa"/>
              </w:tcPr>
            </w:tcPrChange>
          </w:tcPr>
          <w:p w14:paraId="3FCDAF15" w14:textId="678455A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57" w:author="Steff Guzmán" w:date="2023-03-13T19:56:00Z"/>
                <w:rFonts w:cs="Times New Roman"/>
              </w:rPr>
            </w:pPr>
          </w:p>
        </w:tc>
      </w:tr>
      <w:tr w:rsidR="00A17136" w:rsidRPr="00BD3055" w:rsidDel="00AC7859" w14:paraId="17AB1A70" w14:textId="3734187F" w:rsidTr="005A4444">
        <w:trPr>
          <w:del w:id="3358" w:author="Steff Guzmán" w:date="2023-03-13T19:56:00Z"/>
        </w:trPr>
        <w:tc>
          <w:tcPr>
            <w:tcW w:w="0" w:type="dxa"/>
            <w:tcPrChange w:id="3359" w:author="Steff Guzmán" w:date="2023-03-13T19:20:00Z">
              <w:tcPr>
                <w:tcW w:w="1129" w:type="dxa"/>
              </w:tcPr>
            </w:tcPrChange>
          </w:tcPr>
          <w:p w14:paraId="55B8BD66" w14:textId="112CAF91"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360" w:author="Steff Guzmán" w:date="2023-03-13T19:56:00Z"/>
                <w:rFonts w:cs="Times New Roman"/>
                <w:szCs w:val="24"/>
              </w:rPr>
            </w:pPr>
            <w:del w:id="3361" w:author="Steff Guzmán" w:date="2023-03-13T19:56:00Z">
              <w:r w:rsidRPr="00BD3055" w:rsidDel="00AC7859">
                <w:rPr>
                  <w:rFonts w:cs="Times New Roman"/>
                  <w:szCs w:val="24"/>
                </w:rPr>
                <w:delText>Act. #7</w:delText>
              </w:r>
            </w:del>
          </w:p>
        </w:tc>
        <w:tc>
          <w:tcPr>
            <w:tcW w:w="0" w:type="dxa"/>
            <w:tcPrChange w:id="3362" w:author="Steff Guzmán" w:date="2023-03-13T19:20:00Z">
              <w:tcPr>
                <w:tcW w:w="993" w:type="dxa"/>
              </w:tcPr>
            </w:tcPrChange>
          </w:tcPr>
          <w:p w14:paraId="2B46DF3A" w14:textId="7A580379" w:rsidR="00A17136" w:rsidRPr="00BD3055" w:rsidDel="00AC7859" w:rsidRDefault="00A17136" w:rsidP="005A4444">
            <w:pPr>
              <w:rPr>
                <w:del w:id="3363" w:author="Steff Guzmán" w:date="2023-03-13T19:56:00Z"/>
                <w:rFonts w:cs="Times New Roman"/>
              </w:rPr>
            </w:pPr>
          </w:p>
        </w:tc>
        <w:tc>
          <w:tcPr>
            <w:tcW w:w="0" w:type="dxa"/>
            <w:tcPrChange w:id="3364" w:author="Steff Guzmán" w:date="2023-03-13T19:20:00Z">
              <w:tcPr>
                <w:tcW w:w="708" w:type="dxa"/>
              </w:tcPr>
            </w:tcPrChange>
          </w:tcPr>
          <w:p w14:paraId="58EE807F" w14:textId="1D8A22D5" w:rsidR="00A17136" w:rsidRPr="00BD3055" w:rsidDel="00AC7859" w:rsidRDefault="00A17136" w:rsidP="005A4444">
            <w:pPr>
              <w:rPr>
                <w:del w:id="3365" w:author="Steff Guzmán" w:date="2023-03-13T19:56:00Z"/>
                <w:rFonts w:cs="Times New Roman"/>
              </w:rPr>
            </w:pPr>
          </w:p>
        </w:tc>
        <w:tc>
          <w:tcPr>
            <w:tcW w:w="0" w:type="dxa"/>
            <w:tcPrChange w:id="3366" w:author="Steff Guzmán" w:date="2023-03-13T19:20:00Z">
              <w:tcPr>
                <w:tcW w:w="709" w:type="dxa"/>
              </w:tcPr>
            </w:tcPrChange>
          </w:tcPr>
          <w:p w14:paraId="50C46C77" w14:textId="5767122E" w:rsidR="00A17136" w:rsidRPr="00BD3055" w:rsidDel="00AC7859" w:rsidRDefault="00A17136" w:rsidP="005A4444">
            <w:pPr>
              <w:rPr>
                <w:del w:id="3367" w:author="Steff Guzmán" w:date="2023-03-13T19:56:00Z"/>
                <w:rFonts w:cs="Times New Roman"/>
              </w:rPr>
            </w:pPr>
          </w:p>
        </w:tc>
        <w:tc>
          <w:tcPr>
            <w:tcW w:w="0" w:type="dxa"/>
            <w:shd w:val="clear" w:color="auto" w:fill="D9E2F3" w:themeFill="accent1" w:themeFillTint="33"/>
            <w:tcPrChange w:id="3368" w:author="Steff Guzmán" w:date="2023-03-13T19:20:00Z">
              <w:tcPr>
                <w:tcW w:w="709" w:type="dxa"/>
                <w:shd w:val="clear" w:color="auto" w:fill="D9E2F3" w:themeFill="accent1" w:themeFillTint="33"/>
              </w:tcPr>
            </w:tcPrChange>
          </w:tcPr>
          <w:p w14:paraId="1A81F364" w14:textId="06C46EDF" w:rsidR="00A17136" w:rsidRPr="00BD3055" w:rsidDel="00AC7859" w:rsidRDefault="00A17136" w:rsidP="005A4444">
            <w:pPr>
              <w:rPr>
                <w:del w:id="3369" w:author="Steff Guzmán" w:date="2023-03-13T19:56:00Z"/>
                <w:rFonts w:cs="Times New Roman"/>
              </w:rPr>
            </w:pPr>
            <w:del w:id="3370" w:author="Steff Guzmán" w:date="2023-03-13T19:56:00Z">
              <w:r w:rsidRPr="00BD3055" w:rsidDel="00AC7859">
                <w:rPr>
                  <w:rFonts w:cs="Times New Roman"/>
                </w:rPr>
                <w:delText>X</w:delText>
              </w:r>
            </w:del>
          </w:p>
        </w:tc>
        <w:tc>
          <w:tcPr>
            <w:tcW w:w="0" w:type="dxa"/>
            <w:tcPrChange w:id="3371" w:author="Steff Guzmán" w:date="2023-03-13T19:20:00Z">
              <w:tcPr>
                <w:tcW w:w="709" w:type="dxa"/>
              </w:tcPr>
            </w:tcPrChange>
          </w:tcPr>
          <w:p w14:paraId="0662F4DC" w14:textId="38DE146A" w:rsidR="00A17136" w:rsidRPr="00BD3055" w:rsidDel="00AC7859" w:rsidRDefault="00A17136" w:rsidP="005A4444">
            <w:pPr>
              <w:rPr>
                <w:del w:id="3372" w:author="Steff Guzmán" w:date="2023-03-13T19:56:00Z"/>
                <w:rFonts w:cs="Times New Roman"/>
              </w:rPr>
            </w:pPr>
          </w:p>
        </w:tc>
        <w:tc>
          <w:tcPr>
            <w:tcW w:w="0" w:type="dxa"/>
            <w:tcPrChange w:id="3373" w:author="Steff Guzmán" w:date="2023-03-13T19:20:00Z">
              <w:tcPr>
                <w:tcW w:w="708" w:type="dxa"/>
              </w:tcPr>
            </w:tcPrChange>
          </w:tcPr>
          <w:p w14:paraId="1D5851DF" w14:textId="3AC1F136" w:rsidR="00A17136" w:rsidRPr="00BD3055" w:rsidDel="00AC7859" w:rsidRDefault="00A17136" w:rsidP="005A4444">
            <w:pPr>
              <w:rPr>
                <w:del w:id="3374" w:author="Steff Guzmán" w:date="2023-03-13T19:56:00Z"/>
                <w:rFonts w:cs="Times New Roman"/>
              </w:rPr>
            </w:pPr>
          </w:p>
        </w:tc>
        <w:tc>
          <w:tcPr>
            <w:tcW w:w="0" w:type="dxa"/>
            <w:tcPrChange w:id="3375" w:author="Steff Guzmán" w:date="2023-03-13T19:20:00Z">
              <w:tcPr>
                <w:tcW w:w="754" w:type="dxa"/>
              </w:tcPr>
            </w:tcPrChange>
          </w:tcPr>
          <w:p w14:paraId="6049A975" w14:textId="3D4F8221" w:rsidR="00A17136" w:rsidRPr="00BD3055" w:rsidDel="00AC7859" w:rsidRDefault="00A17136" w:rsidP="005A4444">
            <w:pPr>
              <w:rPr>
                <w:del w:id="3376" w:author="Steff Guzmán" w:date="2023-03-13T19:56:00Z"/>
                <w:rFonts w:cs="Times New Roman"/>
              </w:rPr>
            </w:pPr>
          </w:p>
        </w:tc>
        <w:tc>
          <w:tcPr>
            <w:tcW w:w="0" w:type="dxa"/>
            <w:tcPrChange w:id="3377" w:author="Steff Guzmán" w:date="2023-03-13T19:20:00Z">
              <w:tcPr>
                <w:tcW w:w="652" w:type="dxa"/>
              </w:tcPr>
            </w:tcPrChange>
          </w:tcPr>
          <w:p w14:paraId="04F6D85B" w14:textId="2E3FF9D7" w:rsidR="00A17136" w:rsidRPr="00BD3055" w:rsidDel="00AC7859" w:rsidRDefault="00A17136" w:rsidP="005A4444">
            <w:pPr>
              <w:rPr>
                <w:del w:id="3378" w:author="Steff Guzmán" w:date="2023-03-13T19:56:00Z"/>
                <w:rFonts w:cs="Times New Roman"/>
              </w:rPr>
            </w:pPr>
          </w:p>
        </w:tc>
        <w:tc>
          <w:tcPr>
            <w:tcW w:w="0" w:type="dxa"/>
            <w:tcPrChange w:id="3379" w:author="Steff Guzmán" w:date="2023-03-13T19:20:00Z">
              <w:tcPr>
                <w:tcW w:w="652" w:type="dxa"/>
              </w:tcPr>
            </w:tcPrChange>
          </w:tcPr>
          <w:p w14:paraId="0CD6CF49" w14:textId="67607C61" w:rsidR="00A17136" w:rsidRPr="00BD3055" w:rsidDel="00AC7859" w:rsidRDefault="00A17136" w:rsidP="005A4444">
            <w:pPr>
              <w:rPr>
                <w:del w:id="3380" w:author="Steff Guzmán" w:date="2023-03-13T19:56:00Z"/>
                <w:rFonts w:cs="Times New Roman"/>
              </w:rPr>
            </w:pPr>
          </w:p>
        </w:tc>
        <w:tc>
          <w:tcPr>
            <w:tcW w:w="0" w:type="dxa"/>
            <w:tcPrChange w:id="3381" w:author="Steff Guzmán" w:date="2023-03-13T19:20:00Z">
              <w:tcPr>
                <w:tcW w:w="655" w:type="dxa"/>
              </w:tcPr>
            </w:tcPrChange>
          </w:tcPr>
          <w:p w14:paraId="27DAEE26" w14:textId="7B9075D1" w:rsidR="00A17136" w:rsidRPr="00BD3055" w:rsidDel="00AC7859" w:rsidRDefault="00A17136" w:rsidP="005A4444">
            <w:pPr>
              <w:rPr>
                <w:del w:id="3382" w:author="Steff Guzmán" w:date="2023-03-13T19:56:00Z"/>
                <w:rFonts w:cs="Times New Roman"/>
              </w:rPr>
            </w:pPr>
          </w:p>
        </w:tc>
        <w:tc>
          <w:tcPr>
            <w:tcW w:w="0" w:type="dxa"/>
            <w:tcPrChange w:id="3383" w:author="Steff Guzmán" w:date="2023-03-13T19:20:00Z">
              <w:tcPr>
                <w:tcW w:w="652" w:type="dxa"/>
              </w:tcPr>
            </w:tcPrChange>
          </w:tcPr>
          <w:p w14:paraId="14EEFE5A" w14:textId="7004D84C" w:rsidR="00A17136" w:rsidRPr="00BD3055" w:rsidDel="00AC7859" w:rsidRDefault="00A17136" w:rsidP="005A4444">
            <w:pPr>
              <w:rPr>
                <w:del w:id="3384" w:author="Steff Guzmán" w:date="2023-03-13T19:56:00Z"/>
                <w:rFonts w:cs="Times New Roman"/>
              </w:rPr>
            </w:pPr>
          </w:p>
        </w:tc>
        <w:tc>
          <w:tcPr>
            <w:tcW w:w="0" w:type="dxa"/>
            <w:tcPrChange w:id="3385" w:author="Steff Guzmán" w:date="2023-03-13T19:20:00Z">
              <w:tcPr>
                <w:tcW w:w="652" w:type="dxa"/>
              </w:tcPr>
            </w:tcPrChange>
          </w:tcPr>
          <w:p w14:paraId="2FA06E4E" w14:textId="04EAC1BE" w:rsidR="00A17136" w:rsidRPr="00BD3055" w:rsidDel="00AC7859" w:rsidRDefault="00A17136" w:rsidP="005A4444">
            <w:pPr>
              <w:rPr>
                <w:del w:id="3386" w:author="Steff Guzmán" w:date="2023-03-13T19:56:00Z"/>
                <w:rFonts w:cs="Times New Roman"/>
              </w:rPr>
            </w:pPr>
          </w:p>
        </w:tc>
        <w:tc>
          <w:tcPr>
            <w:tcW w:w="0" w:type="dxa"/>
            <w:tcPrChange w:id="3387" w:author="Steff Guzmán" w:date="2023-03-13T19:20:00Z">
              <w:tcPr>
                <w:tcW w:w="652" w:type="dxa"/>
              </w:tcPr>
            </w:tcPrChange>
          </w:tcPr>
          <w:p w14:paraId="38B4753C" w14:textId="3D173951" w:rsidR="00A17136" w:rsidRPr="00BD3055" w:rsidDel="00AC7859" w:rsidRDefault="00A17136" w:rsidP="005A4444">
            <w:pPr>
              <w:rPr>
                <w:del w:id="3388" w:author="Steff Guzmán" w:date="2023-03-13T19:56:00Z"/>
                <w:rFonts w:cs="Times New Roman"/>
              </w:rPr>
            </w:pPr>
          </w:p>
        </w:tc>
        <w:tc>
          <w:tcPr>
            <w:tcW w:w="0" w:type="dxa"/>
            <w:tcPrChange w:id="3389" w:author="Steff Guzmán" w:date="2023-03-13T19:20:00Z">
              <w:tcPr>
                <w:tcW w:w="652" w:type="dxa"/>
              </w:tcPr>
            </w:tcPrChange>
          </w:tcPr>
          <w:p w14:paraId="7E0262E6" w14:textId="3EFEA11B" w:rsidR="00A17136" w:rsidRPr="00BD3055" w:rsidDel="00AC7859" w:rsidRDefault="00A17136" w:rsidP="005A4444">
            <w:pPr>
              <w:rPr>
                <w:del w:id="3390" w:author="Steff Guzmán" w:date="2023-03-13T19:56:00Z"/>
                <w:rFonts w:cs="Times New Roman"/>
              </w:rPr>
            </w:pPr>
          </w:p>
        </w:tc>
        <w:tc>
          <w:tcPr>
            <w:tcW w:w="0" w:type="dxa"/>
            <w:tcPrChange w:id="3391" w:author="Steff Guzmán" w:date="2023-03-13T19:20:00Z">
              <w:tcPr>
                <w:tcW w:w="652" w:type="dxa"/>
              </w:tcPr>
            </w:tcPrChange>
          </w:tcPr>
          <w:p w14:paraId="3C99052B" w14:textId="497769FE" w:rsidR="00A17136" w:rsidRPr="00BD3055" w:rsidDel="00AC7859" w:rsidRDefault="00A17136" w:rsidP="005A4444">
            <w:pPr>
              <w:rPr>
                <w:del w:id="3392" w:author="Steff Guzmán" w:date="2023-03-13T19:56:00Z"/>
                <w:rFonts w:cs="Times New Roman"/>
              </w:rPr>
            </w:pPr>
          </w:p>
        </w:tc>
        <w:tc>
          <w:tcPr>
            <w:tcW w:w="0" w:type="dxa"/>
            <w:tcPrChange w:id="3393" w:author="Steff Guzmán" w:date="2023-03-13T19:20:00Z">
              <w:tcPr>
                <w:tcW w:w="548" w:type="dxa"/>
              </w:tcPr>
            </w:tcPrChange>
          </w:tcPr>
          <w:p w14:paraId="556826F3" w14:textId="0529FF4E" w:rsidR="00A17136" w:rsidRPr="00BD3055" w:rsidDel="00AC7859" w:rsidRDefault="00A17136" w:rsidP="005A4444">
            <w:pPr>
              <w:rPr>
                <w:del w:id="3394" w:author="Steff Guzmán" w:date="2023-03-13T19:56:00Z"/>
                <w:rFonts w:cs="Times New Roman"/>
              </w:rPr>
            </w:pPr>
          </w:p>
        </w:tc>
      </w:tr>
      <w:tr w:rsidR="00AC7859" w:rsidRPr="00BD3055" w:rsidDel="00AC7859" w14:paraId="20B3D197" w14:textId="77777777" w:rsidTr="005A4444">
        <w:trPr>
          <w:del w:id="3395" w:author="Steff Guzmán" w:date="2023-03-13T19:56:00Z"/>
        </w:trPr>
        <w:tc>
          <w:tcPr>
            <w:tcW w:w="1129" w:type="dxa"/>
          </w:tcPr>
          <w:p w14:paraId="1A21EC38" w14:textId="64CF1462"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396" w:author="Steff Guzmán" w:date="2023-03-13T19:56:00Z"/>
                <w:rFonts w:cs="Times New Roman"/>
                <w:szCs w:val="24"/>
              </w:rPr>
            </w:pPr>
            <w:del w:id="3397" w:author="Steff Guzmán" w:date="2023-03-13T19:56:00Z">
              <w:r w:rsidRPr="00BD3055" w:rsidDel="00AC7859">
                <w:rPr>
                  <w:rFonts w:cs="Times New Roman"/>
                  <w:szCs w:val="24"/>
                </w:rPr>
                <w:delText>Act. #8</w:delText>
              </w:r>
            </w:del>
          </w:p>
        </w:tc>
        <w:tc>
          <w:tcPr>
            <w:tcW w:w="993" w:type="dxa"/>
          </w:tcPr>
          <w:p w14:paraId="226FD64B" w14:textId="774DCD8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98" w:author="Steff Guzmán" w:date="2023-03-13T19:56:00Z"/>
                <w:rFonts w:cs="Times New Roman"/>
              </w:rPr>
            </w:pPr>
          </w:p>
        </w:tc>
        <w:tc>
          <w:tcPr>
            <w:tcW w:w="708" w:type="dxa"/>
          </w:tcPr>
          <w:p w14:paraId="377CCCB2" w14:textId="7ED2199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99" w:author="Steff Guzmán" w:date="2023-03-13T19:56:00Z"/>
                <w:rFonts w:cs="Times New Roman"/>
              </w:rPr>
            </w:pPr>
          </w:p>
        </w:tc>
        <w:tc>
          <w:tcPr>
            <w:tcW w:w="709" w:type="dxa"/>
          </w:tcPr>
          <w:p w14:paraId="49C58D26" w14:textId="5D2CB19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0" w:author="Steff Guzmán" w:date="2023-03-13T19:56:00Z"/>
                <w:rFonts w:cs="Times New Roman"/>
              </w:rPr>
            </w:pPr>
          </w:p>
        </w:tc>
        <w:tc>
          <w:tcPr>
            <w:tcW w:w="709" w:type="dxa"/>
            <w:shd w:val="clear" w:color="auto" w:fill="D9E2F3" w:themeFill="accent1" w:themeFillTint="33"/>
          </w:tcPr>
          <w:p w14:paraId="3AC4C565" w14:textId="480BA0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1" w:author="Steff Guzmán" w:date="2023-03-13T19:56:00Z"/>
                <w:rFonts w:cs="Times New Roman"/>
              </w:rPr>
            </w:pPr>
            <w:del w:id="3402" w:author="Steff Guzmán" w:date="2023-03-13T19:56:00Z">
              <w:r w:rsidRPr="00BD3055" w:rsidDel="00AC7859">
                <w:rPr>
                  <w:rFonts w:cs="Times New Roman"/>
                </w:rPr>
                <w:delText>X</w:delText>
              </w:r>
            </w:del>
          </w:p>
        </w:tc>
        <w:tc>
          <w:tcPr>
            <w:tcW w:w="709" w:type="dxa"/>
            <w:shd w:val="clear" w:color="auto" w:fill="D9E2F3" w:themeFill="accent1" w:themeFillTint="33"/>
          </w:tcPr>
          <w:p w14:paraId="29D57E52" w14:textId="560ED00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3" w:author="Steff Guzmán" w:date="2023-03-13T19:56:00Z"/>
                <w:rFonts w:cs="Times New Roman"/>
              </w:rPr>
            </w:pPr>
            <w:del w:id="3404" w:author="Steff Guzmán" w:date="2023-03-13T19:56:00Z">
              <w:r w:rsidRPr="00BD3055" w:rsidDel="00AC7859">
                <w:rPr>
                  <w:rFonts w:cs="Times New Roman"/>
                </w:rPr>
                <w:delText>X</w:delText>
              </w:r>
            </w:del>
          </w:p>
        </w:tc>
        <w:tc>
          <w:tcPr>
            <w:tcW w:w="708" w:type="dxa"/>
          </w:tcPr>
          <w:p w14:paraId="7E5BE654" w14:textId="114EAD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5" w:author="Steff Guzmán" w:date="2023-03-13T19:56:00Z"/>
                <w:rFonts w:cs="Times New Roman"/>
              </w:rPr>
            </w:pPr>
          </w:p>
        </w:tc>
        <w:tc>
          <w:tcPr>
            <w:tcW w:w="754" w:type="dxa"/>
          </w:tcPr>
          <w:p w14:paraId="26A01CDA" w14:textId="127144D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6" w:author="Steff Guzmán" w:date="2023-03-13T19:56:00Z"/>
                <w:rFonts w:cs="Times New Roman"/>
              </w:rPr>
            </w:pPr>
          </w:p>
        </w:tc>
        <w:tc>
          <w:tcPr>
            <w:tcW w:w="652" w:type="dxa"/>
          </w:tcPr>
          <w:p w14:paraId="677FA63E" w14:textId="1E69C29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7" w:author="Steff Guzmán" w:date="2023-03-13T19:56:00Z"/>
                <w:rFonts w:cs="Times New Roman"/>
              </w:rPr>
            </w:pPr>
          </w:p>
        </w:tc>
        <w:tc>
          <w:tcPr>
            <w:tcW w:w="652" w:type="dxa"/>
          </w:tcPr>
          <w:p w14:paraId="27198A91" w14:textId="5A5C062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8" w:author="Steff Guzmán" w:date="2023-03-13T19:56:00Z"/>
                <w:rFonts w:cs="Times New Roman"/>
              </w:rPr>
            </w:pPr>
          </w:p>
        </w:tc>
        <w:tc>
          <w:tcPr>
            <w:tcW w:w="655" w:type="dxa"/>
          </w:tcPr>
          <w:p w14:paraId="19E5A1B0" w14:textId="17660A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09" w:author="Steff Guzmán" w:date="2023-03-13T19:56:00Z"/>
                <w:rFonts w:cs="Times New Roman"/>
              </w:rPr>
            </w:pPr>
          </w:p>
        </w:tc>
        <w:tc>
          <w:tcPr>
            <w:tcW w:w="652" w:type="dxa"/>
          </w:tcPr>
          <w:p w14:paraId="19789B95" w14:textId="40A5DB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0" w:author="Steff Guzmán" w:date="2023-03-13T19:56:00Z"/>
                <w:rFonts w:cs="Times New Roman"/>
              </w:rPr>
            </w:pPr>
          </w:p>
        </w:tc>
        <w:tc>
          <w:tcPr>
            <w:tcW w:w="652" w:type="dxa"/>
          </w:tcPr>
          <w:p w14:paraId="42F550E9" w14:textId="35E4972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1" w:author="Steff Guzmán" w:date="2023-03-13T19:56:00Z"/>
                <w:rFonts w:cs="Times New Roman"/>
              </w:rPr>
            </w:pPr>
          </w:p>
        </w:tc>
        <w:tc>
          <w:tcPr>
            <w:tcW w:w="652" w:type="dxa"/>
          </w:tcPr>
          <w:p w14:paraId="582DD3CF" w14:textId="1D8862D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2" w:author="Steff Guzmán" w:date="2023-03-13T19:56:00Z"/>
                <w:rFonts w:cs="Times New Roman"/>
              </w:rPr>
            </w:pPr>
          </w:p>
        </w:tc>
        <w:tc>
          <w:tcPr>
            <w:tcW w:w="652" w:type="dxa"/>
          </w:tcPr>
          <w:p w14:paraId="71238BE1" w14:textId="1445264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3" w:author="Steff Guzmán" w:date="2023-03-13T19:56:00Z"/>
                <w:rFonts w:cs="Times New Roman"/>
              </w:rPr>
            </w:pPr>
          </w:p>
        </w:tc>
        <w:tc>
          <w:tcPr>
            <w:tcW w:w="652" w:type="dxa"/>
          </w:tcPr>
          <w:p w14:paraId="7BBA3537" w14:textId="3BDB416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4" w:author="Steff Guzmán" w:date="2023-03-13T19:56:00Z"/>
                <w:rFonts w:cs="Times New Roman"/>
              </w:rPr>
            </w:pPr>
          </w:p>
        </w:tc>
        <w:tc>
          <w:tcPr>
            <w:tcW w:w="548" w:type="dxa"/>
          </w:tcPr>
          <w:p w14:paraId="31987033" w14:textId="6568AF5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5" w:author="Steff Guzmán" w:date="2023-03-13T19:56:00Z"/>
                <w:rFonts w:cs="Times New Roman"/>
              </w:rPr>
            </w:pPr>
          </w:p>
        </w:tc>
      </w:tr>
      <w:tr w:rsidR="00AC7859" w:rsidRPr="00BD3055" w:rsidDel="00AC7859" w14:paraId="6DB61BE8" w14:textId="77777777" w:rsidTr="005A4444">
        <w:trPr>
          <w:del w:id="3416" w:author="Steff Guzmán" w:date="2023-03-13T19:56:00Z"/>
        </w:trPr>
        <w:tc>
          <w:tcPr>
            <w:tcW w:w="1129" w:type="dxa"/>
          </w:tcPr>
          <w:p w14:paraId="04874185" w14:textId="3401A643"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17" w:author="Steff Guzmán" w:date="2023-03-13T19:56:00Z"/>
                <w:rFonts w:cs="Times New Roman"/>
                <w:szCs w:val="24"/>
              </w:rPr>
            </w:pPr>
            <w:del w:id="3418" w:author="Steff Guzmán" w:date="2023-03-13T19:56:00Z">
              <w:r w:rsidRPr="00BD3055" w:rsidDel="00AC7859">
                <w:rPr>
                  <w:rFonts w:cs="Times New Roman"/>
                  <w:szCs w:val="24"/>
                </w:rPr>
                <w:delText>Act. #9</w:delText>
              </w:r>
            </w:del>
          </w:p>
        </w:tc>
        <w:tc>
          <w:tcPr>
            <w:tcW w:w="993" w:type="dxa"/>
          </w:tcPr>
          <w:p w14:paraId="53E930DB" w14:textId="3E542F1B" w:rsidR="00A17136" w:rsidRPr="00BD3055" w:rsidDel="00AC7859" w:rsidRDefault="00A17136" w:rsidP="005A4444">
            <w:pPr>
              <w:rPr>
                <w:del w:id="3419" w:author="Steff Guzmán" w:date="2023-03-13T19:56:00Z"/>
                <w:rFonts w:cs="Times New Roman"/>
              </w:rPr>
            </w:pPr>
          </w:p>
        </w:tc>
        <w:tc>
          <w:tcPr>
            <w:tcW w:w="708" w:type="dxa"/>
          </w:tcPr>
          <w:p w14:paraId="34041B79" w14:textId="3EA005AF" w:rsidR="00A17136" w:rsidRPr="00BD3055" w:rsidDel="00AC7859" w:rsidRDefault="00A17136" w:rsidP="005A4444">
            <w:pPr>
              <w:rPr>
                <w:del w:id="3420" w:author="Steff Guzmán" w:date="2023-03-13T19:56:00Z"/>
                <w:rFonts w:cs="Times New Roman"/>
              </w:rPr>
            </w:pPr>
          </w:p>
        </w:tc>
        <w:tc>
          <w:tcPr>
            <w:tcW w:w="709" w:type="dxa"/>
          </w:tcPr>
          <w:p w14:paraId="1C9EC99A" w14:textId="1C06F37A" w:rsidR="00A17136" w:rsidRPr="00BD3055" w:rsidDel="00AC7859" w:rsidRDefault="00A17136" w:rsidP="005A4444">
            <w:pPr>
              <w:rPr>
                <w:del w:id="3421" w:author="Steff Guzmán" w:date="2023-03-13T19:56:00Z"/>
                <w:rFonts w:cs="Times New Roman"/>
              </w:rPr>
            </w:pPr>
          </w:p>
        </w:tc>
        <w:tc>
          <w:tcPr>
            <w:tcW w:w="709" w:type="dxa"/>
          </w:tcPr>
          <w:p w14:paraId="12A8C7DB" w14:textId="51B74E2F" w:rsidR="00A17136" w:rsidRPr="00BD3055" w:rsidDel="00AC7859" w:rsidRDefault="00A17136" w:rsidP="005A4444">
            <w:pPr>
              <w:rPr>
                <w:del w:id="3422" w:author="Steff Guzmán" w:date="2023-03-13T19:56:00Z"/>
                <w:rFonts w:cs="Times New Roman"/>
              </w:rPr>
            </w:pPr>
          </w:p>
        </w:tc>
        <w:tc>
          <w:tcPr>
            <w:tcW w:w="709" w:type="dxa"/>
            <w:shd w:val="clear" w:color="auto" w:fill="FBE4D5" w:themeFill="accent2" w:themeFillTint="33"/>
          </w:tcPr>
          <w:p w14:paraId="7007C4CB" w14:textId="170B7A6E" w:rsidR="00A17136" w:rsidRPr="00BD3055" w:rsidDel="00AC7859" w:rsidRDefault="00A17136" w:rsidP="005A4444">
            <w:pPr>
              <w:rPr>
                <w:del w:id="3423" w:author="Steff Guzmán" w:date="2023-03-13T19:56:00Z"/>
                <w:rFonts w:cs="Times New Roman"/>
              </w:rPr>
            </w:pPr>
            <w:del w:id="3424" w:author="Steff Guzmán" w:date="2023-03-13T19:56:00Z">
              <w:r w:rsidRPr="00BD3055" w:rsidDel="00AC7859">
                <w:rPr>
                  <w:rFonts w:cs="Times New Roman"/>
                </w:rPr>
                <w:delText>X</w:delText>
              </w:r>
            </w:del>
          </w:p>
        </w:tc>
        <w:tc>
          <w:tcPr>
            <w:tcW w:w="708" w:type="dxa"/>
          </w:tcPr>
          <w:p w14:paraId="75158E56" w14:textId="2E648868" w:rsidR="00A17136" w:rsidRPr="00BD3055" w:rsidDel="00AC7859" w:rsidRDefault="00A17136" w:rsidP="005A4444">
            <w:pPr>
              <w:rPr>
                <w:del w:id="3425" w:author="Steff Guzmán" w:date="2023-03-13T19:56:00Z"/>
                <w:rFonts w:cs="Times New Roman"/>
              </w:rPr>
            </w:pPr>
          </w:p>
        </w:tc>
        <w:tc>
          <w:tcPr>
            <w:tcW w:w="754" w:type="dxa"/>
          </w:tcPr>
          <w:p w14:paraId="57027D57" w14:textId="61D1D9B3" w:rsidR="00A17136" w:rsidRPr="00BD3055" w:rsidDel="00AC7859" w:rsidRDefault="00A17136" w:rsidP="005A4444">
            <w:pPr>
              <w:rPr>
                <w:del w:id="3426" w:author="Steff Guzmán" w:date="2023-03-13T19:56:00Z"/>
                <w:rFonts w:cs="Times New Roman"/>
              </w:rPr>
            </w:pPr>
          </w:p>
        </w:tc>
        <w:tc>
          <w:tcPr>
            <w:tcW w:w="652" w:type="dxa"/>
          </w:tcPr>
          <w:p w14:paraId="158F5570" w14:textId="4A9984DD" w:rsidR="00A17136" w:rsidRPr="00BD3055" w:rsidDel="00AC7859" w:rsidRDefault="00A17136" w:rsidP="005A4444">
            <w:pPr>
              <w:rPr>
                <w:del w:id="3427" w:author="Steff Guzmán" w:date="2023-03-13T19:56:00Z"/>
                <w:rFonts w:cs="Times New Roman"/>
              </w:rPr>
            </w:pPr>
          </w:p>
        </w:tc>
        <w:tc>
          <w:tcPr>
            <w:tcW w:w="652" w:type="dxa"/>
          </w:tcPr>
          <w:p w14:paraId="36CD7391" w14:textId="7E8AEE25" w:rsidR="00A17136" w:rsidRPr="00BD3055" w:rsidDel="00AC7859" w:rsidRDefault="00A17136" w:rsidP="005A4444">
            <w:pPr>
              <w:rPr>
                <w:del w:id="3428" w:author="Steff Guzmán" w:date="2023-03-13T19:56:00Z"/>
                <w:rFonts w:cs="Times New Roman"/>
              </w:rPr>
            </w:pPr>
          </w:p>
        </w:tc>
        <w:tc>
          <w:tcPr>
            <w:tcW w:w="655" w:type="dxa"/>
          </w:tcPr>
          <w:p w14:paraId="02D75F44" w14:textId="32DEF5CE" w:rsidR="00A17136" w:rsidRPr="00BD3055" w:rsidDel="00AC7859" w:rsidRDefault="00A17136" w:rsidP="005A4444">
            <w:pPr>
              <w:rPr>
                <w:del w:id="3429" w:author="Steff Guzmán" w:date="2023-03-13T19:56:00Z"/>
                <w:rFonts w:cs="Times New Roman"/>
              </w:rPr>
            </w:pPr>
          </w:p>
        </w:tc>
        <w:tc>
          <w:tcPr>
            <w:tcW w:w="652" w:type="dxa"/>
          </w:tcPr>
          <w:p w14:paraId="1B6E6229" w14:textId="2E88BD20" w:rsidR="00A17136" w:rsidRPr="00BD3055" w:rsidDel="00AC7859" w:rsidRDefault="00A17136" w:rsidP="005A4444">
            <w:pPr>
              <w:rPr>
                <w:del w:id="3430" w:author="Steff Guzmán" w:date="2023-03-13T19:56:00Z"/>
                <w:rFonts w:cs="Times New Roman"/>
              </w:rPr>
            </w:pPr>
          </w:p>
        </w:tc>
        <w:tc>
          <w:tcPr>
            <w:tcW w:w="652" w:type="dxa"/>
          </w:tcPr>
          <w:p w14:paraId="74B88A0C" w14:textId="4ECC2D92" w:rsidR="00A17136" w:rsidRPr="00BD3055" w:rsidDel="00AC7859" w:rsidRDefault="00A17136" w:rsidP="005A4444">
            <w:pPr>
              <w:rPr>
                <w:del w:id="3431" w:author="Steff Guzmán" w:date="2023-03-13T19:56:00Z"/>
                <w:rFonts w:cs="Times New Roman"/>
              </w:rPr>
            </w:pPr>
          </w:p>
        </w:tc>
        <w:tc>
          <w:tcPr>
            <w:tcW w:w="652" w:type="dxa"/>
          </w:tcPr>
          <w:p w14:paraId="6694E651" w14:textId="09FD15AE" w:rsidR="00A17136" w:rsidRPr="00BD3055" w:rsidDel="00AC7859" w:rsidRDefault="00A17136" w:rsidP="005A4444">
            <w:pPr>
              <w:rPr>
                <w:del w:id="3432" w:author="Steff Guzmán" w:date="2023-03-13T19:56:00Z"/>
                <w:rFonts w:cs="Times New Roman"/>
              </w:rPr>
            </w:pPr>
          </w:p>
        </w:tc>
        <w:tc>
          <w:tcPr>
            <w:tcW w:w="652" w:type="dxa"/>
          </w:tcPr>
          <w:p w14:paraId="7954AA48" w14:textId="4D356D4E" w:rsidR="00A17136" w:rsidRPr="00BD3055" w:rsidDel="00AC7859" w:rsidRDefault="00A17136" w:rsidP="005A4444">
            <w:pPr>
              <w:rPr>
                <w:del w:id="3433" w:author="Steff Guzmán" w:date="2023-03-13T19:56:00Z"/>
                <w:rFonts w:cs="Times New Roman"/>
              </w:rPr>
            </w:pPr>
          </w:p>
        </w:tc>
        <w:tc>
          <w:tcPr>
            <w:tcW w:w="652" w:type="dxa"/>
          </w:tcPr>
          <w:p w14:paraId="40158BD6" w14:textId="15AF32EA" w:rsidR="00A17136" w:rsidRPr="00BD3055" w:rsidDel="00AC7859" w:rsidRDefault="00A17136" w:rsidP="005A4444">
            <w:pPr>
              <w:rPr>
                <w:del w:id="3434" w:author="Steff Guzmán" w:date="2023-03-13T19:56:00Z"/>
                <w:rFonts w:cs="Times New Roman"/>
              </w:rPr>
            </w:pPr>
          </w:p>
        </w:tc>
        <w:tc>
          <w:tcPr>
            <w:tcW w:w="548" w:type="dxa"/>
          </w:tcPr>
          <w:p w14:paraId="15A25800" w14:textId="7D40EBDC" w:rsidR="00A17136" w:rsidRPr="00BD3055" w:rsidDel="00AC7859" w:rsidRDefault="00A17136" w:rsidP="005A4444">
            <w:pPr>
              <w:rPr>
                <w:del w:id="3435" w:author="Steff Guzmán" w:date="2023-03-13T19:56:00Z"/>
                <w:rFonts w:cs="Times New Roman"/>
              </w:rPr>
            </w:pPr>
          </w:p>
        </w:tc>
      </w:tr>
      <w:tr w:rsidR="00AC7859" w:rsidRPr="00BD3055" w:rsidDel="00AC7859" w14:paraId="646384E4" w14:textId="77777777" w:rsidTr="005A4444">
        <w:trPr>
          <w:del w:id="3436" w:author="Steff Guzmán" w:date="2023-03-13T19:56:00Z"/>
        </w:trPr>
        <w:tc>
          <w:tcPr>
            <w:tcW w:w="1129" w:type="dxa"/>
          </w:tcPr>
          <w:p w14:paraId="54FEA7FA" w14:textId="6F8AACCB"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37" w:author="Steff Guzmán" w:date="2023-03-13T19:56:00Z"/>
                <w:rFonts w:cs="Times New Roman"/>
                <w:szCs w:val="24"/>
              </w:rPr>
            </w:pPr>
            <w:del w:id="3438" w:author="Steff Guzmán" w:date="2023-03-13T19:56:00Z">
              <w:r w:rsidRPr="00BD3055" w:rsidDel="00AC7859">
                <w:rPr>
                  <w:rFonts w:cs="Times New Roman"/>
                  <w:szCs w:val="24"/>
                </w:rPr>
                <w:delText>Act. #10</w:delText>
              </w:r>
            </w:del>
          </w:p>
        </w:tc>
        <w:tc>
          <w:tcPr>
            <w:tcW w:w="993" w:type="dxa"/>
          </w:tcPr>
          <w:p w14:paraId="487F0639" w14:textId="3613DDE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39" w:author="Steff Guzmán" w:date="2023-03-13T19:56:00Z"/>
                <w:rFonts w:cs="Times New Roman"/>
              </w:rPr>
            </w:pPr>
          </w:p>
        </w:tc>
        <w:tc>
          <w:tcPr>
            <w:tcW w:w="708" w:type="dxa"/>
          </w:tcPr>
          <w:p w14:paraId="4C1EA1D5" w14:textId="3334F85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0" w:author="Steff Guzmán" w:date="2023-03-13T19:56:00Z"/>
                <w:rFonts w:cs="Times New Roman"/>
              </w:rPr>
            </w:pPr>
          </w:p>
        </w:tc>
        <w:tc>
          <w:tcPr>
            <w:tcW w:w="709" w:type="dxa"/>
          </w:tcPr>
          <w:p w14:paraId="4E333C26" w14:textId="122884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1" w:author="Steff Guzmán" w:date="2023-03-13T19:56:00Z"/>
                <w:rFonts w:cs="Times New Roman"/>
              </w:rPr>
            </w:pPr>
          </w:p>
        </w:tc>
        <w:tc>
          <w:tcPr>
            <w:tcW w:w="709" w:type="dxa"/>
          </w:tcPr>
          <w:p w14:paraId="1E975A7E" w14:textId="37640A1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2" w:author="Steff Guzmán" w:date="2023-03-13T19:56:00Z"/>
                <w:rFonts w:cs="Times New Roman"/>
              </w:rPr>
            </w:pPr>
          </w:p>
        </w:tc>
        <w:tc>
          <w:tcPr>
            <w:tcW w:w="709" w:type="dxa"/>
            <w:shd w:val="clear" w:color="auto" w:fill="FBE4D5" w:themeFill="accent2" w:themeFillTint="33"/>
          </w:tcPr>
          <w:p w14:paraId="2F7761B3" w14:textId="0763F6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3" w:author="Steff Guzmán" w:date="2023-03-13T19:56:00Z"/>
                <w:rFonts w:cs="Times New Roman"/>
              </w:rPr>
            </w:pPr>
            <w:del w:id="3444" w:author="Steff Guzmán" w:date="2023-03-13T19:56:00Z">
              <w:r w:rsidRPr="00BD3055" w:rsidDel="00AC7859">
                <w:rPr>
                  <w:rFonts w:cs="Times New Roman"/>
                </w:rPr>
                <w:delText>X</w:delText>
              </w:r>
            </w:del>
          </w:p>
        </w:tc>
        <w:tc>
          <w:tcPr>
            <w:tcW w:w="708" w:type="dxa"/>
            <w:shd w:val="clear" w:color="auto" w:fill="FBE4D5" w:themeFill="accent2" w:themeFillTint="33"/>
          </w:tcPr>
          <w:p w14:paraId="11EBE646" w14:textId="03866DC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5" w:author="Steff Guzmán" w:date="2023-03-13T19:56:00Z"/>
                <w:rFonts w:cs="Times New Roman"/>
              </w:rPr>
            </w:pPr>
            <w:del w:id="3446" w:author="Steff Guzmán" w:date="2023-03-13T19:56:00Z">
              <w:r w:rsidRPr="00BD3055" w:rsidDel="00AC7859">
                <w:rPr>
                  <w:rFonts w:cs="Times New Roman"/>
                </w:rPr>
                <w:delText>X</w:delText>
              </w:r>
            </w:del>
          </w:p>
        </w:tc>
        <w:tc>
          <w:tcPr>
            <w:tcW w:w="754" w:type="dxa"/>
          </w:tcPr>
          <w:p w14:paraId="21EDC188" w14:textId="572F104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7" w:author="Steff Guzmán" w:date="2023-03-13T19:56:00Z"/>
                <w:rFonts w:cs="Times New Roman"/>
              </w:rPr>
            </w:pPr>
          </w:p>
        </w:tc>
        <w:tc>
          <w:tcPr>
            <w:tcW w:w="652" w:type="dxa"/>
          </w:tcPr>
          <w:p w14:paraId="3926376D" w14:textId="438FBC6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8" w:author="Steff Guzmán" w:date="2023-03-13T19:56:00Z"/>
                <w:rFonts w:cs="Times New Roman"/>
              </w:rPr>
            </w:pPr>
          </w:p>
        </w:tc>
        <w:tc>
          <w:tcPr>
            <w:tcW w:w="652" w:type="dxa"/>
          </w:tcPr>
          <w:p w14:paraId="0A293335" w14:textId="7C3C4C2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49" w:author="Steff Guzmán" w:date="2023-03-13T19:56:00Z"/>
                <w:rFonts w:cs="Times New Roman"/>
              </w:rPr>
            </w:pPr>
          </w:p>
        </w:tc>
        <w:tc>
          <w:tcPr>
            <w:tcW w:w="655" w:type="dxa"/>
          </w:tcPr>
          <w:p w14:paraId="699E2D3A" w14:textId="30427AF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0" w:author="Steff Guzmán" w:date="2023-03-13T19:56:00Z"/>
                <w:rFonts w:cs="Times New Roman"/>
              </w:rPr>
            </w:pPr>
          </w:p>
        </w:tc>
        <w:tc>
          <w:tcPr>
            <w:tcW w:w="652" w:type="dxa"/>
          </w:tcPr>
          <w:p w14:paraId="7439F404" w14:textId="017426E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1" w:author="Steff Guzmán" w:date="2023-03-13T19:56:00Z"/>
                <w:rFonts w:cs="Times New Roman"/>
              </w:rPr>
            </w:pPr>
          </w:p>
        </w:tc>
        <w:tc>
          <w:tcPr>
            <w:tcW w:w="652" w:type="dxa"/>
          </w:tcPr>
          <w:p w14:paraId="6E533782" w14:textId="600454B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2" w:author="Steff Guzmán" w:date="2023-03-13T19:56:00Z"/>
                <w:rFonts w:cs="Times New Roman"/>
              </w:rPr>
            </w:pPr>
          </w:p>
        </w:tc>
        <w:tc>
          <w:tcPr>
            <w:tcW w:w="652" w:type="dxa"/>
          </w:tcPr>
          <w:p w14:paraId="09857263" w14:textId="2132B5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3" w:author="Steff Guzmán" w:date="2023-03-13T19:56:00Z"/>
                <w:rFonts w:cs="Times New Roman"/>
              </w:rPr>
            </w:pPr>
          </w:p>
        </w:tc>
        <w:tc>
          <w:tcPr>
            <w:tcW w:w="652" w:type="dxa"/>
          </w:tcPr>
          <w:p w14:paraId="5F81F2B1" w14:textId="315DED6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4" w:author="Steff Guzmán" w:date="2023-03-13T19:56:00Z"/>
                <w:rFonts w:cs="Times New Roman"/>
              </w:rPr>
            </w:pPr>
          </w:p>
        </w:tc>
        <w:tc>
          <w:tcPr>
            <w:tcW w:w="652" w:type="dxa"/>
          </w:tcPr>
          <w:p w14:paraId="17484905" w14:textId="7B6918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5" w:author="Steff Guzmán" w:date="2023-03-13T19:56:00Z"/>
                <w:rFonts w:cs="Times New Roman"/>
              </w:rPr>
            </w:pPr>
          </w:p>
        </w:tc>
        <w:tc>
          <w:tcPr>
            <w:tcW w:w="548" w:type="dxa"/>
          </w:tcPr>
          <w:p w14:paraId="4B25FAB1" w14:textId="09D62F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6" w:author="Steff Guzmán" w:date="2023-03-13T19:56:00Z"/>
                <w:rFonts w:cs="Times New Roman"/>
              </w:rPr>
            </w:pPr>
          </w:p>
        </w:tc>
      </w:tr>
      <w:tr w:rsidR="00AC7859" w:rsidRPr="00BD3055" w:rsidDel="00AC7859" w14:paraId="33792EF0" w14:textId="77777777" w:rsidTr="005A4444">
        <w:trPr>
          <w:del w:id="3457" w:author="Steff Guzmán" w:date="2023-03-13T19:56:00Z"/>
        </w:trPr>
        <w:tc>
          <w:tcPr>
            <w:tcW w:w="1129" w:type="dxa"/>
          </w:tcPr>
          <w:p w14:paraId="5EB61B43" w14:textId="414E256C"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58" w:author="Steff Guzmán" w:date="2023-03-13T19:56:00Z"/>
                <w:rFonts w:cs="Times New Roman"/>
                <w:szCs w:val="24"/>
              </w:rPr>
            </w:pPr>
            <w:del w:id="3459" w:author="Steff Guzmán" w:date="2023-03-13T19:56:00Z">
              <w:r w:rsidRPr="00BD3055" w:rsidDel="00AC7859">
                <w:rPr>
                  <w:rFonts w:cs="Times New Roman"/>
                  <w:szCs w:val="24"/>
                </w:rPr>
                <w:delText>Act. #11</w:delText>
              </w:r>
            </w:del>
          </w:p>
        </w:tc>
        <w:tc>
          <w:tcPr>
            <w:tcW w:w="993" w:type="dxa"/>
          </w:tcPr>
          <w:p w14:paraId="0B40B38F" w14:textId="6DFE7F77" w:rsidR="00A17136" w:rsidRPr="00BD3055" w:rsidDel="00AC7859" w:rsidRDefault="00A17136" w:rsidP="005A4444">
            <w:pPr>
              <w:rPr>
                <w:del w:id="3460" w:author="Steff Guzmán" w:date="2023-03-13T19:56:00Z"/>
                <w:rFonts w:cs="Times New Roman"/>
              </w:rPr>
            </w:pPr>
          </w:p>
        </w:tc>
        <w:tc>
          <w:tcPr>
            <w:tcW w:w="708" w:type="dxa"/>
          </w:tcPr>
          <w:p w14:paraId="4C351CBC" w14:textId="576CF343" w:rsidR="00A17136" w:rsidRPr="00BD3055" w:rsidDel="00AC7859" w:rsidRDefault="00A17136" w:rsidP="005A4444">
            <w:pPr>
              <w:rPr>
                <w:del w:id="3461" w:author="Steff Guzmán" w:date="2023-03-13T19:56:00Z"/>
                <w:rFonts w:cs="Times New Roman"/>
              </w:rPr>
            </w:pPr>
          </w:p>
        </w:tc>
        <w:tc>
          <w:tcPr>
            <w:tcW w:w="709" w:type="dxa"/>
          </w:tcPr>
          <w:p w14:paraId="2C9C4372" w14:textId="09BD3513" w:rsidR="00A17136" w:rsidRPr="00BD3055" w:rsidDel="00AC7859" w:rsidRDefault="00A17136" w:rsidP="005A4444">
            <w:pPr>
              <w:rPr>
                <w:del w:id="3462" w:author="Steff Guzmán" w:date="2023-03-13T19:56:00Z"/>
                <w:rFonts w:cs="Times New Roman"/>
              </w:rPr>
            </w:pPr>
          </w:p>
        </w:tc>
        <w:tc>
          <w:tcPr>
            <w:tcW w:w="709" w:type="dxa"/>
          </w:tcPr>
          <w:p w14:paraId="01D43C84" w14:textId="3AA9C450" w:rsidR="00A17136" w:rsidRPr="00BD3055" w:rsidDel="00AC7859" w:rsidRDefault="00A17136" w:rsidP="005A4444">
            <w:pPr>
              <w:rPr>
                <w:del w:id="3463" w:author="Steff Guzmán" w:date="2023-03-13T19:56:00Z"/>
                <w:rFonts w:cs="Times New Roman"/>
              </w:rPr>
            </w:pPr>
          </w:p>
        </w:tc>
        <w:tc>
          <w:tcPr>
            <w:tcW w:w="709" w:type="dxa"/>
            <w:shd w:val="clear" w:color="auto" w:fill="FFE599" w:themeFill="accent4" w:themeFillTint="66"/>
          </w:tcPr>
          <w:p w14:paraId="46224E19" w14:textId="42DE5E44" w:rsidR="00A17136" w:rsidRPr="00BD3055" w:rsidDel="00AC7859" w:rsidRDefault="00A17136" w:rsidP="005A4444">
            <w:pPr>
              <w:rPr>
                <w:del w:id="3464" w:author="Steff Guzmán" w:date="2023-03-13T19:56:00Z"/>
                <w:rFonts w:cs="Times New Roman"/>
              </w:rPr>
            </w:pPr>
            <w:del w:id="3465" w:author="Steff Guzmán" w:date="2023-03-13T19:56:00Z">
              <w:r w:rsidRPr="00BD3055" w:rsidDel="00AC7859">
                <w:rPr>
                  <w:rFonts w:cs="Times New Roman"/>
                </w:rPr>
                <w:delText>X</w:delText>
              </w:r>
            </w:del>
          </w:p>
        </w:tc>
        <w:tc>
          <w:tcPr>
            <w:tcW w:w="708" w:type="dxa"/>
            <w:shd w:val="clear" w:color="auto" w:fill="FFE599" w:themeFill="accent4" w:themeFillTint="66"/>
          </w:tcPr>
          <w:p w14:paraId="2D1AED20" w14:textId="2931363E" w:rsidR="00A17136" w:rsidRPr="00BD3055" w:rsidDel="00AC7859" w:rsidRDefault="00A17136" w:rsidP="005A4444">
            <w:pPr>
              <w:rPr>
                <w:del w:id="3466" w:author="Steff Guzmán" w:date="2023-03-13T19:56:00Z"/>
                <w:rFonts w:cs="Times New Roman"/>
              </w:rPr>
            </w:pPr>
            <w:del w:id="3467" w:author="Steff Guzmán" w:date="2023-03-13T19:56:00Z">
              <w:r w:rsidRPr="00BD3055" w:rsidDel="00AC7859">
                <w:rPr>
                  <w:rFonts w:cs="Times New Roman"/>
                </w:rPr>
                <w:delText>X</w:delText>
              </w:r>
            </w:del>
          </w:p>
        </w:tc>
        <w:tc>
          <w:tcPr>
            <w:tcW w:w="754" w:type="dxa"/>
          </w:tcPr>
          <w:p w14:paraId="7D07BF82" w14:textId="5FFAB420" w:rsidR="00A17136" w:rsidRPr="00BD3055" w:rsidDel="00AC7859" w:rsidRDefault="00A17136" w:rsidP="005A4444">
            <w:pPr>
              <w:rPr>
                <w:del w:id="3468" w:author="Steff Guzmán" w:date="2023-03-13T19:56:00Z"/>
                <w:rFonts w:cs="Times New Roman"/>
              </w:rPr>
            </w:pPr>
          </w:p>
        </w:tc>
        <w:tc>
          <w:tcPr>
            <w:tcW w:w="652" w:type="dxa"/>
          </w:tcPr>
          <w:p w14:paraId="2D4AEB18" w14:textId="2FDD1408" w:rsidR="00A17136" w:rsidRPr="00BD3055" w:rsidDel="00AC7859" w:rsidRDefault="00A17136" w:rsidP="005A4444">
            <w:pPr>
              <w:rPr>
                <w:del w:id="3469" w:author="Steff Guzmán" w:date="2023-03-13T19:56:00Z"/>
                <w:rFonts w:cs="Times New Roman"/>
              </w:rPr>
            </w:pPr>
          </w:p>
        </w:tc>
        <w:tc>
          <w:tcPr>
            <w:tcW w:w="652" w:type="dxa"/>
          </w:tcPr>
          <w:p w14:paraId="2E29BDC7" w14:textId="4F5639AB" w:rsidR="00A17136" w:rsidRPr="00BD3055" w:rsidDel="00AC7859" w:rsidRDefault="00A17136" w:rsidP="005A4444">
            <w:pPr>
              <w:rPr>
                <w:del w:id="3470" w:author="Steff Guzmán" w:date="2023-03-13T19:56:00Z"/>
                <w:rFonts w:cs="Times New Roman"/>
              </w:rPr>
            </w:pPr>
          </w:p>
        </w:tc>
        <w:tc>
          <w:tcPr>
            <w:tcW w:w="655" w:type="dxa"/>
          </w:tcPr>
          <w:p w14:paraId="12624EC4" w14:textId="39EF28E4" w:rsidR="00A17136" w:rsidRPr="00BD3055" w:rsidDel="00AC7859" w:rsidRDefault="00A17136" w:rsidP="005A4444">
            <w:pPr>
              <w:rPr>
                <w:del w:id="3471" w:author="Steff Guzmán" w:date="2023-03-13T19:56:00Z"/>
                <w:rFonts w:cs="Times New Roman"/>
              </w:rPr>
            </w:pPr>
          </w:p>
        </w:tc>
        <w:tc>
          <w:tcPr>
            <w:tcW w:w="652" w:type="dxa"/>
          </w:tcPr>
          <w:p w14:paraId="60747604" w14:textId="27008F84" w:rsidR="00A17136" w:rsidRPr="00BD3055" w:rsidDel="00AC7859" w:rsidRDefault="00A17136" w:rsidP="005A4444">
            <w:pPr>
              <w:rPr>
                <w:del w:id="3472" w:author="Steff Guzmán" w:date="2023-03-13T19:56:00Z"/>
                <w:rFonts w:cs="Times New Roman"/>
              </w:rPr>
            </w:pPr>
          </w:p>
        </w:tc>
        <w:tc>
          <w:tcPr>
            <w:tcW w:w="652" w:type="dxa"/>
          </w:tcPr>
          <w:p w14:paraId="6EE055DC" w14:textId="5B8E88E1" w:rsidR="00A17136" w:rsidRPr="00BD3055" w:rsidDel="00AC7859" w:rsidRDefault="00A17136" w:rsidP="005A4444">
            <w:pPr>
              <w:rPr>
                <w:del w:id="3473" w:author="Steff Guzmán" w:date="2023-03-13T19:56:00Z"/>
                <w:rFonts w:cs="Times New Roman"/>
              </w:rPr>
            </w:pPr>
          </w:p>
        </w:tc>
        <w:tc>
          <w:tcPr>
            <w:tcW w:w="652" w:type="dxa"/>
          </w:tcPr>
          <w:p w14:paraId="2F4AD408" w14:textId="0625F5FC" w:rsidR="00A17136" w:rsidRPr="00BD3055" w:rsidDel="00AC7859" w:rsidRDefault="00A17136" w:rsidP="005A4444">
            <w:pPr>
              <w:rPr>
                <w:del w:id="3474" w:author="Steff Guzmán" w:date="2023-03-13T19:56:00Z"/>
                <w:rFonts w:cs="Times New Roman"/>
              </w:rPr>
            </w:pPr>
          </w:p>
        </w:tc>
        <w:tc>
          <w:tcPr>
            <w:tcW w:w="652" w:type="dxa"/>
          </w:tcPr>
          <w:p w14:paraId="64B4FB2A" w14:textId="795A7AA4" w:rsidR="00A17136" w:rsidRPr="00BD3055" w:rsidDel="00AC7859" w:rsidRDefault="00A17136" w:rsidP="005A4444">
            <w:pPr>
              <w:rPr>
                <w:del w:id="3475" w:author="Steff Guzmán" w:date="2023-03-13T19:56:00Z"/>
                <w:rFonts w:cs="Times New Roman"/>
              </w:rPr>
            </w:pPr>
          </w:p>
        </w:tc>
        <w:tc>
          <w:tcPr>
            <w:tcW w:w="652" w:type="dxa"/>
          </w:tcPr>
          <w:p w14:paraId="0E14664F" w14:textId="1F1FEB54" w:rsidR="00A17136" w:rsidRPr="00BD3055" w:rsidDel="00AC7859" w:rsidRDefault="00A17136" w:rsidP="005A4444">
            <w:pPr>
              <w:rPr>
                <w:del w:id="3476" w:author="Steff Guzmán" w:date="2023-03-13T19:56:00Z"/>
                <w:rFonts w:cs="Times New Roman"/>
              </w:rPr>
            </w:pPr>
          </w:p>
        </w:tc>
        <w:tc>
          <w:tcPr>
            <w:tcW w:w="548" w:type="dxa"/>
          </w:tcPr>
          <w:p w14:paraId="3FA59554" w14:textId="2693B1D6" w:rsidR="00A17136" w:rsidRPr="00BD3055" w:rsidDel="00AC7859" w:rsidRDefault="00A17136" w:rsidP="005A4444">
            <w:pPr>
              <w:rPr>
                <w:del w:id="3477" w:author="Steff Guzmán" w:date="2023-03-13T19:56:00Z"/>
                <w:rFonts w:cs="Times New Roman"/>
              </w:rPr>
            </w:pPr>
          </w:p>
        </w:tc>
      </w:tr>
      <w:tr w:rsidR="00AC7859" w:rsidRPr="00BD3055" w:rsidDel="00AC7859" w14:paraId="39ADD910" w14:textId="77777777" w:rsidTr="005A4444">
        <w:trPr>
          <w:del w:id="3478" w:author="Steff Guzmán" w:date="2023-03-13T19:56:00Z"/>
        </w:trPr>
        <w:tc>
          <w:tcPr>
            <w:tcW w:w="1129" w:type="dxa"/>
          </w:tcPr>
          <w:p w14:paraId="1C51895D" w14:textId="299CF07D"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79" w:author="Steff Guzmán" w:date="2023-03-13T19:56:00Z"/>
                <w:rFonts w:cs="Times New Roman"/>
                <w:szCs w:val="24"/>
              </w:rPr>
            </w:pPr>
            <w:del w:id="3480" w:author="Steff Guzmán" w:date="2023-03-13T19:56:00Z">
              <w:r w:rsidRPr="00BD3055" w:rsidDel="00AC7859">
                <w:rPr>
                  <w:rFonts w:cs="Times New Roman"/>
                  <w:szCs w:val="24"/>
                </w:rPr>
                <w:delText>Act. #12</w:delText>
              </w:r>
            </w:del>
          </w:p>
        </w:tc>
        <w:tc>
          <w:tcPr>
            <w:tcW w:w="993" w:type="dxa"/>
          </w:tcPr>
          <w:p w14:paraId="7F0F74C5" w14:textId="04C2BD9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1" w:author="Steff Guzmán" w:date="2023-03-13T19:56:00Z"/>
                <w:rFonts w:cs="Times New Roman"/>
              </w:rPr>
            </w:pPr>
          </w:p>
        </w:tc>
        <w:tc>
          <w:tcPr>
            <w:tcW w:w="708" w:type="dxa"/>
          </w:tcPr>
          <w:p w14:paraId="0EFFAE6B" w14:textId="3DF0C71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2" w:author="Steff Guzmán" w:date="2023-03-13T19:56:00Z"/>
                <w:rFonts w:cs="Times New Roman"/>
              </w:rPr>
            </w:pPr>
          </w:p>
        </w:tc>
        <w:tc>
          <w:tcPr>
            <w:tcW w:w="709" w:type="dxa"/>
          </w:tcPr>
          <w:p w14:paraId="01D2F44D" w14:textId="59137B4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3" w:author="Steff Guzmán" w:date="2023-03-13T19:56:00Z"/>
                <w:rFonts w:cs="Times New Roman"/>
              </w:rPr>
            </w:pPr>
          </w:p>
        </w:tc>
        <w:tc>
          <w:tcPr>
            <w:tcW w:w="709" w:type="dxa"/>
          </w:tcPr>
          <w:p w14:paraId="14F2CEA5" w14:textId="5B6D212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4" w:author="Steff Guzmán" w:date="2023-03-13T19:56:00Z"/>
                <w:rFonts w:cs="Times New Roman"/>
              </w:rPr>
            </w:pPr>
          </w:p>
        </w:tc>
        <w:tc>
          <w:tcPr>
            <w:tcW w:w="709" w:type="dxa"/>
          </w:tcPr>
          <w:p w14:paraId="41EE4AEA" w14:textId="049E485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5" w:author="Steff Guzmán" w:date="2023-03-13T19:56:00Z"/>
                <w:rFonts w:cs="Times New Roman"/>
              </w:rPr>
            </w:pPr>
          </w:p>
        </w:tc>
        <w:tc>
          <w:tcPr>
            <w:tcW w:w="708" w:type="dxa"/>
            <w:shd w:val="clear" w:color="auto" w:fill="FFE599" w:themeFill="accent4" w:themeFillTint="66"/>
          </w:tcPr>
          <w:p w14:paraId="6DBCBB9C" w14:textId="5317BBB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6" w:author="Steff Guzmán" w:date="2023-03-13T19:56:00Z"/>
                <w:rFonts w:cs="Times New Roman"/>
              </w:rPr>
            </w:pPr>
            <w:del w:id="3487" w:author="Steff Guzmán" w:date="2023-03-13T19:56:00Z">
              <w:r w:rsidRPr="00BD3055" w:rsidDel="00AC7859">
                <w:rPr>
                  <w:rFonts w:cs="Times New Roman"/>
                </w:rPr>
                <w:delText>X</w:delText>
              </w:r>
            </w:del>
          </w:p>
        </w:tc>
        <w:tc>
          <w:tcPr>
            <w:tcW w:w="754" w:type="dxa"/>
          </w:tcPr>
          <w:p w14:paraId="7C76503F" w14:textId="508A358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8" w:author="Steff Guzmán" w:date="2023-03-13T19:56:00Z"/>
                <w:rFonts w:cs="Times New Roman"/>
              </w:rPr>
            </w:pPr>
          </w:p>
        </w:tc>
        <w:tc>
          <w:tcPr>
            <w:tcW w:w="652" w:type="dxa"/>
          </w:tcPr>
          <w:p w14:paraId="61F17566" w14:textId="6133424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89" w:author="Steff Guzmán" w:date="2023-03-13T19:56:00Z"/>
                <w:rFonts w:cs="Times New Roman"/>
              </w:rPr>
            </w:pPr>
          </w:p>
        </w:tc>
        <w:tc>
          <w:tcPr>
            <w:tcW w:w="652" w:type="dxa"/>
          </w:tcPr>
          <w:p w14:paraId="0731B548" w14:textId="06832C7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0" w:author="Steff Guzmán" w:date="2023-03-13T19:56:00Z"/>
                <w:rFonts w:cs="Times New Roman"/>
              </w:rPr>
            </w:pPr>
          </w:p>
        </w:tc>
        <w:tc>
          <w:tcPr>
            <w:tcW w:w="655" w:type="dxa"/>
          </w:tcPr>
          <w:p w14:paraId="19043BDD" w14:textId="714C7B7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1" w:author="Steff Guzmán" w:date="2023-03-13T19:56:00Z"/>
                <w:rFonts w:cs="Times New Roman"/>
              </w:rPr>
            </w:pPr>
          </w:p>
        </w:tc>
        <w:tc>
          <w:tcPr>
            <w:tcW w:w="652" w:type="dxa"/>
          </w:tcPr>
          <w:p w14:paraId="5279434F" w14:textId="1E292F3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2" w:author="Steff Guzmán" w:date="2023-03-13T19:56:00Z"/>
                <w:rFonts w:cs="Times New Roman"/>
              </w:rPr>
            </w:pPr>
          </w:p>
        </w:tc>
        <w:tc>
          <w:tcPr>
            <w:tcW w:w="652" w:type="dxa"/>
          </w:tcPr>
          <w:p w14:paraId="1118061E" w14:textId="2D061B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3" w:author="Steff Guzmán" w:date="2023-03-13T19:56:00Z"/>
                <w:rFonts w:cs="Times New Roman"/>
              </w:rPr>
            </w:pPr>
          </w:p>
        </w:tc>
        <w:tc>
          <w:tcPr>
            <w:tcW w:w="652" w:type="dxa"/>
          </w:tcPr>
          <w:p w14:paraId="61AF6D43" w14:textId="5E4DED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4" w:author="Steff Guzmán" w:date="2023-03-13T19:56:00Z"/>
                <w:rFonts w:cs="Times New Roman"/>
              </w:rPr>
            </w:pPr>
          </w:p>
        </w:tc>
        <w:tc>
          <w:tcPr>
            <w:tcW w:w="652" w:type="dxa"/>
          </w:tcPr>
          <w:p w14:paraId="21FF7E4E" w14:textId="6E8D270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5" w:author="Steff Guzmán" w:date="2023-03-13T19:56:00Z"/>
                <w:rFonts w:cs="Times New Roman"/>
              </w:rPr>
            </w:pPr>
          </w:p>
        </w:tc>
        <w:tc>
          <w:tcPr>
            <w:tcW w:w="652" w:type="dxa"/>
          </w:tcPr>
          <w:p w14:paraId="619D3D71" w14:textId="381E2C2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6" w:author="Steff Guzmán" w:date="2023-03-13T19:56:00Z"/>
                <w:rFonts w:cs="Times New Roman"/>
              </w:rPr>
            </w:pPr>
          </w:p>
        </w:tc>
        <w:tc>
          <w:tcPr>
            <w:tcW w:w="548" w:type="dxa"/>
          </w:tcPr>
          <w:p w14:paraId="684B0059" w14:textId="789199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7" w:author="Steff Guzmán" w:date="2023-03-13T19:56:00Z"/>
                <w:rFonts w:cs="Times New Roman"/>
              </w:rPr>
            </w:pPr>
          </w:p>
        </w:tc>
      </w:tr>
      <w:tr w:rsidR="00AC7859" w:rsidRPr="00BD3055" w:rsidDel="00AC7859" w14:paraId="080E3A0D" w14:textId="77777777" w:rsidTr="005A4444">
        <w:trPr>
          <w:del w:id="3498" w:author="Steff Guzmán" w:date="2023-03-13T19:56:00Z"/>
        </w:trPr>
        <w:tc>
          <w:tcPr>
            <w:tcW w:w="1129" w:type="dxa"/>
          </w:tcPr>
          <w:p w14:paraId="1D73A1CA" w14:textId="4B082FB0"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99" w:author="Steff Guzmán" w:date="2023-03-13T19:56:00Z"/>
                <w:rFonts w:cs="Times New Roman"/>
                <w:szCs w:val="24"/>
              </w:rPr>
            </w:pPr>
            <w:del w:id="3500" w:author="Steff Guzmán" w:date="2023-03-13T19:56:00Z">
              <w:r w:rsidRPr="00BD3055" w:rsidDel="00AC7859">
                <w:rPr>
                  <w:rFonts w:cs="Times New Roman"/>
                  <w:szCs w:val="24"/>
                </w:rPr>
                <w:delText>Act. #13</w:delText>
              </w:r>
            </w:del>
          </w:p>
        </w:tc>
        <w:tc>
          <w:tcPr>
            <w:tcW w:w="993" w:type="dxa"/>
          </w:tcPr>
          <w:p w14:paraId="78128C2F" w14:textId="141A5DB7" w:rsidR="00A17136" w:rsidRPr="00BD3055" w:rsidDel="00AC7859" w:rsidRDefault="00A17136" w:rsidP="005A4444">
            <w:pPr>
              <w:rPr>
                <w:del w:id="3501" w:author="Steff Guzmán" w:date="2023-03-13T19:56:00Z"/>
                <w:rFonts w:cs="Times New Roman"/>
              </w:rPr>
            </w:pPr>
          </w:p>
        </w:tc>
        <w:tc>
          <w:tcPr>
            <w:tcW w:w="708" w:type="dxa"/>
          </w:tcPr>
          <w:p w14:paraId="7A98E40D" w14:textId="5289E2BD" w:rsidR="00A17136" w:rsidRPr="00BD3055" w:rsidDel="00AC7859" w:rsidRDefault="00A17136" w:rsidP="005A4444">
            <w:pPr>
              <w:rPr>
                <w:del w:id="3502" w:author="Steff Guzmán" w:date="2023-03-13T19:56:00Z"/>
                <w:rFonts w:cs="Times New Roman"/>
              </w:rPr>
            </w:pPr>
          </w:p>
        </w:tc>
        <w:tc>
          <w:tcPr>
            <w:tcW w:w="709" w:type="dxa"/>
          </w:tcPr>
          <w:p w14:paraId="5671C606" w14:textId="0ECC3B6A" w:rsidR="00A17136" w:rsidRPr="00BD3055" w:rsidDel="00AC7859" w:rsidRDefault="00A17136" w:rsidP="005A4444">
            <w:pPr>
              <w:rPr>
                <w:del w:id="3503" w:author="Steff Guzmán" w:date="2023-03-13T19:56:00Z"/>
                <w:rFonts w:cs="Times New Roman"/>
              </w:rPr>
            </w:pPr>
          </w:p>
        </w:tc>
        <w:tc>
          <w:tcPr>
            <w:tcW w:w="709" w:type="dxa"/>
          </w:tcPr>
          <w:p w14:paraId="65C6C565" w14:textId="4C100150" w:rsidR="00A17136" w:rsidRPr="00BD3055" w:rsidDel="00AC7859" w:rsidRDefault="00A17136" w:rsidP="005A4444">
            <w:pPr>
              <w:rPr>
                <w:del w:id="3504" w:author="Steff Guzmán" w:date="2023-03-13T19:56:00Z"/>
                <w:rFonts w:cs="Times New Roman"/>
              </w:rPr>
            </w:pPr>
          </w:p>
        </w:tc>
        <w:tc>
          <w:tcPr>
            <w:tcW w:w="709" w:type="dxa"/>
          </w:tcPr>
          <w:p w14:paraId="158F9F24" w14:textId="1D0F2F8F" w:rsidR="00A17136" w:rsidRPr="00BD3055" w:rsidDel="00AC7859" w:rsidRDefault="00A17136" w:rsidP="005A4444">
            <w:pPr>
              <w:rPr>
                <w:del w:id="3505" w:author="Steff Guzmán" w:date="2023-03-13T19:56:00Z"/>
                <w:rFonts w:cs="Times New Roman"/>
              </w:rPr>
            </w:pPr>
          </w:p>
        </w:tc>
        <w:tc>
          <w:tcPr>
            <w:tcW w:w="708" w:type="dxa"/>
          </w:tcPr>
          <w:p w14:paraId="41D8EDB0" w14:textId="6AA03E17" w:rsidR="00A17136" w:rsidRPr="00BD3055" w:rsidDel="00AC7859" w:rsidRDefault="00A17136" w:rsidP="005A4444">
            <w:pPr>
              <w:rPr>
                <w:del w:id="3506" w:author="Steff Guzmán" w:date="2023-03-13T19:56:00Z"/>
                <w:rFonts w:cs="Times New Roman"/>
              </w:rPr>
            </w:pPr>
          </w:p>
        </w:tc>
        <w:tc>
          <w:tcPr>
            <w:tcW w:w="754" w:type="dxa"/>
            <w:shd w:val="clear" w:color="auto" w:fill="FFE599" w:themeFill="accent4" w:themeFillTint="66"/>
          </w:tcPr>
          <w:p w14:paraId="3A2348F6" w14:textId="24208B5A" w:rsidR="00A17136" w:rsidRPr="00BD3055" w:rsidDel="00AC7859" w:rsidRDefault="00A17136" w:rsidP="005A4444">
            <w:pPr>
              <w:rPr>
                <w:del w:id="3507" w:author="Steff Guzmán" w:date="2023-03-13T19:56:00Z"/>
                <w:rFonts w:cs="Times New Roman"/>
              </w:rPr>
            </w:pPr>
            <w:del w:id="3508" w:author="Steff Guzmán" w:date="2023-03-13T19:56:00Z">
              <w:r w:rsidRPr="00BD3055" w:rsidDel="00AC7859">
                <w:rPr>
                  <w:rFonts w:cs="Times New Roman"/>
                </w:rPr>
                <w:delText>X</w:delText>
              </w:r>
            </w:del>
          </w:p>
        </w:tc>
        <w:tc>
          <w:tcPr>
            <w:tcW w:w="652" w:type="dxa"/>
          </w:tcPr>
          <w:p w14:paraId="76B2DEE7" w14:textId="0F8ED3E4" w:rsidR="00A17136" w:rsidRPr="00BD3055" w:rsidDel="00AC7859" w:rsidRDefault="00A17136" w:rsidP="005A4444">
            <w:pPr>
              <w:rPr>
                <w:del w:id="3509" w:author="Steff Guzmán" w:date="2023-03-13T19:56:00Z"/>
                <w:rFonts w:cs="Times New Roman"/>
              </w:rPr>
            </w:pPr>
          </w:p>
        </w:tc>
        <w:tc>
          <w:tcPr>
            <w:tcW w:w="652" w:type="dxa"/>
          </w:tcPr>
          <w:p w14:paraId="471E4671" w14:textId="75637D49" w:rsidR="00A17136" w:rsidRPr="00BD3055" w:rsidDel="00AC7859" w:rsidRDefault="00A17136" w:rsidP="005A4444">
            <w:pPr>
              <w:rPr>
                <w:del w:id="3510" w:author="Steff Guzmán" w:date="2023-03-13T19:56:00Z"/>
                <w:rFonts w:cs="Times New Roman"/>
              </w:rPr>
            </w:pPr>
          </w:p>
        </w:tc>
        <w:tc>
          <w:tcPr>
            <w:tcW w:w="655" w:type="dxa"/>
          </w:tcPr>
          <w:p w14:paraId="6F814712" w14:textId="04CA40D9" w:rsidR="00A17136" w:rsidRPr="00BD3055" w:rsidDel="00AC7859" w:rsidRDefault="00A17136" w:rsidP="005A4444">
            <w:pPr>
              <w:rPr>
                <w:del w:id="3511" w:author="Steff Guzmán" w:date="2023-03-13T19:56:00Z"/>
                <w:rFonts w:cs="Times New Roman"/>
              </w:rPr>
            </w:pPr>
          </w:p>
        </w:tc>
        <w:tc>
          <w:tcPr>
            <w:tcW w:w="652" w:type="dxa"/>
          </w:tcPr>
          <w:p w14:paraId="4D907E91" w14:textId="5E268AE3" w:rsidR="00A17136" w:rsidRPr="00BD3055" w:rsidDel="00AC7859" w:rsidRDefault="00A17136" w:rsidP="005A4444">
            <w:pPr>
              <w:rPr>
                <w:del w:id="3512" w:author="Steff Guzmán" w:date="2023-03-13T19:56:00Z"/>
                <w:rFonts w:cs="Times New Roman"/>
              </w:rPr>
            </w:pPr>
          </w:p>
        </w:tc>
        <w:tc>
          <w:tcPr>
            <w:tcW w:w="652" w:type="dxa"/>
          </w:tcPr>
          <w:p w14:paraId="3B54526C" w14:textId="07AB204D" w:rsidR="00A17136" w:rsidRPr="00BD3055" w:rsidDel="00AC7859" w:rsidRDefault="00A17136" w:rsidP="005A4444">
            <w:pPr>
              <w:rPr>
                <w:del w:id="3513" w:author="Steff Guzmán" w:date="2023-03-13T19:56:00Z"/>
                <w:rFonts w:cs="Times New Roman"/>
              </w:rPr>
            </w:pPr>
          </w:p>
        </w:tc>
        <w:tc>
          <w:tcPr>
            <w:tcW w:w="652" w:type="dxa"/>
          </w:tcPr>
          <w:p w14:paraId="2CEAD998" w14:textId="4B02EAC9" w:rsidR="00A17136" w:rsidRPr="00BD3055" w:rsidDel="00AC7859" w:rsidRDefault="00A17136" w:rsidP="005A4444">
            <w:pPr>
              <w:rPr>
                <w:del w:id="3514" w:author="Steff Guzmán" w:date="2023-03-13T19:56:00Z"/>
                <w:rFonts w:cs="Times New Roman"/>
              </w:rPr>
            </w:pPr>
          </w:p>
        </w:tc>
        <w:tc>
          <w:tcPr>
            <w:tcW w:w="652" w:type="dxa"/>
          </w:tcPr>
          <w:p w14:paraId="48AA6653" w14:textId="49F5FF6E" w:rsidR="00A17136" w:rsidRPr="00BD3055" w:rsidDel="00AC7859" w:rsidRDefault="00A17136" w:rsidP="005A4444">
            <w:pPr>
              <w:rPr>
                <w:del w:id="3515" w:author="Steff Guzmán" w:date="2023-03-13T19:56:00Z"/>
                <w:rFonts w:cs="Times New Roman"/>
              </w:rPr>
            </w:pPr>
          </w:p>
        </w:tc>
        <w:tc>
          <w:tcPr>
            <w:tcW w:w="652" w:type="dxa"/>
          </w:tcPr>
          <w:p w14:paraId="4C244A47" w14:textId="7D54F3B4" w:rsidR="00A17136" w:rsidRPr="00BD3055" w:rsidDel="00AC7859" w:rsidRDefault="00A17136" w:rsidP="005A4444">
            <w:pPr>
              <w:rPr>
                <w:del w:id="3516" w:author="Steff Guzmán" w:date="2023-03-13T19:56:00Z"/>
                <w:rFonts w:cs="Times New Roman"/>
              </w:rPr>
            </w:pPr>
          </w:p>
        </w:tc>
        <w:tc>
          <w:tcPr>
            <w:tcW w:w="548" w:type="dxa"/>
          </w:tcPr>
          <w:p w14:paraId="2742749D" w14:textId="3F162AF0" w:rsidR="00A17136" w:rsidRPr="00BD3055" w:rsidDel="00AC7859" w:rsidRDefault="00A17136" w:rsidP="005A4444">
            <w:pPr>
              <w:rPr>
                <w:del w:id="3517" w:author="Steff Guzmán" w:date="2023-03-13T19:56:00Z"/>
                <w:rFonts w:cs="Times New Roman"/>
              </w:rPr>
            </w:pPr>
          </w:p>
        </w:tc>
      </w:tr>
      <w:tr w:rsidR="00AC7859" w:rsidRPr="00BD3055" w:rsidDel="00AC7859" w14:paraId="46DFCC53" w14:textId="77777777" w:rsidTr="005A4444">
        <w:trPr>
          <w:del w:id="3518" w:author="Steff Guzmán" w:date="2023-03-13T19:56:00Z"/>
        </w:trPr>
        <w:tc>
          <w:tcPr>
            <w:tcW w:w="1129" w:type="dxa"/>
          </w:tcPr>
          <w:p w14:paraId="4A6E0E74" w14:textId="74C187B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519" w:author="Steff Guzmán" w:date="2023-03-13T19:56:00Z"/>
                <w:rFonts w:cs="Times New Roman"/>
                <w:szCs w:val="24"/>
              </w:rPr>
            </w:pPr>
            <w:del w:id="3520" w:author="Steff Guzmán" w:date="2023-03-13T19:56:00Z">
              <w:r w:rsidRPr="00BD3055" w:rsidDel="00AC7859">
                <w:rPr>
                  <w:rFonts w:cs="Times New Roman"/>
                  <w:szCs w:val="24"/>
                </w:rPr>
                <w:delText>Act. #14</w:delText>
              </w:r>
            </w:del>
          </w:p>
        </w:tc>
        <w:tc>
          <w:tcPr>
            <w:tcW w:w="993" w:type="dxa"/>
          </w:tcPr>
          <w:p w14:paraId="7B2D6289" w14:textId="3F81B1A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1" w:author="Steff Guzmán" w:date="2023-03-13T19:56:00Z"/>
                <w:rFonts w:cs="Times New Roman"/>
              </w:rPr>
            </w:pPr>
          </w:p>
        </w:tc>
        <w:tc>
          <w:tcPr>
            <w:tcW w:w="708" w:type="dxa"/>
          </w:tcPr>
          <w:p w14:paraId="172A1F47" w14:textId="6D88687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2" w:author="Steff Guzmán" w:date="2023-03-13T19:56:00Z"/>
                <w:rFonts w:cs="Times New Roman"/>
              </w:rPr>
            </w:pPr>
          </w:p>
        </w:tc>
        <w:tc>
          <w:tcPr>
            <w:tcW w:w="709" w:type="dxa"/>
          </w:tcPr>
          <w:p w14:paraId="45FEA3DC" w14:textId="251BBA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3" w:author="Steff Guzmán" w:date="2023-03-13T19:56:00Z"/>
                <w:rFonts w:cs="Times New Roman"/>
              </w:rPr>
            </w:pPr>
          </w:p>
        </w:tc>
        <w:tc>
          <w:tcPr>
            <w:tcW w:w="709" w:type="dxa"/>
          </w:tcPr>
          <w:p w14:paraId="54E10A2F" w14:textId="33BC658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4" w:author="Steff Guzmán" w:date="2023-03-13T19:56:00Z"/>
                <w:rFonts w:cs="Times New Roman"/>
              </w:rPr>
            </w:pPr>
          </w:p>
        </w:tc>
        <w:tc>
          <w:tcPr>
            <w:tcW w:w="709" w:type="dxa"/>
          </w:tcPr>
          <w:p w14:paraId="5850900E" w14:textId="5D8EB9D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5" w:author="Steff Guzmán" w:date="2023-03-13T19:56:00Z"/>
                <w:rFonts w:cs="Times New Roman"/>
              </w:rPr>
            </w:pPr>
          </w:p>
        </w:tc>
        <w:tc>
          <w:tcPr>
            <w:tcW w:w="708" w:type="dxa"/>
          </w:tcPr>
          <w:p w14:paraId="25B340E7" w14:textId="477D2F5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6" w:author="Steff Guzmán" w:date="2023-03-13T19:56:00Z"/>
                <w:rFonts w:cs="Times New Roman"/>
              </w:rPr>
            </w:pPr>
          </w:p>
        </w:tc>
        <w:tc>
          <w:tcPr>
            <w:tcW w:w="754" w:type="dxa"/>
            <w:shd w:val="clear" w:color="auto" w:fill="FFE599" w:themeFill="accent4" w:themeFillTint="66"/>
          </w:tcPr>
          <w:p w14:paraId="68CDB342" w14:textId="188E03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7" w:author="Steff Guzmán" w:date="2023-03-13T19:56:00Z"/>
                <w:rFonts w:cs="Times New Roman"/>
              </w:rPr>
            </w:pPr>
            <w:del w:id="3528" w:author="Steff Guzmán" w:date="2023-03-13T19:56:00Z">
              <w:r w:rsidRPr="00BD3055" w:rsidDel="00AC7859">
                <w:rPr>
                  <w:rFonts w:cs="Times New Roman"/>
                </w:rPr>
                <w:delText>X</w:delText>
              </w:r>
            </w:del>
          </w:p>
        </w:tc>
        <w:tc>
          <w:tcPr>
            <w:tcW w:w="652" w:type="dxa"/>
            <w:shd w:val="clear" w:color="auto" w:fill="FFE599" w:themeFill="accent4" w:themeFillTint="66"/>
          </w:tcPr>
          <w:p w14:paraId="3662E6E9" w14:textId="558742E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29" w:author="Steff Guzmán" w:date="2023-03-13T19:56:00Z"/>
                <w:rFonts w:cs="Times New Roman"/>
              </w:rPr>
            </w:pPr>
            <w:del w:id="3530" w:author="Steff Guzmán" w:date="2023-03-13T19:56:00Z">
              <w:r w:rsidRPr="00BD3055" w:rsidDel="00AC7859">
                <w:rPr>
                  <w:rFonts w:cs="Times New Roman"/>
                </w:rPr>
                <w:delText>X</w:delText>
              </w:r>
            </w:del>
          </w:p>
        </w:tc>
        <w:tc>
          <w:tcPr>
            <w:tcW w:w="652" w:type="dxa"/>
          </w:tcPr>
          <w:p w14:paraId="0B413CC2" w14:textId="411E12D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1" w:author="Steff Guzmán" w:date="2023-03-13T19:56:00Z"/>
                <w:rFonts w:cs="Times New Roman"/>
              </w:rPr>
            </w:pPr>
          </w:p>
        </w:tc>
        <w:tc>
          <w:tcPr>
            <w:tcW w:w="655" w:type="dxa"/>
          </w:tcPr>
          <w:p w14:paraId="60C49639" w14:textId="39C4F50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2" w:author="Steff Guzmán" w:date="2023-03-13T19:56:00Z"/>
                <w:rFonts w:cs="Times New Roman"/>
              </w:rPr>
            </w:pPr>
          </w:p>
        </w:tc>
        <w:tc>
          <w:tcPr>
            <w:tcW w:w="652" w:type="dxa"/>
          </w:tcPr>
          <w:p w14:paraId="70C3E7F0" w14:textId="53F804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3" w:author="Steff Guzmán" w:date="2023-03-13T19:56:00Z"/>
                <w:rFonts w:cs="Times New Roman"/>
              </w:rPr>
            </w:pPr>
          </w:p>
        </w:tc>
        <w:tc>
          <w:tcPr>
            <w:tcW w:w="652" w:type="dxa"/>
          </w:tcPr>
          <w:p w14:paraId="26A5DD39" w14:textId="6CDA137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4" w:author="Steff Guzmán" w:date="2023-03-13T19:56:00Z"/>
                <w:rFonts w:cs="Times New Roman"/>
              </w:rPr>
            </w:pPr>
          </w:p>
        </w:tc>
        <w:tc>
          <w:tcPr>
            <w:tcW w:w="652" w:type="dxa"/>
          </w:tcPr>
          <w:p w14:paraId="44249113" w14:textId="052A539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5" w:author="Steff Guzmán" w:date="2023-03-13T19:56:00Z"/>
                <w:rFonts w:cs="Times New Roman"/>
              </w:rPr>
            </w:pPr>
          </w:p>
        </w:tc>
        <w:tc>
          <w:tcPr>
            <w:tcW w:w="652" w:type="dxa"/>
          </w:tcPr>
          <w:p w14:paraId="49DE56AD" w14:textId="43D49B2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6" w:author="Steff Guzmán" w:date="2023-03-13T19:56:00Z"/>
                <w:rFonts w:cs="Times New Roman"/>
              </w:rPr>
            </w:pPr>
          </w:p>
        </w:tc>
        <w:tc>
          <w:tcPr>
            <w:tcW w:w="652" w:type="dxa"/>
          </w:tcPr>
          <w:p w14:paraId="71AFFD57" w14:textId="4E50C07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7" w:author="Steff Guzmán" w:date="2023-03-13T19:56:00Z"/>
                <w:rFonts w:cs="Times New Roman"/>
              </w:rPr>
            </w:pPr>
          </w:p>
        </w:tc>
        <w:tc>
          <w:tcPr>
            <w:tcW w:w="548" w:type="dxa"/>
          </w:tcPr>
          <w:p w14:paraId="0796F249" w14:textId="0AF58AC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38" w:author="Steff Guzmán" w:date="2023-03-13T19:56:00Z"/>
                <w:rFonts w:cs="Times New Roman"/>
              </w:rPr>
            </w:pPr>
          </w:p>
        </w:tc>
      </w:tr>
      <w:tr w:rsidR="00AC7859" w:rsidRPr="00BD3055" w:rsidDel="00AC7859" w14:paraId="47AFF52A" w14:textId="77777777" w:rsidTr="005A4444">
        <w:trPr>
          <w:del w:id="3539" w:author="Steff Guzmán" w:date="2023-03-13T19:56:00Z"/>
        </w:trPr>
        <w:tc>
          <w:tcPr>
            <w:tcW w:w="1129" w:type="dxa"/>
          </w:tcPr>
          <w:p w14:paraId="6C201F2A" w14:textId="2E2996A0"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540" w:author="Steff Guzmán" w:date="2023-03-13T19:56:00Z"/>
                <w:rFonts w:cs="Times New Roman"/>
                <w:szCs w:val="24"/>
              </w:rPr>
            </w:pPr>
            <w:del w:id="3541" w:author="Steff Guzmán" w:date="2023-03-13T19:56:00Z">
              <w:r w:rsidRPr="00BD3055" w:rsidDel="00AC7859">
                <w:rPr>
                  <w:rFonts w:cs="Times New Roman"/>
                  <w:szCs w:val="24"/>
                </w:rPr>
                <w:delText>Act. #15</w:delText>
              </w:r>
            </w:del>
          </w:p>
        </w:tc>
        <w:tc>
          <w:tcPr>
            <w:tcW w:w="993" w:type="dxa"/>
          </w:tcPr>
          <w:p w14:paraId="2758803A" w14:textId="0C845590" w:rsidR="00A17136" w:rsidRPr="00BD3055" w:rsidDel="00AC7859" w:rsidRDefault="00A17136" w:rsidP="005A4444">
            <w:pPr>
              <w:rPr>
                <w:del w:id="3542" w:author="Steff Guzmán" w:date="2023-03-13T19:56:00Z"/>
                <w:rFonts w:cs="Times New Roman"/>
              </w:rPr>
            </w:pPr>
          </w:p>
        </w:tc>
        <w:tc>
          <w:tcPr>
            <w:tcW w:w="708" w:type="dxa"/>
          </w:tcPr>
          <w:p w14:paraId="093BEF31" w14:textId="4BD33C32" w:rsidR="00A17136" w:rsidRPr="00BD3055" w:rsidDel="00AC7859" w:rsidRDefault="00A17136" w:rsidP="005A4444">
            <w:pPr>
              <w:rPr>
                <w:del w:id="3543" w:author="Steff Guzmán" w:date="2023-03-13T19:56:00Z"/>
                <w:rFonts w:cs="Times New Roman"/>
              </w:rPr>
            </w:pPr>
          </w:p>
        </w:tc>
        <w:tc>
          <w:tcPr>
            <w:tcW w:w="709" w:type="dxa"/>
          </w:tcPr>
          <w:p w14:paraId="5B53CE2A" w14:textId="01B91D90" w:rsidR="00A17136" w:rsidRPr="00BD3055" w:rsidDel="00AC7859" w:rsidRDefault="00A17136" w:rsidP="005A4444">
            <w:pPr>
              <w:rPr>
                <w:del w:id="3544" w:author="Steff Guzmán" w:date="2023-03-13T19:56:00Z"/>
                <w:rFonts w:cs="Times New Roman"/>
              </w:rPr>
            </w:pPr>
          </w:p>
        </w:tc>
        <w:tc>
          <w:tcPr>
            <w:tcW w:w="709" w:type="dxa"/>
          </w:tcPr>
          <w:p w14:paraId="39191745" w14:textId="35AFD728" w:rsidR="00A17136" w:rsidRPr="00BD3055" w:rsidDel="00AC7859" w:rsidRDefault="00A17136" w:rsidP="005A4444">
            <w:pPr>
              <w:rPr>
                <w:del w:id="3545" w:author="Steff Guzmán" w:date="2023-03-13T19:56:00Z"/>
                <w:rFonts w:cs="Times New Roman"/>
              </w:rPr>
            </w:pPr>
          </w:p>
        </w:tc>
        <w:tc>
          <w:tcPr>
            <w:tcW w:w="709" w:type="dxa"/>
          </w:tcPr>
          <w:p w14:paraId="129E8F21" w14:textId="35DDFC11" w:rsidR="00A17136" w:rsidRPr="00BD3055" w:rsidDel="00AC7859" w:rsidRDefault="00A17136" w:rsidP="005A4444">
            <w:pPr>
              <w:rPr>
                <w:del w:id="3546" w:author="Steff Guzmán" w:date="2023-03-13T19:56:00Z"/>
                <w:rFonts w:cs="Times New Roman"/>
              </w:rPr>
            </w:pPr>
          </w:p>
        </w:tc>
        <w:tc>
          <w:tcPr>
            <w:tcW w:w="708" w:type="dxa"/>
          </w:tcPr>
          <w:p w14:paraId="67E5AF64" w14:textId="201BDD30" w:rsidR="00A17136" w:rsidRPr="00BD3055" w:rsidDel="00AC7859" w:rsidRDefault="00A17136" w:rsidP="005A4444">
            <w:pPr>
              <w:rPr>
                <w:del w:id="3547" w:author="Steff Guzmán" w:date="2023-03-13T19:56:00Z"/>
                <w:rFonts w:cs="Times New Roman"/>
              </w:rPr>
            </w:pPr>
          </w:p>
        </w:tc>
        <w:tc>
          <w:tcPr>
            <w:tcW w:w="754" w:type="dxa"/>
          </w:tcPr>
          <w:p w14:paraId="71867753" w14:textId="68013913" w:rsidR="00A17136" w:rsidRPr="00BD3055" w:rsidDel="00AC7859" w:rsidRDefault="00A17136" w:rsidP="005A4444">
            <w:pPr>
              <w:rPr>
                <w:del w:id="3548" w:author="Steff Guzmán" w:date="2023-03-13T19:56:00Z"/>
                <w:rFonts w:cs="Times New Roman"/>
              </w:rPr>
            </w:pPr>
          </w:p>
        </w:tc>
        <w:tc>
          <w:tcPr>
            <w:tcW w:w="652" w:type="dxa"/>
            <w:shd w:val="clear" w:color="auto" w:fill="FFE599" w:themeFill="accent4" w:themeFillTint="66"/>
          </w:tcPr>
          <w:p w14:paraId="4E9CAFDA" w14:textId="6038FD4F" w:rsidR="00A17136" w:rsidRPr="00BD3055" w:rsidDel="00AC7859" w:rsidRDefault="00A17136" w:rsidP="005A4444">
            <w:pPr>
              <w:rPr>
                <w:del w:id="3549" w:author="Steff Guzmán" w:date="2023-03-13T19:56:00Z"/>
                <w:rFonts w:cs="Times New Roman"/>
              </w:rPr>
            </w:pPr>
            <w:del w:id="3550" w:author="Steff Guzmán" w:date="2023-03-13T19:56:00Z">
              <w:r w:rsidRPr="00BD3055" w:rsidDel="00AC7859">
                <w:rPr>
                  <w:rFonts w:cs="Times New Roman"/>
                </w:rPr>
                <w:delText>X</w:delText>
              </w:r>
            </w:del>
          </w:p>
        </w:tc>
        <w:tc>
          <w:tcPr>
            <w:tcW w:w="652" w:type="dxa"/>
            <w:shd w:val="clear" w:color="auto" w:fill="FFE599" w:themeFill="accent4" w:themeFillTint="66"/>
          </w:tcPr>
          <w:p w14:paraId="6C130C0B" w14:textId="00A14AB9" w:rsidR="00A17136" w:rsidRPr="00BD3055" w:rsidDel="00AC7859" w:rsidRDefault="00A17136" w:rsidP="005A4444">
            <w:pPr>
              <w:rPr>
                <w:del w:id="3551" w:author="Steff Guzmán" w:date="2023-03-13T19:56:00Z"/>
                <w:rFonts w:cs="Times New Roman"/>
              </w:rPr>
            </w:pPr>
            <w:del w:id="3552" w:author="Steff Guzmán" w:date="2023-03-13T19:56:00Z">
              <w:r w:rsidRPr="00BD3055" w:rsidDel="00AC7859">
                <w:rPr>
                  <w:rFonts w:cs="Times New Roman"/>
                </w:rPr>
                <w:delText>X</w:delText>
              </w:r>
            </w:del>
          </w:p>
        </w:tc>
        <w:tc>
          <w:tcPr>
            <w:tcW w:w="655" w:type="dxa"/>
          </w:tcPr>
          <w:p w14:paraId="31C1F7A2" w14:textId="46BC3FB2" w:rsidR="00A17136" w:rsidRPr="00BD3055" w:rsidDel="00AC7859" w:rsidRDefault="00A17136" w:rsidP="005A4444">
            <w:pPr>
              <w:rPr>
                <w:del w:id="3553" w:author="Steff Guzmán" w:date="2023-03-13T19:56:00Z"/>
                <w:rFonts w:cs="Times New Roman"/>
              </w:rPr>
            </w:pPr>
          </w:p>
        </w:tc>
        <w:tc>
          <w:tcPr>
            <w:tcW w:w="652" w:type="dxa"/>
          </w:tcPr>
          <w:p w14:paraId="7945E295" w14:textId="3EE47B1D" w:rsidR="00A17136" w:rsidRPr="00BD3055" w:rsidDel="00AC7859" w:rsidRDefault="00A17136" w:rsidP="005A4444">
            <w:pPr>
              <w:rPr>
                <w:del w:id="3554" w:author="Steff Guzmán" w:date="2023-03-13T19:56:00Z"/>
                <w:rFonts w:cs="Times New Roman"/>
              </w:rPr>
            </w:pPr>
          </w:p>
        </w:tc>
        <w:tc>
          <w:tcPr>
            <w:tcW w:w="652" w:type="dxa"/>
          </w:tcPr>
          <w:p w14:paraId="09125B14" w14:textId="5E53D89B" w:rsidR="00A17136" w:rsidRPr="00BD3055" w:rsidDel="00AC7859" w:rsidRDefault="00A17136" w:rsidP="005A4444">
            <w:pPr>
              <w:rPr>
                <w:del w:id="3555" w:author="Steff Guzmán" w:date="2023-03-13T19:56:00Z"/>
                <w:rFonts w:cs="Times New Roman"/>
              </w:rPr>
            </w:pPr>
          </w:p>
        </w:tc>
        <w:tc>
          <w:tcPr>
            <w:tcW w:w="652" w:type="dxa"/>
          </w:tcPr>
          <w:p w14:paraId="203CC5F1" w14:textId="51A9A0AD" w:rsidR="00A17136" w:rsidRPr="00BD3055" w:rsidDel="00AC7859" w:rsidRDefault="00A17136" w:rsidP="005A4444">
            <w:pPr>
              <w:rPr>
                <w:del w:id="3556" w:author="Steff Guzmán" w:date="2023-03-13T19:56:00Z"/>
                <w:rFonts w:cs="Times New Roman"/>
              </w:rPr>
            </w:pPr>
          </w:p>
        </w:tc>
        <w:tc>
          <w:tcPr>
            <w:tcW w:w="652" w:type="dxa"/>
          </w:tcPr>
          <w:p w14:paraId="56826074" w14:textId="7385FC0A" w:rsidR="00A17136" w:rsidRPr="00BD3055" w:rsidDel="00AC7859" w:rsidRDefault="00A17136" w:rsidP="005A4444">
            <w:pPr>
              <w:rPr>
                <w:del w:id="3557" w:author="Steff Guzmán" w:date="2023-03-13T19:56:00Z"/>
                <w:rFonts w:cs="Times New Roman"/>
              </w:rPr>
            </w:pPr>
          </w:p>
        </w:tc>
        <w:tc>
          <w:tcPr>
            <w:tcW w:w="652" w:type="dxa"/>
          </w:tcPr>
          <w:p w14:paraId="62BB1AEE" w14:textId="7622FAC0" w:rsidR="00A17136" w:rsidRPr="00BD3055" w:rsidDel="00AC7859" w:rsidRDefault="00A17136" w:rsidP="005A4444">
            <w:pPr>
              <w:rPr>
                <w:del w:id="3558" w:author="Steff Guzmán" w:date="2023-03-13T19:56:00Z"/>
                <w:rFonts w:cs="Times New Roman"/>
              </w:rPr>
            </w:pPr>
          </w:p>
        </w:tc>
        <w:tc>
          <w:tcPr>
            <w:tcW w:w="548" w:type="dxa"/>
          </w:tcPr>
          <w:p w14:paraId="3F04FFAB" w14:textId="36FA7FFA" w:rsidR="00A17136" w:rsidRPr="00BD3055" w:rsidDel="00AC7859" w:rsidRDefault="00A17136" w:rsidP="005A4444">
            <w:pPr>
              <w:rPr>
                <w:del w:id="3559" w:author="Steff Guzmán" w:date="2023-03-13T19:56:00Z"/>
                <w:rFonts w:cs="Times New Roman"/>
              </w:rPr>
            </w:pPr>
          </w:p>
        </w:tc>
      </w:tr>
      <w:tr w:rsidR="00AC7859" w:rsidRPr="00BD3055" w:rsidDel="00AC7859" w14:paraId="2E2D6783" w14:textId="77777777" w:rsidTr="005A4444">
        <w:trPr>
          <w:del w:id="3560" w:author="Steff Guzmán" w:date="2023-03-13T19:56:00Z"/>
        </w:trPr>
        <w:tc>
          <w:tcPr>
            <w:tcW w:w="1129" w:type="dxa"/>
          </w:tcPr>
          <w:p w14:paraId="17657CAB" w14:textId="2CC6FC5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561" w:author="Steff Guzmán" w:date="2023-03-13T19:56:00Z"/>
                <w:rFonts w:cs="Times New Roman"/>
                <w:szCs w:val="24"/>
              </w:rPr>
            </w:pPr>
            <w:del w:id="3562" w:author="Steff Guzmán" w:date="2023-03-13T19:56:00Z">
              <w:r w:rsidRPr="00BD3055" w:rsidDel="00AC7859">
                <w:rPr>
                  <w:rFonts w:cs="Times New Roman"/>
                  <w:szCs w:val="24"/>
                </w:rPr>
                <w:delText>Act. #16</w:delText>
              </w:r>
            </w:del>
          </w:p>
        </w:tc>
        <w:tc>
          <w:tcPr>
            <w:tcW w:w="993" w:type="dxa"/>
          </w:tcPr>
          <w:p w14:paraId="2B6C5C74" w14:textId="68CCA30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3" w:author="Steff Guzmán" w:date="2023-03-13T19:56:00Z"/>
                <w:rFonts w:cs="Times New Roman"/>
              </w:rPr>
            </w:pPr>
          </w:p>
        </w:tc>
        <w:tc>
          <w:tcPr>
            <w:tcW w:w="708" w:type="dxa"/>
          </w:tcPr>
          <w:p w14:paraId="772387AF" w14:textId="0D97073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4" w:author="Steff Guzmán" w:date="2023-03-13T19:56:00Z"/>
                <w:rFonts w:cs="Times New Roman"/>
              </w:rPr>
            </w:pPr>
          </w:p>
        </w:tc>
        <w:tc>
          <w:tcPr>
            <w:tcW w:w="709" w:type="dxa"/>
          </w:tcPr>
          <w:p w14:paraId="29193199" w14:textId="75FC30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5" w:author="Steff Guzmán" w:date="2023-03-13T19:56:00Z"/>
                <w:rFonts w:cs="Times New Roman"/>
              </w:rPr>
            </w:pPr>
          </w:p>
        </w:tc>
        <w:tc>
          <w:tcPr>
            <w:tcW w:w="709" w:type="dxa"/>
          </w:tcPr>
          <w:p w14:paraId="46907926" w14:textId="66DF892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6" w:author="Steff Guzmán" w:date="2023-03-13T19:56:00Z"/>
                <w:rFonts w:cs="Times New Roman"/>
              </w:rPr>
            </w:pPr>
          </w:p>
        </w:tc>
        <w:tc>
          <w:tcPr>
            <w:tcW w:w="709" w:type="dxa"/>
          </w:tcPr>
          <w:p w14:paraId="2F8473FB" w14:textId="289EA29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7" w:author="Steff Guzmán" w:date="2023-03-13T19:56:00Z"/>
                <w:rFonts w:cs="Times New Roman"/>
              </w:rPr>
            </w:pPr>
          </w:p>
        </w:tc>
        <w:tc>
          <w:tcPr>
            <w:tcW w:w="708" w:type="dxa"/>
          </w:tcPr>
          <w:p w14:paraId="07624179" w14:textId="68CF94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8" w:author="Steff Guzmán" w:date="2023-03-13T19:56:00Z"/>
                <w:rFonts w:cs="Times New Roman"/>
              </w:rPr>
            </w:pPr>
          </w:p>
        </w:tc>
        <w:tc>
          <w:tcPr>
            <w:tcW w:w="754" w:type="dxa"/>
          </w:tcPr>
          <w:p w14:paraId="5F7677E7" w14:textId="7E7B2E5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69" w:author="Steff Guzmán" w:date="2023-03-13T19:56:00Z"/>
                <w:rFonts w:cs="Times New Roman"/>
              </w:rPr>
            </w:pPr>
          </w:p>
        </w:tc>
        <w:tc>
          <w:tcPr>
            <w:tcW w:w="652" w:type="dxa"/>
          </w:tcPr>
          <w:p w14:paraId="5EE2B48E" w14:textId="56ACA9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0" w:author="Steff Guzmán" w:date="2023-03-13T19:56:00Z"/>
                <w:rFonts w:cs="Times New Roman"/>
              </w:rPr>
            </w:pPr>
          </w:p>
        </w:tc>
        <w:tc>
          <w:tcPr>
            <w:tcW w:w="652" w:type="dxa"/>
            <w:shd w:val="clear" w:color="auto" w:fill="FFE599" w:themeFill="accent4" w:themeFillTint="66"/>
          </w:tcPr>
          <w:p w14:paraId="3A358B0C" w14:textId="2CF33D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1" w:author="Steff Guzmán" w:date="2023-03-13T19:56:00Z"/>
                <w:rFonts w:cs="Times New Roman"/>
              </w:rPr>
            </w:pPr>
            <w:del w:id="3572" w:author="Steff Guzmán" w:date="2023-03-13T19:56:00Z">
              <w:r w:rsidRPr="00BD3055" w:rsidDel="00AC7859">
                <w:rPr>
                  <w:rFonts w:cs="Times New Roman"/>
                </w:rPr>
                <w:delText>X</w:delText>
              </w:r>
            </w:del>
          </w:p>
        </w:tc>
        <w:tc>
          <w:tcPr>
            <w:tcW w:w="655" w:type="dxa"/>
          </w:tcPr>
          <w:p w14:paraId="33240E92" w14:textId="0A8D04B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3" w:author="Steff Guzmán" w:date="2023-03-13T19:56:00Z"/>
                <w:rFonts w:cs="Times New Roman"/>
              </w:rPr>
            </w:pPr>
          </w:p>
        </w:tc>
        <w:tc>
          <w:tcPr>
            <w:tcW w:w="652" w:type="dxa"/>
          </w:tcPr>
          <w:p w14:paraId="094FCE42" w14:textId="5EFBC18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4" w:author="Steff Guzmán" w:date="2023-03-13T19:56:00Z"/>
                <w:rFonts w:cs="Times New Roman"/>
              </w:rPr>
            </w:pPr>
          </w:p>
        </w:tc>
        <w:tc>
          <w:tcPr>
            <w:tcW w:w="652" w:type="dxa"/>
          </w:tcPr>
          <w:p w14:paraId="55A87DEF" w14:textId="7B3CC72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5" w:author="Steff Guzmán" w:date="2023-03-13T19:56:00Z"/>
                <w:rFonts w:cs="Times New Roman"/>
              </w:rPr>
            </w:pPr>
          </w:p>
        </w:tc>
        <w:tc>
          <w:tcPr>
            <w:tcW w:w="652" w:type="dxa"/>
          </w:tcPr>
          <w:p w14:paraId="3BF4305D" w14:textId="65B07B2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6" w:author="Steff Guzmán" w:date="2023-03-13T19:56:00Z"/>
                <w:rFonts w:cs="Times New Roman"/>
              </w:rPr>
            </w:pPr>
          </w:p>
        </w:tc>
        <w:tc>
          <w:tcPr>
            <w:tcW w:w="652" w:type="dxa"/>
          </w:tcPr>
          <w:p w14:paraId="21F020E6" w14:textId="3E7187A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7" w:author="Steff Guzmán" w:date="2023-03-13T19:56:00Z"/>
                <w:rFonts w:cs="Times New Roman"/>
              </w:rPr>
            </w:pPr>
          </w:p>
        </w:tc>
        <w:tc>
          <w:tcPr>
            <w:tcW w:w="652" w:type="dxa"/>
          </w:tcPr>
          <w:p w14:paraId="142AEB7A" w14:textId="246E98A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8" w:author="Steff Guzmán" w:date="2023-03-13T19:56:00Z"/>
                <w:rFonts w:cs="Times New Roman"/>
              </w:rPr>
            </w:pPr>
          </w:p>
        </w:tc>
        <w:tc>
          <w:tcPr>
            <w:tcW w:w="548" w:type="dxa"/>
          </w:tcPr>
          <w:p w14:paraId="4D986B94" w14:textId="41E3A1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79" w:author="Steff Guzmán" w:date="2023-03-13T19:56:00Z"/>
                <w:rFonts w:cs="Times New Roman"/>
              </w:rPr>
            </w:pPr>
          </w:p>
        </w:tc>
      </w:tr>
      <w:tr w:rsidR="00AC7859" w:rsidRPr="00BD3055" w:rsidDel="00AC7859" w14:paraId="600ECFD8" w14:textId="77777777" w:rsidTr="005A4444">
        <w:trPr>
          <w:del w:id="3580" w:author="Steff Guzmán" w:date="2023-03-13T19:56:00Z"/>
        </w:trPr>
        <w:tc>
          <w:tcPr>
            <w:tcW w:w="1129" w:type="dxa"/>
          </w:tcPr>
          <w:p w14:paraId="754D1A8D" w14:textId="4F0B1794"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581" w:author="Steff Guzmán" w:date="2023-03-13T19:56:00Z"/>
                <w:rFonts w:cs="Times New Roman"/>
                <w:szCs w:val="24"/>
              </w:rPr>
            </w:pPr>
            <w:del w:id="3582" w:author="Steff Guzmán" w:date="2023-03-13T19:56:00Z">
              <w:r w:rsidRPr="00BD3055" w:rsidDel="00AC7859">
                <w:rPr>
                  <w:rFonts w:cs="Times New Roman"/>
                  <w:szCs w:val="24"/>
                </w:rPr>
                <w:delText>Act. #17</w:delText>
              </w:r>
            </w:del>
          </w:p>
        </w:tc>
        <w:tc>
          <w:tcPr>
            <w:tcW w:w="993" w:type="dxa"/>
          </w:tcPr>
          <w:p w14:paraId="2A008F15" w14:textId="77947123" w:rsidR="00A17136" w:rsidRPr="00BD3055" w:rsidDel="00AC7859" w:rsidRDefault="00A17136" w:rsidP="005A4444">
            <w:pPr>
              <w:rPr>
                <w:del w:id="3583" w:author="Steff Guzmán" w:date="2023-03-13T19:56:00Z"/>
                <w:rFonts w:cs="Times New Roman"/>
              </w:rPr>
            </w:pPr>
          </w:p>
        </w:tc>
        <w:tc>
          <w:tcPr>
            <w:tcW w:w="708" w:type="dxa"/>
          </w:tcPr>
          <w:p w14:paraId="727DD5D8" w14:textId="14C54CE5" w:rsidR="00A17136" w:rsidRPr="00BD3055" w:rsidDel="00AC7859" w:rsidRDefault="00A17136" w:rsidP="005A4444">
            <w:pPr>
              <w:rPr>
                <w:del w:id="3584" w:author="Steff Guzmán" w:date="2023-03-13T19:56:00Z"/>
                <w:rFonts w:cs="Times New Roman"/>
              </w:rPr>
            </w:pPr>
          </w:p>
        </w:tc>
        <w:tc>
          <w:tcPr>
            <w:tcW w:w="709" w:type="dxa"/>
          </w:tcPr>
          <w:p w14:paraId="6081A8AB" w14:textId="7023A65C" w:rsidR="00A17136" w:rsidRPr="00BD3055" w:rsidDel="00AC7859" w:rsidRDefault="00A17136" w:rsidP="005A4444">
            <w:pPr>
              <w:rPr>
                <w:del w:id="3585" w:author="Steff Guzmán" w:date="2023-03-13T19:56:00Z"/>
                <w:rFonts w:cs="Times New Roman"/>
              </w:rPr>
            </w:pPr>
          </w:p>
        </w:tc>
        <w:tc>
          <w:tcPr>
            <w:tcW w:w="709" w:type="dxa"/>
          </w:tcPr>
          <w:p w14:paraId="693082DB" w14:textId="22B207F7" w:rsidR="00A17136" w:rsidRPr="00BD3055" w:rsidDel="00AC7859" w:rsidRDefault="00A17136" w:rsidP="005A4444">
            <w:pPr>
              <w:rPr>
                <w:del w:id="3586" w:author="Steff Guzmán" w:date="2023-03-13T19:56:00Z"/>
                <w:rFonts w:cs="Times New Roman"/>
              </w:rPr>
            </w:pPr>
          </w:p>
        </w:tc>
        <w:tc>
          <w:tcPr>
            <w:tcW w:w="709" w:type="dxa"/>
          </w:tcPr>
          <w:p w14:paraId="05190A7E" w14:textId="22E861FA" w:rsidR="00A17136" w:rsidRPr="00BD3055" w:rsidDel="00AC7859" w:rsidRDefault="00A17136" w:rsidP="005A4444">
            <w:pPr>
              <w:rPr>
                <w:del w:id="3587" w:author="Steff Guzmán" w:date="2023-03-13T19:56:00Z"/>
                <w:rFonts w:cs="Times New Roman"/>
              </w:rPr>
            </w:pPr>
          </w:p>
        </w:tc>
        <w:tc>
          <w:tcPr>
            <w:tcW w:w="708" w:type="dxa"/>
          </w:tcPr>
          <w:p w14:paraId="2CB42BB6" w14:textId="48038617" w:rsidR="00A17136" w:rsidRPr="00BD3055" w:rsidDel="00AC7859" w:rsidRDefault="00A17136" w:rsidP="005A4444">
            <w:pPr>
              <w:rPr>
                <w:del w:id="3588" w:author="Steff Guzmán" w:date="2023-03-13T19:56:00Z"/>
                <w:rFonts w:cs="Times New Roman"/>
              </w:rPr>
            </w:pPr>
          </w:p>
        </w:tc>
        <w:tc>
          <w:tcPr>
            <w:tcW w:w="754" w:type="dxa"/>
          </w:tcPr>
          <w:p w14:paraId="16FDB7D7" w14:textId="4A3C0B21" w:rsidR="00A17136" w:rsidRPr="00BD3055" w:rsidDel="00AC7859" w:rsidRDefault="00A17136" w:rsidP="005A4444">
            <w:pPr>
              <w:rPr>
                <w:del w:id="3589" w:author="Steff Guzmán" w:date="2023-03-13T19:56:00Z"/>
                <w:rFonts w:cs="Times New Roman"/>
              </w:rPr>
            </w:pPr>
          </w:p>
        </w:tc>
        <w:tc>
          <w:tcPr>
            <w:tcW w:w="652" w:type="dxa"/>
          </w:tcPr>
          <w:p w14:paraId="1E827AF7" w14:textId="7C83C49B" w:rsidR="00A17136" w:rsidRPr="00BD3055" w:rsidDel="00AC7859" w:rsidRDefault="00A17136" w:rsidP="005A4444">
            <w:pPr>
              <w:rPr>
                <w:del w:id="3590" w:author="Steff Guzmán" w:date="2023-03-13T19:56:00Z"/>
                <w:rFonts w:cs="Times New Roman"/>
              </w:rPr>
            </w:pPr>
          </w:p>
        </w:tc>
        <w:tc>
          <w:tcPr>
            <w:tcW w:w="652" w:type="dxa"/>
            <w:shd w:val="clear" w:color="auto" w:fill="C5E0B3" w:themeFill="accent6" w:themeFillTint="66"/>
          </w:tcPr>
          <w:p w14:paraId="0EB410A1" w14:textId="1D64FC7B" w:rsidR="00A17136" w:rsidRPr="00BD3055" w:rsidDel="00AC7859" w:rsidRDefault="00A17136" w:rsidP="005A4444">
            <w:pPr>
              <w:rPr>
                <w:del w:id="3591" w:author="Steff Guzmán" w:date="2023-03-13T19:56:00Z"/>
                <w:rFonts w:cs="Times New Roman"/>
              </w:rPr>
            </w:pPr>
            <w:del w:id="3592" w:author="Steff Guzmán" w:date="2023-03-13T19:56:00Z">
              <w:r w:rsidRPr="00BD3055" w:rsidDel="00AC7859">
                <w:rPr>
                  <w:rFonts w:cs="Times New Roman"/>
                </w:rPr>
                <w:delText>X</w:delText>
              </w:r>
            </w:del>
          </w:p>
        </w:tc>
        <w:tc>
          <w:tcPr>
            <w:tcW w:w="655" w:type="dxa"/>
            <w:shd w:val="clear" w:color="auto" w:fill="C5E0B3" w:themeFill="accent6" w:themeFillTint="66"/>
          </w:tcPr>
          <w:p w14:paraId="2CEE9B20" w14:textId="3B28C80A" w:rsidR="00A17136" w:rsidRPr="00BD3055" w:rsidDel="00AC7859" w:rsidRDefault="00A17136" w:rsidP="005A4444">
            <w:pPr>
              <w:rPr>
                <w:del w:id="3593" w:author="Steff Guzmán" w:date="2023-03-13T19:56:00Z"/>
                <w:rFonts w:cs="Times New Roman"/>
              </w:rPr>
            </w:pPr>
            <w:del w:id="3594" w:author="Steff Guzmán" w:date="2023-03-13T19:56:00Z">
              <w:r w:rsidRPr="00BD3055" w:rsidDel="00AC7859">
                <w:rPr>
                  <w:rFonts w:cs="Times New Roman"/>
                </w:rPr>
                <w:delText>X</w:delText>
              </w:r>
            </w:del>
          </w:p>
        </w:tc>
        <w:tc>
          <w:tcPr>
            <w:tcW w:w="652" w:type="dxa"/>
          </w:tcPr>
          <w:p w14:paraId="58C1DBA9" w14:textId="268F0A3E" w:rsidR="00A17136" w:rsidRPr="00BD3055" w:rsidDel="00AC7859" w:rsidRDefault="00A17136" w:rsidP="005A4444">
            <w:pPr>
              <w:rPr>
                <w:del w:id="3595" w:author="Steff Guzmán" w:date="2023-03-13T19:56:00Z"/>
                <w:rFonts w:cs="Times New Roman"/>
              </w:rPr>
            </w:pPr>
          </w:p>
        </w:tc>
        <w:tc>
          <w:tcPr>
            <w:tcW w:w="652" w:type="dxa"/>
          </w:tcPr>
          <w:p w14:paraId="2014D5B6" w14:textId="5888A17F" w:rsidR="00A17136" w:rsidRPr="00BD3055" w:rsidDel="00AC7859" w:rsidRDefault="00A17136" w:rsidP="005A4444">
            <w:pPr>
              <w:rPr>
                <w:del w:id="3596" w:author="Steff Guzmán" w:date="2023-03-13T19:56:00Z"/>
                <w:rFonts w:cs="Times New Roman"/>
              </w:rPr>
            </w:pPr>
          </w:p>
        </w:tc>
        <w:tc>
          <w:tcPr>
            <w:tcW w:w="652" w:type="dxa"/>
          </w:tcPr>
          <w:p w14:paraId="5A576F7F" w14:textId="0CA86F17" w:rsidR="00A17136" w:rsidRPr="00BD3055" w:rsidDel="00AC7859" w:rsidRDefault="00A17136" w:rsidP="005A4444">
            <w:pPr>
              <w:rPr>
                <w:del w:id="3597" w:author="Steff Guzmán" w:date="2023-03-13T19:56:00Z"/>
                <w:rFonts w:cs="Times New Roman"/>
              </w:rPr>
            </w:pPr>
          </w:p>
        </w:tc>
        <w:tc>
          <w:tcPr>
            <w:tcW w:w="652" w:type="dxa"/>
          </w:tcPr>
          <w:p w14:paraId="675D46CE" w14:textId="34BA72B0" w:rsidR="00A17136" w:rsidRPr="00BD3055" w:rsidDel="00AC7859" w:rsidRDefault="00A17136" w:rsidP="005A4444">
            <w:pPr>
              <w:rPr>
                <w:del w:id="3598" w:author="Steff Guzmán" w:date="2023-03-13T19:56:00Z"/>
                <w:rFonts w:cs="Times New Roman"/>
              </w:rPr>
            </w:pPr>
          </w:p>
        </w:tc>
        <w:tc>
          <w:tcPr>
            <w:tcW w:w="652" w:type="dxa"/>
          </w:tcPr>
          <w:p w14:paraId="00724DB8" w14:textId="6FCE9FA7" w:rsidR="00A17136" w:rsidRPr="00BD3055" w:rsidDel="00AC7859" w:rsidRDefault="00A17136" w:rsidP="005A4444">
            <w:pPr>
              <w:rPr>
                <w:del w:id="3599" w:author="Steff Guzmán" w:date="2023-03-13T19:56:00Z"/>
                <w:rFonts w:cs="Times New Roman"/>
              </w:rPr>
            </w:pPr>
          </w:p>
        </w:tc>
        <w:tc>
          <w:tcPr>
            <w:tcW w:w="548" w:type="dxa"/>
          </w:tcPr>
          <w:p w14:paraId="3C1C2924" w14:textId="64CFC213" w:rsidR="00A17136" w:rsidRPr="00BD3055" w:rsidDel="00AC7859" w:rsidRDefault="00A17136" w:rsidP="005A4444">
            <w:pPr>
              <w:rPr>
                <w:del w:id="3600" w:author="Steff Guzmán" w:date="2023-03-13T19:56:00Z"/>
                <w:rFonts w:cs="Times New Roman"/>
              </w:rPr>
            </w:pPr>
          </w:p>
        </w:tc>
      </w:tr>
      <w:tr w:rsidR="005A4444" w:rsidRPr="00BD3055" w:rsidDel="00AC7859" w14:paraId="61AD9508" w14:textId="740E4A40" w:rsidTr="005A4444">
        <w:trPr>
          <w:del w:id="3601" w:author="Steff Guzmán" w:date="2023-03-13T19:56:00Z"/>
        </w:trPr>
        <w:tc>
          <w:tcPr>
            <w:tcW w:w="1129" w:type="dxa"/>
          </w:tcPr>
          <w:p w14:paraId="39856A16" w14:textId="120539C3"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602" w:author="Steff Guzmán" w:date="2023-03-13T19:56:00Z"/>
                <w:rFonts w:cs="Times New Roman"/>
                <w:szCs w:val="24"/>
              </w:rPr>
            </w:pPr>
            <w:del w:id="3603" w:author="Steff Guzmán" w:date="2023-03-13T19:56:00Z">
              <w:r w:rsidRPr="00BD3055" w:rsidDel="00AC7859">
                <w:rPr>
                  <w:rFonts w:cs="Times New Roman"/>
                  <w:szCs w:val="24"/>
                </w:rPr>
                <w:delText>Act. #18</w:delText>
              </w:r>
            </w:del>
          </w:p>
        </w:tc>
        <w:tc>
          <w:tcPr>
            <w:tcW w:w="993" w:type="dxa"/>
          </w:tcPr>
          <w:p w14:paraId="4E439865" w14:textId="6D85A89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4" w:author="Steff Guzmán" w:date="2023-03-13T19:56:00Z"/>
                <w:rFonts w:cs="Times New Roman"/>
              </w:rPr>
            </w:pPr>
          </w:p>
        </w:tc>
        <w:tc>
          <w:tcPr>
            <w:tcW w:w="708" w:type="dxa"/>
          </w:tcPr>
          <w:p w14:paraId="123A42B2" w14:textId="3BA1458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5" w:author="Steff Guzmán" w:date="2023-03-13T19:56:00Z"/>
                <w:rFonts w:cs="Times New Roman"/>
              </w:rPr>
            </w:pPr>
          </w:p>
        </w:tc>
        <w:tc>
          <w:tcPr>
            <w:tcW w:w="709" w:type="dxa"/>
          </w:tcPr>
          <w:p w14:paraId="601D5EA2" w14:textId="34F621F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6" w:author="Steff Guzmán" w:date="2023-03-13T19:56:00Z"/>
                <w:rFonts w:cs="Times New Roman"/>
              </w:rPr>
            </w:pPr>
          </w:p>
        </w:tc>
        <w:tc>
          <w:tcPr>
            <w:tcW w:w="709" w:type="dxa"/>
          </w:tcPr>
          <w:p w14:paraId="61C460FD" w14:textId="6180EDB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7" w:author="Steff Guzmán" w:date="2023-03-13T19:56:00Z"/>
                <w:rFonts w:cs="Times New Roman"/>
              </w:rPr>
            </w:pPr>
          </w:p>
        </w:tc>
        <w:tc>
          <w:tcPr>
            <w:tcW w:w="709" w:type="dxa"/>
          </w:tcPr>
          <w:p w14:paraId="45C9B894" w14:textId="2A2C9D8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8" w:author="Steff Guzmán" w:date="2023-03-13T19:56:00Z"/>
                <w:rFonts w:cs="Times New Roman"/>
              </w:rPr>
            </w:pPr>
          </w:p>
        </w:tc>
        <w:tc>
          <w:tcPr>
            <w:tcW w:w="708" w:type="dxa"/>
          </w:tcPr>
          <w:p w14:paraId="66BAEA78" w14:textId="0CA3732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09" w:author="Steff Guzmán" w:date="2023-03-13T19:56:00Z"/>
                <w:rFonts w:cs="Times New Roman"/>
              </w:rPr>
            </w:pPr>
          </w:p>
        </w:tc>
        <w:tc>
          <w:tcPr>
            <w:tcW w:w="754" w:type="dxa"/>
          </w:tcPr>
          <w:p w14:paraId="2BC1DC3B" w14:textId="75843F8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0" w:author="Steff Guzmán" w:date="2023-03-13T19:56:00Z"/>
                <w:rFonts w:cs="Times New Roman"/>
              </w:rPr>
            </w:pPr>
          </w:p>
        </w:tc>
        <w:tc>
          <w:tcPr>
            <w:tcW w:w="652" w:type="dxa"/>
          </w:tcPr>
          <w:p w14:paraId="472A86B8" w14:textId="6D85307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1" w:author="Steff Guzmán" w:date="2023-03-13T19:56:00Z"/>
                <w:rFonts w:cs="Times New Roman"/>
              </w:rPr>
            </w:pPr>
          </w:p>
        </w:tc>
        <w:tc>
          <w:tcPr>
            <w:tcW w:w="652" w:type="dxa"/>
          </w:tcPr>
          <w:p w14:paraId="457F1F07" w14:textId="29A2631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2" w:author="Steff Guzmán" w:date="2023-03-13T19:56:00Z"/>
                <w:rFonts w:cs="Times New Roman"/>
              </w:rPr>
            </w:pPr>
          </w:p>
        </w:tc>
        <w:tc>
          <w:tcPr>
            <w:tcW w:w="655" w:type="dxa"/>
            <w:shd w:val="clear" w:color="auto" w:fill="C5E0B3" w:themeFill="accent6" w:themeFillTint="66"/>
          </w:tcPr>
          <w:p w14:paraId="38D635BF" w14:textId="1F0BAB1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3" w:author="Steff Guzmán" w:date="2023-03-13T19:56:00Z"/>
                <w:rFonts w:cs="Times New Roman"/>
              </w:rPr>
            </w:pPr>
            <w:del w:id="3614" w:author="Steff Guzmán" w:date="2023-03-13T19:56:00Z">
              <w:r w:rsidRPr="00BD3055" w:rsidDel="00AC7859">
                <w:rPr>
                  <w:rFonts w:cs="Times New Roman"/>
                </w:rPr>
                <w:delText>X</w:delText>
              </w:r>
            </w:del>
          </w:p>
        </w:tc>
        <w:tc>
          <w:tcPr>
            <w:tcW w:w="652" w:type="dxa"/>
            <w:shd w:val="clear" w:color="auto" w:fill="C5E0B3" w:themeFill="accent6" w:themeFillTint="66"/>
          </w:tcPr>
          <w:p w14:paraId="0CD8B0F0" w14:textId="03A0F22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5" w:author="Steff Guzmán" w:date="2023-03-13T19:56:00Z"/>
                <w:rFonts w:cs="Times New Roman"/>
              </w:rPr>
            </w:pPr>
            <w:del w:id="3616" w:author="Steff Guzmán" w:date="2023-03-13T19:56:00Z">
              <w:r w:rsidRPr="00BD3055" w:rsidDel="00AC7859">
                <w:rPr>
                  <w:rFonts w:cs="Times New Roman"/>
                </w:rPr>
                <w:delText>X</w:delText>
              </w:r>
            </w:del>
          </w:p>
        </w:tc>
        <w:tc>
          <w:tcPr>
            <w:tcW w:w="652" w:type="dxa"/>
          </w:tcPr>
          <w:p w14:paraId="7008A4C7" w14:textId="5075DF7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7" w:author="Steff Guzmán" w:date="2023-03-13T19:56:00Z"/>
                <w:rFonts w:cs="Times New Roman"/>
              </w:rPr>
            </w:pPr>
          </w:p>
        </w:tc>
        <w:tc>
          <w:tcPr>
            <w:tcW w:w="652" w:type="dxa"/>
          </w:tcPr>
          <w:p w14:paraId="16A64BF9" w14:textId="550B8FC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8" w:author="Steff Guzmán" w:date="2023-03-13T19:56:00Z"/>
                <w:rFonts w:cs="Times New Roman"/>
              </w:rPr>
            </w:pPr>
          </w:p>
        </w:tc>
        <w:tc>
          <w:tcPr>
            <w:tcW w:w="652" w:type="dxa"/>
          </w:tcPr>
          <w:p w14:paraId="04BD55AB" w14:textId="3797CF8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19" w:author="Steff Guzmán" w:date="2023-03-13T19:56:00Z"/>
                <w:rFonts w:cs="Times New Roman"/>
              </w:rPr>
            </w:pPr>
          </w:p>
        </w:tc>
        <w:tc>
          <w:tcPr>
            <w:tcW w:w="652" w:type="dxa"/>
          </w:tcPr>
          <w:p w14:paraId="6E8C3C29" w14:textId="5601997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0" w:author="Steff Guzmán" w:date="2023-03-13T19:56:00Z"/>
                <w:rFonts w:cs="Times New Roman"/>
              </w:rPr>
            </w:pPr>
          </w:p>
        </w:tc>
        <w:tc>
          <w:tcPr>
            <w:tcW w:w="548" w:type="dxa"/>
          </w:tcPr>
          <w:p w14:paraId="14ECF632" w14:textId="1669CDF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1" w:author="Steff Guzmán" w:date="2023-03-13T19:56:00Z"/>
                <w:rFonts w:cs="Times New Roman"/>
              </w:rPr>
            </w:pPr>
          </w:p>
        </w:tc>
      </w:tr>
      <w:tr w:rsidR="005A4444" w:rsidRPr="00BD3055" w:rsidDel="00AC7859" w14:paraId="23D1CEE0" w14:textId="1CC99B49" w:rsidTr="005A4444">
        <w:trPr>
          <w:del w:id="3622" w:author="Steff Guzmán" w:date="2023-03-13T19:56:00Z"/>
        </w:trPr>
        <w:tc>
          <w:tcPr>
            <w:tcW w:w="1129" w:type="dxa"/>
          </w:tcPr>
          <w:p w14:paraId="5B3B4EF0" w14:textId="2AC0151E"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623" w:author="Steff Guzmán" w:date="2023-03-13T19:56:00Z"/>
                <w:rFonts w:cs="Times New Roman"/>
                <w:szCs w:val="24"/>
              </w:rPr>
            </w:pPr>
            <w:del w:id="3624" w:author="Steff Guzmán" w:date="2023-03-13T19:56:00Z">
              <w:r w:rsidRPr="00BD3055" w:rsidDel="00AC7859">
                <w:rPr>
                  <w:rFonts w:cs="Times New Roman"/>
                  <w:szCs w:val="24"/>
                </w:rPr>
                <w:delText>Act. #19</w:delText>
              </w:r>
            </w:del>
          </w:p>
        </w:tc>
        <w:tc>
          <w:tcPr>
            <w:tcW w:w="993" w:type="dxa"/>
          </w:tcPr>
          <w:p w14:paraId="0D5030C5" w14:textId="25F6F638" w:rsidR="00A17136" w:rsidRPr="00BD3055" w:rsidDel="00AC7859" w:rsidRDefault="00A17136" w:rsidP="005A4444">
            <w:pPr>
              <w:rPr>
                <w:del w:id="3625" w:author="Steff Guzmán" w:date="2023-03-13T19:56:00Z"/>
                <w:rFonts w:cs="Times New Roman"/>
              </w:rPr>
            </w:pPr>
          </w:p>
        </w:tc>
        <w:tc>
          <w:tcPr>
            <w:tcW w:w="708" w:type="dxa"/>
          </w:tcPr>
          <w:p w14:paraId="586BB867" w14:textId="0E507F6A" w:rsidR="00A17136" w:rsidRPr="00BD3055" w:rsidDel="00AC7859" w:rsidRDefault="00A17136" w:rsidP="005A4444">
            <w:pPr>
              <w:rPr>
                <w:del w:id="3626" w:author="Steff Guzmán" w:date="2023-03-13T19:56:00Z"/>
                <w:rFonts w:cs="Times New Roman"/>
              </w:rPr>
            </w:pPr>
          </w:p>
        </w:tc>
        <w:tc>
          <w:tcPr>
            <w:tcW w:w="709" w:type="dxa"/>
          </w:tcPr>
          <w:p w14:paraId="378E2228" w14:textId="4134BA68" w:rsidR="00A17136" w:rsidRPr="00BD3055" w:rsidDel="00AC7859" w:rsidRDefault="00A17136" w:rsidP="005A4444">
            <w:pPr>
              <w:rPr>
                <w:del w:id="3627" w:author="Steff Guzmán" w:date="2023-03-13T19:56:00Z"/>
                <w:rFonts w:cs="Times New Roman"/>
              </w:rPr>
            </w:pPr>
          </w:p>
        </w:tc>
        <w:tc>
          <w:tcPr>
            <w:tcW w:w="709" w:type="dxa"/>
          </w:tcPr>
          <w:p w14:paraId="62C13118" w14:textId="1EE00AC4" w:rsidR="00A17136" w:rsidRPr="00BD3055" w:rsidDel="00AC7859" w:rsidRDefault="00A17136" w:rsidP="005A4444">
            <w:pPr>
              <w:rPr>
                <w:del w:id="3628" w:author="Steff Guzmán" w:date="2023-03-13T19:56:00Z"/>
                <w:rFonts w:cs="Times New Roman"/>
              </w:rPr>
            </w:pPr>
          </w:p>
        </w:tc>
        <w:tc>
          <w:tcPr>
            <w:tcW w:w="709" w:type="dxa"/>
          </w:tcPr>
          <w:p w14:paraId="28855A62" w14:textId="1409B2A9" w:rsidR="00A17136" w:rsidRPr="00BD3055" w:rsidDel="00AC7859" w:rsidRDefault="00A17136" w:rsidP="005A4444">
            <w:pPr>
              <w:rPr>
                <w:del w:id="3629" w:author="Steff Guzmán" w:date="2023-03-13T19:56:00Z"/>
                <w:rFonts w:cs="Times New Roman"/>
              </w:rPr>
            </w:pPr>
          </w:p>
        </w:tc>
        <w:tc>
          <w:tcPr>
            <w:tcW w:w="708" w:type="dxa"/>
          </w:tcPr>
          <w:p w14:paraId="1EE93453" w14:textId="5317AC60" w:rsidR="00A17136" w:rsidRPr="00BD3055" w:rsidDel="00AC7859" w:rsidRDefault="00A17136" w:rsidP="005A4444">
            <w:pPr>
              <w:rPr>
                <w:del w:id="3630" w:author="Steff Guzmán" w:date="2023-03-13T19:56:00Z"/>
                <w:rFonts w:cs="Times New Roman"/>
              </w:rPr>
            </w:pPr>
          </w:p>
        </w:tc>
        <w:tc>
          <w:tcPr>
            <w:tcW w:w="754" w:type="dxa"/>
          </w:tcPr>
          <w:p w14:paraId="73891C01" w14:textId="4E3CB471" w:rsidR="00A17136" w:rsidRPr="00BD3055" w:rsidDel="00AC7859" w:rsidRDefault="00A17136" w:rsidP="005A4444">
            <w:pPr>
              <w:rPr>
                <w:del w:id="3631" w:author="Steff Guzmán" w:date="2023-03-13T19:56:00Z"/>
                <w:rFonts w:cs="Times New Roman"/>
              </w:rPr>
            </w:pPr>
          </w:p>
        </w:tc>
        <w:tc>
          <w:tcPr>
            <w:tcW w:w="652" w:type="dxa"/>
          </w:tcPr>
          <w:p w14:paraId="6E0459FB" w14:textId="09E33D87" w:rsidR="00A17136" w:rsidRPr="00BD3055" w:rsidDel="00AC7859" w:rsidRDefault="00A17136" w:rsidP="005A4444">
            <w:pPr>
              <w:rPr>
                <w:del w:id="3632" w:author="Steff Guzmán" w:date="2023-03-13T19:56:00Z"/>
                <w:rFonts w:cs="Times New Roman"/>
              </w:rPr>
            </w:pPr>
          </w:p>
        </w:tc>
        <w:tc>
          <w:tcPr>
            <w:tcW w:w="652" w:type="dxa"/>
          </w:tcPr>
          <w:p w14:paraId="37FCE9B2" w14:textId="6DBC1BCA" w:rsidR="00A17136" w:rsidRPr="00BD3055" w:rsidDel="00AC7859" w:rsidRDefault="00A17136" w:rsidP="005A4444">
            <w:pPr>
              <w:rPr>
                <w:del w:id="3633" w:author="Steff Guzmán" w:date="2023-03-13T19:56:00Z"/>
                <w:rFonts w:cs="Times New Roman"/>
              </w:rPr>
            </w:pPr>
          </w:p>
        </w:tc>
        <w:tc>
          <w:tcPr>
            <w:tcW w:w="655" w:type="dxa"/>
          </w:tcPr>
          <w:p w14:paraId="7C9E20B6" w14:textId="6482F39D" w:rsidR="00A17136" w:rsidRPr="00BD3055" w:rsidDel="00AC7859" w:rsidRDefault="00A17136" w:rsidP="005A4444">
            <w:pPr>
              <w:rPr>
                <w:del w:id="3634" w:author="Steff Guzmán" w:date="2023-03-13T19:56:00Z"/>
                <w:rFonts w:cs="Times New Roman"/>
              </w:rPr>
            </w:pPr>
          </w:p>
        </w:tc>
        <w:tc>
          <w:tcPr>
            <w:tcW w:w="652" w:type="dxa"/>
            <w:shd w:val="clear" w:color="auto" w:fill="C5E0B3" w:themeFill="accent6" w:themeFillTint="66"/>
          </w:tcPr>
          <w:p w14:paraId="5959D828" w14:textId="47D954A0" w:rsidR="00A17136" w:rsidRPr="00BD3055" w:rsidDel="00AC7859" w:rsidRDefault="00A17136" w:rsidP="005A4444">
            <w:pPr>
              <w:rPr>
                <w:del w:id="3635" w:author="Steff Guzmán" w:date="2023-03-13T19:56:00Z"/>
                <w:rFonts w:cs="Times New Roman"/>
              </w:rPr>
            </w:pPr>
            <w:del w:id="3636" w:author="Steff Guzmán" w:date="2023-03-13T19:56:00Z">
              <w:r w:rsidRPr="00BD3055" w:rsidDel="00AC7859">
                <w:rPr>
                  <w:rFonts w:cs="Times New Roman"/>
                </w:rPr>
                <w:delText>X</w:delText>
              </w:r>
            </w:del>
          </w:p>
        </w:tc>
        <w:tc>
          <w:tcPr>
            <w:tcW w:w="652" w:type="dxa"/>
            <w:shd w:val="clear" w:color="auto" w:fill="C5E0B3" w:themeFill="accent6" w:themeFillTint="66"/>
          </w:tcPr>
          <w:p w14:paraId="66C6620D" w14:textId="793A9D00" w:rsidR="00A17136" w:rsidRPr="00BD3055" w:rsidDel="00AC7859" w:rsidRDefault="00A17136" w:rsidP="005A4444">
            <w:pPr>
              <w:rPr>
                <w:del w:id="3637" w:author="Steff Guzmán" w:date="2023-03-13T19:56:00Z"/>
                <w:rFonts w:cs="Times New Roman"/>
              </w:rPr>
            </w:pPr>
            <w:del w:id="3638" w:author="Steff Guzmán" w:date="2023-03-13T19:56:00Z">
              <w:r w:rsidRPr="00BD3055" w:rsidDel="00AC7859">
                <w:rPr>
                  <w:rFonts w:cs="Times New Roman"/>
                </w:rPr>
                <w:delText>X</w:delText>
              </w:r>
            </w:del>
          </w:p>
        </w:tc>
        <w:tc>
          <w:tcPr>
            <w:tcW w:w="652" w:type="dxa"/>
            <w:shd w:val="clear" w:color="auto" w:fill="C5E0B3" w:themeFill="accent6" w:themeFillTint="66"/>
          </w:tcPr>
          <w:p w14:paraId="63AC7FA9" w14:textId="7403E9E9" w:rsidR="00A17136" w:rsidRPr="00BD3055" w:rsidDel="00AC7859" w:rsidRDefault="00A17136" w:rsidP="005A4444">
            <w:pPr>
              <w:rPr>
                <w:del w:id="3639" w:author="Steff Guzmán" w:date="2023-03-13T19:56:00Z"/>
                <w:rFonts w:cs="Times New Roman"/>
              </w:rPr>
            </w:pPr>
            <w:del w:id="3640" w:author="Steff Guzmán" w:date="2023-03-13T19:56:00Z">
              <w:r w:rsidRPr="00BD3055" w:rsidDel="00AC7859">
                <w:rPr>
                  <w:rFonts w:cs="Times New Roman"/>
                </w:rPr>
                <w:delText>X</w:delText>
              </w:r>
            </w:del>
          </w:p>
        </w:tc>
        <w:tc>
          <w:tcPr>
            <w:tcW w:w="652" w:type="dxa"/>
          </w:tcPr>
          <w:p w14:paraId="6BAA68A8" w14:textId="55319192" w:rsidR="00A17136" w:rsidRPr="00BD3055" w:rsidDel="00AC7859" w:rsidRDefault="00A17136" w:rsidP="005A4444">
            <w:pPr>
              <w:rPr>
                <w:del w:id="3641" w:author="Steff Guzmán" w:date="2023-03-13T19:56:00Z"/>
                <w:rFonts w:cs="Times New Roman"/>
              </w:rPr>
            </w:pPr>
          </w:p>
        </w:tc>
        <w:tc>
          <w:tcPr>
            <w:tcW w:w="652" w:type="dxa"/>
          </w:tcPr>
          <w:p w14:paraId="037DF550" w14:textId="69AA66AD" w:rsidR="00A17136" w:rsidRPr="00BD3055" w:rsidDel="00AC7859" w:rsidRDefault="00A17136" w:rsidP="005A4444">
            <w:pPr>
              <w:rPr>
                <w:del w:id="3642" w:author="Steff Guzmán" w:date="2023-03-13T19:56:00Z"/>
                <w:rFonts w:cs="Times New Roman"/>
              </w:rPr>
            </w:pPr>
          </w:p>
        </w:tc>
        <w:tc>
          <w:tcPr>
            <w:tcW w:w="548" w:type="dxa"/>
          </w:tcPr>
          <w:p w14:paraId="1238B058" w14:textId="4931F67B" w:rsidR="00A17136" w:rsidRPr="00BD3055" w:rsidDel="00AC7859" w:rsidRDefault="00A17136" w:rsidP="005A4444">
            <w:pPr>
              <w:rPr>
                <w:del w:id="3643" w:author="Steff Guzmán" w:date="2023-03-13T19:56:00Z"/>
                <w:rFonts w:cs="Times New Roman"/>
              </w:rPr>
            </w:pPr>
          </w:p>
        </w:tc>
      </w:tr>
      <w:tr w:rsidR="005A4444" w:rsidRPr="00BD3055" w:rsidDel="00AC7859" w14:paraId="1A8AB814" w14:textId="11A35176" w:rsidTr="005A4444">
        <w:trPr>
          <w:del w:id="3644" w:author="Steff Guzmán" w:date="2023-03-13T19:56:00Z"/>
        </w:trPr>
        <w:tc>
          <w:tcPr>
            <w:tcW w:w="1129" w:type="dxa"/>
          </w:tcPr>
          <w:p w14:paraId="42FA35FA" w14:textId="0ED12E7D"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645" w:author="Steff Guzmán" w:date="2023-03-13T19:56:00Z"/>
                <w:rFonts w:cs="Times New Roman"/>
                <w:szCs w:val="24"/>
              </w:rPr>
            </w:pPr>
            <w:del w:id="3646" w:author="Steff Guzmán" w:date="2023-03-13T19:56:00Z">
              <w:r w:rsidRPr="00BD3055" w:rsidDel="00AC7859">
                <w:rPr>
                  <w:rFonts w:cs="Times New Roman"/>
                  <w:szCs w:val="24"/>
                </w:rPr>
                <w:delText>Act. #20</w:delText>
              </w:r>
            </w:del>
          </w:p>
        </w:tc>
        <w:tc>
          <w:tcPr>
            <w:tcW w:w="993" w:type="dxa"/>
          </w:tcPr>
          <w:p w14:paraId="13F5800E" w14:textId="09F12DE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47" w:author="Steff Guzmán" w:date="2023-03-13T19:56:00Z"/>
                <w:rFonts w:cs="Times New Roman"/>
              </w:rPr>
            </w:pPr>
          </w:p>
        </w:tc>
        <w:tc>
          <w:tcPr>
            <w:tcW w:w="708" w:type="dxa"/>
          </w:tcPr>
          <w:p w14:paraId="4C3E5075" w14:textId="0479DA9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48" w:author="Steff Guzmán" w:date="2023-03-13T19:56:00Z"/>
                <w:rFonts w:cs="Times New Roman"/>
              </w:rPr>
            </w:pPr>
          </w:p>
        </w:tc>
        <w:tc>
          <w:tcPr>
            <w:tcW w:w="709" w:type="dxa"/>
          </w:tcPr>
          <w:p w14:paraId="0DA17B43" w14:textId="51C4BCF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49" w:author="Steff Guzmán" w:date="2023-03-13T19:56:00Z"/>
                <w:rFonts w:cs="Times New Roman"/>
              </w:rPr>
            </w:pPr>
          </w:p>
        </w:tc>
        <w:tc>
          <w:tcPr>
            <w:tcW w:w="709" w:type="dxa"/>
          </w:tcPr>
          <w:p w14:paraId="07027C41" w14:textId="0392E45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0" w:author="Steff Guzmán" w:date="2023-03-13T19:56:00Z"/>
                <w:rFonts w:cs="Times New Roman"/>
              </w:rPr>
            </w:pPr>
          </w:p>
        </w:tc>
        <w:tc>
          <w:tcPr>
            <w:tcW w:w="709" w:type="dxa"/>
          </w:tcPr>
          <w:p w14:paraId="056584F6" w14:textId="354FB5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1" w:author="Steff Guzmán" w:date="2023-03-13T19:56:00Z"/>
                <w:rFonts w:cs="Times New Roman"/>
              </w:rPr>
            </w:pPr>
          </w:p>
        </w:tc>
        <w:tc>
          <w:tcPr>
            <w:tcW w:w="708" w:type="dxa"/>
          </w:tcPr>
          <w:p w14:paraId="22AA7F73" w14:textId="4DEB2BE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2" w:author="Steff Guzmán" w:date="2023-03-13T19:56:00Z"/>
                <w:rFonts w:cs="Times New Roman"/>
              </w:rPr>
            </w:pPr>
          </w:p>
        </w:tc>
        <w:tc>
          <w:tcPr>
            <w:tcW w:w="754" w:type="dxa"/>
          </w:tcPr>
          <w:p w14:paraId="01E82D75" w14:textId="520124F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3" w:author="Steff Guzmán" w:date="2023-03-13T19:56:00Z"/>
                <w:rFonts w:cs="Times New Roman"/>
              </w:rPr>
            </w:pPr>
          </w:p>
        </w:tc>
        <w:tc>
          <w:tcPr>
            <w:tcW w:w="652" w:type="dxa"/>
          </w:tcPr>
          <w:p w14:paraId="43248A57" w14:textId="10F34FC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4" w:author="Steff Guzmán" w:date="2023-03-13T19:56:00Z"/>
                <w:rFonts w:cs="Times New Roman"/>
              </w:rPr>
            </w:pPr>
          </w:p>
        </w:tc>
        <w:tc>
          <w:tcPr>
            <w:tcW w:w="652" w:type="dxa"/>
          </w:tcPr>
          <w:p w14:paraId="6BDC0538" w14:textId="614936E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5" w:author="Steff Guzmán" w:date="2023-03-13T19:56:00Z"/>
                <w:rFonts w:cs="Times New Roman"/>
              </w:rPr>
            </w:pPr>
          </w:p>
        </w:tc>
        <w:tc>
          <w:tcPr>
            <w:tcW w:w="655" w:type="dxa"/>
          </w:tcPr>
          <w:p w14:paraId="72C12F79" w14:textId="50CCF89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6" w:author="Steff Guzmán" w:date="2023-03-13T19:56:00Z"/>
                <w:rFonts w:cs="Times New Roman"/>
              </w:rPr>
            </w:pPr>
          </w:p>
        </w:tc>
        <w:tc>
          <w:tcPr>
            <w:tcW w:w="652" w:type="dxa"/>
          </w:tcPr>
          <w:p w14:paraId="78473827" w14:textId="62689DA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7" w:author="Steff Guzmán" w:date="2023-03-13T19:56:00Z"/>
                <w:rFonts w:cs="Times New Roman"/>
              </w:rPr>
            </w:pPr>
          </w:p>
        </w:tc>
        <w:tc>
          <w:tcPr>
            <w:tcW w:w="652" w:type="dxa"/>
          </w:tcPr>
          <w:p w14:paraId="5F423277" w14:textId="6275EF3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8" w:author="Steff Guzmán" w:date="2023-03-13T19:56:00Z"/>
                <w:rFonts w:cs="Times New Roman"/>
              </w:rPr>
            </w:pPr>
          </w:p>
        </w:tc>
        <w:tc>
          <w:tcPr>
            <w:tcW w:w="652" w:type="dxa"/>
            <w:shd w:val="clear" w:color="auto" w:fill="2F5496" w:themeFill="accent1" w:themeFillShade="BF"/>
          </w:tcPr>
          <w:p w14:paraId="0996FAA4" w14:textId="5CC5B2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59" w:author="Steff Guzmán" w:date="2023-03-13T19:56:00Z"/>
                <w:rFonts w:cs="Times New Roman"/>
              </w:rPr>
            </w:pPr>
            <w:del w:id="3660" w:author="Steff Guzmán" w:date="2023-03-13T19:56:00Z">
              <w:r w:rsidRPr="00BD3055" w:rsidDel="00AC7859">
                <w:rPr>
                  <w:rFonts w:cs="Times New Roman"/>
                </w:rPr>
                <w:delText>X</w:delText>
              </w:r>
            </w:del>
          </w:p>
        </w:tc>
        <w:tc>
          <w:tcPr>
            <w:tcW w:w="652" w:type="dxa"/>
          </w:tcPr>
          <w:p w14:paraId="001A1F47" w14:textId="274BAF6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61" w:author="Steff Guzmán" w:date="2023-03-13T19:56:00Z"/>
                <w:rFonts w:cs="Times New Roman"/>
              </w:rPr>
            </w:pPr>
          </w:p>
        </w:tc>
        <w:tc>
          <w:tcPr>
            <w:tcW w:w="652" w:type="dxa"/>
          </w:tcPr>
          <w:p w14:paraId="052E9507" w14:textId="1D94DBB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62" w:author="Steff Guzmán" w:date="2023-03-13T19:56:00Z"/>
                <w:rFonts w:cs="Times New Roman"/>
              </w:rPr>
            </w:pPr>
          </w:p>
        </w:tc>
        <w:tc>
          <w:tcPr>
            <w:tcW w:w="548" w:type="dxa"/>
          </w:tcPr>
          <w:p w14:paraId="6717E3CA" w14:textId="72BE82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63" w:author="Steff Guzmán" w:date="2023-03-13T19:56:00Z"/>
                <w:rFonts w:cs="Times New Roman"/>
              </w:rPr>
            </w:pPr>
          </w:p>
        </w:tc>
      </w:tr>
      <w:tr w:rsidR="005A4444" w:rsidRPr="00BD3055" w:rsidDel="00AC7859" w14:paraId="0C182F30" w14:textId="472505C3" w:rsidTr="005A4444">
        <w:trPr>
          <w:del w:id="3664" w:author="Steff Guzmán" w:date="2023-03-13T19:56:00Z"/>
        </w:trPr>
        <w:tc>
          <w:tcPr>
            <w:tcW w:w="1129" w:type="dxa"/>
          </w:tcPr>
          <w:p w14:paraId="56C495FB" w14:textId="565A8ABD"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665" w:author="Steff Guzmán" w:date="2023-03-13T19:56:00Z"/>
                <w:rFonts w:cs="Times New Roman"/>
                <w:szCs w:val="24"/>
              </w:rPr>
            </w:pPr>
            <w:del w:id="3666" w:author="Steff Guzmán" w:date="2023-03-13T19:56:00Z">
              <w:r w:rsidRPr="00BD3055" w:rsidDel="00AC7859">
                <w:rPr>
                  <w:rFonts w:cs="Times New Roman"/>
                  <w:szCs w:val="24"/>
                </w:rPr>
                <w:delText>Act. #21</w:delText>
              </w:r>
            </w:del>
          </w:p>
        </w:tc>
        <w:tc>
          <w:tcPr>
            <w:tcW w:w="993" w:type="dxa"/>
          </w:tcPr>
          <w:p w14:paraId="4EBA994C" w14:textId="6A89558A" w:rsidR="00A17136" w:rsidRPr="00BD3055" w:rsidDel="00AC7859" w:rsidRDefault="00A17136" w:rsidP="005A4444">
            <w:pPr>
              <w:rPr>
                <w:del w:id="3667" w:author="Steff Guzmán" w:date="2023-03-13T19:56:00Z"/>
                <w:rFonts w:cs="Times New Roman"/>
              </w:rPr>
            </w:pPr>
          </w:p>
        </w:tc>
        <w:tc>
          <w:tcPr>
            <w:tcW w:w="708" w:type="dxa"/>
          </w:tcPr>
          <w:p w14:paraId="6797CDA7" w14:textId="31A38A04" w:rsidR="00A17136" w:rsidRPr="00BD3055" w:rsidDel="00AC7859" w:rsidRDefault="00A17136" w:rsidP="005A4444">
            <w:pPr>
              <w:rPr>
                <w:del w:id="3668" w:author="Steff Guzmán" w:date="2023-03-13T19:56:00Z"/>
                <w:rFonts w:cs="Times New Roman"/>
              </w:rPr>
            </w:pPr>
          </w:p>
        </w:tc>
        <w:tc>
          <w:tcPr>
            <w:tcW w:w="709" w:type="dxa"/>
          </w:tcPr>
          <w:p w14:paraId="45B95FBA" w14:textId="69F29118" w:rsidR="00A17136" w:rsidRPr="00BD3055" w:rsidDel="00AC7859" w:rsidRDefault="00A17136" w:rsidP="005A4444">
            <w:pPr>
              <w:rPr>
                <w:del w:id="3669" w:author="Steff Guzmán" w:date="2023-03-13T19:56:00Z"/>
                <w:rFonts w:cs="Times New Roman"/>
              </w:rPr>
            </w:pPr>
          </w:p>
        </w:tc>
        <w:tc>
          <w:tcPr>
            <w:tcW w:w="709" w:type="dxa"/>
          </w:tcPr>
          <w:p w14:paraId="739A3729" w14:textId="19B5372A" w:rsidR="00A17136" w:rsidRPr="00BD3055" w:rsidDel="00AC7859" w:rsidRDefault="00A17136" w:rsidP="005A4444">
            <w:pPr>
              <w:rPr>
                <w:del w:id="3670" w:author="Steff Guzmán" w:date="2023-03-13T19:56:00Z"/>
                <w:rFonts w:cs="Times New Roman"/>
              </w:rPr>
            </w:pPr>
          </w:p>
        </w:tc>
        <w:tc>
          <w:tcPr>
            <w:tcW w:w="709" w:type="dxa"/>
          </w:tcPr>
          <w:p w14:paraId="7E4322DE" w14:textId="5811F9E2" w:rsidR="00A17136" w:rsidRPr="00BD3055" w:rsidDel="00AC7859" w:rsidRDefault="00A17136" w:rsidP="005A4444">
            <w:pPr>
              <w:rPr>
                <w:del w:id="3671" w:author="Steff Guzmán" w:date="2023-03-13T19:56:00Z"/>
                <w:rFonts w:cs="Times New Roman"/>
              </w:rPr>
            </w:pPr>
          </w:p>
        </w:tc>
        <w:tc>
          <w:tcPr>
            <w:tcW w:w="708" w:type="dxa"/>
          </w:tcPr>
          <w:p w14:paraId="709D8BF7" w14:textId="44AC32B6" w:rsidR="00A17136" w:rsidRPr="00BD3055" w:rsidDel="00AC7859" w:rsidRDefault="00A17136" w:rsidP="005A4444">
            <w:pPr>
              <w:rPr>
                <w:del w:id="3672" w:author="Steff Guzmán" w:date="2023-03-13T19:56:00Z"/>
                <w:rFonts w:cs="Times New Roman"/>
              </w:rPr>
            </w:pPr>
          </w:p>
        </w:tc>
        <w:tc>
          <w:tcPr>
            <w:tcW w:w="754" w:type="dxa"/>
          </w:tcPr>
          <w:p w14:paraId="670F8388" w14:textId="1D224144" w:rsidR="00A17136" w:rsidRPr="00BD3055" w:rsidDel="00AC7859" w:rsidRDefault="00A17136" w:rsidP="005A4444">
            <w:pPr>
              <w:rPr>
                <w:del w:id="3673" w:author="Steff Guzmán" w:date="2023-03-13T19:56:00Z"/>
                <w:rFonts w:cs="Times New Roman"/>
              </w:rPr>
            </w:pPr>
          </w:p>
        </w:tc>
        <w:tc>
          <w:tcPr>
            <w:tcW w:w="652" w:type="dxa"/>
          </w:tcPr>
          <w:p w14:paraId="5935DB89" w14:textId="462E9CAD" w:rsidR="00A17136" w:rsidRPr="00BD3055" w:rsidDel="00AC7859" w:rsidRDefault="00A17136" w:rsidP="005A4444">
            <w:pPr>
              <w:rPr>
                <w:del w:id="3674" w:author="Steff Guzmán" w:date="2023-03-13T19:56:00Z"/>
                <w:rFonts w:cs="Times New Roman"/>
              </w:rPr>
            </w:pPr>
          </w:p>
        </w:tc>
        <w:tc>
          <w:tcPr>
            <w:tcW w:w="652" w:type="dxa"/>
          </w:tcPr>
          <w:p w14:paraId="0233FC87" w14:textId="053D83ED" w:rsidR="00A17136" w:rsidRPr="00BD3055" w:rsidDel="00AC7859" w:rsidRDefault="00A17136" w:rsidP="005A4444">
            <w:pPr>
              <w:rPr>
                <w:del w:id="3675" w:author="Steff Guzmán" w:date="2023-03-13T19:56:00Z"/>
                <w:rFonts w:cs="Times New Roman"/>
              </w:rPr>
            </w:pPr>
          </w:p>
        </w:tc>
        <w:tc>
          <w:tcPr>
            <w:tcW w:w="655" w:type="dxa"/>
          </w:tcPr>
          <w:p w14:paraId="1F6B6DC9" w14:textId="23FABDDE" w:rsidR="00A17136" w:rsidRPr="00BD3055" w:rsidDel="00AC7859" w:rsidRDefault="00A17136" w:rsidP="005A4444">
            <w:pPr>
              <w:rPr>
                <w:del w:id="3676" w:author="Steff Guzmán" w:date="2023-03-13T19:56:00Z"/>
                <w:rFonts w:cs="Times New Roman"/>
              </w:rPr>
            </w:pPr>
          </w:p>
        </w:tc>
        <w:tc>
          <w:tcPr>
            <w:tcW w:w="652" w:type="dxa"/>
          </w:tcPr>
          <w:p w14:paraId="775F67F9" w14:textId="6552ABE9" w:rsidR="00A17136" w:rsidRPr="00BD3055" w:rsidDel="00AC7859" w:rsidRDefault="00A17136" w:rsidP="005A4444">
            <w:pPr>
              <w:rPr>
                <w:del w:id="3677" w:author="Steff Guzmán" w:date="2023-03-13T19:56:00Z"/>
                <w:rFonts w:cs="Times New Roman"/>
              </w:rPr>
            </w:pPr>
          </w:p>
        </w:tc>
        <w:tc>
          <w:tcPr>
            <w:tcW w:w="652" w:type="dxa"/>
          </w:tcPr>
          <w:p w14:paraId="2224B5E4" w14:textId="2F9A07AD" w:rsidR="00A17136" w:rsidRPr="00BD3055" w:rsidDel="00AC7859" w:rsidRDefault="00A17136" w:rsidP="005A4444">
            <w:pPr>
              <w:rPr>
                <w:del w:id="3678" w:author="Steff Guzmán" w:date="2023-03-13T19:56:00Z"/>
                <w:rFonts w:cs="Times New Roman"/>
              </w:rPr>
            </w:pPr>
          </w:p>
        </w:tc>
        <w:tc>
          <w:tcPr>
            <w:tcW w:w="652" w:type="dxa"/>
            <w:shd w:val="clear" w:color="auto" w:fill="2F5496" w:themeFill="accent1" w:themeFillShade="BF"/>
          </w:tcPr>
          <w:p w14:paraId="7562BE2C" w14:textId="06F87E6D" w:rsidR="00A17136" w:rsidRPr="00BD3055" w:rsidDel="00AC7859" w:rsidRDefault="00A17136" w:rsidP="005A4444">
            <w:pPr>
              <w:rPr>
                <w:del w:id="3679" w:author="Steff Guzmán" w:date="2023-03-13T19:56:00Z"/>
                <w:rFonts w:cs="Times New Roman"/>
              </w:rPr>
            </w:pPr>
            <w:del w:id="3680" w:author="Steff Guzmán" w:date="2023-03-13T19:56:00Z">
              <w:r w:rsidRPr="00BD3055" w:rsidDel="00AC7859">
                <w:rPr>
                  <w:rFonts w:cs="Times New Roman"/>
                </w:rPr>
                <w:delText>X</w:delText>
              </w:r>
            </w:del>
          </w:p>
        </w:tc>
        <w:tc>
          <w:tcPr>
            <w:tcW w:w="652" w:type="dxa"/>
            <w:shd w:val="clear" w:color="auto" w:fill="2F5496" w:themeFill="accent1" w:themeFillShade="BF"/>
          </w:tcPr>
          <w:p w14:paraId="68268FB9" w14:textId="36744228" w:rsidR="00A17136" w:rsidRPr="00BD3055" w:rsidDel="00AC7859" w:rsidRDefault="00A17136" w:rsidP="005A4444">
            <w:pPr>
              <w:rPr>
                <w:del w:id="3681" w:author="Steff Guzmán" w:date="2023-03-13T19:56:00Z"/>
                <w:rFonts w:cs="Times New Roman"/>
              </w:rPr>
            </w:pPr>
            <w:del w:id="3682" w:author="Steff Guzmán" w:date="2023-03-13T19:56:00Z">
              <w:r w:rsidRPr="00BD3055" w:rsidDel="00AC7859">
                <w:rPr>
                  <w:rFonts w:cs="Times New Roman"/>
                </w:rPr>
                <w:delText>X</w:delText>
              </w:r>
            </w:del>
          </w:p>
        </w:tc>
        <w:tc>
          <w:tcPr>
            <w:tcW w:w="652" w:type="dxa"/>
            <w:shd w:val="clear" w:color="auto" w:fill="2F5496" w:themeFill="accent1" w:themeFillShade="BF"/>
          </w:tcPr>
          <w:p w14:paraId="2A64A239" w14:textId="124189F6" w:rsidR="00A17136" w:rsidRPr="00BD3055" w:rsidDel="00AC7859" w:rsidRDefault="00A17136" w:rsidP="005A4444">
            <w:pPr>
              <w:rPr>
                <w:del w:id="3683" w:author="Steff Guzmán" w:date="2023-03-13T19:56:00Z"/>
                <w:rFonts w:cs="Times New Roman"/>
              </w:rPr>
            </w:pPr>
            <w:del w:id="3684" w:author="Steff Guzmán" w:date="2023-03-13T19:56:00Z">
              <w:r w:rsidRPr="00BD3055" w:rsidDel="00AC7859">
                <w:rPr>
                  <w:rFonts w:cs="Times New Roman"/>
                </w:rPr>
                <w:delText>X</w:delText>
              </w:r>
            </w:del>
          </w:p>
        </w:tc>
        <w:tc>
          <w:tcPr>
            <w:tcW w:w="548" w:type="dxa"/>
          </w:tcPr>
          <w:p w14:paraId="71B01B67" w14:textId="77565C6F" w:rsidR="00A17136" w:rsidRPr="00BD3055" w:rsidDel="00AC7859" w:rsidRDefault="00A17136" w:rsidP="005A4444">
            <w:pPr>
              <w:rPr>
                <w:del w:id="3685" w:author="Steff Guzmán" w:date="2023-03-13T19:56:00Z"/>
                <w:rFonts w:cs="Times New Roman"/>
              </w:rPr>
            </w:pPr>
          </w:p>
        </w:tc>
      </w:tr>
      <w:tr w:rsidR="00B454D4" w:rsidRPr="00BD3055" w:rsidDel="00AC7859" w14:paraId="4D34B574" w14:textId="4E4C2C37" w:rsidTr="005A4444">
        <w:trPr>
          <w:del w:id="3686" w:author="Steff Guzmán" w:date="2023-03-13T19:56:00Z"/>
        </w:trPr>
        <w:tc>
          <w:tcPr>
            <w:tcW w:w="0" w:type="dxa"/>
            <w:tcPrChange w:id="3687" w:author="Steff Guzmán" w:date="2023-03-13T19:20:00Z">
              <w:tcPr>
                <w:tcW w:w="1129" w:type="dxa"/>
              </w:tcPr>
            </w:tcPrChange>
          </w:tcPr>
          <w:p w14:paraId="16D70627" w14:textId="2136FA68"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688" w:author="Steff Guzmán" w:date="2023-03-13T19:56:00Z"/>
                <w:rFonts w:cs="Times New Roman"/>
                <w:szCs w:val="24"/>
              </w:rPr>
            </w:pPr>
            <w:del w:id="3689" w:author="Steff Guzmán" w:date="2023-03-13T19:56:00Z">
              <w:r w:rsidRPr="00BD3055" w:rsidDel="00AC7859">
                <w:rPr>
                  <w:rFonts w:cs="Times New Roman"/>
                  <w:szCs w:val="24"/>
                </w:rPr>
                <w:delText>Act. #22</w:delText>
              </w:r>
            </w:del>
          </w:p>
        </w:tc>
        <w:tc>
          <w:tcPr>
            <w:tcW w:w="0" w:type="dxa"/>
            <w:tcPrChange w:id="3690" w:author="Steff Guzmán" w:date="2023-03-13T19:20:00Z">
              <w:tcPr>
                <w:tcW w:w="993" w:type="dxa"/>
              </w:tcPr>
            </w:tcPrChange>
          </w:tcPr>
          <w:p w14:paraId="5213C51B" w14:textId="5531287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1" w:author="Steff Guzmán" w:date="2023-03-13T19:56:00Z"/>
                <w:rFonts w:cs="Times New Roman"/>
              </w:rPr>
            </w:pPr>
          </w:p>
        </w:tc>
        <w:tc>
          <w:tcPr>
            <w:tcW w:w="0" w:type="dxa"/>
            <w:tcPrChange w:id="3692" w:author="Steff Guzmán" w:date="2023-03-13T19:20:00Z">
              <w:tcPr>
                <w:tcW w:w="708" w:type="dxa"/>
              </w:tcPr>
            </w:tcPrChange>
          </w:tcPr>
          <w:p w14:paraId="5B7D8CD3" w14:textId="59E96DE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3" w:author="Steff Guzmán" w:date="2023-03-13T19:56:00Z"/>
                <w:rFonts w:cs="Times New Roman"/>
              </w:rPr>
            </w:pPr>
          </w:p>
        </w:tc>
        <w:tc>
          <w:tcPr>
            <w:tcW w:w="0" w:type="dxa"/>
            <w:tcPrChange w:id="3694" w:author="Steff Guzmán" w:date="2023-03-13T19:20:00Z">
              <w:tcPr>
                <w:tcW w:w="709" w:type="dxa"/>
              </w:tcPr>
            </w:tcPrChange>
          </w:tcPr>
          <w:p w14:paraId="7A9069B1" w14:textId="6B297A7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5" w:author="Steff Guzmán" w:date="2023-03-13T19:56:00Z"/>
                <w:rFonts w:cs="Times New Roman"/>
              </w:rPr>
            </w:pPr>
          </w:p>
        </w:tc>
        <w:tc>
          <w:tcPr>
            <w:tcW w:w="0" w:type="dxa"/>
            <w:tcPrChange w:id="3696" w:author="Steff Guzmán" w:date="2023-03-13T19:20:00Z">
              <w:tcPr>
                <w:tcW w:w="709" w:type="dxa"/>
              </w:tcPr>
            </w:tcPrChange>
          </w:tcPr>
          <w:p w14:paraId="1133B2D9" w14:textId="314B779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7" w:author="Steff Guzmán" w:date="2023-03-13T19:56:00Z"/>
                <w:rFonts w:cs="Times New Roman"/>
              </w:rPr>
            </w:pPr>
          </w:p>
        </w:tc>
        <w:tc>
          <w:tcPr>
            <w:tcW w:w="0" w:type="dxa"/>
            <w:tcPrChange w:id="3698" w:author="Steff Guzmán" w:date="2023-03-13T19:20:00Z">
              <w:tcPr>
                <w:tcW w:w="709" w:type="dxa"/>
              </w:tcPr>
            </w:tcPrChange>
          </w:tcPr>
          <w:p w14:paraId="0760F8F1" w14:textId="37372E8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9" w:author="Steff Guzmán" w:date="2023-03-13T19:56:00Z"/>
                <w:rFonts w:cs="Times New Roman"/>
              </w:rPr>
            </w:pPr>
          </w:p>
        </w:tc>
        <w:tc>
          <w:tcPr>
            <w:tcW w:w="0" w:type="dxa"/>
            <w:tcPrChange w:id="3700" w:author="Steff Guzmán" w:date="2023-03-13T19:20:00Z">
              <w:tcPr>
                <w:tcW w:w="708" w:type="dxa"/>
              </w:tcPr>
            </w:tcPrChange>
          </w:tcPr>
          <w:p w14:paraId="2E3ADB51" w14:textId="5B00A8A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01" w:author="Steff Guzmán" w:date="2023-03-13T19:56:00Z"/>
                <w:rFonts w:cs="Times New Roman"/>
              </w:rPr>
            </w:pPr>
          </w:p>
        </w:tc>
        <w:tc>
          <w:tcPr>
            <w:tcW w:w="0" w:type="dxa"/>
            <w:tcPrChange w:id="3702" w:author="Steff Guzmán" w:date="2023-03-13T19:20:00Z">
              <w:tcPr>
                <w:tcW w:w="754" w:type="dxa"/>
              </w:tcPr>
            </w:tcPrChange>
          </w:tcPr>
          <w:p w14:paraId="22FC7AE2" w14:textId="43526CE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03" w:author="Steff Guzmán" w:date="2023-03-13T19:56:00Z"/>
                <w:rFonts w:cs="Times New Roman"/>
              </w:rPr>
            </w:pPr>
          </w:p>
        </w:tc>
        <w:tc>
          <w:tcPr>
            <w:tcW w:w="0" w:type="dxa"/>
            <w:tcPrChange w:id="3704" w:author="Steff Guzmán" w:date="2023-03-13T19:20:00Z">
              <w:tcPr>
                <w:tcW w:w="652" w:type="dxa"/>
              </w:tcPr>
            </w:tcPrChange>
          </w:tcPr>
          <w:p w14:paraId="4B02FC61" w14:textId="4C27AA4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05" w:author="Steff Guzmán" w:date="2023-03-13T19:56:00Z"/>
                <w:rFonts w:cs="Times New Roman"/>
              </w:rPr>
            </w:pPr>
          </w:p>
        </w:tc>
        <w:tc>
          <w:tcPr>
            <w:tcW w:w="0" w:type="dxa"/>
            <w:tcPrChange w:id="3706" w:author="Steff Guzmán" w:date="2023-03-13T19:20:00Z">
              <w:tcPr>
                <w:tcW w:w="652" w:type="dxa"/>
              </w:tcPr>
            </w:tcPrChange>
          </w:tcPr>
          <w:p w14:paraId="4C98EBA1" w14:textId="28BC95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07" w:author="Steff Guzmán" w:date="2023-03-13T19:56:00Z"/>
                <w:rFonts w:cs="Times New Roman"/>
              </w:rPr>
            </w:pPr>
          </w:p>
        </w:tc>
        <w:tc>
          <w:tcPr>
            <w:tcW w:w="0" w:type="dxa"/>
            <w:tcPrChange w:id="3708" w:author="Steff Guzmán" w:date="2023-03-13T19:20:00Z">
              <w:tcPr>
                <w:tcW w:w="655" w:type="dxa"/>
              </w:tcPr>
            </w:tcPrChange>
          </w:tcPr>
          <w:p w14:paraId="219469E3" w14:textId="65BA679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09" w:author="Steff Guzmán" w:date="2023-03-13T19:56:00Z"/>
                <w:rFonts w:cs="Times New Roman"/>
              </w:rPr>
            </w:pPr>
          </w:p>
        </w:tc>
        <w:tc>
          <w:tcPr>
            <w:tcW w:w="0" w:type="dxa"/>
            <w:tcPrChange w:id="3710" w:author="Steff Guzmán" w:date="2023-03-13T19:20:00Z">
              <w:tcPr>
                <w:tcW w:w="652" w:type="dxa"/>
              </w:tcPr>
            </w:tcPrChange>
          </w:tcPr>
          <w:p w14:paraId="55AF009B" w14:textId="3B244FF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11" w:author="Steff Guzmán" w:date="2023-03-13T19:56:00Z"/>
                <w:rFonts w:cs="Times New Roman"/>
              </w:rPr>
            </w:pPr>
          </w:p>
        </w:tc>
        <w:tc>
          <w:tcPr>
            <w:tcW w:w="0" w:type="dxa"/>
            <w:tcPrChange w:id="3712" w:author="Steff Guzmán" w:date="2023-03-13T19:20:00Z">
              <w:tcPr>
                <w:tcW w:w="652" w:type="dxa"/>
              </w:tcPr>
            </w:tcPrChange>
          </w:tcPr>
          <w:p w14:paraId="35B71DAA" w14:textId="7B1D71B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13" w:author="Steff Guzmán" w:date="2023-03-13T19:56:00Z"/>
                <w:rFonts w:cs="Times New Roman"/>
              </w:rPr>
            </w:pPr>
          </w:p>
        </w:tc>
        <w:tc>
          <w:tcPr>
            <w:tcW w:w="0" w:type="dxa"/>
            <w:tcPrChange w:id="3714" w:author="Steff Guzmán" w:date="2023-03-13T19:20:00Z">
              <w:tcPr>
                <w:tcW w:w="652" w:type="dxa"/>
              </w:tcPr>
            </w:tcPrChange>
          </w:tcPr>
          <w:p w14:paraId="4CF9D70D" w14:textId="33A0DE1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15" w:author="Steff Guzmán" w:date="2023-03-13T19:56:00Z"/>
                <w:rFonts w:cs="Times New Roman"/>
              </w:rPr>
            </w:pPr>
          </w:p>
        </w:tc>
        <w:tc>
          <w:tcPr>
            <w:tcW w:w="0" w:type="dxa"/>
            <w:tcPrChange w:id="3716" w:author="Steff Guzmán" w:date="2023-03-13T19:20:00Z">
              <w:tcPr>
                <w:tcW w:w="652" w:type="dxa"/>
              </w:tcPr>
            </w:tcPrChange>
          </w:tcPr>
          <w:p w14:paraId="27BBF4D3" w14:textId="3D74D30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17" w:author="Steff Guzmán" w:date="2023-03-13T19:56:00Z"/>
                <w:rFonts w:cs="Times New Roman"/>
              </w:rPr>
            </w:pPr>
          </w:p>
        </w:tc>
        <w:tc>
          <w:tcPr>
            <w:tcW w:w="0" w:type="dxa"/>
            <w:shd w:val="clear" w:color="auto" w:fill="C45911" w:themeFill="accent2" w:themeFillShade="BF"/>
            <w:tcPrChange w:id="3718" w:author="Steff Guzmán" w:date="2023-03-13T19:20:00Z">
              <w:tcPr>
                <w:tcW w:w="652" w:type="dxa"/>
                <w:shd w:val="clear" w:color="auto" w:fill="C45911" w:themeFill="accent2" w:themeFillShade="BF"/>
              </w:tcPr>
            </w:tcPrChange>
          </w:tcPr>
          <w:p w14:paraId="70AC1A17" w14:textId="68578D9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19" w:author="Steff Guzmán" w:date="2023-03-13T19:56:00Z"/>
                <w:rFonts w:cs="Times New Roman"/>
              </w:rPr>
            </w:pPr>
            <w:del w:id="3720" w:author="Steff Guzmán" w:date="2023-03-13T19:56:00Z">
              <w:r w:rsidRPr="00BD3055" w:rsidDel="00AC7859">
                <w:rPr>
                  <w:rFonts w:cs="Times New Roman"/>
                </w:rPr>
                <w:delText>X</w:delText>
              </w:r>
            </w:del>
          </w:p>
        </w:tc>
        <w:tc>
          <w:tcPr>
            <w:tcW w:w="0" w:type="dxa"/>
            <w:shd w:val="clear" w:color="auto" w:fill="C45911" w:themeFill="accent2" w:themeFillShade="BF"/>
            <w:tcPrChange w:id="3721" w:author="Steff Guzmán" w:date="2023-03-13T19:20:00Z">
              <w:tcPr>
                <w:tcW w:w="548" w:type="dxa"/>
                <w:shd w:val="clear" w:color="auto" w:fill="C45911" w:themeFill="accent2" w:themeFillShade="BF"/>
              </w:tcPr>
            </w:tcPrChange>
          </w:tcPr>
          <w:p w14:paraId="1571E396" w14:textId="24222E0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22" w:author="Steff Guzmán" w:date="2023-03-13T19:56:00Z"/>
                <w:rFonts w:cs="Times New Roman"/>
              </w:rPr>
            </w:pPr>
            <w:del w:id="3723" w:author="Steff Guzmán" w:date="2023-03-13T19:56:00Z">
              <w:r w:rsidRPr="00BD3055" w:rsidDel="00AC7859">
                <w:rPr>
                  <w:rFonts w:cs="Times New Roman"/>
                </w:rPr>
                <w:delText>X</w:delText>
              </w:r>
            </w:del>
          </w:p>
        </w:tc>
      </w:tr>
    </w:tbl>
    <w:p w14:paraId="41BF17D8" w14:textId="40B1AA3C" w:rsidR="003E2519" w:rsidRPr="00BD3055" w:rsidDel="00AE3134" w:rsidRDefault="003E2519">
      <w:pPr>
        <w:pStyle w:val="PrrAPA"/>
        <w:ind w:firstLine="0"/>
        <w:rPr>
          <w:del w:id="3724" w:author="Camilo Andrés Díaz Gómez" w:date="2023-03-14T21:31:00Z"/>
          <w:color w:val="000000" w:themeColor="text1"/>
        </w:rPr>
      </w:pPr>
    </w:p>
    <w:p w14:paraId="69560B32" w14:textId="77669A83" w:rsidR="003E2519" w:rsidRPr="00BD3055" w:rsidDel="00AE3134" w:rsidRDefault="003E2519">
      <w:pPr>
        <w:pStyle w:val="PrrAPA"/>
        <w:ind w:firstLine="0"/>
        <w:rPr>
          <w:del w:id="3725" w:author="Camilo Andrés Díaz Gómez" w:date="2023-03-14T21:31:00Z"/>
          <w:color w:val="000000" w:themeColor="text1"/>
        </w:rPr>
        <w:pPrChange w:id="3726" w:author="Camilo Andrés Díaz Gómez" w:date="2023-03-14T21:32:00Z">
          <w:pPr>
            <w:pStyle w:val="PrrAPA"/>
          </w:pPr>
        </w:pPrChange>
      </w:pPr>
    </w:p>
    <w:p w14:paraId="364286D5" w14:textId="17B6DB39" w:rsidR="00A17136" w:rsidRPr="00BD3055" w:rsidDel="00AE3134" w:rsidRDefault="00A17136">
      <w:pPr>
        <w:pStyle w:val="PrrAPA"/>
        <w:ind w:firstLine="0"/>
        <w:rPr>
          <w:del w:id="3727" w:author="Camilo Andrés Díaz Gómez" w:date="2023-03-14T21:31:00Z"/>
          <w:color w:val="000000" w:themeColor="text1"/>
        </w:rPr>
        <w:pPrChange w:id="3728" w:author="Camilo Andrés Díaz Gómez" w:date="2023-03-14T21:32:00Z">
          <w:pPr>
            <w:pStyle w:val="PrrAPA"/>
          </w:pPr>
        </w:pPrChange>
      </w:pPr>
    </w:p>
    <w:p w14:paraId="508C3F58" w14:textId="5D04E396" w:rsidR="00A17136" w:rsidRPr="00BD3055" w:rsidDel="00AE3134" w:rsidRDefault="00A17136">
      <w:pPr>
        <w:pStyle w:val="PrrAPA"/>
        <w:ind w:firstLine="0"/>
        <w:rPr>
          <w:del w:id="3729" w:author="Camilo Andrés Díaz Gómez" w:date="2023-03-14T21:31:00Z"/>
          <w:color w:val="000000" w:themeColor="text1"/>
        </w:rPr>
        <w:pPrChange w:id="3730" w:author="Camilo Andrés Díaz Gómez" w:date="2023-03-14T21:32:00Z">
          <w:pPr>
            <w:pStyle w:val="PrrAPA"/>
          </w:pPr>
        </w:pPrChange>
      </w:pPr>
    </w:p>
    <w:p w14:paraId="1A24980C" w14:textId="1F9BCF14" w:rsidR="00A17136" w:rsidRPr="00BD3055" w:rsidDel="00AE3134" w:rsidRDefault="00A17136">
      <w:pPr>
        <w:pStyle w:val="PrrAPA"/>
        <w:ind w:firstLine="0"/>
        <w:rPr>
          <w:del w:id="3731" w:author="Camilo Andrés Díaz Gómez" w:date="2023-03-14T21:31:00Z"/>
          <w:color w:val="000000" w:themeColor="text1"/>
        </w:rPr>
        <w:pPrChange w:id="3732" w:author="Camilo Andrés Díaz Gómez" w:date="2023-03-14T21:32:00Z">
          <w:pPr>
            <w:pStyle w:val="PrrAPA"/>
          </w:pPr>
        </w:pPrChange>
      </w:pPr>
    </w:p>
    <w:p w14:paraId="0AE20B89" w14:textId="37640716" w:rsidR="00A17136" w:rsidRPr="00BD3055" w:rsidDel="00AE3134" w:rsidRDefault="00A17136">
      <w:pPr>
        <w:pStyle w:val="PrrAPA"/>
        <w:ind w:firstLine="0"/>
        <w:rPr>
          <w:del w:id="3733" w:author="Camilo Andrés Díaz Gómez" w:date="2023-03-14T21:31:00Z"/>
          <w:color w:val="000000" w:themeColor="text1"/>
        </w:rPr>
        <w:pPrChange w:id="3734" w:author="Camilo Andrés Díaz Gómez" w:date="2023-03-14T21:32:00Z">
          <w:pPr>
            <w:pStyle w:val="PrrAPA"/>
          </w:pPr>
        </w:pPrChange>
      </w:pPr>
    </w:p>
    <w:p w14:paraId="0944C063" w14:textId="1370A226" w:rsidR="00A17136" w:rsidRPr="00BD3055" w:rsidDel="00AE3134" w:rsidRDefault="00A17136">
      <w:pPr>
        <w:pStyle w:val="PrrAPA"/>
        <w:ind w:firstLine="0"/>
        <w:rPr>
          <w:del w:id="3735" w:author="Camilo Andrés Díaz Gómez" w:date="2023-03-14T21:31:00Z"/>
          <w:color w:val="000000" w:themeColor="text1"/>
        </w:rPr>
        <w:pPrChange w:id="3736" w:author="Camilo Andrés Díaz Gómez" w:date="2023-03-14T21:32:00Z">
          <w:pPr>
            <w:pStyle w:val="PrrAPA"/>
          </w:pPr>
        </w:pPrChange>
      </w:pPr>
    </w:p>
    <w:p w14:paraId="54827676" w14:textId="63094666" w:rsidR="00A17136" w:rsidRPr="00BD3055" w:rsidDel="00AE3134" w:rsidRDefault="00A17136">
      <w:pPr>
        <w:pStyle w:val="PrrAPA"/>
        <w:ind w:firstLine="0"/>
        <w:rPr>
          <w:del w:id="3737" w:author="Camilo Andrés Díaz Gómez" w:date="2023-03-14T21:31:00Z"/>
          <w:color w:val="000000" w:themeColor="text1"/>
        </w:rPr>
        <w:pPrChange w:id="3738" w:author="Camilo Andrés Díaz Gómez" w:date="2023-03-14T21:32:00Z">
          <w:pPr>
            <w:pStyle w:val="PrrAPA"/>
          </w:pPr>
        </w:pPrChange>
      </w:pPr>
    </w:p>
    <w:p w14:paraId="34C7EABC" w14:textId="75DE928A" w:rsidR="00A17136" w:rsidRPr="00BD3055" w:rsidDel="00AE3134" w:rsidRDefault="00A17136">
      <w:pPr>
        <w:pStyle w:val="PrrAPA"/>
        <w:ind w:firstLine="0"/>
        <w:rPr>
          <w:del w:id="3739" w:author="Camilo Andrés Díaz Gómez" w:date="2023-03-14T21:31:00Z"/>
          <w:color w:val="000000" w:themeColor="text1"/>
        </w:rPr>
        <w:pPrChange w:id="3740" w:author="Camilo Andrés Díaz Gómez" w:date="2023-03-14T21:32:00Z">
          <w:pPr>
            <w:pStyle w:val="PrrAPA"/>
          </w:pPr>
        </w:pPrChange>
      </w:pPr>
    </w:p>
    <w:p w14:paraId="2D70C594" w14:textId="76298DDD" w:rsidR="00A17136" w:rsidRPr="00BD3055" w:rsidDel="00AE3134" w:rsidRDefault="00A17136">
      <w:pPr>
        <w:pStyle w:val="PrrAPA"/>
        <w:ind w:firstLine="0"/>
        <w:rPr>
          <w:del w:id="3741" w:author="Camilo Andrés Díaz Gómez" w:date="2023-03-14T21:32:00Z"/>
          <w:color w:val="000000" w:themeColor="text1"/>
        </w:rPr>
        <w:pPrChange w:id="3742" w:author="Camilo Andrés Díaz Gómez" w:date="2023-03-14T21:32:00Z">
          <w:pPr>
            <w:pStyle w:val="PrrAPA"/>
          </w:pPr>
        </w:pPrChange>
      </w:pPr>
    </w:p>
    <w:p w14:paraId="1392C79B" w14:textId="3334401C" w:rsidR="00A17136" w:rsidRPr="00BD3055" w:rsidDel="00AE3134" w:rsidRDefault="00A17136">
      <w:pPr>
        <w:pStyle w:val="PrrAPA"/>
        <w:ind w:firstLine="0"/>
        <w:rPr>
          <w:del w:id="3743" w:author="Camilo Andrés Díaz Gómez" w:date="2023-03-14T21:32:00Z"/>
          <w:color w:val="000000" w:themeColor="text1"/>
        </w:rPr>
        <w:pPrChange w:id="3744" w:author="Camilo Andrés Díaz Gómez" w:date="2023-03-14T21:32:00Z">
          <w:pPr>
            <w:pStyle w:val="PrrAPA"/>
          </w:pPr>
        </w:pPrChange>
      </w:pPr>
    </w:p>
    <w:p w14:paraId="008988F4" w14:textId="768C5081" w:rsidR="00A17136" w:rsidRPr="00BD3055" w:rsidDel="00AE3134" w:rsidRDefault="00A17136">
      <w:pPr>
        <w:pStyle w:val="PrrAPA"/>
        <w:ind w:firstLine="0"/>
        <w:rPr>
          <w:del w:id="3745" w:author="Camilo Andrés Díaz Gómez" w:date="2023-03-14T21:32:00Z"/>
          <w:color w:val="000000" w:themeColor="text1"/>
        </w:rPr>
        <w:pPrChange w:id="3746" w:author="Camilo Andrés Díaz Gómez" w:date="2023-03-14T21:32:00Z">
          <w:pPr>
            <w:pStyle w:val="PrrAPA"/>
          </w:pPr>
        </w:pPrChange>
      </w:pPr>
    </w:p>
    <w:p w14:paraId="3A9DCA9F" w14:textId="7FF95900" w:rsidR="00A17136" w:rsidRPr="00BD3055" w:rsidDel="00AE3134" w:rsidRDefault="00A17136">
      <w:pPr>
        <w:pStyle w:val="PrrAPA"/>
        <w:ind w:firstLine="0"/>
        <w:rPr>
          <w:del w:id="3747" w:author="Camilo Andrés Díaz Gómez" w:date="2023-03-14T21:32:00Z"/>
          <w:color w:val="000000" w:themeColor="text1"/>
        </w:rPr>
        <w:pPrChange w:id="3748" w:author="Camilo Andrés Díaz Gómez" w:date="2023-03-14T21:32:00Z">
          <w:pPr>
            <w:pStyle w:val="PrrAPA"/>
          </w:pPr>
        </w:pPrChange>
      </w:pPr>
    </w:p>
    <w:p w14:paraId="20DD1322" w14:textId="1BD843D2" w:rsidR="00A17136" w:rsidRPr="00BD3055" w:rsidDel="00AE3134" w:rsidRDefault="00A17136">
      <w:pPr>
        <w:pStyle w:val="PrrAPA"/>
        <w:ind w:firstLine="0"/>
        <w:rPr>
          <w:del w:id="3749" w:author="Camilo Andrés Díaz Gómez" w:date="2023-03-14T21:32:00Z"/>
          <w:color w:val="000000" w:themeColor="text1"/>
        </w:rPr>
        <w:pPrChange w:id="3750" w:author="Camilo Andrés Díaz Gómez" w:date="2023-03-14T21:32:00Z">
          <w:pPr>
            <w:pStyle w:val="PrrAPA"/>
          </w:pPr>
        </w:pPrChange>
      </w:pPr>
    </w:p>
    <w:p w14:paraId="466EA00A" w14:textId="52AE9BA4" w:rsidR="00A17136" w:rsidRPr="00BD3055" w:rsidDel="00AE3134" w:rsidRDefault="00A17136">
      <w:pPr>
        <w:pStyle w:val="PrrAPA"/>
        <w:ind w:firstLine="0"/>
        <w:rPr>
          <w:del w:id="3751" w:author="Camilo Andrés Díaz Gómez" w:date="2023-03-14T21:32:00Z"/>
          <w:color w:val="000000" w:themeColor="text1"/>
        </w:rPr>
        <w:pPrChange w:id="3752" w:author="Camilo Andrés Díaz Gómez" w:date="2023-03-14T21:32:00Z">
          <w:pPr>
            <w:pStyle w:val="PrrAPA"/>
          </w:pPr>
        </w:pPrChange>
      </w:pPr>
    </w:p>
    <w:p w14:paraId="6C1EEAC1" w14:textId="0F95BFF1" w:rsidR="00A17136" w:rsidRPr="00BD3055" w:rsidDel="00AE3134" w:rsidRDefault="00A17136">
      <w:pPr>
        <w:pStyle w:val="PrrAPA"/>
        <w:ind w:firstLine="0"/>
        <w:rPr>
          <w:del w:id="3753" w:author="Camilo Andrés Díaz Gómez" w:date="2023-03-14T21:32:00Z"/>
          <w:color w:val="000000" w:themeColor="text1"/>
        </w:rPr>
        <w:pPrChange w:id="3754" w:author="Camilo Andrés Díaz Gómez" w:date="2023-03-14T21:32:00Z">
          <w:pPr>
            <w:pStyle w:val="PrrAPA"/>
          </w:pPr>
        </w:pPrChange>
      </w:pPr>
    </w:p>
    <w:p w14:paraId="6DB77FCB" w14:textId="77777777" w:rsidR="00A17136" w:rsidRPr="00BD3055" w:rsidRDefault="00A17136">
      <w:pPr>
        <w:pStyle w:val="PrrAPA"/>
        <w:ind w:firstLine="0"/>
        <w:rPr>
          <w:color w:val="000000" w:themeColor="text1"/>
        </w:rPr>
        <w:sectPr w:rsidR="00A17136" w:rsidRPr="00BD3055" w:rsidSect="00A17136">
          <w:pgSz w:w="15840" w:h="12240" w:orient="landscape"/>
          <w:pgMar w:top="1701" w:right="1418" w:bottom="1701" w:left="1418" w:header="709" w:footer="709" w:gutter="0"/>
          <w:cols w:space="708"/>
          <w:docGrid w:linePitch="360"/>
        </w:sectPr>
        <w:pPrChange w:id="3755" w:author="Camilo Andrés Díaz Gómez" w:date="2023-03-14T21:32:00Z">
          <w:pPr>
            <w:pStyle w:val="PrrAPA"/>
          </w:pPr>
        </w:pPrChange>
      </w:pPr>
    </w:p>
    <w:p w14:paraId="24FD5B90" w14:textId="22F6087F" w:rsidR="00A17136" w:rsidRPr="00BD3055" w:rsidRDefault="00A17136">
      <w:pPr>
        <w:pStyle w:val="Ttulo2"/>
        <w:jc w:val="center"/>
        <w:rPr>
          <w:rFonts w:cs="Times New Roman"/>
        </w:rPr>
        <w:pPrChange w:id="3756" w:author="Steff Guzmán" w:date="2023-03-13T18:11:00Z">
          <w:pPr>
            <w:jc w:val="center"/>
          </w:pPr>
        </w:pPrChange>
      </w:pPr>
      <w:bookmarkStart w:id="3757" w:name="_Toc440985140"/>
      <w:bookmarkStart w:id="3758" w:name="_Toc129623654"/>
      <w:bookmarkStart w:id="3759" w:name="_Toc129721757"/>
      <w:r w:rsidRPr="00BD3055">
        <w:rPr>
          <w:rFonts w:cs="Times New Roman"/>
        </w:rPr>
        <w:lastRenderedPageBreak/>
        <w:t>Resultados</w:t>
      </w:r>
      <w:bookmarkEnd w:id="3757"/>
      <w:bookmarkEnd w:id="3758"/>
      <w:bookmarkEnd w:id="3759"/>
    </w:p>
    <w:p w14:paraId="26AE5CC9" w14:textId="715526A4" w:rsidR="00A17136" w:rsidRPr="00BD3055" w:rsidRDefault="00A17136" w:rsidP="00A17136">
      <w:pPr>
        <w:ind w:firstLine="708"/>
        <w:rPr>
          <w:rFonts w:cs="Times New Roman"/>
          <w:szCs w:val="24"/>
        </w:rPr>
      </w:pPr>
    </w:p>
    <w:p w14:paraId="4AB02AEA" w14:textId="77777777" w:rsidR="00166BA6" w:rsidRPr="00BD3055" w:rsidRDefault="00166BA6" w:rsidP="00A17136">
      <w:pPr>
        <w:ind w:firstLine="708"/>
        <w:rPr>
          <w:rFonts w:cs="Times New Roman"/>
          <w:szCs w:val="24"/>
        </w:rPr>
      </w:pPr>
      <w:r w:rsidRPr="00BD3055">
        <w:rPr>
          <w:rFonts w:cs="Times New Roman"/>
          <w:szCs w:val="24"/>
        </w:rPr>
        <w:t xml:space="preserve">Después de haber </w:t>
      </w:r>
      <w:r w:rsidRPr="00BD3055">
        <w:rPr>
          <w:rFonts w:cs="Times New Roman"/>
          <w:szCs w:val="24"/>
          <w:highlight w:val="yellow"/>
          <w:rPrChange w:id="3760" w:author="Camilo Andrés Díaz Gómez" w:date="2023-03-14T19:47:00Z">
            <w:rPr>
              <w:rFonts w:cs="Times New Roman"/>
              <w:szCs w:val="24"/>
            </w:rPr>
          </w:rPrChange>
        </w:rPr>
        <w:t>diseñado, programado y probado</w:t>
      </w:r>
      <w:r w:rsidRPr="00BD3055">
        <w:rPr>
          <w:rFonts w:cs="Times New Roman"/>
          <w:szCs w:val="24"/>
        </w:rPr>
        <w: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t>
      </w:r>
    </w:p>
    <w:p w14:paraId="245BF336" w14:textId="77777777" w:rsidR="00166BA6" w:rsidRPr="00BD3055" w:rsidRDefault="00166BA6" w:rsidP="00A17136">
      <w:pPr>
        <w:ind w:firstLine="708"/>
        <w:rPr>
          <w:rFonts w:cs="Times New Roman"/>
          <w:szCs w:val="24"/>
        </w:rPr>
      </w:pPr>
    </w:p>
    <w:p w14:paraId="64A23298" w14:textId="77777777" w:rsidR="00166BA6" w:rsidRPr="00BD3055" w:rsidRDefault="00166BA6" w:rsidP="00A17136">
      <w:pPr>
        <w:ind w:firstLine="708"/>
        <w:rPr>
          <w:rFonts w:cs="Times New Roman"/>
          <w:szCs w:val="24"/>
        </w:rPr>
      </w:pPr>
      <w:r w:rsidRPr="00BD3055">
        <w:rPr>
          <w:rFonts w:cs="Times New Roman"/>
          <w:szCs w:val="24"/>
        </w:rPr>
        <w:t xml:space="preserve">Inicialmente, los modelos estaban siendo entrenados con datos horarios de las variables con las que tenían más correlación: temperatura,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BD3055" w:rsidRDefault="00166BA6" w:rsidP="00A17136">
      <w:pPr>
        <w:ind w:firstLine="708"/>
        <w:rPr>
          <w:rFonts w:cs="Times New Roman"/>
          <w:szCs w:val="24"/>
        </w:rPr>
      </w:pPr>
    </w:p>
    <w:p w14:paraId="2AC5E676" w14:textId="386CC171" w:rsidR="00473DA3" w:rsidRPr="00BD3055" w:rsidRDefault="00DF131A" w:rsidP="00A17136">
      <w:pPr>
        <w:ind w:firstLine="708"/>
        <w:rPr>
          <w:rFonts w:cs="Times New Roman"/>
          <w:szCs w:val="24"/>
        </w:rPr>
      </w:pPr>
      <w:r w:rsidRPr="00BD3055">
        <w:rPr>
          <w:rFonts w:cs="Times New Roman"/>
          <w:szCs w:val="24"/>
        </w:rPr>
        <w:t>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las predicciones de temperaturas para el mes de septiembre de 2022 (el mes en el que se realizaron las pruebas). El modelo que dio los mejores resultados tuvo un promedio de 0.5239, lo cual posiblemente se debió a que se le pasaron las variables que tenían una mejor correlación con la variable a predecir.</w:t>
      </w:r>
    </w:p>
    <w:p w14:paraId="3F45E5E4" w14:textId="77777777" w:rsidR="00DF131A" w:rsidRPr="00BD3055" w:rsidRDefault="00DF131A" w:rsidP="00A17136">
      <w:pPr>
        <w:ind w:firstLine="708"/>
        <w:rPr>
          <w:rFonts w:cs="Times New Roman"/>
          <w:szCs w:val="24"/>
        </w:rPr>
      </w:pPr>
    </w:p>
    <w:p w14:paraId="28E38947" w14:textId="1E4DA913" w:rsidR="00424606" w:rsidRPr="00BD3055" w:rsidRDefault="00424606" w:rsidP="00424606">
      <w:pPr>
        <w:ind w:firstLine="708"/>
        <w:rPr>
          <w:rFonts w:cs="Times New Roman"/>
          <w:szCs w:val="24"/>
        </w:rPr>
      </w:pPr>
      <w:r w:rsidRPr="00BD3055">
        <w:rPr>
          <w:rFonts w:cs="Times New Roman"/>
          <w:szCs w:val="24"/>
        </w:rPr>
        <w:t xml:space="preserve">Se llevaron a cabo pruebas utilizando tanto datos en tiempo real como datos previamente procesados para entrenar modelos de Machine </w:t>
      </w:r>
      <w:proofErr w:type="spellStart"/>
      <w:r w:rsidRPr="00BD3055">
        <w:rPr>
          <w:rFonts w:cs="Times New Roman"/>
          <w:szCs w:val="24"/>
        </w:rPr>
        <w:t>Learning</w:t>
      </w:r>
      <w:proofErr w:type="spellEnd"/>
      <w:r w:rsidRPr="00BD3055">
        <w:rPr>
          <w:rFonts w:cs="Times New Roman"/>
          <w:szCs w:val="24"/>
        </w:rPr>
        <w:t>. Se presentarán a continuación los resultados obtenidos mediante la comparación de estos datos y el análisis en tiempo real.</w:t>
      </w:r>
    </w:p>
    <w:p w14:paraId="3C1635BF" w14:textId="77777777" w:rsidR="00424606" w:rsidRPr="00BD3055" w:rsidRDefault="00424606" w:rsidP="00424606">
      <w:pPr>
        <w:ind w:firstLine="708"/>
        <w:rPr>
          <w:rFonts w:cs="Times New Roman"/>
          <w:szCs w:val="24"/>
        </w:rPr>
      </w:pPr>
    </w:p>
    <w:p w14:paraId="29A3C9F9" w14:textId="3A3457D2" w:rsidR="00635654" w:rsidRPr="00BD3055" w:rsidRDefault="00424606" w:rsidP="00424606">
      <w:pPr>
        <w:ind w:firstLine="708"/>
        <w:rPr>
          <w:ins w:id="3761" w:author="Steff Guzmán" w:date="2023-03-13T19:25:00Z"/>
          <w:rFonts w:cs="Times New Roman"/>
          <w:szCs w:val="24"/>
        </w:rPr>
      </w:pPr>
      <w:r w:rsidRPr="00BD3055">
        <w:rPr>
          <w:rFonts w:cs="Times New Roman"/>
          <w:szCs w:val="24"/>
        </w:rPr>
        <w:lastRenderedPageBreak/>
        <w:t>Para iniciar, se generaron promedios diarios correspondientes al mes de septiembre por cada modelo, utilizando la columna de temperatura real. Como resultado de este proceso, se obtuvo la siguiente tabla:</w:t>
      </w:r>
    </w:p>
    <w:p w14:paraId="0519F1C7" w14:textId="01E16194" w:rsidR="005A4444" w:rsidRPr="00BD3055" w:rsidRDefault="005A4444">
      <w:pPr>
        <w:pStyle w:val="Descripcin"/>
        <w:rPr>
          <w:rFonts w:cs="Times New Roman"/>
          <w:szCs w:val="24"/>
        </w:rPr>
        <w:pPrChange w:id="3762" w:author="Steff Guzmán" w:date="2023-03-13T19:26:00Z">
          <w:pPr>
            <w:ind w:firstLine="708"/>
          </w:pPr>
        </w:pPrChange>
      </w:pPr>
      <w:bookmarkStart w:id="3763" w:name="_Toc129628016"/>
      <w:ins w:id="3764" w:author="Steff Guzmán" w:date="2023-03-13T19:2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3765" w:author="Steff Guzmán" w:date="2023-03-13T19:26:00Z">
        <w:r w:rsidRPr="00BD3055">
          <w:rPr>
            <w:rFonts w:cs="Times New Roman"/>
            <w:noProof/>
          </w:rPr>
          <w:t>3</w:t>
        </w:r>
        <w:bookmarkEnd w:id="3763"/>
        <w:r w:rsidRPr="00BD3055">
          <w:rPr>
            <w:rFonts w:cs="Times New Roman"/>
          </w:rPr>
          <w:fldChar w:fldCharType="end"/>
        </w:r>
      </w:ins>
    </w:p>
    <w:p w14:paraId="1C45ACA5" w14:textId="7702F4CC" w:rsidR="00925111" w:rsidRPr="00BD3055" w:rsidDel="005A4444" w:rsidRDefault="00925111">
      <w:pPr>
        <w:pStyle w:val="Descripcin"/>
        <w:rPr>
          <w:del w:id="3766" w:author="Steff Guzmán" w:date="2023-03-13T19:25:00Z"/>
          <w:rFonts w:cs="Times New Roman"/>
          <w:bCs/>
          <w:szCs w:val="24"/>
        </w:rPr>
        <w:pPrChange w:id="3767" w:author="Steff Guzmán" w:date="2023-03-13T19:23:00Z">
          <w:pPr/>
        </w:pPrChange>
      </w:pPr>
      <w:del w:id="3768" w:author="Steff Guzmán" w:date="2023-03-13T18:36:00Z">
        <w:r w:rsidRPr="00BD3055" w:rsidDel="00244CE1">
          <w:rPr>
            <w:rFonts w:cs="Times New Roman"/>
            <w:bCs/>
            <w:szCs w:val="24"/>
          </w:rPr>
          <w:delText xml:space="preserve">Tabla 2. </w:delText>
        </w:r>
      </w:del>
    </w:p>
    <w:p w14:paraId="417C9937" w14:textId="3B9C419F" w:rsidR="005A4444" w:rsidRPr="00BD3055" w:rsidRDefault="00925111" w:rsidP="00925111">
      <w:pPr>
        <w:rPr>
          <w:rFonts w:cs="Times New Roman"/>
          <w:i/>
          <w:iCs/>
          <w:szCs w:val="24"/>
        </w:rPr>
      </w:pPr>
      <w:r w:rsidRPr="00BD3055">
        <w:rPr>
          <w:rFonts w:cs="Times New Roman"/>
          <w:i/>
          <w:iCs/>
          <w:szCs w:val="24"/>
        </w:rPr>
        <w:t>Promedio de datos diarios del mes de septiembre</w:t>
      </w:r>
    </w:p>
    <w:p w14:paraId="4E8ABF9C" w14:textId="77777777" w:rsidR="00925111" w:rsidRPr="00BD3055" w:rsidRDefault="00925111" w:rsidP="00424606">
      <w:pPr>
        <w:ind w:firstLine="708"/>
        <w:rPr>
          <w:rFonts w:cs="Times New Roman"/>
          <w:szCs w:val="24"/>
        </w:rPr>
      </w:pPr>
    </w:p>
    <w:tbl>
      <w:tblPr>
        <w:tblStyle w:val="Tablaconcuadrcula"/>
        <w:tblW w:w="0" w:type="auto"/>
        <w:tblInd w:w="0" w:type="dxa"/>
        <w:tblLook w:val="04A0" w:firstRow="1" w:lastRow="0" w:firstColumn="1" w:lastColumn="0" w:noHBand="0" w:noVBand="1"/>
      </w:tblPr>
      <w:tblGrid>
        <w:gridCol w:w="704"/>
        <w:gridCol w:w="2030"/>
        <w:gridCol w:w="1945"/>
        <w:gridCol w:w="2530"/>
        <w:gridCol w:w="1619"/>
      </w:tblGrid>
      <w:tr w:rsidR="00635654" w:rsidRPr="00BD3055" w14:paraId="32B1F5E7" w14:textId="77777777" w:rsidTr="00635654">
        <w:tc>
          <w:tcPr>
            <w:tcW w:w="704" w:type="dxa"/>
            <w:vAlign w:val="center"/>
          </w:tcPr>
          <w:p w14:paraId="73F90F9D" w14:textId="577176BE" w:rsidR="00635654" w:rsidRPr="00BD3055" w:rsidRDefault="00635654" w:rsidP="00635654">
            <w:pPr>
              <w:rPr>
                <w:rFonts w:cs="Times New Roman"/>
                <w:b/>
                <w:bCs/>
                <w:sz w:val="20"/>
                <w:szCs w:val="20"/>
              </w:rPr>
            </w:pPr>
            <w:r w:rsidRPr="00BD3055">
              <w:rPr>
                <w:rFonts w:cs="Times New Roman"/>
                <w:b/>
                <w:bCs/>
                <w:sz w:val="20"/>
                <w:szCs w:val="20"/>
                <w:rPrChange w:id="3769" w:author="Camilo Andrés Díaz Gómez" w:date="2023-03-14T19:47:00Z">
                  <w:rPr>
                    <w:rFonts w:ascii="Calibri" w:hAnsi="Calibri" w:cs="Calibri"/>
                    <w:b/>
                    <w:bCs/>
                    <w:sz w:val="20"/>
                    <w:szCs w:val="20"/>
                  </w:rPr>
                </w:rPrChange>
              </w:rPr>
              <w:t>Dia</w:t>
            </w:r>
          </w:p>
        </w:tc>
        <w:tc>
          <w:tcPr>
            <w:tcW w:w="2030" w:type="dxa"/>
            <w:vAlign w:val="center"/>
          </w:tcPr>
          <w:p w14:paraId="34D8F18C" w14:textId="13511103" w:rsidR="00635654" w:rsidRPr="00BD3055" w:rsidRDefault="00635654" w:rsidP="00635654">
            <w:pPr>
              <w:rPr>
                <w:rFonts w:cs="Times New Roman"/>
                <w:b/>
                <w:bCs/>
                <w:sz w:val="20"/>
                <w:szCs w:val="20"/>
              </w:rPr>
            </w:pPr>
            <w:r w:rsidRPr="00BD3055">
              <w:rPr>
                <w:rFonts w:cs="Times New Roman"/>
                <w:b/>
                <w:bCs/>
                <w:sz w:val="20"/>
                <w:szCs w:val="20"/>
                <w:rPrChange w:id="3770" w:author="Camilo Andrés Díaz Gómez" w:date="2023-03-14T19:47:00Z">
                  <w:rPr>
                    <w:rFonts w:ascii="Calibri" w:hAnsi="Calibri" w:cs="Calibri"/>
                    <w:b/>
                    <w:bCs/>
                    <w:sz w:val="20"/>
                    <w:szCs w:val="20"/>
                  </w:rPr>
                </w:rPrChange>
              </w:rPr>
              <w:t>Regresión</w:t>
            </w:r>
          </w:p>
        </w:tc>
        <w:tc>
          <w:tcPr>
            <w:tcW w:w="1945" w:type="dxa"/>
            <w:vAlign w:val="center"/>
          </w:tcPr>
          <w:p w14:paraId="01B756EA" w14:textId="1DCA1BB4" w:rsidR="00635654" w:rsidRPr="00BD3055" w:rsidRDefault="00635654" w:rsidP="00635654">
            <w:pPr>
              <w:rPr>
                <w:rFonts w:cs="Times New Roman"/>
                <w:b/>
                <w:bCs/>
                <w:sz w:val="20"/>
                <w:szCs w:val="20"/>
              </w:rPr>
            </w:pPr>
            <w:r w:rsidRPr="00BD3055">
              <w:rPr>
                <w:rFonts w:cs="Times New Roman"/>
                <w:b/>
                <w:bCs/>
                <w:sz w:val="20"/>
                <w:szCs w:val="20"/>
                <w:rPrChange w:id="3771" w:author="Camilo Andrés Díaz Gómez" w:date="2023-03-14T19:47:00Z">
                  <w:rPr>
                    <w:rFonts w:ascii="Calibri" w:hAnsi="Calibri" w:cs="Calibri"/>
                    <w:b/>
                    <w:bCs/>
                    <w:sz w:val="20"/>
                    <w:szCs w:val="20"/>
                  </w:rPr>
                </w:rPrChange>
              </w:rPr>
              <w:t>KNN</w:t>
            </w:r>
          </w:p>
        </w:tc>
        <w:tc>
          <w:tcPr>
            <w:tcW w:w="2530" w:type="dxa"/>
            <w:vAlign w:val="center"/>
          </w:tcPr>
          <w:p w14:paraId="718DF452" w14:textId="7BFCF36D" w:rsidR="00635654" w:rsidRPr="00BD3055" w:rsidRDefault="00635654" w:rsidP="00635654">
            <w:pPr>
              <w:rPr>
                <w:rFonts w:cs="Times New Roman"/>
                <w:b/>
                <w:bCs/>
                <w:sz w:val="20"/>
                <w:szCs w:val="20"/>
              </w:rPr>
            </w:pPr>
            <w:r w:rsidRPr="00BD3055">
              <w:rPr>
                <w:rFonts w:cs="Times New Roman"/>
                <w:b/>
                <w:bCs/>
                <w:sz w:val="20"/>
                <w:szCs w:val="20"/>
                <w:rPrChange w:id="3772" w:author="Camilo Andrés Díaz Gómez" w:date="2023-03-14T19:47:00Z">
                  <w:rPr>
                    <w:rFonts w:ascii="Calibri" w:hAnsi="Calibri" w:cs="Calibri"/>
                    <w:b/>
                    <w:bCs/>
                    <w:sz w:val="20"/>
                    <w:szCs w:val="20"/>
                  </w:rPr>
                </w:rPrChange>
              </w:rPr>
              <w:t>Red Neuronal</w:t>
            </w:r>
          </w:p>
        </w:tc>
        <w:tc>
          <w:tcPr>
            <w:tcW w:w="1619" w:type="dxa"/>
            <w:vAlign w:val="center"/>
          </w:tcPr>
          <w:p w14:paraId="6DE2D929" w14:textId="6372E0E4" w:rsidR="00635654" w:rsidRPr="00BD3055" w:rsidRDefault="00635654" w:rsidP="00635654">
            <w:pPr>
              <w:rPr>
                <w:rFonts w:cs="Times New Roman"/>
                <w:b/>
                <w:bCs/>
                <w:sz w:val="20"/>
                <w:szCs w:val="20"/>
              </w:rPr>
            </w:pPr>
            <w:r w:rsidRPr="00BD3055">
              <w:rPr>
                <w:rFonts w:cs="Times New Roman"/>
                <w:b/>
                <w:bCs/>
                <w:sz w:val="20"/>
                <w:szCs w:val="20"/>
                <w:rPrChange w:id="3773" w:author="Camilo Andrés Díaz Gómez" w:date="2023-03-14T19:47:00Z">
                  <w:rPr>
                    <w:rFonts w:ascii="Calibri" w:hAnsi="Calibri" w:cs="Calibri"/>
                    <w:b/>
                    <w:bCs/>
                    <w:sz w:val="20"/>
                    <w:szCs w:val="20"/>
                  </w:rPr>
                </w:rPrChange>
              </w:rPr>
              <w:t>Temperatura Real</w:t>
            </w:r>
          </w:p>
        </w:tc>
      </w:tr>
      <w:tr w:rsidR="00635654" w:rsidRPr="00BD3055" w14:paraId="170962BA" w14:textId="77777777" w:rsidTr="00635654">
        <w:tc>
          <w:tcPr>
            <w:tcW w:w="704" w:type="dxa"/>
            <w:vAlign w:val="bottom"/>
          </w:tcPr>
          <w:p w14:paraId="6621093D" w14:textId="674056AE" w:rsidR="00635654" w:rsidRPr="00BD3055" w:rsidRDefault="00635654" w:rsidP="00635654">
            <w:pPr>
              <w:rPr>
                <w:rFonts w:cs="Times New Roman"/>
                <w:sz w:val="20"/>
                <w:szCs w:val="20"/>
              </w:rPr>
            </w:pPr>
            <w:r w:rsidRPr="00BD3055">
              <w:rPr>
                <w:rFonts w:cs="Times New Roman"/>
                <w:color w:val="000000"/>
                <w:sz w:val="22"/>
                <w:rPrChange w:id="3774" w:author="Camilo Andrés Díaz Gómez" w:date="2023-03-14T19:47:00Z">
                  <w:rPr>
                    <w:rFonts w:ascii="Calibri" w:hAnsi="Calibri" w:cs="Calibri"/>
                    <w:color w:val="000000"/>
                    <w:sz w:val="22"/>
                  </w:rPr>
                </w:rPrChange>
              </w:rPr>
              <w:t>1</w:t>
            </w:r>
          </w:p>
        </w:tc>
        <w:tc>
          <w:tcPr>
            <w:tcW w:w="2030" w:type="dxa"/>
            <w:vAlign w:val="bottom"/>
          </w:tcPr>
          <w:p w14:paraId="1C6C53DC" w14:textId="7991D8E0" w:rsidR="00635654" w:rsidRPr="00BD3055" w:rsidRDefault="00635654" w:rsidP="00635654">
            <w:pPr>
              <w:rPr>
                <w:rFonts w:cs="Times New Roman"/>
                <w:sz w:val="20"/>
                <w:szCs w:val="20"/>
              </w:rPr>
            </w:pPr>
            <w:r w:rsidRPr="00BD3055">
              <w:rPr>
                <w:rFonts w:cs="Times New Roman"/>
                <w:color w:val="000000"/>
                <w:sz w:val="20"/>
                <w:szCs w:val="20"/>
                <w:rPrChange w:id="3775" w:author="Camilo Andrés Díaz Gómez" w:date="2023-03-14T19:47:00Z">
                  <w:rPr>
                    <w:rFonts w:ascii="Calibri" w:hAnsi="Calibri" w:cs="Calibri"/>
                    <w:color w:val="000000"/>
                    <w:sz w:val="20"/>
                    <w:szCs w:val="20"/>
                  </w:rPr>
                </w:rPrChange>
              </w:rPr>
              <w:t>11,58500565</w:t>
            </w:r>
          </w:p>
        </w:tc>
        <w:tc>
          <w:tcPr>
            <w:tcW w:w="1945" w:type="dxa"/>
            <w:vAlign w:val="bottom"/>
          </w:tcPr>
          <w:p w14:paraId="02D9EB94" w14:textId="2CF5BFDC" w:rsidR="00635654" w:rsidRPr="00BD3055" w:rsidRDefault="00635654" w:rsidP="00635654">
            <w:pPr>
              <w:rPr>
                <w:rFonts w:cs="Times New Roman"/>
                <w:sz w:val="20"/>
                <w:szCs w:val="20"/>
              </w:rPr>
            </w:pPr>
            <w:r w:rsidRPr="00BD3055">
              <w:rPr>
                <w:rFonts w:cs="Times New Roman"/>
                <w:color w:val="000000"/>
                <w:sz w:val="20"/>
                <w:szCs w:val="20"/>
                <w:rPrChange w:id="3776" w:author="Camilo Andrés Díaz Gómez" w:date="2023-03-14T19:47:00Z">
                  <w:rPr>
                    <w:rFonts w:ascii="Calibri" w:hAnsi="Calibri" w:cs="Calibri"/>
                    <w:color w:val="000000"/>
                    <w:sz w:val="20"/>
                    <w:szCs w:val="20"/>
                  </w:rPr>
                </w:rPrChange>
              </w:rPr>
              <w:t>14,8468652</w:t>
            </w:r>
          </w:p>
        </w:tc>
        <w:tc>
          <w:tcPr>
            <w:tcW w:w="2530" w:type="dxa"/>
            <w:vAlign w:val="bottom"/>
          </w:tcPr>
          <w:p w14:paraId="7D2F3945" w14:textId="7FCB9C8C" w:rsidR="00635654" w:rsidRPr="00BD3055" w:rsidRDefault="00635654" w:rsidP="00635654">
            <w:pPr>
              <w:rPr>
                <w:rFonts w:cs="Times New Roman"/>
                <w:sz w:val="20"/>
                <w:szCs w:val="20"/>
              </w:rPr>
            </w:pPr>
            <w:r w:rsidRPr="00BD3055">
              <w:rPr>
                <w:rFonts w:cs="Times New Roman"/>
                <w:color w:val="000000"/>
                <w:sz w:val="20"/>
                <w:szCs w:val="20"/>
                <w:rPrChange w:id="3777" w:author="Camilo Andrés Díaz Gómez" w:date="2023-03-14T19:47:00Z">
                  <w:rPr>
                    <w:rFonts w:ascii="Calibri" w:hAnsi="Calibri" w:cs="Calibri"/>
                    <w:color w:val="000000"/>
                    <w:sz w:val="20"/>
                    <w:szCs w:val="20"/>
                  </w:rPr>
                </w:rPrChange>
              </w:rPr>
              <w:t>11,93305542</w:t>
            </w:r>
          </w:p>
        </w:tc>
        <w:tc>
          <w:tcPr>
            <w:tcW w:w="1619" w:type="dxa"/>
            <w:vAlign w:val="bottom"/>
          </w:tcPr>
          <w:p w14:paraId="17B5083A" w14:textId="100BD30B" w:rsidR="00635654" w:rsidRPr="00BD3055" w:rsidRDefault="00635654" w:rsidP="00635654">
            <w:pPr>
              <w:rPr>
                <w:rFonts w:cs="Times New Roman"/>
                <w:sz w:val="20"/>
                <w:szCs w:val="20"/>
              </w:rPr>
            </w:pPr>
            <w:r w:rsidRPr="00BD3055">
              <w:rPr>
                <w:rFonts w:cs="Times New Roman"/>
                <w:color w:val="000000"/>
                <w:sz w:val="20"/>
                <w:szCs w:val="20"/>
                <w:rPrChange w:id="3778" w:author="Camilo Andrés Díaz Gómez" w:date="2023-03-14T19:47:00Z">
                  <w:rPr>
                    <w:rFonts w:ascii="Calibri" w:hAnsi="Calibri" w:cs="Calibri"/>
                    <w:color w:val="000000"/>
                    <w:sz w:val="20"/>
                    <w:szCs w:val="20"/>
                  </w:rPr>
                </w:rPrChange>
              </w:rPr>
              <w:t>12,44827586</w:t>
            </w:r>
          </w:p>
        </w:tc>
      </w:tr>
      <w:tr w:rsidR="00635654" w:rsidRPr="00BD3055" w14:paraId="51464D3D" w14:textId="77777777" w:rsidTr="00635654">
        <w:tc>
          <w:tcPr>
            <w:tcW w:w="704" w:type="dxa"/>
            <w:vAlign w:val="bottom"/>
          </w:tcPr>
          <w:p w14:paraId="1EA76FA4" w14:textId="00392026" w:rsidR="00635654" w:rsidRPr="00BD3055" w:rsidRDefault="00635654" w:rsidP="00635654">
            <w:pPr>
              <w:rPr>
                <w:rFonts w:cs="Times New Roman"/>
                <w:sz w:val="20"/>
                <w:szCs w:val="20"/>
              </w:rPr>
            </w:pPr>
            <w:r w:rsidRPr="00BD3055">
              <w:rPr>
                <w:rFonts w:cs="Times New Roman"/>
                <w:color w:val="000000"/>
                <w:sz w:val="22"/>
                <w:rPrChange w:id="3779" w:author="Camilo Andrés Díaz Gómez" w:date="2023-03-14T19:47:00Z">
                  <w:rPr>
                    <w:rFonts w:ascii="Calibri" w:hAnsi="Calibri" w:cs="Calibri"/>
                    <w:color w:val="000000"/>
                    <w:sz w:val="22"/>
                  </w:rPr>
                </w:rPrChange>
              </w:rPr>
              <w:t>2</w:t>
            </w:r>
          </w:p>
        </w:tc>
        <w:tc>
          <w:tcPr>
            <w:tcW w:w="2030" w:type="dxa"/>
            <w:vAlign w:val="bottom"/>
          </w:tcPr>
          <w:p w14:paraId="18729A22" w14:textId="114392F6" w:rsidR="00635654" w:rsidRPr="00BD3055" w:rsidRDefault="00635654" w:rsidP="00635654">
            <w:pPr>
              <w:rPr>
                <w:rFonts w:cs="Times New Roman"/>
                <w:sz w:val="20"/>
                <w:szCs w:val="20"/>
              </w:rPr>
            </w:pPr>
            <w:r w:rsidRPr="00BD3055">
              <w:rPr>
                <w:rFonts w:cs="Times New Roman"/>
                <w:color w:val="000000"/>
                <w:sz w:val="20"/>
                <w:szCs w:val="20"/>
                <w:rPrChange w:id="3780" w:author="Camilo Andrés Díaz Gómez" w:date="2023-03-14T19:47:00Z">
                  <w:rPr>
                    <w:rFonts w:ascii="Calibri" w:hAnsi="Calibri" w:cs="Calibri"/>
                    <w:color w:val="000000"/>
                    <w:sz w:val="20"/>
                    <w:szCs w:val="20"/>
                  </w:rPr>
                </w:rPrChange>
              </w:rPr>
              <w:t>13,10572763</w:t>
            </w:r>
          </w:p>
        </w:tc>
        <w:tc>
          <w:tcPr>
            <w:tcW w:w="1945" w:type="dxa"/>
            <w:vAlign w:val="bottom"/>
          </w:tcPr>
          <w:p w14:paraId="7F8FBCA0" w14:textId="394EA0A5" w:rsidR="00635654" w:rsidRPr="00BD3055" w:rsidRDefault="00635654" w:rsidP="00635654">
            <w:pPr>
              <w:rPr>
                <w:rFonts w:cs="Times New Roman"/>
                <w:sz w:val="20"/>
                <w:szCs w:val="20"/>
              </w:rPr>
            </w:pPr>
            <w:r w:rsidRPr="00BD3055">
              <w:rPr>
                <w:rFonts w:cs="Times New Roman"/>
                <w:color w:val="000000"/>
                <w:sz w:val="20"/>
                <w:szCs w:val="20"/>
                <w:rPrChange w:id="3781" w:author="Camilo Andrés Díaz Gómez" w:date="2023-03-14T19:47:00Z">
                  <w:rPr>
                    <w:rFonts w:ascii="Calibri" w:hAnsi="Calibri" w:cs="Calibri"/>
                    <w:color w:val="000000"/>
                    <w:sz w:val="20"/>
                    <w:szCs w:val="20"/>
                  </w:rPr>
                </w:rPrChange>
              </w:rPr>
              <w:t>15,66800964</w:t>
            </w:r>
          </w:p>
        </w:tc>
        <w:tc>
          <w:tcPr>
            <w:tcW w:w="2530" w:type="dxa"/>
            <w:vAlign w:val="bottom"/>
          </w:tcPr>
          <w:p w14:paraId="484441C2" w14:textId="77732655" w:rsidR="00635654" w:rsidRPr="00BD3055" w:rsidRDefault="00635654" w:rsidP="00635654">
            <w:pPr>
              <w:rPr>
                <w:rFonts w:cs="Times New Roman"/>
                <w:sz w:val="20"/>
                <w:szCs w:val="20"/>
              </w:rPr>
            </w:pPr>
            <w:r w:rsidRPr="00BD3055">
              <w:rPr>
                <w:rFonts w:cs="Times New Roman"/>
                <w:color w:val="000000"/>
                <w:sz w:val="20"/>
                <w:szCs w:val="20"/>
                <w:rPrChange w:id="3782" w:author="Camilo Andrés Díaz Gómez" w:date="2023-03-14T19:47:00Z">
                  <w:rPr>
                    <w:rFonts w:ascii="Calibri" w:hAnsi="Calibri" w:cs="Calibri"/>
                    <w:color w:val="000000"/>
                    <w:sz w:val="20"/>
                    <w:szCs w:val="20"/>
                  </w:rPr>
                </w:rPrChange>
              </w:rPr>
              <w:t>12,97155187</w:t>
            </w:r>
          </w:p>
        </w:tc>
        <w:tc>
          <w:tcPr>
            <w:tcW w:w="1619" w:type="dxa"/>
            <w:vAlign w:val="bottom"/>
          </w:tcPr>
          <w:p w14:paraId="7D9B7E39" w14:textId="6B1C9FE4" w:rsidR="00635654" w:rsidRPr="00BD3055" w:rsidRDefault="00635654" w:rsidP="00635654">
            <w:pPr>
              <w:rPr>
                <w:rFonts w:cs="Times New Roman"/>
                <w:sz w:val="20"/>
                <w:szCs w:val="20"/>
              </w:rPr>
            </w:pPr>
            <w:r w:rsidRPr="00BD3055">
              <w:rPr>
                <w:rFonts w:cs="Times New Roman"/>
                <w:color w:val="000000"/>
                <w:sz w:val="20"/>
                <w:szCs w:val="20"/>
                <w:rPrChange w:id="3783" w:author="Camilo Andrés Díaz Gómez" w:date="2023-03-14T19:47:00Z">
                  <w:rPr>
                    <w:rFonts w:ascii="Calibri" w:hAnsi="Calibri" w:cs="Calibri"/>
                    <w:color w:val="000000"/>
                    <w:sz w:val="20"/>
                    <w:szCs w:val="20"/>
                  </w:rPr>
                </w:rPrChange>
              </w:rPr>
              <w:t>14,40606061</w:t>
            </w:r>
          </w:p>
        </w:tc>
      </w:tr>
      <w:tr w:rsidR="00635654" w:rsidRPr="00BD3055" w14:paraId="79FDD1AF" w14:textId="77777777" w:rsidTr="00635654">
        <w:tc>
          <w:tcPr>
            <w:tcW w:w="704" w:type="dxa"/>
            <w:vAlign w:val="bottom"/>
          </w:tcPr>
          <w:p w14:paraId="192BA9DA" w14:textId="65FC244B" w:rsidR="00635654" w:rsidRPr="00BD3055" w:rsidRDefault="00635654" w:rsidP="00635654">
            <w:pPr>
              <w:rPr>
                <w:rFonts w:cs="Times New Roman"/>
                <w:sz w:val="20"/>
                <w:szCs w:val="20"/>
              </w:rPr>
            </w:pPr>
            <w:r w:rsidRPr="00BD3055">
              <w:rPr>
                <w:rFonts w:cs="Times New Roman"/>
                <w:color w:val="000000"/>
                <w:sz w:val="22"/>
                <w:rPrChange w:id="3784" w:author="Camilo Andrés Díaz Gómez" w:date="2023-03-14T19:47:00Z">
                  <w:rPr>
                    <w:rFonts w:ascii="Calibri" w:hAnsi="Calibri" w:cs="Calibri"/>
                    <w:color w:val="000000"/>
                    <w:sz w:val="22"/>
                  </w:rPr>
                </w:rPrChange>
              </w:rPr>
              <w:t>3</w:t>
            </w:r>
          </w:p>
        </w:tc>
        <w:tc>
          <w:tcPr>
            <w:tcW w:w="2030" w:type="dxa"/>
            <w:vAlign w:val="bottom"/>
          </w:tcPr>
          <w:p w14:paraId="3B1FDD5F" w14:textId="701591CB" w:rsidR="00635654" w:rsidRPr="00BD3055" w:rsidRDefault="00635654" w:rsidP="00635654">
            <w:pPr>
              <w:rPr>
                <w:rFonts w:cs="Times New Roman"/>
                <w:sz w:val="20"/>
                <w:szCs w:val="20"/>
              </w:rPr>
            </w:pPr>
            <w:r w:rsidRPr="00BD3055">
              <w:rPr>
                <w:rFonts w:cs="Times New Roman"/>
                <w:color w:val="000000"/>
                <w:sz w:val="20"/>
                <w:szCs w:val="20"/>
                <w:rPrChange w:id="3785" w:author="Camilo Andrés Díaz Gómez" w:date="2023-03-14T19:47:00Z">
                  <w:rPr>
                    <w:rFonts w:ascii="Calibri" w:hAnsi="Calibri" w:cs="Calibri"/>
                    <w:color w:val="000000"/>
                    <w:sz w:val="20"/>
                    <w:szCs w:val="20"/>
                  </w:rPr>
                </w:rPrChange>
              </w:rPr>
              <w:t>14,00038708</w:t>
            </w:r>
          </w:p>
        </w:tc>
        <w:tc>
          <w:tcPr>
            <w:tcW w:w="1945" w:type="dxa"/>
            <w:vAlign w:val="bottom"/>
          </w:tcPr>
          <w:p w14:paraId="507C62CC" w14:textId="0553F0CB" w:rsidR="00635654" w:rsidRPr="00BD3055" w:rsidRDefault="00635654" w:rsidP="00635654">
            <w:pPr>
              <w:rPr>
                <w:rFonts w:cs="Times New Roman"/>
                <w:sz w:val="20"/>
                <w:szCs w:val="20"/>
              </w:rPr>
            </w:pPr>
            <w:r w:rsidRPr="00BD3055">
              <w:rPr>
                <w:rFonts w:cs="Times New Roman"/>
                <w:color w:val="000000"/>
                <w:sz w:val="20"/>
                <w:szCs w:val="20"/>
                <w:rPrChange w:id="3786" w:author="Camilo Andrés Díaz Gómez" w:date="2023-03-14T19:47:00Z">
                  <w:rPr>
                    <w:rFonts w:ascii="Calibri" w:hAnsi="Calibri" w:cs="Calibri"/>
                    <w:color w:val="000000"/>
                    <w:sz w:val="20"/>
                    <w:szCs w:val="20"/>
                  </w:rPr>
                </w:rPrChange>
              </w:rPr>
              <w:t>14,5059219</w:t>
            </w:r>
          </w:p>
        </w:tc>
        <w:tc>
          <w:tcPr>
            <w:tcW w:w="2530" w:type="dxa"/>
            <w:vAlign w:val="bottom"/>
          </w:tcPr>
          <w:p w14:paraId="4EE70B6B" w14:textId="171DB322" w:rsidR="00635654" w:rsidRPr="00BD3055" w:rsidRDefault="00635654" w:rsidP="00635654">
            <w:pPr>
              <w:rPr>
                <w:rFonts w:cs="Times New Roman"/>
                <w:sz w:val="20"/>
                <w:szCs w:val="20"/>
              </w:rPr>
            </w:pPr>
            <w:r w:rsidRPr="00BD3055">
              <w:rPr>
                <w:rFonts w:cs="Times New Roman"/>
                <w:color w:val="000000"/>
                <w:sz w:val="20"/>
                <w:szCs w:val="20"/>
                <w:rPrChange w:id="3787" w:author="Camilo Andrés Díaz Gómez" w:date="2023-03-14T19:47:00Z">
                  <w:rPr>
                    <w:rFonts w:ascii="Calibri" w:hAnsi="Calibri" w:cs="Calibri"/>
                    <w:color w:val="000000"/>
                    <w:sz w:val="20"/>
                    <w:szCs w:val="20"/>
                  </w:rPr>
                </w:rPrChange>
              </w:rPr>
              <w:t>13,94292552</w:t>
            </w:r>
          </w:p>
        </w:tc>
        <w:tc>
          <w:tcPr>
            <w:tcW w:w="1619" w:type="dxa"/>
            <w:vAlign w:val="bottom"/>
          </w:tcPr>
          <w:p w14:paraId="10ADE383" w14:textId="35D64834" w:rsidR="00635654" w:rsidRPr="00BD3055" w:rsidRDefault="00635654" w:rsidP="00635654">
            <w:pPr>
              <w:rPr>
                <w:rFonts w:cs="Times New Roman"/>
                <w:sz w:val="20"/>
                <w:szCs w:val="20"/>
              </w:rPr>
            </w:pPr>
            <w:r w:rsidRPr="00BD3055">
              <w:rPr>
                <w:rFonts w:cs="Times New Roman"/>
                <w:color w:val="000000"/>
                <w:sz w:val="20"/>
                <w:szCs w:val="20"/>
                <w:rPrChange w:id="3788" w:author="Camilo Andrés Díaz Gómez" w:date="2023-03-14T19:47:00Z">
                  <w:rPr>
                    <w:rFonts w:ascii="Calibri" w:hAnsi="Calibri" w:cs="Calibri"/>
                    <w:color w:val="000000"/>
                    <w:sz w:val="20"/>
                    <w:szCs w:val="20"/>
                  </w:rPr>
                </w:rPrChange>
              </w:rPr>
              <w:t>13,72535211</w:t>
            </w:r>
          </w:p>
        </w:tc>
      </w:tr>
      <w:tr w:rsidR="00635654" w:rsidRPr="00BD3055" w14:paraId="2AD23C7F" w14:textId="77777777" w:rsidTr="00635654">
        <w:tc>
          <w:tcPr>
            <w:tcW w:w="704" w:type="dxa"/>
            <w:vAlign w:val="bottom"/>
          </w:tcPr>
          <w:p w14:paraId="65F4F7B0" w14:textId="1D592A90" w:rsidR="00635654" w:rsidRPr="00BD3055" w:rsidRDefault="00635654" w:rsidP="00635654">
            <w:pPr>
              <w:rPr>
                <w:rFonts w:cs="Times New Roman"/>
                <w:sz w:val="20"/>
                <w:szCs w:val="20"/>
              </w:rPr>
            </w:pPr>
            <w:r w:rsidRPr="00BD3055">
              <w:rPr>
                <w:rFonts w:cs="Times New Roman"/>
                <w:color w:val="000000"/>
                <w:sz w:val="22"/>
                <w:rPrChange w:id="3789" w:author="Camilo Andrés Díaz Gómez" w:date="2023-03-14T19:47:00Z">
                  <w:rPr>
                    <w:rFonts w:ascii="Calibri" w:hAnsi="Calibri" w:cs="Calibri"/>
                    <w:color w:val="000000"/>
                    <w:sz w:val="22"/>
                  </w:rPr>
                </w:rPrChange>
              </w:rPr>
              <w:t>4</w:t>
            </w:r>
          </w:p>
        </w:tc>
        <w:tc>
          <w:tcPr>
            <w:tcW w:w="2030" w:type="dxa"/>
            <w:vAlign w:val="bottom"/>
          </w:tcPr>
          <w:p w14:paraId="01CF1393" w14:textId="13F1D21D" w:rsidR="00635654" w:rsidRPr="00BD3055" w:rsidRDefault="00635654" w:rsidP="00635654">
            <w:pPr>
              <w:rPr>
                <w:rFonts w:cs="Times New Roman"/>
                <w:sz w:val="20"/>
                <w:szCs w:val="20"/>
              </w:rPr>
            </w:pPr>
            <w:r w:rsidRPr="00BD3055">
              <w:rPr>
                <w:rFonts w:cs="Times New Roman"/>
                <w:color w:val="000000"/>
                <w:sz w:val="20"/>
                <w:szCs w:val="20"/>
                <w:rPrChange w:id="3790" w:author="Camilo Andrés Díaz Gómez" w:date="2023-03-14T19:47:00Z">
                  <w:rPr>
                    <w:rFonts w:ascii="Calibri" w:hAnsi="Calibri" w:cs="Calibri"/>
                    <w:color w:val="000000"/>
                    <w:sz w:val="20"/>
                    <w:szCs w:val="20"/>
                  </w:rPr>
                </w:rPrChange>
              </w:rPr>
              <w:t>13,8839865</w:t>
            </w:r>
          </w:p>
        </w:tc>
        <w:tc>
          <w:tcPr>
            <w:tcW w:w="1945" w:type="dxa"/>
            <w:vAlign w:val="bottom"/>
          </w:tcPr>
          <w:p w14:paraId="002EB2D1" w14:textId="55BDD078" w:rsidR="00635654" w:rsidRPr="00BD3055" w:rsidRDefault="00635654" w:rsidP="00635654">
            <w:pPr>
              <w:rPr>
                <w:rFonts w:cs="Times New Roman"/>
                <w:sz w:val="20"/>
                <w:szCs w:val="20"/>
              </w:rPr>
            </w:pPr>
            <w:r w:rsidRPr="00BD3055">
              <w:rPr>
                <w:rFonts w:cs="Times New Roman"/>
                <w:color w:val="000000"/>
                <w:sz w:val="20"/>
                <w:szCs w:val="20"/>
                <w:rPrChange w:id="3791" w:author="Camilo Andrés Díaz Gómez" w:date="2023-03-14T19:47:00Z">
                  <w:rPr>
                    <w:rFonts w:ascii="Calibri" w:hAnsi="Calibri" w:cs="Calibri"/>
                    <w:color w:val="000000"/>
                    <w:sz w:val="20"/>
                    <w:szCs w:val="20"/>
                  </w:rPr>
                </w:rPrChange>
              </w:rPr>
              <w:t>15,30038412</w:t>
            </w:r>
          </w:p>
        </w:tc>
        <w:tc>
          <w:tcPr>
            <w:tcW w:w="2530" w:type="dxa"/>
            <w:vAlign w:val="bottom"/>
          </w:tcPr>
          <w:p w14:paraId="1A8EA930" w14:textId="2FAF0C2B" w:rsidR="00635654" w:rsidRPr="00BD3055" w:rsidRDefault="00635654" w:rsidP="00635654">
            <w:pPr>
              <w:rPr>
                <w:rFonts w:cs="Times New Roman"/>
                <w:sz w:val="20"/>
                <w:szCs w:val="20"/>
              </w:rPr>
            </w:pPr>
            <w:r w:rsidRPr="00BD3055">
              <w:rPr>
                <w:rFonts w:cs="Times New Roman"/>
                <w:color w:val="000000"/>
                <w:sz w:val="20"/>
                <w:szCs w:val="20"/>
                <w:rPrChange w:id="3792" w:author="Camilo Andrés Díaz Gómez" w:date="2023-03-14T19:47:00Z">
                  <w:rPr>
                    <w:rFonts w:ascii="Calibri" w:hAnsi="Calibri" w:cs="Calibri"/>
                    <w:color w:val="000000"/>
                    <w:sz w:val="20"/>
                    <w:szCs w:val="20"/>
                  </w:rPr>
                </w:rPrChange>
              </w:rPr>
              <w:t>13,83148508</w:t>
            </w:r>
          </w:p>
        </w:tc>
        <w:tc>
          <w:tcPr>
            <w:tcW w:w="1619" w:type="dxa"/>
            <w:vAlign w:val="bottom"/>
          </w:tcPr>
          <w:p w14:paraId="6DFD55D2" w14:textId="6AEBD570" w:rsidR="00635654" w:rsidRPr="00BD3055" w:rsidRDefault="00635654" w:rsidP="00635654">
            <w:pPr>
              <w:rPr>
                <w:rFonts w:cs="Times New Roman"/>
                <w:sz w:val="20"/>
                <w:szCs w:val="20"/>
              </w:rPr>
            </w:pPr>
            <w:r w:rsidRPr="00BD3055">
              <w:rPr>
                <w:rFonts w:cs="Times New Roman"/>
                <w:color w:val="000000"/>
                <w:sz w:val="20"/>
                <w:szCs w:val="20"/>
                <w:rPrChange w:id="3793" w:author="Camilo Andrés Díaz Gómez" w:date="2023-03-14T19:47:00Z">
                  <w:rPr>
                    <w:rFonts w:ascii="Calibri" w:hAnsi="Calibri" w:cs="Calibri"/>
                    <w:color w:val="000000"/>
                    <w:sz w:val="20"/>
                    <w:szCs w:val="20"/>
                  </w:rPr>
                </w:rPrChange>
              </w:rPr>
              <w:t>12,65352113</w:t>
            </w:r>
          </w:p>
        </w:tc>
      </w:tr>
      <w:tr w:rsidR="00635654" w:rsidRPr="00BD3055" w14:paraId="77A8DC1C" w14:textId="77777777" w:rsidTr="00635654">
        <w:tc>
          <w:tcPr>
            <w:tcW w:w="704" w:type="dxa"/>
            <w:vAlign w:val="bottom"/>
          </w:tcPr>
          <w:p w14:paraId="1B34535A" w14:textId="41E21F6B" w:rsidR="00635654" w:rsidRPr="00BD3055" w:rsidRDefault="00635654" w:rsidP="00635654">
            <w:pPr>
              <w:rPr>
                <w:rFonts w:cs="Times New Roman"/>
                <w:sz w:val="20"/>
                <w:szCs w:val="20"/>
              </w:rPr>
            </w:pPr>
            <w:r w:rsidRPr="00BD3055">
              <w:rPr>
                <w:rFonts w:cs="Times New Roman"/>
                <w:color w:val="000000"/>
                <w:sz w:val="22"/>
                <w:rPrChange w:id="3794" w:author="Camilo Andrés Díaz Gómez" w:date="2023-03-14T19:47:00Z">
                  <w:rPr>
                    <w:rFonts w:ascii="Calibri" w:hAnsi="Calibri" w:cs="Calibri"/>
                    <w:color w:val="000000"/>
                    <w:sz w:val="22"/>
                  </w:rPr>
                </w:rPrChange>
              </w:rPr>
              <w:t>5</w:t>
            </w:r>
          </w:p>
        </w:tc>
        <w:tc>
          <w:tcPr>
            <w:tcW w:w="2030" w:type="dxa"/>
            <w:vAlign w:val="bottom"/>
          </w:tcPr>
          <w:p w14:paraId="416E529A" w14:textId="448C4152" w:rsidR="00635654" w:rsidRPr="00BD3055" w:rsidRDefault="00635654" w:rsidP="00635654">
            <w:pPr>
              <w:rPr>
                <w:rFonts w:cs="Times New Roman"/>
                <w:sz w:val="20"/>
                <w:szCs w:val="20"/>
              </w:rPr>
            </w:pPr>
            <w:r w:rsidRPr="00BD3055">
              <w:rPr>
                <w:rFonts w:cs="Times New Roman"/>
                <w:color w:val="000000"/>
                <w:sz w:val="20"/>
                <w:szCs w:val="20"/>
                <w:rPrChange w:id="3795" w:author="Camilo Andrés Díaz Gómez" w:date="2023-03-14T19:47:00Z">
                  <w:rPr>
                    <w:rFonts w:ascii="Calibri" w:hAnsi="Calibri" w:cs="Calibri"/>
                    <w:color w:val="000000"/>
                    <w:sz w:val="20"/>
                    <w:szCs w:val="20"/>
                  </w:rPr>
                </w:rPrChange>
              </w:rPr>
              <w:t>14,45140117</w:t>
            </w:r>
          </w:p>
        </w:tc>
        <w:tc>
          <w:tcPr>
            <w:tcW w:w="1945" w:type="dxa"/>
            <w:vAlign w:val="bottom"/>
          </w:tcPr>
          <w:p w14:paraId="4063AC8C" w14:textId="0D1BA093" w:rsidR="00635654" w:rsidRPr="00BD3055" w:rsidRDefault="00635654" w:rsidP="00635654">
            <w:pPr>
              <w:rPr>
                <w:rFonts w:cs="Times New Roman"/>
                <w:sz w:val="20"/>
                <w:szCs w:val="20"/>
              </w:rPr>
            </w:pPr>
            <w:r w:rsidRPr="00BD3055">
              <w:rPr>
                <w:rFonts w:cs="Times New Roman"/>
                <w:color w:val="000000"/>
                <w:sz w:val="20"/>
                <w:szCs w:val="20"/>
                <w:rPrChange w:id="3796" w:author="Camilo Andrés Díaz Gómez" w:date="2023-03-14T19:47:00Z">
                  <w:rPr>
                    <w:rFonts w:ascii="Calibri" w:hAnsi="Calibri" w:cs="Calibri"/>
                    <w:color w:val="000000"/>
                    <w:sz w:val="20"/>
                    <w:szCs w:val="20"/>
                  </w:rPr>
                </w:rPrChange>
              </w:rPr>
              <w:t>14,75294494</w:t>
            </w:r>
          </w:p>
        </w:tc>
        <w:tc>
          <w:tcPr>
            <w:tcW w:w="2530" w:type="dxa"/>
            <w:vAlign w:val="bottom"/>
          </w:tcPr>
          <w:p w14:paraId="4ADF3F17" w14:textId="30666252" w:rsidR="00635654" w:rsidRPr="00BD3055" w:rsidRDefault="00635654" w:rsidP="00635654">
            <w:pPr>
              <w:rPr>
                <w:rFonts w:cs="Times New Roman"/>
                <w:sz w:val="20"/>
                <w:szCs w:val="20"/>
              </w:rPr>
            </w:pPr>
            <w:r w:rsidRPr="00BD3055">
              <w:rPr>
                <w:rFonts w:cs="Times New Roman"/>
                <w:color w:val="000000"/>
                <w:sz w:val="20"/>
                <w:szCs w:val="20"/>
                <w:rPrChange w:id="3797" w:author="Camilo Andrés Díaz Gómez" w:date="2023-03-14T19:47:00Z">
                  <w:rPr>
                    <w:rFonts w:ascii="Calibri" w:hAnsi="Calibri" w:cs="Calibri"/>
                    <w:color w:val="000000"/>
                    <w:sz w:val="20"/>
                    <w:szCs w:val="20"/>
                  </w:rPr>
                </w:rPrChange>
              </w:rPr>
              <w:t>14,41887829</w:t>
            </w:r>
          </w:p>
        </w:tc>
        <w:tc>
          <w:tcPr>
            <w:tcW w:w="1619" w:type="dxa"/>
            <w:vAlign w:val="bottom"/>
          </w:tcPr>
          <w:p w14:paraId="71843317" w14:textId="64101154" w:rsidR="00635654" w:rsidRPr="00BD3055" w:rsidRDefault="00635654" w:rsidP="00635654">
            <w:pPr>
              <w:rPr>
                <w:rFonts w:cs="Times New Roman"/>
                <w:sz w:val="20"/>
                <w:szCs w:val="20"/>
              </w:rPr>
            </w:pPr>
            <w:r w:rsidRPr="00BD3055">
              <w:rPr>
                <w:rFonts w:cs="Times New Roman"/>
                <w:color w:val="000000"/>
                <w:sz w:val="20"/>
                <w:szCs w:val="20"/>
                <w:rPrChange w:id="3798" w:author="Camilo Andrés Díaz Gómez" w:date="2023-03-14T19:47:00Z">
                  <w:rPr>
                    <w:rFonts w:ascii="Calibri" w:hAnsi="Calibri" w:cs="Calibri"/>
                    <w:color w:val="000000"/>
                    <w:sz w:val="20"/>
                    <w:szCs w:val="20"/>
                  </w:rPr>
                </w:rPrChange>
              </w:rPr>
              <w:t>13,44084507</w:t>
            </w:r>
          </w:p>
        </w:tc>
      </w:tr>
      <w:tr w:rsidR="00635654" w:rsidRPr="00BD3055" w14:paraId="0A17E0E7" w14:textId="77777777" w:rsidTr="00635654">
        <w:tc>
          <w:tcPr>
            <w:tcW w:w="704" w:type="dxa"/>
            <w:vAlign w:val="bottom"/>
          </w:tcPr>
          <w:p w14:paraId="2BAB57E9" w14:textId="095DA2BE" w:rsidR="00635654" w:rsidRPr="00BD3055" w:rsidRDefault="00635654" w:rsidP="00635654">
            <w:pPr>
              <w:rPr>
                <w:rFonts w:cs="Times New Roman"/>
                <w:sz w:val="20"/>
                <w:szCs w:val="20"/>
              </w:rPr>
            </w:pPr>
            <w:r w:rsidRPr="00BD3055">
              <w:rPr>
                <w:rFonts w:cs="Times New Roman"/>
                <w:color w:val="000000"/>
                <w:sz w:val="22"/>
                <w:rPrChange w:id="3799" w:author="Camilo Andrés Díaz Gómez" w:date="2023-03-14T19:47:00Z">
                  <w:rPr>
                    <w:rFonts w:ascii="Calibri" w:hAnsi="Calibri" w:cs="Calibri"/>
                    <w:color w:val="000000"/>
                    <w:sz w:val="22"/>
                  </w:rPr>
                </w:rPrChange>
              </w:rPr>
              <w:t>6</w:t>
            </w:r>
          </w:p>
        </w:tc>
        <w:tc>
          <w:tcPr>
            <w:tcW w:w="2030" w:type="dxa"/>
            <w:vAlign w:val="bottom"/>
          </w:tcPr>
          <w:p w14:paraId="67584D33" w14:textId="54359BF2" w:rsidR="00635654" w:rsidRPr="00BD3055" w:rsidRDefault="00635654" w:rsidP="00635654">
            <w:pPr>
              <w:rPr>
                <w:rFonts w:cs="Times New Roman"/>
                <w:sz w:val="20"/>
                <w:szCs w:val="20"/>
              </w:rPr>
            </w:pPr>
            <w:r w:rsidRPr="00BD3055">
              <w:rPr>
                <w:rFonts w:cs="Times New Roman"/>
                <w:color w:val="000000"/>
                <w:sz w:val="20"/>
                <w:szCs w:val="20"/>
                <w:rPrChange w:id="3800" w:author="Camilo Andrés Díaz Gómez" w:date="2023-03-14T19:47:00Z">
                  <w:rPr>
                    <w:rFonts w:ascii="Calibri" w:hAnsi="Calibri" w:cs="Calibri"/>
                    <w:color w:val="000000"/>
                    <w:sz w:val="20"/>
                    <w:szCs w:val="20"/>
                  </w:rPr>
                </w:rPrChange>
              </w:rPr>
              <w:t>14,94901863</w:t>
            </w:r>
          </w:p>
        </w:tc>
        <w:tc>
          <w:tcPr>
            <w:tcW w:w="1945" w:type="dxa"/>
            <w:vAlign w:val="bottom"/>
          </w:tcPr>
          <w:p w14:paraId="41968946" w14:textId="1C39C0C5" w:rsidR="00635654" w:rsidRPr="00BD3055" w:rsidRDefault="00635654" w:rsidP="00635654">
            <w:pPr>
              <w:rPr>
                <w:rFonts w:cs="Times New Roman"/>
                <w:sz w:val="20"/>
                <w:szCs w:val="20"/>
              </w:rPr>
            </w:pPr>
            <w:r w:rsidRPr="00BD3055">
              <w:rPr>
                <w:rFonts w:cs="Times New Roman"/>
                <w:color w:val="000000"/>
                <w:sz w:val="20"/>
                <w:szCs w:val="20"/>
                <w:rPrChange w:id="3801" w:author="Camilo Andrés Díaz Gómez" w:date="2023-03-14T19:47:00Z">
                  <w:rPr>
                    <w:rFonts w:ascii="Calibri" w:hAnsi="Calibri" w:cs="Calibri"/>
                    <w:color w:val="000000"/>
                    <w:sz w:val="20"/>
                    <w:szCs w:val="20"/>
                  </w:rPr>
                </w:rPrChange>
              </w:rPr>
              <w:t>14,57443182</w:t>
            </w:r>
          </w:p>
        </w:tc>
        <w:tc>
          <w:tcPr>
            <w:tcW w:w="2530" w:type="dxa"/>
            <w:vAlign w:val="bottom"/>
          </w:tcPr>
          <w:p w14:paraId="471D23E9" w14:textId="4E7C386B" w:rsidR="00635654" w:rsidRPr="00BD3055" w:rsidRDefault="00635654" w:rsidP="00635654">
            <w:pPr>
              <w:rPr>
                <w:rFonts w:cs="Times New Roman"/>
                <w:sz w:val="20"/>
                <w:szCs w:val="20"/>
              </w:rPr>
            </w:pPr>
            <w:r w:rsidRPr="00BD3055">
              <w:rPr>
                <w:rFonts w:cs="Times New Roman"/>
                <w:color w:val="000000"/>
                <w:sz w:val="20"/>
                <w:szCs w:val="20"/>
                <w:rPrChange w:id="3802" w:author="Camilo Andrés Díaz Gómez" w:date="2023-03-14T19:47:00Z">
                  <w:rPr>
                    <w:rFonts w:ascii="Calibri" w:hAnsi="Calibri" w:cs="Calibri"/>
                    <w:color w:val="000000"/>
                    <w:sz w:val="20"/>
                    <w:szCs w:val="20"/>
                  </w:rPr>
                </w:rPrChange>
              </w:rPr>
              <w:t>15,0269089</w:t>
            </w:r>
          </w:p>
        </w:tc>
        <w:tc>
          <w:tcPr>
            <w:tcW w:w="1619" w:type="dxa"/>
            <w:vAlign w:val="bottom"/>
          </w:tcPr>
          <w:p w14:paraId="43F7878C" w14:textId="5E7C0279" w:rsidR="00635654" w:rsidRPr="00BD3055" w:rsidRDefault="00635654" w:rsidP="00635654">
            <w:pPr>
              <w:rPr>
                <w:rFonts w:cs="Times New Roman"/>
                <w:sz w:val="20"/>
                <w:szCs w:val="20"/>
              </w:rPr>
            </w:pPr>
            <w:r w:rsidRPr="00BD3055">
              <w:rPr>
                <w:rFonts w:cs="Times New Roman"/>
                <w:color w:val="000000"/>
                <w:sz w:val="20"/>
                <w:szCs w:val="20"/>
                <w:rPrChange w:id="3803" w:author="Camilo Andrés Díaz Gómez" w:date="2023-03-14T19:47:00Z">
                  <w:rPr>
                    <w:rFonts w:ascii="Calibri" w:hAnsi="Calibri" w:cs="Calibri"/>
                    <w:color w:val="000000"/>
                    <w:sz w:val="20"/>
                    <w:szCs w:val="20"/>
                  </w:rPr>
                </w:rPrChange>
              </w:rPr>
              <w:t>14,22142857</w:t>
            </w:r>
          </w:p>
        </w:tc>
      </w:tr>
      <w:tr w:rsidR="00635654" w:rsidRPr="00BD3055" w14:paraId="7BEAD189" w14:textId="77777777" w:rsidTr="00635654">
        <w:tc>
          <w:tcPr>
            <w:tcW w:w="704" w:type="dxa"/>
            <w:vAlign w:val="bottom"/>
          </w:tcPr>
          <w:p w14:paraId="0F6005E1" w14:textId="6DA45AB7" w:rsidR="00635654" w:rsidRPr="00BD3055" w:rsidRDefault="00635654" w:rsidP="00635654">
            <w:pPr>
              <w:rPr>
                <w:rFonts w:cs="Times New Roman"/>
                <w:sz w:val="20"/>
                <w:szCs w:val="20"/>
              </w:rPr>
            </w:pPr>
            <w:r w:rsidRPr="00BD3055">
              <w:rPr>
                <w:rFonts w:cs="Times New Roman"/>
                <w:color w:val="000000"/>
                <w:sz w:val="22"/>
                <w:rPrChange w:id="3804" w:author="Camilo Andrés Díaz Gómez" w:date="2023-03-14T19:47:00Z">
                  <w:rPr>
                    <w:rFonts w:ascii="Calibri" w:hAnsi="Calibri" w:cs="Calibri"/>
                    <w:color w:val="000000"/>
                    <w:sz w:val="22"/>
                  </w:rPr>
                </w:rPrChange>
              </w:rPr>
              <w:t>7</w:t>
            </w:r>
          </w:p>
        </w:tc>
        <w:tc>
          <w:tcPr>
            <w:tcW w:w="2030" w:type="dxa"/>
            <w:vAlign w:val="bottom"/>
          </w:tcPr>
          <w:p w14:paraId="71CE35B1" w14:textId="245C6B0F" w:rsidR="00635654" w:rsidRPr="00BD3055" w:rsidRDefault="00635654" w:rsidP="00635654">
            <w:pPr>
              <w:rPr>
                <w:rFonts w:cs="Times New Roman"/>
                <w:sz w:val="20"/>
                <w:szCs w:val="20"/>
              </w:rPr>
            </w:pPr>
            <w:r w:rsidRPr="00BD3055">
              <w:rPr>
                <w:rFonts w:cs="Times New Roman"/>
                <w:color w:val="000000"/>
                <w:sz w:val="20"/>
                <w:szCs w:val="20"/>
                <w:rPrChange w:id="3805" w:author="Camilo Andrés Díaz Gómez" w:date="2023-03-14T19:47:00Z">
                  <w:rPr>
                    <w:rFonts w:ascii="Calibri" w:hAnsi="Calibri" w:cs="Calibri"/>
                    <w:color w:val="000000"/>
                    <w:sz w:val="20"/>
                    <w:szCs w:val="20"/>
                  </w:rPr>
                </w:rPrChange>
              </w:rPr>
              <w:t>15,44891863</w:t>
            </w:r>
          </w:p>
        </w:tc>
        <w:tc>
          <w:tcPr>
            <w:tcW w:w="1945" w:type="dxa"/>
            <w:vAlign w:val="bottom"/>
          </w:tcPr>
          <w:p w14:paraId="0EEEC6E8" w14:textId="444740B3" w:rsidR="00635654" w:rsidRPr="00BD3055" w:rsidRDefault="00635654" w:rsidP="00635654">
            <w:pPr>
              <w:rPr>
                <w:rFonts w:cs="Times New Roman"/>
                <w:sz w:val="20"/>
                <w:szCs w:val="20"/>
              </w:rPr>
            </w:pPr>
            <w:r w:rsidRPr="00BD3055">
              <w:rPr>
                <w:rFonts w:cs="Times New Roman"/>
                <w:color w:val="000000"/>
                <w:sz w:val="20"/>
                <w:szCs w:val="20"/>
                <w:rPrChange w:id="3806" w:author="Camilo Andrés Díaz Gómez" w:date="2023-03-14T19:47:00Z">
                  <w:rPr>
                    <w:rFonts w:ascii="Calibri" w:hAnsi="Calibri" w:cs="Calibri"/>
                    <w:color w:val="000000"/>
                    <w:sz w:val="20"/>
                    <w:szCs w:val="20"/>
                  </w:rPr>
                </w:rPrChange>
              </w:rPr>
              <w:t>14,76535354</w:t>
            </w:r>
          </w:p>
        </w:tc>
        <w:tc>
          <w:tcPr>
            <w:tcW w:w="2530" w:type="dxa"/>
            <w:vAlign w:val="bottom"/>
          </w:tcPr>
          <w:p w14:paraId="795172A4" w14:textId="53DD8079" w:rsidR="00635654" w:rsidRPr="00BD3055" w:rsidRDefault="00635654" w:rsidP="00635654">
            <w:pPr>
              <w:rPr>
                <w:rFonts w:cs="Times New Roman"/>
                <w:sz w:val="20"/>
                <w:szCs w:val="20"/>
              </w:rPr>
            </w:pPr>
            <w:r w:rsidRPr="00BD3055">
              <w:rPr>
                <w:rFonts w:cs="Times New Roman"/>
                <w:color w:val="000000"/>
                <w:sz w:val="20"/>
                <w:szCs w:val="20"/>
                <w:rPrChange w:id="3807" w:author="Camilo Andrés Díaz Gómez" w:date="2023-03-14T19:47:00Z">
                  <w:rPr>
                    <w:rFonts w:ascii="Calibri" w:hAnsi="Calibri" w:cs="Calibri"/>
                    <w:color w:val="000000"/>
                    <w:sz w:val="20"/>
                    <w:szCs w:val="20"/>
                  </w:rPr>
                </w:rPrChange>
              </w:rPr>
              <w:t>15,78945256</w:t>
            </w:r>
          </w:p>
        </w:tc>
        <w:tc>
          <w:tcPr>
            <w:tcW w:w="1619" w:type="dxa"/>
            <w:vAlign w:val="bottom"/>
          </w:tcPr>
          <w:p w14:paraId="44A7FEE8" w14:textId="700987EA" w:rsidR="00635654" w:rsidRPr="00BD3055" w:rsidRDefault="00635654" w:rsidP="00635654">
            <w:pPr>
              <w:rPr>
                <w:rFonts w:cs="Times New Roman"/>
                <w:sz w:val="20"/>
                <w:szCs w:val="20"/>
              </w:rPr>
            </w:pPr>
            <w:r w:rsidRPr="00BD3055">
              <w:rPr>
                <w:rFonts w:cs="Times New Roman"/>
                <w:color w:val="000000"/>
                <w:sz w:val="20"/>
                <w:szCs w:val="20"/>
                <w:rPrChange w:id="3808" w:author="Camilo Andrés Díaz Gómez" w:date="2023-03-14T19:47:00Z">
                  <w:rPr>
                    <w:rFonts w:ascii="Calibri" w:hAnsi="Calibri" w:cs="Calibri"/>
                    <w:color w:val="000000"/>
                    <w:sz w:val="20"/>
                    <w:szCs w:val="20"/>
                  </w:rPr>
                </w:rPrChange>
              </w:rPr>
              <w:t>14,90444444</w:t>
            </w:r>
          </w:p>
        </w:tc>
      </w:tr>
      <w:tr w:rsidR="00635654" w:rsidRPr="00BD3055" w14:paraId="3F318668" w14:textId="77777777" w:rsidTr="00635654">
        <w:tc>
          <w:tcPr>
            <w:tcW w:w="704" w:type="dxa"/>
            <w:vAlign w:val="bottom"/>
          </w:tcPr>
          <w:p w14:paraId="3AF571B7" w14:textId="07F3F86F" w:rsidR="00635654" w:rsidRPr="00BD3055" w:rsidRDefault="00635654" w:rsidP="00635654">
            <w:pPr>
              <w:rPr>
                <w:rFonts w:cs="Times New Roman"/>
                <w:sz w:val="20"/>
                <w:szCs w:val="20"/>
              </w:rPr>
            </w:pPr>
            <w:r w:rsidRPr="00BD3055">
              <w:rPr>
                <w:rFonts w:cs="Times New Roman"/>
                <w:color w:val="000000"/>
                <w:sz w:val="22"/>
                <w:rPrChange w:id="3809" w:author="Camilo Andrés Díaz Gómez" w:date="2023-03-14T19:47:00Z">
                  <w:rPr>
                    <w:rFonts w:ascii="Calibri" w:hAnsi="Calibri" w:cs="Calibri"/>
                    <w:color w:val="000000"/>
                    <w:sz w:val="22"/>
                  </w:rPr>
                </w:rPrChange>
              </w:rPr>
              <w:t>8</w:t>
            </w:r>
          </w:p>
        </w:tc>
        <w:tc>
          <w:tcPr>
            <w:tcW w:w="2030" w:type="dxa"/>
            <w:vAlign w:val="bottom"/>
          </w:tcPr>
          <w:p w14:paraId="75183C17" w14:textId="09AB5F4E" w:rsidR="00635654" w:rsidRPr="00BD3055" w:rsidRDefault="00635654" w:rsidP="00635654">
            <w:pPr>
              <w:rPr>
                <w:rFonts w:cs="Times New Roman"/>
                <w:sz w:val="20"/>
                <w:szCs w:val="20"/>
              </w:rPr>
            </w:pPr>
            <w:r w:rsidRPr="00BD3055">
              <w:rPr>
                <w:rFonts w:cs="Times New Roman"/>
                <w:color w:val="000000"/>
                <w:sz w:val="20"/>
                <w:szCs w:val="20"/>
                <w:rPrChange w:id="3810" w:author="Camilo Andrés Díaz Gómez" w:date="2023-03-14T19:47:00Z">
                  <w:rPr>
                    <w:rFonts w:ascii="Calibri" w:hAnsi="Calibri" w:cs="Calibri"/>
                    <w:color w:val="000000"/>
                    <w:sz w:val="20"/>
                    <w:szCs w:val="20"/>
                  </w:rPr>
                </w:rPrChange>
              </w:rPr>
              <w:t>16,22580546</w:t>
            </w:r>
          </w:p>
        </w:tc>
        <w:tc>
          <w:tcPr>
            <w:tcW w:w="1945" w:type="dxa"/>
            <w:vAlign w:val="bottom"/>
          </w:tcPr>
          <w:p w14:paraId="3DC62A8D" w14:textId="100E63DE" w:rsidR="00635654" w:rsidRPr="00BD3055" w:rsidRDefault="00635654" w:rsidP="00635654">
            <w:pPr>
              <w:rPr>
                <w:rFonts w:cs="Times New Roman"/>
                <w:sz w:val="20"/>
                <w:szCs w:val="20"/>
              </w:rPr>
            </w:pPr>
            <w:r w:rsidRPr="00BD3055">
              <w:rPr>
                <w:rFonts w:cs="Times New Roman"/>
                <w:color w:val="000000"/>
                <w:sz w:val="20"/>
                <w:szCs w:val="20"/>
                <w:rPrChange w:id="3811" w:author="Camilo Andrés Díaz Gómez" w:date="2023-03-14T19:47:00Z">
                  <w:rPr>
                    <w:rFonts w:ascii="Calibri" w:hAnsi="Calibri" w:cs="Calibri"/>
                    <w:color w:val="000000"/>
                    <w:sz w:val="20"/>
                    <w:szCs w:val="20"/>
                  </w:rPr>
                </w:rPrChange>
              </w:rPr>
              <w:t>14,75277778</w:t>
            </w:r>
          </w:p>
        </w:tc>
        <w:tc>
          <w:tcPr>
            <w:tcW w:w="2530" w:type="dxa"/>
            <w:vAlign w:val="bottom"/>
          </w:tcPr>
          <w:p w14:paraId="765B4826" w14:textId="64311938" w:rsidR="00635654" w:rsidRPr="00BD3055" w:rsidRDefault="00635654" w:rsidP="00635654">
            <w:pPr>
              <w:rPr>
                <w:rFonts w:cs="Times New Roman"/>
                <w:sz w:val="20"/>
                <w:szCs w:val="20"/>
              </w:rPr>
            </w:pPr>
            <w:r w:rsidRPr="00BD3055">
              <w:rPr>
                <w:rFonts w:cs="Times New Roman"/>
                <w:color w:val="000000"/>
                <w:sz w:val="20"/>
                <w:szCs w:val="20"/>
                <w:rPrChange w:id="3812" w:author="Camilo Andrés Díaz Gómez" w:date="2023-03-14T19:47:00Z">
                  <w:rPr>
                    <w:rFonts w:ascii="Calibri" w:hAnsi="Calibri" w:cs="Calibri"/>
                    <w:color w:val="000000"/>
                    <w:sz w:val="20"/>
                    <w:szCs w:val="20"/>
                  </w:rPr>
                </w:rPrChange>
              </w:rPr>
              <w:t>16,27810271</w:t>
            </w:r>
          </w:p>
        </w:tc>
        <w:tc>
          <w:tcPr>
            <w:tcW w:w="1619" w:type="dxa"/>
            <w:vAlign w:val="bottom"/>
          </w:tcPr>
          <w:p w14:paraId="26EBCD59" w14:textId="2C4E493C" w:rsidR="00635654" w:rsidRPr="00BD3055" w:rsidRDefault="00635654" w:rsidP="00635654">
            <w:pPr>
              <w:rPr>
                <w:rFonts w:cs="Times New Roman"/>
                <w:sz w:val="20"/>
                <w:szCs w:val="20"/>
              </w:rPr>
            </w:pPr>
            <w:r w:rsidRPr="00BD3055">
              <w:rPr>
                <w:rFonts w:cs="Times New Roman"/>
                <w:color w:val="000000"/>
                <w:sz w:val="20"/>
                <w:szCs w:val="20"/>
                <w:rPrChange w:id="3813" w:author="Camilo Andrés Díaz Gómez" w:date="2023-03-14T19:47:00Z">
                  <w:rPr>
                    <w:rFonts w:ascii="Calibri" w:hAnsi="Calibri" w:cs="Calibri"/>
                    <w:color w:val="000000"/>
                    <w:sz w:val="20"/>
                    <w:szCs w:val="20"/>
                  </w:rPr>
                </w:rPrChange>
              </w:rPr>
              <w:t>14,77222222</w:t>
            </w:r>
          </w:p>
        </w:tc>
      </w:tr>
      <w:tr w:rsidR="00635654" w:rsidRPr="00BD3055" w14:paraId="21E58755" w14:textId="77777777" w:rsidTr="00635654">
        <w:tc>
          <w:tcPr>
            <w:tcW w:w="704" w:type="dxa"/>
            <w:vAlign w:val="bottom"/>
          </w:tcPr>
          <w:p w14:paraId="3ABD049B" w14:textId="372D9F95" w:rsidR="00635654" w:rsidRPr="00BD3055" w:rsidRDefault="00635654" w:rsidP="00635654">
            <w:pPr>
              <w:rPr>
                <w:rFonts w:cs="Times New Roman"/>
                <w:sz w:val="20"/>
                <w:szCs w:val="20"/>
              </w:rPr>
            </w:pPr>
            <w:r w:rsidRPr="00BD3055">
              <w:rPr>
                <w:rFonts w:cs="Times New Roman"/>
                <w:color w:val="000000"/>
                <w:sz w:val="22"/>
                <w:rPrChange w:id="3814" w:author="Camilo Andrés Díaz Gómez" w:date="2023-03-14T19:47:00Z">
                  <w:rPr>
                    <w:rFonts w:ascii="Calibri" w:hAnsi="Calibri" w:cs="Calibri"/>
                    <w:color w:val="000000"/>
                    <w:sz w:val="22"/>
                  </w:rPr>
                </w:rPrChange>
              </w:rPr>
              <w:t>9</w:t>
            </w:r>
          </w:p>
        </w:tc>
        <w:tc>
          <w:tcPr>
            <w:tcW w:w="2030" w:type="dxa"/>
            <w:vAlign w:val="bottom"/>
          </w:tcPr>
          <w:p w14:paraId="00669198" w14:textId="60A20F56" w:rsidR="00635654" w:rsidRPr="00BD3055" w:rsidRDefault="00635654" w:rsidP="00635654">
            <w:pPr>
              <w:rPr>
                <w:rFonts w:cs="Times New Roman"/>
                <w:sz w:val="20"/>
                <w:szCs w:val="20"/>
              </w:rPr>
            </w:pPr>
            <w:r w:rsidRPr="00BD3055">
              <w:rPr>
                <w:rFonts w:cs="Times New Roman"/>
                <w:color w:val="000000"/>
                <w:sz w:val="20"/>
                <w:szCs w:val="20"/>
                <w:rPrChange w:id="3815" w:author="Camilo Andrés Díaz Gómez" w:date="2023-03-14T19:47:00Z">
                  <w:rPr>
                    <w:rFonts w:ascii="Calibri" w:hAnsi="Calibri" w:cs="Calibri"/>
                    <w:color w:val="000000"/>
                    <w:sz w:val="20"/>
                    <w:szCs w:val="20"/>
                  </w:rPr>
                </w:rPrChange>
              </w:rPr>
              <w:t>15,09425634</w:t>
            </w:r>
          </w:p>
        </w:tc>
        <w:tc>
          <w:tcPr>
            <w:tcW w:w="1945" w:type="dxa"/>
            <w:vAlign w:val="bottom"/>
          </w:tcPr>
          <w:p w14:paraId="79EC1B2E" w14:textId="7BE4FA7F" w:rsidR="00635654" w:rsidRPr="00BD3055" w:rsidRDefault="00635654" w:rsidP="00635654">
            <w:pPr>
              <w:rPr>
                <w:rFonts w:cs="Times New Roman"/>
                <w:sz w:val="20"/>
                <w:szCs w:val="20"/>
              </w:rPr>
            </w:pPr>
            <w:r w:rsidRPr="00BD3055">
              <w:rPr>
                <w:rFonts w:cs="Times New Roman"/>
                <w:color w:val="000000"/>
                <w:sz w:val="20"/>
                <w:szCs w:val="20"/>
                <w:rPrChange w:id="3816" w:author="Camilo Andrés Díaz Gómez" w:date="2023-03-14T19:47:00Z">
                  <w:rPr>
                    <w:rFonts w:ascii="Calibri" w:hAnsi="Calibri" w:cs="Calibri"/>
                    <w:color w:val="000000"/>
                    <w:sz w:val="20"/>
                    <w:szCs w:val="20"/>
                  </w:rPr>
                </w:rPrChange>
              </w:rPr>
              <w:t>14,76265783</w:t>
            </w:r>
          </w:p>
        </w:tc>
        <w:tc>
          <w:tcPr>
            <w:tcW w:w="2530" w:type="dxa"/>
            <w:vAlign w:val="bottom"/>
          </w:tcPr>
          <w:p w14:paraId="71DB9EEF" w14:textId="0C8F9816" w:rsidR="00635654" w:rsidRPr="00BD3055" w:rsidRDefault="00635654" w:rsidP="00635654">
            <w:pPr>
              <w:rPr>
                <w:rFonts w:cs="Times New Roman"/>
                <w:sz w:val="20"/>
                <w:szCs w:val="20"/>
              </w:rPr>
            </w:pPr>
            <w:r w:rsidRPr="00BD3055">
              <w:rPr>
                <w:rFonts w:cs="Times New Roman"/>
                <w:color w:val="000000"/>
                <w:sz w:val="20"/>
                <w:szCs w:val="20"/>
                <w:rPrChange w:id="3817" w:author="Camilo Andrés Díaz Gómez" w:date="2023-03-14T19:47:00Z">
                  <w:rPr>
                    <w:rFonts w:ascii="Calibri" w:hAnsi="Calibri" w:cs="Calibri"/>
                    <w:color w:val="000000"/>
                    <w:sz w:val="20"/>
                    <w:szCs w:val="20"/>
                  </w:rPr>
                </w:rPrChange>
              </w:rPr>
              <w:t>15,09664726</w:t>
            </w:r>
          </w:p>
        </w:tc>
        <w:tc>
          <w:tcPr>
            <w:tcW w:w="1619" w:type="dxa"/>
            <w:vAlign w:val="bottom"/>
          </w:tcPr>
          <w:p w14:paraId="116D1C5B" w14:textId="1AE0C430" w:rsidR="00635654" w:rsidRPr="00BD3055" w:rsidRDefault="00635654" w:rsidP="00635654">
            <w:pPr>
              <w:rPr>
                <w:rFonts w:cs="Times New Roman"/>
                <w:sz w:val="20"/>
                <w:szCs w:val="20"/>
              </w:rPr>
            </w:pPr>
            <w:r w:rsidRPr="00BD3055">
              <w:rPr>
                <w:rFonts w:cs="Times New Roman"/>
                <w:color w:val="000000"/>
                <w:sz w:val="20"/>
                <w:szCs w:val="20"/>
                <w:rPrChange w:id="3818" w:author="Camilo Andrés Díaz Gómez" w:date="2023-03-14T19:47:00Z">
                  <w:rPr>
                    <w:rFonts w:ascii="Calibri" w:hAnsi="Calibri" w:cs="Calibri"/>
                    <w:color w:val="000000"/>
                    <w:sz w:val="20"/>
                    <w:szCs w:val="20"/>
                  </w:rPr>
                </w:rPrChange>
              </w:rPr>
              <w:t>13,27083333</w:t>
            </w:r>
          </w:p>
        </w:tc>
      </w:tr>
      <w:tr w:rsidR="00635654" w:rsidRPr="00BD3055" w14:paraId="5EDFEAA9" w14:textId="77777777" w:rsidTr="00635654">
        <w:tc>
          <w:tcPr>
            <w:tcW w:w="704" w:type="dxa"/>
            <w:vAlign w:val="bottom"/>
          </w:tcPr>
          <w:p w14:paraId="2486F49F" w14:textId="4EAEB05D" w:rsidR="00635654" w:rsidRPr="00BD3055" w:rsidRDefault="00635654" w:rsidP="00635654">
            <w:pPr>
              <w:rPr>
                <w:rFonts w:cs="Times New Roman"/>
                <w:sz w:val="20"/>
                <w:szCs w:val="20"/>
              </w:rPr>
            </w:pPr>
            <w:r w:rsidRPr="00BD3055">
              <w:rPr>
                <w:rFonts w:cs="Times New Roman"/>
                <w:color w:val="000000"/>
                <w:sz w:val="22"/>
                <w:rPrChange w:id="3819" w:author="Camilo Andrés Díaz Gómez" w:date="2023-03-14T19:47:00Z">
                  <w:rPr>
                    <w:rFonts w:ascii="Calibri" w:hAnsi="Calibri" w:cs="Calibri"/>
                    <w:color w:val="000000"/>
                    <w:sz w:val="22"/>
                  </w:rPr>
                </w:rPrChange>
              </w:rPr>
              <w:t>10</w:t>
            </w:r>
          </w:p>
        </w:tc>
        <w:tc>
          <w:tcPr>
            <w:tcW w:w="2030" w:type="dxa"/>
            <w:vAlign w:val="bottom"/>
          </w:tcPr>
          <w:p w14:paraId="68634097" w14:textId="0E9CAA34" w:rsidR="00635654" w:rsidRPr="00BD3055" w:rsidRDefault="00635654" w:rsidP="00635654">
            <w:pPr>
              <w:rPr>
                <w:rFonts w:cs="Times New Roman"/>
                <w:sz w:val="20"/>
                <w:szCs w:val="20"/>
              </w:rPr>
            </w:pPr>
            <w:r w:rsidRPr="00BD3055">
              <w:rPr>
                <w:rFonts w:cs="Times New Roman"/>
                <w:color w:val="000000"/>
                <w:sz w:val="20"/>
                <w:szCs w:val="20"/>
                <w:rPrChange w:id="3820" w:author="Camilo Andrés Díaz Gómez" w:date="2023-03-14T19:47:00Z">
                  <w:rPr>
                    <w:rFonts w:ascii="Calibri" w:hAnsi="Calibri" w:cs="Calibri"/>
                    <w:color w:val="000000"/>
                    <w:sz w:val="20"/>
                    <w:szCs w:val="20"/>
                  </w:rPr>
                </w:rPrChange>
              </w:rPr>
              <w:t>13,16260775</w:t>
            </w:r>
          </w:p>
        </w:tc>
        <w:tc>
          <w:tcPr>
            <w:tcW w:w="1945" w:type="dxa"/>
            <w:vAlign w:val="bottom"/>
          </w:tcPr>
          <w:p w14:paraId="42B1CFF9" w14:textId="73207AB3" w:rsidR="00635654" w:rsidRPr="00BD3055" w:rsidRDefault="00635654" w:rsidP="00635654">
            <w:pPr>
              <w:rPr>
                <w:rFonts w:cs="Times New Roman"/>
                <w:sz w:val="20"/>
                <w:szCs w:val="20"/>
              </w:rPr>
            </w:pPr>
            <w:r w:rsidRPr="00BD3055">
              <w:rPr>
                <w:rFonts w:cs="Times New Roman"/>
                <w:color w:val="000000"/>
                <w:sz w:val="20"/>
                <w:szCs w:val="20"/>
                <w:rPrChange w:id="3821" w:author="Camilo Andrés Díaz Gómez" w:date="2023-03-14T19:47:00Z">
                  <w:rPr>
                    <w:rFonts w:ascii="Calibri" w:hAnsi="Calibri" w:cs="Calibri"/>
                    <w:color w:val="000000"/>
                    <w:sz w:val="20"/>
                    <w:szCs w:val="20"/>
                  </w:rPr>
                </w:rPrChange>
              </w:rPr>
              <w:t>17,46681818</w:t>
            </w:r>
          </w:p>
        </w:tc>
        <w:tc>
          <w:tcPr>
            <w:tcW w:w="2530" w:type="dxa"/>
            <w:vAlign w:val="bottom"/>
          </w:tcPr>
          <w:p w14:paraId="3A846B9C" w14:textId="448E2FE8" w:rsidR="00635654" w:rsidRPr="00BD3055" w:rsidRDefault="00635654" w:rsidP="00635654">
            <w:pPr>
              <w:rPr>
                <w:rFonts w:cs="Times New Roman"/>
                <w:sz w:val="20"/>
                <w:szCs w:val="20"/>
              </w:rPr>
            </w:pPr>
            <w:r w:rsidRPr="00BD3055">
              <w:rPr>
                <w:rFonts w:cs="Times New Roman"/>
                <w:color w:val="000000"/>
                <w:sz w:val="20"/>
                <w:szCs w:val="20"/>
                <w:rPrChange w:id="3822" w:author="Camilo Andrés Díaz Gómez" w:date="2023-03-14T19:47:00Z">
                  <w:rPr>
                    <w:rFonts w:ascii="Calibri" w:hAnsi="Calibri" w:cs="Calibri"/>
                    <w:color w:val="000000"/>
                    <w:sz w:val="20"/>
                    <w:szCs w:val="20"/>
                  </w:rPr>
                </w:rPrChange>
              </w:rPr>
              <w:t>13,87530648</w:t>
            </w:r>
          </w:p>
        </w:tc>
        <w:tc>
          <w:tcPr>
            <w:tcW w:w="1619" w:type="dxa"/>
            <w:vAlign w:val="bottom"/>
          </w:tcPr>
          <w:p w14:paraId="05210595" w14:textId="6B66D593" w:rsidR="00635654" w:rsidRPr="00BD3055" w:rsidRDefault="00635654" w:rsidP="00635654">
            <w:pPr>
              <w:rPr>
                <w:rFonts w:cs="Times New Roman"/>
                <w:sz w:val="20"/>
                <w:szCs w:val="20"/>
              </w:rPr>
            </w:pPr>
            <w:r w:rsidRPr="00BD3055">
              <w:rPr>
                <w:rFonts w:cs="Times New Roman"/>
                <w:color w:val="000000"/>
                <w:sz w:val="20"/>
                <w:szCs w:val="20"/>
                <w:rPrChange w:id="3823" w:author="Camilo Andrés Díaz Gómez" w:date="2023-03-14T19:47:00Z">
                  <w:rPr>
                    <w:rFonts w:ascii="Calibri" w:hAnsi="Calibri" w:cs="Calibri"/>
                    <w:color w:val="000000"/>
                    <w:sz w:val="20"/>
                    <w:szCs w:val="20"/>
                  </w:rPr>
                </w:rPrChange>
              </w:rPr>
              <w:t>12,06</w:t>
            </w:r>
          </w:p>
        </w:tc>
      </w:tr>
      <w:tr w:rsidR="00635654" w:rsidRPr="00BD3055" w14:paraId="4184B8AB" w14:textId="77777777" w:rsidTr="00635654">
        <w:tc>
          <w:tcPr>
            <w:tcW w:w="704" w:type="dxa"/>
            <w:vAlign w:val="bottom"/>
          </w:tcPr>
          <w:p w14:paraId="4EAC7DAB" w14:textId="7F0CE6EE" w:rsidR="00635654" w:rsidRPr="00BD3055" w:rsidRDefault="00635654" w:rsidP="00635654">
            <w:pPr>
              <w:rPr>
                <w:rFonts w:cs="Times New Roman"/>
                <w:sz w:val="20"/>
                <w:szCs w:val="20"/>
              </w:rPr>
            </w:pPr>
            <w:r w:rsidRPr="00BD3055">
              <w:rPr>
                <w:rFonts w:cs="Times New Roman"/>
                <w:color w:val="000000"/>
                <w:sz w:val="22"/>
                <w:rPrChange w:id="3824" w:author="Camilo Andrés Díaz Gómez" w:date="2023-03-14T19:47:00Z">
                  <w:rPr>
                    <w:rFonts w:ascii="Calibri" w:hAnsi="Calibri" w:cs="Calibri"/>
                    <w:color w:val="000000"/>
                    <w:sz w:val="22"/>
                  </w:rPr>
                </w:rPrChange>
              </w:rPr>
              <w:t>11</w:t>
            </w:r>
          </w:p>
        </w:tc>
        <w:tc>
          <w:tcPr>
            <w:tcW w:w="2030" w:type="dxa"/>
            <w:vAlign w:val="bottom"/>
          </w:tcPr>
          <w:p w14:paraId="4A5DEDC0" w14:textId="600BB551" w:rsidR="00635654" w:rsidRPr="00BD3055" w:rsidRDefault="00635654" w:rsidP="00635654">
            <w:pPr>
              <w:rPr>
                <w:rFonts w:cs="Times New Roman"/>
                <w:sz w:val="20"/>
                <w:szCs w:val="20"/>
              </w:rPr>
            </w:pPr>
            <w:r w:rsidRPr="00BD3055">
              <w:rPr>
                <w:rFonts w:cs="Times New Roman"/>
                <w:color w:val="000000"/>
                <w:sz w:val="20"/>
                <w:szCs w:val="20"/>
                <w:rPrChange w:id="3825" w:author="Camilo Andrés Díaz Gómez" w:date="2023-03-14T19:47:00Z">
                  <w:rPr>
                    <w:rFonts w:ascii="Calibri" w:hAnsi="Calibri" w:cs="Calibri"/>
                    <w:color w:val="000000"/>
                    <w:sz w:val="20"/>
                    <w:szCs w:val="20"/>
                  </w:rPr>
                </w:rPrChange>
              </w:rPr>
              <w:t>16,44574154</w:t>
            </w:r>
          </w:p>
        </w:tc>
        <w:tc>
          <w:tcPr>
            <w:tcW w:w="1945" w:type="dxa"/>
            <w:vAlign w:val="bottom"/>
          </w:tcPr>
          <w:p w14:paraId="1076B66B" w14:textId="4503406A" w:rsidR="00635654" w:rsidRPr="00BD3055" w:rsidRDefault="00635654" w:rsidP="00635654">
            <w:pPr>
              <w:rPr>
                <w:rFonts w:cs="Times New Roman"/>
                <w:sz w:val="20"/>
                <w:szCs w:val="20"/>
              </w:rPr>
            </w:pPr>
            <w:r w:rsidRPr="00BD3055">
              <w:rPr>
                <w:rFonts w:cs="Times New Roman"/>
                <w:color w:val="000000"/>
                <w:sz w:val="20"/>
                <w:szCs w:val="20"/>
                <w:rPrChange w:id="3826" w:author="Camilo Andrés Díaz Gómez" w:date="2023-03-14T19:47:00Z">
                  <w:rPr>
                    <w:rFonts w:ascii="Calibri" w:hAnsi="Calibri" w:cs="Calibri"/>
                    <w:color w:val="000000"/>
                    <w:sz w:val="20"/>
                    <w:szCs w:val="20"/>
                  </w:rPr>
                </w:rPrChange>
              </w:rPr>
              <w:t>15,08876263</w:t>
            </w:r>
          </w:p>
        </w:tc>
        <w:tc>
          <w:tcPr>
            <w:tcW w:w="2530" w:type="dxa"/>
            <w:vAlign w:val="bottom"/>
          </w:tcPr>
          <w:p w14:paraId="3540EE47" w14:textId="0D11E196" w:rsidR="00635654" w:rsidRPr="00BD3055" w:rsidRDefault="00635654" w:rsidP="00635654">
            <w:pPr>
              <w:rPr>
                <w:rFonts w:cs="Times New Roman"/>
                <w:sz w:val="20"/>
                <w:szCs w:val="20"/>
              </w:rPr>
            </w:pPr>
            <w:r w:rsidRPr="00BD3055">
              <w:rPr>
                <w:rFonts w:cs="Times New Roman"/>
                <w:color w:val="000000"/>
                <w:sz w:val="20"/>
                <w:szCs w:val="20"/>
                <w:rPrChange w:id="3827" w:author="Camilo Andrés Díaz Gómez" w:date="2023-03-14T19:47:00Z">
                  <w:rPr>
                    <w:rFonts w:ascii="Calibri" w:hAnsi="Calibri" w:cs="Calibri"/>
                    <w:color w:val="000000"/>
                    <w:sz w:val="20"/>
                    <w:szCs w:val="20"/>
                  </w:rPr>
                </w:rPrChange>
              </w:rPr>
              <w:t>16,50773894</w:t>
            </w:r>
          </w:p>
        </w:tc>
        <w:tc>
          <w:tcPr>
            <w:tcW w:w="1619" w:type="dxa"/>
            <w:vAlign w:val="bottom"/>
          </w:tcPr>
          <w:p w14:paraId="1701F79B" w14:textId="0657CC0D" w:rsidR="00635654" w:rsidRPr="00BD3055" w:rsidRDefault="00635654" w:rsidP="00635654">
            <w:pPr>
              <w:rPr>
                <w:rFonts w:cs="Times New Roman"/>
                <w:sz w:val="20"/>
                <w:szCs w:val="20"/>
              </w:rPr>
            </w:pPr>
            <w:r w:rsidRPr="00BD3055">
              <w:rPr>
                <w:rFonts w:cs="Times New Roman"/>
                <w:color w:val="000000"/>
                <w:sz w:val="20"/>
                <w:szCs w:val="20"/>
                <w:rPrChange w:id="3828" w:author="Camilo Andrés Díaz Gómez" w:date="2023-03-14T19:47:00Z">
                  <w:rPr>
                    <w:rFonts w:ascii="Calibri" w:hAnsi="Calibri" w:cs="Calibri"/>
                    <w:color w:val="000000"/>
                    <w:sz w:val="20"/>
                    <w:szCs w:val="20"/>
                  </w:rPr>
                </w:rPrChange>
              </w:rPr>
              <w:t>14,56666667</w:t>
            </w:r>
          </w:p>
        </w:tc>
      </w:tr>
      <w:tr w:rsidR="00635654" w:rsidRPr="00BD3055" w14:paraId="4746A525" w14:textId="77777777" w:rsidTr="00635654">
        <w:tc>
          <w:tcPr>
            <w:tcW w:w="704" w:type="dxa"/>
            <w:vAlign w:val="bottom"/>
          </w:tcPr>
          <w:p w14:paraId="43AC9630" w14:textId="1324845B" w:rsidR="00635654" w:rsidRPr="00BD3055" w:rsidRDefault="00635654" w:rsidP="00635654">
            <w:pPr>
              <w:rPr>
                <w:rFonts w:cs="Times New Roman"/>
                <w:sz w:val="20"/>
                <w:szCs w:val="20"/>
              </w:rPr>
            </w:pPr>
            <w:r w:rsidRPr="00BD3055">
              <w:rPr>
                <w:rFonts w:cs="Times New Roman"/>
                <w:color w:val="000000"/>
                <w:sz w:val="22"/>
                <w:rPrChange w:id="3829" w:author="Camilo Andrés Díaz Gómez" w:date="2023-03-14T19:47:00Z">
                  <w:rPr>
                    <w:rFonts w:ascii="Calibri" w:hAnsi="Calibri" w:cs="Calibri"/>
                    <w:color w:val="000000"/>
                    <w:sz w:val="22"/>
                  </w:rPr>
                </w:rPrChange>
              </w:rPr>
              <w:t>12</w:t>
            </w:r>
          </w:p>
        </w:tc>
        <w:tc>
          <w:tcPr>
            <w:tcW w:w="2030" w:type="dxa"/>
            <w:vAlign w:val="bottom"/>
          </w:tcPr>
          <w:p w14:paraId="4F0A8348" w14:textId="2B3545C5" w:rsidR="00635654" w:rsidRPr="00BD3055" w:rsidRDefault="00635654" w:rsidP="00635654">
            <w:pPr>
              <w:rPr>
                <w:rFonts w:cs="Times New Roman"/>
                <w:sz w:val="20"/>
                <w:szCs w:val="20"/>
              </w:rPr>
            </w:pPr>
            <w:r w:rsidRPr="00BD3055">
              <w:rPr>
                <w:rFonts w:cs="Times New Roman"/>
                <w:color w:val="000000"/>
                <w:sz w:val="20"/>
                <w:szCs w:val="20"/>
                <w:rPrChange w:id="3830" w:author="Camilo Andrés Díaz Gómez" w:date="2023-03-14T19:47:00Z">
                  <w:rPr>
                    <w:rFonts w:ascii="Calibri" w:hAnsi="Calibri" w:cs="Calibri"/>
                    <w:color w:val="000000"/>
                    <w:sz w:val="20"/>
                    <w:szCs w:val="20"/>
                  </w:rPr>
                </w:rPrChange>
              </w:rPr>
              <w:t>12,59657752</w:t>
            </w:r>
          </w:p>
        </w:tc>
        <w:tc>
          <w:tcPr>
            <w:tcW w:w="1945" w:type="dxa"/>
            <w:vAlign w:val="bottom"/>
          </w:tcPr>
          <w:p w14:paraId="615B44CF" w14:textId="7CE6B3E7" w:rsidR="00635654" w:rsidRPr="00BD3055" w:rsidRDefault="00635654" w:rsidP="00635654">
            <w:pPr>
              <w:rPr>
                <w:rFonts w:cs="Times New Roman"/>
                <w:sz w:val="20"/>
                <w:szCs w:val="20"/>
              </w:rPr>
            </w:pPr>
            <w:r w:rsidRPr="00BD3055">
              <w:rPr>
                <w:rFonts w:cs="Times New Roman"/>
                <w:color w:val="000000"/>
                <w:sz w:val="20"/>
                <w:szCs w:val="20"/>
                <w:rPrChange w:id="3831" w:author="Camilo Andrés Díaz Gómez" w:date="2023-03-14T19:47:00Z">
                  <w:rPr>
                    <w:rFonts w:ascii="Calibri" w:hAnsi="Calibri" w:cs="Calibri"/>
                    <w:color w:val="000000"/>
                    <w:sz w:val="20"/>
                    <w:szCs w:val="20"/>
                  </w:rPr>
                </w:rPrChange>
              </w:rPr>
              <w:t>14,53181818</w:t>
            </w:r>
          </w:p>
        </w:tc>
        <w:tc>
          <w:tcPr>
            <w:tcW w:w="2530" w:type="dxa"/>
            <w:vAlign w:val="bottom"/>
          </w:tcPr>
          <w:p w14:paraId="056BA95F" w14:textId="7AEDC118" w:rsidR="00635654" w:rsidRPr="00BD3055" w:rsidRDefault="00635654" w:rsidP="00635654">
            <w:pPr>
              <w:rPr>
                <w:rFonts w:cs="Times New Roman"/>
                <w:sz w:val="20"/>
                <w:szCs w:val="20"/>
              </w:rPr>
            </w:pPr>
            <w:r w:rsidRPr="00BD3055">
              <w:rPr>
                <w:rFonts w:cs="Times New Roman"/>
                <w:color w:val="000000"/>
                <w:sz w:val="20"/>
                <w:szCs w:val="20"/>
                <w:rPrChange w:id="3832" w:author="Camilo Andrés Díaz Gómez" w:date="2023-03-14T19:47:00Z">
                  <w:rPr>
                    <w:rFonts w:ascii="Calibri" w:hAnsi="Calibri" w:cs="Calibri"/>
                    <w:color w:val="000000"/>
                    <w:sz w:val="20"/>
                    <w:szCs w:val="20"/>
                  </w:rPr>
                </w:rPrChange>
              </w:rPr>
              <w:t>13,03182398</w:t>
            </w:r>
          </w:p>
        </w:tc>
        <w:tc>
          <w:tcPr>
            <w:tcW w:w="1619" w:type="dxa"/>
            <w:vAlign w:val="bottom"/>
          </w:tcPr>
          <w:p w14:paraId="0E4D51C5" w14:textId="71FF4FC2" w:rsidR="00635654" w:rsidRPr="00BD3055" w:rsidRDefault="00635654" w:rsidP="00635654">
            <w:pPr>
              <w:rPr>
                <w:rFonts w:cs="Times New Roman"/>
                <w:sz w:val="20"/>
                <w:szCs w:val="20"/>
              </w:rPr>
            </w:pPr>
            <w:r w:rsidRPr="00BD3055">
              <w:rPr>
                <w:rFonts w:cs="Times New Roman"/>
                <w:color w:val="000000"/>
                <w:sz w:val="20"/>
                <w:szCs w:val="20"/>
                <w:rPrChange w:id="3833" w:author="Camilo Andrés Díaz Gómez" w:date="2023-03-14T19:47:00Z">
                  <w:rPr>
                    <w:rFonts w:ascii="Calibri" w:hAnsi="Calibri" w:cs="Calibri"/>
                    <w:color w:val="000000"/>
                    <w:sz w:val="20"/>
                    <w:szCs w:val="20"/>
                  </w:rPr>
                </w:rPrChange>
              </w:rPr>
              <w:t>9,119230769</w:t>
            </w:r>
          </w:p>
        </w:tc>
      </w:tr>
      <w:tr w:rsidR="00635654" w:rsidRPr="00BD3055" w14:paraId="0B2E4323" w14:textId="77777777" w:rsidTr="00635654">
        <w:tc>
          <w:tcPr>
            <w:tcW w:w="704" w:type="dxa"/>
            <w:vAlign w:val="bottom"/>
          </w:tcPr>
          <w:p w14:paraId="45D6ABA5" w14:textId="5833FD4F" w:rsidR="00635654" w:rsidRPr="00BD3055" w:rsidRDefault="00635654" w:rsidP="00635654">
            <w:pPr>
              <w:rPr>
                <w:rFonts w:cs="Times New Roman"/>
                <w:sz w:val="20"/>
                <w:szCs w:val="20"/>
              </w:rPr>
            </w:pPr>
            <w:r w:rsidRPr="00BD3055">
              <w:rPr>
                <w:rFonts w:cs="Times New Roman"/>
                <w:color w:val="000000"/>
                <w:sz w:val="22"/>
                <w:rPrChange w:id="3834" w:author="Camilo Andrés Díaz Gómez" w:date="2023-03-14T19:47:00Z">
                  <w:rPr>
                    <w:rFonts w:ascii="Calibri" w:hAnsi="Calibri" w:cs="Calibri"/>
                    <w:color w:val="000000"/>
                    <w:sz w:val="22"/>
                  </w:rPr>
                </w:rPrChange>
              </w:rPr>
              <w:t>13</w:t>
            </w:r>
          </w:p>
        </w:tc>
        <w:tc>
          <w:tcPr>
            <w:tcW w:w="2030" w:type="dxa"/>
            <w:vAlign w:val="bottom"/>
          </w:tcPr>
          <w:p w14:paraId="5783B88C" w14:textId="3202D2CE" w:rsidR="00635654" w:rsidRPr="00BD3055" w:rsidRDefault="00635654" w:rsidP="00635654">
            <w:pPr>
              <w:rPr>
                <w:rFonts w:cs="Times New Roman"/>
                <w:sz w:val="20"/>
                <w:szCs w:val="20"/>
              </w:rPr>
            </w:pPr>
            <w:r w:rsidRPr="00BD3055">
              <w:rPr>
                <w:rFonts w:cs="Times New Roman"/>
                <w:color w:val="000000"/>
                <w:sz w:val="20"/>
                <w:szCs w:val="20"/>
                <w:rPrChange w:id="3835" w:author="Camilo Andrés Díaz Gómez" w:date="2023-03-14T19:47:00Z">
                  <w:rPr>
                    <w:rFonts w:ascii="Calibri" w:hAnsi="Calibri" w:cs="Calibri"/>
                    <w:color w:val="000000"/>
                    <w:sz w:val="20"/>
                    <w:szCs w:val="20"/>
                  </w:rPr>
                </w:rPrChange>
              </w:rPr>
              <w:t>14,39138087</w:t>
            </w:r>
          </w:p>
        </w:tc>
        <w:tc>
          <w:tcPr>
            <w:tcW w:w="1945" w:type="dxa"/>
            <w:vAlign w:val="bottom"/>
          </w:tcPr>
          <w:p w14:paraId="734BCA5E" w14:textId="7B6BFD1E" w:rsidR="00635654" w:rsidRPr="00BD3055" w:rsidRDefault="00635654" w:rsidP="00635654">
            <w:pPr>
              <w:rPr>
                <w:rFonts w:cs="Times New Roman"/>
                <w:sz w:val="20"/>
                <w:szCs w:val="20"/>
              </w:rPr>
            </w:pPr>
            <w:r w:rsidRPr="00BD3055">
              <w:rPr>
                <w:rFonts w:cs="Times New Roman"/>
                <w:color w:val="000000"/>
                <w:sz w:val="20"/>
                <w:szCs w:val="20"/>
                <w:rPrChange w:id="3836" w:author="Camilo Andrés Díaz Gómez" w:date="2023-03-14T19:47:00Z">
                  <w:rPr>
                    <w:rFonts w:ascii="Calibri" w:hAnsi="Calibri" w:cs="Calibri"/>
                    <w:color w:val="000000"/>
                    <w:sz w:val="20"/>
                    <w:szCs w:val="20"/>
                  </w:rPr>
                </w:rPrChange>
              </w:rPr>
              <w:t>14,8208042</w:t>
            </w:r>
          </w:p>
        </w:tc>
        <w:tc>
          <w:tcPr>
            <w:tcW w:w="2530" w:type="dxa"/>
            <w:vAlign w:val="bottom"/>
          </w:tcPr>
          <w:p w14:paraId="3D9F6D7D" w14:textId="6A54C7BE" w:rsidR="00635654" w:rsidRPr="00BD3055" w:rsidRDefault="00635654" w:rsidP="00635654">
            <w:pPr>
              <w:rPr>
                <w:rFonts w:cs="Times New Roman"/>
                <w:sz w:val="20"/>
                <w:szCs w:val="20"/>
              </w:rPr>
            </w:pPr>
            <w:r w:rsidRPr="00BD3055">
              <w:rPr>
                <w:rFonts w:cs="Times New Roman"/>
                <w:color w:val="000000"/>
                <w:sz w:val="20"/>
                <w:szCs w:val="20"/>
                <w:rPrChange w:id="3837" w:author="Camilo Andrés Díaz Gómez" w:date="2023-03-14T19:47:00Z">
                  <w:rPr>
                    <w:rFonts w:ascii="Calibri" w:hAnsi="Calibri" w:cs="Calibri"/>
                    <w:color w:val="000000"/>
                    <w:sz w:val="20"/>
                    <w:szCs w:val="20"/>
                  </w:rPr>
                </w:rPrChange>
              </w:rPr>
              <w:t>14,6356572</w:t>
            </w:r>
          </w:p>
        </w:tc>
        <w:tc>
          <w:tcPr>
            <w:tcW w:w="1619" w:type="dxa"/>
            <w:vAlign w:val="bottom"/>
          </w:tcPr>
          <w:p w14:paraId="28381945" w14:textId="2D75384C" w:rsidR="00635654" w:rsidRPr="00BD3055" w:rsidRDefault="00635654" w:rsidP="00635654">
            <w:pPr>
              <w:rPr>
                <w:rFonts w:cs="Times New Roman"/>
                <w:sz w:val="20"/>
                <w:szCs w:val="20"/>
              </w:rPr>
            </w:pPr>
            <w:r w:rsidRPr="00BD3055">
              <w:rPr>
                <w:rFonts w:cs="Times New Roman"/>
                <w:color w:val="000000"/>
                <w:sz w:val="20"/>
                <w:szCs w:val="20"/>
                <w:rPrChange w:id="3838" w:author="Camilo Andrés Díaz Gómez" w:date="2023-03-14T19:47:00Z">
                  <w:rPr>
                    <w:rFonts w:ascii="Calibri" w:hAnsi="Calibri" w:cs="Calibri"/>
                    <w:color w:val="000000"/>
                    <w:sz w:val="20"/>
                    <w:szCs w:val="20"/>
                  </w:rPr>
                </w:rPrChange>
              </w:rPr>
              <w:t>14,62051282</w:t>
            </w:r>
          </w:p>
        </w:tc>
      </w:tr>
      <w:tr w:rsidR="00635654" w:rsidRPr="00BD3055" w14:paraId="31E939CF" w14:textId="77777777" w:rsidTr="00635654">
        <w:tc>
          <w:tcPr>
            <w:tcW w:w="704" w:type="dxa"/>
            <w:vAlign w:val="bottom"/>
          </w:tcPr>
          <w:p w14:paraId="6AE75138" w14:textId="029A9765" w:rsidR="00635654" w:rsidRPr="00BD3055" w:rsidRDefault="00635654" w:rsidP="00635654">
            <w:pPr>
              <w:rPr>
                <w:rFonts w:cs="Times New Roman"/>
                <w:sz w:val="20"/>
                <w:szCs w:val="20"/>
              </w:rPr>
            </w:pPr>
            <w:r w:rsidRPr="00BD3055">
              <w:rPr>
                <w:rFonts w:cs="Times New Roman"/>
                <w:color w:val="000000"/>
                <w:sz w:val="22"/>
                <w:rPrChange w:id="3839" w:author="Camilo Andrés Díaz Gómez" w:date="2023-03-14T19:47:00Z">
                  <w:rPr>
                    <w:rFonts w:ascii="Calibri" w:hAnsi="Calibri" w:cs="Calibri"/>
                    <w:color w:val="000000"/>
                    <w:sz w:val="22"/>
                  </w:rPr>
                </w:rPrChange>
              </w:rPr>
              <w:t>14</w:t>
            </w:r>
          </w:p>
        </w:tc>
        <w:tc>
          <w:tcPr>
            <w:tcW w:w="2030" w:type="dxa"/>
            <w:vAlign w:val="bottom"/>
          </w:tcPr>
          <w:p w14:paraId="4723BA51" w14:textId="596013D2" w:rsidR="00635654" w:rsidRPr="00BD3055" w:rsidRDefault="00635654" w:rsidP="00635654">
            <w:pPr>
              <w:rPr>
                <w:rFonts w:cs="Times New Roman"/>
                <w:sz w:val="20"/>
                <w:szCs w:val="20"/>
              </w:rPr>
            </w:pPr>
            <w:r w:rsidRPr="00BD3055">
              <w:rPr>
                <w:rFonts w:cs="Times New Roman"/>
                <w:color w:val="000000"/>
                <w:sz w:val="20"/>
                <w:szCs w:val="20"/>
                <w:rPrChange w:id="3840" w:author="Camilo Andrés Díaz Gómez" w:date="2023-03-14T19:47:00Z">
                  <w:rPr>
                    <w:rFonts w:ascii="Calibri" w:hAnsi="Calibri" w:cs="Calibri"/>
                    <w:color w:val="000000"/>
                    <w:sz w:val="20"/>
                    <w:szCs w:val="20"/>
                  </w:rPr>
                </w:rPrChange>
              </w:rPr>
              <w:t>14,55638747</w:t>
            </w:r>
          </w:p>
        </w:tc>
        <w:tc>
          <w:tcPr>
            <w:tcW w:w="1945" w:type="dxa"/>
            <w:vAlign w:val="bottom"/>
          </w:tcPr>
          <w:p w14:paraId="40AFA1B3" w14:textId="593D1116" w:rsidR="00635654" w:rsidRPr="00BD3055" w:rsidRDefault="00635654" w:rsidP="00635654">
            <w:pPr>
              <w:rPr>
                <w:rFonts w:cs="Times New Roman"/>
                <w:sz w:val="20"/>
                <w:szCs w:val="20"/>
              </w:rPr>
            </w:pPr>
            <w:r w:rsidRPr="00BD3055">
              <w:rPr>
                <w:rFonts w:cs="Times New Roman"/>
                <w:color w:val="000000"/>
                <w:sz w:val="20"/>
                <w:szCs w:val="20"/>
                <w:rPrChange w:id="3841" w:author="Camilo Andrés Díaz Gómez" w:date="2023-03-14T19:47:00Z">
                  <w:rPr>
                    <w:rFonts w:ascii="Calibri" w:hAnsi="Calibri" w:cs="Calibri"/>
                    <w:color w:val="000000"/>
                    <w:sz w:val="20"/>
                    <w:szCs w:val="20"/>
                  </w:rPr>
                </w:rPrChange>
              </w:rPr>
              <w:t>14,61255088</w:t>
            </w:r>
          </w:p>
        </w:tc>
        <w:tc>
          <w:tcPr>
            <w:tcW w:w="2530" w:type="dxa"/>
            <w:vAlign w:val="bottom"/>
          </w:tcPr>
          <w:p w14:paraId="2CDB1590" w14:textId="2BB3FF4B" w:rsidR="00635654" w:rsidRPr="00BD3055" w:rsidRDefault="00635654" w:rsidP="00635654">
            <w:pPr>
              <w:rPr>
                <w:rFonts w:cs="Times New Roman"/>
                <w:sz w:val="20"/>
                <w:szCs w:val="20"/>
              </w:rPr>
            </w:pPr>
            <w:r w:rsidRPr="00BD3055">
              <w:rPr>
                <w:rFonts w:cs="Times New Roman"/>
                <w:color w:val="000000"/>
                <w:sz w:val="20"/>
                <w:szCs w:val="20"/>
                <w:rPrChange w:id="3842" w:author="Camilo Andrés Díaz Gómez" w:date="2023-03-14T19:47:00Z">
                  <w:rPr>
                    <w:rFonts w:ascii="Calibri" w:hAnsi="Calibri" w:cs="Calibri"/>
                    <w:color w:val="000000"/>
                    <w:sz w:val="20"/>
                    <w:szCs w:val="20"/>
                  </w:rPr>
                </w:rPrChange>
              </w:rPr>
              <w:t>14,51098877</w:t>
            </w:r>
          </w:p>
        </w:tc>
        <w:tc>
          <w:tcPr>
            <w:tcW w:w="1619" w:type="dxa"/>
            <w:vAlign w:val="bottom"/>
          </w:tcPr>
          <w:p w14:paraId="6BD6FE5E" w14:textId="78300DEC" w:rsidR="00635654" w:rsidRPr="00BD3055" w:rsidRDefault="00635654" w:rsidP="00635654">
            <w:pPr>
              <w:rPr>
                <w:rFonts w:cs="Times New Roman"/>
                <w:sz w:val="20"/>
                <w:szCs w:val="20"/>
              </w:rPr>
            </w:pPr>
            <w:r w:rsidRPr="00BD3055">
              <w:rPr>
                <w:rFonts w:cs="Times New Roman"/>
                <w:color w:val="000000"/>
                <w:sz w:val="20"/>
                <w:szCs w:val="20"/>
                <w:rPrChange w:id="3843" w:author="Camilo Andrés Díaz Gómez" w:date="2023-03-14T19:47:00Z">
                  <w:rPr>
                    <w:rFonts w:ascii="Calibri" w:hAnsi="Calibri" w:cs="Calibri"/>
                    <w:color w:val="000000"/>
                    <w:sz w:val="20"/>
                    <w:szCs w:val="20"/>
                  </w:rPr>
                </w:rPrChange>
              </w:rPr>
              <w:t>14,98059701</w:t>
            </w:r>
          </w:p>
        </w:tc>
      </w:tr>
      <w:tr w:rsidR="00635654" w:rsidRPr="00BD3055" w14:paraId="29194657" w14:textId="77777777" w:rsidTr="00635654">
        <w:tc>
          <w:tcPr>
            <w:tcW w:w="704" w:type="dxa"/>
            <w:vAlign w:val="bottom"/>
          </w:tcPr>
          <w:p w14:paraId="47E575E1" w14:textId="6C98C73D" w:rsidR="00635654" w:rsidRPr="00BD3055" w:rsidRDefault="00635654" w:rsidP="00635654">
            <w:pPr>
              <w:rPr>
                <w:rFonts w:cs="Times New Roman"/>
                <w:sz w:val="20"/>
                <w:szCs w:val="20"/>
              </w:rPr>
            </w:pPr>
            <w:r w:rsidRPr="00BD3055">
              <w:rPr>
                <w:rFonts w:cs="Times New Roman"/>
                <w:color w:val="000000"/>
                <w:sz w:val="22"/>
                <w:rPrChange w:id="3844" w:author="Camilo Andrés Díaz Gómez" w:date="2023-03-14T19:47:00Z">
                  <w:rPr>
                    <w:rFonts w:ascii="Calibri" w:hAnsi="Calibri" w:cs="Calibri"/>
                    <w:color w:val="000000"/>
                    <w:sz w:val="22"/>
                  </w:rPr>
                </w:rPrChange>
              </w:rPr>
              <w:t>15</w:t>
            </w:r>
          </w:p>
        </w:tc>
        <w:tc>
          <w:tcPr>
            <w:tcW w:w="2030" w:type="dxa"/>
            <w:vAlign w:val="bottom"/>
          </w:tcPr>
          <w:p w14:paraId="48E80EAE" w14:textId="2A22A528" w:rsidR="00635654" w:rsidRPr="00BD3055" w:rsidRDefault="00635654" w:rsidP="00635654">
            <w:pPr>
              <w:rPr>
                <w:rFonts w:cs="Times New Roman"/>
                <w:sz w:val="20"/>
                <w:szCs w:val="20"/>
              </w:rPr>
            </w:pPr>
            <w:r w:rsidRPr="00BD3055">
              <w:rPr>
                <w:rFonts w:cs="Times New Roman"/>
                <w:color w:val="000000"/>
                <w:sz w:val="20"/>
                <w:szCs w:val="20"/>
                <w:rPrChange w:id="3845" w:author="Camilo Andrés Díaz Gómez" w:date="2023-03-14T19:47:00Z">
                  <w:rPr>
                    <w:rFonts w:ascii="Calibri" w:hAnsi="Calibri" w:cs="Calibri"/>
                    <w:color w:val="000000"/>
                    <w:sz w:val="20"/>
                    <w:szCs w:val="20"/>
                  </w:rPr>
                </w:rPrChange>
              </w:rPr>
              <w:t>14,84836203</w:t>
            </w:r>
          </w:p>
        </w:tc>
        <w:tc>
          <w:tcPr>
            <w:tcW w:w="1945" w:type="dxa"/>
            <w:vAlign w:val="bottom"/>
          </w:tcPr>
          <w:p w14:paraId="0988102B" w14:textId="7FB20292" w:rsidR="00635654" w:rsidRPr="00BD3055" w:rsidRDefault="00635654" w:rsidP="00635654">
            <w:pPr>
              <w:rPr>
                <w:rFonts w:cs="Times New Roman"/>
                <w:sz w:val="20"/>
                <w:szCs w:val="20"/>
              </w:rPr>
            </w:pPr>
            <w:r w:rsidRPr="00BD3055">
              <w:rPr>
                <w:rFonts w:cs="Times New Roman"/>
                <w:color w:val="000000"/>
                <w:sz w:val="20"/>
                <w:szCs w:val="20"/>
                <w:rPrChange w:id="3846" w:author="Camilo Andrés Díaz Gómez" w:date="2023-03-14T19:47:00Z">
                  <w:rPr>
                    <w:rFonts w:ascii="Calibri" w:hAnsi="Calibri" w:cs="Calibri"/>
                    <w:color w:val="000000"/>
                    <w:sz w:val="20"/>
                    <w:szCs w:val="20"/>
                  </w:rPr>
                </w:rPrChange>
              </w:rPr>
              <w:t>15,24057239</w:t>
            </w:r>
          </w:p>
        </w:tc>
        <w:tc>
          <w:tcPr>
            <w:tcW w:w="2530" w:type="dxa"/>
            <w:vAlign w:val="bottom"/>
          </w:tcPr>
          <w:p w14:paraId="43E0E4C3" w14:textId="4F151A7A" w:rsidR="00635654" w:rsidRPr="00BD3055" w:rsidRDefault="00635654" w:rsidP="00635654">
            <w:pPr>
              <w:rPr>
                <w:rFonts w:cs="Times New Roman"/>
                <w:sz w:val="20"/>
                <w:szCs w:val="20"/>
              </w:rPr>
            </w:pPr>
            <w:r w:rsidRPr="00BD3055">
              <w:rPr>
                <w:rFonts w:cs="Times New Roman"/>
                <w:color w:val="000000"/>
                <w:sz w:val="20"/>
                <w:szCs w:val="20"/>
                <w:rPrChange w:id="3847" w:author="Camilo Andrés Díaz Gómez" w:date="2023-03-14T19:47:00Z">
                  <w:rPr>
                    <w:rFonts w:ascii="Calibri" w:hAnsi="Calibri" w:cs="Calibri"/>
                    <w:color w:val="000000"/>
                    <w:sz w:val="20"/>
                    <w:szCs w:val="20"/>
                  </w:rPr>
                </w:rPrChange>
              </w:rPr>
              <w:t>15,05490849</w:t>
            </w:r>
          </w:p>
        </w:tc>
        <w:tc>
          <w:tcPr>
            <w:tcW w:w="1619" w:type="dxa"/>
            <w:vAlign w:val="bottom"/>
          </w:tcPr>
          <w:p w14:paraId="25B4EDF3" w14:textId="25BEBFBE" w:rsidR="00635654" w:rsidRPr="00BD3055" w:rsidRDefault="00635654" w:rsidP="00635654">
            <w:pPr>
              <w:rPr>
                <w:rFonts w:cs="Times New Roman"/>
                <w:sz w:val="20"/>
                <w:szCs w:val="20"/>
              </w:rPr>
            </w:pPr>
            <w:r w:rsidRPr="00BD3055">
              <w:rPr>
                <w:rFonts w:cs="Times New Roman"/>
                <w:color w:val="000000"/>
                <w:sz w:val="20"/>
                <w:szCs w:val="20"/>
                <w:rPrChange w:id="3848" w:author="Camilo Andrés Díaz Gómez" w:date="2023-03-14T19:47:00Z">
                  <w:rPr>
                    <w:rFonts w:ascii="Calibri" w:hAnsi="Calibri" w:cs="Calibri"/>
                    <w:color w:val="000000"/>
                    <w:sz w:val="20"/>
                    <w:szCs w:val="20"/>
                  </w:rPr>
                </w:rPrChange>
              </w:rPr>
              <w:t>15,57962963</w:t>
            </w:r>
          </w:p>
        </w:tc>
      </w:tr>
      <w:tr w:rsidR="00635654" w:rsidRPr="00BD3055" w14:paraId="009604E2" w14:textId="77777777" w:rsidTr="00635654">
        <w:tc>
          <w:tcPr>
            <w:tcW w:w="704" w:type="dxa"/>
            <w:vAlign w:val="bottom"/>
          </w:tcPr>
          <w:p w14:paraId="744EFD51" w14:textId="43C48FE0" w:rsidR="00635654" w:rsidRPr="00BD3055" w:rsidRDefault="00635654" w:rsidP="00635654">
            <w:pPr>
              <w:rPr>
                <w:rFonts w:cs="Times New Roman"/>
                <w:sz w:val="20"/>
                <w:szCs w:val="20"/>
              </w:rPr>
            </w:pPr>
            <w:r w:rsidRPr="00BD3055">
              <w:rPr>
                <w:rFonts w:cs="Times New Roman"/>
                <w:color w:val="000000"/>
                <w:sz w:val="22"/>
                <w:rPrChange w:id="3849" w:author="Camilo Andrés Díaz Gómez" w:date="2023-03-14T19:47:00Z">
                  <w:rPr>
                    <w:rFonts w:ascii="Calibri" w:hAnsi="Calibri" w:cs="Calibri"/>
                    <w:color w:val="000000"/>
                    <w:sz w:val="22"/>
                  </w:rPr>
                </w:rPrChange>
              </w:rPr>
              <w:t>16</w:t>
            </w:r>
          </w:p>
        </w:tc>
        <w:tc>
          <w:tcPr>
            <w:tcW w:w="2030" w:type="dxa"/>
            <w:vAlign w:val="bottom"/>
          </w:tcPr>
          <w:p w14:paraId="1558FE78" w14:textId="0DF0671D" w:rsidR="00635654" w:rsidRPr="00BD3055" w:rsidRDefault="00635654" w:rsidP="00635654">
            <w:pPr>
              <w:rPr>
                <w:rFonts w:cs="Times New Roman"/>
                <w:sz w:val="20"/>
                <w:szCs w:val="20"/>
              </w:rPr>
            </w:pPr>
            <w:r w:rsidRPr="00BD3055">
              <w:rPr>
                <w:rFonts w:cs="Times New Roman"/>
                <w:color w:val="000000"/>
                <w:sz w:val="20"/>
                <w:szCs w:val="20"/>
                <w:rPrChange w:id="3850" w:author="Camilo Andrés Díaz Gómez" w:date="2023-03-14T19:47:00Z">
                  <w:rPr>
                    <w:rFonts w:ascii="Calibri" w:hAnsi="Calibri" w:cs="Calibri"/>
                    <w:color w:val="000000"/>
                    <w:sz w:val="20"/>
                    <w:szCs w:val="20"/>
                  </w:rPr>
                </w:rPrChange>
              </w:rPr>
              <w:t>12,02611449</w:t>
            </w:r>
          </w:p>
        </w:tc>
        <w:tc>
          <w:tcPr>
            <w:tcW w:w="1945" w:type="dxa"/>
            <w:vAlign w:val="bottom"/>
          </w:tcPr>
          <w:p w14:paraId="122706C1" w14:textId="3F177CA9" w:rsidR="00635654" w:rsidRPr="00BD3055" w:rsidRDefault="00635654" w:rsidP="00635654">
            <w:pPr>
              <w:rPr>
                <w:rFonts w:cs="Times New Roman"/>
                <w:sz w:val="20"/>
                <w:szCs w:val="20"/>
              </w:rPr>
            </w:pPr>
            <w:r w:rsidRPr="00BD3055">
              <w:rPr>
                <w:rFonts w:cs="Times New Roman"/>
                <w:color w:val="000000"/>
                <w:sz w:val="20"/>
                <w:szCs w:val="20"/>
                <w:rPrChange w:id="3851" w:author="Camilo Andrés Díaz Gómez" w:date="2023-03-14T19:47:00Z">
                  <w:rPr>
                    <w:rFonts w:ascii="Calibri" w:hAnsi="Calibri" w:cs="Calibri"/>
                    <w:color w:val="000000"/>
                    <w:sz w:val="20"/>
                    <w:szCs w:val="20"/>
                  </w:rPr>
                </w:rPrChange>
              </w:rPr>
              <w:t>14,17376033</w:t>
            </w:r>
          </w:p>
        </w:tc>
        <w:tc>
          <w:tcPr>
            <w:tcW w:w="2530" w:type="dxa"/>
            <w:vAlign w:val="bottom"/>
          </w:tcPr>
          <w:p w14:paraId="7E3AE6B0" w14:textId="033A6B87" w:rsidR="00635654" w:rsidRPr="00BD3055" w:rsidRDefault="00635654" w:rsidP="00635654">
            <w:pPr>
              <w:rPr>
                <w:rFonts w:cs="Times New Roman"/>
                <w:sz w:val="20"/>
                <w:szCs w:val="20"/>
              </w:rPr>
            </w:pPr>
            <w:r w:rsidRPr="00BD3055">
              <w:rPr>
                <w:rFonts w:cs="Times New Roman"/>
                <w:color w:val="000000"/>
                <w:sz w:val="20"/>
                <w:szCs w:val="20"/>
                <w:rPrChange w:id="3852" w:author="Camilo Andrés Díaz Gómez" w:date="2023-03-14T19:47:00Z">
                  <w:rPr>
                    <w:rFonts w:ascii="Calibri" w:hAnsi="Calibri" w:cs="Calibri"/>
                    <w:color w:val="000000"/>
                    <w:sz w:val="20"/>
                    <w:szCs w:val="20"/>
                  </w:rPr>
                </w:rPrChange>
              </w:rPr>
              <w:t>12,36879407</w:t>
            </w:r>
          </w:p>
        </w:tc>
        <w:tc>
          <w:tcPr>
            <w:tcW w:w="1619" w:type="dxa"/>
            <w:vAlign w:val="bottom"/>
          </w:tcPr>
          <w:p w14:paraId="34B0E034" w14:textId="5AC0B389" w:rsidR="00635654" w:rsidRPr="00BD3055" w:rsidRDefault="00635654" w:rsidP="00635654">
            <w:pPr>
              <w:rPr>
                <w:rFonts w:cs="Times New Roman"/>
                <w:sz w:val="20"/>
                <w:szCs w:val="20"/>
              </w:rPr>
            </w:pPr>
            <w:r w:rsidRPr="00BD3055">
              <w:rPr>
                <w:rFonts w:cs="Times New Roman"/>
                <w:color w:val="000000"/>
                <w:sz w:val="20"/>
                <w:szCs w:val="20"/>
                <w:rPrChange w:id="3853" w:author="Camilo Andrés Díaz Gómez" w:date="2023-03-14T19:47:00Z">
                  <w:rPr>
                    <w:rFonts w:ascii="Calibri" w:hAnsi="Calibri" w:cs="Calibri"/>
                    <w:color w:val="000000"/>
                    <w:sz w:val="20"/>
                    <w:szCs w:val="20"/>
                  </w:rPr>
                </w:rPrChange>
              </w:rPr>
              <w:t>11,92272727</w:t>
            </w:r>
          </w:p>
        </w:tc>
      </w:tr>
      <w:tr w:rsidR="00635654" w:rsidRPr="00BD3055" w14:paraId="0BA7E2E2" w14:textId="77777777" w:rsidTr="00635654">
        <w:tc>
          <w:tcPr>
            <w:tcW w:w="704" w:type="dxa"/>
            <w:vAlign w:val="bottom"/>
          </w:tcPr>
          <w:p w14:paraId="26E1823A" w14:textId="6478C19B" w:rsidR="00635654" w:rsidRPr="00BD3055" w:rsidRDefault="00635654" w:rsidP="00635654">
            <w:pPr>
              <w:rPr>
                <w:rFonts w:cs="Times New Roman"/>
                <w:color w:val="000000"/>
                <w:sz w:val="20"/>
                <w:szCs w:val="20"/>
                <w:rPrChange w:id="3854" w:author="Camilo Andrés Díaz Gómez" w:date="2023-03-14T19:47:00Z">
                  <w:rPr>
                    <w:rFonts w:ascii="Calibri" w:hAnsi="Calibri" w:cs="Calibri"/>
                    <w:color w:val="000000"/>
                    <w:sz w:val="20"/>
                    <w:szCs w:val="20"/>
                  </w:rPr>
                </w:rPrChange>
              </w:rPr>
            </w:pPr>
            <w:r w:rsidRPr="00BD3055">
              <w:rPr>
                <w:rFonts w:cs="Times New Roman"/>
                <w:color w:val="000000"/>
                <w:sz w:val="22"/>
                <w:rPrChange w:id="3855" w:author="Camilo Andrés Díaz Gómez" w:date="2023-03-14T19:47:00Z">
                  <w:rPr>
                    <w:rFonts w:ascii="Calibri" w:hAnsi="Calibri" w:cs="Calibri"/>
                    <w:color w:val="000000"/>
                    <w:sz w:val="22"/>
                  </w:rPr>
                </w:rPrChange>
              </w:rPr>
              <w:t>17</w:t>
            </w:r>
          </w:p>
        </w:tc>
        <w:tc>
          <w:tcPr>
            <w:tcW w:w="2030" w:type="dxa"/>
            <w:vAlign w:val="bottom"/>
          </w:tcPr>
          <w:p w14:paraId="344DAAE9" w14:textId="7CAAFF83" w:rsidR="00635654" w:rsidRPr="00BD3055" w:rsidRDefault="00635654" w:rsidP="00635654">
            <w:pPr>
              <w:rPr>
                <w:rFonts w:cs="Times New Roman"/>
                <w:color w:val="000000"/>
                <w:sz w:val="20"/>
                <w:szCs w:val="20"/>
                <w:rPrChange w:id="385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7" w:author="Camilo Andrés Díaz Gómez" w:date="2023-03-14T19:47:00Z">
                  <w:rPr>
                    <w:rFonts w:ascii="Calibri" w:hAnsi="Calibri" w:cs="Calibri"/>
                    <w:color w:val="000000"/>
                    <w:sz w:val="20"/>
                    <w:szCs w:val="20"/>
                  </w:rPr>
                </w:rPrChange>
              </w:rPr>
              <w:t>15,14094452</w:t>
            </w:r>
          </w:p>
        </w:tc>
        <w:tc>
          <w:tcPr>
            <w:tcW w:w="1945" w:type="dxa"/>
            <w:vAlign w:val="bottom"/>
          </w:tcPr>
          <w:p w14:paraId="22A27D32" w14:textId="47194FBB" w:rsidR="00635654" w:rsidRPr="00BD3055" w:rsidRDefault="00635654" w:rsidP="00635654">
            <w:pPr>
              <w:rPr>
                <w:rFonts w:cs="Times New Roman"/>
                <w:color w:val="000000"/>
                <w:sz w:val="20"/>
                <w:szCs w:val="20"/>
                <w:rPrChange w:id="385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9" w:author="Camilo Andrés Díaz Gómez" w:date="2023-03-14T19:47:00Z">
                  <w:rPr>
                    <w:rFonts w:ascii="Calibri" w:hAnsi="Calibri" w:cs="Calibri"/>
                    <w:color w:val="000000"/>
                    <w:sz w:val="20"/>
                    <w:szCs w:val="20"/>
                  </w:rPr>
                </w:rPrChange>
              </w:rPr>
              <w:t>15,44753467</w:t>
            </w:r>
          </w:p>
        </w:tc>
        <w:tc>
          <w:tcPr>
            <w:tcW w:w="2530" w:type="dxa"/>
            <w:vAlign w:val="bottom"/>
          </w:tcPr>
          <w:p w14:paraId="4EA9A4C1" w14:textId="31149E9D" w:rsidR="00635654" w:rsidRPr="00BD3055" w:rsidRDefault="00635654" w:rsidP="00635654">
            <w:pPr>
              <w:rPr>
                <w:rFonts w:cs="Times New Roman"/>
                <w:color w:val="000000"/>
                <w:sz w:val="20"/>
                <w:szCs w:val="20"/>
                <w:rPrChange w:id="386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1" w:author="Camilo Andrés Díaz Gómez" w:date="2023-03-14T19:47:00Z">
                  <w:rPr>
                    <w:rFonts w:ascii="Calibri" w:hAnsi="Calibri" w:cs="Calibri"/>
                    <w:color w:val="000000"/>
                    <w:sz w:val="20"/>
                    <w:szCs w:val="20"/>
                  </w:rPr>
                </w:rPrChange>
              </w:rPr>
              <w:t>15,28326219</w:t>
            </w:r>
          </w:p>
        </w:tc>
        <w:tc>
          <w:tcPr>
            <w:tcW w:w="1619" w:type="dxa"/>
            <w:vAlign w:val="bottom"/>
          </w:tcPr>
          <w:p w14:paraId="5D2265CA" w14:textId="7F15B32A" w:rsidR="00635654" w:rsidRPr="00BD3055" w:rsidRDefault="00635654" w:rsidP="00635654">
            <w:pPr>
              <w:rPr>
                <w:rFonts w:cs="Times New Roman"/>
                <w:color w:val="000000"/>
                <w:sz w:val="20"/>
                <w:szCs w:val="20"/>
                <w:rPrChange w:id="386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3" w:author="Camilo Andrés Díaz Gómez" w:date="2023-03-14T19:47:00Z">
                  <w:rPr>
                    <w:rFonts w:ascii="Calibri" w:hAnsi="Calibri" w:cs="Calibri"/>
                    <w:color w:val="000000"/>
                    <w:sz w:val="20"/>
                    <w:szCs w:val="20"/>
                  </w:rPr>
                </w:rPrChange>
              </w:rPr>
              <w:t>14,36271186</w:t>
            </w:r>
          </w:p>
        </w:tc>
      </w:tr>
      <w:tr w:rsidR="00635654" w:rsidRPr="00BD3055" w14:paraId="01270DFC" w14:textId="77777777" w:rsidTr="00635654">
        <w:tc>
          <w:tcPr>
            <w:tcW w:w="704" w:type="dxa"/>
            <w:vAlign w:val="bottom"/>
          </w:tcPr>
          <w:p w14:paraId="09CD648C" w14:textId="5C639A1A" w:rsidR="00635654" w:rsidRPr="00BD3055" w:rsidRDefault="00635654" w:rsidP="00635654">
            <w:pPr>
              <w:rPr>
                <w:rFonts w:cs="Times New Roman"/>
                <w:color w:val="000000"/>
                <w:sz w:val="20"/>
                <w:szCs w:val="20"/>
                <w:rPrChange w:id="3864" w:author="Camilo Andrés Díaz Gómez" w:date="2023-03-14T19:47:00Z">
                  <w:rPr>
                    <w:rFonts w:ascii="Calibri" w:hAnsi="Calibri" w:cs="Calibri"/>
                    <w:color w:val="000000"/>
                    <w:sz w:val="20"/>
                    <w:szCs w:val="20"/>
                  </w:rPr>
                </w:rPrChange>
              </w:rPr>
            </w:pPr>
            <w:r w:rsidRPr="00BD3055">
              <w:rPr>
                <w:rFonts w:cs="Times New Roman"/>
                <w:color w:val="000000"/>
                <w:sz w:val="22"/>
                <w:rPrChange w:id="3865" w:author="Camilo Andrés Díaz Gómez" w:date="2023-03-14T19:47:00Z">
                  <w:rPr>
                    <w:rFonts w:ascii="Calibri" w:hAnsi="Calibri" w:cs="Calibri"/>
                    <w:color w:val="000000"/>
                    <w:sz w:val="22"/>
                  </w:rPr>
                </w:rPrChange>
              </w:rPr>
              <w:t>18</w:t>
            </w:r>
          </w:p>
        </w:tc>
        <w:tc>
          <w:tcPr>
            <w:tcW w:w="2030" w:type="dxa"/>
            <w:vAlign w:val="bottom"/>
          </w:tcPr>
          <w:p w14:paraId="27970496" w14:textId="288A4995" w:rsidR="00635654" w:rsidRPr="00BD3055" w:rsidRDefault="00635654" w:rsidP="00635654">
            <w:pPr>
              <w:rPr>
                <w:rFonts w:cs="Times New Roman"/>
                <w:color w:val="000000"/>
                <w:sz w:val="20"/>
                <w:szCs w:val="20"/>
                <w:rPrChange w:id="386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7" w:author="Camilo Andrés Díaz Gómez" w:date="2023-03-14T19:47:00Z">
                  <w:rPr>
                    <w:rFonts w:ascii="Calibri" w:hAnsi="Calibri" w:cs="Calibri"/>
                    <w:color w:val="000000"/>
                    <w:sz w:val="20"/>
                    <w:szCs w:val="20"/>
                  </w:rPr>
                </w:rPrChange>
              </w:rPr>
              <w:t>13,88204393</w:t>
            </w:r>
          </w:p>
        </w:tc>
        <w:tc>
          <w:tcPr>
            <w:tcW w:w="1945" w:type="dxa"/>
            <w:vAlign w:val="bottom"/>
          </w:tcPr>
          <w:p w14:paraId="6797AB08" w14:textId="5C359897" w:rsidR="00635654" w:rsidRPr="00BD3055" w:rsidRDefault="00635654" w:rsidP="00635654">
            <w:pPr>
              <w:rPr>
                <w:rFonts w:cs="Times New Roman"/>
                <w:color w:val="000000"/>
                <w:sz w:val="20"/>
                <w:szCs w:val="20"/>
                <w:rPrChange w:id="386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9" w:author="Camilo Andrés Díaz Gómez" w:date="2023-03-14T19:47:00Z">
                  <w:rPr>
                    <w:rFonts w:ascii="Calibri" w:hAnsi="Calibri" w:cs="Calibri"/>
                    <w:color w:val="000000"/>
                    <w:sz w:val="20"/>
                    <w:szCs w:val="20"/>
                  </w:rPr>
                </w:rPrChange>
              </w:rPr>
              <w:t>15,24247995</w:t>
            </w:r>
          </w:p>
        </w:tc>
        <w:tc>
          <w:tcPr>
            <w:tcW w:w="2530" w:type="dxa"/>
            <w:vAlign w:val="bottom"/>
          </w:tcPr>
          <w:p w14:paraId="4089491E" w14:textId="0F2BD34B" w:rsidR="00635654" w:rsidRPr="00BD3055" w:rsidRDefault="00635654" w:rsidP="00635654">
            <w:pPr>
              <w:rPr>
                <w:rFonts w:cs="Times New Roman"/>
                <w:color w:val="000000"/>
                <w:sz w:val="20"/>
                <w:szCs w:val="20"/>
                <w:rPrChange w:id="387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1" w:author="Camilo Andrés Díaz Gómez" w:date="2023-03-14T19:47:00Z">
                  <w:rPr>
                    <w:rFonts w:ascii="Calibri" w:hAnsi="Calibri" w:cs="Calibri"/>
                    <w:color w:val="000000"/>
                    <w:sz w:val="20"/>
                    <w:szCs w:val="20"/>
                  </w:rPr>
                </w:rPrChange>
              </w:rPr>
              <w:t>13,82148561</w:t>
            </w:r>
          </w:p>
        </w:tc>
        <w:tc>
          <w:tcPr>
            <w:tcW w:w="1619" w:type="dxa"/>
            <w:vAlign w:val="bottom"/>
          </w:tcPr>
          <w:p w14:paraId="6DC6DD5C" w14:textId="1F559015" w:rsidR="00635654" w:rsidRPr="00BD3055" w:rsidRDefault="00635654" w:rsidP="00635654">
            <w:pPr>
              <w:rPr>
                <w:rFonts w:cs="Times New Roman"/>
                <w:color w:val="000000"/>
                <w:sz w:val="20"/>
                <w:szCs w:val="20"/>
                <w:rPrChange w:id="387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3" w:author="Camilo Andrés Díaz Gómez" w:date="2023-03-14T19:47:00Z">
                  <w:rPr>
                    <w:rFonts w:ascii="Calibri" w:hAnsi="Calibri" w:cs="Calibri"/>
                    <w:color w:val="000000"/>
                    <w:sz w:val="20"/>
                    <w:szCs w:val="20"/>
                  </w:rPr>
                </w:rPrChange>
              </w:rPr>
              <w:t>13,23823529</w:t>
            </w:r>
          </w:p>
        </w:tc>
      </w:tr>
      <w:tr w:rsidR="00635654" w:rsidRPr="00BD3055" w14:paraId="3AE3FB8C" w14:textId="77777777" w:rsidTr="00635654">
        <w:tc>
          <w:tcPr>
            <w:tcW w:w="704" w:type="dxa"/>
            <w:vAlign w:val="bottom"/>
          </w:tcPr>
          <w:p w14:paraId="1F6DD07E" w14:textId="67C0146B" w:rsidR="00635654" w:rsidRPr="00BD3055" w:rsidRDefault="00635654" w:rsidP="00635654">
            <w:pPr>
              <w:rPr>
                <w:rFonts w:cs="Times New Roman"/>
                <w:color w:val="000000"/>
                <w:sz w:val="20"/>
                <w:szCs w:val="20"/>
                <w:rPrChange w:id="3874" w:author="Camilo Andrés Díaz Gómez" w:date="2023-03-14T19:47:00Z">
                  <w:rPr>
                    <w:rFonts w:ascii="Calibri" w:hAnsi="Calibri" w:cs="Calibri"/>
                    <w:color w:val="000000"/>
                    <w:sz w:val="20"/>
                    <w:szCs w:val="20"/>
                  </w:rPr>
                </w:rPrChange>
              </w:rPr>
            </w:pPr>
            <w:r w:rsidRPr="00BD3055">
              <w:rPr>
                <w:rFonts w:cs="Times New Roman"/>
                <w:color w:val="000000"/>
                <w:sz w:val="22"/>
                <w:rPrChange w:id="3875" w:author="Camilo Andrés Díaz Gómez" w:date="2023-03-14T19:47:00Z">
                  <w:rPr>
                    <w:rFonts w:ascii="Calibri" w:hAnsi="Calibri" w:cs="Calibri"/>
                    <w:color w:val="000000"/>
                    <w:sz w:val="22"/>
                  </w:rPr>
                </w:rPrChange>
              </w:rPr>
              <w:t>19</w:t>
            </w:r>
          </w:p>
        </w:tc>
        <w:tc>
          <w:tcPr>
            <w:tcW w:w="2030" w:type="dxa"/>
            <w:vAlign w:val="bottom"/>
          </w:tcPr>
          <w:p w14:paraId="52E44338" w14:textId="01051149" w:rsidR="00635654" w:rsidRPr="00BD3055" w:rsidRDefault="00635654" w:rsidP="00635654">
            <w:pPr>
              <w:rPr>
                <w:rFonts w:cs="Times New Roman"/>
                <w:color w:val="000000"/>
                <w:sz w:val="20"/>
                <w:szCs w:val="20"/>
                <w:rPrChange w:id="387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7" w:author="Camilo Andrés Díaz Gómez" w:date="2023-03-14T19:47:00Z">
                  <w:rPr>
                    <w:rFonts w:ascii="Calibri" w:hAnsi="Calibri" w:cs="Calibri"/>
                    <w:color w:val="000000"/>
                    <w:sz w:val="20"/>
                    <w:szCs w:val="20"/>
                  </w:rPr>
                </w:rPrChange>
              </w:rPr>
              <w:t>13,62902781</w:t>
            </w:r>
          </w:p>
        </w:tc>
        <w:tc>
          <w:tcPr>
            <w:tcW w:w="1945" w:type="dxa"/>
            <w:vAlign w:val="bottom"/>
          </w:tcPr>
          <w:p w14:paraId="19F3A632" w14:textId="3A74C588" w:rsidR="00635654" w:rsidRPr="00BD3055" w:rsidRDefault="00635654" w:rsidP="00635654">
            <w:pPr>
              <w:rPr>
                <w:rFonts w:cs="Times New Roman"/>
                <w:color w:val="000000"/>
                <w:sz w:val="20"/>
                <w:szCs w:val="20"/>
                <w:rPrChange w:id="387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9" w:author="Camilo Andrés Díaz Gómez" w:date="2023-03-14T19:47:00Z">
                  <w:rPr>
                    <w:rFonts w:ascii="Calibri" w:hAnsi="Calibri" w:cs="Calibri"/>
                    <w:color w:val="000000"/>
                    <w:sz w:val="20"/>
                    <w:szCs w:val="20"/>
                  </w:rPr>
                </w:rPrChange>
              </w:rPr>
              <w:t>15,30674931</w:t>
            </w:r>
          </w:p>
        </w:tc>
        <w:tc>
          <w:tcPr>
            <w:tcW w:w="2530" w:type="dxa"/>
            <w:vAlign w:val="bottom"/>
          </w:tcPr>
          <w:p w14:paraId="333B8064" w14:textId="2CCACC19" w:rsidR="00635654" w:rsidRPr="00BD3055" w:rsidRDefault="00635654" w:rsidP="00635654">
            <w:pPr>
              <w:rPr>
                <w:rFonts w:cs="Times New Roman"/>
                <w:color w:val="000000"/>
                <w:sz w:val="20"/>
                <w:szCs w:val="20"/>
                <w:rPrChange w:id="388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1" w:author="Camilo Andrés Díaz Gómez" w:date="2023-03-14T19:47:00Z">
                  <w:rPr>
                    <w:rFonts w:ascii="Calibri" w:hAnsi="Calibri" w:cs="Calibri"/>
                    <w:color w:val="000000"/>
                    <w:sz w:val="20"/>
                    <w:szCs w:val="20"/>
                  </w:rPr>
                </w:rPrChange>
              </w:rPr>
              <w:t>13,50815916</w:t>
            </w:r>
          </w:p>
        </w:tc>
        <w:tc>
          <w:tcPr>
            <w:tcW w:w="1619" w:type="dxa"/>
            <w:vAlign w:val="bottom"/>
          </w:tcPr>
          <w:p w14:paraId="0CB946F6" w14:textId="7B04AA47" w:rsidR="00635654" w:rsidRPr="00BD3055" w:rsidRDefault="00635654" w:rsidP="00635654">
            <w:pPr>
              <w:rPr>
                <w:rFonts w:cs="Times New Roman"/>
                <w:color w:val="000000"/>
                <w:sz w:val="20"/>
                <w:szCs w:val="20"/>
                <w:rPrChange w:id="388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3" w:author="Camilo Andrés Díaz Gómez" w:date="2023-03-14T19:47:00Z">
                  <w:rPr>
                    <w:rFonts w:ascii="Calibri" w:hAnsi="Calibri" w:cs="Calibri"/>
                    <w:color w:val="000000"/>
                    <w:sz w:val="20"/>
                    <w:szCs w:val="20"/>
                  </w:rPr>
                </w:rPrChange>
              </w:rPr>
              <w:t>14,15</w:t>
            </w:r>
          </w:p>
        </w:tc>
      </w:tr>
      <w:tr w:rsidR="00635654" w:rsidRPr="00BD3055" w14:paraId="6384F8DD" w14:textId="77777777" w:rsidTr="00635654">
        <w:tc>
          <w:tcPr>
            <w:tcW w:w="704" w:type="dxa"/>
            <w:vAlign w:val="bottom"/>
          </w:tcPr>
          <w:p w14:paraId="333FAE15" w14:textId="731B73DE" w:rsidR="00635654" w:rsidRPr="00BD3055" w:rsidRDefault="00635654" w:rsidP="00635654">
            <w:pPr>
              <w:rPr>
                <w:rFonts w:cs="Times New Roman"/>
                <w:color w:val="000000"/>
                <w:sz w:val="20"/>
                <w:szCs w:val="20"/>
                <w:rPrChange w:id="3884" w:author="Camilo Andrés Díaz Gómez" w:date="2023-03-14T19:47:00Z">
                  <w:rPr>
                    <w:rFonts w:ascii="Calibri" w:hAnsi="Calibri" w:cs="Calibri"/>
                    <w:color w:val="000000"/>
                    <w:sz w:val="20"/>
                    <w:szCs w:val="20"/>
                  </w:rPr>
                </w:rPrChange>
              </w:rPr>
            </w:pPr>
            <w:r w:rsidRPr="00BD3055">
              <w:rPr>
                <w:rFonts w:cs="Times New Roman"/>
                <w:color w:val="000000"/>
                <w:sz w:val="22"/>
                <w:rPrChange w:id="3885" w:author="Camilo Andrés Díaz Gómez" w:date="2023-03-14T19:47:00Z">
                  <w:rPr>
                    <w:rFonts w:ascii="Calibri" w:hAnsi="Calibri" w:cs="Calibri"/>
                    <w:color w:val="000000"/>
                    <w:sz w:val="22"/>
                  </w:rPr>
                </w:rPrChange>
              </w:rPr>
              <w:t>20</w:t>
            </w:r>
          </w:p>
        </w:tc>
        <w:tc>
          <w:tcPr>
            <w:tcW w:w="2030" w:type="dxa"/>
            <w:vAlign w:val="bottom"/>
          </w:tcPr>
          <w:p w14:paraId="2D063ACA" w14:textId="531E19B2" w:rsidR="00635654" w:rsidRPr="00BD3055" w:rsidRDefault="00635654" w:rsidP="00635654">
            <w:pPr>
              <w:rPr>
                <w:rFonts w:cs="Times New Roman"/>
                <w:color w:val="000000"/>
                <w:sz w:val="20"/>
                <w:szCs w:val="20"/>
                <w:rPrChange w:id="388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7" w:author="Camilo Andrés Díaz Gómez" w:date="2023-03-14T19:47:00Z">
                  <w:rPr>
                    <w:rFonts w:ascii="Calibri" w:hAnsi="Calibri" w:cs="Calibri"/>
                    <w:color w:val="000000"/>
                    <w:sz w:val="20"/>
                    <w:szCs w:val="20"/>
                  </w:rPr>
                </w:rPrChange>
              </w:rPr>
              <w:t>11,76027029</w:t>
            </w:r>
          </w:p>
        </w:tc>
        <w:tc>
          <w:tcPr>
            <w:tcW w:w="1945" w:type="dxa"/>
            <w:vAlign w:val="bottom"/>
          </w:tcPr>
          <w:p w14:paraId="630A2515" w14:textId="44CCA77E" w:rsidR="00635654" w:rsidRPr="00BD3055" w:rsidRDefault="00635654" w:rsidP="00635654">
            <w:pPr>
              <w:rPr>
                <w:rFonts w:cs="Times New Roman"/>
                <w:color w:val="000000"/>
                <w:sz w:val="20"/>
                <w:szCs w:val="20"/>
                <w:rPrChange w:id="388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9" w:author="Camilo Andrés Díaz Gómez" w:date="2023-03-14T19:47:00Z">
                  <w:rPr>
                    <w:rFonts w:ascii="Calibri" w:hAnsi="Calibri" w:cs="Calibri"/>
                    <w:color w:val="000000"/>
                    <w:sz w:val="20"/>
                    <w:szCs w:val="20"/>
                  </w:rPr>
                </w:rPrChange>
              </w:rPr>
              <w:t>14,84061265</w:t>
            </w:r>
          </w:p>
        </w:tc>
        <w:tc>
          <w:tcPr>
            <w:tcW w:w="2530" w:type="dxa"/>
            <w:vAlign w:val="bottom"/>
          </w:tcPr>
          <w:p w14:paraId="173D7E55" w14:textId="7A4260D7" w:rsidR="00635654" w:rsidRPr="00BD3055" w:rsidRDefault="00635654" w:rsidP="00635654">
            <w:pPr>
              <w:rPr>
                <w:rFonts w:cs="Times New Roman"/>
                <w:color w:val="000000"/>
                <w:sz w:val="20"/>
                <w:szCs w:val="20"/>
                <w:rPrChange w:id="389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1" w:author="Camilo Andrés Díaz Gómez" w:date="2023-03-14T19:47:00Z">
                  <w:rPr>
                    <w:rFonts w:ascii="Calibri" w:hAnsi="Calibri" w:cs="Calibri"/>
                    <w:color w:val="000000"/>
                    <w:sz w:val="20"/>
                    <w:szCs w:val="20"/>
                  </w:rPr>
                </w:rPrChange>
              </w:rPr>
              <w:t>12,14688717</w:t>
            </w:r>
          </w:p>
        </w:tc>
        <w:tc>
          <w:tcPr>
            <w:tcW w:w="1619" w:type="dxa"/>
            <w:vAlign w:val="bottom"/>
          </w:tcPr>
          <w:p w14:paraId="2D244557" w14:textId="5F8A10AA" w:rsidR="00635654" w:rsidRPr="00BD3055" w:rsidRDefault="00635654" w:rsidP="00635654">
            <w:pPr>
              <w:rPr>
                <w:rFonts w:cs="Times New Roman"/>
                <w:color w:val="000000"/>
                <w:sz w:val="20"/>
                <w:szCs w:val="20"/>
                <w:rPrChange w:id="389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3" w:author="Camilo Andrés Díaz Gómez" w:date="2023-03-14T19:47:00Z">
                  <w:rPr>
                    <w:rFonts w:ascii="Calibri" w:hAnsi="Calibri" w:cs="Calibri"/>
                    <w:color w:val="000000"/>
                    <w:sz w:val="20"/>
                    <w:szCs w:val="20"/>
                  </w:rPr>
                </w:rPrChange>
              </w:rPr>
              <w:t>10,87826087</w:t>
            </w:r>
          </w:p>
        </w:tc>
      </w:tr>
      <w:tr w:rsidR="00635654" w:rsidRPr="00BD3055" w14:paraId="3FA47A25" w14:textId="77777777" w:rsidTr="00635654">
        <w:tc>
          <w:tcPr>
            <w:tcW w:w="704" w:type="dxa"/>
            <w:vAlign w:val="bottom"/>
          </w:tcPr>
          <w:p w14:paraId="75417248" w14:textId="47CB1B7F" w:rsidR="00635654" w:rsidRPr="00BD3055" w:rsidRDefault="00635654" w:rsidP="00635654">
            <w:pPr>
              <w:rPr>
                <w:rFonts w:cs="Times New Roman"/>
                <w:color w:val="000000"/>
                <w:sz w:val="20"/>
                <w:szCs w:val="20"/>
                <w:rPrChange w:id="3894" w:author="Camilo Andrés Díaz Gómez" w:date="2023-03-14T19:47:00Z">
                  <w:rPr>
                    <w:rFonts w:ascii="Calibri" w:hAnsi="Calibri" w:cs="Calibri"/>
                    <w:color w:val="000000"/>
                    <w:sz w:val="20"/>
                    <w:szCs w:val="20"/>
                  </w:rPr>
                </w:rPrChange>
              </w:rPr>
            </w:pPr>
            <w:r w:rsidRPr="00BD3055">
              <w:rPr>
                <w:rFonts w:cs="Times New Roman"/>
                <w:color w:val="000000"/>
                <w:sz w:val="22"/>
                <w:rPrChange w:id="3895" w:author="Camilo Andrés Díaz Gómez" w:date="2023-03-14T19:47:00Z">
                  <w:rPr>
                    <w:rFonts w:ascii="Calibri" w:hAnsi="Calibri" w:cs="Calibri"/>
                    <w:color w:val="000000"/>
                    <w:sz w:val="22"/>
                  </w:rPr>
                </w:rPrChange>
              </w:rPr>
              <w:t>21</w:t>
            </w:r>
          </w:p>
        </w:tc>
        <w:tc>
          <w:tcPr>
            <w:tcW w:w="2030" w:type="dxa"/>
            <w:vAlign w:val="bottom"/>
          </w:tcPr>
          <w:p w14:paraId="6ACA2B11" w14:textId="0B19A4EE" w:rsidR="00635654" w:rsidRPr="00BD3055" w:rsidRDefault="00635654" w:rsidP="00635654">
            <w:pPr>
              <w:rPr>
                <w:rFonts w:cs="Times New Roman"/>
                <w:color w:val="000000"/>
                <w:sz w:val="20"/>
                <w:szCs w:val="20"/>
                <w:rPrChange w:id="389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7" w:author="Camilo Andrés Díaz Gómez" w:date="2023-03-14T19:47:00Z">
                  <w:rPr>
                    <w:rFonts w:ascii="Calibri" w:hAnsi="Calibri" w:cs="Calibri"/>
                    <w:color w:val="000000"/>
                    <w:sz w:val="20"/>
                    <w:szCs w:val="20"/>
                  </w:rPr>
                </w:rPrChange>
              </w:rPr>
              <w:t>13,35087066</w:t>
            </w:r>
          </w:p>
        </w:tc>
        <w:tc>
          <w:tcPr>
            <w:tcW w:w="1945" w:type="dxa"/>
            <w:vAlign w:val="bottom"/>
          </w:tcPr>
          <w:p w14:paraId="68E30F34" w14:textId="71D8E259" w:rsidR="00635654" w:rsidRPr="00BD3055" w:rsidRDefault="00635654" w:rsidP="00635654">
            <w:pPr>
              <w:rPr>
                <w:rFonts w:cs="Times New Roman"/>
                <w:color w:val="000000"/>
                <w:sz w:val="20"/>
                <w:szCs w:val="20"/>
                <w:rPrChange w:id="389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9" w:author="Camilo Andrés Díaz Gómez" w:date="2023-03-14T19:47:00Z">
                  <w:rPr>
                    <w:rFonts w:ascii="Calibri" w:hAnsi="Calibri" w:cs="Calibri"/>
                    <w:color w:val="000000"/>
                    <w:sz w:val="20"/>
                    <w:szCs w:val="20"/>
                  </w:rPr>
                </w:rPrChange>
              </w:rPr>
              <w:t>14,86994573</w:t>
            </w:r>
          </w:p>
        </w:tc>
        <w:tc>
          <w:tcPr>
            <w:tcW w:w="2530" w:type="dxa"/>
            <w:vAlign w:val="bottom"/>
          </w:tcPr>
          <w:p w14:paraId="69CB2A9C" w14:textId="287070C3" w:rsidR="00635654" w:rsidRPr="00BD3055" w:rsidRDefault="00635654" w:rsidP="00635654">
            <w:pPr>
              <w:rPr>
                <w:rFonts w:cs="Times New Roman"/>
                <w:color w:val="000000"/>
                <w:sz w:val="20"/>
                <w:szCs w:val="20"/>
                <w:rPrChange w:id="390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1" w:author="Camilo Andrés Díaz Gómez" w:date="2023-03-14T19:47:00Z">
                  <w:rPr>
                    <w:rFonts w:ascii="Calibri" w:hAnsi="Calibri" w:cs="Calibri"/>
                    <w:color w:val="000000"/>
                    <w:sz w:val="20"/>
                    <w:szCs w:val="20"/>
                  </w:rPr>
                </w:rPrChange>
              </w:rPr>
              <w:t>13,28653228</w:t>
            </w:r>
          </w:p>
        </w:tc>
        <w:tc>
          <w:tcPr>
            <w:tcW w:w="1619" w:type="dxa"/>
            <w:vAlign w:val="bottom"/>
          </w:tcPr>
          <w:p w14:paraId="322E9204" w14:textId="7CA2A933" w:rsidR="00635654" w:rsidRPr="00BD3055" w:rsidRDefault="00635654" w:rsidP="00635654">
            <w:pPr>
              <w:rPr>
                <w:rFonts w:cs="Times New Roman"/>
                <w:color w:val="000000"/>
                <w:sz w:val="20"/>
                <w:szCs w:val="20"/>
                <w:rPrChange w:id="390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3" w:author="Camilo Andrés Díaz Gómez" w:date="2023-03-14T19:47:00Z">
                  <w:rPr>
                    <w:rFonts w:ascii="Calibri" w:hAnsi="Calibri" w:cs="Calibri"/>
                    <w:color w:val="000000"/>
                    <w:sz w:val="20"/>
                    <w:szCs w:val="20"/>
                  </w:rPr>
                </w:rPrChange>
              </w:rPr>
              <w:t>13,8119403</w:t>
            </w:r>
          </w:p>
        </w:tc>
      </w:tr>
      <w:tr w:rsidR="00635654" w:rsidRPr="00BD3055" w14:paraId="5F2D702B" w14:textId="77777777" w:rsidTr="00635654">
        <w:tc>
          <w:tcPr>
            <w:tcW w:w="704" w:type="dxa"/>
            <w:vAlign w:val="bottom"/>
          </w:tcPr>
          <w:p w14:paraId="257D60F8" w14:textId="29C79F25" w:rsidR="00635654" w:rsidRPr="00BD3055" w:rsidRDefault="00635654" w:rsidP="00635654">
            <w:pPr>
              <w:rPr>
                <w:rFonts w:cs="Times New Roman"/>
                <w:color w:val="000000"/>
                <w:sz w:val="20"/>
                <w:szCs w:val="20"/>
                <w:rPrChange w:id="3904" w:author="Camilo Andrés Díaz Gómez" w:date="2023-03-14T19:47:00Z">
                  <w:rPr>
                    <w:rFonts w:ascii="Calibri" w:hAnsi="Calibri" w:cs="Calibri"/>
                    <w:color w:val="000000"/>
                    <w:sz w:val="20"/>
                    <w:szCs w:val="20"/>
                  </w:rPr>
                </w:rPrChange>
              </w:rPr>
            </w:pPr>
            <w:r w:rsidRPr="00BD3055">
              <w:rPr>
                <w:rFonts w:cs="Times New Roman"/>
                <w:color w:val="000000"/>
                <w:sz w:val="22"/>
                <w:rPrChange w:id="3905" w:author="Camilo Andrés Díaz Gómez" w:date="2023-03-14T19:47:00Z">
                  <w:rPr>
                    <w:rFonts w:ascii="Calibri" w:hAnsi="Calibri" w:cs="Calibri"/>
                    <w:color w:val="000000"/>
                    <w:sz w:val="22"/>
                  </w:rPr>
                </w:rPrChange>
              </w:rPr>
              <w:t>22</w:t>
            </w:r>
          </w:p>
        </w:tc>
        <w:tc>
          <w:tcPr>
            <w:tcW w:w="2030" w:type="dxa"/>
            <w:vAlign w:val="bottom"/>
          </w:tcPr>
          <w:p w14:paraId="55FDCCDB" w14:textId="0BA73AD2" w:rsidR="00635654" w:rsidRPr="00BD3055" w:rsidRDefault="00635654" w:rsidP="00635654">
            <w:pPr>
              <w:rPr>
                <w:rFonts w:cs="Times New Roman"/>
                <w:color w:val="000000"/>
                <w:sz w:val="20"/>
                <w:szCs w:val="20"/>
                <w:rPrChange w:id="390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7" w:author="Camilo Andrés Díaz Gómez" w:date="2023-03-14T19:47:00Z">
                  <w:rPr>
                    <w:rFonts w:ascii="Calibri" w:hAnsi="Calibri" w:cs="Calibri"/>
                    <w:color w:val="000000"/>
                    <w:sz w:val="20"/>
                    <w:szCs w:val="20"/>
                  </w:rPr>
                </w:rPrChange>
              </w:rPr>
              <w:t>12,21693965</w:t>
            </w:r>
          </w:p>
        </w:tc>
        <w:tc>
          <w:tcPr>
            <w:tcW w:w="1945" w:type="dxa"/>
            <w:vAlign w:val="bottom"/>
          </w:tcPr>
          <w:p w14:paraId="04A8C155" w14:textId="298833CD" w:rsidR="00635654" w:rsidRPr="00BD3055" w:rsidRDefault="00635654" w:rsidP="00635654">
            <w:pPr>
              <w:rPr>
                <w:rFonts w:cs="Times New Roman"/>
                <w:color w:val="000000"/>
                <w:sz w:val="20"/>
                <w:szCs w:val="20"/>
                <w:rPrChange w:id="390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9" w:author="Camilo Andrés Díaz Gómez" w:date="2023-03-14T19:47:00Z">
                  <w:rPr>
                    <w:rFonts w:ascii="Calibri" w:hAnsi="Calibri" w:cs="Calibri"/>
                    <w:color w:val="000000"/>
                    <w:sz w:val="20"/>
                    <w:szCs w:val="20"/>
                  </w:rPr>
                </w:rPrChange>
              </w:rPr>
              <w:t>14,55942761</w:t>
            </w:r>
          </w:p>
        </w:tc>
        <w:tc>
          <w:tcPr>
            <w:tcW w:w="2530" w:type="dxa"/>
            <w:vAlign w:val="bottom"/>
          </w:tcPr>
          <w:p w14:paraId="590D9033" w14:textId="69380B13" w:rsidR="00635654" w:rsidRPr="00BD3055" w:rsidRDefault="00635654" w:rsidP="00635654">
            <w:pPr>
              <w:rPr>
                <w:rFonts w:cs="Times New Roman"/>
                <w:color w:val="000000"/>
                <w:sz w:val="20"/>
                <w:szCs w:val="20"/>
                <w:rPrChange w:id="391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1" w:author="Camilo Andrés Díaz Gómez" w:date="2023-03-14T19:47:00Z">
                  <w:rPr>
                    <w:rFonts w:ascii="Calibri" w:hAnsi="Calibri" w:cs="Calibri"/>
                    <w:color w:val="000000"/>
                    <w:sz w:val="20"/>
                    <w:szCs w:val="20"/>
                  </w:rPr>
                </w:rPrChange>
              </w:rPr>
              <w:t>12,52110213</w:t>
            </w:r>
          </w:p>
        </w:tc>
        <w:tc>
          <w:tcPr>
            <w:tcW w:w="1619" w:type="dxa"/>
            <w:vAlign w:val="bottom"/>
          </w:tcPr>
          <w:p w14:paraId="7861E8D0" w14:textId="260DBC4F" w:rsidR="00635654" w:rsidRPr="00BD3055" w:rsidRDefault="00635654" w:rsidP="00635654">
            <w:pPr>
              <w:rPr>
                <w:rFonts w:cs="Times New Roman"/>
                <w:color w:val="000000"/>
                <w:sz w:val="20"/>
                <w:szCs w:val="20"/>
                <w:rPrChange w:id="391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3" w:author="Camilo Andrés Díaz Gómez" w:date="2023-03-14T19:47:00Z">
                  <w:rPr>
                    <w:rFonts w:ascii="Calibri" w:hAnsi="Calibri" w:cs="Calibri"/>
                    <w:color w:val="000000"/>
                    <w:sz w:val="20"/>
                    <w:szCs w:val="20"/>
                  </w:rPr>
                </w:rPrChange>
              </w:rPr>
              <w:t>12,07407407</w:t>
            </w:r>
          </w:p>
        </w:tc>
      </w:tr>
      <w:tr w:rsidR="00635654" w:rsidRPr="00BD3055" w14:paraId="6CA8D517" w14:textId="77777777" w:rsidTr="00635654">
        <w:tc>
          <w:tcPr>
            <w:tcW w:w="704" w:type="dxa"/>
            <w:vAlign w:val="bottom"/>
          </w:tcPr>
          <w:p w14:paraId="3F2AF135" w14:textId="7A816839" w:rsidR="00635654" w:rsidRPr="00BD3055" w:rsidRDefault="00635654" w:rsidP="00635654">
            <w:pPr>
              <w:rPr>
                <w:rFonts w:cs="Times New Roman"/>
                <w:color w:val="000000"/>
                <w:sz w:val="20"/>
                <w:szCs w:val="20"/>
                <w:rPrChange w:id="3914" w:author="Camilo Andrés Díaz Gómez" w:date="2023-03-14T19:47:00Z">
                  <w:rPr>
                    <w:rFonts w:ascii="Calibri" w:hAnsi="Calibri" w:cs="Calibri"/>
                    <w:color w:val="000000"/>
                    <w:sz w:val="20"/>
                    <w:szCs w:val="20"/>
                  </w:rPr>
                </w:rPrChange>
              </w:rPr>
            </w:pPr>
            <w:r w:rsidRPr="00BD3055">
              <w:rPr>
                <w:rFonts w:cs="Times New Roman"/>
                <w:color w:val="000000"/>
                <w:sz w:val="22"/>
                <w:rPrChange w:id="3915" w:author="Camilo Andrés Díaz Gómez" w:date="2023-03-14T19:47:00Z">
                  <w:rPr>
                    <w:rFonts w:ascii="Calibri" w:hAnsi="Calibri" w:cs="Calibri"/>
                    <w:color w:val="000000"/>
                    <w:sz w:val="22"/>
                  </w:rPr>
                </w:rPrChange>
              </w:rPr>
              <w:t>23</w:t>
            </w:r>
          </w:p>
        </w:tc>
        <w:tc>
          <w:tcPr>
            <w:tcW w:w="2030" w:type="dxa"/>
            <w:vAlign w:val="bottom"/>
          </w:tcPr>
          <w:p w14:paraId="6D7444C2" w14:textId="6258B3A3" w:rsidR="00635654" w:rsidRPr="00BD3055" w:rsidRDefault="00635654" w:rsidP="00635654">
            <w:pPr>
              <w:rPr>
                <w:rFonts w:cs="Times New Roman"/>
                <w:color w:val="000000"/>
                <w:sz w:val="20"/>
                <w:szCs w:val="20"/>
                <w:rPrChange w:id="391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7" w:author="Camilo Andrés Díaz Gómez" w:date="2023-03-14T19:47:00Z">
                  <w:rPr>
                    <w:rFonts w:ascii="Calibri" w:hAnsi="Calibri" w:cs="Calibri"/>
                    <w:color w:val="000000"/>
                    <w:sz w:val="20"/>
                    <w:szCs w:val="20"/>
                  </w:rPr>
                </w:rPrChange>
              </w:rPr>
              <w:t>14,71228764</w:t>
            </w:r>
          </w:p>
        </w:tc>
        <w:tc>
          <w:tcPr>
            <w:tcW w:w="1945" w:type="dxa"/>
            <w:vAlign w:val="bottom"/>
          </w:tcPr>
          <w:p w14:paraId="207EC3C2" w14:textId="7FF0510C" w:rsidR="00635654" w:rsidRPr="00BD3055" w:rsidRDefault="00635654" w:rsidP="00635654">
            <w:pPr>
              <w:rPr>
                <w:rFonts w:cs="Times New Roman"/>
                <w:color w:val="000000"/>
                <w:sz w:val="20"/>
                <w:szCs w:val="20"/>
                <w:rPrChange w:id="391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9" w:author="Camilo Andrés Díaz Gómez" w:date="2023-03-14T19:47:00Z">
                  <w:rPr>
                    <w:rFonts w:ascii="Calibri" w:hAnsi="Calibri" w:cs="Calibri"/>
                    <w:color w:val="000000"/>
                    <w:sz w:val="20"/>
                    <w:szCs w:val="20"/>
                  </w:rPr>
                </w:rPrChange>
              </w:rPr>
              <w:t>15,14236771</w:t>
            </w:r>
          </w:p>
        </w:tc>
        <w:tc>
          <w:tcPr>
            <w:tcW w:w="2530" w:type="dxa"/>
            <w:vAlign w:val="bottom"/>
          </w:tcPr>
          <w:p w14:paraId="3A28B7ED" w14:textId="41623B96" w:rsidR="00635654" w:rsidRPr="00BD3055" w:rsidRDefault="00635654" w:rsidP="00635654">
            <w:pPr>
              <w:rPr>
                <w:rFonts w:cs="Times New Roman"/>
                <w:color w:val="000000"/>
                <w:sz w:val="20"/>
                <w:szCs w:val="20"/>
                <w:rPrChange w:id="392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1" w:author="Camilo Andrés Díaz Gómez" w:date="2023-03-14T19:47:00Z">
                  <w:rPr>
                    <w:rFonts w:ascii="Calibri" w:hAnsi="Calibri" w:cs="Calibri"/>
                    <w:color w:val="000000"/>
                    <w:sz w:val="20"/>
                    <w:szCs w:val="20"/>
                  </w:rPr>
                </w:rPrChange>
              </w:rPr>
              <w:t>14,65237174</w:t>
            </w:r>
          </w:p>
        </w:tc>
        <w:tc>
          <w:tcPr>
            <w:tcW w:w="1619" w:type="dxa"/>
            <w:vAlign w:val="bottom"/>
          </w:tcPr>
          <w:p w14:paraId="4724DFC1" w14:textId="7094B7A4" w:rsidR="00635654" w:rsidRPr="00BD3055" w:rsidRDefault="00635654" w:rsidP="00635654">
            <w:pPr>
              <w:rPr>
                <w:rFonts w:cs="Times New Roman"/>
                <w:color w:val="000000"/>
                <w:sz w:val="20"/>
                <w:szCs w:val="20"/>
                <w:rPrChange w:id="392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3" w:author="Camilo Andrés Díaz Gómez" w:date="2023-03-14T19:47:00Z">
                  <w:rPr>
                    <w:rFonts w:ascii="Calibri" w:hAnsi="Calibri" w:cs="Calibri"/>
                    <w:color w:val="000000"/>
                    <w:sz w:val="20"/>
                    <w:szCs w:val="20"/>
                  </w:rPr>
                </w:rPrChange>
              </w:rPr>
              <w:t>14,44925373</w:t>
            </w:r>
          </w:p>
        </w:tc>
      </w:tr>
      <w:tr w:rsidR="00635654" w:rsidRPr="00BD3055" w14:paraId="5C7B9E34" w14:textId="77777777" w:rsidTr="00635654">
        <w:tc>
          <w:tcPr>
            <w:tcW w:w="704" w:type="dxa"/>
            <w:vAlign w:val="bottom"/>
          </w:tcPr>
          <w:p w14:paraId="3F0AD02F" w14:textId="73D09E2F" w:rsidR="00635654" w:rsidRPr="00BD3055" w:rsidRDefault="00635654" w:rsidP="00635654">
            <w:pPr>
              <w:rPr>
                <w:rFonts w:cs="Times New Roman"/>
                <w:color w:val="000000"/>
                <w:sz w:val="20"/>
                <w:szCs w:val="20"/>
                <w:rPrChange w:id="3924" w:author="Camilo Andrés Díaz Gómez" w:date="2023-03-14T19:47:00Z">
                  <w:rPr>
                    <w:rFonts w:ascii="Calibri" w:hAnsi="Calibri" w:cs="Calibri"/>
                    <w:color w:val="000000"/>
                    <w:sz w:val="20"/>
                    <w:szCs w:val="20"/>
                  </w:rPr>
                </w:rPrChange>
              </w:rPr>
            </w:pPr>
            <w:r w:rsidRPr="00BD3055">
              <w:rPr>
                <w:rFonts w:cs="Times New Roman"/>
                <w:color w:val="000000"/>
                <w:sz w:val="22"/>
                <w:rPrChange w:id="3925" w:author="Camilo Andrés Díaz Gómez" w:date="2023-03-14T19:47:00Z">
                  <w:rPr>
                    <w:rFonts w:ascii="Calibri" w:hAnsi="Calibri" w:cs="Calibri"/>
                    <w:color w:val="000000"/>
                    <w:sz w:val="22"/>
                  </w:rPr>
                </w:rPrChange>
              </w:rPr>
              <w:t>24</w:t>
            </w:r>
          </w:p>
        </w:tc>
        <w:tc>
          <w:tcPr>
            <w:tcW w:w="2030" w:type="dxa"/>
            <w:vAlign w:val="bottom"/>
          </w:tcPr>
          <w:p w14:paraId="1CE16D7F" w14:textId="415A24D2" w:rsidR="00635654" w:rsidRPr="00BD3055" w:rsidRDefault="00635654" w:rsidP="00635654">
            <w:pPr>
              <w:rPr>
                <w:rFonts w:cs="Times New Roman"/>
                <w:color w:val="000000"/>
                <w:sz w:val="20"/>
                <w:szCs w:val="20"/>
                <w:rPrChange w:id="392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7" w:author="Camilo Andrés Díaz Gómez" w:date="2023-03-14T19:47:00Z">
                  <w:rPr>
                    <w:rFonts w:ascii="Calibri" w:hAnsi="Calibri" w:cs="Calibri"/>
                    <w:color w:val="000000"/>
                    <w:sz w:val="20"/>
                    <w:szCs w:val="20"/>
                  </w:rPr>
                </w:rPrChange>
              </w:rPr>
              <w:t>15,42424684</w:t>
            </w:r>
          </w:p>
        </w:tc>
        <w:tc>
          <w:tcPr>
            <w:tcW w:w="1945" w:type="dxa"/>
            <w:vAlign w:val="bottom"/>
          </w:tcPr>
          <w:p w14:paraId="0F32737C" w14:textId="3A43545F" w:rsidR="00635654" w:rsidRPr="00BD3055" w:rsidRDefault="00635654" w:rsidP="00635654">
            <w:pPr>
              <w:rPr>
                <w:rFonts w:cs="Times New Roman"/>
                <w:color w:val="000000"/>
                <w:sz w:val="20"/>
                <w:szCs w:val="20"/>
                <w:rPrChange w:id="392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9" w:author="Camilo Andrés Díaz Gómez" w:date="2023-03-14T19:47:00Z">
                  <w:rPr>
                    <w:rFonts w:ascii="Calibri" w:hAnsi="Calibri" w:cs="Calibri"/>
                    <w:color w:val="000000"/>
                    <w:sz w:val="20"/>
                    <w:szCs w:val="20"/>
                  </w:rPr>
                </w:rPrChange>
              </w:rPr>
              <w:t>14,70319499</w:t>
            </w:r>
          </w:p>
        </w:tc>
        <w:tc>
          <w:tcPr>
            <w:tcW w:w="2530" w:type="dxa"/>
            <w:vAlign w:val="bottom"/>
          </w:tcPr>
          <w:p w14:paraId="1D85276D" w14:textId="4408904F" w:rsidR="00635654" w:rsidRPr="00BD3055" w:rsidRDefault="00635654" w:rsidP="00635654">
            <w:pPr>
              <w:rPr>
                <w:rFonts w:cs="Times New Roman"/>
                <w:color w:val="000000"/>
                <w:sz w:val="20"/>
                <w:szCs w:val="20"/>
                <w:rPrChange w:id="393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1" w:author="Camilo Andrés Díaz Gómez" w:date="2023-03-14T19:47:00Z">
                  <w:rPr>
                    <w:rFonts w:ascii="Calibri" w:hAnsi="Calibri" w:cs="Calibri"/>
                    <w:color w:val="000000"/>
                    <w:sz w:val="20"/>
                    <w:szCs w:val="20"/>
                  </w:rPr>
                </w:rPrChange>
              </w:rPr>
              <w:t>15,42093813</w:t>
            </w:r>
          </w:p>
        </w:tc>
        <w:tc>
          <w:tcPr>
            <w:tcW w:w="1619" w:type="dxa"/>
            <w:vAlign w:val="bottom"/>
          </w:tcPr>
          <w:p w14:paraId="18465019" w14:textId="179511B3" w:rsidR="00635654" w:rsidRPr="00BD3055" w:rsidRDefault="00635654" w:rsidP="00635654">
            <w:pPr>
              <w:rPr>
                <w:rFonts w:cs="Times New Roman"/>
                <w:color w:val="000000"/>
                <w:sz w:val="20"/>
                <w:szCs w:val="20"/>
                <w:rPrChange w:id="393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3" w:author="Camilo Andrés Díaz Gómez" w:date="2023-03-14T19:47:00Z">
                  <w:rPr>
                    <w:rFonts w:ascii="Calibri" w:hAnsi="Calibri" w:cs="Calibri"/>
                    <w:color w:val="000000"/>
                    <w:sz w:val="20"/>
                    <w:szCs w:val="20"/>
                  </w:rPr>
                </w:rPrChange>
              </w:rPr>
              <w:t>14,37536232</w:t>
            </w:r>
          </w:p>
        </w:tc>
      </w:tr>
      <w:tr w:rsidR="00635654" w:rsidRPr="00BD3055" w14:paraId="4AE0A4E3" w14:textId="77777777" w:rsidTr="00635654">
        <w:tc>
          <w:tcPr>
            <w:tcW w:w="704" w:type="dxa"/>
            <w:vAlign w:val="bottom"/>
          </w:tcPr>
          <w:p w14:paraId="1AF00322" w14:textId="4014A6E2" w:rsidR="00635654" w:rsidRPr="00BD3055" w:rsidRDefault="00635654" w:rsidP="00635654">
            <w:pPr>
              <w:rPr>
                <w:rFonts w:cs="Times New Roman"/>
                <w:color w:val="000000"/>
                <w:sz w:val="20"/>
                <w:szCs w:val="20"/>
                <w:rPrChange w:id="3934" w:author="Camilo Andrés Díaz Gómez" w:date="2023-03-14T19:47:00Z">
                  <w:rPr>
                    <w:rFonts w:ascii="Calibri" w:hAnsi="Calibri" w:cs="Calibri"/>
                    <w:color w:val="000000"/>
                    <w:sz w:val="20"/>
                    <w:szCs w:val="20"/>
                  </w:rPr>
                </w:rPrChange>
              </w:rPr>
            </w:pPr>
            <w:r w:rsidRPr="00BD3055">
              <w:rPr>
                <w:rFonts w:cs="Times New Roman"/>
                <w:color w:val="000000"/>
                <w:sz w:val="22"/>
                <w:rPrChange w:id="3935" w:author="Camilo Andrés Díaz Gómez" w:date="2023-03-14T19:47:00Z">
                  <w:rPr>
                    <w:rFonts w:ascii="Calibri" w:hAnsi="Calibri" w:cs="Calibri"/>
                    <w:color w:val="000000"/>
                    <w:sz w:val="22"/>
                  </w:rPr>
                </w:rPrChange>
              </w:rPr>
              <w:lastRenderedPageBreak/>
              <w:t>25</w:t>
            </w:r>
          </w:p>
        </w:tc>
        <w:tc>
          <w:tcPr>
            <w:tcW w:w="2030" w:type="dxa"/>
            <w:vAlign w:val="bottom"/>
          </w:tcPr>
          <w:p w14:paraId="04B4DCC3" w14:textId="192A9431" w:rsidR="00635654" w:rsidRPr="00BD3055" w:rsidRDefault="00635654" w:rsidP="00635654">
            <w:pPr>
              <w:rPr>
                <w:rFonts w:cs="Times New Roman"/>
                <w:color w:val="000000"/>
                <w:sz w:val="20"/>
                <w:szCs w:val="20"/>
                <w:rPrChange w:id="393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7" w:author="Camilo Andrés Díaz Gómez" w:date="2023-03-14T19:47:00Z">
                  <w:rPr>
                    <w:rFonts w:ascii="Calibri" w:hAnsi="Calibri" w:cs="Calibri"/>
                    <w:color w:val="000000"/>
                    <w:sz w:val="20"/>
                    <w:szCs w:val="20"/>
                  </w:rPr>
                </w:rPrChange>
              </w:rPr>
              <w:t>16,45876036</w:t>
            </w:r>
          </w:p>
        </w:tc>
        <w:tc>
          <w:tcPr>
            <w:tcW w:w="1945" w:type="dxa"/>
            <w:vAlign w:val="bottom"/>
          </w:tcPr>
          <w:p w14:paraId="2985DB2A" w14:textId="1183CCBB" w:rsidR="00635654" w:rsidRPr="00BD3055" w:rsidRDefault="00635654" w:rsidP="00635654">
            <w:pPr>
              <w:rPr>
                <w:rFonts w:cs="Times New Roman"/>
                <w:color w:val="000000"/>
                <w:sz w:val="20"/>
                <w:szCs w:val="20"/>
                <w:rPrChange w:id="393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9" w:author="Camilo Andrés Díaz Gómez" w:date="2023-03-14T19:47:00Z">
                  <w:rPr>
                    <w:rFonts w:ascii="Calibri" w:hAnsi="Calibri" w:cs="Calibri"/>
                    <w:color w:val="000000"/>
                    <w:sz w:val="20"/>
                    <w:szCs w:val="20"/>
                  </w:rPr>
                </w:rPrChange>
              </w:rPr>
              <w:t>15,2681479</w:t>
            </w:r>
          </w:p>
        </w:tc>
        <w:tc>
          <w:tcPr>
            <w:tcW w:w="2530" w:type="dxa"/>
            <w:vAlign w:val="bottom"/>
          </w:tcPr>
          <w:p w14:paraId="0F35A830" w14:textId="0851ECDE" w:rsidR="00635654" w:rsidRPr="00BD3055" w:rsidRDefault="00635654" w:rsidP="00635654">
            <w:pPr>
              <w:rPr>
                <w:rFonts w:cs="Times New Roman"/>
                <w:color w:val="000000"/>
                <w:sz w:val="20"/>
                <w:szCs w:val="20"/>
                <w:rPrChange w:id="394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1" w:author="Camilo Andrés Díaz Gómez" w:date="2023-03-14T19:47:00Z">
                  <w:rPr>
                    <w:rFonts w:ascii="Calibri" w:hAnsi="Calibri" w:cs="Calibri"/>
                    <w:color w:val="000000"/>
                    <w:sz w:val="20"/>
                    <w:szCs w:val="20"/>
                  </w:rPr>
                </w:rPrChange>
              </w:rPr>
              <w:t>16,47694129</w:t>
            </w:r>
          </w:p>
        </w:tc>
        <w:tc>
          <w:tcPr>
            <w:tcW w:w="1619" w:type="dxa"/>
            <w:vAlign w:val="bottom"/>
          </w:tcPr>
          <w:p w14:paraId="1881E952" w14:textId="49F8A656" w:rsidR="00635654" w:rsidRPr="00BD3055" w:rsidRDefault="00635654" w:rsidP="00635654">
            <w:pPr>
              <w:rPr>
                <w:rFonts w:cs="Times New Roman"/>
                <w:color w:val="000000"/>
                <w:sz w:val="20"/>
                <w:szCs w:val="20"/>
                <w:rPrChange w:id="394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3" w:author="Camilo Andrés Díaz Gómez" w:date="2023-03-14T19:47:00Z">
                  <w:rPr>
                    <w:rFonts w:ascii="Calibri" w:hAnsi="Calibri" w:cs="Calibri"/>
                    <w:color w:val="000000"/>
                    <w:sz w:val="20"/>
                    <w:szCs w:val="20"/>
                  </w:rPr>
                </w:rPrChange>
              </w:rPr>
              <w:t>14,2641791</w:t>
            </w:r>
          </w:p>
        </w:tc>
      </w:tr>
      <w:tr w:rsidR="00635654" w:rsidRPr="00BD3055" w14:paraId="3738A4F5" w14:textId="77777777" w:rsidTr="00635654">
        <w:tc>
          <w:tcPr>
            <w:tcW w:w="704" w:type="dxa"/>
            <w:vAlign w:val="bottom"/>
          </w:tcPr>
          <w:p w14:paraId="3C529BB0" w14:textId="527F6713" w:rsidR="00635654" w:rsidRPr="00BD3055" w:rsidRDefault="00635654" w:rsidP="00635654">
            <w:pPr>
              <w:rPr>
                <w:rFonts w:cs="Times New Roman"/>
                <w:color w:val="000000"/>
                <w:sz w:val="20"/>
                <w:szCs w:val="20"/>
                <w:rPrChange w:id="3944" w:author="Camilo Andrés Díaz Gómez" w:date="2023-03-14T19:47:00Z">
                  <w:rPr>
                    <w:rFonts w:ascii="Calibri" w:hAnsi="Calibri" w:cs="Calibri"/>
                    <w:color w:val="000000"/>
                    <w:sz w:val="20"/>
                    <w:szCs w:val="20"/>
                  </w:rPr>
                </w:rPrChange>
              </w:rPr>
            </w:pPr>
            <w:r w:rsidRPr="00BD3055">
              <w:rPr>
                <w:rFonts w:cs="Times New Roman"/>
                <w:color w:val="000000"/>
                <w:sz w:val="22"/>
                <w:rPrChange w:id="3945" w:author="Camilo Andrés Díaz Gómez" w:date="2023-03-14T19:47:00Z">
                  <w:rPr>
                    <w:rFonts w:ascii="Calibri" w:hAnsi="Calibri" w:cs="Calibri"/>
                    <w:color w:val="000000"/>
                    <w:sz w:val="22"/>
                  </w:rPr>
                </w:rPrChange>
              </w:rPr>
              <w:t>26</w:t>
            </w:r>
          </w:p>
        </w:tc>
        <w:tc>
          <w:tcPr>
            <w:tcW w:w="2030" w:type="dxa"/>
            <w:vAlign w:val="bottom"/>
          </w:tcPr>
          <w:p w14:paraId="482B900B" w14:textId="48597E1E" w:rsidR="00635654" w:rsidRPr="00BD3055" w:rsidRDefault="00635654" w:rsidP="00635654">
            <w:pPr>
              <w:rPr>
                <w:rFonts w:cs="Times New Roman"/>
                <w:color w:val="000000"/>
                <w:sz w:val="20"/>
                <w:szCs w:val="20"/>
                <w:rPrChange w:id="394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7" w:author="Camilo Andrés Díaz Gómez" w:date="2023-03-14T19:47:00Z">
                  <w:rPr>
                    <w:rFonts w:ascii="Calibri" w:hAnsi="Calibri" w:cs="Calibri"/>
                    <w:color w:val="000000"/>
                    <w:sz w:val="20"/>
                    <w:szCs w:val="20"/>
                  </w:rPr>
                </w:rPrChange>
              </w:rPr>
              <w:t>15,39763814</w:t>
            </w:r>
          </w:p>
        </w:tc>
        <w:tc>
          <w:tcPr>
            <w:tcW w:w="1945" w:type="dxa"/>
            <w:vAlign w:val="bottom"/>
          </w:tcPr>
          <w:p w14:paraId="4A41DF6B" w14:textId="2C481AEB" w:rsidR="00635654" w:rsidRPr="00BD3055" w:rsidRDefault="00635654" w:rsidP="00635654">
            <w:pPr>
              <w:rPr>
                <w:rFonts w:cs="Times New Roman"/>
                <w:color w:val="000000"/>
                <w:sz w:val="20"/>
                <w:szCs w:val="20"/>
                <w:rPrChange w:id="394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9" w:author="Camilo Andrés Díaz Gómez" w:date="2023-03-14T19:47:00Z">
                  <w:rPr>
                    <w:rFonts w:ascii="Calibri" w:hAnsi="Calibri" w:cs="Calibri"/>
                    <w:color w:val="000000"/>
                    <w:sz w:val="20"/>
                    <w:szCs w:val="20"/>
                  </w:rPr>
                </w:rPrChange>
              </w:rPr>
              <w:t>15,50956439</w:t>
            </w:r>
          </w:p>
        </w:tc>
        <w:tc>
          <w:tcPr>
            <w:tcW w:w="2530" w:type="dxa"/>
            <w:vAlign w:val="bottom"/>
          </w:tcPr>
          <w:p w14:paraId="5C24FB83" w14:textId="653D70ED" w:rsidR="00635654" w:rsidRPr="00BD3055" w:rsidRDefault="00635654" w:rsidP="00635654">
            <w:pPr>
              <w:rPr>
                <w:rFonts w:cs="Times New Roman"/>
                <w:color w:val="000000"/>
                <w:sz w:val="20"/>
                <w:szCs w:val="20"/>
                <w:rPrChange w:id="395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1" w:author="Camilo Andrés Díaz Gómez" w:date="2023-03-14T19:47:00Z">
                  <w:rPr>
                    <w:rFonts w:ascii="Calibri" w:hAnsi="Calibri" w:cs="Calibri"/>
                    <w:color w:val="000000"/>
                    <w:sz w:val="20"/>
                    <w:szCs w:val="20"/>
                  </w:rPr>
                </w:rPrChange>
              </w:rPr>
              <w:t>15,41340955</w:t>
            </w:r>
          </w:p>
        </w:tc>
        <w:tc>
          <w:tcPr>
            <w:tcW w:w="1619" w:type="dxa"/>
            <w:vAlign w:val="bottom"/>
          </w:tcPr>
          <w:p w14:paraId="11D1C329" w14:textId="01221FD9" w:rsidR="00635654" w:rsidRPr="00BD3055" w:rsidRDefault="00635654" w:rsidP="00635654">
            <w:pPr>
              <w:rPr>
                <w:rFonts w:cs="Times New Roman"/>
                <w:color w:val="000000"/>
                <w:sz w:val="20"/>
                <w:szCs w:val="20"/>
                <w:rPrChange w:id="395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3" w:author="Camilo Andrés Díaz Gómez" w:date="2023-03-14T19:47:00Z">
                  <w:rPr>
                    <w:rFonts w:ascii="Calibri" w:hAnsi="Calibri" w:cs="Calibri"/>
                    <w:color w:val="000000"/>
                    <w:sz w:val="20"/>
                    <w:szCs w:val="20"/>
                  </w:rPr>
                </w:rPrChange>
              </w:rPr>
              <w:t>14,72777778</w:t>
            </w:r>
          </w:p>
        </w:tc>
      </w:tr>
      <w:tr w:rsidR="00635654" w:rsidRPr="00BD3055" w14:paraId="73514373" w14:textId="77777777" w:rsidTr="00635654">
        <w:tc>
          <w:tcPr>
            <w:tcW w:w="704" w:type="dxa"/>
            <w:vAlign w:val="bottom"/>
          </w:tcPr>
          <w:p w14:paraId="2A790548" w14:textId="7649E66E" w:rsidR="00635654" w:rsidRPr="00BD3055" w:rsidRDefault="00635654" w:rsidP="00635654">
            <w:pPr>
              <w:rPr>
                <w:rFonts w:cs="Times New Roman"/>
                <w:color w:val="000000"/>
                <w:sz w:val="20"/>
                <w:szCs w:val="20"/>
                <w:rPrChange w:id="3954" w:author="Camilo Andrés Díaz Gómez" w:date="2023-03-14T19:47:00Z">
                  <w:rPr>
                    <w:rFonts w:ascii="Calibri" w:hAnsi="Calibri" w:cs="Calibri"/>
                    <w:color w:val="000000"/>
                    <w:sz w:val="20"/>
                    <w:szCs w:val="20"/>
                  </w:rPr>
                </w:rPrChange>
              </w:rPr>
            </w:pPr>
            <w:r w:rsidRPr="00BD3055">
              <w:rPr>
                <w:rFonts w:cs="Times New Roman"/>
                <w:color w:val="000000"/>
                <w:sz w:val="22"/>
                <w:rPrChange w:id="3955" w:author="Camilo Andrés Díaz Gómez" w:date="2023-03-14T19:47:00Z">
                  <w:rPr>
                    <w:rFonts w:ascii="Calibri" w:hAnsi="Calibri" w:cs="Calibri"/>
                    <w:color w:val="000000"/>
                    <w:sz w:val="22"/>
                  </w:rPr>
                </w:rPrChange>
              </w:rPr>
              <w:t>27</w:t>
            </w:r>
          </w:p>
        </w:tc>
        <w:tc>
          <w:tcPr>
            <w:tcW w:w="2030" w:type="dxa"/>
            <w:vAlign w:val="bottom"/>
          </w:tcPr>
          <w:p w14:paraId="7FCC7451" w14:textId="67A88A2E" w:rsidR="00635654" w:rsidRPr="00BD3055" w:rsidRDefault="00635654" w:rsidP="00635654">
            <w:pPr>
              <w:rPr>
                <w:rFonts w:cs="Times New Roman"/>
                <w:color w:val="000000"/>
                <w:sz w:val="20"/>
                <w:szCs w:val="20"/>
                <w:rPrChange w:id="395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7" w:author="Camilo Andrés Díaz Gómez" w:date="2023-03-14T19:47:00Z">
                  <w:rPr>
                    <w:rFonts w:ascii="Calibri" w:hAnsi="Calibri" w:cs="Calibri"/>
                    <w:color w:val="000000"/>
                    <w:sz w:val="20"/>
                    <w:szCs w:val="20"/>
                  </w:rPr>
                </w:rPrChange>
              </w:rPr>
              <w:t>14,20176254</w:t>
            </w:r>
          </w:p>
        </w:tc>
        <w:tc>
          <w:tcPr>
            <w:tcW w:w="1945" w:type="dxa"/>
            <w:vAlign w:val="bottom"/>
          </w:tcPr>
          <w:p w14:paraId="61974D79" w14:textId="47C9ED40" w:rsidR="00635654" w:rsidRPr="00BD3055" w:rsidRDefault="00635654" w:rsidP="00635654">
            <w:pPr>
              <w:rPr>
                <w:rFonts w:cs="Times New Roman"/>
                <w:color w:val="000000"/>
                <w:sz w:val="20"/>
                <w:szCs w:val="20"/>
                <w:rPrChange w:id="395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9" w:author="Camilo Andrés Díaz Gómez" w:date="2023-03-14T19:47:00Z">
                  <w:rPr>
                    <w:rFonts w:ascii="Calibri" w:hAnsi="Calibri" w:cs="Calibri"/>
                    <w:color w:val="000000"/>
                    <w:sz w:val="20"/>
                    <w:szCs w:val="20"/>
                  </w:rPr>
                </w:rPrChange>
              </w:rPr>
              <w:t>15,11073232</w:t>
            </w:r>
          </w:p>
        </w:tc>
        <w:tc>
          <w:tcPr>
            <w:tcW w:w="2530" w:type="dxa"/>
            <w:vAlign w:val="bottom"/>
          </w:tcPr>
          <w:p w14:paraId="0483F327" w14:textId="289F8D03" w:rsidR="00635654" w:rsidRPr="00BD3055" w:rsidRDefault="00635654" w:rsidP="00635654">
            <w:pPr>
              <w:rPr>
                <w:rFonts w:cs="Times New Roman"/>
                <w:color w:val="000000"/>
                <w:sz w:val="20"/>
                <w:szCs w:val="20"/>
                <w:rPrChange w:id="396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1" w:author="Camilo Andrés Díaz Gómez" w:date="2023-03-14T19:47:00Z">
                  <w:rPr>
                    <w:rFonts w:ascii="Calibri" w:hAnsi="Calibri" w:cs="Calibri"/>
                    <w:color w:val="000000"/>
                    <w:sz w:val="20"/>
                    <w:szCs w:val="20"/>
                  </w:rPr>
                </w:rPrChange>
              </w:rPr>
              <w:t>14,37979109</w:t>
            </w:r>
          </w:p>
        </w:tc>
        <w:tc>
          <w:tcPr>
            <w:tcW w:w="1619" w:type="dxa"/>
            <w:vAlign w:val="bottom"/>
          </w:tcPr>
          <w:p w14:paraId="5513CAA0" w14:textId="0BF180FD" w:rsidR="00635654" w:rsidRPr="00BD3055" w:rsidRDefault="00635654" w:rsidP="00635654">
            <w:pPr>
              <w:rPr>
                <w:rFonts w:cs="Times New Roman"/>
                <w:color w:val="000000"/>
                <w:sz w:val="20"/>
                <w:szCs w:val="20"/>
                <w:rPrChange w:id="396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3" w:author="Camilo Andrés Díaz Gómez" w:date="2023-03-14T19:47:00Z">
                  <w:rPr>
                    <w:rFonts w:ascii="Calibri" w:hAnsi="Calibri" w:cs="Calibri"/>
                    <w:color w:val="000000"/>
                    <w:sz w:val="20"/>
                    <w:szCs w:val="20"/>
                  </w:rPr>
                </w:rPrChange>
              </w:rPr>
              <w:t>13,79444444</w:t>
            </w:r>
          </w:p>
        </w:tc>
      </w:tr>
      <w:tr w:rsidR="00635654" w:rsidRPr="00BD3055" w14:paraId="23FC7199" w14:textId="77777777" w:rsidTr="00635654">
        <w:tc>
          <w:tcPr>
            <w:tcW w:w="704" w:type="dxa"/>
            <w:vAlign w:val="bottom"/>
          </w:tcPr>
          <w:p w14:paraId="64447902" w14:textId="5A83E75A" w:rsidR="00635654" w:rsidRPr="00BD3055" w:rsidRDefault="00635654" w:rsidP="00635654">
            <w:pPr>
              <w:rPr>
                <w:rFonts w:cs="Times New Roman"/>
                <w:color w:val="000000"/>
                <w:sz w:val="20"/>
                <w:szCs w:val="20"/>
                <w:rPrChange w:id="3964" w:author="Camilo Andrés Díaz Gómez" w:date="2023-03-14T19:47:00Z">
                  <w:rPr>
                    <w:rFonts w:ascii="Calibri" w:hAnsi="Calibri" w:cs="Calibri"/>
                    <w:color w:val="000000"/>
                    <w:sz w:val="20"/>
                    <w:szCs w:val="20"/>
                  </w:rPr>
                </w:rPrChange>
              </w:rPr>
            </w:pPr>
            <w:r w:rsidRPr="00BD3055">
              <w:rPr>
                <w:rFonts w:cs="Times New Roman"/>
                <w:color w:val="000000"/>
                <w:sz w:val="22"/>
                <w:rPrChange w:id="3965" w:author="Camilo Andrés Díaz Gómez" w:date="2023-03-14T19:47:00Z">
                  <w:rPr>
                    <w:rFonts w:ascii="Calibri" w:hAnsi="Calibri" w:cs="Calibri"/>
                    <w:color w:val="000000"/>
                    <w:sz w:val="22"/>
                  </w:rPr>
                </w:rPrChange>
              </w:rPr>
              <w:t>28</w:t>
            </w:r>
          </w:p>
        </w:tc>
        <w:tc>
          <w:tcPr>
            <w:tcW w:w="2030" w:type="dxa"/>
            <w:vAlign w:val="bottom"/>
          </w:tcPr>
          <w:p w14:paraId="31E335DE" w14:textId="2AC21DF5" w:rsidR="00635654" w:rsidRPr="00BD3055" w:rsidRDefault="00635654" w:rsidP="00635654">
            <w:pPr>
              <w:rPr>
                <w:rFonts w:cs="Times New Roman"/>
                <w:color w:val="000000"/>
                <w:sz w:val="20"/>
                <w:szCs w:val="20"/>
                <w:rPrChange w:id="396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7" w:author="Camilo Andrés Díaz Gómez" w:date="2023-03-14T19:47:00Z">
                  <w:rPr>
                    <w:rFonts w:ascii="Calibri" w:hAnsi="Calibri" w:cs="Calibri"/>
                    <w:color w:val="000000"/>
                    <w:sz w:val="20"/>
                    <w:szCs w:val="20"/>
                  </w:rPr>
                </w:rPrChange>
              </w:rPr>
              <w:t>13,65478998</w:t>
            </w:r>
          </w:p>
        </w:tc>
        <w:tc>
          <w:tcPr>
            <w:tcW w:w="1945" w:type="dxa"/>
            <w:vAlign w:val="bottom"/>
          </w:tcPr>
          <w:p w14:paraId="74964DF4" w14:textId="74041BDD" w:rsidR="00635654" w:rsidRPr="00BD3055" w:rsidRDefault="00635654" w:rsidP="00635654">
            <w:pPr>
              <w:rPr>
                <w:rFonts w:cs="Times New Roman"/>
                <w:color w:val="000000"/>
                <w:sz w:val="20"/>
                <w:szCs w:val="20"/>
                <w:rPrChange w:id="396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9" w:author="Camilo Andrés Díaz Gómez" w:date="2023-03-14T19:47:00Z">
                  <w:rPr>
                    <w:rFonts w:ascii="Calibri" w:hAnsi="Calibri" w:cs="Calibri"/>
                    <w:color w:val="000000"/>
                    <w:sz w:val="20"/>
                    <w:szCs w:val="20"/>
                  </w:rPr>
                </w:rPrChange>
              </w:rPr>
              <w:t>15,10619501</w:t>
            </w:r>
          </w:p>
        </w:tc>
        <w:tc>
          <w:tcPr>
            <w:tcW w:w="2530" w:type="dxa"/>
            <w:vAlign w:val="bottom"/>
          </w:tcPr>
          <w:p w14:paraId="45396E58" w14:textId="5CADE1A6" w:rsidR="00635654" w:rsidRPr="00BD3055" w:rsidRDefault="00635654" w:rsidP="00635654">
            <w:pPr>
              <w:rPr>
                <w:rFonts w:cs="Times New Roman"/>
                <w:color w:val="000000"/>
                <w:sz w:val="20"/>
                <w:szCs w:val="20"/>
                <w:rPrChange w:id="397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71" w:author="Camilo Andrés Díaz Gómez" w:date="2023-03-14T19:47:00Z">
                  <w:rPr>
                    <w:rFonts w:ascii="Calibri" w:hAnsi="Calibri" w:cs="Calibri"/>
                    <w:color w:val="000000"/>
                    <w:sz w:val="20"/>
                    <w:szCs w:val="20"/>
                  </w:rPr>
                </w:rPrChange>
              </w:rPr>
              <w:t>13,70350618</w:t>
            </w:r>
          </w:p>
        </w:tc>
        <w:tc>
          <w:tcPr>
            <w:tcW w:w="1619" w:type="dxa"/>
            <w:vAlign w:val="bottom"/>
          </w:tcPr>
          <w:p w14:paraId="474B049A" w14:textId="15B67A98" w:rsidR="00635654" w:rsidRPr="00BD3055" w:rsidRDefault="00635654" w:rsidP="00635654">
            <w:pPr>
              <w:rPr>
                <w:rFonts w:cs="Times New Roman"/>
                <w:color w:val="000000"/>
                <w:sz w:val="20"/>
                <w:szCs w:val="20"/>
                <w:rPrChange w:id="397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73" w:author="Camilo Andrés Díaz Gómez" w:date="2023-03-14T19:47:00Z">
                  <w:rPr>
                    <w:rFonts w:ascii="Calibri" w:hAnsi="Calibri" w:cs="Calibri"/>
                    <w:color w:val="000000"/>
                    <w:sz w:val="20"/>
                    <w:szCs w:val="20"/>
                  </w:rPr>
                </w:rPrChange>
              </w:rPr>
              <w:t>14,83709677</w:t>
            </w:r>
          </w:p>
        </w:tc>
      </w:tr>
      <w:tr w:rsidR="00635654" w:rsidRPr="00BD3055" w14:paraId="0916E698" w14:textId="77777777" w:rsidTr="00635654">
        <w:tc>
          <w:tcPr>
            <w:tcW w:w="704" w:type="dxa"/>
            <w:vAlign w:val="bottom"/>
          </w:tcPr>
          <w:p w14:paraId="5CF009C1" w14:textId="2C82E90D" w:rsidR="00635654" w:rsidRPr="00BD3055" w:rsidRDefault="00635654" w:rsidP="00635654">
            <w:pPr>
              <w:rPr>
                <w:rFonts w:cs="Times New Roman"/>
                <w:color w:val="000000"/>
                <w:sz w:val="20"/>
                <w:szCs w:val="20"/>
                <w:rPrChange w:id="3974" w:author="Camilo Andrés Díaz Gómez" w:date="2023-03-14T19:47:00Z">
                  <w:rPr>
                    <w:rFonts w:ascii="Calibri" w:hAnsi="Calibri" w:cs="Calibri"/>
                    <w:color w:val="000000"/>
                    <w:sz w:val="20"/>
                    <w:szCs w:val="20"/>
                  </w:rPr>
                </w:rPrChange>
              </w:rPr>
            </w:pPr>
            <w:r w:rsidRPr="00BD3055">
              <w:rPr>
                <w:rFonts w:cs="Times New Roman"/>
                <w:color w:val="000000"/>
                <w:sz w:val="22"/>
                <w:rPrChange w:id="3975" w:author="Camilo Andrés Díaz Gómez" w:date="2023-03-14T19:47:00Z">
                  <w:rPr>
                    <w:rFonts w:ascii="Calibri" w:hAnsi="Calibri" w:cs="Calibri"/>
                    <w:color w:val="000000"/>
                    <w:sz w:val="22"/>
                  </w:rPr>
                </w:rPrChange>
              </w:rPr>
              <w:t>29</w:t>
            </w:r>
          </w:p>
        </w:tc>
        <w:tc>
          <w:tcPr>
            <w:tcW w:w="2030" w:type="dxa"/>
            <w:vAlign w:val="bottom"/>
          </w:tcPr>
          <w:p w14:paraId="7FB30DF2" w14:textId="065070E6" w:rsidR="00635654" w:rsidRPr="00BD3055" w:rsidRDefault="00635654" w:rsidP="00635654">
            <w:pPr>
              <w:rPr>
                <w:rFonts w:cs="Times New Roman"/>
                <w:color w:val="000000"/>
                <w:sz w:val="20"/>
                <w:szCs w:val="20"/>
                <w:rPrChange w:id="397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77" w:author="Camilo Andrés Díaz Gómez" w:date="2023-03-14T19:47:00Z">
                  <w:rPr>
                    <w:rFonts w:ascii="Calibri" w:hAnsi="Calibri" w:cs="Calibri"/>
                    <w:color w:val="000000"/>
                    <w:sz w:val="20"/>
                    <w:szCs w:val="20"/>
                  </w:rPr>
                </w:rPrChange>
              </w:rPr>
              <w:t>11,43839434</w:t>
            </w:r>
          </w:p>
        </w:tc>
        <w:tc>
          <w:tcPr>
            <w:tcW w:w="1945" w:type="dxa"/>
            <w:vAlign w:val="bottom"/>
          </w:tcPr>
          <w:p w14:paraId="132AFF24" w14:textId="5707E0A6" w:rsidR="00635654" w:rsidRPr="00BD3055" w:rsidRDefault="00635654" w:rsidP="00635654">
            <w:pPr>
              <w:rPr>
                <w:rFonts w:cs="Times New Roman"/>
                <w:color w:val="000000"/>
                <w:sz w:val="20"/>
                <w:szCs w:val="20"/>
                <w:rPrChange w:id="397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79" w:author="Camilo Andrés Díaz Gómez" w:date="2023-03-14T19:47:00Z">
                  <w:rPr>
                    <w:rFonts w:ascii="Calibri" w:hAnsi="Calibri" w:cs="Calibri"/>
                    <w:color w:val="000000"/>
                    <w:sz w:val="20"/>
                    <w:szCs w:val="20"/>
                  </w:rPr>
                </w:rPrChange>
              </w:rPr>
              <w:t>15,12045455</w:t>
            </w:r>
          </w:p>
        </w:tc>
        <w:tc>
          <w:tcPr>
            <w:tcW w:w="2530" w:type="dxa"/>
            <w:vAlign w:val="bottom"/>
          </w:tcPr>
          <w:p w14:paraId="738AD63A" w14:textId="644229E0" w:rsidR="00635654" w:rsidRPr="00BD3055" w:rsidRDefault="00635654" w:rsidP="00635654">
            <w:pPr>
              <w:rPr>
                <w:rFonts w:cs="Times New Roman"/>
                <w:color w:val="000000"/>
                <w:sz w:val="20"/>
                <w:szCs w:val="20"/>
                <w:rPrChange w:id="398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81" w:author="Camilo Andrés Díaz Gómez" w:date="2023-03-14T19:47:00Z">
                  <w:rPr>
                    <w:rFonts w:ascii="Calibri" w:hAnsi="Calibri" w:cs="Calibri"/>
                    <w:color w:val="000000"/>
                    <w:sz w:val="20"/>
                    <w:szCs w:val="20"/>
                  </w:rPr>
                </w:rPrChange>
              </w:rPr>
              <w:t>12,10371437</w:t>
            </w:r>
          </w:p>
        </w:tc>
        <w:tc>
          <w:tcPr>
            <w:tcW w:w="1619" w:type="dxa"/>
            <w:vAlign w:val="bottom"/>
          </w:tcPr>
          <w:p w14:paraId="30495A38" w14:textId="594D73F4" w:rsidR="00635654" w:rsidRPr="00BD3055" w:rsidRDefault="00635654" w:rsidP="00635654">
            <w:pPr>
              <w:rPr>
                <w:rFonts w:cs="Times New Roman"/>
                <w:color w:val="000000"/>
                <w:sz w:val="20"/>
                <w:szCs w:val="20"/>
                <w:rPrChange w:id="398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83" w:author="Camilo Andrés Díaz Gómez" w:date="2023-03-14T19:47:00Z">
                  <w:rPr>
                    <w:rFonts w:ascii="Calibri" w:hAnsi="Calibri" w:cs="Calibri"/>
                    <w:color w:val="000000"/>
                    <w:sz w:val="20"/>
                    <w:szCs w:val="20"/>
                  </w:rPr>
                </w:rPrChange>
              </w:rPr>
              <w:t>11,8</w:t>
            </w:r>
          </w:p>
        </w:tc>
      </w:tr>
      <w:tr w:rsidR="00635654" w:rsidRPr="00BD3055" w14:paraId="69AE208C" w14:textId="77777777" w:rsidTr="00635654">
        <w:tc>
          <w:tcPr>
            <w:tcW w:w="704" w:type="dxa"/>
            <w:vAlign w:val="bottom"/>
          </w:tcPr>
          <w:p w14:paraId="02AA81F6" w14:textId="0D798273" w:rsidR="00635654" w:rsidRPr="00BD3055" w:rsidRDefault="00635654" w:rsidP="00635654">
            <w:pPr>
              <w:rPr>
                <w:rFonts w:cs="Times New Roman"/>
                <w:color w:val="000000"/>
                <w:sz w:val="20"/>
                <w:szCs w:val="20"/>
                <w:rPrChange w:id="3984" w:author="Camilo Andrés Díaz Gómez" w:date="2023-03-14T19:47:00Z">
                  <w:rPr>
                    <w:rFonts w:ascii="Calibri" w:hAnsi="Calibri" w:cs="Calibri"/>
                    <w:color w:val="000000"/>
                    <w:sz w:val="20"/>
                    <w:szCs w:val="20"/>
                  </w:rPr>
                </w:rPrChange>
              </w:rPr>
            </w:pPr>
            <w:r w:rsidRPr="00BD3055">
              <w:rPr>
                <w:rFonts w:cs="Times New Roman"/>
                <w:color w:val="000000"/>
                <w:sz w:val="22"/>
                <w:rPrChange w:id="3985" w:author="Camilo Andrés Díaz Gómez" w:date="2023-03-14T19:47:00Z">
                  <w:rPr>
                    <w:rFonts w:ascii="Calibri" w:hAnsi="Calibri" w:cs="Calibri"/>
                    <w:color w:val="000000"/>
                    <w:sz w:val="22"/>
                  </w:rPr>
                </w:rPrChange>
              </w:rPr>
              <w:t>30</w:t>
            </w:r>
          </w:p>
        </w:tc>
        <w:tc>
          <w:tcPr>
            <w:tcW w:w="2030" w:type="dxa"/>
            <w:vAlign w:val="bottom"/>
          </w:tcPr>
          <w:p w14:paraId="62485BC9" w14:textId="6CFD70E7" w:rsidR="00635654" w:rsidRPr="00BD3055" w:rsidRDefault="00635654" w:rsidP="00635654">
            <w:pPr>
              <w:rPr>
                <w:rFonts w:cs="Times New Roman"/>
                <w:color w:val="000000"/>
                <w:sz w:val="20"/>
                <w:szCs w:val="20"/>
                <w:rPrChange w:id="398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87" w:author="Camilo Andrés Díaz Gómez" w:date="2023-03-14T19:47:00Z">
                  <w:rPr>
                    <w:rFonts w:ascii="Calibri" w:hAnsi="Calibri" w:cs="Calibri"/>
                    <w:color w:val="000000"/>
                    <w:sz w:val="20"/>
                    <w:szCs w:val="20"/>
                  </w:rPr>
                </w:rPrChange>
              </w:rPr>
              <w:t>11,58500565</w:t>
            </w:r>
          </w:p>
        </w:tc>
        <w:tc>
          <w:tcPr>
            <w:tcW w:w="1945" w:type="dxa"/>
            <w:vAlign w:val="bottom"/>
          </w:tcPr>
          <w:p w14:paraId="0CF60850" w14:textId="51E13565" w:rsidR="00635654" w:rsidRPr="00BD3055" w:rsidRDefault="00635654" w:rsidP="00635654">
            <w:pPr>
              <w:rPr>
                <w:rFonts w:cs="Times New Roman"/>
                <w:color w:val="000000"/>
                <w:sz w:val="20"/>
                <w:szCs w:val="20"/>
                <w:rPrChange w:id="398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89" w:author="Camilo Andrés Díaz Gómez" w:date="2023-03-14T19:47:00Z">
                  <w:rPr>
                    <w:rFonts w:ascii="Calibri" w:hAnsi="Calibri" w:cs="Calibri"/>
                    <w:color w:val="000000"/>
                    <w:sz w:val="20"/>
                    <w:szCs w:val="20"/>
                  </w:rPr>
                </w:rPrChange>
              </w:rPr>
              <w:t>14,8468652</w:t>
            </w:r>
          </w:p>
        </w:tc>
        <w:tc>
          <w:tcPr>
            <w:tcW w:w="2530" w:type="dxa"/>
            <w:vAlign w:val="bottom"/>
          </w:tcPr>
          <w:p w14:paraId="55A9AAD2" w14:textId="47CA37B0" w:rsidR="00635654" w:rsidRPr="00BD3055" w:rsidRDefault="00635654" w:rsidP="00635654">
            <w:pPr>
              <w:rPr>
                <w:rFonts w:cs="Times New Roman"/>
                <w:color w:val="000000"/>
                <w:sz w:val="20"/>
                <w:szCs w:val="20"/>
                <w:rPrChange w:id="399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91" w:author="Camilo Andrés Díaz Gómez" w:date="2023-03-14T19:47:00Z">
                  <w:rPr>
                    <w:rFonts w:ascii="Calibri" w:hAnsi="Calibri" w:cs="Calibri"/>
                    <w:color w:val="000000"/>
                    <w:sz w:val="20"/>
                    <w:szCs w:val="20"/>
                  </w:rPr>
                </w:rPrChange>
              </w:rPr>
              <w:t>11,93305542</w:t>
            </w:r>
          </w:p>
        </w:tc>
        <w:tc>
          <w:tcPr>
            <w:tcW w:w="1619" w:type="dxa"/>
            <w:vAlign w:val="bottom"/>
          </w:tcPr>
          <w:p w14:paraId="690B183F" w14:textId="33C7262B" w:rsidR="00635654" w:rsidRPr="00BD3055" w:rsidRDefault="00635654" w:rsidP="00635654">
            <w:pPr>
              <w:rPr>
                <w:rFonts w:cs="Times New Roman"/>
                <w:color w:val="000000"/>
                <w:sz w:val="20"/>
                <w:szCs w:val="20"/>
                <w:rPrChange w:id="3992"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93" w:author="Camilo Andrés Díaz Gómez" w:date="2023-03-14T19:47:00Z">
                  <w:rPr>
                    <w:rFonts w:ascii="Calibri" w:hAnsi="Calibri" w:cs="Calibri"/>
                    <w:color w:val="000000"/>
                    <w:sz w:val="20"/>
                    <w:szCs w:val="20"/>
                  </w:rPr>
                </w:rPrChange>
              </w:rPr>
              <w:t>12,44827586</w:t>
            </w:r>
          </w:p>
        </w:tc>
      </w:tr>
    </w:tbl>
    <w:p w14:paraId="2C304BA7" w14:textId="20DF43B8" w:rsidR="00635654" w:rsidRPr="00BD3055" w:rsidRDefault="00DB0B24">
      <w:pPr>
        <w:rPr>
          <w:rFonts w:cs="Times New Roman"/>
          <w:i/>
          <w:iCs/>
          <w:szCs w:val="24"/>
          <w:rPrChange w:id="3994" w:author="Camilo Andrés Díaz Gómez" w:date="2023-03-14T19:47:00Z">
            <w:rPr>
              <w:rFonts w:cs="Times New Roman"/>
              <w:szCs w:val="24"/>
            </w:rPr>
          </w:rPrChange>
        </w:rPr>
        <w:pPrChange w:id="3995" w:author="Steff Guzmán" w:date="2023-03-13T19:07:00Z">
          <w:pPr>
            <w:ind w:firstLine="708"/>
          </w:pPr>
        </w:pPrChange>
      </w:pPr>
      <w:ins w:id="3996" w:author="Steff Guzmán" w:date="2023-03-13T19:07:00Z">
        <w:r w:rsidRPr="00BD3055">
          <w:rPr>
            <w:rFonts w:cs="Times New Roman"/>
            <w:i/>
            <w:iCs/>
            <w:szCs w:val="24"/>
            <w:rPrChange w:id="3997"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3998" w:author="Camilo Andrés Díaz Gómez" w:date="2023-03-14T19:47:00Z">
              <w:rPr>
                <w:rFonts w:cs="Times New Roman"/>
                <w:szCs w:val="24"/>
              </w:rPr>
            </w:rPrChange>
          </w:rPr>
          <w:t xml:space="preserve"> propia</w:t>
        </w:r>
      </w:ins>
    </w:p>
    <w:p w14:paraId="16127A01" w14:textId="33F5B4AF" w:rsidR="004D6CBA" w:rsidRPr="00BD3055" w:rsidRDefault="004D6CBA" w:rsidP="004D6CBA">
      <w:pPr>
        <w:ind w:firstLine="708"/>
        <w:rPr>
          <w:ins w:id="3999" w:author="Camilo Andrés Díaz Gómez" w:date="2023-03-12T18:36:00Z"/>
          <w:rFonts w:cs="Times New Roman"/>
          <w:szCs w:val="24"/>
        </w:rPr>
      </w:pPr>
      <w:ins w:id="4000" w:author="Camilo Andrés Díaz Gómez" w:date="2023-03-12T18:36:00Z">
        <w:r w:rsidRPr="00BD3055">
          <w:rPr>
            <w:rFonts w:cs="Times New Roman"/>
            <w:szCs w:val="24"/>
          </w:rPr>
          <w:t>La tabla presenta los resultados de diferentes técnicas de modelado aplicadas a la predicción de la temperatura real en un período de 30 días. Las técnicas de modelado incluyen Regresión, K-</w:t>
        </w:r>
        <w:proofErr w:type="spellStart"/>
        <w:r w:rsidRPr="00BD3055">
          <w:rPr>
            <w:rFonts w:cs="Times New Roman"/>
            <w:szCs w:val="24"/>
          </w:rPr>
          <w:t>Nearest</w:t>
        </w:r>
        <w:proofErr w:type="spellEnd"/>
        <w:r w:rsidRPr="00BD3055">
          <w:rPr>
            <w:rFonts w:cs="Times New Roman"/>
            <w:szCs w:val="24"/>
          </w:rPr>
          <w:t xml:space="preserve"> </w:t>
        </w:r>
        <w:proofErr w:type="spellStart"/>
        <w:r w:rsidRPr="00BD3055">
          <w:rPr>
            <w:rFonts w:cs="Times New Roman"/>
            <w:szCs w:val="24"/>
          </w:rPr>
          <w:t>Neighbors</w:t>
        </w:r>
        <w:proofErr w:type="spellEnd"/>
        <w:r w:rsidRPr="00BD3055">
          <w:rPr>
            <w:rFonts w:cs="Times New Roman"/>
            <w:szCs w:val="24"/>
          </w:rPr>
          <w:t xml:space="preserve"> (KNN) y Red Neuronal.</w:t>
        </w:r>
      </w:ins>
    </w:p>
    <w:p w14:paraId="5DDF2CBD" w14:textId="77777777" w:rsidR="004D6CBA" w:rsidRPr="00BD3055" w:rsidRDefault="004D6CBA" w:rsidP="004D6CBA">
      <w:pPr>
        <w:ind w:firstLine="708"/>
        <w:rPr>
          <w:ins w:id="4001" w:author="Camilo Andrés Díaz Gómez" w:date="2023-03-12T18:36:00Z"/>
          <w:rFonts w:cs="Times New Roman"/>
          <w:szCs w:val="24"/>
        </w:rPr>
      </w:pPr>
    </w:p>
    <w:p w14:paraId="55C42739" w14:textId="77777777" w:rsidR="004D6CBA" w:rsidRPr="00BD3055" w:rsidRDefault="004D6CBA" w:rsidP="004D6CBA">
      <w:pPr>
        <w:ind w:firstLine="708"/>
        <w:rPr>
          <w:ins w:id="4002" w:author="Camilo Andrés Díaz Gómez" w:date="2023-03-12T18:36:00Z"/>
          <w:rFonts w:cs="Times New Roman"/>
          <w:szCs w:val="24"/>
        </w:rPr>
      </w:pPr>
      <w:ins w:id="4003" w:author="Camilo Andrés Díaz Gómez" w:date="2023-03-12T18:36:00Z">
        <w:r w:rsidRPr="00BD3055">
          <w:rPr>
            <w:rFonts w:cs="Times New Roman"/>
            <w:szCs w:val="24"/>
          </w:rPr>
          <w:t>Cada fila representa un día en particular y las columnas corresponden a las diferentes técnicas de modelado y la temperatura real registrada para ese día. Los valores en las celdas de cada columna son las predicciones realizadas por la técnica correspondiente para la temperatura real en ese día.</w:t>
        </w:r>
      </w:ins>
    </w:p>
    <w:p w14:paraId="6121AA5E" w14:textId="77777777" w:rsidR="004D6CBA" w:rsidRPr="00BD3055" w:rsidRDefault="004D6CBA" w:rsidP="004D6CBA">
      <w:pPr>
        <w:ind w:firstLine="708"/>
        <w:rPr>
          <w:ins w:id="4004" w:author="Camilo Andrés Díaz Gómez" w:date="2023-03-12T18:36:00Z"/>
          <w:rFonts w:cs="Times New Roman"/>
          <w:szCs w:val="24"/>
        </w:rPr>
      </w:pPr>
    </w:p>
    <w:p w14:paraId="2E431366" w14:textId="28A5AF19" w:rsidR="00635654" w:rsidRPr="00BD3055" w:rsidRDefault="004D6CBA" w:rsidP="004D6CBA">
      <w:pPr>
        <w:ind w:firstLine="708"/>
        <w:rPr>
          <w:ins w:id="4005" w:author="Camilo Andrés Díaz Gómez" w:date="2023-03-12T18:36:00Z"/>
          <w:rFonts w:cs="Times New Roman"/>
          <w:szCs w:val="24"/>
        </w:rPr>
      </w:pPr>
      <w:ins w:id="4006" w:author="Camilo Andrés Díaz Gómez" w:date="2023-03-12T18:36:00Z">
        <w:r w:rsidRPr="00BD3055">
          <w:rPr>
            <w:rFonts w:cs="Times New Roman"/>
            <w:szCs w:val="24"/>
          </w:rPr>
          <w:t>En general, se puede observar que la regresión y la red neuronal logran predecir la temperatura real con mayor precisión que KNN. Además, la regresión y la red neuronal tienen un rendimiento similar en términos de precisión de la predicción.</w:t>
        </w:r>
      </w:ins>
    </w:p>
    <w:p w14:paraId="773B1E35" w14:textId="77777777" w:rsidR="004D6CBA" w:rsidRPr="00BD3055" w:rsidRDefault="004D6CBA" w:rsidP="004D6CBA">
      <w:pPr>
        <w:ind w:firstLine="708"/>
        <w:rPr>
          <w:rFonts w:cs="Times New Roman"/>
          <w:szCs w:val="24"/>
        </w:rPr>
      </w:pPr>
    </w:p>
    <w:p w14:paraId="780BD1C4" w14:textId="1333DD30" w:rsidR="00635654" w:rsidRPr="00BD3055" w:rsidRDefault="00635654" w:rsidP="00A17136">
      <w:pPr>
        <w:ind w:firstLine="708"/>
        <w:rPr>
          <w:rFonts w:cs="Times New Roman"/>
          <w:szCs w:val="24"/>
        </w:rPr>
      </w:pPr>
      <w:r w:rsidRPr="00BD3055">
        <w:rPr>
          <w:rFonts w:cs="Times New Roman"/>
          <w:szCs w:val="24"/>
        </w:rPr>
        <w:t xml:space="preserve">De igual manera, se </w:t>
      </w:r>
      <w:r w:rsidR="00425604" w:rsidRPr="00BD3055">
        <w:rPr>
          <w:rFonts w:cs="Times New Roman"/>
          <w:szCs w:val="24"/>
        </w:rPr>
        <w:t>representó</w:t>
      </w:r>
      <w:r w:rsidRPr="00BD3055">
        <w:rPr>
          <w:rFonts w:cs="Times New Roman"/>
          <w:szCs w:val="24"/>
        </w:rPr>
        <w:t xml:space="preserve"> la anterior tabla en una </w:t>
      </w:r>
      <w:r w:rsidR="00425604" w:rsidRPr="00BD3055">
        <w:rPr>
          <w:rFonts w:cs="Times New Roman"/>
          <w:szCs w:val="24"/>
        </w:rPr>
        <w:t>gráfica</w:t>
      </w:r>
      <w:r w:rsidRPr="00BD3055">
        <w:rPr>
          <w:rFonts w:cs="Times New Roman"/>
          <w:szCs w:val="24"/>
        </w:rPr>
        <w:t xml:space="preserve"> en donde representa mejor las temperaturas obtenidas.</w:t>
      </w:r>
    </w:p>
    <w:p w14:paraId="09AF4F31" w14:textId="5158B318" w:rsidR="00925111" w:rsidRPr="00BD3055" w:rsidRDefault="00925111" w:rsidP="00925111">
      <w:pPr>
        <w:rPr>
          <w:ins w:id="4007" w:author="Steff Guzmán" w:date="2023-03-13T19:07:00Z"/>
          <w:rFonts w:cs="Times New Roman"/>
          <w:szCs w:val="24"/>
        </w:rPr>
      </w:pPr>
    </w:p>
    <w:p w14:paraId="52DB8984" w14:textId="451B0D35" w:rsidR="00DB0B24" w:rsidRPr="00BD3055" w:rsidRDefault="00DB0B24" w:rsidP="00925111">
      <w:pPr>
        <w:rPr>
          <w:ins w:id="4008" w:author="Steff Guzmán" w:date="2023-03-13T19:07:00Z"/>
          <w:rFonts w:cs="Times New Roman"/>
          <w:szCs w:val="24"/>
        </w:rPr>
      </w:pPr>
    </w:p>
    <w:p w14:paraId="39D68837" w14:textId="1FBDEA51" w:rsidR="00DB0B24" w:rsidRPr="00BD3055" w:rsidRDefault="00DB0B24" w:rsidP="00925111">
      <w:pPr>
        <w:rPr>
          <w:ins w:id="4009" w:author="Steff Guzmán" w:date="2023-03-13T19:07:00Z"/>
          <w:rFonts w:cs="Times New Roman"/>
          <w:szCs w:val="24"/>
        </w:rPr>
      </w:pPr>
    </w:p>
    <w:p w14:paraId="5C736546" w14:textId="77777777" w:rsidR="00DB0B24" w:rsidRPr="00BD3055" w:rsidRDefault="00DB0B24" w:rsidP="00925111">
      <w:pPr>
        <w:rPr>
          <w:ins w:id="4010" w:author="Steff Guzmán" w:date="2023-03-13T18:47:00Z"/>
          <w:rFonts w:cs="Times New Roman"/>
          <w:szCs w:val="24"/>
        </w:rPr>
      </w:pPr>
    </w:p>
    <w:p w14:paraId="27EE31AB" w14:textId="77777777" w:rsidR="000438AB" w:rsidRPr="00BD3055" w:rsidRDefault="00C87243" w:rsidP="000438AB">
      <w:pPr>
        <w:rPr>
          <w:ins w:id="4011" w:author="Camilo Andrés Díaz Gómez" w:date="2023-03-14T21:27:00Z"/>
          <w:rFonts w:cs="Times New Roman"/>
          <w:i/>
          <w:iCs/>
          <w:szCs w:val="24"/>
        </w:rPr>
      </w:pPr>
      <w:bookmarkStart w:id="4012" w:name="_Toc129721776"/>
      <w:ins w:id="4013" w:author="Steff Guzmán" w:date="2023-03-13T18:48:00Z">
        <w:r w:rsidRPr="000438AB">
          <w:rPr>
            <w:rFonts w:cs="Times New Roman"/>
            <w:b/>
            <w:bCs/>
            <w:rPrChange w:id="4014" w:author="Camilo Andrés Díaz Gómez" w:date="2023-03-14T21:27:00Z">
              <w:rPr>
                <w:rFonts w:cs="Times New Roman"/>
              </w:rPr>
            </w:rPrChange>
          </w:rPr>
          <w:t xml:space="preserve">Figura </w:t>
        </w:r>
        <w:r w:rsidRPr="000438AB">
          <w:rPr>
            <w:rFonts w:cs="Times New Roman"/>
            <w:b/>
            <w:bCs/>
            <w:rPrChange w:id="4015" w:author="Camilo Andrés Díaz Gómez" w:date="2023-03-14T21:27:00Z">
              <w:rPr>
                <w:rFonts w:cs="Times New Roman"/>
              </w:rPr>
            </w:rPrChange>
          </w:rPr>
          <w:fldChar w:fldCharType="begin"/>
        </w:r>
        <w:r w:rsidRPr="000438AB">
          <w:rPr>
            <w:rFonts w:cs="Times New Roman"/>
            <w:b/>
            <w:bCs/>
            <w:rPrChange w:id="4016" w:author="Camilo Andrés Díaz Gómez" w:date="2023-03-14T21:27:00Z">
              <w:rPr>
                <w:rFonts w:cs="Times New Roman"/>
              </w:rPr>
            </w:rPrChange>
          </w:rPr>
          <w:instrText xml:space="preserve"> SEQ Figura \* ARABIC </w:instrText>
        </w:r>
      </w:ins>
      <w:r w:rsidRPr="000438AB">
        <w:rPr>
          <w:rFonts w:cs="Times New Roman"/>
          <w:b/>
          <w:bCs/>
          <w:rPrChange w:id="4017" w:author="Camilo Andrés Díaz Gómez" w:date="2023-03-14T21:27:00Z">
            <w:rPr>
              <w:rFonts w:cs="Times New Roman"/>
            </w:rPr>
          </w:rPrChange>
        </w:rPr>
        <w:fldChar w:fldCharType="separate"/>
      </w:r>
      <w:ins w:id="4018" w:author="Steff Guzmán" w:date="2023-03-13T18:48:00Z">
        <w:r w:rsidRPr="000438AB">
          <w:rPr>
            <w:rFonts w:cs="Times New Roman"/>
            <w:b/>
            <w:bCs/>
            <w:noProof/>
            <w:rPrChange w:id="4019" w:author="Camilo Andrés Díaz Gómez" w:date="2023-03-14T21:27:00Z">
              <w:rPr>
                <w:rFonts w:cs="Times New Roman"/>
                <w:noProof/>
              </w:rPr>
            </w:rPrChange>
          </w:rPr>
          <w:t>6</w:t>
        </w:r>
        <w:r w:rsidRPr="000438AB">
          <w:rPr>
            <w:rFonts w:cs="Times New Roman"/>
            <w:b/>
            <w:bCs/>
            <w:rPrChange w:id="4020" w:author="Camilo Andrés Díaz Gómez" w:date="2023-03-14T21:27:00Z">
              <w:rPr>
                <w:rFonts w:cs="Times New Roman"/>
              </w:rPr>
            </w:rPrChange>
          </w:rPr>
          <w:fldChar w:fldCharType="end"/>
        </w:r>
      </w:ins>
      <w:ins w:id="4021" w:author="Camilo Andrés Díaz Gómez" w:date="2023-03-14T21:27:00Z">
        <w:r w:rsidR="000438AB">
          <w:rPr>
            <w:rFonts w:cs="Times New Roman"/>
          </w:rPr>
          <w:t xml:space="preserve"> </w:t>
        </w:r>
        <w:r w:rsidR="000438AB" w:rsidRPr="00BD3055">
          <w:rPr>
            <w:rFonts w:cs="Times New Roman"/>
            <w:i/>
            <w:iCs/>
            <w:szCs w:val="24"/>
          </w:rPr>
          <w:t>Temperaturas obtenidas por modelo</w:t>
        </w:r>
        <w:bookmarkEnd w:id="4012"/>
      </w:ins>
    </w:p>
    <w:p w14:paraId="365921E7" w14:textId="77F431C1" w:rsidR="00C87243" w:rsidRPr="00BD3055" w:rsidRDefault="00C87243">
      <w:pPr>
        <w:pStyle w:val="Descripcin"/>
        <w:rPr>
          <w:rFonts w:cs="Times New Roman"/>
          <w:szCs w:val="24"/>
        </w:rPr>
        <w:pPrChange w:id="4022" w:author="Steff Guzmán" w:date="2023-03-13T18:48:00Z">
          <w:pPr/>
        </w:pPrChange>
      </w:pPr>
    </w:p>
    <w:p w14:paraId="4EB36D24" w14:textId="67733E17" w:rsidR="00635654" w:rsidRPr="00BD3055" w:rsidDel="00C87243" w:rsidRDefault="00925111" w:rsidP="00925111">
      <w:pPr>
        <w:rPr>
          <w:del w:id="4023" w:author="Steff Guzmán" w:date="2023-03-13T18:47:00Z"/>
          <w:rFonts w:cs="Times New Roman"/>
          <w:b/>
          <w:bCs/>
          <w:szCs w:val="24"/>
        </w:rPr>
      </w:pPr>
      <w:del w:id="4024" w:author="Steff Guzmán" w:date="2023-03-13T18:47:00Z">
        <w:r w:rsidRPr="00BD3055" w:rsidDel="00C87243">
          <w:rPr>
            <w:rFonts w:cs="Times New Roman"/>
            <w:b/>
            <w:bCs/>
            <w:szCs w:val="24"/>
          </w:rPr>
          <w:lastRenderedPageBreak/>
          <w:delText>Figura 6.</w:delText>
        </w:r>
      </w:del>
    </w:p>
    <w:p w14:paraId="11DB9F14" w14:textId="3CE76746" w:rsidR="00925111" w:rsidRPr="00BD3055" w:rsidDel="000438AB" w:rsidRDefault="00925111" w:rsidP="00925111">
      <w:pPr>
        <w:rPr>
          <w:del w:id="4025" w:author="Camilo Andrés Díaz Gómez" w:date="2023-03-14T21:27:00Z"/>
          <w:rFonts w:cs="Times New Roman"/>
          <w:i/>
          <w:iCs/>
          <w:szCs w:val="24"/>
        </w:rPr>
      </w:pPr>
      <w:del w:id="4026" w:author="Camilo Andrés Díaz Gómez" w:date="2023-03-14T21:27:00Z">
        <w:r w:rsidRPr="00BD3055" w:rsidDel="000438AB">
          <w:rPr>
            <w:rFonts w:cs="Times New Roman"/>
            <w:i/>
            <w:iCs/>
            <w:szCs w:val="24"/>
          </w:rPr>
          <w:delText>Temperaturas obtenidas por modelo</w:delText>
        </w:r>
      </w:del>
    </w:p>
    <w:p w14:paraId="613949C9" w14:textId="2F4BF000" w:rsidR="00773FA4" w:rsidRPr="00BD3055" w:rsidRDefault="00635654" w:rsidP="00773FA4">
      <w:pPr>
        <w:rPr>
          <w:ins w:id="4027" w:author="Camilo Andrés Díaz Gómez" w:date="2023-03-12T18:21:00Z"/>
          <w:rFonts w:cs="Times New Roman"/>
          <w:noProof/>
        </w:rPr>
      </w:pPr>
      <w:commentRangeStart w:id="4028"/>
      <w:r w:rsidRPr="00BD3055">
        <w:rPr>
          <w:rFonts w:cs="Times New Roman"/>
          <w:noProof/>
        </w:rPr>
        <w:drawing>
          <wp:inline distT="0" distB="0" distL="0" distR="0" wp14:anchorId="53A2DFF7" wp14:editId="4A03CB70">
            <wp:extent cx="5360172" cy="23544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0172" cy="2354400"/>
                    </a:xfrm>
                    <a:prstGeom prst="rect">
                      <a:avLst/>
                    </a:prstGeom>
                  </pic:spPr>
                </pic:pic>
              </a:graphicData>
            </a:graphic>
          </wp:inline>
        </w:drawing>
      </w:r>
      <w:commentRangeEnd w:id="4028"/>
      <w:r w:rsidR="00884042" w:rsidRPr="00BD3055">
        <w:rPr>
          <w:rStyle w:val="Refdecomentario"/>
          <w:rFonts w:cs="Times New Roman"/>
        </w:rPr>
        <w:commentReference w:id="4028"/>
      </w:r>
    </w:p>
    <w:p w14:paraId="02B11408" w14:textId="3ABC49A8" w:rsidR="00EF7707" w:rsidRPr="00BD3055" w:rsidRDefault="00DB0B24" w:rsidP="00EF7707">
      <w:pPr>
        <w:rPr>
          <w:ins w:id="4029" w:author="Camilo Andrés Díaz Gómez" w:date="2023-03-12T18:26:00Z"/>
          <w:rFonts w:cs="Times New Roman"/>
          <w:i/>
          <w:iCs/>
          <w:szCs w:val="24"/>
        </w:rPr>
      </w:pPr>
      <w:ins w:id="4030" w:author="Steff Guzmán" w:date="2023-03-13T19:08:00Z">
        <w:r w:rsidRPr="00BD3055">
          <w:rPr>
            <w:rFonts w:cs="Times New Roman"/>
            <w:i/>
            <w:iCs/>
            <w:szCs w:val="24"/>
          </w:rPr>
          <w:t xml:space="preserve">Fuente: </w:t>
        </w:r>
      </w:ins>
      <w:ins w:id="4031" w:author="Camilo Andrés Díaz Gómez" w:date="2023-03-12T18:26:00Z">
        <w:r w:rsidR="00EF7707" w:rsidRPr="00BD3055">
          <w:rPr>
            <w:rFonts w:cs="Times New Roman"/>
            <w:i/>
            <w:iCs/>
            <w:szCs w:val="24"/>
          </w:rPr>
          <w:t>Elaboración propia</w:t>
        </w:r>
      </w:ins>
    </w:p>
    <w:p w14:paraId="0F4308CB" w14:textId="4359F5ED" w:rsidR="00EF7707" w:rsidRPr="00BD3055" w:rsidDel="00EF7707" w:rsidRDefault="00EF7707" w:rsidP="00773FA4">
      <w:pPr>
        <w:rPr>
          <w:del w:id="4032" w:author="Camilo Andrés Díaz Gómez" w:date="2023-03-12T18:22:00Z"/>
          <w:rFonts w:cs="Times New Roman"/>
          <w:noProof/>
        </w:rPr>
      </w:pPr>
    </w:p>
    <w:p w14:paraId="6A3A38CD" w14:textId="56A1F3E7" w:rsidR="00424606" w:rsidRPr="00BD3055" w:rsidRDefault="00424606" w:rsidP="00773FA4">
      <w:pPr>
        <w:rPr>
          <w:rFonts w:cs="Times New Roman"/>
          <w:noProof/>
        </w:rPr>
      </w:pPr>
    </w:p>
    <w:p w14:paraId="7960E253" w14:textId="6B154C50" w:rsidR="00424606" w:rsidRPr="00BD3055" w:rsidRDefault="004D6CBA">
      <w:pPr>
        <w:ind w:firstLine="720"/>
        <w:rPr>
          <w:rFonts w:cs="Times New Roman"/>
          <w:noProof/>
        </w:rPr>
        <w:pPrChange w:id="4033" w:author="Steff Guzmán" w:date="2023-03-13T19:57:00Z">
          <w:pPr>
            <w:ind w:firstLine="708"/>
          </w:pPr>
        </w:pPrChange>
      </w:pPr>
      <w:ins w:id="4034" w:author="Camilo Andrés Díaz Gómez" w:date="2023-03-12T18:37:00Z">
        <w:r w:rsidRPr="00BD3055">
          <w:rPr>
            <w:rFonts w:cs="Times New Roman"/>
            <w:noProof/>
          </w:rPr>
          <w:t>Como fue mencionado anteiormente, la grafica representa los resultados de cada dia de los 30 dias</w:t>
        </w:r>
      </w:ins>
      <w:ins w:id="4035" w:author="Camilo Andrés Díaz Gómez" w:date="2023-03-12T18:38:00Z">
        <w:r w:rsidRPr="00BD3055">
          <w:rPr>
            <w:rFonts w:cs="Times New Roman"/>
            <w:noProof/>
          </w:rPr>
          <w:t xml:space="preserve"> del</w:t>
        </w:r>
      </w:ins>
      <w:ins w:id="4036" w:author="Camilo Andrés Díaz Gómez" w:date="2023-03-12T18:37:00Z">
        <w:r w:rsidRPr="00BD3055">
          <w:rPr>
            <w:rFonts w:cs="Times New Roman"/>
            <w:noProof/>
          </w:rPr>
          <w:t xml:space="preserve"> mes de septiembre</w:t>
        </w:r>
      </w:ins>
      <w:ins w:id="4037" w:author="Camilo Andrés Díaz Gómez" w:date="2023-03-12T18:38:00Z">
        <w:r w:rsidRPr="00BD3055">
          <w:rPr>
            <w:rFonts w:cs="Times New Roman"/>
            <w:noProof/>
          </w:rPr>
          <w:t xml:space="preserve">, de esta manera, </w:t>
        </w:r>
      </w:ins>
      <w:del w:id="4038" w:author="Camilo Andrés Díaz Gómez" w:date="2023-03-12T18:38:00Z">
        <w:r w:rsidR="00424606" w:rsidRPr="00BD3055" w:rsidDel="004D6CBA">
          <w:rPr>
            <w:rFonts w:cs="Times New Roman"/>
            <w:noProof/>
          </w:rPr>
          <w:delText>S</w:delText>
        </w:r>
      </w:del>
      <w:ins w:id="4039" w:author="Camilo Andrés Díaz Gómez" w:date="2023-03-12T18:38:00Z">
        <w:r w:rsidRPr="00BD3055">
          <w:rPr>
            <w:rFonts w:cs="Times New Roman"/>
            <w:noProof/>
          </w:rPr>
          <w:t>s</w:t>
        </w:r>
      </w:ins>
      <w:r w:rsidR="00424606" w:rsidRPr="00BD3055">
        <w:rPr>
          <w:rFonts w:cs="Times New Roman"/>
          <w:noProof/>
        </w:rPr>
        <w:t xml:space="preserve">e puede observar que los modelos de Regresión, KNN y Red Neuronal presentan resultados variados en la predicción de la temperatura real. Algunos modelos se desempeñan mejor en ciertos días que en otros, y algunos incluso presentan </w:t>
      </w:r>
      <w:commentRangeStart w:id="4040"/>
      <w:r w:rsidR="00424606" w:rsidRPr="00BD3055">
        <w:rPr>
          <w:rFonts w:cs="Times New Roman"/>
          <w:noProof/>
        </w:rPr>
        <w:t xml:space="preserve">valores extremos </w:t>
      </w:r>
      <w:commentRangeEnd w:id="4040"/>
      <w:r w:rsidR="00365E74" w:rsidRPr="00BD3055">
        <w:rPr>
          <w:rStyle w:val="Refdecomentario"/>
          <w:rFonts w:cs="Times New Roman"/>
        </w:rPr>
        <w:commentReference w:id="4040"/>
      </w:r>
      <w:ins w:id="4041" w:author="Camilo Andrés Díaz Gómez" w:date="2023-03-12T18:38:00Z">
        <w:r w:rsidRPr="00BD3055">
          <w:rPr>
            <w:rFonts w:cs="Times New Roman"/>
            <w:noProof/>
          </w:rPr>
          <w:t xml:space="preserve">por ejemplo, </w:t>
        </w:r>
      </w:ins>
      <w:ins w:id="4042" w:author="Camilo Andrés Díaz Gómez" w:date="2023-03-12T18:39:00Z">
        <w:r w:rsidRPr="00BD3055">
          <w:rPr>
            <w:rFonts w:cs="Times New Roman"/>
            <w:noProof/>
          </w:rPr>
          <w:t>la temperatura obtenida por medio de KNN el 10 de septiembre,</w:t>
        </w:r>
      </w:ins>
      <w:ins w:id="4043" w:author="Camilo Andrés Díaz Gómez" w:date="2023-03-12T18:40:00Z">
        <w:r w:rsidRPr="00BD3055">
          <w:rPr>
            <w:rFonts w:cs="Times New Roman"/>
            <w:noProof/>
          </w:rPr>
          <w:t xml:space="preserve"> estos resultados </w:t>
        </w:r>
      </w:ins>
      <w:del w:id="4044" w:author="Camilo Andrés Díaz Gómez" w:date="2023-03-12T18:40:00Z">
        <w:r w:rsidR="00424606" w:rsidRPr="00BD3055" w:rsidDel="004D6CBA">
          <w:rPr>
            <w:rFonts w:cs="Times New Roman"/>
            <w:noProof/>
          </w:rPr>
          <w:delText xml:space="preserve">que </w:delText>
        </w:r>
      </w:del>
      <w:r w:rsidR="00424606" w:rsidRPr="00BD3055">
        <w:rPr>
          <w:rFonts w:cs="Times New Roman"/>
          <w:noProof/>
        </w:rPr>
        <w:t>pueden ser considerados como anomalías.</w:t>
      </w:r>
    </w:p>
    <w:p w14:paraId="14D777C7" w14:textId="77777777" w:rsidR="00424606" w:rsidRPr="00BD3055" w:rsidRDefault="00424606">
      <w:pPr>
        <w:ind w:firstLine="720"/>
        <w:rPr>
          <w:rFonts w:cs="Times New Roman"/>
          <w:noProof/>
        </w:rPr>
        <w:pPrChange w:id="4045" w:author="Steff Guzmán" w:date="2023-03-13T19:57:00Z">
          <w:pPr/>
        </w:pPrChange>
      </w:pPr>
    </w:p>
    <w:p w14:paraId="1E16C02F" w14:textId="291AB6E1" w:rsidR="00424606" w:rsidRPr="00BD3055" w:rsidRDefault="00424606">
      <w:pPr>
        <w:ind w:firstLine="720"/>
        <w:rPr>
          <w:rFonts w:cs="Times New Roman"/>
          <w:noProof/>
        </w:rPr>
        <w:pPrChange w:id="4046" w:author="Steff Guzmán" w:date="2023-03-13T19:57:00Z">
          <w:pPr>
            <w:ind w:firstLine="708"/>
          </w:pPr>
        </w:pPrChange>
      </w:pPr>
      <w:r w:rsidRPr="00BD3055">
        <w:rPr>
          <w:rFonts w:cs="Times New Roman"/>
          <w:noProof/>
        </w:rPr>
        <w:t>Es necesario realizar un análisis más detallado de los resultados para determinar qué modelo es el más adecuado para la predicción de la temperatura. Se deben considerar aspectos como la precisión de la predicción, la velocidad de procesamiento y el costo del modelo.</w:t>
      </w:r>
    </w:p>
    <w:p w14:paraId="450675EA" w14:textId="23E6785D" w:rsidR="00635654" w:rsidRPr="00BD3055" w:rsidRDefault="00635654">
      <w:pPr>
        <w:ind w:firstLine="720"/>
        <w:rPr>
          <w:rFonts w:cs="Times New Roman"/>
          <w:noProof/>
        </w:rPr>
        <w:pPrChange w:id="4047" w:author="Steff Guzmán" w:date="2023-03-13T19:57:00Z">
          <w:pPr/>
        </w:pPrChange>
      </w:pPr>
    </w:p>
    <w:p w14:paraId="6F40E943" w14:textId="77777777" w:rsidR="00424606" w:rsidRPr="00BD3055" w:rsidRDefault="00424606">
      <w:pPr>
        <w:ind w:firstLine="720"/>
        <w:rPr>
          <w:rFonts w:cs="Times New Roman"/>
          <w:szCs w:val="24"/>
        </w:rPr>
        <w:pPrChange w:id="4048" w:author="Steff Guzmán" w:date="2023-03-13T19:57:00Z">
          <w:pPr/>
        </w:pPrChange>
      </w:pPr>
      <w:r w:rsidRPr="00BD3055">
        <w:rPr>
          <w:rFonts w:cs="Times New Roman"/>
          <w:szCs w:val="24"/>
        </w:rPr>
        <w:t xml:space="preserve">Se realizaron cálculos de diferencia entre los datos horarios obtenidos y los datos del conjunto de datos para cada uno de los modelos de machine </w:t>
      </w:r>
      <w:proofErr w:type="spellStart"/>
      <w:r w:rsidRPr="00BD3055">
        <w:rPr>
          <w:rFonts w:cs="Times New Roman"/>
          <w:szCs w:val="24"/>
        </w:rPr>
        <w:t>learning</w:t>
      </w:r>
      <w:proofErr w:type="spellEnd"/>
      <w:r w:rsidRPr="00BD3055">
        <w:rPr>
          <w:rFonts w:cs="Times New Roman"/>
          <w:szCs w:val="24"/>
        </w:rPr>
        <w:t xml:space="preserve"> (regresión, KNN y red neuronal). Se calcularon los promedios de estas diferencias, obteniendo como resultado un valor de 0.523 para el modelo de regresión, 1.052 para el modelo KNN y 0.576 para el modelo de red neuronal.</w:t>
      </w:r>
    </w:p>
    <w:p w14:paraId="2841A3C8" w14:textId="77777777" w:rsidR="00424606" w:rsidRPr="00BD3055" w:rsidRDefault="00424606">
      <w:pPr>
        <w:ind w:firstLine="720"/>
        <w:rPr>
          <w:rFonts w:cs="Times New Roman"/>
          <w:szCs w:val="24"/>
        </w:rPr>
        <w:pPrChange w:id="4049" w:author="Steff Guzmán" w:date="2023-03-13T19:57:00Z">
          <w:pPr/>
        </w:pPrChange>
      </w:pPr>
    </w:p>
    <w:p w14:paraId="7934ED9E" w14:textId="77777777" w:rsidR="00424606" w:rsidRPr="00BD3055" w:rsidRDefault="00424606">
      <w:pPr>
        <w:ind w:firstLine="720"/>
        <w:rPr>
          <w:rFonts w:cs="Times New Roman"/>
          <w:szCs w:val="24"/>
        </w:rPr>
        <w:pPrChange w:id="4050" w:author="Steff Guzmán" w:date="2023-03-13T19:57:00Z">
          <w:pPr/>
        </w:pPrChange>
      </w:pPr>
      <w:r w:rsidRPr="00BD3055">
        <w:rPr>
          <w:rFonts w:cs="Times New Roman"/>
          <w:szCs w:val="24"/>
        </w:rPr>
        <w:lastRenderedPageBreak/>
        <w:t>Estos resultados sugieren que el modelo de regresión tiene una menor discrepancia con el conjunto de datos original en comparación con los modelos KNN y red neuronal. Sin embargo, es importante tener en cuenta que una discrepancia mayor no necesariamente indica una menor precisión del modelo en la predicción de la temperatura real.</w:t>
      </w:r>
    </w:p>
    <w:p w14:paraId="7E8CCEEA" w14:textId="77777777" w:rsidR="00424606" w:rsidRPr="00BD3055" w:rsidRDefault="00424606">
      <w:pPr>
        <w:ind w:firstLine="720"/>
        <w:rPr>
          <w:rFonts w:cs="Times New Roman"/>
          <w:szCs w:val="24"/>
        </w:rPr>
        <w:pPrChange w:id="4051" w:author="Steff Guzmán" w:date="2023-03-13T19:57:00Z">
          <w:pPr/>
        </w:pPrChange>
      </w:pPr>
    </w:p>
    <w:p w14:paraId="5BA43FE8" w14:textId="206FD778" w:rsidR="00635654" w:rsidRPr="00BD3055" w:rsidRDefault="00424606">
      <w:pPr>
        <w:ind w:firstLine="720"/>
        <w:rPr>
          <w:rFonts w:cs="Times New Roman"/>
          <w:szCs w:val="24"/>
        </w:rPr>
        <w:pPrChange w:id="4052" w:author="Steff Guzmán" w:date="2023-03-13T19:57:00Z">
          <w:pPr/>
        </w:pPrChange>
      </w:pPr>
      <w:r w:rsidRPr="00BD3055">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DA9E6D7" w14:textId="77777777" w:rsidR="00424606" w:rsidRPr="00BD3055" w:rsidRDefault="00424606">
      <w:pPr>
        <w:ind w:firstLine="720"/>
        <w:rPr>
          <w:rFonts w:cs="Times New Roman"/>
          <w:noProof/>
        </w:rPr>
        <w:pPrChange w:id="4053" w:author="Steff Guzmán" w:date="2023-03-13T19:57:00Z">
          <w:pPr/>
        </w:pPrChange>
      </w:pPr>
    </w:p>
    <w:p w14:paraId="4F8B077F" w14:textId="7D30D93A" w:rsidR="00773FA4" w:rsidRPr="00BD3055" w:rsidRDefault="00773FA4">
      <w:pPr>
        <w:ind w:firstLine="720"/>
        <w:rPr>
          <w:ins w:id="4054" w:author="Camilo Andrés Díaz Gómez" w:date="2023-03-12T18:42:00Z"/>
          <w:rFonts w:cs="Times New Roman"/>
          <w:noProof/>
        </w:rPr>
        <w:pPrChange w:id="4055" w:author="Steff Guzmán" w:date="2023-03-13T19:57:00Z">
          <w:pPr/>
        </w:pPrChange>
      </w:pPr>
      <w:r w:rsidRPr="00BD3055">
        <w:rPr>
          <w:rFonts w:cs="Times New Roman"/>
          <w:noProof/>
        </w:rPr>
        <w:tab/>
        <w:t>Y comparando con las temperaturas en tiempo real se obtuvieron resultados gratificantes</w:t>
      </w:r>
      <w:ins w:id="4056" w:author="Steff Guzmán" w:date="2023-03-13T19:10:00Z">
        <w:r w:rsidR="00323D57" w:rsidRPr="00BD3055">
          <w:rPr>
            <w:rFonts w:cs="Times New Roman"/>
            <w:noProof/>
          </w:rPr>
          <w:t xml:space="preserve"> (ver Anexo 1)</w:t>
        </w:r>
      </w:ins>
      <w:del w:id="4057" w:author="Steff Guzmán" w:date="2023-03-13T19:10:00Z">
        <w:r w:rsidRPr="00BD3055" w:rsidDel="00323D57">
          <w:rPr>
            <w:rFonts w:cs="Times New Roman"/>
            <w:noProof/>
          </w:rPr>
          <w:delText>, los cuale</w:delText>
        </w:r>
      </w:del>
      <w:ins w:id="4058" w:author="DIANA CAROLINA CANDIA HERRERA" w:date="2023-03-07T10:21:00Z">
        <w:del w:id="4059" w:author="Steff Guzmán" w:date="2023-03-13T19:10:00Z">
          <w:r w:rsidR="00365E74" w:rsidRPr="00BD3055" w:rsidDel="00323D57">
            <w:rPr>
              <w:rFonts w:cs="Times New Roman"/>
              <w:noProof/>
            </w:rPr>
            <w:delText xml:space="preserve">s se pueden apreciar en la </w:delText>
          </w:r>
        </w:del>
      </w:ins>
      <w:del w:id="4060" w:author="DIANA CAROLINA CANDIA HERRERA" w:date="2023-03-07T10:21:00Z">
        <w:r w:rsidRPr="00BD3055" w:rsidDel="00365E74">
          <w:rPr>
            <w:rFonts w:cs="Times New Roman"/>
            <w:noProof/>
          </w:rPr>
          <w:delText xml:space="preserve"> so</w:delText>
        </w:r>
        <w:r w:rsidR="001023B2" w:rsidRPr="00BD3055" w:rsidDel="00365E74">
          <w:rPr>
            <w:rFonts w:cs="Times New Roman"/>
            <w:noProof/>
          </w:rPr>
          <w:delText>n ver</w:delText>
        </w:r>
      </w:del>
      <w:del w:id="4061" w:author="Steff Guzmán" w:date="2023-03-13T19:10:00Z">
        <w:r w:rsidR="001023B2" w:rsidRPr="00BD3055" w:rsidDel="00323D57">
          <w:rPr>
            <w:rFonts w:cs="Times New Roman"/>
            <w:noProof/>
          </w:rPr>
          <w:delText xml:space="preserve"> Figura 7</w:delText>
        </w:r>
      </w:del>
      <w:ins w:id="4062" w:author="Camilo Andrés Díaz Gómez" w:date="2023-03-12T18:42:00Z">
        <w:del w:id="4063" w:author="Steff Guzmán" w:date="2023-03-13T19:10:00Z">
          <w:r w:rsidR="00A858A6" w:rsidRPr="00BD3055" w:rsidDel="00323D57">
            <w:rPr>
              <w:rFonts w:cs="Times New Roman"/>
              <w:noProof/>
            </w:rPr>
            <w:delText>.</w:delText>
          </w:r>
        </w:del>
      </w:ins>
    </w:p>
    <w:p w14:paraId="694D02AB" w14:textId="53B7D153" w:rsidR="00A858A6" w:rsidRPr="00BD3055" w:rsidRDefault="00A858A6">
      <w:pPr>
        <w:ind w:firstLine="720"/>
        <w:rPr>
          <w:ins w:id="4064" w:author="Camilo Andrés Díaz Gómez" w:date="2023-03-12T18:42:00Z"/>
          <w:rFonts w:cs="Times New Roman"/>
          <w:noProof/>
        </w:rPr>
        <w:pPrChange w:id="4065" w:author="Steff Guzmán" w:date="2023-03-13T19:57:00Z">
          <w:pPr/>
        </w:pPrChange>
      </w:pPr>
    </w:p>
    <w:p w14:paraId="43D502D6" w14:textId="77777777" w:rsidR="00A858A6" w:rsidRPr="00BD3055" w:rsidRDefault="00A858A6">
      <w:pPr>
        <w:ind w:firstLine="720"/>
        <w:rPr>
          <w:moveTo w:id="4066" w:author="Camilo Andrés Díaz Gómez" w:date="2023-03-12T18:42:00Z"/>
          <w:rFonts w:cs="Times New Roman"/>
          <w:noProof/>
        </w:rPr>
        <w:pPrChange w:id="4067" w:author="Steff Guzmán" w:date="2023-03-13T19:57:00Z">
          <w:pPr/>
        </w:pPrChange>
      </w:pPr>
      <w:moveToRangeStart w:id="4068" w:author="Camilo Andrés Díaz Gómez" w:date="2023-03-12T18:42:00Z" w:name="move129538940"/>
      <w:moveTo w:id="4069" w:author="Camilo Andrés Díaz Gómez" w:date="2023-03-12T18:42:00Z">
        <w:r w:rsidRPr="00BD3055">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4068"/>
    <w:p w14:paraId="4DE6406F" w14:textId="1E6D9001" w:rsidR="00A858A6" w:rsidRPr="00BD3055" w:rsidRDefault="00A858A6">
      <w:pPr>
        <w:ind w:firstLine="720"/>
        <w:rPr>
          <w:ins w:id="4070" w:author="Steff Guzmán" w:date="2023-03-13T18:49:00Z"/>
          <w:rFonts w:cs="Times New Roman"/>
          <w:noProof/>
        </w:rPr>
        <w:pPrChange w:id="4071" w:author="Steff Guzmán" w:date="2023-03-13T19:57:00Z">
          <w:pPr/>
        </w:pPrChange>
      </w:pPr>
    </w:p>
    <w:p w14:paraId="6C3A31B5" w14:textId="65F26B54" w:rsidR="00104D00" w:rsidRPr="00BD3055" w:rsidRDefault="00104D00">
      <w:pPr>
        <w:ind w:firstLine="720"/>
        <w:rPr>
          <w:ins w:id="4072" w:author="Steff Guzmán" w:date="2023-03-13T18:49:00Z"/>
          <w:rFonts w:cs="Times New Roman"/>
          <w:noProof/>
        </w:rPr>
        <w:pPrChange w:id="4073" w:author="Steff Guzmán" w:date="2023-03-13T19:57:00Z">
          <w:pPr/>
        </w:pPrChange>
      </w:pPr>
    </w:p>
    <w:p w14:paraId="200C6F20" w14:textId="77777777" w:rsidR="00104D00" w:rsidRPr="00BD3055" w:rsidRDefault="00104D00">
      <w:pPr>
        <w:ind w:firstLine="720"/>
        <w:rPr>
          <w:rFonts w:cs="Times New Roman"/>
          <w:noProof/>
        </w:rPr>
        <w:pPrChange w:id="4074" w:author="Steff Guzmán" w:date="2023-03-13T19:57:00Z">
          <w:pPr/>
        </w:pPrChange>
      </w:pPr>
    </w:p>
    <w:p w14:paraId="34217077" w14:textId="5BC3A6BC" w:rsidR="001023B2" w:rsidRPr="00BD3055" w:rsidDel="00323D57" w:rsidRDefault="001023B2">
      <w:pPr>
        <w:pStyle w:val="Descripcin"/>
        <w:ind w:firstLine="720"/>
        <w:rPr>
          <w:del w:id="4075" w:author="Steff Guzmán" w:date="2023-03-13T19:10:00Z"/>
          <w:rFonts w:cs="Times New Roman"/>
          <w:noProof/>
        </w:rPr>
        <w:pPrChange w:id="4076" w:author="Steff Guzmán" w:date="2023-03-13T19:57:00Z">
          <w:pPr/>
        </w:pPrChange>
      </w:pPr>
    </w:p>
    <w:p w14:paraId="33ECCEB6" w14:textId="6C710876" w:rsidR="001023B2" w:rsidRPr="00BD3055" w:rsidDel="00C87243" w:rsidRDefault="001023B2">
      <w:pPr>
        <w:ind w:firstLine="720"/>
        <w:rPr>
          <w:del w:id="4077" w:author="Steff Guzmán" w:date="2023-03-13T18:48:00Z"/>
          <w:rFonts w:cs="Times New Roman"/>
          <w:b/>
          <w:bCs/>
          <w:noProof/>
        </w:rPr>
        <w:pPrChange w:id="4078" w:author="Steff Guzmán" w:date="2023-03-13T19:57:00Z">
          <w:pPr/>
        </w:pPrChange>
      </w:pPr>
      <w:del w:id="4079" w:author="Steff Guzmán" w:date="2023-03-13T18:48:00Z">
        <w:r w:rsidRPr="00BD3055" w:rsidDel="00C87243">
          <w:rPr>
            <w:rFonts w:cs="Times New Roman"/>
            <w:b/>
            <w:bCs/>
            <w:noProof/>
          </w:rPr>
          <w:delText>Figura 7.</w:delText>
        </w:r>
      </w:del>
    </w:p>
    <w:p w14:paraId="4E45CF46" w14:textId="5FE9F351" w:rsidR="001023B2" w:rsidRPr="00BD3055" w:rsidRDefault="001023B2">
      <w:pPr>
        <w:ind w:firstLine="720"/>
        <w:rPr>
          <w:rFonts w:cs="Times New Roman"/>
          <w:i/>
          <w:iCs/>
          <w:noProof/>
        </w:rPr>
        <w:pPrChange w:id="4080" w:author="Steff Guzmán" w:date="2023-03-13T19:57:00Z">
          <w:pPr/>
        </w:pPrChange>
      </w:pPr>
      <w:del w:id="4081" w:author="Steff Guzmán" w:date="2023-03-13T19:09:00Z">
        <w:r w:rsidRPr="00BD3055" w:rsidDel="00323D57">
          <w:rPr>
            <w:rFonts w:cs="Times New Roman"/>
            <w:i/>
            <w:iCs/>
            <w:noProof/>
          </w:rPr>
          <w:delText xml:space="preserve">Resultados </w:delText>
        </w:r>
      </w:del>
      <w:ins w:id="4082" w:author="Camilo Andrés Díaz Gómez" w:date="2023-03-12T18:42:00Z">
        <w:del w:id="4083" w:author="Steff Guzmán" w:date="2023-03-13T19:09:00Z">
          <w:r w:rsidR="00A858A6" w:rsidRPr="00BD3055" w:rsidDel="00323D57">
            <w:rPr>
              <w:rFonts w:cs="Times New Roman"/>
              <w:i/>
              <w:iCs/>
              <w:noProof/>
            </w:rPr>
            <w:delText>en tiempo real</w:delText>
          </w:r>
        </w:del>
      </w:ins>
      <w:commentRangeStart w:id="4084"/>
      <w:del w:id="4085" w:author="Camilo Andrés Díaz Gómez" w:date="2023-03-12T18:42:00Z">
        <w:r w:rsidRPr="00BD3055" w:rsidDel="00A858A6">
          <w:rPr>
            <w:rFonts w:cs="Times New Roman"/>
            <w:i/>
            <w:iCs/>
            <w:noProof/>
          </w:rPr>
          <w:delText>gratificantes</w:delText>
        </w:r>
      </w:del>
      <w:commentRangeEnd w:id="4084"/>
      <w:r w:rsidR="00365E74" w:rsidRPr="00BD3055">
        <w:rPr>
          <w:rStyle w:val="Refdecomentario"/>
          <w:rFonts w:cs="Times New Roman"/>
        </w:rPr>
        <w:commentReference w:id="4084"/>
      </w:r>
    </w:p>
    <w:p w14:paraId="4663ABD9" w14:textId="4C7AD55B" w:rsidR="00F06B7C" w:rsidRPr="00BD3055" w:rsidRDefault="00F06B7C" w:rsidP="00773FA4">
      <w:pPr>
        <w:rPr>
          <w:rFonts w:cs="Times New Roman"/>
          <w:noProof/>
        </w:rPr>
      </w:pPr>
      <w:moveFromRangeStart w:id="4086" w:author="Steff Guzmán" w:date="2023-03-13T19:09:00Z" w:name="move129626989"/>
      <w:moveFrom w:id="4087" w:author="Steff Guzmán" w:date="2023-03-13T19:09:00Z">
        <w:r w:rsidRPr="00BD3055" w:rsidDel="00323D57">
          <w:rPr>
            <w:rFonts w:cs="Times New Roman"/>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4086"/>
    </w:p>
    <w:p w14:paraId="1326D348" w14:textId="04A65F05" w:rsidR="0021407E" w:rsidRPr="00BD3055" w:rsidDel="00A858A6" w:rsidRDefault="001A7BEA" w:rsidP="00773FA4">
      <w:pPr>
        <w:rPr>
          <w:moveFrom w:id="4088" w:author="Camilo Andrés Díaz Gómez" w:date="2023-03-12T18:42:00Z"/>
          <w:rFonts w:cs="Times New Roman"/>
          <w:noProof/>
        </w:rPr>
      </w:pPr>
      <w:moveFromRangeStart w:id="4089" w:author="Camilo Andrés Díaz Gómez" w:date="2023-03-12T18:42:00Z" w:name="move129538940"/>
      <w:moveFrom w:id="4090" w:author="Camilo Andrés Díaz Gómez" w:date="2023-03-12T18:42:00Z">
        <w:r w:rsidRPr="00BD3055" w:rsidDel="00A858A6">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4089"/>
    <w:p w14:paraId="408971ED" w14:textId="77777777" w:rsidR="0021407E" w:rsidRPr="00BD3055" w:rsidRDefault="0021407E" w:rsidP="00773FA4">
      <w:pPr>
        <w:rPr>
          <w:rFonts w:cs="Times New Roman"/>
          <w:noProof/>
        </w:rPr>
      </w:pPr>
    </w:p>
    <w:p w14:paraId="3E557F53" w14:textId="7A09B48C" w:rsidR="00424606" w:rsidRPr="00BD3055" w:rsidRDefault="00424606">
      <w:pPr>
        <w:spacing w:after="160" w:line="259" w:lineRule="auto"/>
        <w:jc w:val="left"/>
        <w:rPr>
          <w:rFonts w:cs="Times New Roman"/>
          <w:sz w:val="20"/>
          <w:szCs w:val="20"/>
        </w:rPr>
      </w:pPr>
      <w:r w:rsidRPr="00BD3055">
        <w:rPr>
          <w:rFonts w:cs="Times New Roman"/>
          <w:sz w:val="20"/>
          <w:szCs w:val="20"/>
        </w:rPr>
        <w:br w:type="page"/>
      </w:r>
    </w:p>
    <w:p w14:paraId="06BD5A6D" w14:textId="16AB8314" w:rsidR="00154CFC" w:rsidRPr="00BD3055" w:rsidRDefault="00154CFC">
      <w:pPr>
        <w:pStyle w:val="Ttulo2"/>
        <w:jc w:val="center"/>
        <w:rPr>
          <w:rFonts w:cs="Times New Roman"/>
        </w:rPr>
        <w:pPrChange w:id="4091" w:author="Steff Guzmán" w:date="2023-03-13T18:12:00Z">
          <w:pPr>
            <w:jc w:val="center"/>
          </w:pPr>
        </w:pPrChange>
      </w:pPr>
      <w:bookmarkStart w:id="4092" w:name="_Toc129623655"/>
      <w:bookmarkStart w:id="4093" w:name="_Toc129721758"/>
      <w:r w:rsidRPr="00BD3055">
        <w:rPr>
          <w:rFonts w:cs="Times New Roman"/>
        </w:rPr>
        <w:lastRenderedPageBreak/>
        <w:t>Conclusiones</w:t>
      </w:r>
      <w:bookmarkEnd w:id="4092"/>
      <w:bookmarkEnd w:id="4093"/>
    </w:p>
    <w:p w14:paraId="60F536FA" w14:textId="3FDE90CD" w:rsidR="000E1688" w:rsidRPr="00BD3055" w:rsidDel="00AC7859" w:rsidRDefault="000E1688">
      <w:pPr>
        <w:ind w:firstLine="720"/>
        <w:rPr>
          <w:del w:id="4094" w:author="Steff Guzmán" w:date="2023-03-13T19:57:00Z"/>
          <w:rFonts w:cs="Times New Roman"/>
          <w:noProof/>
        </w:rPr>
        <w:pPrChange w:id="4095" w:author="Steff Guzmán" w:date="2023-03-13T19:58:00Z">
          <w:pPr/>
        </w:pPrChange>
      </w:pPr>
    </w:p>
    <w:p w14:paraId="6A0136C0" w14:textId="22BC7215" w:rsidR="000E1688" w:rsidRPr="00BD3055" w:rsidRDefault="005632BE">
      <w:pPr>
        <w:ind w:firstLine="720"/>
        <w:rPr>
          <w:rFonts w:cs="Times New Roman"/>
          <w:noProof/>
        </w:rPr>
        <w:pPrChange w:id="4096" w:author="Steff Guzmán" w:date="2023-03-13T19:58:00Z">
          <w:pPr>
            <w:ind w:firstLine="708"/>
          </w:pPr>
        </w:pPrChange>
      </w:pPr>
      <w:r w:rsidRPr="00BD3055">
        <w:rPr>
          <w:rFonts w:cs="Times New Roman"/>
          <w:noProof/>
        </w:rPr>
        <w:t xml:space="preserve">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 como el error absoluto, el error cuadrático medio, el </w:t>
      </w:r>
      <w:r w:rsidR="000E1688" w:rsidRPr="00BD3055">
        <w:rPr>
          <w:rFonts w:cs="Times New Roman"/>
          <w:noProof/>
        </w:rPr>
        <w:t>p</w:t>
      </w:r>
      <w:r w:rsidRPr="00BD3055">
        <w:rPr>
          <w:rFonts w:cs="Times New Roman"/>
          <w:noProof/>
        </w:rPr>
        <w:t>seudo</w:t>
      </w:r>
      <w:r w:rsidR="000E1688" w:rsidRPr="00BD3055">
        <w:rPr>
          <w:rFonts w:cs="Times New Roman"/>
          <w:noProof/>
        </w:rPr>
        <w:t xml:space="preserve"> h</w:t>
      </w:r>
      <w:r w:rsidRPr="00BD3055">
        <w:rPr>
          <w:rFonts w:cs="Times New Roman"/>
          <w:noProof/>
        </w:rPr>
        <w:t>uber y el promedio de diferencia con la temperatura real</w:t>
      </w:r>
      <w:r w:rsidR="000E1688" w:rsidRPr="00BD3055">
        <w:rPr>
          <w:rFonts w:cs="Times New Roman"/>
          <w:noProof/>
        </w:rPr>
        <w:t>, y han arrojado resultados</w:t>
      </w:r>
      <w:ins w:id="4097" w:author="Camilo Andrés Díaz Gómez" w:date="2023-03-12T18:45:00Z">
        <w:r w:rsidR="00A858A6" w:rsidRPr="00BD3055">
          <w:rPr>
            <w:rFonts w:cs="Times New Roman"/>
            <w:noProof/>
          </w:rPr>
          <w:t xml:space="preserve"> cercanos por </w:t>
        </w:r>
      </w:ins>
      <w:ins w:id="4098" w:author="Camilo Andrés Díaz Gómez" w:date="2023-03-12T18:46:00Z">
        <w:r w:rsidR="00A858A6" w:rsidRPr="00BD3055">
          <w:rPr>
            <w:rFonts w:cs="Times New Roman"/>
            <w:noProof/>
          </w:rPr>
          <w:t>muy poca diferencia a los datos reales</w:t>
        </w:r>
      </w:ins>
      <w:del w:id="4099" w:author="Camilo Andrés Díaz Gómez" w:date="2023-03-12T18:45:00Z">
        <w:r w:rsidR="000E1688" w:rsidRPr="00BD3055" w:rsidDel="00A858A6">
          <w:rPr>
            <w:rFonts w:cs="Times New Roman"/>
            <w:noProof/>
          </w:rPr>
          <w:delText xml:space="preserve"> </w:delText>
        </w:r>
      </w:del>
      <w:commentRangeStart w:id="4100"/>
      <w:del w:id="4101" w:author="Camilo Andrés Díaz Gómez" w:date="2023-03-12T18:46:00Z">
        <w:r w:rsidR="000E1688" w:rsidRPr="00BD3055" w:rsidDel="00A858A6">
          <w:rPr>
            <w:rFonts w:cs="Times New Roman"/>
            <w:noProof/>
          </w:rPr>
          <w:delText>alentadores</w:delText>
        </w:r>
      </w:del>
      <w:commentRangeEnd w:id="4100"/>
      <w:r w:rsidR="00365E74" w:rsidRPr="00BD3055">
        <w:rPr>
          <w:rStyle w:val="Refdecomentario"/>
          <w:rFonts w:cs="Times New Roman"/>
        </w:rPr>
        <w:commentReference w:id="4100"/>
      </w:r>
      <w:r w:rsidRPr="00BD3055">
        <w:rPr>
          <w:rFonts w:cs="Times New Roman"/>
          <w:noProof/>
        </w:rPr>
        <w:t xml:space="preserve">. </w:t>
      </w:r>
      <w:r w:rsidR="000E1688" w:rsidRPr="00BD3055">
        <w:rPr>
          <w:rFonts w:cs="Times New Roman"/>
          <w:noProof/>
        </w:rPr>
        <w:t xml:space="preserve">En general, el modelo </w:t>
      </w:r>
      <w:r w:rsidR="008A15AC" w:rsidRPr="00BD3055">
        <w:rPr>
          <w:rFonts w:cs="Times New Roman"/>
          <w:noProof/>
        </w:rPr>
        <w:t xml:space="preserve">por Regresion Lineal </w:t>
      </w:r>
      <w:r w:rsidR="000E1688" w:rsidRPr="00BD3055">
        <w:rPr>
          <w:rFonts w:cs="Times New Roman"/>
          <w:noProof/>
        </w:rPr>
        <w:t xml:space="preserve">ha mostrado la mayor precisión en las predicciones, con el menor promedio de diferencia con la temperatura real, seguido por el modelo de </w:t>
      </w:r>
      <w:r w:rsidR="008A15AC" w:rsidRPr="00BD3055">
        <w:rPr>
          <w:rFonts w:cs="Times New Roman"/>
          <w:noProof/>
        </w:rPr>
        <w:t>Red Neuronal</w:t>
      </w:r>
      <w:r w:rsidR="000E1688" w:rsidRPr="00BD3055">
        <w:rPr>
          <w:rFonts w:cs="Times New Roman"/>
          <w:noProof/>
        </w:rPr>
        <w:t xml:space="preserve"> y KNN</w:t>
      </w:r>
      <w:r w:rsidR="000E1688" w:rsidRPr="00BD3055">
        <w:rPr>
          <w:rFonts w:cs="Times New Roman"/>
        </w:rPr>
        <w:t>,</w:t>
      </w:r>
      <w:r w:rsidR="000E1688" w:rsidRPr="00BD3055">
        <w:rPr>
          <w:rFonts w:cs="Times New Roman"/>
          <w:noProof/>
        </w:rPr>
        <w:t xml:space="preserve"> pero la elección del modelo dependerá de los datos específicos y las necesidades del usuario. </w:t>
      </w:r>
      <w:r w:rsidRPr="00BD3055">
        <w:rPr>
          <w:rFonts w:cs="Times New Roman"/>
          <w:noProof/>
        </w:rPr>
        <w:t xml:space="preserve">Aunque los modelos </w:t>
      </w:r>
      <w:r w:rsidR="008A15AC" w:rsidRPr="00BD3055">
        <w:rPr>
          <w:rFonts w:cs="Times New Roman"/>
          <w:noProof/>
        </w:rPr>
        <w:t>de Red Neuronal y KNN</w:t>
      </w:r>
      <w:r w:rsidRPr="00BD3055">
        <w:rPr>
          <w:rFonts w:cs="Times New Roman"/>
          <w:noProof/>
        </w:rPr>
        <w:t xml:space="preserve"> también han proporcionado resultados alentadores, los resultados de </w:t>
      </w:r>
      <w:r w:rsidR="008A15AC" w:rsidRPr="00BD3055">
        <w:rPr>
          <w:rFonts w:cs="Times New Roman"/>
          <w:noProof/>
        </w:rPr>
        <w:t>Regresión lineal</w:t>
      </w:r>
      <w:r w:rsidRPr="00BD3055">
        <w:rPr>
          <w:rFonts w:cs="Times New Roman"/>
          <w:noProof/>
        </w:rPr>
        <w:t xml:space="preserve"> sugieren que este modelo tiene un mayor potencial para su uso en pruebas de proyectos IoT</w:t>
      </w:r>
      <w:r w:rsidR="000E1688" w:rsidRPr="00BD3055">
        <w:rPr>
          <w:rFonts w:cs="Times New Roman"/>
        </w:rPr>
        <w:t xml:space="preserve"> </w:t>
      </w:r>
      <w:r w:rsidR="000E1688" w:rsidRPr="00BD3055">
        <w:rPr>
          <w:rFonts w:cs="Times New Roman"/>
          <w:noProof/>
        </w:rPr>
        <w:t xml:space="preserve">pero la elección del modelo dependerá de los datos específicos y las necesidades del usuario. </w:t>
      </w:r>
      <w:r w:rsidRPr="00BD3055">
        <w:rPr>
          <w:rFonts w:cs="Times New Roman"/>
          <w:noProof/>
        </w:rPr>
        <w:t xml:space="preserve"> </w:t>
      </w:r>
    </w:p>
    <w:p w14:paraId="15A1427F" w14:textId="77777777" w:rsidR="000E1688" w:rsidRPr="00BD3055" w:rsidRDefault="000E1688">
      <w:pPr>
        <w:ind w:firstLine="720"/>
        <w:rPr>
          <w:rFonts w:cs="Times New Roman"/>
          <w:noProof/>
        </w:rPr>
        <w:pPrChange w:id="4102" w:author="Steff Guzmán" w:date="2023-03-13T19:58:00Z">
          <w:pPr/>
        </w:pPrChange>
      </w:pPr>
    </w:p>
    <w:p w14:paraId="5CB61163" w14:textId="1A7D688C" w:rsidR="005632BE" w:rsidRPr="00BD3055" w:rsidRDefault="005632BE">
      <w:pPr>
        <w:ind w:firstLine="720"/>
        <w:rPr>
          <w:rFonts w:cs="Times New Roman"/>
          <w:noProof/>
        </w:rPr>
        <w:pPrChange w:id="4103" w:author="Steff Guzmán" w:date="2023-03-13T19:58:00Z">
          <w:pPr>
            <w:ind w:firstLine="708"/>
          </w:pPr>
        </w:pPrChange>
      </w:pPr>
      <w:r w:rsidRPr="00BD3055">
        <w:rPr>
          <w:rFonts w:cs="Times New Roman"/>
          <w:noProof/>
        </w:rPr>
        <w:t>Los resultados indican que el modelo de machine learning puede ser utilizado para proporcionar pronósticos precisos del clima</w:t>
      </w:r>
      <w:r w:rsidR="000E1688" w:rsidRPr="00BD3055">
        <w:rPr>
          <w:rFonts w:cs="Times New Roman"/>
          <w:noProof/>
        </w:rPr>
        <w:t xml:space="preserve"> y de esta manera realizar un entorno simulado de datos climaticos</w:t>
      </w:r>
      <w:r w:rsidRPr="00BD3055">
        <w:rPr>
          <w:rFonts w:cs="Times New Roman"/>
          <w:noProof/>
        </w:rPr>
        <w: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t>
      </w:r>
    </w:p>
    <w:p w14:paraId="54845C36" w14:textId="60AEBD47" w:rsidR="00041288" w:rsidRPr="00BD3055" w:rsidRDefault="00041288">
      <w:pPr>
        <w:ind w:firstLine="720"/>
        <w:jc w:val="center"/>
        <w:rPr>
          <w:rFonts w:cs="Times New Roman"/>
          <w:noProof/>
        </w:rPr>
        <w:pPrChange w:id="4104" w:author="Steff Guzmán" w:date="2023-03-13T19:58:00Z">
          <w:pPr>
            <w:jc w:val="center"/>
          </w:pPr>
        </w:pPrChange>
      </w:pPr>
    </w:p>
    <w:p w14:paraId="2AA028A8" w14:textId="5D448308" w:rsidR="00041288" w:rsidRPr="00BD3055" w:rsidRDefault="00041288" w:rsidP="00041288">
      <w:pPr>
        <w:jc w:val="center"/>
        <w:rPr>
          <w:rFonts w:cs="Times New Roman"/>
          <w:noProof/>
        </w:rPr>
      </w:pPr>
    </w:p>
    <w:p w14:paraId="2863A71E" w14:textId="120F023E" w:rsidR="00041288" w:rsidRPr="00BD3055" w:rsidRDefault="00041288" w:rsidP="00041288">
      <w:pPr>
        <w:jc w:val="center"/>
        <w:rPr>
          <w:rFonts w:cs="Times New Roman"/>
          <w:noProof/>
        </w:rPr>
      </w:pPr>
    </w:p>
    <w:p w14:paraId="64D5BDEB" w14:textId="2A5FCE3B" w:rsidR="00041288" w:rsidRPr="00BD3055" w:rsidRDefault="00041288" w:rsidP="00041288">
      <w:pPr>
        <w:jc w:val="center"/>
        <w:rPr>
          <w:ins w:id="4105" w:author="Steff Guzmán" w:date="2023-03-13T19:58:00Z"/>
          <w:rFonts w:cs="Times New Roman"/>
          <w:noProof/>
        </w:rPr>
      </w:pPr>
    </w:p>
    <w:p w14:paraId="38778447" w14:textId="77777777" w:rsidR="00AC7859" w:rsidRPr="00BD3055" w:rsidRDefault="00AC7859" w:rsidP="00041288">
      <w:pPr>
        <w:jc w:val="center"/>
        <w:rPr>
          <w:rFonts w:cs="Times New Roman"/>
          <w:noProof/>
        </w:rPr>
      </w:pPr>
    </w:p>
    <w:p w14:paraId="74BEF47B" w14:textId="31B3181E" w:rsidR="005632BE" w:rsidRPr="00BD3055" w:rsidDel="00A858A6" w:rsidRDefault="005632BE" w:rsidP="005632BE">
      <w:pPr>
        <w:rPr>
          <w:del w:id="4106" w:author="Camilo Andrés Díaz Gómez" w:date="2023-03-12T18:46:00Z"/>
          <w:rFonts w:cs="Times New Roman"/>
          <w:noProof/>
        </w:rPr>
      </w:pPr>
    </w:p>
    <w:p w14:paraId="08CDB835" w14:textId="7176F6B1" w:rsidR="005632BE" w:rsidRPr="00BD3055" w:rsidDel="00A858A6" w:rsidRDefault="005632BE" w:rsidP="00154CFC">
      <w:pPr>
        <w:jc w:val="center"/>
        <w:rPr>
          <w:del w:id="4107" w:author="Camilo Andrés Díaz Gómez" w:date="2023-03-12T18:46:00Z"/>
          <w:rFonts w:cs="Times New Roman"/>
          <w:b/>
          <w:bCs/>
          <w:szCs w:val="24"/>
        </w:rPr>
      </w:pPr>
    </w:p>
    <w:p w14:paraId="7A89CB00" w14:textId="46F25B83" w:rsidR="00154CFC" w:rsidRPr="00BD3055" w:rsidRDefault="00154CFC">
      <w:pPr>
        <w:pStyle w:val="Ttulo2"/>
        <w:jc w:val="center"/>
        <w:rPr>
          <w:rFonts w:cs="Times New Roman"/>
        </w:rPr>
        <w:pPrChange w:id="4108" w:author="Steff Guzmán" w:date="2023-03-13T18:12:00Z">
          <w:pPr>
            <w:jc w:val="center"/>
          </w:pPr>
        </w:pPrChange>
      </w:pPr>
      <w:bookmarkStart w:id="4109" w:name="_Toc129623656"/>
      <w:bookmarkStart w:id="4110" w:name="_Toc129721759"/>
      <w:r w:rsidRPr="00BD3055">
        <w:rPr>
          <w:rFonts w:cs="Times New Roman"/>
        </w:rPr>
        <w:t>Recomendaciones</w:t>
      </w:r>
      <w:bookmarkEnd w:id="4109"/>
      <w:bookmarkEnd w:id="4110"/>
    </w:p>
    <w:p w14:paraId="17269421" w14:textId="77777777" w:rsidR="00154CFC" w:rsidRPr="00BD3055" w:rsidRDefault="00154CFC" w:rsidP="00154CFC">
      <w:pPr>
        <w:jc w:val="center"/>
        <w:rPr>
          <w:rFonts w:cs="Times New Roman"/>
          <w:b/>
          <w:bCs/>
          <w:szCs w:val="24"/>
        </w:rPr>
      </w:pPr>
    </w:p>
    <w:p w14:paraId="0C34E58C" w14:textId="6DA28156" w:rsidR="00836B69" w:rsidRPr="00BD3055" w:rsidRDefault="00836B69">
      <w:pPr>
        <w:ind w:firstLine="720"/>
        <w:rPr>
          <w:rFonts w:cs="Times New Roman"/>
          <w:szCs w:val="24"/>
        </w:rPr>
        <w:pPrChange w:id="4111" w:author="Steff Guzmán" w:date="2023-03-13T19:58:00Z">
          <w:pPr>
            <w:ind w:firstLine="708"/>
          </w:pPr>
        </w:pPrChange>
      </w:pPr>
      <w:r w:rsidRPr="00BD3055">
        <w:rPr>
          <w:rFonts w:cs="Times New Roman"/>
          <w:szCs w:val="24"/>
        </w:rPr>
        <w:t xml:space="preserve">Para entrenar modelos de Machine </w:t>
      </w:r>
      <w:proofErr w:type="spellStart"/>
      <w:r w:rsidRPr="00BD3055">
        <w:rPr>
          <w:rFonts w:cs="Times New Roman"/>
          <w:szCs w:val="24"/>
        </w:rPr>
        <w:t>Learning</w:t>
      </w:r>
      <w:proofErr w:type="spellEnd"/>
      <w:r w:rsidRPr="00BD3055">
        <w:rPr>
          <w:rFonts w:cs="Times New Roman"/>
          <w:szCs w:val="24"/>
        </w:rPr>
        <w:t xml:space="preserve"> de manera efectiva, es fundamental tener en cuenta algunas recomendaciones clave. En primer lugar, es importante tener en cuenta que los modelos de Machine </w:t>
      </w:r>
      <w:proofErr w:type="spellStart"/>
      <w:r w:rsidRPr="00BD3055">
        <w:rPr>
          <w:rFonts w:cs="Times New Roman"/>
          <w:szCs w:val="24"/>
        </w:rPr>
        <w:t>Learning</w:t>
      </w:r>
      <w:proofErr w:type="spellEnd"/>
      <w:r w:rsidRPr="00BD3055">
        <w:rPr>
          <w:rFonts w:cs="Times New Roman"/>
          <w:szCs w:val="24"/>
        </w:rPr>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BD3055" w:rsidRDefault="00836B69">
      <w:pPr>
        <w:ind w:firstLine="720"/>
        <w:rPr>
          <w:rFonts w:cs="Times New Roman"/>
          <w:szCs w:val="24"/>
        </w:rPr>
        <w:pPrChange w:id="4112" w:author="Steff Guzmán" w:date="2023-03-13T19:58:00Z">
          <w:pPr/>
        </w:pPrChange>
      </w:pPr>
    </w:p>
    <w:p w14:paraId="7227AA68" w14:textId="4C7BEDF6" w:rsidR="00836B69" w:rsidRPr="00BD3055" w:rsidRDefault="00836B69">
      <w:pPr>
        <w:ind w:firstLine="720"/>
        <w:rPr>
          <w:rFonts w:cs="Times New Roman"/>
          <w:szCs w:val="24"/>
        </w:rPr>
        <w:pPrChange w:id="4113" w:author="Steff Guzmán" w:date="2023-03-13T19:58:00Z">
          <w:pPr>
            <w:ind w:firstLine="708"/>
          </w:pPr>
        </w:pPrChange>
      </w:pPr>
      <w:r w:rsidRPr="00BD3055">
        <w:rPr>
          <w:rFonts w:cs="Times New Roman"/>
          <w:szCs w:val="24"/>
        </w:rPr>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BD3055">
        <w:rPr>
          <w:rFonts w:cs="Times New Roman"/>
          <w:szCs w:val="24"/>
        </w:rPr>
        <w:t>M</w:t>
      </w:r>
      <w:r w:rsidRPr="00BD3055">
        <w:rPr>
          <w:rFonts w:cs="Times New Roman"/>
          <w:szCs w:val="24"/>
        </w:rPr>
        <w:t>achine</w:t>
      </w:r>
      <w:r w:rsidR="00424606" w:rsidRPr="00BD3055">
        <w:rPr>
          <w:rFonts w:cs="Times New Roman"/>
          <w:szCs w:val="24"/>
        </w:rPr>
        <w:t xml:space="preserve"> </w:t>
      </w:r>
      <w:proofErr w:type="spellStart"/>
      <w:r w:rsidR="00424606" w:rsidRPr="00BD3055">
        <w:rPr>
          <w:rFonts w:cs="Times New Roman"/>
          <w:szCs w:val="24"/>
        </w:rPr>
        <w:t>Learning</w:t>
      </w:r>
      <w:proofErr w:type="spellEnd"/>
      <w:r w:rsidRPr="00BD3055">
        <w:rPr>
          <w:rFonts w:cs="Times New Roman"/>
          <w:szCs w:val="24"/>
        </w:rPr>
        <w:t xml:space="preserve"> de manera efectiva.</w:t>
      </w:r>
    </w:p>
    <w:p w14:paraId="76C13F08" w14:textId="77777777" w:rsidR="00836B69" w:rsidRPr="00BD3055" w:rsidRDefault="00836B69">
      <w:pPr>
        <w:ind w:firstLine="720"/>
        <w:rPr>
          <w:rFonts w:cs="Times New Roman"/>
          <w:szCs w:val="24"/>
        </w:rPr>
        <w:pPrChange w:id="4114" w:author="Steff Guzmán" w:date="2023-03-13T19:58:00Z">
          <w:pPr/>
        </w:pPrChange>
      </w:pPr>
    </w:p>
    <w:p w14:paraId="6E9BFB6E" w14:textId="77777777" w:rsidR="00836B69" w:rsidRPr="00BD3055" w:rsidRDefault="00836B69">
      <w:pPr>
        <w:ind w:firstLine="720"/>
        <w:rPr>
          <w:rFonts w:cs="Times New Roman"/>
          <w:szCs w:val="24"/>
        </w:rPr>
        <w:pPrChange w:id="4115" w:author="Steff Guzmán" w:date="2023-03-13T19:58:00Z">
          <w:pPr>
            <w:ind w:firstLine="708"/>
          </w:pPr>
        </w:pPrChange>
      </w:pPr>
      <w:r w:rsidRPr="00BD3055">
        <w:rPr>
          <w:rFonts w:cs="Times New Roman"/>
          <w:szCs w:val="24"/>
        </w:rPr>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BD3055" w:rsidRDefault="00154CFC" w:rsidP="00154CFC">
      <w:pPr>
        <w:jc w:val="center"/>
        <w:rPr>
          <w:rFonts w:cs="Times New Roman"/>
          <w:b/>
          <w:bCs/>
          <w:szCs w:val="24"/>
        </w:rPr>
      </w:pPr>
    </w:p>
    <w:p w14:paraId="44008F60" w14:textId="64893B7A" w:rsidR="004C4EDB" w:rsidRPr="00BD3055" w:rsidRDefault="004C4EDB" w:rsidP="00154CFC">
      <w:pPr>
        <w:jc w:val="center"/>
        <w:rPr>
          <w:rFonts w:cs="Times New Roman"/>
          <w:b/>
          <w:bCs/>
          <w:szCs w:val="24"/>
        </w:rPr>
      </w:pPr>
    </w:p>
    <w:p w14:paraId="7FBB9CD8" w14:textId="77777777" w:rsidR="004C4EDB" w:rsidRPr="00BD3055" w:rsidRDefault="004C4EDB" w:rsidP="00154CFC">
      <w:pPr>
        <w:jc w:val="center"/>
        <w:rPr>
          <w:rFonts w:cs="Times New Roman"/>
          <w:b/>
          <w:bCs/>
          <w:szCs w:val="24"/>
        </w:rPr>
      </w:pPr>
    </w:p>
    <w:p w14:paraId="314D0D08" w14:textId="77777777" w:rsidR="00424606" w:rsidRPr="00BD3055" w:rsidRDefault="00424606">
      <w:pPr>
        <w:spacing w:after="160" w:line="259" w:lineRule="auto"/>
        <w:jc w:val="left"/>
        <w:rPr>
          <w:rFonts w:cs="Times New Roman"/>
          <w:b/>
          <w:bCs/>
          <w:szCs w:val="24"/>
        </w:rPr>
      </w:pPr>
      <w:r w:rsidRPr="00BD3055">
        <w:rPr>
          <w:rFonts w:cs="Times New Roman"/>
          <w:b/>
          <w:bCs/>
          <w:szCs w:val="24"/>
        </w:rPr>
        <w:br w:type="page"/>
      </w:r>
    </w:p>
    <w:p w14:paraId="66D8AFBE" w14:textId="37FE1CB4" w:rsidR="00154CFC" w:rsidRPr="00BD3055" w:rsidRDefault="00154CFC">
      <w:pPr>
        <w:pStyle w:val="Ttulo2"/>
        <w:jc w:val="center"/>
        <w:rPr>
          <w:rFonts w:cs="Times New Roman"/>
          <w:lang w:val="en-US"/>
        </w:rPr>
        <w:pPrChange w:id="4116" w:author="Steff Guzmán" w:date="2023-03-13T18:12:00Z">
          <w:pPr>
            <w:jc w:val="center"/>
          </w:pPr>
        </w:pPrChange>
      </w:pPr>
      <w:bookmarkStart w:id="4117" w:name="_Toc129623657"/>
      <w:bookmarkStart w:id="4118" w:name="_Toc129721760"/>
      <w:proofErr w:type="spellStart"/>
      <w:r w:rsidRPr="00BD3055">
        <w:rPr>
          <w:rFonts w:cs="Times New Roman"/>
          <w:lang w:val="en-US"/>
        </w:rPr>
        <w:lastRenderedPageBreak/>
        <w:t>Referencias</w:t>
      </w:r>
      <w:bookmarkEnd w:id="4117"/>
      <w:bookmarkEnd w:id="4118"/>
      <w:proofErr w:type="spellEnd"/>
    </w:p>
    <w:p w14:paraId="30F2EDA1" w14:textId="62404ED5" w:rsidR="00154CFC" w:rsidRPr="00BD3055" w:rsidRDefault="00154CFC">
      <w:pPr>
        <w:pStyle w:val="Bibliografa"/>
        <w:ind w:left="284" w:hanging="720"/>
        <w:rPr>
          <w:rFonts w:cs="Times New Roman"/>
          <w:noProof/>
          <w:lang w:val="en-US"/>
        </w:rPr>
        <w:pPrChange w:id="4119" w:author="Steff Guzmán" w:date="2023-03-13T20:00:00Z">
          <w:pPr>
            <w:pStyle w:val="Bibliografa"/>
            <w:ind w:left="284" w:hanging="284"/>
          </w:pPr>
        </w:pPrChange>
      </w:pPr>
      <w:r w:rsidRPr="00BD3055">
        <w:rPr>
          <w:rFonts w:cs="Times New Roman"/>
        </w:rPr>
        <w:fldChar w:fldCharType="begin"/>
      </w:r>
      <w:r w:rsidRPr="00BD3055">
        <w:rPr>
          <w:rFonts w:cs="Times New Roman"/>
          <w:lang w:val="en-US"/>
        </w:rPr>
        <w:instrText>BIBLIOGRAPHY</w:instrText>
      </w:r>
      <w:r w:rsidRPr="00BD3055">
        <w:rPr>
          <w:rFonts w:cs="Times New Roman"/>
        </w:rPr>
        <w:fldChar w:fldCharType="separate"/>
      </w:r>
      <w:r w:rsidRPr="00BD3055">
        <w:rPr>
          <w:rFonts w:cs="Times New Roman"/>
          <w:noProof/>
          <w:lang w:val="en-US"/>
        </w:rPr>
        <w:t xml:space="preserve">Ahrenholz, J., Danilov, C., Herderson, T., &amp; Kim, J. (2008). A real-time network emulator.In Military Communications Conference. </w:t>
      </w:r>
      <w:r w:rsidRPr="00BD3055">
        <w:rPr>
          <w:rFonts w:cs="Times New Roman"/>
          <w:i/>
          <w:iCs/>
          <w:noProof/>
          <w:lang w:val="en-US"/>
        </w:rPr>
        <w:t>MILCON</w:t>
      </w:r>
      <w:r w:rsidRPr="00BD3055">
        <w:rPr>
          <w:rFonts w:cs="Times New Roman"/>
          <w:noProof/>
          <w:lang w:val="en-US"/>
        </w:rPr>
        <w:t>, 1-7.</w:t>
      </w:r>
    </w:p>
    <w:p w14:paraId="7292F4AE"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D3055">
        <w:rPr>
          <w:rFonts w:cs="Times New Roman"/>
          <w:i/>
          <w:iCs/>
          <w:noProof/>
          <w:lang w:val="en-US"/>
        </w:rPr>
        <w:t>3rd International Conference on Future Networks and Distributed Systems</w:t>
      </w:r>
      <w:r w:rsidRPr="00BD3055">
        <w:rPr>
          <w:rFonts w:cs="Times New Roman"/>
          <w:noProof/>
          <w:lang w:val="en-US"/>
        </w:rPr>
        <w:t>, (pp. 1-6). Paris. Retrieved Abril 2, 2020, from https://dl.acm.org/doi/pdf/10.1145/3341325.3342019</w:t>
      </w:r>
    </w:p>
    <w:p w14:paraId="0AC1A416" w14:textId="77777777" w:rsidR="00154CFC" w:rsidRPr="00BD3055" w:rsidRDefault="00154CFC" w:rsidP="00AC7859">
      <w:pPr>
        <w:pStyle w:val="Bibliografa"/>
        <w:ind w:left="720" w:hanging="720"/>
        <w:rPr>
          <w:rFonts w:cs="Times New Roman"/>
          <w:noProof/>
          <w:lang w:val="en-US"/>
        </w:rPr>
      </w:pPr>
      <w:r w:rsidRPr="00BD3055">
        <w:rPr>
          <w:rFonts w:cs="Times New Roman"/>
          <w:noProof/>
        </w:rPr>
        <w:t xml:space="preserve">AprendiendoArduino. (2018, Noviembre 17). </w:t>
      </w:r>
      <w:r w:rsidRPr="00BD3055">
        <w:rPr>
          <w:rFonts w:cs="Times New Roman"/>
          <w:i/>
          <w:iCs/>
          <w:noProof/>
        </w:rPr>
        <w:t>Protocolos IoT Capa Aplicación</w:t>
      </w:r>
      <w:r w:rsidRPr="00BD3055">
        <w:rPr>
          <w:rFonts w:cs="Times New Roman"/>
          <w:noProof/>
        </w:rPr>
        <w:t xml:space="preserve">. </w:t>
      </w:r>
      <w:r w:rsidRPr="00BD3055">
        <w:rPr>
          <w:rFonts w:cs="Times New Roman"/>
          <w:noProof/>
          <w:lang w:val="en-US"/>
        </w:rPr>
        <w:t>Retrieved Abril 14, 2020, from Aprendiendo Arduino: https://aprendiendoarduino.wordpress.com/2018/11/17/protocolos-iot-capa-aplicacion/</w:t>
      </w:r>
    </w:p>
    <w:p w14:paraId="41C0909F"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AWS. (n.d.). </w:t>
      </w:r>
      <w:r w:rsidRPr="00BD3055">
        <w:rPr>
          <w:rFonts w:cs="Times New Roman"/>
          <w:i/>
          <w:iCs/>
          <w:noProof/>
          <w:lang w:val="en-US"/>
        </w:rPr>
        <w:t>IoT Device Simulator</w:t>
      </w:r>
      <w:r w:rsidRPr="00BD3055">
        <w:rPr>
          <w:rFonts w:cs="Times New Roman"/>
          <w:noProof/>
          <w:lang w:val="en-US"/>
        </w:rPr>
        <w:t>. Retrieved from IoT Device Simulator: https://aws.amazon.com/es/solutions/implementations/iot-device-simulator/</w:t>
      </w:r>
    </w:p>
    <w:p w14:paraId="1378F92F" w14:textId="77777777" w:rsidR="00154CFC" w:rsidRPr="00BD3055" w:rsidRDefault="00154CFC" w:rsidP="00AC7859">
      <w:pPr>
        <w:pStyle w:val="Bibliografa"/>
        <w:ind w:left="720" w:hanging="720"/>
        <w:rPr>
          <w:rFonts w:cs="Times New Roman"/>
          <w:noProof/>
        </w:rPr>
      </w:pPr>
      <w:r w:rsidRPr="00BD3055">
        <w:rPr>
          <w:rFonts w:cs="Times New Roman"/>
          <w:noProof/>
        </w:rPr>
        <w:t xml:space="preserve">Barbara IoT. (2021, Abril 29). </w:t>
      </w:r>
      <w:r w:rsidRPr="00BD3055">
        <w:rPr>
          <w:rFonts w:cs="Times New Roman"/>
          <w:i/>
          <w:iCs/>
          <w:noProof/>
        </w:rPr>
        <w:t>barbara</w:t>
      </w:r>
      <w:r w:rsidRPr="00BD3055">
        <w:rPr>
          <w:rFonts w:cs="Times New Roman"/>
          <w:noProof/>
        </w:rPr>
        <w:t>. Retrieved from Protocolos de comunicación en IoT que deberías conocer: https://barbaraiot.com/blog/protocolos-iot-que-deberias-conocer/</w:t>
      </w:r>
    </w:p>
    <w:p w14:paraId="22FC3640" w14:textId="77777777" w:rsidR="00154CFC" w:rsidRPr="00BD3055" w:rsidRDefault="00154CFC" w:rsidP="00AC7859">
      <w:pPr>
        <w:pStyle w:val="Bibliografa"/>
        <w:ind w:left="720" w:hanging="720"/>
        <w:rPr>
          <w:rFonts w:cs="Times New Roman"/>
          <w:noProof/>
        </w:rPr>
      </w:pPr>
      <w:r w:rsidRPr="00BD3055">
        <w:rPr>
          <w:rFonts w:cs="Times New Roman"/>
          <w:i/>
          <w:iCs/>
          <w:noProof/>
        </w:rPr>
        <w:t>CambioDigital</w:t>
      </w:r>
      <w:r w:rsidRPr="00BD3055">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Carlemany, U. (2022, 7 19). </w:t>
      </w:r>
      <w:r w:rsidRPr="00BD3055">
        <w:rPr>
          <w:rFonts w:cs="Times New Roman"/>
          <w:i/>
          <w:iCs/>
          <w:noProof/>
          <w:lang w:val="en-US"/>
        </w:rPr>
        <w:t>universitatcarlemany</w:t>
      </w:r>
      <w:r w:rsidRPr="00BD3055">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D3055" w:rsidRDefault="00154CFC" w:rsidP="00AC7859">
      <w:pPr>
        <w:pStyle w:val="Bibliografa"/>
        <w:ind w:left="720" w:hanging="720"/>
        <w:rPr>
          <w:rFonts w:cs="Times New Roman"/>
          <w:noProof/>
        </w:rPr>
      </w:pPr>
      <w:r w:rsidRPr="00BD3055">
        <w:rPr>
          <w:rFonts w:cs="Times New Roman"/>
          <w:noProof/>
        </w:rPr>
        <w:t xml:space="preserve">Carlos Gamero Burón, J. L. (2015). </w:t>
      </w:r>
      <w:r w:rsidRPr="00BD3055">
        <w:rPr>
          <w:rFonts w:cs="Times New Roman"/>
          <w:i/>
          <w:iCs/>
          <w:noProof/>
        </w:rPr>
        <w:t>Modelos probabilísticos para Variables aleatorias continuas.</w:t>
      </w:r>
      <w:r w:rsidRPr="00BD3055">
        <w:rPr>
          <w:rFonts w:cs="Times New Roman"/>
          <w:noProof/>
        </w:rPr>
        <w:t xml:space="preserve"> Malaga, España.</w:t>
      </w:r>
    </w:p>
    <w:p w14:paraId="1D52ACA8" w14:textId="77777777" w:rsidR="00154CFC" w:rsidRPr="00BD3055" w:rsidRDefault="00154CFC">
      <w:pPr>
        <w:pStyle w:val="Bibliografa"/>
        <w:ind w:left="284" w:hanging="720"/>
        <w:rPr>
          <w:rFonts w:cs="Times New Roman"/>
          <w:noProof/>
          <w:lang w:val="en-US"/>
        </w:rPr>
        <w:pPrChange w:id="4120" w:author="Steff Guzmán" w:date="2023-03-13T20:00:00Z">
          <w:pPr>
            <w:pStyle w:val="Bibliografa"/>
            <w:ind w:left="284" w:hanging="284"/>
          </w:pPr>
        </w:pPrChange>
      </w:pPr>
      <w:r w:rsidRPr="00BD3055">
        <w:rPr>
          <w:rFonts w:cs="Times New Roman"/>
          <w:noProof/>
        </w:rPr>
        <w:t xml:space="preserve">Castellanos Hernández, W. E., &amp; Chacon Osorio, M. E. (2006, Abril 17). Utilización de herramientas software para el modelado y la simulación de redes de comunicaciones. </w:t>
      </w:r>
      <w:r w:rsidRPr="00BD3055">
        <w:rPr>
          <w:rFonts w:cs="Times New Roman"/>
          <w:i/>
          <w:iCs/>
          <w:noProof/>
          <w:lang w:val="en-US"/>
        </w:rPr>
        <w:t xml:space="preserve">GTI, </w:t>
      </w:r>
      <w:r w:rsidRPr="00BD3055">
        <w:rPr>
          <w:rFonts w:cs="Times New Roman"/>
          <w:i/>
          <w:iCs/>
          <w:noProof/>
          <w:lang w:val="en-US"/>
        </w:rPr>
        <w:lastRenderedPageBreak/>
        <w:t>V</w:t>
      </w:r>
      <w:r w:rsidRPr="00BD3055">
        <w:rPr>
          <w:rFonts w:cs="Times New Roman"/>
          <w:noProof/>
          <w:lang w:val="en-US"/>
        </w:rPr>
        <w:t>(11), 74-75. Retrieved Marzo 26, 2020, from https://revistas.uis.edu.co/index.php/revistagti/article/view/1624/2014</w:t>
      </w:r>
    </w:p>
    <w:p w14:paraId="07B66919" w14:textId="77777777" w:rsidR="00154CFC" w:rsidRPr="00BD3055" w:rsidRDefault="00154CFC">
      <w:pPr>
        <w:pStyle w:val="Bibliografa"/>
        <w:ind w:left="284" w:hanging="720"/>
        <w:rPr>
          <w:rFonts w:cs="Times New Roman"/>
          <w:noProof/>
        </w:rPr>
        <w:pPrChange w:id="4121" w:author="Steff Guzmán" w:date="2023-03-13T20:00:00Z">
          <w:pPr>
            <w:pStyle w:val="Bibliografa"/>
            <w:ind w:left="284" w:hanging="284"/>
          </w:pPr>
        </w:pPrChange>
      </w:pPr>
      <w:r w:rsidRPr="00BD3055">
        <w:rPr>
          <w:rFonts w:cs="Times New Roman"/>
          <w:noProof/>
        </w:rPr>
        <w:t xml:space="preserve">Corso, C., &amp; Lorena, C. (2009). </w:t>
      </w:r>
      <w:r w:rsidRPr="00BD3055">
        <w:rPr>
          <w:rFonts w:cs="Times New Roman"/>
          <w:i/>
          <w:iCs/>
          <w:noProof/>
        </w:rPr>
        <w:t>Aplicacion de algoritmos de clasificacion sepervisan y no supervisada usando Weka.</w:t>
      </w:r>
      <w:r w:rsidRPr="00BD3055">
        <w:rPr>
          <w:rFonts w:cs="Times New Roman"/>
          <w:noProof/>
        </w:rPr>
        <w:t xml:space="preserve"> cordoba: Universidad Tecnologi Nacional.</w:t>
      </w:r>
    </w:p>
    <w:p w14:paraId="7BEAA32B" w14:textId="77777777" w:rsidR="00154CFC" w:rsidRPr="00BD3055" w:rsidRDefault="00154CFC">
      <w:pPr>
        <w:pStyle w:val="Bibliografa"/>
        <w:ind w:left="284" w:hanging="720"/>
        <w:rPr>
          <w:rFonts w:cs="Times New Roman"/>
          <w:noProof/>
        </w:rPr>
        <w:pPrChange w:id="4122" w:author="Steff Guzmán" w:date="2023-03-13T20:00:00Z">
          <w:pPr>
            <w:pStyle w:val="Bibliografa"/>
            <w:ind w:left="284" w:hanging="284"/>
          </w:pPr>
        </w:pPrChange>
      </w:pPr>
      <w:r w:rsidRPr="00BD3055">
        <w:rPr>
          <w:rFonts w:cs="Times New Roman"/>
          <w:noProof/>
        </w:rPr>
        <w:t xml:space="preserve">Coss Bu, R. (2003). </w:t>
      </w:r>
      <w:r w:rsidRPr="00BD3055">
        <w:rPr>
          <w:rFonts w:cs="Times New Roman"/>
          <w:i/>
          <w:iCs/>
          <w:noProof/>
        </w:rPr>
        <w:t>Simulación un enfoque practico.</w:t>
      </w:r>
      <w:r w:rsidRPr="00BD3055">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BD3055" w:rsidRDefault="00154CFC">
      <w:pPr>
        <w:pStyle w:val="Bibliografa"/>
        <w:ind w:left="284" w:hanging="720"/>
        <w:rPr>
          <w:rFonts w:cs="Times New Roman"/>
          <w:noProof/>
        </w:rPr>
        <w:pPrChange w:id="4123" w:author="Steff Guzmán" w:date="2023-03-13T20:00:00Z">
          <w:pPr>
            <w:pStyle w:val="Bibliografa"/>
            <w:ind w:left="284" w:hanging="284"/>
          </w:pPr>
        </w:pPrChange>
      </w:pPr>
      <w:r w:rsidRPr="00BD3055">
        <w:rPr>
          <w:rFonts w:cs="Times New Roman"/>
          <w:noProof/>
        </w:rPr>
        <w:t xml:space="preserve">Crespo Moreno, J. E. (2018, Noviembre 11). </w:t>
      </w:r>
      <w:r w:rsidRPr="00BD3055">
        <w:rPr>
          <w:rFonts w:cs="Times New Roman"/>
          <w:i/>
          <w:iCs/>
          <w:noProof/>
        </w:rPr>
        <w:t>Aprendiendo Arduino</w:t>
      </w:r>
      <w:r w:rsidRPr="00BD3055">
        <w:rPr>
          <w:rFonts w:cs="Times New Roman"/>
          <w:noProof/>
        </w:rPr>
        <w:t>. Retrieved Abril 2, 2020, from Arquitecturas IoT: https://aprendiendoarduino.wordpress.com/2018/11/11/arquitecturas-iot/</w:t>
      </w:r>
    </w:p>
    <w:p w14:paraId="763D3C47" w14:textId="3D24AD14" w:rsidR="00154CFC" w:rsidRPr="00BD3055" w:rsidRDefault="00154CFC">
      <w:pPr>
        <w:pStyle w:val="Bibliografa"/>
        <w:ind w:left="284" w:hanging="720"/>
        <w:rPr>
          <w:rFonts w:cs="Times New Roman"/>
          <w:noProof/>
          <w:lang w:val="en-US"/>
        </w:rPr>
        <w:pPrChange w:id="4124" w:author="Steff Guzmán" w:date="2023-03-13T20:00:00Z">
          <w:pPr>
            <w:pStyle w:val="Bibliografa"/>
            <w:ind w:left="284" w:hanging="284"/>
          </w:pPr>
        </w:pPrChange>
      </w:pPr>
      <w:r w:rsidRPr="00BD3055">
        <w:rPr>
          <w:rFonts w:cs="Times New Roman"/>
          <w:noProof/>
        </w:rPr>
        <w:t xml:space="preserve">Cuatro tipos de analítica de retail que todo comercio necesita en 2018. </w:t>
      </w:r>
      <w:r w:rsidRPr="00BD3055">
        <w:rPr>
          <w:rFonts w:cs="Times New Roman"/>
          <w:noProof/>
          <w:lang w:val="en-US"/>
        </w:rPr>
        <w:t xml:space="preserve">(2018, Agosto 7). </w:t>
      </w:r>
      <w:r w:rsidRPr="00BD3055">
        <w:rPr>
          <w:rFonts w:cs="Times New Roman"/>
          <w:i/>
          <w:iCs/>
          <w:noProof/>
          <w:lang w:val="en-US"/>
        </w:rPr>
        <w:t>Analitica de retail</w:t>
      </w:r>
      <w:r w:rsidRPr="00BD3055">
        <w:rPr>
          <w:rFonts w:cs="Times New Roman"/>
          <w:noProof/>
          <w:lang w:val="en-US"/>
        </w:rPr>
        <w:t>. Retrieved from Analitica de retail: http://analiticaderetail.com/tipos-de-analitica-de-retail/</w:t>
      </w:r>
    </w:p>
    <w:p w14:paraId="263E58C5" w14:textId="77777777" w:rsidR="00154CFC" w:rsidRPr="00BD3055" w:rsidRDefault="00154CFC">
      <w:pPr>
        <w:pStyle w:val="Bibliografa"/>
        <w:ind w:left="284" w:hanging="720"/>
        <w:rPr>
          <w:rFonts w:cs="Times New Roman"/>
          <w:noProof/>
          <w:lang w:val="en-US"/>
        </w:rPr>
        <w:pPrChange w:id="4125" w:author="Steff Guzmán" w:date="2023-03-13T20:00:00Z">
          <w:pPr>
            <w:pStyle w:val="Bibliografa"/>
            <w:ind w:left="284" w:hanging="284"/>
          </w:pPr>
        </w:pPrChange>
      </w:pPr>
      <w:r w:rsidRPr="00BD3055">
        <w:rPr>
          <w:rFonts w:cs="Times New Roman"/>
          <w:noProof/>
          <w:lang w:val="en-US"/>
        </w:rPr>
        <w:t xml:space="preserve">Deloitte. (n.d.). </w:t>
      </w:r>
      <w:r w:rsidRPr="00BD3055">
        <w:rPr>
          <w:rFonts w:cs="Times New Roman"/>
          <w:i/>
          <w:iCs/>
          <w:noProof/>
          <w:lang w:val="en-US"/>
        </w:rPr>
        <w:t>IoT - Internet Of Things</w:t>
      </w:r>
      <w:r w:rsidRPr="00BD3055">
        <w:rPr>
          <w:rFonts w:cs="Times New Roman"/>
          <w:noProof/>
          <w:lang w:val="en-US"/>
        </w:rPr>
        <w:t>. Retrieved from Deloitte: https://www2.deloitte.com/es/es/pages/technology/articles/IoT-internet-of-things.html</w:t>
      </w:r>
    </w:p>
    <w:p w14:paraId="40E0437A" w14:textId="77777777" w:rsidR="00154CFC" w:rsidRPr="00BD3055" w:rsidRDefault="00154CFC">
      <w:pPr>
        <w:pStyle w:val="Bibliografa"/>
        <w:ind w:left="284" w:hanging="720"/>
        <w:rPr>
          <w:rFonts w:cs="Times New Roman"/>
          <w:noProof/>
        </w:rPr>
        <w:pPrChange w:id="4126" w:author="Steff Guzmán" w:date="2023-03-13T20:00:00Z">
          <w:pPr>
            <w:pStyle w:val="Bibliografa"/>
            <w:ind w:left="284" w:hanging="284"/>
          </w:pPr>
        </w:pPrChange>
      </w:pPr>
      <w:r w:rsidRPr="00BD3055">
        <w:rPr>
          <w:rFonts w:cs="Times New Roman"/>
          <w:noProof/>
        </w:rPr>
        <w:t xml:space="preserve">Diaz, T., Escriba, F., &amp; Murgui, M. (2002). La base de datos BD. </w:t>
      </w:r>
      <w:r w:rsidRPr="00BD3055">
        <w:rPr>
          <w:rFonts w:cs="Times New Roman"/>
          <w:i/>
          <w:iCs/>
          <w:noProof/>
        </w:rPr>
        <w:t>MORES. Revista de Economia Aplicada</w:t>
      </w:r>
      <w:r w:rsidRPr="00BD3055">
        <w:rPr>
          <w:rFonts w:cs="Times New Roman"/>
          <w:noProof/>
        </w:rPr>
        <w:t>, 165-184.</w:t>
      </w:r>
    </w:p>
    <w:p w14:paraId="768964DA" w14:textId="77777777" w:rsidR="00154CFC" w:rsidRPr="00BD3055" w:rsidRDefault="00154CFC">
      <w:pPr>
        <w:pStyle w:val="Bibliografa"/>
        <w:ind w:left="284" w:hanging="720"/>
        <w:rPr>
          <w:rFonts w:cs="Times New Roman"/>
          <w:noProof/>
          <w:lang w:val="en-US"/>
        </w:rPr>
        <w:pPrChange w:id="4127" w:author="Steff Guzmán" w:date="2023-03-13T20:00:00Z">
          <w:pPr>
            <w:pStyle w:val="Bibliografa"/>
            <w:ind w:left="284" w:hanging="284"/>
          </w:pPr>
        </w:pPrChange>
      </w:pPr>
      <w:r w:rsidRPr="00BD3055">
        <w:rPr>
          <w:rFonts w:cs="Times New Roman"/>
          <w:noProof/>
        </w:rPr>
        <w:t xml:space="preserve">Dra. Marianella Álvarez Vega, D. L. (2020, 8 8). </w:t>
      </w:r>
      <w:r w:rsidRPr="00BD3055">
        <w:rPr>
          <w:rFonts w:cs="Times New Roman"/>
          <w:i/>
          <w:iCs/>
          <w:noProof/>
          <w:lang w:val="en-US"/>
        </w:rPr>
        <w:t>Revista Medica Sinergia.</w:t>
      </w:r>
      <w:r w:rsidRPr="00BD3055">
        <w:rPr>
          <w:rFonts w:cs="Times New Roman"/>
          <w:noProof/>
          <w:lang w:val="en-US"/>
        </w:rPr>
        <w:t xml:space="preserve"> Retrieved from https://www.revistamedicasinergia.com/index.php/rms/article/view/557/923</w:t>
      </w:r>
    </w:p>
    <w:p w14:paraId="0FEEEE9E" w14:textId="77777777" w:rsidR="00154CFC" w:rsidRPr="00BD3055" w:rsidRDefault="00154CFC">
      <w:pPr>
        <w:pStyle w:val="Bibliografa"/>
        <w:ind w:left="284" w:hanging="720"/>
        <w:rPr>
          <w:rFonts w:cs="Times New Roman"/>
          <w:noProof/>
          <w:lang w:val="en-US"/>
        </w:rPr>
        <w:pPrChange w:id="4128" w:author="Steff Guzmán" w:date="2023-03-13T20:00:00Z">
          <w:pPr>
            <w:pStyle w:val="Bibliografa"/>
            <w:ind w:left="284" w:hanging="284"/>
          </w:pPr>
        </w:pPrChange>
      </w:pPr>
      <w:r w:rsidRPr="00BD3055">
        <w:rPr>
          <w:rFonts w:cs="Times New Roman"/>
          <w:noProof/>
          <w:lang w:val="en-US"/>
        </w:rPr>
        <w:t xml:space="preserve">Dunkles, A., Schmidt, O., Finne, N., Erikson, J., Osterlind, F., Tsiftes, N., &amp; Durvy, M. (2011). </w:t>
      </w:r>
      <w:r w:rsidRPr="00BD3055">
        <w:rPr>
          <w:rFonts w:cs="Times New Roman"/>
          <w:i/>
          <w:iCs/>
          <w:noProof/>
          <w:lang w:val="en-US"/>
        </w:rPr>
        <w:t>The contiki os: The operating system for the internet of things.</w:t>
      </w:r>
      <w:r w:rsidRPr="00BD3055">
        <w:rPr>
          <w:rFonts w:cs="Times New Roman"/>
          <w:noProof/>
          <w:lang w:val="en-US"/>
        </w:rPr>
        <w:t xml:space="preserve"> Retrieved from Online: http://www. contikios. org</w:t>
      </w:r>
    </w:p>
    <w:p w14:paraId="5C44DAC5" w14:textId="77777777" w:rsidR="00154CFC" w:rsidRPr="00BD3055" w:rsidRDefault="00154CFC">
      <w:pPr>
        <w:pStyle w:val="Bibliografa"/>
        <w:ind w:left="284" w:hanging="720"/>
        <w:rPr>
          <w:rFonts w:cs="Times New Roman"/>
          <w:noProof/>
        </w:rPr>
        <w:pPrChange w:id="4129" w:author="Steff Guzmán" w:date="2023-03-13T20:00:00Z">
          <w:pPr>
            <w:pStyle w:val="Bibliografa"/>
            <w:ind w:left="284" w:hanging="284"/>
          </w:pPr>
        </w:pPrChange>
      </w:pPr>
      <w:r w:rsidRPr="00BD3055">
        <w:rPr>
          <w:rFonts w:cs="Times New Roman"/>
          <w:noProof/>
          <w:lang w:val="en-US"/>
        </w:rPr>
        <w:t xml:space="preserve">editorial, E. (2018, Noviembre 1). </w:t>
      </w:r>
      <w:r w:rsidRPr="00BD3055">
        <w:rPr>
          <w:rFonts w:cs="Times New Roman"/>
          <w:i/>
          <w:iCs/>
          <w:noProof/>
        </w:rPr>
        <w:t>REPORTEGIGITAL</w:t>
      </w:r>
      <w:r w:rsidRPr="00BD3055">
        <w:rPr>
          <w:rFonts w:cs="Times New Roman"/>
          <w:noProof/>
        </w:rPr>
        <w:t>. Retrieved from REPORTEGIGITAL: https://reportedigital.com/cloud/analitica-de-datos/</w:t>
      </w:r>
    </w:p>
    <w:p w14:paraId="58899A52" w14:textId="77777777" w:rsidR="00154CFC" w:rsidRPr="00BD3055" w:rsidRDefault="00154CFC">
      <w:pPr>
        <w:pStyle w:val="Bibliografa"/>
        <w:ind w:left="284" w:hanging="720"/>
        <w:rPr>
          <w:rFonts w:cs="Times New Roman"/>
          <w:noProof/>
        </w:rPr>
        <w:pPrChange w:id="4130" w:author="Steff Guzmán" w:date="2023-03-13T20:00:00Z">
          <w:pPr>
            <w:pStyle w:val="Bibliografa"/>
            <w:ind w:left="284" w:hanging="284"/>
          </w:pPr>
        </w:pPrChange>
      </w:pPr>
      <w:r w:rsidRPr="00BD3055">
        <w:rPr>
          <w:rFonts w:cs="Times New Roman"/>
          <w:noProof/>
        </w:rPr>
        <w:t xml:space="preserve">Eduardo García Dunna, H. G. (2013). </w:t>
      </w:r>
      <w:r w:rsidRPr="00BD3055">
        <w:rPr>
          <w:rFonts w:cs="Times New Roman"/>
          <w:i/>
          <w:iCs/>
          <w:noProof/>
        </w:rPr>
        <w:t>Simulación y análisis de sistemas con ProModel.</w:t>
      </w:r>
      <w:r w:rsidRPr="00BD3055">
        <w:rPr>
          <w:rFonts w:cs="Times New Roman"/>
          <w:noProof/>
        </w:rPr>
        <w:t xml:space="preserve"> Naucalpan d e Juárez, Estado de México , México : PEARSON. Retrieved from </w:t>
      </w:r>
      <w:r w:rsidRPr="00BD3055">
        <w:rPr>
          <w:rFonts w:cs="Times New Roman"/>
          <w:noProof/>
        </w:rPr>
        <w:lastRenderedPageBreak/>
        <w:t>https://jrvargas.files.wordpress.com/2015/04/libro-simulacic3b3n-y-anc3a1lisis-de-sistemas-2da-edicic3b3n.pdf</w:t>
      </w:r>
    </w:p>
    <w:p w14:paraId="31F22511" w14:textId="77777777" w:rsidR="00154CFC" w:rsidRPr="00BD3055" w:rsidRDefault="00154CFC">
      <w:pPr>
        <w:pStyle w:val="Bibliografa"/>
        <w:ind w:left="720" w:hanging="720"/>
        <w:rPr>
          <w:rFonts w:cs="Times New Roman"/>
          <w:noProof/>
          <w:lang w:val="en-US"/>
        </w:rPr>
        <w:pPrChange w:id="4131" w:author="Steff Guzmán" w:date="2023-03-13T20:00:00Z">
          <w:pPr>
            <w:pStyle w:val="Bibliografa"/>
            <w:ind w:left="720" w:hanging="284"/>
          </w:pPr>
        </w:pPrChange>
      </w:pPr>
      <w:r w:rsidRPr="00BD3055">
        <w:rPr>
          <w:rFonts w:cs="Times New Roman"/>
          <w:noProof/>
          <w:lang w:val="en-US"/>
        </w:rPr>
        <w:t xml:space="preserve">Gan, S. (2017). </w:t>
      </w:r>
      <w:r w:rsidRPr="00BD3055">
        <w:rPr>
          <w:rFonts w:cs="Times New Roman"/>
          <w:i/>
          <w:iCs/>
          <w:noProof/>
          <w:lang w:val="en-US"/>
        </w:rPr>
        <w:t>An IoT simulator in NS3 and a key-based authentication architecture for IoT devices using blockchain.</w:t>
      </w:r>
      <w:r w:rsidRPr="00BD3055">
        <w:rPr>
          <w:rFonts w:cs="Times New Roman"/>
          <w:noProof/>
          <w:lang w:val="en-US"/>
        </w:rPr>
        <w:t xml:space="preserve"> </w:t>
      </w:r>
      <w:r w:rsidRPr="00BD3055">
        <w:rPr>
          <w:rFonts w:cs="Times New Roman"/>
          <w:noProof/>
        </w:rPr>
        <w:t xml:space="preserve">Tesis, Instituto Indio de Tecnología Kanpur, Ciencias informáticas e ingeniería, Kanpur. </w:t>
      </w:r>
      <w:r w:rsidRPr="00BD3055">
        <w:rPr>
          <w:rFonts w:cs="Times New Roman"/>
          <w:noProof/>
          <w:lang w:val="en-US"/>
        </w:rPr>
        <w:t>Retrieved Abril 2, 2020, from https://security.cse.iitk.ac.in/sites/default/files/12807624_0.pdf</w:t>
      </w:r>
    </w:p>
    <w:p w14:paraId="3184B885" w14:textId="77777777" w:rsidR="00154CFC" w:rsidRPr="00BD3055" w:rsidRDefault="00154CFC">
      <w:pPr>
        <w:pStyle w:val="Bibliografa"/>
        <w:ind w:left="720" w:hanging="720"/>
        <w:rPr>
          <w:rFonts w:cs="Times New Roman"/>
          <w:noProof/>
          <w:lang w:val="en-US"/>
        </w:rPr>
        <w:pPrChange w:id="4132" w:author="Steff Guzmán" w:date="2023-03-13T20:00:00Z">
          <w:pPr>
            <w:pStyle w:val="Bibliografa"/>
            <w:ind w:left="720" w:hanging="284"/>
          </w:pPr>
        </w:pPrChange>
      </w:pPr>
      <w:r w:rsidRPr="00BD3055">
        <w:rPr>
          <w:rFonts w:cs="Times New Roman"/>
          <w:noProof/>
        </w:rPr>
        <w:t xml:space="preserve">García Sánchez, Á., &amp; Ortega Mier, M. (2006). </w:t>
      </w:r>
      <w:r w:rsidRPr="00BD3055">
        <w:rPr>
          <w:rFonts w:cs="Times New Roman"/>
          <w:i/>
          <w:iCs/>
          <w:noProof/>
        </w:rPr>
        <w:t>Introducción a la simulación de sistemas discretos.</w:t>
      </w:r>
      <w:r w:rsidRPr="00BD3055">
        <w:rPr>
          <w:rFonts w:cs="Times New Roman"/>
          <w:noProof/>
        </w:rPr>
        <w:t xml:space="preserve"> </w:t>
      </w:r>
      <w:r w:rsidRPr="00BD3055">
        <w:rPr>
          <w:rFonts w:cs="Times New Roman"/>
          <w:noProof/>
          <w:lang w:val="en-US"/>
        </w:rPr>
        <w:t>Retrieved Marzo 25, 2020, from http://www.iol.etsii.upm.es/arch/intro_simulacion.pdf</w:t>
      </w:r>
    </w:p>
    <w:p w14:paraId="4BA79AC3" w14:textId="77777777" w:rsidR="00154CFC" w:rsidRPr="00BD3055" w:rsidRDefault="00154CFC">
      <w:pPr>
        <w:pStyle w:val="Bibliografa"/>
        <w:ind w:left="720" w:hanging="720"/>
        <w:rPr>
          <w:rFonts w:cs="Times New Roman"/>
          <w:noProof/>
        </w:rPr>
        <w:pPrChange w:id="4133" w:author="Steff Guzmán" w:date="2023-03-13T20:00:00Z">
          <w:pPr>
            <w:pStyle w:val="Bibliografa"/>
            <w:ind w:left="720" w:hanging="284"/>
          </w:pPr>
        </w:pPrChange>
      </w:pPr>
      <w:r w:rsidRPr="00BD3055">
        <w:rPr>
          <w:rFonts w:cs="Times New Roman"/>
          <w:noProof/>
        </w:rPr>
        <w:t xml:space="preserve">Garcia, P. (2006). </w:t>
      </w:r>
      <w:r w:rsidRPr="00BD3055">
        <w:rPr>
          <w:rFonts w:cs="Times New Roman"/>
          <w:i/>
          <w:iCs/>
          <w:noProof/>
        </w:rPr>
        <w:t>TECNICAS DE ANALITICA.</w:t>
      </w:r>
      <w:r w:rsidRPr="00BD3055">
        <w:rPr>
          <w:rFonts w:cs="Times New Roman"/>
          <w:noProof/>
        </w:rPr>
        <w:t xml:space="preserve"> </w:t>
      </w:r>
    </w:p>
    <w:p w14:paraId="77E8F983" w14:textId="77777777" w:rsidR="00154CFC" w:rsidRPr="00BD3055" w:rsidRDefault="00154CFC">
      <w:pPr>
        <w:pStyle w:val="Bibliografa"/>
        <w:ind w:left="720" w:hanging="720"/>
        <w:rPr>
          <w:rFonts w:cs="Times New Roman"/>
          <w:noProof/>
        </w:rPr>
        <w:pPrChange w:id="4134" w:author="Steff Guzmán" w:date="2023-03-13T20:00:00Z">
          <w:pPr>
            <w:pStyle w:val="Bibliografa"/>
            <w:ind w:left="720" w:hanging="284"/>
          </w:pPr>
        </w:pPrChange>
      </w:pPr>
      <w:r w:rsidRPr="00BD3055">
        <w:rPr>
          <w:rFonts w:cs="Times New Roman"/>
          <w:noProof/>
        </w:rPr>
        <w:t xml:space="preserve">Gibbs, G. (2012). </w:t>
      </w:r>
      <w:r w:rsidRPr="00BD3055">
        <w:rPr>
          <w:rFonts w:cs="Times New Roman"/>
          <w:i/>
          <w:iCs/>
          <w:noProof/>
        </w:rPr>
        <w:t>Analisis de datos en investigaciones cualitativas .</w:t>
      </w:r>
      <w:r w:rsidRPr="00BD3055">
        <w:rPr>
          <w:rFonts w:cs="Times New Roman"/>
          <w:noProof/>
        </w:rPr>
        <w:t xml:space="preserve"> Ediciones Morata.</w:t>
      </w:r>
    </w:p>
    <w:p w14:paraId="3FB90C27" w14:textId="77777777" w:rsidR="00154CFC" w:rsidRPr="00BD3055" w:rsidRDefault="00154CFC">
      <w:pPr>
        <w:pStyle w:val="Bibliografa"/>
        <w:ind w:left="720" w:hanging="720"/>
        <w:rPr>
          <w:rFonts w:cs="Times New Roman"/>
          <w:noProof/>
        </w:rPr>
        <w:pPrChange w:id="4135" w:author="Steff Guzmán" w:date="2023-03-13T20:00:00Z">
          <w:pPr>
            <w:pStyle w:val="Bibliografa"/>
            <w:ind w:left="720" w:hanging="284"/>
          </w:pPr>
        </w:pPrChange>
      </w:pPr>
      <w:r w:rsidRPr="00BD3055">
        <w:rPr>
          <w:rFonts w:cs="Times New Roman"/>
          <w:noProof/>
        </w:rPr>
        <w:t xml:space="preserve">Gomez-Aguilar, D., Garcia-Peñalvo, F., &amp; Theron, R. (2014). Analitica visual en learning. </w:t>
      </w:r>
      <w:r w:rsidRPr="00BD3055">
        <w:rPr>
          <w:rFonts w:cs="Times New Roman"/>
          <w:i/>
          <w:iCs/>
          <w:noProof/>
        </w:rPr>
        <w:t xml:space="preserve">El profesional de la informatica </w:t>
      </w:r>
      <w:r w:rsidRPr="00BD3055">
        <w:rPr>
          <w:rFonts w:cs="Times New Roman"/>
          <w:noProof/>
        </w:rPr>
        <w:t>, 23(3).</w:t>
      </w:r>
    </w:p>
    <w:p w14:paraId="39140DDC" w14:textId="77777777" w:rsidR="00154CFC" w:rsidRPr="00BD3055" w:rsidRDefault="00154CFC">
      <w:pPr>
        <w:pStyle w:val="Bibliografa"/>
        <w:ind w:left="720" w:hanging="720"/>
        <w:rPr>
          <w:rFonts w:cs="Times New Roman"/>
          <w:noProof/>
          <w:lang w:val="en-US"/>
        </w:rPr>
        <w:pPrChange w:id="4136" w:author="Steff Guzmán" w:date="2023-03-13T20:00:00Z">
          <w:pPr>
            <w:pStyle w:val="Bibliografa"/>
            <w:ind w:left="720" w:hanging="284"/>
          </w:pPr>
        </w:pPrChange>
      </w:pPr>
      <w:r w:rsidRPr="00BD3055">
        <w:rPr>
          <w:rFonts w:cs="Times New Roman"/>
          <w:i/>
          <w:iCs/>
          <w:noProof/>
          <w:lang w:val="en-US"/>
        </w:rPr>
        <w:t>Hardwarelibre</w:t>
      </w:r>
      <w:r w:rsidRPr="00BD3055">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D3055" w:rsidRDefault="00154CFC">
      <w:pPr>
        <w:pStyle w:val="Bibliografa"/>
        <w:ind w:left="720" w:hanging="720"/>
        <w:rPr>
          <w:rFonts w:cs="Times New Roman"/>
          <w:noProof/>
        </w:rPr>
        <w:pPrChange w:id="4137" w:author="Steff Guzmán" w:date="2023-03-13T20:00:00Z">
          <w:pPr>
            <w:pStyle w:val="Bibliografa"/>
            <w:ind w:left="720" w:hanging="284"/>
          </w:pPr>
        </w:pPrChange>
      </w:pPr>
      <w:r w:rsidRPr="00BD3055">
        <w:rPr>
          <w:rFonts w:cs="Times New Roman"/>
          <w:noProof/>
        </w:rPr>
        <w:t xml:space="preserve">Hassan, F., Domingo-Ferrer, J., &amp; Soria-comas, J. (2018). Anominacion de datos no estrucutrados a traves del reconocimiento de entidades nominadas. </w:t>
      </w:r>
      <w:r w:rsidRPr="00BD3055">
        <w:rPr>
          <w:rFonts w:cs="Times New Roman"/>
          <w:i/>
          <w:iCs/>
          <w:noProof/>
        </w:rPr>
        <w:t>Actas de la XV Reunni Espaola sobre Criptologa y Seguridad de la informcin-RECSI</w:t>
      </w:r>
      <w:r w:rsidRPr="00BD3055">
        <w:rPr>
          <w:rFonts w:cs="Times New Roman"/>
          <w:noProof/>
        </w:rPr>
        <w:t>, 102-106.</w:t>
      </w:r>
    </w:p>
    <w:p w14:paraId="15DC32AA" w14:textId="77777777" w:rsidR="00154CFC" w:rsidRPr="00BD3055" w:rsidRDefault="00154CFC">
      <w:pPr>
        <w:pStyle w:val="Bibliografa"/>
        <w:ind w:left="720" w:hanging="720"/>
        <w:rPr>
          <w:rFonts w:cs="Times New Roman"/>
          <w:noProof/>
        </w:rPr>
        <w:pPrChange w:id="4138" w:author="Steff Guzmán" w:date="2023-03-13T20:00:00Z">
          <w:pPr>
            <w:pStyle w:val="Bibliografa"/>
            <w:ind w:left="720" w:hanging="284"/>
          </w:pPr>
        </w:pPrChange>
      </w:pPr>
      <w:r w:rsidRPr="00BD3055">
        <w:rPr>
          <w:rFonts w:cs="Times New Roman"/>
          <w:noProof/>
        </w:rPr>
        <w:t xml:space="preserve">Hergert, M., &amp; Morris, D. (1989). Datos contables para el analisis de la cadena de valor . </w:t>
      </w:r>
      <w:r w:rsidRPr="00BD3055">
        <w:rPr>
          <w:rFonts w:cs="Times New Roman"/>
          <w:i/>
          <w:iCs/>
          <w:noProof/>
        </w:rPr>
        <w:t>Diario de gestion estrategica</w:t>
      </w:r>
      <w:r w:rsidRPr="00BD3055">
        <w:rPr>
          <w:rFonts w:cs="Times New Roman"/>
          <w:noProof/>
        </w:rPr>
        <w:t>, 10(29,175-188.</w:t>
      </w:r>
    </w:p>
    <w:p w14:paraId="3B90713C" w14:textId="77777777" w:rsidR="00154CFC" w:rsidRPr="00BD3055" w:rsidRDefault="00154CFC">
      <w:pPr>
        <w:pStyle w:val="Bibliografa"/>
        <w:ind w:left="720" w:hanging="720"/>
        <w:rPr>
          <w:rFonts w:cs="Times New Roman"/>
          <w:noProof/>
        </w:rPr>
        <w:pPrChange w:id="4139" w:author="Steff Guzmán" w:date="2023-03-13T20:00:00Z">
          <w:pPr>
            <w:pStyle w:val="Bibliografa"/>
            <w:ind w:left="720" w:hanging="284"/>
          </w:pPr>
        </w:pPrChange>
      </w:pPr>
      <w:r w:rsidRPr="00BD3055">
        <w:rPr>
          <w:rFonts w:cs="Times New Roman"/>
          <w:noProof/>
        </w:rPr>
        <w:t xml:space="preserve">Hernandez Perez, A. (2013). </w:t>
      </w:r>
      <w:r w:rsidRPr="00BD3055">
        <w:rPr>
          <w:rFonts w:cs="Times New Roman"/>
          <w:i/>
          <w:iCs/>
          <w:noProof/>
        </w:rPr>
        <w:t>Datos abiertos y repositorios de datos .</w:t>
      </w:r>
      <w:r w:rsidRPr="00BD3055">
        <w:rPr>
          <w:rFonts w:cs="Times New Roman"/>
          <w:noProof/>
        </w:rPr>
        <w:t xml:space="preserve"> nuevo reto para los bibliotecarios.</w:t>
      </w:r>
    </w:p>
    <w:p w14:paraId="2F54DD98" w14:textId="77777777" w:rsidR="00154CFC" w:rsidRPr="00BD3055" w:rsidRDefault="00154CFC">
      <w:pPr>
        <w:pStyle w:val="Bibliografa"/>
        <w:ind w:left="720" w:hanging="720"/>
        <w:rPr>
          <w:rFonts w:cs="Times New Roman"/>
          <w:noProof/>
          <w:lang w:val="en-US"/>
        </w:rPr>
        <w:pPrChange w:id="4140" w:author="Steff Guzmán" w:date="2023-03-13T20:00:00Z">
          <w:pPr>
            <w:pStyle w:val="Bibliografa"/>
            <w:ind w:left="720" w:hanging="284"/>
          </w:pPr>
        </w:pPrChange>
      </w:pPr>
      <w:r w:rsidRPr="00BD3055">
        <w:rPr>
          <w:rFonts w:cs="Times New Roman"/>
          <w:noProof/>
        </w:rPr>
        <w:t xml:space="preserve">Hernandez, C., &amp; Rodriguez, J. (2008). Preprocesamiento de datos estructurados. </w:t>
      </w:r>
      <w:r w:rsidRPr="00BD3055">
        <w:rPr>
          <w:rFonts w:cs="Times New Roman"/>
          <w:i/>
          <w:iCs/>
          <w:noProof/>
          <w:lang w:val="en-US"/>
        </w:rPr>
        <w:t>Vinculos</w:t>
      </w:r>
      <w:r w:rsidRPr="00BD3055">
        <w:rPr>
          <w:rFonts w:cs="Times New Roman"/>
          <w:noProof/>
          <w:lang w:val="en-US"/>
        </w:rPr>
        <w:t>, 27-48.</w:t>
      </w:r>
    </w:p>
    <w:p w14:paraId="65C5DF0B" w14:textId="77777777" w:rsidR="00154CFC" w:rsidRPr="00BD3055" w:rsidRDefault="00154CFC">
      <w:pPr>
        <w:pStyle w:val="Bibliografa"/>
        <w:ind w:left="720" w:hanging="720"/>
        <w:rPr>
          <w:rFonts w:cs="Times New Roman"/>
          <w:noProof/>
          <w:lang w:val="en-US"/>
        </w:rPr>
        <w:pPrChange w:id="4141" w:author="Steff Guzmán" w:date="2023-03-13T20:00:00Z">
          <w:pPr>
            <w:pStyle w:val="Bibliografa"/>
            <w:ind w:left="720" w:hanging="284"/>
          </w:pPr>
        </w:pPrChange>
      </w:pPr>
      <w:r w:rsidRPr="00BD3055">
        <w:rPr>
          <w:rFonts w:cs="Times New Roman"/>
          <w:noProof/>
          <w:lang w:val="en-US"/>
        </w:rPr>
        <w:t xml:space="preserve">Huang, Y., Wang, L., Hou, Y., Zhang, W., &amp; Zhang, Y. (2018). </w:t>
      </w:r>
      <w:r w:rsidRPr="00BD3055">
        <w:rPr>
          <w:rFonts w:cs="Times New Roman"/>
          <w:i/>
          <w:iCs/>
          <w:noProof/>
          <w:lang w:val="en-US"/>
        </w:rPr>
        <w:t>A prototype IOT based wireless sensor network for traffic information monitoring.</w:t>
      </w:r>
      <w:r w:rsidRPr="00BD3055">
        <w:rPr>
          <w:rFonts w:cs="Times New Roman"/>
          <w:noProof/>
          <w:lang w:val="en-US"/>
        </w:rPr>
        <w:t xml:space="preserve"> International Journal of Pavement Research &amp; Technology.</w:t>
      </w:r>
    </w:p>
    <w:p w14:paraId="730A8621" w14:textId="77777777" w:rsidR="00154CFC" w:rsidRPr="00BD3055" w:rsidRDefault="00154CFC">
      <w:pPr>
        <w:pStyle w:val="Bibliografa"/>
        <w:ind w:left="720" w:hanging="720"/>
        <w:rPr>
          <w:rFonts w:cs="Times New Roman"/>
          <w:noProof/>
          <w:lang w:val="en-US"/>
        </w:rPr>
        <w:pPrChange w:id="4142" w:author="Steff Guzmán" w:date="2023-03-13T20:00:00Z">
          <w:pPr>
            <w:pStyle w:val="Bibliografa"/>
            <w:ind w:left="720" w:hanging="284"/>
          </w:pPr>
        </w:pPrChange>
      </w:pPr>
      <w:r w:rsidRPr="00BD3055">
        <w:rPr>
          <w:rFonts w:cs="Times New Roman"/>
          <w:i/>
          <w:iCs/>
          <w:noProof/>
          <w:lang w:val="en-US"/>
        </w:rPr>
        <w:lastRenderedPageBreak/>
        <w:t>ibertech</w:t>
      </w:r>
      <w:r w:rsidRPr="00BD3055">
        <w:rPr>
          <w:rFonts w:cs="Times New Roman"/>
          <w:noProof/>
          <w:lang w:val="en-US"/>
        </w:rPr>
        <w:t>. (2006, 06 45). Retrieved from ibertech: https://www.ibertech.org/analitica-descriptiva-predictiva-y-prescriptiva/</w:t>
      </w:r>
    </w:p>
    <w:p w14:paraId="75C897B9" w14:textId="77777777" w:rsidR="00154CFC" w:rsidRPr="00BD3055" w:rsidRDefault="00154CFC">
      <w:pPr>
        <w:pStyle w:val="Bibliografa"/>
        <w:ind w:left="720" w:hanging="720"/>
        <w:rPr>
          <w:rFonts w:cs="Times New Roman"/>
          <w:noProof/>
          <w:lang w:val="en-US"/>
        </w:rPr>
        <w:pPrChange w:id="4143" w:author="Steff Guzmán" w:date="2023-03-13T20:00:00Z">
          <w:pPr>
            <w:pStyle w:val="Bibliografa"/>
            <w:ind w:left="720" w:hanging="284"/>
          </w:pPr>
        </w:pPrChange>
      </w:pPr>
      <w:r w:rsidRPr="00BD3055">
        <w:rPr>
          <w:rFonts w:cs="Times New Roman"/>
          <w:i/>
          <w:iCs/>
          <w:noProof/>
          <w:lang w:val="en-US"/>
        </w:rPr>
        <w:t>ibertech</w:t>
      </w:r>
      <w:r w:rsidRPr="00BD3055">
        <w:rPr>
          <w:rFonts w:cs="Times New Roman"/>
          <w:noProof/>
          <w:lang w:val="en-US"/>
        </w:rPr>
        <w:t>. (2006, 06 18). Retrieved from ibertech: https://www.ibertech.org/analitica-descriptiva-predictiva-y-prescriptiva/</w:t>
      </w:r>
    </w:p>
    <w:p w14:paraId="2B71783D" w14:textId="77777777" w:rsidR="00154CFC" w:rsidRPr="00BD3055" w:rsidRDefault="00154CFC">
      <w:pPr>
        <w:pStyle w:val="Bibliografa"/>
        <w:ind w:left="720" w:hanging="720"/>
        <w:rPr>
          <w:rFonts w:cs="Times New Roman"/>
          <w:noProof/>
          <w:lang w:val="en-US"/>
        </w:rPr>
        <w:pPrChange w:id="4144" w:author="Steff Guzmán" w:date="2023-03-13T20:00:00Z">
          <w:pPr>
            <w:pStyle w:val="Bibliografa"/>
            <w:ind w:left="720" w:hanging="284"/>
          </w:pPr>
        </w:pPrChange>
      </w:pPr>
      <w:r w:rsidRPr="00BD3055">
        <w:rPr>
          <w:rFonts w:cs="Times New Roman"/>
          <w:i/>
          <w:iCs/>
          <w:noProof/>
          <w:lang w:val="en-US"/>
        </w:rPr>
        <w:t xml:space="preserve">IBM </w:t>
      </w:r>
      <w:r w:rsidRPr="00BD3055">
        <w:rPr>
          <w:rFonts w:cs="Times New Roman"/>
          <w:noProof/>
          <w:lang w:val="en-US"/>
        </w:rPr>
        <w:t>. (n.d.). Retrieved from IBM : https://www.ibm.com/es-es/cloud?</w:t>
      </w:r>
    </w:p>
    <w:p w14:paraId="3B1E8285" w14:textId="77777777" w:rsidR="00154CFC" w:rsidRPr="00BD3055" w:rsidRDefault="00154CFC">
      <w:pPr>
        <w:pStyle w:val="Bibliografa"/>
        <w:ind w:left="720" w:hanging="720"/>
        <w:rPr>
          <w:rFonts w:cs="Times New Roman"/>
          <w:noProof/>
          <w:lang w:val="en-US"/>
        </w:rPr>
        <w:pPrChange w:id="4145" w:author="Steff Guzmán" w:date="2023-03-13T20:00:00Z">
          <w:pPr>
            <w:pStyle w:val="Bibliografa"/>
            <w:ind w:left="720" w:hanging="284"/>
          </w:pPr>
        </w:pPrChange>
      </w:pPr>
      <w:r w:rsidRPr="00BD3055">
        <w:rPr>
          <w:rFonts w:cs="Times New Roman"/>
          <w:noProof/>
        </w:rPr>
        <w:t xml:space="preserve">Isaac Lera, C. G. (2019). </w:t>
      </w:r>
      <w:r w:rsidRPr="00BD3055">
        <w:rPr>
          <w:rFonts w:cs="Times New Roman"/>
          <w:i/>
          <w:iCs/>
          <w:noProof/>
        </w:rPr>
        <w:t>YAFS.</w:t>
      </w:r>
      <w:r w:rsidRPr="00BD3055">
        <w:rPr>
          <w:rFonts w:cs="Times New Roman"/>
          <w:noProof/>
        </w:rPr>
        <w:t xml:space="preserve"> </w:t>
      </w:r>
      <w:r w:rsidRPr="00BD3055">
        <w:rPr>
          <w:rFonts w:cs="Times New Roman"/>
          <w:noProof/>
          <w:lang w:val="en-US"/>
        </w:rPr>
        <w:t>Palma. Retrieved from https://ieeexplore.ieee.org/stamp/stamp.jsp?tp=&amp;arnumber=8758823</w:t>
      </w:r>
    </w:p>
    <w:p w14:paraId="1C81F14D" w14:textId="704321DC" w:rsidR="00154CFC" w:rsidRPr="00BD3055" w:rsidRDefault="00154CFC">
      <w:pPr>
        <w:pStyle w:val="Bibliografa"/>
        <w:ind w:left="720" w:hanging="720"/>
        <w:rPr>
          <w:rFonts w:cs="Times New Roman"/>
          <w:noProof/>
        </w:rPr>
        <w:pPrChange w:id="4146" w:author="Steff Guzmán" w:date="2023-03-13T20:00:00Z">
          <w:pPr>
            <w:pStyle w:val="Bibliografa"/>
            <w:ind w:left="720" w:hanging="284"/>
          </w:pPr>
        </w:pPrChange>
      </w:pPr>
      <w:r w:rsidRPr="00BD3055">
        <w:rPr>
          <w:rFonts w:cs="Times New Roman"/>
          <w:i/>
          <w:iCs/>
          <w:noProof/>
        </w:rPr>
        <w:t>Itop</w:t>
      </w:r>
      <w:r w:rsidRPr="00BD3055">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D3055" w:rsidRDefault="00154CFC">
      <w:pPr>
        <w:pStyle w:val="Bibliografa"/>
        <w:ind w:left="720" w:hanging="720"/>
        <w:rPr>
          <w:rFonts w:cs="Times New Roman"/>
          <w:noProof/>
        </w:rPr>
        <w:pPrChange w:id="4147" w:author="Steff Guzmán" w:date="2023-03-13T20:00:00Z">
          <w:pPr>
            <w:pStyle w:val="Bibliografa"/>
            <w:ind w:left="720" w:hanging="284"/>
          </w:pPr>
        </w:pPrChange>
      </w:pPr>
      <w:r w:rsidRPr="00BD3055">
        <w:rPr>
          <w:rFonts w:cs="Times New Roman"/>
          <w:noProof/>
        </w:rPr>
        <w:t xml:space="preserve">Joyanes Aguilar, L. (29 de mayo del 2019). </w:t>
      </w:r>
      <w:r w:rsidRPr="00BD3055">
        <w:rPr>
          <w:rFonts w:cs="Times New Roman"/>
          <w:i/>
          <w:iCs/>
          <w:noProof/>
        </w:rPr>
        <w:t>Inteligencia de negocios y anlitica de datos.</w:t>
      </w:r>
      <w:r w:rsidRPr="00BD3055">
        <w:rPr>
          <w:rFonts w:cs="Times New Roman"/>
          <w:noProof/>
        </w:rPr>
        <w:t xml:space="preserve"> Bogota: Alfaomega.</w:t>
      </w:r>
    </w:p>
    <w:p w14:paraId="2B74B4E2" w14:textId="77777777" w:rsidR="00154CFC" w:rsidRPr="00BD3055" w:rsidRDefault="00154CFC">
      <w:pPr>
        <w:pStyle w:val="Bibliografa"/>
        <w:ind w:left="720" w:hanging="720"/>
        <w:rPr>
          <w:rFonts w:cs="Times New Roman"/>
          <w:noProof/>
        </w:rPr>
        <w:pPrChange w:id="4148" w:author="Steff Guzmán" w:date="2023-03-13T20:00:00Z">
          <w:pPr>
            <w:pStyle w:val="Bibliografa"/>
            <w:ind w:left="720" w:hanging="284"/>
          </w:pPr>
        </w:pPrChange>
      </w:pPr>
      <w:r w:rsidRPr="00BD3055">
        <w:rPr>
          <w:rFonts w:cs="Times New Roman"/>
          <w:noProof/>
        </w:rPr>
        <w:t xml:space="preserve">Leónardo Darío Bello Parias, L. C. (2000). </w:t>
      </w:r>
      <w:r w:rsidRPr="00BD3055">
        <w:rPr>
          <w:rFonts w:cs="Times New Roman"/>
          <w:i/>
          <w:iCs/>
          <w:noProof/>
        </w:rPr>
        <w:t>Libro de estadística descriptiva.</w:t>
      </w:r>
      <w:r w:rsidRPr="00BD3055">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D3055" w:rsidRDefault="00154CFC">
      <w:pPr>
        <w:pStyle w:val="Bibliografa"/>
        <w:ind w:left="720" w:hanging="720"/>
        <w:rPr>
          <w:rFonts w:cs="Times New Roman"/>
          <w:noProof/>
          <w:lang w:val="en-US"/>
        </w:rPr>
        <w:pPrChange w:id="4149" w:author="Steff Guzmán" w:date="2023-03-13T20:00:00Z">
          <w:pPr>
            <w:pStyle w:val="Bibliografa"/>
            <w:ind w:left="720" w:hanging="284"/>
          </w:pPr>
        </w:pPrChange>
      </w:pPr>
      <w:r w:rsidRPr="00BD3055">
        <w:rPr>
          <w:rFonts w:cs="Times New Roman"/>
          <w:noProof/>
          <w:lang w:val="en-US"/>
        </w:rPr>
        <w:t xml:space="preserve">Levis, P., Lee, N., Welsh, M., &amp; Culler, D. (2003). </w:t>
      </w:r>
      <w:r w:rsidRPr="00BD3055">
        <w:rPr>
          <w:rFonts w:cs="Times New Roman"/>
          <w:i/>
          <w:iCs/>
          <w:noProof/>
          <w:lang w:val="en-US"/>
        </w:rPr>
        <w:t>TOSSIM: Accurate and scalable simulation of entire Tinyos applcations.</w:t>
      </w:r>
      <w:r w:rsidRPr="00BD3055">
        <w:rPr>
          <w:rFonts w:cs="Times New Roman"/>
          <w:noProof/>
          <w:lang w:val="en-US"/>
        </w:rPr>
        <w:t xml:space="preserve"> In Proceedings of the 1st international conference on Embedded networked sensor systems.ACM.</w:t>
      </w:r>
    </w:p>
    <w:p w14:paraId="7AF8DF54" w14:textId="77777777" w:rsidR="00154CFC" w:rsidRPr="00BD3055" w:rsidRDefault="00154CFC">
      <w:pPr>
        <w:pStyle w:val="Bibliografa"/>
        <w:ind w:left="720" w:hanging="720"/>
        <w:rPr>
          <w:rFonts w:cs="Times New Roman"/>
          <w:noProof/>
          <w:lang w:val="en-US"/>
        </w:rPr>
        <w:pPrChange w:id="4150" w:author="Steff Guzmán" w:date="2023-03-13T20:00:00Z">
          <w:pPr>
            <w:pStyle w:val="Bibliografa"/>
            <w:ind w:left="720" w:hanging="284"/>
          </w:pPr>
        </w:pPrChange>
      </w:pPr>
      <w:r w:rsidRPr="00BD3055">
        <w:rPr>
          <w:rFonts w:cs="Times New Roman"/>
          <w:noProof/>
        </w:rPr>
        <w:t xml:space="preserve">Loukides, M. (2011). </w:t>
      </w:r>
      <w:r w:rsidRPr="00BD3055">
        <w:rPr>
          <w:rFonts w:cs="Times New Roman"/>
          <w:i/>
          <w:iCs/>
          <w:noProof/>
        </w:rPr>
        <w:t>¿Que es la ciencia de datos?</w:t>
      </w:r>
      <w:r w:rsidRPr="00BD3055">
        <w:rPr>
          <w:rFonts w:cs="Times New Roman"/>
          <w:noProof/>
        </w:rPr>
        <w:t xml:space="preserve"> </w:t>
      </w:r>
      <w:r w:rsidRPr="00BD3055">
        <w:rPr>
          <w:rFonts w:cs="Times New Roman"/>
          <w:noProof/>
          <w:lang w:val="en-US"/>
        </w:rPr>
        <w:t>O'Reilly Media, Inc.</w:t>
      </w:r>
    </w:p>
    <w:p w14:paraId="389C8616" w14:textId="77777777" w:rsidR="00154CFC" w:rsidRPr="00BD3055" w:rsidRDefault="00154CFC">
      <w:pPr>
        <w:pStyle w:val="Bibliografa"/>
        <w:ind w:left="720" w:hanging="720"/>
        <w:rPr>
          <w:rFonts w:cs="Times New Roman"/>
          <w:noProof/>
          <w:lang w:val="en-US"/>
        </w:rPr>
        <w:pPrChange w:id="4151" w:author="Steff Guzmán" w:date="2023-03-13T20:00:00Z">
          <w:pPr>
            <w:pStyle w:val="Bibliografa"/>
            <w:ind w:left="720" w:hanging="284"/>
          </w:pPr>
        </w:pPrChange>
      </w:pPr>
      <w:r w:rsidRPr="00BD3055">
        <w:rPr>
          <w:rFonts w:cs="Times New Roman"/>
          <w:noProof/>
          <w:lang w:val="en-US"/>
        </w:rPr>
        <w:t xml:space="preserve">Mäkinen, A. (2016). </w:t>
      </w:r>
      <w:r w:rsidRPr="00BD3055">
        <w:rPr>
          <w:rFonts w:cs="Times New Roman"/>
          <w:i/>
          <w:iCs/>
          <w:noProof/>
          <w:lang w:val="en-US"/>
        </w:rPr>
        <w:t>Emulation of IoT Devices.</w:t>
      </w:r>
      <w:r w:rsidRPr="00BD3055">
        <w:rPr>
          <w:rFonts w:cs="Times New Roman"/>
          <w:noProof/>
          <w:lang w:val="en-US"/>
        </w:rPr>
        <w:t xml:space="preserve"> Espoo. Retrieved from https://aaltodoc.aalto.fi/bitstream/handle/123456789/23951/master_M%c3%a4kinen_Alli_2016.pdf?sequence=1&amp;isAllowed=y</w:t>
      </w:r>
    </w:p>
    <w:p w14:paraId="67D0DB79" w14:textId="77777777" w:rsidR="00154CFC" w:rsidRPr="00BD3055" w:rsidRDefault="00154CFC">
      <w:pPr>
        <w:pStyle w:val="Bibliografa"/>
        <w:ind w:left="720" w:hanging="720"/>
        <w:rPr>
          <w:rFonts w:cs="Times New Roman"/>
          <w:noProof/>
        </w:rPr>
        <w:pPrChange w:id="4152" w:author="Steff Guzmán" w:date="2023-03-13T20:00:00Z">
          <w:pPr>
            <w:pStyle w:val="Bibliografa"/>
            <w:ind w:left="720" w:hanging="284"/>
          </w:pPr>
        </w:pPrChange>
      </w:pPr>
      <w:r w:rsidRPr="00BD3055">
        <w:rPr>
          <w:rFonts w:cs="Times New Roman"/>
          <w:noProof/>
        </w:rPr>
        <w:t xml:space="preserve">Martin Iglesia, M. (2019, Febrero). </w:t>
      </w:r>
      <w:r w:rsidRPr="00BD3055">
        <w:rPr>
          <w:rFonts w:cs="Times New Roman"/>
          <w:i/>
          <w:iCs/>
          <w:noProof/>
        </w:rPr>
        <w:t>Archivo Digital UPM.</w:t>
      </w:r>
      <w:r w:rsidRPr="00BD3055">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D3055" w:rsidRDefault="00154CFC">
      <w:pPr>
        <w:pStyle w:val="Bibliografa"/>
        <w:ind w:left="720" w:hanging="720"/>
        <w:rPr>
          <w:rFonts w:cs="Times New Roman"/>
          <w:noProof/>
          <w:lang w:val="en-US"/>
        </w:rPr>
        <w:pPrChange w:id="4153" w:author="Steff Guzmán" w:date="2023-03-13T20:00:00Z">
          <w:pPr>
            <w:pStyle w:val="Bibliografa"/>
            <w:ind w:left="720" w:hanging="284"/>
          </w:pPr>
        </w:pPrChange>
      </w:pPr>
      <w:r w:rsidRPr="00BD3055">
        <w:rPr>
          <w:rFonts w:cs="Times New Roman"/>
          <w:i/>
          <w:iCs/>
          <w:noProof/>
          <w:lang w:val="en-US"/>
        </w:rPr>
        <w:t>MathWorks</w:t>
      </w:r>
      <w:r w:rsidRPr="00BD3055">
        <w:rPr>
          <w:rFonts w:cs="Times New Roman"/>
          <w:noProof/>
          <w:lang w:val="en-US"/>
        </w:rPr>
        <w:t>. (n.d.). Retrieved from MathWorks: https://www.mathworks.com/solutions/internet-of-things.html</w:t>
      </w:r>
    </w:p>
    <w:p w14:paraId="2A2850F6" w14:textId="77777777" w:rsidR="00154CFC" w:rsidRPr="00BD3055" w:rsidRDefault="00154CFC">
      <w:pPr>
        <w:pStyle w:val="Bibliografa"/>
        <w:ind w:left="720" w:hanging="720"/>
        <w:rPr>
          <w:rFonts w:cs="Times New Roman"/>
          <w:noProof/>
          <w:lang w:val="en-US"/>
        </w:rPr>
        <w:pPrChange w:id="4154" w:author="Steff Guzmán" w:date="2023-03-13T20:00:00Z">
          <w:pPr>
            <w:pStyle w:val="Bibliografa"/>
            <w:ind w:left="720" w:hanging="284"/>
          </w:pPr>
        </w:pPrChange>
      </w:pPr>
      <w:r w:rsidRPr="00BD3055">
        <w:rPr>
          <w:rFonts w:cs="Times New Roman"/>
          <w:noProof/>
          <w:lang w:val="en-US"/>
        </w:rPr>
        <w:lastRenderedPageBreak/>
        <w:t xml:space="preserve">Mehmood, T. (n.d.). </w:t>
      </w:r>
      <w:r w:rsidRPr="00BD3055">
        <w:rPr>
          <w:rFonts w:cs="Times New Roman"/>
          <w:i/>
          <w:iCs/>
          <w:noProof/>
          <w:lang w:val="en-US"/>
        </w:rPr>
        <w:t>COOJA Network Simulator.</w:t>
      </w:r>
      <w:r w:rsidRPr="00BD3055">
        <w:rPr>
          <w:rFonts w:cs="Times New Roman"/>
          <w:noProof/>
          <w:lang w:val="en-US"/>
        </w:rPr>
        <w:t xml:space="preserve"> Islamabad. Retrieved from https://arxiv.org/ftp/arxiv/papers/1712/1712.08303.pdf</w:t>
      </w:r>
    </w:p>
    <w:p w14:paraId="67B6BB71" w14:textId="77777777" w:rsidR="00154CFC" w:rsidRPr="00BD3055" w:rsidRDefault="00154CFC">
      <w:pPr>
        <w:pStyle w:val="Bibliografa"/>
        <w:ind w:left="720" w:hanging="720"/>
        <w:rPr>
          <w:rFonts w:cs="Times New Roman"/>
          <w:noProof/>
          <w:lang w:val="en-US"/>
        </w:rPr>
        <w:pPrChange w:id="4155" w:author="Steff Guzmán" w:date="2023-03-13T20:00:00Z">
          <w:pPr>
            <w:pStyle w:val="Bibliografa"/>
            <w:ind w:left="720" w:hanging="284"/>
          </w:pPr>
        </w:pPrChange>
      </w:pPr>
      <w:r w:rsidRPr="00BD3055">
        <w:rPr>
          <w:rFonts w:cs="Times New Roman"/>
          <w:noProof/>
          <w:lang w:val="en-US"/>
        </w:rPr>
        <w:t xml:space="preserve">Micrsoft. (n.d.). </w:t>
      </w:r>
      <w:r w:rsidRPr="00BD3055">
        <w:rPr>
          <w:rFonts w:cs="Times New Roman"/>
          <w:i/>
          <w:iCs/>
          <w:noProof/>
          <w:lang w:val="en-US"/>
        </w:rPr>
        <w:t>Micrsoft</w:t>
      </w:r>
      <w:r w:rsidRPr="00BD3055">
        <w:rPr>
          <w:rFonts w:cs="Times New Roman"/>
          <w:noProof/>
          <w:lang w:val="en-US"/>
        </w:rPr>
        <w:t>. Retrieved from https://azure.microsoft.com/es-es/overview/machine-learning-algorithms/#overview</w:t>
      </w:r>
    </w:p>
    <w:p w14:paraId="6841C23A" w14:textId="77777777" w:rsidR="00154CFC" w:rsidRPr="00BD3055" w:rsidRDefault="00154CFC">
      <w:pPr>
        <w:pStyle w:val="Bibliografa"/>
        <w:ind w:left="720" w:hanging="720"/>
        <w:rPr>
          <w:rFonts w:cs="Times New Roman"/>
          <w:noProof/>
          <w:lang w:val="en-US"/>
        </w:rPr>
        <w:pPrChange w:id="4156" w:author="Steff Guzmán" w:date="2023-03-13T20:00:00Z">
          <w:pPr>
            <w:pStyle w:val="Bibliografa"/>
            <w:ind w:left="720" w:hanging="284"/>
          </w:pPr>
        </w:pPrChange>
      </w:pPr>
      <w:r w:rsidRPr="00BD3055">
        <w:rPr>
          <w:rFonts w:cs="Times New Roman"/>
          <w:noProof/>
        </w:rPr>
        <w:t xml:space="preserve">Myriam Muñoz de ózak, S. F. (1991). PROCESOS ESTOCÁSTICOS CON DOS PARÁMETROS I. 72-74. </w:t>
      </w:r>
      <w:r w:rsidRPr="00BD3055">
        <w:rPr>
          <w:rFonts w:cs="Times New Roman"/>
          <w:noProof/>
          <w:lang w:val="en-US"/>
        </w:rPr>
        <w:t>Retrieved from https://revistas.unal.edu.co/index.php/estad/article/viewFile/9955/10486</w:t>
      </w:r>
    </w:p>
    <w:p w14:paraId="3DC525A7" w14:textId="77777777" w:rsidR="00154CFC" w:rsidRPr="00BD3055" w:rsidRDefault="00154CFC">
      <w:pPr>
        <w:pStyle w:val="Bibliografa"/>
        <w:ind w:left="720" w:hanging="720"/>
        <w:rPr>
          <w:rFonts w:cs="Times New Roman"/>
          <w:noProof/>
        </w:rPr>
        <w:pPrChange w:id="4157" w:author="Steff Guzmán" w:date="2023-03-13T20:00:00Z">
          <w:pPr>
            <w:pStyle w:val="Bibliografa"/>
            <w:ind w:left="720" w:hanging="284"/>
          </w:pPr>
        </w:pPrChange>
      </w:pPr>
      <w:r w:rsidRPr="00BD3055">
        <w:rPr>
          <w:rFonts w:cs="Times New Roman"/>
          <w:noProof/>
        </w:rPr>
        <w:t xml:space="preserve">NEO.LCC. (n.d.). </w:t>
      </w:r>
      <w:r w:rsidRPr="00BD3055">
        <w:rPr>
          <w:rFonts w:cs="Times New Roman"/>
          <w:i/>
          <w:iCs/>
          <w:noProof/>
        </w:rPr>
        <w:t>Protocolos de transporte</w:t>
      </w:r>
      <w:r w:rsidRPr="00BD3055">
        <w:rPr>
          <w:rFonts w:cs="Times New Roman"/>
          <w:noProof/>
        </w:rPr>
        <w:t>. Retrieved Abril 14, 2020, from Herramientas WEB para la enseñanza de protocolos de comunicación: http://neo.lcc.uma.es/evirtual/cdd/tutorial/transporte/protrans.html</w:t>
      </w:r>
    </w:p>
    <w:p w14:paraId="4F4257CD" w14:textId="77777777" w:rsidR="00154CFC" w:rsidRPr="00BD3055" w:rsidRDefault="00154CFC">
      <w:pPr>
        <w:pStyle w:val="Bibliografa"/>
        <w:ind w:left="720" w:hanging="720"/>
        <w:rPr>
          <w:rFonts w:cs="Times New Roman"/>
          <w:noProof/>
        </w:rPr>
        <w:pPrChange w:id="4158" w:author="Steff Guzmán" w:date="2023-03-13T20:00:00Z">
          <w:pPr>
            <w:pStyle w:val="Bibliografa"/>
            <w:ind w:left="720" w:hanging="284"/>
          </w:pPr>
        </w:pPrChange>
      </w:pPr>
      <w:r w:rsidRPr="00BD3055">
        <w:rPr>
          <w:rFonts w:cs="Times New Roman"/>
          <w:noProof/>
        </w:rPr>
        <w:t xml:space="preserve">Nigro, O., Corti, D., &amp; Terren, D. (2004). </w:t>
      </w:r>
      <w:r w:rsidRPr="00BD3055">
        <w:rPr>
          <w:rFonts w:cs="Times New Roman"/>
          <w:i/>
          <w:iCs/>
          <w:noProof/>
        </w:rPr>
        <w:t>Knowledge Discovery in Databases.</w:t>
      </w:r>
      <w:r w:rsidRPr="00BD3055">
        <w:rPr>
          <w:rFonts w:cs="Times New Roman"/>
          <w:noProof/>
        </w:rPr>
        <w:t xml:space="preserve"> Un proceso centrado ene el usuario. In VI Woorkshop de investigadores en Ciencias de lamComputacion.</w:t>
      </w:r>
    </w:p>
    <w:p w14:paraId="3F2F2F09" w14:textId="77777777" w:rsidR="00154CFC" w:rsidRPr="00BD3055" w:rsidRDefault="00154CFC">
      <w:pPr>
        <w:pStyle w:val="Bibliografa"/>
        <w:ind w:left="720" w:hanging="720"/>
        <w:rPr>
          <w:rFonts w:cs="Times New Roman"/>
          <w:noProof/>
          <w:lang w:val="en-US"/>
        </w:rPr>
        <w:pPrChange w:id="4159" w:author="Steff Guzmán" w:date="2023-03-13T20:00:00Z">
          <w:pPr>
            <w:pStyle w:val="Bibliografa"/>
            <w:ind w:left="720" w:hanging="284"/>
          </w:pPr>
        </w:pPrChange>
      </w:pPr>
      <w:r w:rsidRPr="00BD3055">
        <w:rPr>
          <w:rFonts w:cs="Times New Roman"/>
          <w:noProof/>
          <w:lang w:val="en-US"/>
        </w:rPr>
        <w:t xml:space="preserve">NSNAM. (2011). </w:t>
      </w:r>
      <w:r w:rsidRPr="00BD3055">
        <w:rPr>
          <w:rFonts w:cs="Times New Roman"/>
          <w:i/>
          <w:iCs/>
          <w:noProof/>
          <w:lang w:val="en-US"/>
        </w:rPr>
        <w:t>NS-3 Network Simulator</w:t>
      </w:r>
      <w:r w:rsidRPr="00BD3055">
        <w:rPr>
          <w:rFonts w:cs="Times New Roman"/>
          <w:noProof/>
          <w:lang w:val="en-US"/>
        </w:rPr>
        <w:t>. Retrieved Abril 2, 2020, from NS-3: https://www.nsnam.org/</w:t>
      </w:r>
    </w:p>
    <w:p w14:paraId="102C44C3" w14:textId="77777777" w:rsidR="00154CFC" w:rsidRPr="00BD3055" w:rsidRDefault="00154CFC">
      <w:pPr>
        <w:pStyle w:val="Bibliografa"/>
        <w:ind w:left="720" w:hanging="720"/>
        <w:rPr>
          <w:rFonts w:cs="Times New Roman"/>
          <w:noProof/>
        </w:rPr>
        <w:pPrChange w:id="4160" w:author="Steff Guzmán" w:date="2023-03-13T20:00:00Z">
          <w:pPr>
            <w:pStyle w:val="Bibliografa"/>
            <w:ind w:left="720" w:hanging="284"/>
          </w:pPr>
        </w:pPrChange>
      </w:pPr>
      <w:r w:rsidRPr="00BD3055">
        <w:rPr>
          <w:rFonts w:cs="Times New Roman"/>
          <w:noProof/>
        </w:rPr>
        <w:t xml:space="preserve">Oracle. (2022). </w:t>
      </w:r>
      <w:r w:rsidRPr="00BD3055">
        <w:rPr>
          <w:rFonts w:cs="Times New Roman"/>
          <w:i/>
          <w:iCs/>
          <w:noProof/>
        </w:rPr>
        <w:t>www.oracle.com</w:t>
      </w:r>
      <w:r w:rsidRPr="00BD3055">
        <w:rPr>
          <w:rFonts w:cs="Times New Roman"/>
          <w:noProof/>
        </w:rPr>
        <w:t>. Obtenido de https://www.oracle.com/co/artificial-intelligence/what-is-ai/</w:t>
      </w:r>
    </w:p>
    <w:p w14:paraId="0D56B42D" w14:textId="77777777" w:rsidR="00154CFC" w:rsidRPr="00BD3055" w:rsidRDefault="00154CFC">
      <w:pPr>
        <w:pStyle w:val="Bibliografa"/>
        <w:ind w:left="720" w:hanging="720"/>
        <w:rPr>
          <w:rFonts w:cs="Times New Roman"/>
          <w:noProof/>
        </w:rPr>
        <w:pPrChange w:id="4161" w:author="Steff Guzmán" w:date="2023-03-13T20:00:00Z">
          <w:pPr>
            <w:pStyle w:val="Bibliografa"/>
            <w:ind w:left="720" w:hanging="284"/>
          </w:pPr>
        </w:pPrChange>
      </w:pPr>
      <w:r w:rsidRPr="00BD3055">
        <w:rPr>
          <w:rFonts w:cs="Times New Roman"/>
          <w:noProof/>
        </w:rPr>
        <w:t xml:space="preserve">Peña, S. (2017). </w:t>
      </w:r>
      <w:r w:rsidRPr="00BD3055">
        <w:rPr>
          <w:rFonts w:cs="Times New Roman"/>
          <w:i/>
          <w:iCs/>
          <w:noProof/>
        </w:rPr>
        <w:t>Análisis de Datos.</w:t>
      </w:r>
      <w:r w:rsidRPr="00BD3055">
        <w:rPr>
          <w:rFonts w:cs="Times New Roman"/>
          <w:noProof/>
        </w:rPr>
        <w:t xml:space="preserve"> Bogota D.C: Areandino.</w:t>
      </w:r>
    </w:p>
    <w:p w14:paraId="524AD2D3" w14:textId="77777777" w:rsidR="00154CFC" w:rsidRPr="00BD3055" w:rsidRDefault="00154CFC">
      <w:pPr>
        <w:pStyle w:val="Bibliografa"/>
        <w:ind w:left="720" w:hanging="720"/>
        <w:rPr>
          <w:rFonts w:cs="Times New Roman"/>
          <w:noProof/>
          <w:lang w:val="en-US"/>
        </w:rPr>
        <w:pPrChange w:id="4162" w:author="Steff Guzmán" w:date="2023-03-13T20:00:00Z">
          <w:pPr>
            <w:pStyle w:val="Bibliografa"/>
            <w:ind w:left="720" w:hanging="284"/>
          </w:pPr>
        </w:pPrChange>
      </w:pPr>
      <w:r w:rsidRPr="00BD3055">
        <w:rPr>
          <w:rFonts w:cs="Times New Roman"/>
          <w:noProof/>
        </w:rPr>
        <w:t xml:space="preserve">Prado, J. (n.d.). </w:t>
      </w:r>
      <w:r w:rsidRPr="00BD3055">
        <w:rPr>
          <w:rFonts w:cs="Times New Roman"/>
          <w:i/>
          <w:iCs/>
          <w:noProof/>
          <w:lang w:val="en-US"/>
        </w:rPr>
        <w:t>VALTX</w:t>
      </w:r>
      <w:r w:rsidRPr="00BD3055">
        <w:rPr>
          <w:rFonts w:cs="Times New Roman"/>
          <w:noProof/>
          <w:lang w:val="en-US"/>
        </w:rPr>
        <w:t>. Retrieved from VALTX: https://www.valtx.pe/blog/que-es-la-analitica-de-datos-y-como-puede-impactar-positivamente-en-tu-negocio</w:t>
      </w:r>
    </w:p>
    <w:p w14:paraId="1B86D680" w14:textId="77777777" w:rsidR="00154CFC" w:rsidRPr="00BD3055" w:rsidRDefault="00154CFC">
      <w:pPr>
        <w:pStyle w:val="Bibliografa"/>
        <w:ind w:left="720" w:hanging="720"/>
        <w:rPr>
          <w:rFonts w:cs="Times New Roman"/>
          <w:noProof/>
        </w:rPr>
        <w:pPrChange w:id="4163" w:author="Steff Guzmán" w:date="2023-03-13T20:00:00Z">
          <w:pPr>
            <w:pStyle w:val="Bibliografa"/>
            <w:ind w:left="720" w:hanging="284"/>
          </w:pPr>
        </w:pPrChange>
      </w:pPr>
      <w:r w:rsidRPr="00BD3055">
        <w:rPr>
          <w:rFonts w:cs="Times New Roman"/>
          <w:noProof/>
        </w:rPr>
        <w:t xml:space="preserve">Quintero, J. (2006). La cadena de valor : Una herramienta de pensamiento estraegico. </w:t>
      </w:r>
      <w:r w:rsidRPr="00BD3055">
        <w:rPr>
          <w:rFonts w:cs="Times New Roman"/>
          <w:i/>
          <w:iCs/>
          <w:noProof/>
        </w:rPr>
        <w:t>Telos</w:t>
      </w:r>
      <w:r w:rsidRPr="00BD3055">
        <w:rPr>
          <w:rFonts w:cs="Times New Roman"/>
          <w:noProof/>
        </w:rPr>
        <w:t>, 14.</w:t>
      </w:r>
    </w:p>
    <w:p w14:paraId="1EDFAAEB" w14:textId="77777777" w:rsidR="00154CFC" w:rsidRPr="00BD3055" w:rsidRDefault="00154CFC">
      <w:pPr>
        <w:pStyle w:val="Bibliografa"/>
        <w:ind w:left="720" w:hanging="720"/>
        <w:rPr>
          <w:rFonts w:cs="Times New Roman"/>
          <w:noProof/>
        </w:rPr>
        <w:pPrChange w:id="4164" w:author="Steff Guzmán" w:date="2023-03-13T20:00:00Z">
          <w:pPr>
            <w:pStyle w:val="Bibliografa"/>
            <w:ind w:left="720" w:hanging="284"/>
          </w:pPr>
        </w:pPrChange>
      </w:pPr>
      <w:r w:rsidRPr="00BD3055">
        <w:rPr>
          <w:rFonts w:cs="Times New Roman"/>
          <w:noProof/>
        </w:rPr>
        <w:t xml:space="preserve">Quiñones Cuenca, M., González Jaramillo, V., Torres, R., &amp; Miguel , J. (2017). </w:t>
      </w:r>
      <w:r w:rsidRPr="00BD3055">
        <w:rPr>
          <w:rFonts w:cs="Times New Roman"/>
          <w:i/>
          <w:iCs/>
          <w:noProof/>
        </w:rPr>
        <w:t>Sistema de Monitoreo de variables medioambientales usando una red de sensores inalámbricos y plataformas de Internet de las Cosas.</w:t>
      </w:r>
      <w:r w:rsidRPr="00BD3055">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D3055" w:rsidRDefault="00154CFC">
      <w:pPr>
        <w:pStyle w:val="Bibliografa"/>
        <w:ind w:left="720" w:hanging="720"/>
        <w:rPr>
          <w:rFonts w:cs="Times New Roman"/>
          <w:noProof/>
          <w:lang w:val="en-US"/>
        </w:rPr>
        <w:pPrChange w:id="4165" w:author="Steff Guzmán" w:date="2023-03-13T20:00:00Z">
          <w:pPr>
            <w:pStyle w:val="Bibliografa"/>
            <w:ind w:left="720" w:hanging="284"/>
          </w:pPr>
        </w:pPrChange>
      </w:pPr>
      <w:r w:rsidRPr="00BD3055">
        <w:rPr>
          <w:rFonts w:cs="Times New Roman"/>
          <w:noProof/>
        </w:rPr>
        <w:t xml:space="preserve">Raposo, J. (2007). </w:t>
      </w:r>
      <w:r w:rsidRPr="00BD3055">
        <w:rPr>
          <w:rFonts w:cs="Times New Roman"/>
          <w:i/>
          <w:iCs/>
          <w:noProof/>
        </w:rPr>
        <w:t>Tecnicas de mantenimeiento automatico de programas envoltorio para fuentes de datos web semiestrucuturadas.</w:t>
      </w:r>
      <w:r w:rsidRPr="00BD3055">
        <w:rPr>
          <w:rFonts w:cs="Times New Roman"/>
          <w:noProof/>
        </w:rPr>
        <w:t xml:space="preserve"> </w:t>
      </w:r>
      <w:r w:rsidRPr="00BD3055">
        <w:rPr>
          <w:rFonts w:cs="Times New Roman"/>
          <w:noProof/>
          <w:lang w:val="en-US"/>
        </w:rPr>
        <w:t>Coruña: Doctoral dissertation.</w:t>
      </w:r>
    </w:p>
    <w:p w14:paraId="4E331E33" w14:textId="77777777" w:rsidR="00154CFC" w:rsidRPr="00BD3055" w:rsidRDefault="00154CFC">
      <w:pPr>
        <w:pStyle w:val="Bibliografa"/>
        <w:ind w:left="720" w:hanging="720"/>
        <w:rPr>
          <w:rFonts w:cs="Times New Roman"/>
          <w:noProof/>
          <w:lang w:val="en-US"/>
        </w:rPr>
        <w:pPrChange w:id="4166" w:author="Steff Guzmán" w:date="2023-03-13T20:00:00Z">
          <w:pPr>
            <w:pStyle w:val="Bibliografa"/>
            <w:ind w:left="720" w:hanging="284"/>
          </w:pPr>
        </w:pPrChange>
      </w:pPr>
      <w:r w:rsidRPr="00BD3055">
        <w:rPr>
          <w:rFonts w:cs="Times New Roman"/>
          <w:noProof/>
          <w:lang w:val="en-US"/>
        </w:rPr>
        <w:lastRenderedPageBreak/>
        <w:t xml:space="preserve">Riverder Tecnologies. (2017). </w:t>
      </w:r>
      <w:r w:rsidRPr="00BD3055">
        <w:rPr>
          <w:rFonts w:cs="Times New Roman"/>
          <w:i/>
          <w:iCs/>
          <w:noProof/>
          <w:lang w:val="en-US"/>
        </w:rPr>
        <w:t>opnet simulator</w:t>
      </w:r>
      <w:r w:rsidRPr="00BD3055">
        <w:rPr>
          <w:rFonts w:cs="Times New Roman"/>
          <w:noProof/>
          <w:lang w:val="en-US"/>
        </w:rPr>
        <w:t>. Retrieved from https://www.riverbed.com/in/products/steelcentral/opnet.html</w:t>
      </w:r>
    </w:p>
    <w:p w14:paraId="1A1A6917" w14:textId="77777777" w:rsidR="00154CFC" w:rsidRPr="00BD3055" w:rsidRDefault="00154CFC">
      <w:pPr>
        <w:pStyle w:val="Bibliografa"/>
        <w:ind w:left="720" w:hanging="720"/>
        <w:rPr>
          <w:rFonts w:cs="Times New Roman"/>
          <w:noProof/>
        </w:rPr>
        <w:pPrChange w:id="4167" w:author="Steff Guzmán" w:date="2023-03-13T20:00:00Z">
          <w:pPr>
            <w:pStyle w:val="Bibliografa"/>
            <w:ind w:left="720" w:hanging="284"/>
          </w:pPr>
        </w:pPrChange>
      </w:pPr>
      <w:r w:rsidRPr="00BD3055">
        <w:rPr>
          <w:rFonts w:cs="Times New Roman"/>
          <w:noProof/>
        </w:rPr>
        <w:t xml:space="preserve">Robles Solano, D. (2021, Marzo). </w:t>
      </w:r>
      <w:r w:rsidRPr="00BD3055">
        <w:rPr>
          <w:rFonts w:cs="Times New Roman"/>
          <w:i/>
          <w:iCs/>
          <w:noProof/>
        </w:rPr>
        <w:t>Repositorio Digital.</w:t>
      </w:r>
      <w:r w:rsidRPr="00BD3055">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D3055" w:rsidRDefault="00154CFC">
      <w:pPr>
        <w:pStyle w:val="Bibliografa"/>
        <w:ind w:left="720" w:hanging="720"/>
        <w:rPr>
          <w:rFonts w:cs="Times New Roman"/>
          <w:noProof/>
        </w:rPr>
        <w:pPrChange w:id="4168" w:author="Steff Guzmán" w:date="2023-03-13T20:00:00Z">
          <w:pPr>
            <w:pStyle w:val="Bibliografa"/>
            <w:ind w:left="720" w:hanging="284"/>
          </w:pPr>
        </w:pPrChange>
      </w:pPr>
      <w:r w:rsidRPr="00BD3055">
        <w:rPr>
          <w:rFonts w:cs="Times New Roman"/>
          <w:noProof/>
        </w:rPr>
        <w:t xml:space="preserve">Rodríguez Moreno, E. S., &amp; López Ordoñez, V. F. (2017). </w:t>
      </w:r>
      <w:r w:rsidRPr="00BD3055">
        <w:rPr>
          <w:rFonts w:cs="Times New Roman"/>
          <w:i/>
          <w:iCs/>
          <w:noProof/>
        </w:rPr>
        <w:t>Diseño e implmentación de un sistema inteligente para un edificio.</w:t>
      </w:r>
      <w:r w:rsidRPr="00BD3055">
        <w:rPr>
          <w:rFonts w:cs="Times New Roman"/>
          <w:noProof/>
        </w:rPr>
        <w:t xml:space="preserve"> Tesis de grado, Universidad Francisco Jose de Caldas, Facultad de Ingeniería, Bogotá. Retrieved Marzo 25, 2020</w:t>
      </w:r>
    </w:p>
    <w:p w14:paraId="2C1CCFCB" w14:textId="77777777" w:rsidR="00154CFC" w:rsidRPr="00BD3055" w:rsidRDefault="00154CFC">
      <w:pPr>
        <w:pStyle w:val="Bibliografa"/>
        <w:ind w:left="720" w:hanging="720"/>
        <w:rPr>
          <w:rFonts w:cs="Times New Roman"/>
          <w:noProof/>
          <w:lang w:val="en-US"/>
        </w:rPr>
        <w:pPrChange w:id="4169" w:author="Steff Guzmán" w:date="2023-03-13T20:00:00Z">
          <w:pPr>
            <w:pStyle w:val="Bibliografa"/>
            <w:ind w:left="720" w:hanging="284"/>
          </w:pPr>
        </w:pPrChange>
      </w:pPr>
      <w:r w:rsidRPr="00BD3055">
        <w:rPr>
          <w:rFonts w:cs="Times New Roman"/>
          <w:noProof/>
        </w:rPr>
        <w:t xml:space="preserve">Roldán Carrasco, Á. (2007). </w:t>
      </w:r>
      <w:r w:rsidRPr="00BD3055">
        <w:rPr>
          <w:rFonts w:cs="Times New Roman"/>
          <w:i/>
          <w:iCs/>
          <w:noProof/>
        </w:rPr>
        <w:t>Emulador de Gameboy para dispositivos móviles.</w:t>
      </w:r>
      <w:r w:rsidRPr="00BD3055">
        <w:rPr>
          <w:rFonts w:cs="Times New Roman"/>
          <w:noProof/>
        </w:rPr>
        <w:t xml:space="preserve"> Tesis, Escuela Superior de Ingeniería Informática, Departamento de Informática, Ciudad Real. </w:t>
      </w:r>
      <w:r w:rsidRPr="00BD3055">
        <w:rPr>
          <w:rFonts w:cs="Times New Roman"/>
          <w:noProof/>
          <w:lang w:val="en-US"/>
        </w:rPr>
        <w:t>Retrieved Marzo 25, 2020, from https://www.esi.uclm.es/www/cglez/downloads/pfc/pfcaroldan.pdf</w:t>
      </w:r>
    </w:p>
    <w:p w14:paraId="685C5E36" w14:textId="77777777" w:rsidR="00154CFC" w:rsidRPr="00BD3055" w:rsidRDefault="00154CFC">
      <w:pPr>
        <w:pStyle w:val="Bibliografa"/>
        <w:ind w:left="720" w:hanging="720"/>
        <w:rPr>
          <w:rFonts w:cs="Times New Roman"/>
          <w:noProof/>
        </w:rPr>
        <w:pPrChange w:id="4170" w:author="Steff Guzmán" w:date="2023-03-13T20:00:00Z">
          <w:pPr>
            <w:pStyle w:val="Bibliografa"/>
            <w:ind w:left="720" w:hanging="284"/>
          </w:pPr>
        </w:pPrChange>
      </w:pPr>
      <w:r w:rsidRPr="00BD3055">
        <w:rPr>
          <w:rFonts w:cs="Times New Roman"/>
          <w:noProof/>
        </w:rPr>
        <w:t xml:space="preserve">Ruz Nieto, A. (2021). </w:t>
      </w:r>
      <w:r w:rsidRPr="00BD3055">
        <w:rPr>
          <w:rFonts w:cs="Times New Roman"/>
          <w:i/>
          <w:iCs/>
          <w:noProof/>
        </w:rPr>
        <w:t>Repositorio Digital.</w:t>
      </w:r>
      <w:r w:rsidRPr="00BD3055">
        <w:rPr>
          <w:rFonts w:cs="Times New Roman"/>
          <w:noProof/>
        </w:rPr>
        <w:t xml:space="preserve"> Retrieved from Simulación realista de comunicaciones IoT en entornos urbanos: https://repositorio.upct.es/handle/10317/9646</w:t>
      </w:r>
    </w:p>
    <w:p w14:paraId="3A9728B1" w14:textId="77777777" w:rsidR="00154CFC" w:rsidRPr="00BD3055" w:rsidRDefault="00154CFC">
      <w:pPr>
        <w:pStyle w:val="Bibliografa"/>
        <w:ind w:left="720" w:hanging="720"/>
        <w:rPr>
          <w:rFonts w:cs="Times New Roman"/>
          <w:noProof/>
        </w:rPr>
        <w:pPrChange w:id="4171" w:author="Steff Guzmán" w:date="2023-03-13T20:00:00Z">
          <w:pPr>
            <w:pStyle w:val="Bibliografa"/>
            <w:ind w:left="720" w:hanging="284"/>
          </w:pPr>
        </w:pPrChange>
      </w:pPr>
      <w:r w:rsidRPr="00BD3055">
        <w:rPr>
          <w:rFonts w:cs="Times New Roman"/>
          <w:noProof/>
        </w:rPr>
        <w:t xml:space="preserve">Sánchez Martín, A. A., Barreto Santamaría, L. E., Ochoa Ortiz, J. J., &amp; Villanueva Navarro, S. E. (2019). </w:t>
      </w:r>
      <w:r w:rsidRPr="00BD3055">
        <w:rPr>
          <w:rFonts w:cs="Times New Roman"/>
          <w:i/>
          <w:iCs/>
          <w:noProof/>
        </w:rPr>
        <w:t>Emulador para desarrollo de proyectos IoT y analiticas.</w:t>
      </w:r>
      <w:r w:rsidRPr="00BD3055">
        <w:rPr>
          <w:rFonts w:cs="Times New Roman"/>
          <w:noProof/>
        </w:rPr>
        <w:t xml:space="preserve"> PREGUNTAR, Universidad Distrital Francisco José de Caldas, Bogotá. Retrieved marzo 13, 2020</w:t>
      </w:r>
    </w:p>
    <w:p w14:paraId="5400D76E" w14:textId="77777777" w:rsidR="00154CFC" w:rsidRPr="00BD3055" w:rsidRDefault="00154CFC">
      <w:pPr>
        <w:pStyle w:val="Bibliografa"/>
        <w:ind w:left="720" w:hanging="720"/>
        <w:rPr>
          <w:rFonts w:cs="Times New Roman"/>
          <w:noProof/>
        </w:rPr>
        <w:pPrChange w:id="4172" w:author="Steff Guzmán" w:date="2023-03-13T20:00:00Z">
          <w:pPr>
            <w:pStyle w:val="Bibliografa"/>
            <w:ind w:left="720" w:hanging="284"/>
          </w:pPr>
        </w:pPrChange>
      </w:pPr>
      <w:r w:rsidRPr="00BD3055">
        <w:rPr>
          <w:rFonts w:cs="Times New Roman"/>
          <w:noProof/>
        </w:rPr>
        <w:t xml:space="preserve">Sandoval, L. J. (2018, 4 16). ALGORITMOS DE APRENDIZAJE AUTOMÁTICO PARA ANÁLISIS Y. </w:t>
      </w:r>
      <w:r w:rsidRPr="00BD3055">
        <w:rPr>
          <w:rFonts w:cs="Times New Roman"/>
          <w:i/>
          <w:iCs/>
          <w:noProof/>
        </w:rPr>
        <w:t>ITCA FEPADE</w:t>
      </w:r>
      <w:r w:rsidRPr="00BD3055">
        <w:rPr>
          <w:rFonts w:cs="Times New Roman"/>
          <w:noProof/>
        </w:rPr>
        <w:t>, pp. 36-40.</w:t>
      </w:r>
    </w:p>
    <w:p w14:paraId="138DFB7B" w14:textId="77777777" w:rsidR="00154CFC" w:rsidRPr="00BD3055" w:rsidRDefault="00154CFC">
      <w:pPr>
        <w:pStyle w:val="Bibliografa"/>
        <w:ind w:left="720" w:hanging="720"/>
        <w:rPr>
          <w:rFonts w:cs="Times New Roman"/>
          <w:noProof/>
        </w:rPr>
        <w:pPrChange w:id="4173" w:author="Steff Guzmán" w:date="2023-03-13T20:00:00Z">
          <w:pPr>
            <w:pStyle w:val="Bibliografa"/>
            <w:ind w:left="720" w:hanging="284"/>
          </w:pPr>
        </w:pPrChange>
      </w:pPr>
      <w:bookmarkStart w:id="4174" w:name="_Hlk127619164"/>
      <w:r w:rsidRPr="00BD3055">
        <w:rPr>
          <w:rFonts w:cs="Times New Roman"/>
          <w:noProof/>
        </w:rPr>
        <w:t>Sandy E. Abasolo, M. A. (2013)</w:t>
      </w:r>
      <w:bookmarkEnd w:id="4174"/>
      <w:r w:rsidRPr="00BD3055">
        <w:rPr>
          <w:rFonts w:cs="Times New Roman"/>
          <w:noProof/>
        </w:rPr>
        <w:t xml:space="preserve">. </w:t>
      </w:r>
      <w:r w:rsidRPr="00BD3055">
        <w:rPr>
          <w:rFonts w:cs="Times New Roman"/>
          <w:i/>
          <w:iCs/>
          <w:noProof/>
        </w:rPr>
        <w:t>Evaluación del modelo de referencia de “Internet of Things” (IoT), mediante la implantación de arquitecturas basadas en plataformas comerciales, open hardware y conectividad IPv6.</w:t>
      </w:r>
      <w:r w:rsidRPr="00BD3055">
        <w:rPr>
          <w:rFonts w:cs="Times New Roman"/>
          <w:noProof/>
        </w:rPr>
        <w:t xml:space="preserve"> </w:t>
      </w:r>
    </w:p>
    <w:p w14:paraId="2955D457" w14:textId="52B8B895" w:rsidR="00154CFC" w:rsidRPr="00BD3055" w:rsidRDefault="00154CFC">
      <w:pPr>
        <w:pStyle w:val="Bibliografa"/>
        <w:ind w:left="720" w:hanging="720"/>
        <w:rPr>
          <w:rFonts w:cs="Times New Roman"/>
          <w:noProof/>
          <w:szCs w:val="24"/>
        </w:rPr>
        <w:pPrChange w:id="4175" w:author="Steff Guzmán" w:date="2023-03-13T20:00:00Z">
          <w:pPr>
            <w:pStyle w:val="Bibliografa"/>
            <w:ind w:left="720" w:hanging="284"/>
          </w:pPr>
        </w:pPrChange>
      </w:pPr>
      <w:r w:rsidRPr="00BD3055">
        <w:rPr>
          <w:rFonts w:cs="Times New Roman"/>
          <w:noProof/>
        </w:rPr>
        <w:t xml:space="preserve">Semle, A. (2016, Septiembre). Protocolos IIoT para considerar. </w:t>
      </w:r>
      <w:r w:rsidRPr="00BD3055">
        <w:rPr>
          <w:rFonts w:cs="Times New Roman"/>
          <w:i/>
          <w:iCs/>
          <w:noProof/>
        </w:rPr>
        <w:t>AADECA Revista</w:t>
      </w:r>
      <w:r w:rsidRPr="00BD3055">
        <w:rPr>
          <w:rFonts w:cs="Times New Roman"/>
          <w:noProof/>
        </w:rPr>
        <w:t>, 32-35. Retrieved Marzo 25, 2020, from https://editores-srl.com.ar/sites/default/files/aa2_semle_protocolos_ilot.pdf</w:t>
      </w:r>
    </w:p>
    <w:p w14:paraId="4D732785" w14:textId="77777777" w:rsidR="00154CFC" w:rsidRPr="00BD3055" w:rsidRDefault="00154CFC">
      <w:pPr>
        <w:pStyle w:val="Bibliografa"/>
        <w:ind w:left="720" w:hanging="720"/>
        <w:rPr>
          <w:rFonts w:cs="Times New Roman"/>
          <w:noProof/>
        </w:rPr>
        <w:pPrChange w:id="4176" w:author="Steff Guzmán" w:date="2023-03-13T20:00:00Z">
          <w:pPr>
            <w:pStyle w:val="Bibliografa"/>
            <w:ind w:left="720" w:hanging="284"/>
          </w:pPr>
        </w:pPrChange>
      </w:pPr>
      <w:r w:rsidRPr="00BD3055">
        <w:rPr>
          <w:rFonts w:cs="Times New Roman"/>
          <w:noProof/>
        </w:rPr>
        <w:lastRenderedPageBreak/>
        <w:t xml:space="preserve">Snoke, J., &amp; HalanLarochelle. (2012). Practica y optimizacion de algoritmos de aprendizaje automatico. </w:t>
      </w:r>
      <w:r w:rsidRPr="00BD3055">
        <w:rPr>
          <w:rFonts w:cs="Times New Roman"/>
          <w:i/>
          <w:iCs/>
          <w:noProof/>
        </w:rPr>
        <w:t>Avances en sistemas de procesamiento de informacion neuronal</w:t>
      </w:r>
      <w:r w:rsidRPr="00BD3055">
        <w:rPr>
          <w:rFonts w:cs="Times New Roman"/>
          <w:noProof/>
        </w:rPr>
        <w:t>, 2951-2959.</w:t>
      </w:r>
    </w:p>
    <w:p w14:paraId="55C00716" w14:textId="77777777" w:rsidR="00154CFC" w:rsidRPr="00BD3055" w:rsidRDefault="00154CFC">
      <w:pPr>
        <w:pStyle w:val="Bibliografa"/>
        <w:ind w:left="720" w:hanging="720"/>
        <w:rPr>
          <w:rFonts w:cs="Times New Roman"/>
          <w:noProof/>
          <w:lang w:val="en-US"/>
        </w:rPr>
        <w:pPrChange w:id="4177" w:author="Steff Guzmán" w:date="2023-03-13T20:00:00Z">
          <w:pPr>
            <w:pStyle w:val="Bibliografa"/>
            <w:ind w:left="720" w:hanging="284"/>
          </w:pPr>
        </w:pPrChange>
      </w:pPr>
      <w:r w:rsidRPr="00BD3055">
        <w:rPr>
          <w:rFonts w:cs="Times New Roman"/>
          <w:noProof/>
        </w:rPr>
        <w:t xml:space="preserve">Tetcos. (2017). </w:t>
      </w:r>
      <w:r w:rsidRPr="00BD3055">
        <w:rPr>
          <w:rFonts w:cs="Times New Roman"/>
          <w:i/>
          <w:iCs/>
          <w:noProof/>
        </w:rPr>
        <w:t>Netsim emulator</w:t>
      </w:r>
      <w:r w:rsidRPr="00BD3055">
        <w:rPr>
          <w:rFonts w:cs="Times New Roman"/>
          <w:noProof/>
        </w:rPr>
        <w:t xml:space="preserve">. </w:t>
      </w:r>
      <w:r w:rsidRPr="00BD3055">
        <w:rPr>
          <w:rFonts w:cs="Times New Roman"/>
          <w:noProof/>
          <w:lang w:val="en-US"/>
        </w:rPr>
        <w:t>Retrieved from http://tetcos.com/</w:t>
      </w:r>
    </w:p>
    <w:p w14:paraId="42DCB4CD" w14:textId="77777777" w:rsidR="00154CFC" w:rsidRPr="00BD3055" w:rsidRDefault="00154CFC">
      <w:pPr>
        <w:pStyle w:val="Bibliografa"/>
        <w:ind w:left="720" w:hanging="720"/>
        <w:rPr>
          <w:rFonts w:cs="Times New Roman"/>
          <w:noProof/>
        </w:rPr>
        <w:pPrChange w:id="4178" w:author="Steff Guzmán" w:date="2023-03-13T20:00:00Z">
          <w:pPr>
            <w:pStyle w:val="Bibliografa"/>
            <w:ind w:left="720" w:hanging="284"/>
          </w:pPr>
        </w:pPrChange>
      </w:pPr>
      <w:r w:rsidRPr="00BD3055">
        <w:rPr>
          <w:rFonts w:cs="Times New Roman"/>
          <w:noProof/>
          <w:lang w:val="en-US"/>
        </w:rPr>
        <w:t xml:space="preserve">Timarán-Pereira. (2016). </w:t>
      </w:r>
      <w:r w:rsidRPr="00BD3055">
        <w:rPr>
          <w:rFonts w:cs="Times New Roman"/>
          <w:i/>
          <w:iCs/>
          <w:noProof/>
          <w:lang w:val="en-US"/>
        </w:rPr>
        <w:t>The Process of Knowledge Discovery on Databases .</w:t>
      </w:r>
      <w:r w:rsidRPr="00BD3055">
        <w:rPr>
          <w:rFonts w:cs="Times New Roman"/>
          <w:noProof/>
          <w:lang w:val="en-US"/>
        </w:rPr>
        <w:t xml:space="preserve"> </w:t>
      </w:r>
      <w:r w:rsidRPr="00BD3055">
        <w:rPr>
          <w:rFonts w:cs="Times New Roman"/>
          <w:noProof/>
        </w:rPr>
        <w:t>Bogota : Ediciones .</w:t>
      </w:r>
    </w:p>
    <w:p w14:paraId="28110633" w14:textId="77777777" w:rsidR="00154CFC" w:rsidRPr="00BD3055" w:rsidRDefault="00154CFC">
      <w:pPr>
        <w:pStyle w:val="Bibliografa"/>
        <w:ind w:left="720" w:hanging="720"/>
        <w:rPr>
          <w:rFonts w:cs="Times New Roman"/>
          <w:noProof/>
        </w:rPr>
        <w:pPrChange w:id="4179" w:author="Steff Guzmán" w:date="2023-03-13T20:00:00Z">
          <w:pPr>
            <w:pStyle w:val="Bibliografa"/>
            <w:ind w:left="720" w:hanging="284"/>
          </w:pPr>
        </w:pPrChange>
      </w:pPr>
      <w:r w:rsidRPr="00BD3055">
        <w:rPr>
          <w:rFonts w:cs="Times New Roman"/>
          <w:noProof/>
        </w:rPr>
        <w:t xml:space="preserve">Torres Bataller, J. (2016). </w:t>
      </w:r>
      <w:r w:rsidRPr="00BD3055">
        <w:rPr>
          <w:rFonts w:cs="Times New Roman"/>
          <w:i/>
          <w:iCs/>
          <w:noProof/>
        </w:rPr>
        <w:t>Desarrollo de una solucion para la simulacion de entornos IoT.</w:t>
      </w:r>
      <w:r w:rsidRPr="00BD3055">
        <w:rPr>
          <w:rFonts w:cs="Times New Roman"/>
          <w:noProof/>
        </w:rPr>
        <w:t xml:space="preserve"> </w:t>
      </w:r>
    </w:p>
    <w:p w14:paraId="30279152" w14:textId="77777777" w:rsidR="00154CFC" w:rsidRPr="00BD3055" w:rsidRDefault="00154CFC">
      <w:pPr>
        <w:pStyle w:val="Bibliografa"/>
        <w:ind w:left="720" w:hanging="720"/>
        <w:rPr>
          <w:rFonts w:cs="Times New Roman"/>
          <w:noProof/>
          <w:lang w:val="en-US"/>
        </w:rPr>
        <w:pPrChange w:id="4180" w:author="Steff Guzmán" w:date="2023-03-13T20:00:00Z">
          <w:pPr>
            <w:pStyle w:val="Bibliografa"/>
            <w:ind w:left="720" w:hanging="284"/>
          </w:pPr>
        </w:pPrChange>
      </w:pPr>
      <w:r w:rsidRPr="00BD3055">
        <w:rPr>
          <w:rFonts w:cs="Times New Roman"/>
          <w:noProof/>
        </w:rPr>
        <w:t xml:space="preserve">Universidad de Alcalá. (2019). </w:t>
      </w:r>
      <w:r w:rsidRPr="00BD3055">
        <w:rPr>
          <w:rFonts w:cs="Times New Roman"/>
          <w:i/>
          <w:iCs/>
          <w:noProof/>
        </w:rPr>
        <w:t>¿Por qué actualmente es tan importante el IoT?</w:t>
      </w:r>
      <w:r w:rsidRPr="00BD3055">
        <w:rPr>
          <w:rFonts w:cs="Times New Roman"/>
          <w:noProof/>
        </w:rPr>
        <w:t xml:space="preserve"> </w:t>
      </w:r>
      <w:r w:rsidRPr="00BD3055">
        <w:rPr>
          <w:rFonts w:cs="Times New Roman"/>
          <w:noProof/>
          <w:lang w:val="en-US"/>
        </w:rPr>
        <w:t>Retrieved marzo 13, 2020, from Máster en industria 4.0: https://www.masterindustria40.com/importancia-iot-master/</w:t>
      </w:r>
    </w:p>
    <w:p w14:paraId="78FEB281" w14:textId="77777777" w:rsidR="00154CFC" w:rsidRPr="00BD3055" w:rsidRDefault="00154CFC">
      <w:pPr>
        <w:pStyle w:val="Bibliografa"/>
        <w:ind w:left="720" w:hanging="720"/>
        <w:rPr>
          <w:rFonts w:cs="Times New Roman"/>
          <w:noProof/>
          <w:lang w:val="en-US"/>
        </w:rPr>
        <w:pPrChange w:id="4181" w:author="Steff Guzmán" w:date="2023-03-13T20:00:00Z">
          <w:pPr>
            <w:pStyle w:val="Bibliografa"/>
            <w:ind w:left="720" w:hanging="284"/>
          </w:pPr>
        </w:pPrChange>
      </w:pPr>
      <w:r w:rsidRPr="00BD3055">
        <w:rPr>
          <w:rFonts w:cs="Times New Roman"/>
          <w:noProof/>
          <w:lang w:val="en-US"/>
        </w:rPr>
        <w:t xml:space="preserve">Varga, A. (2016). </w:t>
      </w:r>
      <w:r w:rsidRPr="00BD3055">
        <w:rPr>
          <w:rFonts w:cs="Times New Roman"/>
          <w:i/>
          <w:iCs/>
          <w:noProof/>
          <w:lang w:val="en-US"/>
        </w:rPr>
        <w:t>In Modeling and tools for network simulation.</w:t>
      </w:r>
      <w:r w:rsidRPr="00BD3055">
        <w:rPr>
          <w:rFonts w:cs="Times New Roman"/>
          <w:noProof/>
          <w:lang w:val="en-US"/>
        </w:rPr>
        <w:t xml:space="preserve"> Berlin,Heidelberg: Springer.</w:t>
      </w:r>
    </w:p>
    <w:p w14:paraId="5E12F626" w14:textId="77777777" w:rsidR="00154CFC" w:rsidRPr="00BD3055" w:rsidRDefault="00154CFC">
      <w:pPr>
        <w:pStyle w:val="Bibliografa"/>
        <w:ind w:left="720" w:hanging="720"/>
        <w:rPr>
          <w:rFonts w:cs="Times New Roman"/>
          <w:noProof/>
          <w:lang w:val="en-US"/>
        </w:rPr>
        <w:pPrChange w:id="4182" w:author="Steff Guzmán" w:date="2023-03-13T20:00:00Z">
          <w:pPr>
            <w:pStyle w:val="Bibliografa"/>
            <w:ind w:left="720" w:hanging="284"/>
          </w:pPr>
        </w:pPrChange>
      </w:pPr>
      <w:bookmarkStart w:id="4183" w:name="_Hlk127619045"/>
      <w:r w:rsidRPr="00BD3055">
        <w:rPr>
          <w:rFonts w:cs="Times New Roman"/>
          <w:noProof/>
          <w:lang w:val="en-US"/>
        </w:rPr>
        <w:t>Xia, F., Yang, L., Wang, L., &amp; Vinel, A. (2012).</w:t>
      </w:r>
      <w:bookmarkEnd w:id="4183"/>
      <w:r w:rsidRPr="00BD3055">
        <w:rPr>
          <w:rFonts w:cs="Times New Roman"/>
          <w:noProof/>
          <w:lang w:val="en-US"/>
        </w:rPr>
        <w:t xml:space="preserve"> </w:t>
      </w:r>
      <w:r w:rsidRPr="00BD3055">
        <w:rPr>
          <w:rFonts w:cs="Times New Roman"/>
          <w:i/>
          <w:iCs/>
          <w:noProof/>
          <w:lang w:val="en-US"/>
        </w:rPr>
        <w:t>Internet of Things.</w:t>
      </w:r>
      <w:r w:rsidRPr="00BD3055">
        <w:rPr>
          <w:rFonts w:cs="Times New Roman"/>
          <w:noProof/>
          <w:lang w:val="en-US"/>
        </w:rPr>
        <w:t xml:space="preserve"> International journal of communication systems. doi:10.1002/dac.2417</w:t>
      </w:r>
    </w:p>
    <w:p w14:paraId="1879F03D" w14:textId="77777777" w:rsidR="00154CFC" w:rsidRPr="00BD3055" w:rsidRDefault="00154CFC">
      <w:pPr>
        <w:pStyle w:val="Bibliografa"/>
        <w:ind w:left="720" w:hanging="720"/>
        <w:rPr>
          <w:rFonts w:cs="Times New Roman"/>
          <w:noProof/>
        </w:rPr>
        <w:pPrChange w:id="4184" w:author="Steff Guzmán" w:date="2023-03-13T20:00:00Z">
          <w:pPr>
            <w:pStyle w:val="Bibliografa"/>
            <w:ind w:left="720" w:hanging="284"/>
          </w:pPr>
        </w:pPrChange>
      </w:pPr>
      <w:r w:rsidRPr="00BD3055">
        <w:rPr>
          <w:rFonts w:cs="Times New Roman"/>
          <w:noProof/>
        </w:rPr>
        <w:t xml:space="preserve">Yacchirema Vargas, D. C., &amp; Palau Salvador, C. E. (n.d.). </w:t>
      </w:r>
      <w:r w:rsidRPr="00BD3055">
        <w:rPr>
          <w:rFonts w:cs="Times New Roman"/>
          <w:i/>
          <w:iCs/>
          <w:noProof/>
          <w:lang w:val="en-US"/>
        </w:rPr>
        <w:t>Smart IoT Gateway For Heterogeneous Devices Interoperability</w:t>
      </w:r>
      <w:r w:rsidRPr="00BD3055">
        <w:rPr>
          <w:rFonts w:cs="Times New Roman"/>
          <w:noProof/>
          <w:lang w:val="en-US"/>
        </w:rPr>
        <w:t xml:space="preserve"> (Octava ed., Vol. 14). </w:t>
      </w:r>
      <w:r w:rsidRPr="00BD3055">
        <w:rPr>
          <w:rFonts w:cs="Times New Roman"/>
          <w:noProof/>
        </w:rPr>
        <w:t>IEEE Latin America Transactions. doi:10.1109/TLA.2016.7786378</w:t>
      </w:r>
    </w:p>
    <w:p w14:paraId="4E68A562" w14:textId="15143A8B" w:rsidR="00154CFC" w:rsidRPr="00BD3055" w:rsidRDefault="00154CFC">
      <w:pPr>
        <w:ind w:hanging="720"/>
        <w:jc w:val="center"/>
        <w:rPr>
          <w:rFonts w:cs="Times New Roman"/>
          <w:b/>
          <w:bCs/>
        </w:rPr>
        <w:pPrChange w:id="4185" w:author="Steff Guzmán" w:date="2023-03-13T20:00:00Z">
          <w:pPr>
            <w:jc w:val="center"/>
          </w:pPr>
        </w:pPrChange>
      </w:pPr>
      <w:r w:rsidRPr="00BD3055">
        <w:rPr>
          <w:rFonts w:cs="Times New Roman"/>
          <w:b/>
          <w:bCs/>
        </w:rPr>
        <w:fldChar w:fldCharType="end"/>
      </w:r>
    </w:p>
    <w:p w14:paraId="44169CAB" w14:textId="32853279" w:rsidR="00154CFC" w:rsidRPr="00BD3055" w:rsidRDefault="00154CFC" w:rsidP="00154CFC">
      <w:pPr>
        <w:jc w:val="center"/>
        <w:rPr>
          <w:rFonts w:cs="Times New Roman"/>
          <w:b/>
          <w:bCs/>
        </w:rPr>
      </w:pPr>
    </w:p>
    <w:p w14:paraId="3AEE2A71" w14:textId="5DDF0CC3" w:rsidR="00154CFC" w:rsidRPr="00BD3055" w:rsidRDefault="00154CFC" w:rsidP="00154CFC">
      <w:pPr>
        <w:jc w:val="center"/>
        <w:rPr>
          <w:rFonts w:cs="Times New Roman"/>
          <w:b/>
          <w:bCs/>
        </w:rPr>
      </w:pPr>
    </w:p>
    <w:p w14:paraId="50F97B44" w14:textId="0DFAC529" w:rsidR="00154CFC" w:rsidRPr="00BD3055" w:rsidRDefault="00154CFC" w:rsidP="00154CFC">
      <w:pPr>
        <w:jc w:val="center"/>
        <w:rPr>
          <w:rFonts w:cs="Times New Roman"/>
          <w:b/>
          <w:bCs/>
        </w:rPr>
      </w:pPr>
    </w:p>
    <w:p w14:paraId="686A671F" w14:textId="5502F710" w:rsidR="00154CFC" w:rsidRPr="00BD3055" w:rsidRDefault="00154CFC" w:rsidP="00154CFC">
      <w:pPr>
        <w:jc w:val="center"/>
        <w:rPr>
          <w:rFonts w:cs="Times New Roman"/>
          <w:b/>
          <w:bCs/>
        </w:rPr>
      </w:pPr>
    </w:p>
    <w:p w14:paraId="6DCD02BE" w14:textId="6CEF1C5F" w:rsidR="00154CFC" w:rsidRPr="00BD3055" w:rsidRDefault="00154CFC" w:rsidP="00154CFC">
      <w:pPr>
        <w:jc w:val="center"/>
        <w:rPr>
          <w:rFonts w:cs="Times New Roman"/>
          <w:b/>
          <w:bCs/>
        </w:rPr>
      </w:pPr>
    </w:p>
    <w:p w14:paraId="2C205157" w14:textId="436D380F" w:rsidR="00154CFC" w:rsidRPr="00BD3055" w:rsidRDefault="00154CFC" w:rsidP="00154CFC">
      <w:pPr>
        <w:jc w:val="center"/>
        <w:rPr>
          <w:ins w:id="4186" w:author="Steff Guzmán" w:date="2023-03-13T20:00:00Z"/>
          <w:rFonts w:cs="Times New Roman"/>
          <w:b/>
          <w:bCs/>
        </w:rPr>
      </w:pPr>
    </w:p>
    <w:p w14:paraId="500C799B" w14:textId="1A2287BA" w:rsidR="00AC7859" w:rsidRPr="00BD3055" w:rsidRDefault="00AC7859" w:rsidP="00154CFC">
      <w:pPr>
        <w:jc w:val="center"/>
        <w:rPr>
          <w:ins w:id="4187" w:author="Steff Guzmán" w:date="2023-03-13T20:00:00Z"/>
          <w:rFonts w:cs="Times New Roman"/>
          <w:b/>
          <w:bCs/>
        </w:rPr>
      </w:pPr>
    </w:p>
    <w:p w14:paraId="39BDA9F6" w14:textId="35A9C14B" w:rsidR="00AC7859" w:rsidRPr="00BD3055" w:rsidRDefault="00AC7859" w:rsidP="00154CFC">
      <w:pPr>
        <w:jc w:val="center"/>
        <w:rPr>
          <w:ins w:id="4188" w:author="Steff Guzmán" w:date="2023-03-13T20:00:00Z"/>
          <w:rFonts w:cs="Times New Roman"/>
          <w:b/>
          <w:bCs/>
        </w:rPr>
      </w:pPr>
    </w:p>
    <w:p w14:paraId="4C693476" w14:textId="690955DA" w:rsidR="00AC7859" w:rsidRPr="00BD3055" w:rsidRDefault="00AC7859" w:rsidP="00154CFC">
      <w:pPr>
        <w:jc w:val="center"/>
        <w:rPr>
          <w:ins w:id="4189" w:author="Steff Guzmán" w:date="2023-03-13T20:00:00Z"/>
          <w:rFonts w:cs="Times New Roman"/>
          <w:b/>
          <w:bCs/>
        </w:rPr>
      </w:pPr>
    </w:p>
    <w:p w14:paraId="262F6836" w14:textId="73548E7C" w:rsidR="00AC7859" w:rsidRPr="00BD3055" w:rsidRDefault="00AC7859" w:rsidP="00154CFC">
      <w:pPr>
        <w:jc w:val="center"/>
        <w:rPr>
          <w:ins w:id="4190" w:author="Steff Guzmán" w:date="2023-03-13T20:00:00Z"/>
          <w:rFonts w:cs="Times New Roman"/>
          <w:b/>
          <w:bCs/>
        </w:rPr>
      </w:pPr>
    </w:p>
    <w:p w14:paraId="0DEB2077" w14:textId="3917644C" w:rsidR="00AC7859" w:rsidRPr="00BD3055" w:rsidRDefault="00AC7859" w:rsidP="00154CFC">
      <w:pPr>
        <w:jc w:val="center"/>
        <w:rPr>
          <w:ins w:id="4191" w:author="Steff Guzmán" w:date="2023-03-13T20:00:00Z"/>
          <w:rFonts w:cs="Times New Roman"/>
          <w:b/>
          <w:bCs/>
        </w:rPr>
      </w:pPr>
    </w:p>
    <w:p w14:paraId="516F79D8" w14:textId="77777777" w:rsidR="00AC7859" w:rsidRPr="00BD3055" w:rsidRDefault="00AC7859" w:rsidP="00154CFC">
      <w:pPr>
        <w:jc w:val="center"/>
        <w:rPr>
          <w:rFonts w:cs="Times New Roman"/>
          <w:b/>
          <w:bCs/>
        </w:rPr>
      </w:pPr>
    </w:p>
    <w:p w14:paraId="3650B18B" w14:textId="6773ECCD" w:rsidR="00154CFC" w:rsidRPr="00BD3055" w:rsidRDefault="00B459BD">
      <w:pPr>
        <w:pStyle w:val="Ttulo2"/>
        <w:jc w:val="center"/>
        <w:rPr>
          <w:rFonts w:cs="Times New Roman"/>
        </w:rPr>
        <w:pPrChange w:id="4192" w:author="Steff Guzmán" w:date="2023-03-13T18:12:00Z">
          <w:pPr>
            <w:jc w:val="center"/>
          </w:pPr>
        </w:pPrChange>
      </w:pPr>
      <w:bookmarkStart w:id="4193" w:name="_Toc129623658"/>
      <w:bookmarkStart w:id="4194" w:name="_Toc129721761"/>
      <w:ins w:id="4195" w:author="Steff Guzmán" w:date="2023-03-13T18:12:00Z">
        <w:r w:rsidRPr="00BD3055">
          <w:rPr>
            <w:rFonts w:cs="Times New Roman"/>
          </w:rPr>
          <w:lastRenderedPageBreak/>
          <w:t>Anexos</w:t>
        </w:r>
      </w:ins>
      <w:bookmarkEnd w:id="4193"/>
      <w:bookmarkEnd w:id="4194"/>
    </w:p>
    <w:p w14:paraId="3A9701EB" w14:textId="2EB31C0D" w:rsidR="00154CFC" w:rsidRPr="00BD3055" w:rsidRDefault="00323D57">
      <w:pPr>
        <w:pStyle w:val="Descripcin"/>
        <w:jc w:val="center"/>
        <w:rPr>
          <w:ins w:id="4196" w:author="Steff Guzmán" w:date="2023-03-13T19:09:00Z"/>
          <w:rFonts w:cs="Times New Roman"/>
          <w:bCs/>
        </w:rPr>
        <w:pPrChange w:id="4197" w:author="Steff Guzmán" w:date="2023-03-13T19:11:00Z">
          <w:pPr>
            <w:jc w:val="center"/>
          </w:pPr>
        </w:pPrChange>
      </w:pPr>
      <w:bookmarkStart w:id="4198" w:name="_Toc129628046"/>
      <w:ins w:id="4199" w:author="Steff Guzmán" w:date="2023-03-13T19:11:00Z">
        <w:r w:rsidRPr="00BD3055">
          <w:rPr>
            <w:rFonts w:cs="Times New Roman"/>
          </w:rPr>
          <w:t xml:space="preserve">Anexo </w:t>
        </w:r>
        <w:r w:rsidRPr="00BD3055">
          <w:rPr>
            <w:rFonts w:cs="Times New Roman"/>
          </w:rPr>
          <w:fldChar w:fldCharType="begin"/>
        </w:r>
        <w:r w:rsidRPr="00BD3055">
          <w:rPr>
            <w:rFonts w:cs="Times New Roman"/>
          </w:rPr>
          <w:instrText xml:space="preserve"> SEQ Anexo \* ARABIC </w:instrText>
        </w:r>
      </w:ins>
      <w:r w:rsidRPr="00BD3055">
        <w:rPr>
          <w:rFonts w:cs="Times New Roman"/>
        </w:rPr>
        <w:fldChar w:fldCharType="separate"/>
      </w:r>
      <w:ins w:id="4200" w:author="Steff Guzmán" w:date="2023-03-13T19:11:00Z">
        <w:r w:rsidRPr="00BD3055">
          <w:rPr>
            <w:rFonts w:cs="Times New Roman"/>
            <w:noProof/>
          </w:rPr>
          <w:t>1</w:t>
        </w:r>
        <w:bookmarkEnd w:id="4198"/>
        <w:r w:rsidRPr="00BD3055">
          <w:rPr>
            <w:rFonts w:cs="Times New Roman"/>
          </w:rPr>
          <w:fldChar w:fldCharType="end"/>
        </w:r>
      </w:ins>
    </w:p>
    <w:p w14:paraId="2A02577D" w14:textId="7A32CB61" w:rsidR="00323D57" w:rsidRPr="00BD3055" w:rsidRDefault="00323D57" w:rsidP="00154CFC">
      <w:pPr>
        <w:jc w:val="center"/>
        <w:rPr>
          <w:rFonts w:cs="Times New Roman"/>
          <w:b/>
          <w:bCs/>
        </w:rPr>
      </w:pPr>
      <w:ins w:id="4201" w:author="Steff Guzmán" w:date="2023-03-13T19:09:00Z">
        <w:r w:rsidRPr="00BD3055">
          <w:rPr>
            <w:rFonts w:cs="Times New Roman"/>
            <w:i/>
            <w:iCs/>
            <w:noProof/>
          </w:rPr>
          <w:t>Resultados en tiempo real</w:t>
        </w:r>
      </w:ins>
    </w:p>
    <w:p w14:paraId="58D9A53D" w14:textId="1509F5CD" w:rsidR="00154CFC" w:rsidRPr="00BD3055" w:rsidRDefault="00323D57" w:rsidP="00154CFC">
      <w:pPr>
        <w:jc w:val="center"/>
        <w:rPr>
          <w:rFonts w:cs="Times New Roman"/>
          <w:b/>
          <w:bCs/>
        </w:rPr>
      </w:pPr>
      <w:moveToRangeStart w:id="4202" w:author="Steff Guzmán" w:date="2023-03-13T19:09:00Z" w:name="move129626989"/>
      <w:moveTo w:id="4203" w:author="Steff Guzmán" w:date="2023-03-13T19:09:00Z">
        <w:r w:rsidRPr="00BD3055">
          <w:rPr>
            <w:rFonts w:cs="Times New Roman"/>
            <w:noProof/>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4202"/>
    </w:p>
    <w:p w14:paraId="019BDDE7" w14:textId="539C92AD" w:rsidR="006D3013" w:rsidRPr="00BD3055" w:rsidRDefault="006D3013" w:rsidP="00154CFC">
      <w:pPr>
        <w:jc w:val="center"/>
        <w:rPr>
          <w:rFonts w:cs="Times New Roman"/>
          <w:b/>
          <w:bCs/>
        </w:rPr>
      </w:pPr>
    </w:p>
    <w:p w14:paraId="38B3D3B0" w14:textId="65CCC7E6" w:rsidR="006D3013" w:rsidRPr="00BD3055" w:rsidRDefault="006D3013" w:rsidP="00154CFC">
      <w:pPr>
        <w:jc w:val="center"/>
        <w:rPr>
          <w:rFonts w:cs="Times New Roman"/>
          <w:b/>
          <w:bCs/>
        </w:rPr>
      </w:pPr>
    </w:p>
    <w:p w14:paraId="7C1DAEE6" w14:textId="19CBA06C" w:rsidR="006D3013" w:rsidRPr="00BD3055" w:rsidRDefault="006D3013" w:rsidP="00154CFC">
      <w:pPr>
        <w:jc w:val="center"/>
        <w:rPr>
          <w:rFonts w:cs="Times New Roman"/>
          <w:b/>
          <w:bCs/>
        </w:rPr>
      </w:pPr>
    </w:p>
    <w:p w14:paraId="33D6143F" w14:textId="77777777" w:rsidR="006D3013" w:rsidRPr="00BD3055" w:rsidRDefault="006D3013" w:rsidP="00154CFC">
      <w:pPr>
        <w:jc w:val="center"/>
        <w:rPr>
          <w:rFonts w:cs="Times New Roman"/>
          <w:b/>
          <w:bCs/>
        </w:rPr>
      </w:pPr>
    </w:p>
    <w:p w14:paraId="420A2954" w14:textId="1AE04FD0" w:rsidR="00154CFC" w:rsidRPr="00BD3055" w:rsidRDefault="00154CFC" w:rsidP="00154CFC">
      <w:pPr>
        <w:jc w:val="center"/>
        <w:rPr>
          <w:rFonts w:cs="Times New Roman"/>
          <w:b/>
          <w:bCs/>
        </w:rPr>
      </w:pPr>
    </w:p>
    <w:p w14:paraId="2A629F4D" w14:textId="2486246A" w:rsidR="00154CFC" w:rsidRPr="00BD3055" w:rsidRDefault="00154CFC" w:rsidP="00154CFC">
      <w:pPr>
        <w:jc w:val="center"/>
        <w:rPr>
          <w:rFonts w:cs="Times New Roman"/>
          <w:b/>
          <w:bCs/>
        </w:rPr>
      </w:pPr>
    </w:p>
    <w:p w14:paraId="6148AA2C" w14:textId="5DEE3C86" w:rsidR="00785CED" w:rsidRPr="00BD3055" w:rsidDel="00B459BD" w:rsidRDefault="00154CFC" w:rsidP="00785CED">
      <w:pPr>
        <w:jc w:val="center"/>
        <w:rPr>
          <w:del w:id="4204" w:author="Steff Guzmán" w:date="2023-03-13T18:13:00Z"/>
          <w:rFonts w:cs="Times New Roman"/>
          <w:b/>
        </w:rPr>
      </w:pPr>
      <w:bookmarkStart w:id="4205" w:name="_Toc440985144"/>
      <w:del w:id="4206" w:author="Steff Guzmán" w:date="2023-03-13T18:13:00Z">
        <w:r w:rsidRPr="00BD3055" w:rsidDel="00B459BD">
          <w:rPr>
            <w:rFonts w:cs="Times New Roman"/>
            <w:b/>
          </w:rPr>
          <w:delText>Anexo</w:delText>
        </w:r>
        <w:bookmarkEnd w:id="4205"/>
        <w:r w:rsidRPr="00BD3055" w:rsidDel="00B459BD">
          <w:rPr>
            <w:rFonts w:cs="Times New Roman"/>
            <w:b/>
          </w:rPr>
          <w:delText xml:space="preserve"> </w:delText>
        </w:r>
        <w:commentRangeStart w:id="4207"/>
        <w:r w:rsidRPr="00BD3055" w:rsidDel="00B459BD">
          <w:rPr>
            <w:rFonts w:cs="Times New Roman"/>
            <w:b/>
          </w:rPr>
          <w:delText>1</w:delText>
        </w:r>
        <w:commentRangeEnd w:id="4207"/>
        <w:r w:rsidR="00B97524" w:rsidRPr="00BD3055" w:rsidDel="00B459BD">
          <w:rPr>
            <w:rStyle w:val="Refdecomentario"/>
            <w:rFonts w:cs="Times New Roman"/>
          </w:rPr>
          <w:commentReference w:id="4207"/>
        </w:r>
      </w:del>
    </w:p>
    <w:p w14:paraId="76762FA8" w14:textId="55C36F7F" w:rsidR="00785CED" w:rsidRPr="00BD3055" w:rsidDel="00B459BD" w:rsidRDefault="00785CED" w:rsidP="00785CED">
      <w:pPr>
        <w:jc w:val="center"/>
        <w:rPr>
          <w:del w:id="4208" w:author="Steff Guzmán" w:date="2023-03-13T18:13:00Z"/>
          <w:rFonts w:cs="Times New Roman"/>
          <w:b/>
        </w:rPr>
      </w:pPr>
      <w:del w:id="4209" w:author="Steff Guzmán" w:date="2023-03-13T18:13:00Z">
        <w:r w:rsidRPr="00BD3055" w:rsidDel="00B459BD">
          <w:rPr>
            <w:rFonts w:cs="Times New Roman"/>
            <w:b/>
            <w:bCs/>
          </w:rPr>
          <w:delText xml:space="preserve">Gestor de citas y referencias de Microsoft Word </w:delText>
        </w:r>
        <w:r w:rsidRPr="00BD3055"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D3055" w:rsidDel="00B459BD" w:rsidRDefault="00785CED" w:rsidP="00785CED">
      <w:pPr>
        <w:jc w:val="left"/>
        <w:rPr>
          <w:del w:id="4210" w:author="Steff Guzmán" w:date="2023-03-13T18:13:00Z"/>
          <w:rFonts w:cs="Times New Roman"/>
          <w:b/>
          <w:szCs w:val="24"/>
        </w:rPr>
      </w:pPr>
    </w:p>
    <w:p w14:paraId="73AAB760" w14:textId="58C5A0CD" w:rsidR="00785CED" w:rsidRPr="00BD3055" w:rsidDel="00B459BD" w:rsidRDefault="00785CED" w:rsidP="00785CED">
      <w:pPr>
        <w:jc w:val="center"/>
        <w:rPr>
          <w:del w:id="4211" w:author="Steff Guzmán" w:date="2023-03-13T18:13:00Z"/>
          <w:rFonts w:cs="Times New Roman"/>
          <w:b/>
          <w:szCs w:val="24"/>
        </w:rPr>
      </w:pPr>
      <w:del w:id="4212" w:author="Steff Guzmán" w:date="2023-03-13T18:13:00Z">
        <w:r w:rsidRPr="00BD3055" w:rsidDel="00B459BD">
          <w:rPr>
            <w:rFonts w:cs="Times New Roman"/>
            <w:szCs w:val="24"/>
          </w:rPr>
          <w:delText>Ingresar las fuentes: Referencias &gt; Administrar fuentes &gt; Nuevo:</w:delText>
        </w:r>
        <w:r w:rsidRPr="00BD3055"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D3055" w:rsidDel="00B459BD" w:rsidRDefault="00785CED" w:rsidP="00785CED">
      <w:pPr>
        <w:spacing w:after="120"/>
        <w:jc w:val="center"/>
        <w:rPr>
          <w:del w:id="4213" w:author="Steff Guzmán" w:date="2023-03-13T18:13:00Z"/>
          <w:rFonts w:cs="Times New Roman"/>
          <w:b/>
          <w:szCs w:val="24"/>
        </w:rPr>
      </w:pPr>
      <w:del w:id="4214" w:author="Steff Guzmán" w:date="2023-03-13T18:13:00Z">
        <w:r w:rsidRPr="00BD3055" w:rsidDel="00B459BD">
          <w:rPr>
            <w:rFonts w:cs="Times New Roman"/>
            <w:szCs w:val="24"/>
          </w:rPr>
          <w:delText>Insertar cita en el texto: Referencias &gt; Insertar cita &gt; Clic en fuente seleccionada:</w:delText>
        </w:r>
        <w:r w:rsidRPr="00BD3055"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D3055" w:rsidDel="00B459BD" w:rsidRDefault="00785CED" w:rsidP="00785CED">
      <w:pPr>
        <w:jc w:val="center"/>
        <w:rPr>
          <w:del w:id="4215" w:author="Steff Guzmán" w:date="2023-03-13T18:13:00Z"/>
          <w:rFonts w:cs="Times New Roman"/>
          <w:szCs w:val="24"/>
        </w:rPr>
      </w:pPr>
      <w:del w:id="4216" w:author="Steff Guzmán" w:date="2023-03-13T18:13:00Z">
        <w:r w:rsidRPr="00BD3055" w:rsidDel="00B459BD">
          <w:rPr>
            <w:rFonts w:cs="Times New Roman"/>
            <w:szCs w:val="24"/>
          </w:rPr>
          <w:delText>Cita insertada dentro del texto:</w:delText>
        </w:r>
      </w:del>
    </w:p>
    <w:p w14:paraId="7DEED60C" w14:textId="7A54E011" w:rsidR="00785CED" w:rsidRPr="00BD3055" w:rsidDel="00B459BD" w:rsidRDefault="00785CED" w:rsidP="00785CED">
      <w:pPr>
        <w:jc w:val="center"/>
        <w:rPr>
          <w:del w:id="4217" w:author="Steff Guzmán" w:date="2023-03-13T18:13:00Z"/>
          <w:rFonts w:cs="Times New Roman"/>
          <w:szCs w:val="24"/>
        </w:rPr>
      </w:pPr>
    </w:p>
    <w:p w14:paraId="4E968863" w14:textId="0D785071" w:rsidR="00785CED" w:rsidRPr="00BD3055" w:rsidDel="00B459BD" w:rsidRDefault="00785CED" w:rsidP="00785CED">
      <w:pPr>
        <w:pStyle w:val="PrrAPA"/>
        <w:rPr>
          <w:del w:id="4218" w:author="Steff Guzmán" w:date="2023-03-13T18:13:00Z"/>
        </w:rPr>
      </w:pPr>
      <w:del w:id="4219" w:author="Steff Guzmán" w:date="2023-03-13T18:13:00Z">
        <w:r w:rsidRPr="00BD3055" w:rsidDel="00B459BD">
          <w:delText>Algunas experiencias significativas se han descrito mediante la pedagogía en hospitales con niños en edad preescolar (Alonso et al., 2006).</w:delText>
        </w:r>
      </w:del>
    </w:p>
    <w:p w14:paraId="7FFB2BE2" w14:textId="5BB2B586" w:rsidR="00785CED" w:rsidRPr="00BD3055" w:rsidDel="00B459BD" w:rsidRDefault="00785CED" w:rsidP="00785CED">
      <w:pPr>
        <w:jc w:val="center"/>
        <w:rPr>
          <w:del w:id="4220" w:author="Steff Guzmán" w:date="2023-03-13T18:13:00Z"/>
          <w:rFonts w:cs="Times New Roman"/>
          <w:b/>
          <w:szCs w:val="24"/>
        </w:rPr>
      </w:pPr>
    </w:p>
    <w:p w14:paraId="61CF68D9" w14:textId="60E81E25" w:rsidR="00785CED" w:rsidRPr="00BD3055" w:rsidDel="00B459BD" w:rsidRDefault="00785CED" w:rsidP="00785CED">
      <w:pPr>
        <w:spacing w:after="120"/>
        <w:jc w:val="center"/>
        <w:rPr>
          <w:del w:id="4221" w:author="Steff Guzmán" w:date="2023-03-13T18:13:00Z"/>
          <w:rFonts w:cs="Times New Roman"/>
          <w:b/>
          <w:szCs w:val="24"/>
        </w:rPr>
      </w:pPr>
      <w:del w:id="4222" w:author="Steff Guzmán" w:date="2023-03-13T18:13:00Z">
        <w:r w:rsidRPr="00BD3055" w:rsidDel="00B459BD">
          <w:rPr>
            <w:rFonts w:cs="Times New Roman"/>
            <w:szCs w:val="24"/>
          </w:rPr>
          <w:delText>Insertar referencias (bibliografía): Referencias &gt; Bibliografía &gt; Referencias</w:delText>
        </w:r>
        <w:r w:rsidRPr="00BD3055"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D3055" w:rsidDel="00B459BD" w:rsidRDefault="00785CED" w:rsidP="00785CED">
      <w:pPr>
        <w:jc w:val="center"/>
        <w:rPr>
          <w:del w:id="4223" w:author="Steff Guzmán" w:date="2023-03-13T18:13:00Z"/>
          <w:rFonts w:cs="Times New Roman"/>
          <w:szCs w:val="24"/>
        </w:rPr>
      </w:pPr>
      <w:del w:id="4224" w:author="Steff Guzmán" w:date="2023-03-13T18:13:00Z">
        <w:r w:rsidRPr="00BD3055" w:rsidDel="00B459BD">
          <w:rPr>
            <w:rFonts w:cs="Times New Roman"/>
            <w:szCs w:val="24"/>
          </w:rPr>
          <w:delText>Sección Referencias insertada:</w:delText>
        </w:r>
      </w:del>
    </w:p>
    <w:p w14:paraId="3B6158B5" w14:textId="21A50BE2" w:rsidR="00785CED" w:rsidRPr="00BD3055" w:rsidDel="00B459BD" w:rsidRDefault="00785CED" w:rsidP="00785CED">
      <w:pPr>
        <w:jc w:val="center"/>
        <w:rPr>
          <w:del w:id="4225" w:author="Steff Guzmán" w:date="2023-03-13T18:13:00Z"/>
          <w:rFonts w:cs="Times New Roman"/>
          <w:b/>
          <w:szCs w:val="24"/>
        </w:rPr>
      </w:pPr>
      <w:del w:id="4226" w:author="Steff Guzmán" w:date="2023-03-13T18:13:00Z">
        <w:r w:rsidRPr="00BD3055"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D3055" w:rsidDel="00B459BD" w:rsidRDefault="00785CED" w:rsidP="00785CED">
      <w:pPr>
        <w:ind w:firstLine="708"/>
        <w:rPr>
          <w:del w:id="4227" w:author="Steff Guzmán" w:date="2023-03-13T18:13:00Z"/>
          <w:rFonts w:cs="Times New Roman"/>
        </w:rPr>
      </w:pPr>
    </w:p>
    <w:p w14:paraId="748F8ED2" w14:textId="6BA7B0A3" w:rsidR="00785CED" w:rsidRPr="00BD3055" w:rsidDel="00B459BD" w:rsidRDefault="00785CED" w:rsidP="00785CED">
      <w:pPr>
        <w:ind w:firstLine="708"/>
        <w:rPr>
          <w:del w:id="4228" w:author="Steff Guzmán" w:date="2023-03-13T18:13:00Z"/>
          <w:rFonts w:cs="Times New Roman"/>
          <w:szCs w:val="24"/>
        </w:rPr>
      </w:pPr>
      <w:del w:id="4229" w:author="Steff Guzmán" w:date="2023-03-13T18:13:00Z">
        <w:r w:rsidRPr="00BD3055"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BD3055" w:rsidDel="00B459BD">
          <w:fldChar w:fldCharType="begin"/>
        </w:r>
        <w:r w:rsidR="00AC7859" w:rsidRPr="00BD3055" w:rsidDel="00B459BD">
          <w:rPr>
            <w:rFonts w:cs="Times New Roman"/>
          </w:rPr>
          <w:delInstrText>HYPERLINK "https://www.legalbluebook.com/"</w:delInstrText>
        </w:r>
        <w:r w:rsidR="00AC7859" w:rsidRPr="00BD3055" w:rsidDel="00B459BD">
          <w:fldChar w:fldCharType="separate"/>
        </w:r>
        <w:r w:rsidRPr="00BD3055" w:rsidDel="00B459BD">
          <w:rPr>
            <w:rStyle w:val="Hipervnculo"/>
            <w:rFonts w:cs="Times New Roman"/>
            <w:szCs w:val="24"/>
          </w:rPr>
          <w:delText>https://www.legalbluebook.com/</w:delText>
        </w:r>
        <w:r w:rsidR="00AC7859" w:rsidRPr="00BD3055" w:rsidDel="00B459BD">
          <w:rPr>
            <w:rStyle w:val="Hipervnculo"/>
            <w:rFonts w:cs="Times New Roman"/>
            <w:szCs w:val="24"/>
          </w:rPr>
          <w:fldChar w:fldCharType="end"/>
        </w:r>
        <w:r w:rsidRPr="00BD3055"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BD3055" w:rsidDel="00B459BD">
          <w:rPr>
            <w:rFonts w:cs="Times New Roman"/>
            <w:szCs w:val="24"/>
          </w:rPr>
          <w:delText xml:space="preserve"> </w:delText>
        </w:r>
        <w:r w:rsidRPr="00BD3055" w:rsidDel="00B459BD">
          <w:rPr>
            <w:rFonts w:cs="Times New Roman"/>
            <w:szCs w:val="24"/>
          </w:rPr>
          <w:delText xml:space="preserve">(ver Anexo </w:delText>
        </w:r>
        <w:r w:rsidR="00771EC6" w:rsidRPr="00BD3055" w:rsidDel="00B459BD">
          <w:rPr>
            <w:rFonts w:cs="Times New Roman"/>
            <w:szCs w:val="24"/>
          </w:rPr>
          <w:delText>2</w:delText>
        </w:r>
        <w:r w:rsidRPr="00BD3055" w:rsidDel="00B459BD">
          <w:rPr>
            <w:rFonts w:cs="Times New Roman"/>
            <w:szCs w:val="24"/>
          </w:rPr>
          <w:delText>)</w:delText>
        </w:r>
      </w:del>
    </w:p>
    <w:p w14:paraId="24E3B5C6" w14:textId="1B304957" w:rsidR="00785CED" w:rsidRPr="00BD3055" w:rsidDel="00B459BD" w:rsidRDefault="00785CED" w:rsidP="00785CED">
      <w:pPr>
        <w:ind w:firstLine="708"/>
        <w:rPr>
          <w:del w:id="4230" w:author="Steff Guzmán" w:date="2023-03-13T18:13:00Z"/>
          <w:rFonts w:cs="Times New Roman"/>
          <w:szCs w:val="24"/>
        </w:rPr>
      </w:pPr>
    </w:p>
    <w:p w14:paraId="67ADC645" w14:textId="267A4647" w:rsidR="00785CED" w:rsidRPr="00BD3055" w:rsidDel="00B459BD" w:rsidRDefault="00785CED" w:rsidP="00785CED">
      <w:pPr>
        <w:ind w:firstLine="708"/>
        <w:rPr>
          <w:del w:id="4231" w:author="Steff Guzmán" w:date="2023-03-13T18:13:00Z"/>
          <w:rFonts w:cs="Times New Roman"/>
          <w:szCs w:val="24"/>
        </w:rPr>
      </w:pPr>
    </w:p>
    <w:p w14:paraId="04C97EF0" w14:textId="3BE6EA0F" w:rsidR="00785CED" w:rsidRPr="00BD3055" w:rsidDel="00B459BD" w:rsidRDefault="00785CED" w:rsidP="00785CED">
      <w:pPr>
        <w:ind w:firstLine="708"/>
        <w:rPr>
          <w:del w:id="4232" w:author="Steff Guzmán" w:date="2023-03-13T18:13:00Z"/>
          <w:rFonts w:cs="Times New Roman"/>
          <w:szCs w:val="24"/>
        </w:rPr>
      </w:pPr>
    </w:p>
    <w:p w14:paraId="3BBA1663" w14:textId="24AE1A3E" w:rsidR="00785CED" w:rsidRPr="00BD3055" w:rsidDel="00B459BD" w:rsidRDefault="00785CED" w:rsidP="00785CED">
      <w:pPr>
        <w:ind w:firstLine="708"/>
        <w:rPr>
          <w:del w:id="4233" w:author="Steff Guzmán" w:date="2023-03-13T18:13:00Z"/>
          <w:rFonts w:cs="Times New Roman"/>
          <w:szCs w:val="24"/>
        </w:rPr>
      </w:pPr>
    </w:p>
    <w:p w14:paraId="4209EC3E" w14:textId="4631795D" w:rsidR="00785CED" w:rsidRPr="00BD3055" w:rsidDel="00B459BD" w:rsidRDefault="00785CED" w:rsidP="00785CED">
      <w:pPr>
        <w:ind w:firstLine="708"/>
        <w:rPr>
          <w:del w:id="4234" w:author="Steff Guzmán" w:date="2023-03-13T18:13:00Z"/>
          <w:rFonts w:cs="Times New Roman"/>
          <w:szCs w:val="24"/>
        </w:rPr>
      </w:pPr>
    </w:p>
    <w:p w14:paraId="7A9E574F" w14:textId="7309D181" w:rsidR="00785CED" w:rsidRPr="00BD3055" w:rsidDel="00B459BD" w:rsidRDefault="00785CED" w:rsidP="00785CED">
      <w:pPr>
        <w:ind w:firstLine="708"/>
        <w:rPr>
          <w:del w:id="4235" w:author="Steff Guzmán" w:date="2023-03-13T18:13:00Z"/>
          <w:rFonts w:cs="Times New Roman"/>
          <w:szCs w:val="24"/>
        </w:rPr>
      </w:pPr>
    </w:p>
    <w:p w14:paraId="39585326" w14:textId="5AB73135" w:rsidR="00785CED" w:rsidRPr="00BD3055" w:rsidDel="00B459BD" w:rsidRDefault="00785CED" w:rsidP="00785CED">
      <w:pPr>
        <w:ind w:firstLine="708"/>
        <w:rPr>
          <w:del w:id="4236" w:author="Steff Guzmán" w:date="2023-03-13T18:13:00Z"/>
          <w:rFonts w:cs="Times New Roman"/>
          <w:szCs w:val="24"/>
        </w:rPr>
      </w:pPr>
    </w:p>
    <w:p w14:paraId="5AFBCBEA" w14:textId="40E79519" w:rsidR="00785CED" w:rsidRPr="00BD3055" w:rsidDel="00B459BD" w:rsidRDefault="00785CED" w:rsidP="00785CED">
      <w:pPr>
        <w:ind w:firstLine="708"/>
        <w:rPr>
          <w:del w:id="4237" w:author="Steff Guzmán" w:date="2023-03-13T18:13:00Z"/>
          <w:rFonts w:cs="Times New Roman"/>
          <w:szCs w:val="24"/>
        </w:rPr>
      </w:pPr>
    </w:p>
    <w:p w14:paraId="617E2007" w14:textId="0F4FA791" w:rsidR="00785CED" w:rsidRPr="00BD3055" w:rsidDel="00B459BD" w:rsidRDefault="00785CED" w:rsidP="00785CED">
      <w:pPr>
        <w:ind w:firstLine="708"/>
        <w:rPr>
          <w:del w:id="4238" w:author="Steff Guzmán" w:date="2023-03-13T18:13:00Z"/>
          <w:rFonts w:cs="Times New Roman"/>
          <w:szCs w:val="24"/>
        </w:rPr>
      </w:pPr>
    </w:p>
    <w:p w14:paraId="0D401DBF" w14:textId="7DDC2416" w:rsidR="00785CED" w:rsidRPr="00BD3055" w:rsidDel="00B459BD" w:rsidRDefault="00785CED" w:rsidP="00785CED">
      <w:pPr>
        <w:ind w:firstLine="708"/>
        <w:rPr>
          <w:del w:id="4239" w:author="Steff Guzmán" w:date="2023-03-13T18:13:00Z"/>
          <w:rFonts w:cs="Times New Roman"/>
          <w:szCs w:val="24"/>
        </w:rPr>
      </w:pPr>
    </w:p>
    <w:p w14:paraId="7A39692C" w14:textId="01616BF6" w:rsidR="00785CED" w:rsidRPr="00BD3055" w:rsidDel="00B459BD" w:rsidRDefault="00785CED" w:rsidP="00785CED">
      <w:pPr>
        <w:ind w:firstLine="708"/>
        <w:rPr>
          <w:del w:id="4240" w:author="Steff Guzmán" w:date="2023-03-13T18:13:00Z"/>
          <w:rFonts w:cs="Times New Roman"/>
          <w:szCs w:val="24"/>
        </w:rPr>
      </w:pPr>
    </w:p>
    <w:p w14:paraId="406576D4" w14:textId="11777B89" w:rsidR="00785CED" w:rsidRPr="00BD3055" w:rsidDel="00B459BD" w:rsidRDefault="00785CED" w:rsidP="00785CED">
      <w:pPr>
        <w:ind w:firstLine="708"/>
        <w:rPr>
          <w:del w:id="4241" w:author="Steff Guzmán" w:date="2023-03-13T18:13:00Z"/>
          <w:rFonts w:cs="Times New Roman"/>
          <w:szCs w:val="24"/>
        </w:rPr>
      </w:pPr>
    </w:p>
    <w:p w14:paraId="506126E2" w14:textId="2FCAEEF8" w:rsidR="00785CED" w:rsidRPr="00BD3055" w:rsidDel="00B459BD" w:rsidRDefault="00785CED" w:rsidP="00785CED">
      <w:pPr>
        <w:jc w:val="center"/>
        <w:rPr>
          <w:del w:id="4242" w:author="Steff Guzmán" w:date="2023-03-13T18:13:00Z"/>
          <w:rFonts w:cs="Times New Roman"/>
          <w:b/>
          <w:szCs w:val="24"/>
        </w:rPr>
        <w:sectPr w:rsidR="00785CED" w:rsidRPr="00BD3055" w:rsidDel="00B459BD" w:rsidSect="00DB0B24">
          <w:pgSz w:w="12240" w:h="15840"/>
          <w:pgMar w:top="1418" w:right="1701" w:bottom="1418" w:left="1701" w:header="709" w:footer="709" w:gutter="0"/>
          <w:cols w:space="708"/>
          <w:docGrid w:linePitch="360"/>
        </w:sectPr>
      </w:pPr>
    </w:p>
    <w:p w14:paraId="1E44A46C" w14:textId="50254699" w:rsidR="00785CED" w:rsidRPr="00BD3055" w:rsidDel="00B459BD" w:rsidRDefault="00785CED" w:rsidP="00785CED">
      <w:pPr>
        <w:jc w:val="center"/>
        <w:rPr>
          <w:del w:id="4243" w:author="Steff Guzmán" w:date="2023-03-13T18:13:00Z"/>
          <w:rFonts w:cs="Times New Roman"/>
          <w:b/>
          <w:szCs w:val="24"/>
        </w:rPr>
      </w:pPr>
      <w:del w:id="4244" w:author="Steff Guzmán" w:date="2023-03-13T18:13:00Z">
        <w:r w:rsidRPr="00BD3055" w:rsidDel="00B459BD">
          <w:rPr>
            <w:rFonts w:cs="Times New Roman"/>
            <w:b/>
            <w:szCs w:val="24"/>
          </w:rPr>
          <w:delText xml:space="preserve">Anexo 2. </w:delText>
        </w:r>
      </w:del>
    </w:p>
    <w:p w14:paraId="4A64979A" w14:textId="7473FC8A" w:rsidR="00785CED" w:rsidRPr="00BD3055" w:rsidDel="00B459BD" w:rsidRDefault="00785CED" w:rsidP="00785CED">
      <w:pPr>
        <w:jc w:val="center"/>
        <w:rPr>
          <w:del w:id="4245" w:author="Steff Guzmán" w:date="2023-03-13T18:13:00Z"/>
          <w:rFonts w:cs="Times New Roman"/>
          <w:b/>
          <w:szCs w:val="24"/>
        </w:rPr>
      </w:pPr>
      <w:del w:id="4246" w:author="Steff Guzmán" w:date="2023-03-13T18:13:00Z">
        <w:r w:rsidRPr="00BD3055" w:rsidDel="00B459BD">
          <w:rPr>
            <w:rFonts w:cs="Times New Roman"/>
            <w:b/>
            <w:szCs w:val="24"/>
          </w:rPr>
          <w:delText>Citas y referencias de material legal (leyes, decretos, sentencias, etc.)</w:delText>
        </w:r>
      </w:del>
    </w:p>
    <w:p w14:paraId="1BEF2B9D" w14:textId="20AC1F83" w:rsidR="00785CED" w:rsidRPr="00BD3055" w:rsidDel="00B459BD" w:rsidRDefault="00785CED" w:rsidP="00785CED">
      <w:pPr>
        <w:ind w:firstLine="708"/>
        <w:rPr>
          <w:del w:id="4247"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4248" w:author="Steff Guzmán" w:date="2023-03-13T18:13:00Z"/>
        </w:trPr>
        <w:tc>
          <w:tcPr>
            <w:tcW w:w="4253" w:type="dxa"/>
            <w:tcBorders>
              <w:left w:val="nil"/>
              <w:right w:val="nil"/>
            </w:tcBorders>
            <w:vAlign w:val="center"/>
          </w:tcPr>
          <w:p w14:paraId="22B9E8D3" w14:textId="21D4A36A" w:rsidR="00785CED" w:rsidRPr="00BD3055" w:rsidDel="00B459BD" w:rsidRDefault="00785CED" w:rsidP="00C60B05">
            <w:pPr>
              <w:spacing w:before="60" w:after="60" w:line="276" w:lineRule="auto"/>
              <w:jc w:val="center"/>
              <w:rPr>
                <w:del w:id="4249" w:author="Steff Guzmán" w:date="2023-03-13T18:13:00Z"/>
                <w:rFonts w:cs="Times New Roman"/>
                <w:b/>
                <w:sz w:val="20"/>
                <w:szCs w:val="20"/>
              </w:rPr>
            </w:pPr>
            <w:del w:id="4250"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rsidP="00C60B05">
            <w:pPr>
              <w:spacing w:before="60" w:after="60" w:line="276" w:lineRule="auto"/>
              <w:jc w:val="center"/>
              <w:rPr>
                <w:del w:id="4251" w:author="Steff Guzmán" w:date="2023-03-13T18:13:00Z"/>
                <w:rFonts w:cs="Times New Roman"/>
                <w:b/>
                <w:sz w:val="20"/>
                <w:szCs w:val="20"/>
              </w:rPr>
            </w:pPr>
            <w:del w:id="4252"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4253" w:author="Steff Guzmán" w:date="2023-03-13T18:13:00Z"/>
        </w:trPr>
        <w:tc>
          <w:tcPr>
            <w:tcW w:w="4253" w:type="dxa"/>
            <w:tcBorders>
              <w:left w:val="nil"/>
              <w:right w:val="nil"/>
            </w:tcBorders>
            <w:vAlign w:val="center"/>
          </w:tcPr>
          <w:p w14:paraId="1F7B541C" w14:textId="7EC741EC" w:rsidR="00785CED" w:rsidRPr="00BD3055" w:rsidDel="00B459BD" w:rsidRDefault="00785CED" w:rsidP="00C60B05">
            <w:pPr>
              <w:spacing w:before="60" w:after="60" w:line="276" w:lineRule="auto"/>
              <w:jc w:val="left"/>
              <w:rPr>
                <w:del w:id="4254" w:author="Steff Guzmán" w:date="2023-03-13T18:13:00Z"/>
                <w:rFonts w:cs="Times New Roman"/>
                <w:b/>
                <w:sz w:val="20"/>
                <w:szCs w:val="20"/>
              </w:rPr>
            </w:pPr>
            <w:del w:id="4255"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rsidP="00C60B05">
            <w:pPr>
              <w:widowControl w:val="0"/>
              <w:autoSpaceDE w:val="0"/>
              <w:autoSpaceDN w:val="0"/>
              <w:adjustRightInd w:val="0"/>
              <w:spacing w:before="60" w:after="60" w:line="276" w:lineRule="auto"/>
              <w:ind w:left="480" w:hanging="480"/>
              <w:rPr>
                <w:del w:id="4256" w:author="Steff Guzmán" w:date="2023-03-13T18:13:00Z"/>
                <w:rFonts w:cs="Times New Roman"/>
                <w:b/>
                <w:sz w:val="20"/>
                <w:szCs w:val="20"/>
              </w:rPr>
            </w:pPr>
            <w:del w:id="4257"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4258" w:author="Steff Guzmán" w:date="2023-03-13T18:13:00Z"/>
        </w:trPr>
        <w:tc>
          <w:tcPr>
            <w:tcW w:w="4253" w:type="dxa"/>
            <w:tcBorders>
              <w:left w:val="nil"/>
              <w:right w:val="nil"/>
            </w:tcBorders>
            <w:vAlign w:val="center"/>
          </w:tcPr>
          <w:p w14:paraId="58D260BD" w14:textId="643144F0" w:rsidR="00785CED" w:rsidRPr="00BD3055" w:rsidDel="00B459BD" w:rsidRDefault="00785CED" w:rsidP="00C60B05">
            <w:pPr>
              <w:spacing w:before="60" w:after="60" w:line="276" w:lineRule="auto"/>
              <w:jc w:val="left"/>
              <w:rPr>
                <w:del w:id="4259" w:author="Steff Guzmán" w:date="2023-03-13T18:13:00Z"/>
                <w:rFonts w:cs="Times New Roman"/>
                <w:b/>
                <w:sz w:val="20"/>
                <w:szCs w:val="20"/>
              </w:rPr>
            </w:pPr>
            <w:del w:id="4260"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rsidP="00C60B05">
            <w:pPr>
              <w:widowControl w:val="0"/>
              <w:autoSpaceDE w:val="0"/>
              <w:autoSpaceDN w:val="0"/>
              <w:adjustRightInd w:val="0"/>
              <w:spacing w:before="60" w:after="60" w:line="276" w:lineRule="auto"/>
              <w:ind w:left="480" w:hanging="480"/>
              <w:rPr>
                <w:del w:id="4261" w:author="Steff Guzmán" w:date="2023-03-13T18:13:00Z"/>
                <w:rFonts w:cs="Times New Roman"/>
                <w:b/>
                <w:sz w:val="20"/>
                <w:szCs w:val="20"/>
              </w:rPr>
            </w:pPr>
            <w:del w:id="4262"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4263" w:author="Steff Guzmán" w:date="2023-03-13T18:13:00Z"/>
        </w:trPr>
        <w:tc>
          <w:tcPr>
            <w:tcW w:w="4253" w:type="dxa"/>
            <w:tcBorders>
              <w:left w:val="nil"/>
              <w:right w:val="nil"/>
            </w:tcBorders>
            <w:vAlign w:val="center"/>
          </w:tcPr>
          <w:p w14:paraId="14FA04EA" w14:textId="050B4114" w:rsidR="00785CED" w:rsidRPr="00BD3055" w:rsidDel="00B459BD" w:rsidRDefault="00785CED" w:rsidP="00C60B05">
            <w:pPr>
              <w:spacing w:before="60" w:after="60" w:line="276" w:lineRule="auto"/>
              <w:jc w:val="left"/>
              <w:rPr>
                <w:del w:id="4264" w:author="Steff Guzmán" w:date="2023-03-13T18:13:00Z"/>
                <w:rFonts w:cs="Times New Roman"/>
                <w:b/>
                <w:sz w:val="20"/>
                <w:szCs w:val="20"/>
              </w:rPr>
            </w:pPr>
            <w:del w:id="4265"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rsidP="00C60B05">
            <w:pPr>
              <w:widowControl w:val="0"/>
              <w:autoSpaceDE w:val="0"/>
              <w:autoSpaceDN w:val="0"/>
              <w:adjustRightInd w:val="0"/>
              <w:spacing w:before="60" w:after="60" w:line="276" w:lineRule="auto"/>
              <w:ind w:left="480" w:hanging="480"/>
              <w:rPr>
                <w:del w:id="4266" w:author="Steff Guzmán" w:date="2023-03-13T18:13:00Z"/>
                <w:rFonts w:cs="Times New Roman"/>
                <w:b/>
                <w:sz w:val="20"/>
                <w:szCs w:val="20"/>
              </w:rPr>
            </w:pPr>
            <w:del w:id="4267"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4268" w:author="Steff Guzmán" w:date="2023-03-13T18:13:00Z"/>
        </w:trPr>
        <w:tc>
          <w:tcPr>
            <w:tcW w:w="4253" w:type="dxa"/>
            <w:tcBorders>
              <w:left w:val="nil"/>
              <w:right w:val="nil"/>
            </w:tcBorders>
            <w:vAlign w:val="center"/>
          </w:tcPr>
          <w:p w14:paraId="363D52D7" w14:textId="01DAAF9E" w:rsidR="00785CED" w:rsidRPr="00BD3055" w:rsidDel="00B459BD" w:rsidRDefault="00785CED" w:rsidP="00C60B05">
            <w:pPr>
              <w:spacing w:before="60" w:after="60" w:line="276" w:lineRule="auto"/>
              <w:jc w:val="left"/>
              <w:rPr>
                <w:del w:id="4269" w:author="Steff Guzmán" w:date="2023-03-13T18:13:00Z"/>
                <w:rFonts w:cs="Times New Roman"/>
                <w:b/>
                <w:sz w:val="20"/>
                <w:szCs w:val="20"/>
              </w:rPr>
            </w:pPr>
            <w:del w:id="4270"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rsidP="00C60B05">
            <w:pPr>
              <w:widowControl w:val="0"/>
              <w:autoSpaceDE w:val="0"/>
              <w:autoSpaceDN w:val="0"/>
              <w:adjustRightInd w:val="0"/>
              <w:spacing w:before="60" w:after="60" w:line="276" w:lineRule="auto"/>
              <w:ind w:left="480" w:hanging="480"/>
              <w:rPr>
                <w:del w:id="4271" w:author="Steff Guzmán" w:date="2023-03-13T18:13:00Z"/>
                <w:rFonts w:cs="Times New Roman"/>
                <w:b/>
                <w:sz w:val="20"/>
                <w:szCs w:val="20"/>
              </w:rPr>
            </w:pPr>
            <w:del w:id="4272"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4273" w:author="Steff Guzmán" w:date="2023-03-13T18:13:00Z"/>
        </w:trPr>
        <w:tc>
          <w:tcPr>
            <w:tcW w:w="4253" w:type="dxa"/>
            <w:tcBorders>
              <w:left w:val="nil"/>
              <w:right w:val="nil"/>
            </w:tcBorders>
            <w:vAlign w:val="center"/>
          </w:tcPr>
          <w:p w14:paraId="7A12F5E0" w14:textId="1B98F649" w:rsidR="00785CED" w:rsidRPr="00BD3055" w:rsidDel="00B459BD" w:rsidRDefault="00785CED" w:rsidP="00C60B05">
            <w:pPr>
              <w:spacing w:before="60" w:after="60" w:line="276" w:lineRule="auto"/>
              <w:jc w:val="left"/>
              <w:rPr>
                <w:del w:id="4274" w:author="Steff Guzmán" w:date="2023-03-13T18:13:00Z"/>
                <w:rFonts w:cs="Times New Roman"/>
                <w:sz w:val="20"/>
                <w:szCs w:val="20"/>
              </w:rPr>
            </w:pPr>
            <w:del w:id="4275"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rsidP="00C60B05">
            <w:pPr>
              <w:widowControl w:val="0"/>
              <w:autoSpaceDE w:val="0"/>
              <w:autoSpaceDN w:val="0"/>
              <w:adjustRightInd w:val="0"/>
              <w:spacing w:before="60" w:after="60" w:line="276" w:lineRule="auto"/>
              <w:ind w:left="480" w:hanging="480"/>
              <w:rPr>
                <w:del w:id="4276" w:author="Steff Guzmán" w:date="2023-03-13T18:13:00Z"/>
                <w:rFonts w:cs="Times New Roman"/>
                <w:b/>
                <w:sz w:val="20"/>
                <w:szCs w:val="20"/>
              </w:rPr>
            </w:pPr>
            <w:del w:id="4277"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4278" w:author="Steff Guzmán" w:date="2023-03-13T18:13:00Z"/>
        </w:trPr>
        <w:tc>
          <w:tcPr>
            <w:tcW w:w="4253" w:type="dxa"/>
            <w:tcBorders>
              <w:left w:val="nil"/>
              <w:right w:val="nil"/>
            </w:tcBorders>
            <w:vAlign w:val="center"/>
          </w:tcPr>
          <w:p w14:paraId="493AD805" w14:textId="0FC47D0E" w:rsidR="00785CED" w:rsidRPr="00BD3055" w:rsidDel="00B459BD" w:rsidRDefault="00785CED" w:rsidP="00C60B05">
            <w:pPr>
              <w:spacing w:before="60" w:after="60" w:line="276" w:lineRule="auto"/>
              <w:jc w:val="left"/>
              <w:rPr>
                <w:del w:id="4279" w:author="Steff Guzmán" w:date="2023-03-13T18:13:00Z"/>
                <w:rFonts w:cs="Times New Roman"/>
                <w:b/>
                <w:sz w:val="20"/>
                <w:szCs w:val="20"/>
              </w:rPr>
            </w:pPr>
            <w:del w:id="4280"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rsidP="00C60B05">
            <w:pPr>
              <w:widowControl w:val="0"/>
              <w:autoSpaceDE w:val="0"/>
              <w:autoSpaceDN w:val="0"/>
              <w:adjustRightInd w:val="0"/>
              <w:spacing w:before="60" w:after="60" w:line="276" w:lineRule="auto"/>
              <w:ind w:left="480" w:hanging="480"/>
              <w:rPr>
                <w:del w:id="4281" w:author="Steff Guzmán" w:date="2023-03-13T18:13:00Z"/>
                <w:rFonts w:cs="Times New Roman"/>
                <w:b/>
                <w:sz w:val="20"/>
                <w:szCs w:val="20"/>
              </w:rPr>
            </w:pPr>
            <w:del w:id="4282"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4283" w:author="Steff Guzmán" w:date="2023-03-13T18:13:00Z"/>
        </w:trPr>
        <w:tc>
          <w:tcPr>
            <w:tcW w:w="4253" w:type="dxa"/>
            <w:tcBorders>
              <w:left w:val="nil"/>
              <w:right w:val="nil"/>
            </w:tcBorders>
            <w:vAlign w:val="center"/>
          </w:tcPr>
          <w:p w14:paraId="53D7617F" w14:textId="4F03885F" w:rsidR="00785CED" w:rsidRPr="00BD3055" w:rsidDel="00B459BD" w:rsidRDefault="00785CED" w:rsidP="00C60B05">
            <w:pPr>
              <w:spacing w:before="60" w:after="60" w:line="276" w:lineRule="auto"/>
              <w:jc w:val="left"/>
              <w:rPr>
                <w:del w:id="4284" w:author="Steff Guzmán" w:date="2023-03-13T18:13:00Z"/>
                <w:rFonts w:cs="Times New Roman"/>
                <w:b/>
                <w:sz w:val="20"/>
                <w:szCs w:val="20"/>
              </w:rPr>
            </w:pPr>
            <w:del w:id="4285"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rsidP="00C60B05">
            <w:pPr>
              <w:widowControl w:val="0"/>
              <w:autoSpaceDE w:val="0"/>
              <w:autoSpaceDN w:val="0"/>
              <w:adjustRightInd w:val="0"/>
              <w:spacing w:before="60" w:after="60" w:line="276" w:lineRule="auto"/>
              <w:ind w:left="480" w:hanging="480"/>
              <w:rPr>
                <w:del w:id="4286" w:author="Steff Guzmán" w:date="2023-03-13T18:13:00Z"/>
                <w:rFonts w:cs="Times New Roman"/>
                <w:b/>
                <w:sz w:val="20"/>
                <w:szCs w:val="20"/>
              </w:rPr>
            </w:pPr>
            <w:del w:id="4287"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4288" w:author="Steff Guzmán" w:date="2023-03-13T18:13:00Z"/>
        </w:trPr>
        <w:tc>
          <w:tcPr>
            <w:tcW w:w="4253" w:type="dxa"/>
            <w:tcBorders>
              <w:left w:val="nil"/>
              <w:right w:val="nil"/>
            </w:tcBorders>
            <w:vAlign w:val="center"/>
          </w:tcPr>
          <w:p w14:paraId="0EA4CAB8" w14:textId="7EEF7A79" w:rsidR="00785CED" w:rsidRPr="00BD3055" w:rsidDel="00B459BD" w:rsidRDefault="00785CED" w:rsidP="00C60B05">
            <w:pPr>
              <w:spacing w:before="60" w:after="60" w:line="276" w:lineRule="auto"/>
              <w:jc w:val="left"/>
              <w:rPr>
                <w:del w:id="4289" w:author="Steff Guzmán" w:date="2023-03-13T18:13:00Z"/>
                <w:rFonts w:cs="Times New Roman"/>
                <w:b/>
                <w:sz w:val="20"/>
                <w:szCs w:val="20"/>
              </w:rPr>
            </w:pPr>
            <w:del w:id="4290"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rsidP="00C60B05">
            <w:pPr>
              <w:widowControl w:val="0"/>
              <w:autoSpaceDE w:val="0"/>
              <w:autoSpaceDN w:val="0"/>
              <w:adjustRightInd w:val="0"/>
              <w:spacing w:before="60" w:after="60" w:line="276" w:lineRule="auto"/>
              <w:ind w:left="480" w:hanging="480"/>
              <w:rPr>
                <w:del w:id="4291" w:author="Steff Guzmán" w:date="2023-03-13T18:13:00Z"/>
                <w:rFonts w:cs="Times New Roman"/>
                <w:b/>
                <w:sz w:val="20"/>
                <w:szCs w:val="20"/>
              </w:rPr>
            </w:pPr>
            <w:del w:id="4292"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4293" w:author="Steff Guzmán" w:date="2023-03-13T18:13:00Z"/>
        </w:trPr>
        <w:tc>
          <w:tcPr>
            <w:tcW w:w="4253" w:type="dxa"/>
            <w:tcBorders>
              <w:left w:val="nil"/>
              <w:right w:val="nil"/>
            </w:tcBorders>
            <w:vAlign w:val="center"/>
          </w:tcPr>
          <w:p w14:paraId="6C4B19F4" w14:textId="03891BB1" w:rsidR="00785CED" w:rsidRPr="00BD3055" w:rsidDel="00B459BD" w:rsidRDefault="00785CED" w:rsidP="00C60B05">
            <w:pPr>
              <w:spacing w:before="60" w:after="60" w:line="276" w:lineRule="auto"/>
              <w:jc w:val="left"/>
              <w:rPr>
                <w:del w:id="4294" w:author="Steff Guzmán" w:date="2023-03-13T18:13:00Z"/>
                <w:rFonts w:cs="Times New Roman"/>
                <w:b/>
                <w:sz w:val="20"/>
                <w:szCs w:val="20"/>
              </w:rPr>
            </w:pPr>
            <w:del w:id="4295"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rsidP="00C60B05">
            <w:pPr>
              <w:widowControl w:val="0"/>
              <w:autoSpaceDE w:val="0"/>
              <w:autoSpaceDN w:val="0"/>
              <w:adjustRightInd w:val="0"/>
              <w:spacing w:before="60" w:after="60" w:line="276" w:lineRule="auto"/>
              <w:ind w:left="480" w:hanging="480"/>
              <w:rPr>
                <w:del w:id="4296" w:author="Steff Guzmán" w:date="2023-03-13T18:13:00Z"/>
                <w:rFonts w:cs="Times New Roman"/>
                <w:b/>
                <w:sz w:val="20"/>
                <w:szCs w:val="20"/>
              </w:rPr>
            </w:pPr>
            <w:del w:id="4297"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4298" w:author="Steff Guzmán" w:date="2023-03-13T18:13:00Z"/>
        </w:trPr>
        <w:tc>
          <w:tcPr>
            <w:tcW w:w="4253" w:type="dxa"/>
            <w:tcBorders>
              <w:left w:val="nil"/>
              <w:right w:val="nil"/>
            </w:tcBorders>
            <w:vAlign w:val="center"/>
          </w:tcPr>
          <w:p w14:paraId="424B0BD8" w14:textId="65D12209" w:rsidR="00785CED" w:rsidRPr="00BD3055" w:rsidDel="00B459BD" w:rsidRDefault="00785CED" w:rsidP="00C60B05">
            <w:pPr>
              <w:spacing w:before="60" w:after="60" w:line="276" w:lineRule="auto"/>
              <w:jc w:val="left"/>
              <w:rPr>
                <w:del w:id="4299" w:author="Steff Guzmán" w:date="2023-03-13T18:13:00Z"/>
                <w:rFonts w:cs="Times New Roman"/>
                <w:b/>
                <w:sz w:val="20"/>
                <w:szCs w:val="20"/>
              </w:rPr>
            </w:pPr>
            <w:del w:id="4300"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rsidP="00C60B05">
            <w:pPr>
              <w:widowControl w:val="0"/>
              <w:autoSpaceDE w:val="0"/>
              <w:autoSpaceDN w:val="0"/>
              <w:adjustRightInd w:val="0"/>
              <w:spacing w:before="60" w:after="60" w:line="276" w:lineRule="auto"/>
              <w:ind w:left="480" w:hanging="480"/>
              <w:rPr>
                <w:del w:id="4301" w:author="Steff Guzmán" w:date="2023-03-13T18:13:00Z"/>
                <w:rFonts w:cs="Times New Roman"/>
                <w:b/>
                <w:sz w:val="20"/>
                <w:szCs w:val="20"/>
              </w:rPr>
            </w:pPr>
            <w:del w:id="4302"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4303" w:author="Steff Guzmán" w:date="2023-03-13T18:13:00Z"/>
        </w:trPr>
        <w:tc>
          <w:tcPr>
            <w:tcW w:w="4253" w:type="dxa"/>
            <w:tcBorders>
              <w:left w:val="nil"/>
              <w:right w:val="nil"/>
            </w:tcBorders>
            <w:vAlign w:val="center"/>
          </w:tcPr>
          <w:p w14:paraId="686A3598" w14:textId="36BF133A" w:rsidR="00785CED" w:rsidRPr="00BD3055" w:rsidDel="00B459BD" w:rsidRDefault="00785CED" w:rsidP="00C60B05">
            <w:pPr>
              <w:spacing w:before="60" w:after="60" w:line="276" w:lineRule="auto"/>
              <w:jc w:val="left"/>
              <w:rPr>
                <w:del w:id="4304" w:author="Steff Guzmán" w:date="2023-03-13T18:13:00Z"/>
                <w:rFonts w:cs="Times New Roman"/>
                <w:b/>
                <w:sz w:val="20"/>
                <w:szCs w:val="20"/>
              </w:rPr>
            </w:pPr>
            <w:del w:id="4305"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rsidP="00C60B05">
            <w:pPr>
              <w:spacing w:before="60" w:after="60" w:line="276" w:lineRule="auto"/>
              <w:ind w:left="482" w:hanging="482"/>
              <w:rPr>
                <w:del w:id="4306" w:author="Steff Guzmán" w:date="2023-03-13T18:13:00Z"/>
                <w:rFonts w:cs="Times New Roman"/>
                <w:b/>
                <w:sz w:val="20"/>
                <w:szCs w:val="20"/>
              </w:rPr>
            </w:pPr>
            <w:del w:id="4307"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4308" w:author="Steff Guzmán" w:date="2023-03-13T18:13:00Z"/>
        </w:trPr>
        <w:tc>
          <w:tcPr>
            <w:tcW w:w="4253" w:type="dxa"/>
            <w:tcBorders>
              <w:left w:val="nil"/>
              <w:right w:val="nil"/>
            </w:tcBorders>
            <w:vAlign w:val="center"/>
          </w:tcPr>
          <w:p w14:paraId="5175C40B" w14:textId="653AD798" w:rsidR="00785CED" w:rsidRPr="00BD3055" w:rsidDel="00B459BD" w:rsidRDefault="00785CED" w:rsidP="00C60B05">
            <w:pPr>
              <w:spacing w:before="60" w:after="60" w:line="276" w:lineRule="auto"/>
              <w:jc w:val="left"/>
              <w:rPr>
                <w:del w:id="4309" w:author="Steff Guzmán" w:date="2023-03-13T18:13:00Z"/>
                <w:rFonts w:cs="Times New Roman"/>
                <w:b/>
                <w:sz w:val="20"/>
                <w:szCs w:val="20"/>
              </w:rPr>
            </w:pPr>
            <w:del w:id="4310"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rsidP="00C60B05">
            <w:pPr>
              <w:widowControl w:val="0"/>
              <w:autoSpaceDE w:val="0"/>
              <w:autoSpaceDN w:val="0"/>
              <w:adjustRightInd w:val="0"/>
              <w:spacing w:before="60" w:after="60" w:line="276" w:lineRule="auto"/>
              <w:ind w:left="480" w:hanging="480"/>
              <w:rPr>
                <w:del w:id="4311" w:author="Steff Guzmán" w:date="2023-03-13T18:13:00Z"/>
                <w:rFonts w:cs="Times New Roman"/>
                <w:b/>
                <w:sz w:val="20"/>
                <w:szCs w:val="20"/>
              </w:rPr>
            </w:pPr>
            <w:del w:id="4312"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4313" w:author="Steff Guzmán" w:date="2023-03-13T18:13:00Z"/>
        </w:trPr>
        <w:tc>
          <w:tcPr>
            <w:tcW w:w="4253" w:type="dxa"/>
            <w:tcBorders>
              <w:left w:val="nil"/>
              <w:right w:val="nil"/>
            </w:tcBorders>
            <w:vAlign w:val="center"/>
          </w:tcPr>
          <w:p w14:paraId="4A6EE0CE" w14:textId="15C28442" w:rsidR="00785CED" w:rsidRPr="00BD3055" w:rsidDel="00B459BD" w:rsidRDefault="00785CED" w:rsidP="00C60B05">
            <w:pPr>
              <w:spacing w:before="60" w:after="60" w:line="276" w:lineRule="auto"/>
              <w:jc w:val="left"/>
              <w:rPr>
                <w:del w:id="4314" w:author="Steff Guzmán" w:date="2023-03-13T18:13:00Z"/>
                <w:rFonts w:cs="Times New Roman"/>
                <w:b/>
                <w:sz w:val="20"/>
                <w:szCs w:val="20"/>
              </w:rPr>
            </w:pPr>
            <w:del w:id="4315"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rsidP="00C60B05">
            <w:pPr>
              <w:widowControl w:val="0"/>
              <w:autoSpaceDE w:val="0"/>
              <w:autoSpaceDN w:val="0"/>
              <w:adjustRightInd w:val="0"/>
              <w:spacing w:before="60" w:after="60" w:line="276" w:lineRule="auto"/>
              <w:ind w:left="480" w:hanging="480"/>
              <w:rPr>
                <w:del w:id="4316" w:author="Steff Guzmán" w:date="2023-03-13T18:13:00Z"/>
                <w:rFonts w:cs="Times New Roman"/>
                <w:b/>
                <w:sz w:val="20"/>
                <w:szCs w:val="20"/>
              </w:rPr>
            </w:pPr>
            <w:del w:id="4317"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4318" w:author="Steff Guzmán" w:date="2023-03-13T18:13:00Z"/>
        </w:trPr>
        <w:tc>
          <w:tcPr>
            <w:tcW w:w="4253" w:type="dxa"/>
            <w:tcBorders>
              <w:left w:val="nil"/>
              <w:right w:val="nil"/>
            </w:tcBorders>
            <w:vAlign w:val="center"/>
          </w:tcPr>
          <w:p w14:paraId="14DC3730" w14:textId="69CD7B22" w:rsidR="00785CED" w:rsidRPr="00BD3055" w:rsidDel="00B459BD" w:rsidRDefault="00785CED" w:rsidP="00C60B05">
            <w:pPr>
              <w:spacing w:before="60" w:after="60" w:line="276" w:lineRule="auto"/>
              <w:jc w:val="left"/>
              <w:rPr>
                <w:del w:id="4319" w:author="Steff Guzmán" w:date="2023-03-13T18:13:00Z"/>
                <w:rFonts w:cs="Times New Roman"/>
                <w:sz w:val="20"/>
                <w:szCs w:val="20"/>
              </w:rPr>
            </w:pPr>
            <w:del w:id="4320"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rsidP="00C60B05">
            <w:pPr>
              <w:widowControl w:val="0"/>
              <w:autoSpaceDE w:val="0"/>
              <w:autoSpaceDN w:val="0"/>
              <w:adjustRightInd w:val="0"/>
              <w:spacing w:before="60" w:after="60" w:line="276" w:lineRule="auto"/>
              <w:ind w:left="480" w:hanging="480"/>
              <w:rPr>
                <w:del w:id="4321" w:author="Steff Guzmán" w:date="2023-03-13T18:13:00Z"/>
                <w:rFonts w:cs="Times New Roman"/>
                <w:b/>
                <w:sz w:val="20"/>
                <w:szCs w:val="20"/>
              </w:rPr>
            </w:pPr>
            <w:del w:id="4322"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4323" w:author="Steff Guzmán" w:date="2023-03-13T18:13:00Z"/>
        </w:trPr>
        <w:tc>
          <w:tcPr>
            <w:tcW w:w="4253" w:type="dxa"/>
            <w:tcBorders>
              <w:left w:val="nil"/>
              <w:right w:val="nil"/>
            </w:tcBorders>
            <w:vAlign w:val="center"/>
          </w:tcPr>
          <w:p w14:paraId="1BED67FE" w14:textId="6F6FB396" w:rsidR="00785CED" w:rsidRPr="00BD3055" w:rsidDel="00B459BD" w:rsidRDefault="00785CED" w:rsidP="00C60B05">
            <w:pPr>
              <w:spacing w:before="60" w:after="60" w:line="276" w:lineRule="auto"/>
              <w:jc w:val="left"/>
              <w:rPr>
                <w:del w:id="4324" w:author="Steff Guzmán" w:date="2023-03-13T18:13:00Z"/>
                <w:rFonts w:cs="Times New Roman"/>
                <w:sz w:val="20"/>
                <w:szCs w:val="20"/>
              </w:rPr>
            </w:pPr>
            <w:del w:id="4325"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rsidP="00C60B05">
            <w:pPr>
              <w:widowControl w:val="0"/>
              <w:autoSpaceDE w:val="0"/>
              <w:autoSpaceDN w:val="0"/>
              <w:adjustRightInd w:val="0"/>
              <w:spacing w:before="60" w:after="60" w:line="276" w:lineRule="auto"/>
              <w:ind w:left="480" w:hanging="480"/>
              <w:rPr>
                <w:del w:id="4326" w:author="Steff Guzmán" w:date="2023-03-13T18:13:00Z"/>
                <w:rFonts w:cs="Times New Roman"/>
                <w:b/>
                <w:sz w:val="20"/>
                <w:szCs w:val="20"/>
              </w:rPr>
            </w:pPr>
            <w:del w:id="4327"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4328" w:author="Steff Guzmán" w:date="2023-03-13T18:13:00Z"/>
        </w:trPr>
        <w:tc>
          <w:tcPr>
            <w:tcW w:w="4253" w:type="dxa"/>
            <w:tcBorders>
              <w:left w:val="nil"/>
              <w:right w:val="nil"/>
            </w:tcBorders>
            <w:vAlign w:val="center"/>
          </w:tcPr>
          <w:p w14:paraId="5E8A0087" w14:textId="3FA665F4" w:rsidR="00785CED" w:rsidRPr="00BD3055" w:rsidDel="00B459BD" w:rsidRDefault="00785CED" w:rsidP="00C60B05">
            <w:pPr>
              <w:spacing w:before="60" w:after="60" w:line="276" w:lineRule="auto"/>
              <w:jc w:val="left"/>
              <w:rPr>
                <w:del w:id="4329" w:author="Steff Guzmán" w:date="2023-03-13T18:13:00Z"/>
                <w:rFonts w:cs="Times New Roman"/>
                <w:sz w:val="20"/>
                <w:szCs w:val="20"/>
              </w:rPr>
            </w:pPr>
            <w:del w:id="4330"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rsidP="00C60B05">
            <w:pPr>
              <w:widowControl w:val="0"/>
              <w:autoSpaceDE w:val="0"/>
              <w:autoSpaceDN w:val="0"/>
              <w:adjustRightInd w:val="0"/>
              <w:spacing w:before="60" w:after="60" w:line="276" w:lineRule="auto"/>
              <w:ind w:left="480" w:hanging="480"/>
              <w:rPr>
                <w:del w:id="4331" w:author="Steff Guzmán" w:date="2023-03-13T18:13:00Z"/>
                <w:rFonts w:cs="Times New Roman"/>
                <w:b/>
                <w:sz w:val="20"/>
                <w:szCs w:val="20"/>
              </w:rPr>
            </w:pPr>
            <w:del w:id="4332"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4333" w:author="Steff Guzmán" w:date="2023-03-13T18:13:00Z"/>
        </w:trPr>
        <w:tc>
          <w:tcPr>
            <w:tcW w:w="4253" w:type="dxa"/>
            <w:tcBorders>
              <w:left w:val="nil"/>
              <w:right w:val="nil"/>
            </w:tcBorders>
            <w:vAlign w:val="center"/>
          </w:tcPr>
          <w:p w14:paraId="775D2151" w14:textId="03A41C1A" w:rsidR="00785CED" w:rsidRPr="00BD3055" w:rsidDel="00B459BD" w:rsidRDefault="00785CED" w:rsidP="00C60B05">
            <w:pPr>
              <w:spacing w:before="60" w:after="60" w:line="276" w:lineRule="auto"/>
              <w:jc w:val="left"/>
              <w:rPr>
                <w:del w:id="4334" w:author="Steff Guzmán" w:date="2023-03-13T18:13:00Z"/>
                <w:rFonts w:cs="Times New Roman"/>
                <w:sz w:val="20"/>
                <w:szCs w:val="20"/>
              </w:rPr>
            </w:pPr>
            <w:del w:id="4335"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rsidP="00C60B05">
            <w:pPr>
              <w:widowControl w:val="0"/>
              <w:autoSpaceDE w:val="0"/>
              <w:autoSpaceDN w:val="0"/>
              <w:adjustRightInd w:val="0"/>
              <w:spacing w:before="60" w:after="60" w:line="276" w:lineRule="auto"/>
              <w:ind w:left="480" w:hanging="480"/>
              <w:rPr>
                <w:del w:id="4336" w:author="Steff Guzmán" w:date="2023-03-13T18:13:00Z"/>
                <w:rFonts w:cs="Times New Roman"/>
                <w:b/>
                <w:sz w:val="20"/>
                <w:szCs w:val="20"/>
              </w:rPr>
            </w:pPr>
            <w:del w:id="4337"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4338" w:author="Steff Guzmán" w:date="2023-03-13T18:13:00Z"/>
        </w:trPr>
        <w:tc>
          <w:tcPr>
            <w:tcW w:w="4253" w:type="dxa"/>
            <w:tcBorders>
              <w:left w:val="nil"/>
              <w:right w:val="nil"/>
            </w:tcBorders>
            <w:vAlign w:val="center"/>
          </w:tcPr>
          <w:p w14:paraId="20258D6F" w14:textId="3B2FF724" w:rsidR="00785CED" w:rsidRPr="00BD3055" w:rsidDel="00B459BD" w:rsidRDefault="00785CED" w:rsidP="00C60B05">
            <w:pPr>
              <w:spacing w:before="60" w:after="60" w:line="276" w:lineRule="auto"/>
              <w:jc w:val="left"/>
              <w:rPr>
                <w:del w:id="4339" w:author="Steff Guzmán" w:date="2023-03-13T18:13:00Z"/>
                <w:rFonts w:cs="Times New Roman"/>
                <w:sz w:val="20"/>
                <w:szCs w:val="20"/>
              </w:rPr>
            </w:pPr>
            <w:del w:id="4340"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rsidP="00C60B05">
            <w:pPr>
              <w:widowControl w:val="0"/>
              <w:autoSpaceDE w:val="0"/>
              <w:autoSpaceDN w:val="0"/>
              <w:adjustRightInd w:val="0"/>
              <w:spacing w:before="60" w:after="60" w:line="276" w:lineRule="auto"/>
              <w:ind w:left="480" w:hanging="480"/>
              <w:rPr>
                <w:del w:id="4341" w:author="Steff Guzmán" w:date="2023-03-13T18:13:00Z"/>
                <w:rFonts w:cs="Times New Roman"/>
                <w:b/>
                <w:sz w:val="20"/>
                <w:szCs w:val="20"/>
              </w:rPr>
            </w:pPr>
            <w:del w:id="4342"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4343" w:author="Steff Guzmán" w:date="2023-03-13T18:13:00Z"/>
        </w:trPr>
        <w:tc>
          <w:tcPr>
            <w:tcW w:w="4253" w:type="dxa"/>
            <w:tcBorders>
              <w:left w:val="nil"/>
              <w:right w:val="nil"/>
            </w:tcBorders>
            <w:vAlign w:val="center"/>
          </w:tcPr>
          <w:p w14:paraId="51A5F235" w14:textId="1EF3E8E2" w:rsidR="00785CED" w:rsidRPr="00BD3055" w:rsidDel="00B459BD" w:rsidRDefault="00785CED" w:rsidP="00C60B05">
            <w:pPr>
              <w:spacing w:before="60" w:after="60" w:line="276" w:lineRule="auto"/>
              <w:jc w:val="left"/>
              <w:rPr>
                <w:del w:id="4344" w:author="Steff Guzmán" w:date="2023-03-13T18:13:00Z"/>
                <w:rFonts w:cs="Times New Roman"/>
                <w:sz w:val="20"/>
                <w:szCs w:val="20"/>
              </w:rPr>
            </w:pPr>
            <w:del w:id="4345"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rsidP="00C60B05">
            <w:pPr>
              <w:widowControl w:val="0"/>
              <w:autoSpaceDE w:val="0"/>
              <w:autoSpaceDN w:val="0"/>
              <w:adjustRightInd w:val="0"/>
              <w:spacing w:before="60" w:after="60" w:line="276" w:lineRule="auto"/>
              <w:ind w:left="480" w:hanging="480"/>
              <w:rPr>
                <w:del w:id="4346" w:author="Steff Guzmán" w:date="2023-03-13T18:13:00Z"/>
                <w:rFonts w:cs="Times New Roman"/>
                <w:b/>
                <w:sz w:val="20"/>
                <w:szCs w:val="20"/>
              </w:rPr>
            </w:pPr>
            <w:del w:id="4347"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4348" w:author="Steff Guzmán" w:date="2023-03-13T18:13:00Z"/>
        </w:trPr>
        <w:tc>
          <w:tcPr>
            <w:tcW w:w="4253" w:type="dxa"/>
            <w:tcBorders>
              <w:left w:val="nil"/>
              <w:right w:val="nil"/>
            </w:tcBorders>
            <w:vAlign w:val="center"/>
          </w:tcPr>
          <w:p w14:paraId="7FF4646E" w14:textId="550BC31F" w:rsidR="00785CED" w:rsidRPr="00BD3055" w:rsidDel="00B459BD" w:rsidRDefault="00785CED" w:rsidP="00C60B05">
            <w:pPr>
              <w:spacing w:before="60" w:after="60" w:line="276" w:lineRule="auto"/>
              <w:jc w:val="left"/>
              <w:rPr>
                <w:del w:id="4349" w:author="Steff Guzmán" w:date="2023-03-13T18:13:00Z"/>
                <w:rFonts w:cs="Times New Roman"/>
                <w:sz w:val="20"/>
                <w:szCs w:val="20"/>
              </w:rPr>
            </w:pPr>
            <w:del w:id="4350"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rsidP="00C60B05">
            <w:pPr>
              <w:widowControl w:val="0"/>
              <w:autoSpaceDE w:val="0"/>
              <w:autoSpaceDN w:val="0"/>
              <w:adjustRightInd w:val="0"/>
              <w:spacing w:before="60" w:after="60" w:line="276" w:lineRule="auto"/>
              <w:ind w:left="480" w:hanging="480"/>
              <w:rPr>
                <w:del w:id="4351" w:author="Steff Guzmán" w:date="2023-03-13T18:13:00Z"/>
                <w:rFonts w:cs="Times New Roman"/>
                <w:noProof/>
                <w:sz w:val="20"/>
                <w:szCs w:val="20"/>
              </w:rPr>
            </w:pPr>
            <w:del w:id="4352"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4353" w:author="Steff Guzmán" w:date="2023-03-13T18:13:00Z"/>
        </w:trPr>
        <w:tc>
          <w:tcPr>
            <w:tcW w:w="4253" w:type="dxa"/>
            <w:tcBorders>
              <w:left w:val="nil"/>
              <w:right w:val="nil"/>
            </w:tcBorders>
            <w:vAlign w:val="center"/>
          </w:tcPr>
          <w:p w14:paraId="41571925" w14:textId="7846D9AE" w:rsidR="00785CED" w:rsidRPr="00BD3055" w:rsidDel="00B459BD" w:rsidRDefault="00785CED" w:rsidP="00C60B05">
            <w:pPr>
              <w:spacing w:before="60" w:after="60" w:line="276" w:lineRule="auto"/>
              <w:jc w:val="left"/>
              <w:rPr>
                <w:del w:id="4354" w:author="Steff Guzmán" w:date="2023-03-13T18:13:00Z"/>
                <w:rFonts w:cs="Times New Roman"/>
                <w:sz w:val="20"/>
                <w:szCs w:val="20"/>
              </w:rPr>
            </w:pPr>
            <w:del w:id="4355"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rsidP="00C60B05">
            <w:pPr>
              <w:widowControl w:val="0"/>
              <w:autoSpaceDE w:val="0"/>
              <w:autoSpaceDN w:val="0"/>
              <w:adjustRightInd w:val="0"/>
              <w:spacing w:before="60" w:after="60" w:line="276" w:lineRule="auto"/>
              <w:ind w:left="480" w:hanging="480"/>
              <w:rPr>
                <w:del w:id="4356" w:author="Steff Guzmán" w:date="2023-03-13T18:13:00Z"/>
                <w:rFonts w:cs="Times New Roman"/>
                <w:b/>
                <w:sz w:val="20"/>
                <w:szCs w:val="20"/>
              </w:rPr>
            </w:pPr>
            <w:del w:id="4357"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rsidP="00785CED">
      <w:pPr>
        <w:ind w:firstLine="708"/>
        <w:rPr>
          <w:del w:id="4358" w:author="Steff Guzmán" w:date="2023-03-13T18:13:00Z"/>
          <w:rFonts w:cs="Times New Roman"/>
          <w:szCs w:val="24"/>
        </w:rPr>
      </w:pPr>
    </w:p>
    <w:p w14:paraId="3BFF892C" w14:textId="61E2628F" w:rsidR="00154CFC" w:rsidRPr="00BD3055" w:rsidDel="00B459BD" w:rsidRDefault="00154CFC" w:rsidP="00154CFC">
      <w:pPr>
        <w:jc w:val="center"/>
        <w:rPr>
          <w:del w:id="4359" w:author="Steff Guzmán" w:date="2023-03-13T18:13:00Z"/>
          <w:rFonts w:cs="Times New Roman"/>
          <w:b/>
          <w:bCs/>
          <w:szCs w:val="24"/>
        </w:rPr>
      </w:pPr>
    </w:p>
    <w:p w14:paraId="1CE41AFB" w14:textId="44EBE2C3" w:rsidR="00785CED" w:rsidRPr="00BD3055" w:rsidDel="00B459BD" w:rsidRDefault="00785CED" w:rsidP="00154CFC">
      <w:pPr>
        <w:jc w:val="center"/>
        <w:rPr>
          <w:del w:id="4360" w:author="Steff Guzmán" w:date="2023-03-13T18:13:00Z"/>
          <w:rFonts w:cs="Times New Roman"/>
          <w:b/>
          <w:bCs/>
          <w:szCs w:val="24"/>
        </w:rPr>
      </w:pPr>
    </w:p>
    <w:p w14:paraId="70E25BB4" w14:textId="28673260" w:rsidR="00785CED" w:rsidRPr="00BD3055" w:rsidDel="00B459BD" w:rsidRDefault="00785CED" w:rsidP="00154CFC">
      <w:pPr>
        <w:jc w:val="center"/>
        <w:rPr>
          <w:del w:id="4361" w:author="Steff Guzmán" w:date="2023-03-13T18:13:00Z"/>
          <w:rFonts w:cs="Times New Roman"/>
          <w:b/>
          <w:bCs/>
          <w:szCs w:val="24"/>
        </w:rPr>
      </w:pPr>
    </w:p>
    <w:p w14:paraId="06E73640" w14:textId="1A04570F" w:rsidR="00785CED" w:rsidRPr="00BD3055" w:rsidDel="00B459BD" w:rsidRDefault="00785CED" w:rsidP="00154CFC">
      <w:pPr>
        <w:jc w:val="center"/>
        <w:rPr>
          <w:del w:id="4362" w:author="Steff Guzmán" w:date="2023-03-13T18:13:00Z"/>
          <w:rFonts w:cs="Times New Roman"/>
          <w:b/>
          <w:bCs/>
          <w:szCs w:val="24"/>
        </w:rPr>
      </w:pPr>
    </w:p>
    <w:p w14:paraId="2C1A7CEC" w14:textId="338C872F" w:rsidR="00785CED" w:rsidRPr="00BD3055" w:rsidDel="00B459BD" w:rsidRDefault="00785CED" w:rsidP="00154CFC">
      <w:pPr>
        <w:jc w:val="center"/>
        <w:rPr>
          <w:del w:id="4363" w:author="Steff Guzmán" w:date="2023-03-13T18:13:00Z"/>
          <w:rFonts w:cs="Times New Roman"/>
          <w:b/>
          <w:bCs/>
          <w:szCs w:val="24"/>
        </w:rPr>
      </w:pPr>
    </w:p>
    <w:p w14:paraId="53149382" w14:textId="312ADA69" w:rsidR="00785CED" w:rsidRPr="00BD3055" w:rsidDel="00B459BD" w:rsidRDefault="00785CED" w:rsidP="00154CFC">
      <w:pPr>
        <w:jc w:val="center"/>
        <w:rPr>
          <w:del w:id="4364" w:author="Steff Guzmán" w:date="2023-03-13T18:13:00Z"/>
          <w:rFonts w:cs="Times New Roman"/>
          <w:b/>
          <w:bCs/>
          <w:szCs w:val="24"/>
        </w:rPr>
      </w:pPr>
    </w:p>
    <w:p w14:paraId="5D878DE9" w14:textId="5409BACC" w:rsidR="00785CED" w:rsidRPr="00BD3055" w:rsidDel="00B459BD" w:rsidRDefault="00785CED" w:rsidP="00154CFC">
      <w:pPr>
        <w:jc w:val="center"/>
        <w:rPr>
          <w:del w:id="4365" w:author="Steff Guzmán" w:date="2023-03-13T18:13:00Z"/>
          <w:rFonts w:cs="Times New Roman"/>
          <w:b/>
          <w:bCs/>
          <w:szCs w:val="24"/>
        </w:rPr>
      </w:pPr>
    </w:p>
    <w:p w14:paraId="4C9BDBBB" w14:textId="144FF6FC" w:rsidR="00785CED" w:rsidRPr="00BD3055" w:rsidDel="00B459BD" w:rsidRDefault="00785CED" w:rsidP="00154CFC">
      <w:pPr>
        <w:jc w:val="center"/>
        <w:rPr>
          <w:del w:id="4366" w:author="Steff Guzmán" w:date="2023-03-13T18:13:00Z"/>
          <w:rFonts w:cs="Times New Roman"/>
          <w:b/>
          <w:bCs/>
          <w:szCs w:val="24"/>
        </w:rPr>
      </w:pPr>
    </w:p>
    <w:p w14:paraId="250C0089" w14:textId="5AC2D0FA" w:rsidR="00785CED" w:rsidRPr="00BD3055" w:rsidDel="00B459BD" w:rsidRDefault="00785CED" w:rsidP="00154CFC">
      <w:pPr>
        <w:jc w:val="center"/>
        <w:rPr>
          <w:del w:id="4367" w:author="Steff Guzmán" w:date="2023-03-13T18:13:00Z"/>
          <w:rFonts w:cs="Times New Roman"/>
          <w:b/>
          <w:bCs/>
          <w:szCs w:val="24"/>
        </w:rPr>
      </w:pPr>
    </w:p>
    <w:p w14:paraId="5B89C130" w14:textId="7ED7DFD5" w:rsidR="00785CED" w:rsidRPr="00BD3055" w:rsidDel="00B459BD" w:rsidRDefault="00785CED" w:rsidP="00154CFC">
      <w:pPr>
        <w:jc w:val="center"/>
        <w:rPr>
          <w:del w:id="4368" w:author="Steff Guzmán" w:date="2023-03-13T18:13:00Z"/>
          <w:rFonts w:cs="Times New Roman"/>
          <w:b/>
          <w:bCs/>
          <w:szCs w:val="24"/>
        </w:rPr>
      </w:pPr>
    </w:p>
    <w:p w14:paraId="0152C7AB" w14:textId="3AB2E67D" w:rsidR="00785CED" w:rsidRPr="00BD3055" w:rsidDel="00B459BD" w:rsidRDefault="00785CED" w:rsidP="00154CFC">
      <w:pPr>
        <w:jc w:val="center"/>
        <w:rPr>
          <w:del w:id="4369" w:author="Steff Guzmán" w:date="2023-03-13T18:13:00Z"/>
          <w:rFonts w:cs="Times New Roman"/>
          <w:b/>
          <w:bCs/>
          <w:szCs w:val="24"/>
        </w:rPr>
      </w:pPr>
    </w:p>
    <w:p w14:paraId="4A05D157" w14:textId="7C4129D7" w:rsidR="00785CED" w:rsidRPr="00BD3055" w:rsidDel="00B459BD" w:rsidRDefault="00785CED" w:rsidP="00154CFC">
      <w:pPr>
        <w:jc w:val="center"/>
        <w:rPr>
          <w:del w:id="4370" w:author="Steff Guzmán" w:date="2023-03-13T18:13:00Z"/>
          <w:rFonts w:cs="Times New Roman"/>
          <w:b/>
          <w:bCs/>
          <w:szCs w:val="24"/>
        </w:rPr>
      </w:pPr>
    </w:p>
    <w:p w14:paraId="229CE808" w14:textId="6AEF148A" w:rsidR="00785CED" w:rsidRPr="00BD3055" w:rsidDel="00B459BD" w:rsidRDefault="00785CED" w:rsidP="00154CFC">
      <w:pPr>
        <w:jc w:val="center"/>
        <w:rPr>
          <w:del w:id="4371" w:author="Steff Guzmán" w:date="2023-03-13T18:13:00Z"/>
          <w:rFonts w:cs="Times New Roman"/>
          <w:b/>
          <w:bCs/>
          <w:szCs w:val="24"/>
        </w:rPr>
      </w:pPr>
    </w:p>
    <w:p w14:paraId="1C1F5344" w14:textId="70F3E0A6" w:rsidR="00785CED" w:rsidRPr="00BD3055" w:rsidDel="00B459BD" w:rsidRDefault="00785CED" w:rsidP="00154CFC">
      <w:pPr>
        <w:jc w:val="center"/>
        <w:rPr>
          <w:del w:id="4372" w:author="Steff Guzmán" w:date="2023-03-13T18:13:00Z"/>
          <w:rFonts w:cs="Times New Roman"/>
          <w:b/>
          <w:bCs/>
          <w:szCs w:val="24"/>
        </w:rPr>
      </w:pPr>
    </w:p>
    <w:p w14:paraId="7DE749AB" w14:textId="56FE3D82" w:rsidR="00785CED" w:rsidRPr="00BD3055" w:rsidDel="00B459BD" w:rsidRDefault="00785CED" w:rsidP="00154CFC">
      <w:pPr>
        <w:jc w:val="center"/>
        <w:rPr>
          <w:del w:id="4373" w:author="Steff Guzmán" w:date="2023-03-13T18:13:00Z"/>
          <w:rFonts w:cs="Times New Roman"/>
          <w:b/>
          <w:bCs/>
          <w:szCs w:val="24"/>
        </w:rPr>
      </w:pPr>
    </w:p>
    <w:p w14:paraId="0E2BD2FC" w14:textId="798356F4" w:rsidR="00785CED" w:rsidRPr="00BD3055" w:rsidDel="00323D57" w:rsidRDefault="00785CED" w:rsidP="00154CFC">
      <w:pPr>
        <w:jc w:val="center"/>
        <w:rPr>
          <w:del w:id="4374" w:author="Steff Guzmán" w:date="2023-03-13T19:12:00Z"/>
          <w:rFonts w:cs="Times New Roman"/>
          <w:b/>
          <w:bCs/>
          <w:szCs w:val="24"/>
        </w:rPr>
        <w:sectPr w:rsidR="00785CED" w:rsidRPr="00BD3055" w:rsidDel="00323D57" w:rsidSect="00DB0B24">
          <w:pgSz w:w="12240" w:h="15840" w:orient="portrait"/>
          <w:pgMar w:top="1418" w:right="1701" w:bottom="1418" w:left="1701" w:header="709" w:footer="709" w:gutter="0"/>
          <w:cols w:space="708"/>
          <w:docGrid w:linePitch="360"/>
          <w:sectPrChange w:id="4375" w:author="Steff Guzmán" w:date="2023-03-13T19:06:00Z">
            <w:sectPr w:rsidR="00785CED" w:rsidRPr="00BD3055" w:rsidDel="00323D57" w:rsidSect="00DB0B24">
              <w:pgSz w:w="15840" w:h="12240" w:orient="landscape"/>
              <w:pgMar w:top="1701" w:right="1418" w:bottom="1701" w:left="1418" w:header="709" w:footer="709" w:gutter="0"/>
            </w:sectPr>
          </w:sectPrChange>
        </w:sectPr>
      </w:pPr>
    </w:p>
    <w:p w14:paraId="53F59EBC" w14:textId="607B8298" w:rsidR="00785CED" w:rsidRPr="00BD3055" w:rsidDel="00323D57" w:rsidRDefault="00785CED" w:rsidP="00785CED">
      <w:pPr>
        <w:jc w:val="center"/>
        <w:rPr>
          <w:del w:id="4376" w:author="Steff Guzmán" w:date="2023-03-13T19:12:00Z"/>
          <w:rFonts w:cs="Times New Roman"/>
          <w:b/>
        </w:rPr>
      </w:pPr>
      <w:del w:id="4377"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rsidP="00785CED">
      <w:pPr>
        <w:jc w:val="center"/>
        <w:rPr>
          <w:del w:id="4378" w:author="Steff Guzmán" w:date="2023-03-13T19:12:00Z"/>
          <w:rFonts w:cs="Times New Roman"/>
        </w:rPr>
      </w:pPr>
      <w:del w:id="4379"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rsidP="00785CED">
      <w:pPr>
        <w:rPr>
          <w:del w:id="4380" w:author="Steff Guzmán" w:date="2023-03-13T19:12:00Z"/>
          <w:rFonts w:cs="Times New Roman"/>
        </w:rPr>
      </w:pPr>
    </w:p>
    <w:p w14:paraId="6C7E3DD5" w14:textId="232E840E" w:rsidR="00785CED" w:rsidRPr="00BD3055" w:rsidDel="00323D57" w:rsidRDefault="00785CED" w:rsidP="00785CED">
      <w:pPr>
        <w:ind w:firstLine="360"/>
        <w:rPr>
          <w:del w:id="4381" w:author="Steff Guzmán" w:date="2023-03-13T19:12:00Z"/>
          <w:rFonts w:cs="Times New Roman"/>
          <w:szCs w:val="24"/>
        </w:rPr>
      </w:pPr>
      <w:del w:id="4382"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4383" w:author="Steff Guzmán" w:date="2023-03-13T19:12:00Z"/>
          <w:rFonts w:cs="Times New Roman"/>
          <w:b/>
          <w:szCs w:val="24"/>
        </w:rPr>
        <w:pPrChange w:id="4384" w:author="Steff Guzmán" w:date="2023-03-13T19:12:00Z">
          <w:pPr>
            <w:jc w:val="center"/>
          </w:pPr>
        </w:pPrChange>
      </w:pPr>
    </w:p>
    <w:p w14:paraId="06307B56" w14:textId="0A81537C" w:rsidR="00785CED" w:rsidRPr="00BD3055" w:rsidDel="00323D57" w:rsidRDefault="00785CED" w:rsidP="00785CED">
      <w:pPr>
        <w:pStyle w:val="Prrafodelista"/>
        <w:numPr>
          <w:ilvl w:val="0"/>
          <w:numId w:val="7"/>
        </w:numPr>
        <w:ind w:left="360"/>
        <w:rPr>
          <w:del w:id="4385" w:author="Steff Guzmán" w:date="2023-03-13T19:12:00Z"/>
          <w:rFonts w:cs="Times New Roman"/>
          <w:szCs w:val="24"/>
        </w:rPr>
      </w:pPr>
      <w:del w:id="4386"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4387" w:author="Steff Guzmán" w:date="2023-03-13T19:14:00Z"/>
          <w:rFonts w:cs="Times New Roman"/>
          <w:b/>
          <w:bCs/>
          <w:szCs w:val="24"/>
        </w:rPr>
        <w:pPrChange w:id="4388" w:author="Steff Guzmán" w:date="2023-03-13T19:14:00Z">
          <w:pPr>
            <w:jc w:val="center"/>
          </w:pPr>
        </w:pPrChange>
      </w:pPr>
      <w:del w:id="4389"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4390" w:author="Steff Guzmán" w:date="2023-03-13T19:12:00Z"/>
          <w:rFonts w:cs="Times New Roman"/>
          <w:b/>
          <w:szCs w:val="24"/>
        </w:rPr>
      </w:pPr>
      <w:del w:id="4391"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4392" w:author="Steff Guzmán" w:date="2023-03-13T19:12:00Z"/>
          <w:rFonts w:cs="Times New Roman"/>
          <w:b/>
          <w:szCs w:val="24"/>
        </w:rPr>
        <w:pPrChange w:id="4393" w:author="Steff Guzmán" w:date="2023-03-13T19:14:00Z">
          <w:pPr>
            <w:jc w:val="center"/>
          </w:pPr>
        </w:pPrChange>
      </w:pPr>
      <w:del w:id="4394"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4395" w:author="Steff Guzmán" w:date="2023-03-13T19:12:00Z"/>
          <w:rFonts w:cs="Times New Roman"/>
          <w:szCs w:val="24"/>
        </w:rPr>
      </w:pPr>
      <w:del w:id="4396"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4397" w:author="Steff Guzmán" w:date="2023-03-13T19:12:00Z"/>
          <w:rFonts w:cs="Times New Roman"/>
          <w:szCs w:val="24"/>
        </w:rPr>
      </w:pPr>
      <w:del w:id="4398"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4399" w:author="Steff Guzmán" w:date="2023-03-13T19:12:00Z"/>
          <w:rFonts w:cs="Times New Roman"/>
          <w:b/>
          <w:szCs w:val="24"/>
        </w:rPr>
        <w:pPrChange w:id="4400" w:author="Steff Guzmán" w:date="2023-03-13T19:14:00Z">
          <w:pPr>
            <w:jc w:val="center"/>
          </w:pPr>
        </w:pPrChange>
      </w:pPr>
      <w:del w:id="4401"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4402" w:author="Steff Guzmán" w:date="2023-03-13T19:12:00Z"/>
          <w:rFonts w:cs="Times New Roman"/>
          <w:szCs w:val="24"/>
        </w:rPr>
      </w:pPr>
      <w:del w:id="4403"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4404" w:author="Steff Guzmán" w:date="2023-03-13T19:12:00Z"/>
          <w:rFonts w:cs="Times New Roman"/>
          <w:b/>
          <w:szCs w:val="24"/>
        </w:rPr>
      </w:pPr>
    </w:p>
    <w:p w14:paraId="7FEC85EA" w14:textId="23F51A33" w:rsidR="00785CED" w:rsidRPr="00BD3055" w:rsidDel="00323D57" w:rsidRDefault="00785CED">
      <w:pPr>
        <w:rPr>
          <w:del w:id="4405" w:author="Steff Guzmán" w:date="2023-03-13T19:12:00Z"/>
          <w:rFonts w:cs="Times New Roman"/>
          <w:b/>
          <w:szCs w:val="24"/>
        </w:rPr>
      </w:pPr>
    </w:p>
    <w:p w14:paraId="2FDA6941" w14:textId="0CFACB21" w:rsidR="00785CED" w:rsidRPr="00BD3055" w:rsidDel="00323D57" w:rsidRDefault="00785CED">
      <w:pPr>
        <w:rPr>
          <w:del w:id="4406" w:author="Steff Guzmán" w:date="2023-03-13T19:12:00Z"/>
          <w:rFonts w:cs="Times New Roman"/>
          <w:b/>
          <w:szCs w:val="24"/>
        </w:rPr>
      </w:pPr>
    </w:p>
    <w:p w14:paraId="3AC79AFD" w14:textId="0C4F7819" w:rsidR="00785CED" w:rsidRPr="00BD3055" w:rsidDel="00323D57" w:rsidRDefault="00785CED">
      <w:pPr>
        <w:rPr>
          <w:del w:id="4407" w:author="Steff Guzmán" w:date="2023-03-13T19:12:00Z"/>
          <w:rFonts w:cs="Times New Roman"/>
          <w:b/>
          <w:szCs w:val="24"/>
        </w:rPr>
      </w:pPr>
    </w:p>
    <w:p w14:paraId="4B0650F9" w14:textId="5FBF1904" w:rsidR="003A3C4F" w:rsidRPr="00BD3055" w:rsidDel="00323D57" w:rsidRDefault="003A3C4F">
      <w:pPr>
        <w:rPr>
          <w:del w:id="4408" w:author="Steff Guzmán" w:date="2023-03-13T19:12:00Z"/>
          <w:rFonts w:cs="Times New Roman"/>
          <w:b/>
          <w:szCs w:val="24"/>
        </w:rPr>
        <w:pPrChange w:id="4409" w:author="Steff Guzmán" w:date="2023-03-13T19:14:00Z">
          <w:pPr>
            <w:jc w:val="center"/>
          </w:pPr>
        </w:pPrChange>
      </w:pPr>
    </w:p>
    <w:p w14:paraId="29FD6565" w14:textId="5C663F0C" w:rsidR="003064BF" w:rsidRPr="00BD3055" w:rsidDel="00323D57" w:rsidRDefault="00785CED">
      <w:pPr>
        <w:rPr>
          <w:del w:id="4410" w:author="Steff Guzmán" w:date="2023-03-13T19:12:00Z"/>
          <w:rFonts w:cs="Times New Roman"/>
          <w:b/>
          <w:szCs w:val="24"/>
        </w:rPr>
        <w:pPrChange w:id="4411" w:author="Steff Guzmán" w:date="2023-03-13T19:14:00Z">
          <w:pPr>
            <w:jc w:val="center"/>
          </w:pPr>
        </w:pPrChange>
      </w:pPr>
      <w:del w:id="4412"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4413" w:author="Steff Guzmán" w:date="2023-03-13T19:12:00Z"/>
          <w:rFonts w:cs="Times New Roman"/>
          <w:b/>
          <w:szCs w:val="24"/>
        </w:rPr>
        <w:pPrChange w:id="4414" w:author="Steff Guzmán" w:date="2023-03-13T19:14:00Z">
          <w:pPr>
            <w:jc w:val="center"/>
          </w:pPr>
        </w:pPrChange>
      </w:pPr>
      <w:del w:id="4415"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4416" w:author="Steff Guzmán" w:date="2023-03-13T19:12:00Z"/>
          <w:rFonts w:cs="Times New Roman"/>
          <w:szCs w:val="24"/>
        </w:rPr>
      </w:pPr>
    </w:p>
    <w:p w14:paraId="0B465876" w14:textId="30D94F6A" w:rsidR="00785CED" w:rsidRPr="00BD3055" w:rsidDel="00323D57" w:rsidRDefault="00785CED">
      <w:pPr>
        <w:rPr>
          <w:del w:id="4417" w:author="Steff Guzmán" w:date="2023-03-13T19:12:00Z"/>
          <w:rFonts w:cs="Times New Roman"/>
          <w:szCs w:val="24"/>
        </w:rPr>
        <w:pPrChange w:id="4418" w:author="Steff Guzmán" w:date="2023-03-13T19:14:00Z">
          <w:pPr>
            <w:ind w:firstLine="708"/>
          </w:pPr>
        </w:pPrChange>
      </w:pPr>
      <w:del w:id="4419"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4420" w:author="Steff Guzmán" w:date="2023-03-13T19:12:00Z"/>
          <w:rFonts w:cs="Times New Roman"/>
          <w:szCs w:val="24"/>
        </w:rPr>
        <w:pPrChange w:id="4421" w:author="Steff Guzmán" w:date="2023-03-13T19:14:00Z">
          <w:pPr>
            <w:ind w:firstLine="708"/>
          </w:pPr>
        </w:pPrChange>
      </w:pPr>
      <w:del w:id="4422"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4423" w:author="Steff Guzmán" w:date="2023-03-13T19:12:00Z"/>
          <w:rFonts w:cs="Times New Roman"/>
          <w:szCs w:val="24"/>
        </w:rPr>
        <w:pPrChange w:id="4424" w:author="Steff Guzmán" w:date="2023-03-13T19:14:00Z">
          <w:pPr>
            <w:ind w:firstLine="708"/>
          </w:pPr>
        </w:pPrChange>
      </w:pPr>
      <w:del w:id="4425"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4426" w:author="Steff Guzmán" w:date="2023-03-13T19:12:00Z"/>
          <w:rFonts w:cs="Times New Roman"/>
          <w:szCs w:val="24"/>
        </w:rPr>
        <w:pPrChange w:id="4427" w:author="Steff Guzmán" w:date="2023-03-13T19:14:00Z">
          <w:pPr>
            <w:ind w:firstLine="708"/>
            <w:jc w:val="center"/>
          </w:pPr>
        </w:pPrChange>
      </w:pPr>
      <w:del w:id="4428"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4429" w:author="Steff Guzmán" w:date="2023-03-13T19:12:00Z"/>
          <w:rFonts w:cs="Times New Roman"/>
          <w:szCs w:val="24"/>
        </w:rPr>
        <w:pPrChange w:id="4430" w:author="Steff Guzmán" w:date="2023-03-13T19:14:00Z">
          <w:pPr>
            <w:ind w:firstLine="708"/>
          </w:pPr>
        </w:pPrChange>
      </w:pPr>
      <w:del w:id="4431"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4432" w:author="Steff Guzmán" w:date="2023-03-13T19:12:00Z"/>
          <w:rFonts w:cs="Times New Roman"/>
          <w:szCs w:val="24"/>
        </w:rPr>
        <w:pPrChange w:id="4433" w:author="Steff Guzmán" w:date="2023-03-13T19:14:00Z">
          <w:pPr>
            <w:ind w:firstLine="708"/>
            <w:jc w:val="center"/>
          </w:pPr>
        </w:pPrChange>
      </w:pPr>
      <w:del w:id="4434"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4435" w:author="Steff Guzmán" w:date="2023-03-13T19:12:00Z"/>
          <w:rFonts w:cs="Times New Roman"/>
          <w:b/>
          <w:szCs w:val="24"/>
        </w:rPr>
        <w:pPrChange w:id="4436" w:author="Steff Guzmán" w:date="2023-03-13T19:14:00Z">
          <w:pPr>
            <w:jc w:val="center"/>
          </w:pPr>
        </w:pPrChange>
      </w:pPr>
      <w:del w:id="4437"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4438" w:author="Steff Guzmán" w:date="2023-03-13T19:12:00Z"/>
          <w:rFonts w:cs="Times New Roman"/>
          <w:b/>
          <w:szCs w:val="24"/>
        </w:rPr>
        <w:pPrChange w:id="4439" w:author="Steff Guzmán" w:date="2023-03-13T19:14:00Z">
          <w:pPr>
            <w:jc w:val="center"/>
          </w:pPr>
        </w:pPrChange>
      </w:pPr>
      <w:del w:id="4440"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4441" w:author="Steff Guzmán" w:date="2023-03-13T19:14:00Z"/>
          <w:rFonts w:cs="Times New Roman"/>
          <w:b/>
          <w:szCs w:val="24"/>
        </w:rPr>
      </w:pPr>
      <w:del w:id="4442"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4443" w:author="Steff Guzmán" w:date="2023-03-13T19:12:00Z"/>
          <w:rFonts w:cs="Times New Roman"/>
          <w:szCs w:val="24"/>
        </w:rPr>
        <w:pPrChange w:id="4444" w:author="Steff Guzmán" w:date="2023-03-13T19:14:00Z">
          <w:pPr>
            <w:jc w:val="center"/>
          </w:pPr>
        </w:pPrChange>
      </w:pPr>
      <w:del w:id="4445"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4446" w:author="Steff Guzmán" w:date="2023-03-13T19:12:00Z"/>
          <w:rFonts w:cs="Times New Roman"/>
          <w:szCs w:val="24"/>
        </w:rPr>
        <w:pPrChange w:id="4447" w:author="Steff Guzmán" w:date="2023-03-13T19:14:00Z">
          <w:pPr>
            <w:jc w:val="center"/>
          </w:pPr>
        </w:pPrChange>
      </w:pPr>
      <w:del w:id="4448"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4449" w:author="Steff Guzmán" w:date="2023-03-13T19:12:00Z"/>
          <w:rFonts w:cs="Times New Roman"/>
          <w:szCs w:val="24"/>
        </w:rPr>
        <w:pPrChange w:id="4450" w:author="Steff Guzmán" w:date="2023-03-13T19:14:00Z">
          <w:pPr>
            <w:jc w:val="center"/>
          </w:pPr>
        </w:pPrChange>
      </w:pPr>
      <w:del w:id="4451"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4452" w:author="Steff Guzmán" w:date="2023-03-13T19:12:00Z"/>
          <w:rFonts w:cs="Times New Roman"/>
          <w:szCs w:val="24"/>
        </w:rPr>
        <w:pPrChange w:id="4453" w:author="Steff Guzmán" w:date="2023-03-13T19:14:00Z">
          <w:pPr>
            <w:jc w:val="center"/>
          </w:pPr>
        </w:pPrChange>
      </w:pPr>
      <w:del w:id="4454"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4455" w:author="Steff Guzmán" w:date="2023-03-13T19:12:00Z"/>
          <w:rFonts w:cs="Times New Roman"/>
          <w:szCs w:val="24"/>
        </w:rPr>
        <w:pPrChange w:id="4456" w:author="Steff Guzmán" w:date="2023-03-13T19:14:00Z">
          <w:pPr>
            <w:jc w:val="center"/>
          </w:pPr>
        </w:pPrChange>
      </w:pPr>
      <w:del w:id="4457"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4458" w:author="Steff Guzmán" w:date="2023-03-13T19:12:00Z"/>
          <w:rFonts w:cs="Times New Roman"/>
          <w:szCs w:val="24"/>
        </w:rPr>
        <w:pPrChange w:id="4459" w:author="Steff Guzmán" w:date="2023-03-13T19:14:00Z">
          <w:pPr>
            <w:jc w:val="center"/>
          </w:pPr>
        </w:pPrChange>
      </w:pPr>
      <w:del w:id="4460"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4461" w:author="Steff Guzmán" w:date="2023-03-13T19:12:00Z"/>
          <w:rFonts w:cs="Times New Roman"/>
          <w:szCs w:val="24"/>
        </w:rPr>
        <w:pPrChange w:id="4462" w:author="Steff Guzmán" w:date="2023-03-13T19:14:00Z">
          <w:pPr>
            <w:jc w:val="center"/>
          </w:pPr>
        </w:pPrChange>
      </w:pPr>
      <w:del w:id="4463"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4464" w:author="Steff Guzmán" w:date="2023-03-13T19:12:00Z"/>
          <w:rFonts w:cs="Times New Roman"/>
          <w:szCs w:val="24"/>
        </w:rPr>
        <w:pPrChange w:id="4465" w:author="Steff Guzmán" w:date="2023-03-13T19:14:00Z">
          <w:pPr>
            <w:jc w:val="center"/>
          </w:pPr>
        </w:pPrChange>
      </w:pPr>
      <w:del w:id="4466"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4467" w:author="Steff Guzmán" w:date="2023-03-13T19:12:00Z"/>
          <w:rFonts w:cs="Times New Roman"/>
          <w:szCs w:val="24"/>
        </w:rPr>
        <w:pPrChange w:id="4468" w:author="Steff Guzmán" w:date="2023-03-13T19:14:00Z">
          <w:pPr>
            <w:jc w:val="center"/>
          </w:pPr>
        </w:pPrChange>
      </w:pPr>
      <w:del w:id="4469"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4470" w:author="Steff Guzmán" w:date="2023-03-13T19:12:00Z"/>
          <w:rFonts w:cs="Times New Roman"/>
          <w:szCs w:val="24"/>
        </w:rPr>
        <w:pPrChange w:id="4471" w:author="Steff Guzmán" w:date="2023-03-13T19:14:00Z">
          <w:pPr>
            <w:jc w:val="center"/>
          </w:pPr>
        </w:pPrChange>
      </w:pPr>
      <w:del w:id="4472"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4473" w:author="Steff Guzmán" w:date="2023-03-13T19:12:00Z"/>
          <w:rFonts w:cs="Times New Roman"/>
          <w:szCs w:val="24"/>
        </w:rPr>
        <w:pPrChange w:id="4474" w:author="Steff Guzmán" w:date="2023-03-13T19:14:00Z">
          <w:pPr>
            <w:jc w:val="center"/>
          </w:pPr>
        </w:pPrChange>
      </w:pPr>
      <w:del w:id="4475"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4476" w:author="Steff Guzmán" w:date="2023-03-13T19:12:00Z"/>
          <w:rFonts w:cs="Times New Roman"/>
          <w:szCs w:val="24"/>
        </w:rPr>
        <w:pPrChange w:id="4477" w:author="Steff Guzmán" w:date="2023-03-13T19:14:00Z">
          <w:pPr>
            <w:jc w:val="center"/>
          </w:pPr>
        </w:pPrChange>
      </w:pPr>
      <w:del w:id="4478"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4479" w:author="Steff Guzmán" w:date="2023-03-13T19:12:00Z"/>
          <w:rFonts w:cs="Times New Roman"/>
          <w:szCs w:val="24"/>
        </w:rPr>
        <w:pPrChange w:id="4480" w:author="Steff Guzmán" w:date="2023-03-13T19:14:00Z">
          <w:pPr>
            <w:jc w:val="center"/>
          </w:pPr>
        </w:pPrChange>
      </w:pPr>
      <w:del w:id="4481"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4482" w:author="Steff Guzmán" w:date="2023-03-13T19:12:00Z"/>
          <w:rFonts w:cs="Times New Roman"/>
          <w:szCs w:val="24"/>
        </w:rPr>
        <w:pPrChange w:id="4483" w:author="Steff Guzmán" w:date="2023-03-13T19:14:00Z">
          <w:pPr>
            <w:jc w:val="center"/>
          </w:pPr>
        </w:pPrChange>
      </w:pPr>
      <w:del w:id="4484"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4485" w:author="Steff Guzmán" w:date="2023-03-13T19:12:00Z"/>
          <w:rFonts w:cs="Times New Roman"/>
          <w:szCs w:val="24"/>
        </w:rPr>
        <w:pPrChange w:id="4486" w:author="Steff Guzmán" w:date="2023-03-13T19:14:00Z">
          <w:pPr>
            <w:jc w:val="center"/>
          </w:pPr>
        </w:pPrChange>
      </w:pPr>
      <w:del w:id="4487"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4488" w:author="Steff Guzmán" w:date="2023-03-13T19:12:00Z"/>
          <w:rFonts w:cs="Times New Roman"/>
          <w:szCs w:val="24"/>
        </w:rPr>
        <w:pPrChange w:id="4489" w:author="Steff Guzmán" w:date="2023-03-13T19:14:00Z">
          <w:pPr>
            <w:jc w:val="center"/>
          </w:pPr>
        </w:pPrChange>
      </w:pPr>
      <w:del w:id="4490"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4491" w:author="Steff Guzmán" w:date="2023-03-13T19:12:00Z"/>
          <w:rFonts w:cs="Times New Roman"/>
          <w:szCs w:val="24"/>
        </w:rPr>
        <w:pPrChange w:id="4492" w:author="Steff Guzmán" w:date="2023-03-13T19:14:00Z">
          <w:pPr>
            <w:jc w:val="center"/>
          </w:pPr>
        </w:pPrChange>
      </w:pPr>
      <w:del w:id="4493"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4494" w:author="Steff Guzmán" w:date="2023-03-13T19:12:00Z"/>
          <w:rFonts w:cs="Times New Roman"/>
          <w:szCs w:val="24"/>
        </w:rPr>
        <w:pPrChange w:id="4495" w:author="Steff Guzmán" w:date="2023-03-13T19:14:00Z">
          <w:pPr>
            <w:jc w:val="center"/>
          </w:pPr>
        </w:pPrChange>
      </w:pPr>
      <w:del w:id="4496"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4497" w:author="Steff Guzmán" w:date="2023-03-13T19:12:00Z"/>
          <w:rFonts w:cs="Times New Roman"/>
          <w:szCs w:val="24"/>
        </w:rPr>
        <w:pPrChange w:id="4498" w:author="Steff Guzmán" w:date="2023-03-13T19:14:00Z">
          <w:pPr>
            <w:jc w:val="center"/>
          </w:pPr>
        </w:pPrChange>
      </w:pPr>
      <w:del w:id="4499"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4500" w:author="Steff Guzmán" w:date="2023-03-13T19:12:00Z"/>
          <w:rFonts w:cs="Times New Roman"/>
          <w:szCs w:val="24"/>
        </w:rPr>
        <w:pPrChange w:id="4501" w:author="Steff Guzmán" w:date="2023-03-13T19:14:00Z">
          <w:pPr>
            <w:jc w:val="center"/>
          </w:pPr>
        </w:pPrChange>
      </w:pPr>
      <w:del w:id="4502"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4503" w:author="Steff Guzmán" w:date="2023-03-13T19:12:00Z"/>
          <w:rFonts w:cs="Times New Roman"/>
          <w:szCs w:val="24"/>
        </w:rPr>
        <w:pPrChange w:id="4504" w:author="Steff Guzmán" w:date="2023-03-13T19:14:00Z">
          <w:pPr>
            <w:jc w:val="center"/>
          </w:pPr>
        </w:pPrChange>
      </w:pPr>
      <w:del w:id="4505"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4506" w:author="Steff Guzmán" w:date="2023-03-13T19:12:00Z"/>
          <w:rFonts w:cs="Times New Roman"/>
          <w:szCs w:val="24"/>
        </w:rPr>
        <w:pPrChange w:id="4507" w:author="Steff Guzmán" w:date="2023-03-13T19:14:00Z">
          <w:pPr>
            <w:jc w:val="center"/>
          </w:pPr>
        </w:pPrChange>
      </w:pPr>
      <w:del w:id="4508"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4509" w:author="Steff Guzmán" w:date="2023-03-13T19:12:00Z"/>
          <w:rFonts w:cs="Times New Roman"/>
          <w:szCs w:val="24"/>
        </w:rPr>
        <w:pPrChange w:id="4510" w:author="Steff Guzmán" w:date="2023-03-13T19:14:00Z">
          <w:pPr>
            <w:ind w:firstLine="708"/>
            <w:jc w:val="center"/>
          </w:pPr>
        </w:pPrChange>
      </w:pPr>
      <w:del w:id="4511"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4512" w:author="Steff Guzmán" w:date="2023-03-13T19:12:00Z"/>
          <w:rFonts w:cs="Times New Roman"/>
          <w:szCs w:val="24"/>
        </w:rPr>
        <w:pPrChange w:id="4513" w:author="Steff Guzmán" w:date="2023-03-13T19:14:00Z">
          <w:pPr>
            <w:ind w:firstLine="708"/>
            <w:jc w:val="center"/>
          </w:pPr>
        </w:pPrChange>
      </w:pPr>
      <w:del w:id="4514"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4515" w:author="Steff Guzmán" w:date="2023-03-13T19:14:00Z"/>
          <w:rFonts w:cs="Times New Roman"/>
          <w:szCs w:val="24"/>
        </w:rPr>
        <w:sectPr w:rsidR="00785CED" w:rsidRPr="00BD3055" w:rsidDel="00323D57" w:rsidSect="00DB0B24">
          <w:type w:val="continuous"/>
          <w:pgSz w:w="12240" w:h="15840"/>
          <w:pgMar w:top="1418" w:right="1701" w:bottom="1418" w:left="1701" w:header="709" w:footer="709" w:gutter="0"/>
          <w:cols w:space="708"/>
          <w:docGrid w:linePitch="360"/>
          <w:sectPrChange w:id="4516" w:author="Steff Guzmán" w:date="2023-03-13T19:06:00Z">
            <w:sectPr w:rsidR="00785CED" w:rsidRPr="00BD3055" w:rsidDel="00323D57" w:rsidSect="00DB0B24">
              <w:pgMar w:top="1418" w:right="1418" w:bottom="1418" w:left="1418" w:header="709" w:footer="709" w:gutter="0"/>
            </w:sectPr>
          </w:sectPrChange>
        </w:sectPr>
        <w:pPrChange w:id="4517" w:author="Steff Guzmán" w:date="2023-03-13T19:14:00Z">
          <w:pPr>
            <w:ind w:firstLine="708"/>
            <w:jc w:val="center"/>
          </w:pPr>
        </w:pPrChange>
      </w:pPr>
    </w:p>
    <w:p w14:paraId="5048CFC3" w14:textId="1CA6FDF7" w:rsidR="003A3C4F" w:rsidRPr="00BD3055" w:rsidDel="00323D57" w:rsidRDefault="00785CED">
      <w:pPr>
        <w:rPr>
          <w:del w:id="4518" w:author="Steff Guzmán" w:date="2023-03-13T19:12:00Z"/>
          <w:rFonts w:cs="Times New Roman"/>
          <w:b/>
          <w:szCs w:val="24"/>
        </w:rPr>
        <w:pPrChange w:id="4519" w:author="Steff Guzmán" w:date="2023-03-13T19:14:00Z">
          <w:pPr>
            <w:jc w:val="center"/>
          </w:pPr>
        </w:pPrChange>
      </w:pPr>
      <w:del w:id="4520"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4521" w:author="Steff Guzmán" w:date="2023-03-13T19:12:00Z"/>
          <w:rFonts w:cs="Times New Roman"/>
          <w:b/>
          <w:szCs w:val="24"/>
        </w:rPr>
        <w:pPrChange w:id="4522" w:author="Steff Guzmán" w:date="2023-03-13T19:14:00Z">
          <w:pPr>
            <w:jc w:val="center"/>
          </w:pPr>
        </w:pPrChange>
      </w:pPr>
      <w:del w:id="4523"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4524" w:author="Steff Guzmán" w:date="2023-03-13T19:12:00Z"/>
          <w:rFonts w:cs="Times New Roman"/>
          <w:szCs w:val="24"/>
        </w:rPr>
        <w:pPrChange w:id="4525" w:author="Steff Guzmán" w:date="2023-03-13T19:14:00Z">
          <w:pPr>
            <w:ind w:firstLine="708"/>
            <w:jc w:val="center"/>
          </w:pPr>
        </w:pPrChange>
      </w:pPr>
    </w:p>
    <w:p w14:paraId="2F0AB1F3" w14:textId="754713B9" w:rsidR="00785CED" w:rsidRPr="00BD3055" w:rsidDel="00323D57" w:rsidRDefault="00785CED">
      <w:pPr>
        <w:rPr>
          <w:del w:id="4526" w:author="Steff Guzmán" w:date="2023-03-13T19:12:00Z"/>
          <w:rFonts w:cs="Times New Roman"/>
          <w:szCs w:val="24"/>
        </w:rPr>
        <w:pPrChange w:id="4527" w:author="Steff Guzmán" w:date="2023-03-13T19:14:00Z">
          <w:pPr>
            <w:ind w:firstLine="708"/>
          </w:pPr>
        </w:pPrChange>
      </w:pPr>
      <w:del w:id="4528"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4529" w:author="Steff Guzmán" w:date="2023-03-13T19:14:00Z"/>
          <w:rFonts w:cs="Times New Roman"/>
          <w:szCs w:val="24"/>
        </w:rPr>
        <w:pPrChange w:id="4530" w:author="Steff Guzmán" w:date="2023-03-13T19:14:00Z">
          <w:pPr>
            <w:jc w:val="right"/>
          </w:pPr>
        </w:pPrChange>
      </w:pPr>
      <w:del w:id="4531"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4532"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4533"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4534"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4535"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4536"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4537"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4538" w:author="Steff Guzmán" w:date="2023-03-13T19:14:00Z"/>
          <w:rFonts w:cs="Times New Roman"/>
          <w:szCs w:val="24"/>
        </w:rPr>
        <w:pPrChange w:id="4539" w:author="Steff Guzmán" w:date="2023-03-13T19:14:00Z">
          <w:pPr>
            <w:ind w:firstLine="708"/>
            <w:jc w:val="right"/>
          </w:pPr>
        </w:pPrChange>
      </w:pPr>
    </w:p>
    <w:p w14:paraId="536EF61F" w14:textId="46963B80" w:rsidR="00785CED" w:rsidRPr="00BD3055" w:rsidDel="00323D57" w:rsidRDefault="00785CED">
      <w:pPr>
        <w:rPr>
          <w:del w:id="4540" w:author="Steff Guzmán" w:date="2023-03-13T19:14:00Z"/>
          <w:rFonts w:cs="Times New Roman"/>
          <w:szCs w:val="24"/>
        </w:rPr>
        <w:pPrChange w:id="4541" w:author="Steff Guzmán" w:date="2023-03-13T19:14:00Z">
          <w:pPr>
            <w:ind w:firstLine="708"/>
          </w:pPr>
        </w:pPrChange>
      </w:pPr>
    </w:p>
    <w:p w14:paraId="54A6AA33" w14:textId="28039B97" w:rsidR="00785CED" w:rsidRPr="00BD3055" w:rsidDel="00323D57" w:rsidRDefault="00785CED">
      <w:pPr>
        <w:rPr>
          <w:del w:id="4542" w:author="Steff Guzmán" w:date="2023-03-13T19:13:00Z"/>
          <w:rFonts w:cs="Times New Roman"/>
          <w:b/>
          <w:szCs w:val="24"/>
        </w:rPr>
        <w:pPrChange w:id="4543" w:author="Steff Guzmán" w:date="2023-03-13T19:14:00Z">
          <w:pPr>
            <w:jc w:val="center"/>
          </w:pPr>
        </w:pPrChange>
      </w:pPr>
      <w:del w:id="4544"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4545" w:author="Steff Guzmán" w:date="2023-03-13T19:13:00Z"/>
          <w:rFonts w:cs="Times New Roman"/>
          <w:b/>
          <w:szCs w:val="24"/>
        </w:rPr>
        <w:pPrChange w:id="4546" w:author="Steff Guzmán" w:date="2023-03-13T19:14:00Z">
          <w:pPr>
            <w:jc w:val="center"/>
          </w:pPr>
        </w:pPrChange>
      </w:pPr>
      <w:del w:id="4547"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4548" w:author="Steff Guzmán" w:date="2023-03-13T19:13:00Z"/>
          <w:rFonts w:cs="Times New Roman"/>
          <w:szCs w:val="24"/>
        </w:rPr>
        <w:pPrChange w:id="4549" w:author="Steff Guzmán" w:date="2023-03-13T19:14:00Z">
          <w:pPr>
            <w:ind w:firstLine="708"/>
            <w:jc w:val="center"/>
          </w:pPr>
        </w:pPrChange>
      </w:pPr>
    </w:p>
    <w:p w14:paraId="441F1620" w14:textId="74ACF181" w:rsidR="00785CED" w:rsidRPr="00BD3055" w:rsidDel="00323D57" w:rsidRDefault="00785CED">
      <w:pPr>
        <w:rPr>
          <w:del w:id="4550" w:author="Steff Guzmán" w:date="2023-03-13T19:13:00Z"/>
          <w:rFonts w:cs="Times New Roman"/>
          <w:szCs w:val="24"/>
        </w:rPr>
        <w:pPrChange w:id="4551" w:author="Steff Guzmán" w:date="2023-03-13T19:14:00Z">
          <w:pPr>
            <w:ind w:firstLine="708"/>
          </w:pPr>
        </w:pPrChange>
      </w:pPr>
      <w:del w:id="4552"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4553" w:author="Steff Guzmán" w:date="2023-03-13T19:14:00Z"/>
          <w:rFonts w:cs="Times New Roman"/>
          <w:szCs w:val="24"/>
        </w:rPr>
        <w:pPrChange w:id="4554" w:author="Steff Guzmán" w:date="2023-03-13T19:14:00Z">
          <w:pPr>
            <w:ind w:firstLine="708"/>
          </w:pPr>
        </w:pPrChange>
      </w:pPr>
      <w:del w:id="4555"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4556" w:author="Steff Guzmán" w:date="2023-03-13T19:14:00Z"/>
          <w:rFonts w:cs="Times New Roman"/>
          <w:b/>
          <w:szCs w:val="24"/>
        </w:rPr>
        <w:pPrChange w:id="4557" w:author="Steff Guzmán" w:date="2023-03-13T19:14:00Z">
          <w:pPr>
            <w:jc w:val="left"/>
          </w:pPr>
        </w:pPrChange>
      </w:pPr>
    </w:p>
    <w:p w14:paraId="218B6613" w14:textId="7E6CFFD6" w:rsidR="00785CED" w:rsidRPr="00BD3055" w:rsidDel="00323D57" w:rsidRDefault="00785CED">
      <w:pPr>
        <w:rPr>
          <w:del w:id="4558" w:author="Steff Guzmán" w:date="2023-03-13T19:14:00Z"/>
          <w:rFonts w:cs="Times New Roman"/>
          <w:b/>
          <w:szCs w:val="24"/>
        </w:rPr>
        <w:pPrChange w:id="4559" w:author="Steff Guzmán" w:date="2023-03-13T19:14:00Z">
          <w:pPr>
            <w:jc w:val="left"/>
          </w:pPr>
        </w:pPrChange>
      </w:pPr>
    </w:p>
    <w:p w14:paraId="1DC53950" w14:textId="369FA715" w:rsidR="00785CED" w:rsidRPr="00BD3055" w:rsidDel="00323D57" w:rsidRDefault="00785CED">
      <w:pPr>
        <w:rPr>
          <w:del w:id="4560" w:author="Steff Guzmán" w:date="2023-03-13T19:14:00Z"/>
          <w:rFonts w:cs="Times New Roman"/>
          <w:b/>
          <w:szCs w:val="24"/>
        </w:rPr>
        <w:pPrChange w:id="4561" w:author="Steff Guzmán" w:date="2023-03-13T19:14:00Z">
          <w:pPr>
            <w:jc w:val="left"/>
          </w:pPr>
        </w:pPrChange>
      </w:pPr>
    </w:p>
    <w:p w14:paraId="1FE5E845" w14:textId="25D9B1AA" w:rsidR="00785CED" w:rsidRPr="00BD3055" w:rsidDel="00323D57" w:rsidRDefault="00785CED">
      <w:pPr>
        <w:rPr>
          <w:del w:id="4562" w:author="Steff Guzmán" w:date="2023-03-13T19:14:00Z"/>
          <w:rFonts w:cs="Times New Roman"/>
          <w:b/>
          <w:szCs w:val="24"/>
        </w:rPr>
        <w:pPrChange w:id="4563" w:author="Steff Guzmán" w:date="2023-03-13T19:14:00Z">
          <w:pPr>
            <w:jc w:val="left"/>
          </w:pPr>
        </w:pPrChange>
      </w:pPr>
    </w:p>
    <w:p w14:paraId="42F1B4AE" w14:textId="2B8182DA" w:rsidR="00785CED" w:rsidRPr="00BD3055" w:rsidDel="00323D57" w:rsidRDefault="00785CED">
      <w:pPr>
        <w:rPr>
          <w:del w:id="4564" w:author="Steff Guzmán" w:date="2023-03-13T19:14:00Z"/>
          <w:rFonts w:cs="Times New Roman"/>
          <w:b/>
          <w:szCs w:val="24"/>
        </w:rPr>
        <w:pPrChange w:id="4565" w:author="Steff Guzmán" w:date="2023-03-13T19:14:00Z">
          <w:pPr>
            <w:jc w:val="left"/>
          </w:pPr>
        </w:pPrChange>
      </w:pPr>
    </w:p>
    <w:p w14:paraId="0A988D97" w14:textId="2285B299" w:rsidR="00785CED" w:rsidRPr="00BD3055" w:rsidDel="00323D57" w:rsidRDefault="00785CED">
      <w:pPr>
        <w:rPr>
          <w:del w:id="4566" w:author="Steff Guzmán" w:date="2023-03-13T19:14:00Z"/>
          <w:rFonts w:cs="Times New Roman"/>
          <w:b/>
          <w:szCs w:val="24"/>
        </w:rPr>
        <w:pPrChange w:id="4567" w:author="Steff Guzmán" w:date="2023-03-13T19:14:00Z">
          <w:pPr>
            <w:jc w:val="left"/>
          </w:pPr>
        </w:pPrChange>
      </w:pPr>
    </w:p>
    <w:p w14:paraId="5C9CACA6" w14:textId="7E216368" w:rsidR="00785CED" w:rsidRPr="00BD3055" w:rsidDel="00323D57" w:rsidRDefault="00785CED">
      <w:pPr>
        <w:rPr>
          <w:del w:id="4568" w:author="Steff Guzmán" w:date="2023-03-13T19:14:00Z"/>
          <w:rFonts w:cs="Times New Roman"/>
          <w:b/>
          <w:szCs w:val="24"/>
        </w:rPr>
        <w:pPrChange w:id="4569" w:author="Steff Guzmán" w:date="2023-03-13T19:14:00Z">
          <w:pPr>
            <w:jc w:val="left"/>
          </w:pPr>
        </w:pPrChange>
      </w:pPr>
    </w:p>
    <w:p w14:paraId="6551A0B3" w14:textId="3AA88A06" w:rsidR="00785CED" w:rsidRPr="00BD3055" w:rsidDel="00323D57" w:rsidRDefault="00785CED">
      <w:pPr>
        <w:rPr>
          <w:del w:id="4570" w:author="Steff Guzmán" w:date="2023-03-13T19:13:00Z"/>
          <w:rFonts w:cs="Times New Roman"/>
          <w:b/>
          <w:szCs w:val="24"/>
        </w:rPr>
        <w:pPrChange w:id="4571" w:author="Steff Guzmán" w:date="2023-03-13T19:14:00Z">
          <w:pPr>
            <w:jc w:val="center"/>
          </w:pPr>
        </w:pPrChange>
      </w:pPr>
      <w:del w:id="4572"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4573" w:author="Steff Guzmán" w:date="2023-03-13T19:13:00Z"/>
          <w:rFonts w:cs="Times New Roman"/>
          <w:b/>
          <w:szCs w:val="24"/>
        </w:rPr>
        <w:pPrChange w:id="4574" w:author="Steff Guzmán" w:date="2023-03-13T19:14:00Z">
          <w:pPr>
            <w:jc w:val="center"/>
          </w:pPr>
        </w:pPrChange>
      </w:pPr>
      <w:del w:id="4575"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4576" w:author="Steff Guzmán" w:date="2023-03-13T19:13:00Z"/>
          <w:rFonts w:cs="Times New Roman"/>
          <w:szCs w:val="24"/>
        </w:rPr>
        <w:pPrChange w:id="4577" w:author="Steff Guzmán" w:date="2023-03-13T19:14:00Z">
          <w:pPr>
            <w:ind w:firstLine="708"/>
            <w:jc w:val="left"/>
          </w:pPr>
        </w:pPrChange>
      </w:pPr>
    </w:p>
    <w:p w14:paraId="68B9EE22" w14:textId="372CA6ED" w:rsidR="00785CED" w:rsidRPr="00BD3055" w:rsidDel="00323D57" w:rsidRDefault="00785CED">
      <w:pPr>
        <w:rPr>
          <w:del w:id="4578" w:author="Steff Guzmán" w:date="2023-03-13T19:13:00Z"/>
          <w:rFonts w:cs="Times New Roman"/>
          <w:szCs w:val="24"/>
        </w:rPr>
        <w:pPrChange w:id="4579" w:author="Steff Guzmán" w:date="2023-03-13T19:14:00Z">
          <w:pPr>
            <w:ind w:firstLine="708"/>
          </w:pPr>
        </w:pPrChange>
      </w:pPr>
      <w:del w:id="4580"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4581" w:author="Steff Guzmán" w:date="2023-03-13T19:13:00Z"/>
          <w:rFonts w:cs="Times New Roman"/>
          <w:szCs w:val="24"/>
        </w:rPr>
        <w:pPrChange w:id="4582" w:author="Steff Guzmán" w:date="2023-03-13T19:14:00Z">
          <w:pPr>
            <w:ind w:firstLine="708"/>
            <w:jc w:val="center"/>
          </w:pPr>
        </w:pPrChange>
      </w:pPr>
      <w:del w:id="4583"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4584" w:author="Steff Guzmán" w:date="2023-03-13T19:13:00Z"/>
          <w:rFonts w:cs="Times New Roman"/>
          <w:szCs w:val="24"/>
        </w:rPr>
        <w:pPrChange w:id="4585" w:author="Steff Guzmán" w:date="2023-03-13T19:14:00Z">
          <w:pPr>
            <w:ind w:firstLine="708"/>
          </w:pPr>
        </w:pPrChange>
      </w:pPr>
      <w:del w:id="4586"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4587" w:author="Steff Guzmán" w:date="2023-03-13T19:14:00Z"/>
          <w:rFonts w:cs="Times New Roman"/>
          <w:szCs w:val="24"/>
        </w:rPr>
        <w:pPrChange w:id="4588" w:author="Steff Guzmán" w:date="2023-03-13T19:14:00Z">
          <w:pPr>
            <w:ind w:firstLine="708"/>
            <w:jc w:val="center"/>
          </w:pPr>
        </w:pPrChange>
      </w:pPr>
      <w:del w:id="4589"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4590" w:author="Steff Guzmán" w:date="2023-03-13T19:13:00Z"/>
          <w:rFonts w:cs="Times New Roman"/>
          <w:szCs w:val="24"/>
        </w:rPr>
        <w:pPrChange w:id="4591" w:author="Steff Guzmán" w:date="2023-03-13T19:14:00Z">
          <w:pPr>
            <w:ind w:firstLine="708"/>
          </w:pPr>
        </w:pPrChange>
      </w:pPr>
      <w:del w:id="4592"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4593" w:author="Steff Guzmán" w:date="2023-03-13T19:14:00Z"/>
          <w:rFonts w:cs="Times New Roman"/>
          <w:szCs w:val="24"/>
        </w:rPr>
        <w:pPrChange w:id="4594" w:author="Steff Guzmán" w:date="2023-03-13T19:14:00Z">
          <w:pPr>
            <w:ind w:firstLine="708"/>
            <w:jc w:val="center"/>
          </w:pPr>
        </w:pPrChange>
      </w:pPr>
      <w:del w:id="4595"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4596" w:author="Steff Guzmán" w:date="2023-03-13T19:14:00Z"/>
          <w:rFonts w:cs="Times New Roman"/>
          <w:b/>
          <w:szCs w:val="24"/>
        </w:rPr>
        <w:pPrChange w:id="4597" w:author="Steff Guzmán" w:date="2023-03-13T19:14:00Z">
          <w:pPr>
            <w:jc w:val="left"/>
          </w:pPr>
        </w:pPrChange>
      </w:pPr>
    </w:p>
    <w:p w14:paraId="3E4303DA" w14:textId="376994DB" w:rsidR="00785CED" w:rsidRPr="00BD3055" w:rsidDel="00323D57" w:rsidRDefault="00785CED">
      <w:pPr>
        <w:rPr>
          <w:del w:id="4598" w:author="Steff Guzmán" w:date="2023-03-13T19:13:00Z"/>
          <w:rFonts w:cs="Times New Roman"/>
          <w:b/>
          <w:szCs w:val="24"/>
        </w:rPr>
        <w:pPrChange w:id="4599" w:author="Steff Guzmán" w:date="2023-03-13T19:14:00Z">
          <w:pPr>
            <w:jc w:val="center"/>
          </w:pPr>
        </w:pPrChange>
      </w:pPr>
      <w:del w:id="4600"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4601" w:author="Steff Guzmán" w:date="2023-03-13T19:13:00Z"/>
          <w:rFonts w:cs="Times New Roman"/>
          <w:b/>
          <w:szCs w:val="24"/>
        </w:rPr>
        <w:pPrChange w:id="4602" w:author="Steff Guzmán" w:date="2023-03-13T19:14:00Z">
          <w:pPr>
            <w:jc w:val="center"/>
          </w:pPr>
        </w:pPrChange>
      </w:pPr>
      <w:del w:id="4603"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4604" w:author="Steff Guzmán" w:date="2023-03-13T19:13:00Z"/>
          <w:rFonts w:cs="Times New Roman"/>
          <w:szCs w:val="24"/>
        </w:rPr>
        <w:pPrChange w:id="4605" w:author="Steff Guzmán" w:date="2023-03-13T19:14:00Z">
          <w:pPr>
            <w:ind w:firstLine="708"/>
            <w:jc w:val="center"/>
          </w:pPr>
        </w:pPrChange>
      </w:pPr>
    </w:p>
    <w:p w14:paraId="699BECCC" w14:textId="134EAB8E" w:rsidR="00785CED" w:rsidRPr="00BD3055" w:rsidDel="00323D57" w:rsidRDefault="00785CED">
      <w:pPr>
        <w:rPr>
          <w:del w:id="4606" w:author="Steff Guzmán" w:date="2023-03-13T19:13:00Z"/>
          <w:rFonts w:cs="Times New Roman"/>
          <w:szCs w:val="24"/>
        </w:rPr>
        <w:pPrChange w:id="4607" w:author="Steff Guzmán" w:date="2023-03-13T19:14:00Z">
          <w:pPr>
            <w:ind w:firstLine="708"/>
          </w:pPr>
        </w:pPrChange>
      </w:pPr>
      <w:del w:id="4608"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4609" w:author="Steff Guzmán" w:date="2023-03-13T19:13:00Z"/>
          <w:rFonts w:cs="Times New Roman"/>
          <w:szCs w:val="24"/>
        </w:rPr>
        <w:pPrChange w:id="4610" w:author="Steff Guzmán" w:date="2023-03-13T19:14:00Z">
          <w:pPr>
            <w:ind w:firstLine="708"/>
          </w:pPr>
        </w:pPrChange>
      </w:pPr>
    </w:p>
    <w:p w14:paraId="0A787052" w14:textId="288D73C3" w:rsidR="00785CED" w:rsidRPr="00BD3055" w:rsidDel="00323D57" w:rsidRDefault="00785CED">
      <w:pPr>
        <w:rPr>
          <w:del w:id="4611" w:author="Steff Guzmán" w:date="2023-03-13T19:14:00Z"/>
          <w:rFonts w:cs="Times New Roman"/>
          <w:szCs w:val="24"/>
        </w:rPr>
      </w:pPr>
      <w:del w:id="4612"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4613" w:author="Steff Guzmán" w:date="2023-03-13T19:14:00Z"/>
          <w:rFonts w:cs="Times New Roman"/>
          <w:szCs w:val="24"/>
        </w:rPr>
        <w:pPrChange w:id="4614" w:author="Steff Guzmán" w:date="2023-03-13T19:14:00Z">
          <w:pPr>
            <w:ind w:firstLine="708"/>
            <w:jc w:val="center"/>
          </w:pPr>
        </w:pPrChange>
      </w:pPr>
      <w:del w:id="4615"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4616" w:author="Steff Guzmán" w:date="2023-03-13T19:14:00Z"/>
          <w:rFonts w:cs="Times New Roman"/>
          <w:szCs w:val="24"/>
        </w:rPr>
      </w:pPr>
      <w:del w:id="4617"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4618" w:author="Steff Guzmán" w:date="2023-03-13T19:14:00Z"/>
          <w:rFonts w:cs="Times New Roman"/>
          <w:szCs w:val="24"/>
        </w:rPr>
        <w:pPrChange w:id="4619" w:author="Steff Guzmán" w:date="2023-03-13T19:14:00Z">
          <w:pPr>
            <w:ind w:firstLine="708"/>
            <w:jc w:val="center"/>
          </w:pPr>
        </w:pPrChange>
      </w:pPr>
      <w:del w:id="4620"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4621" w:author="Steff Guzmán" w:date="2023-03-13T19:14:00Z"/>
          <w:rFonts w:cs="Times New Roman"/>
          <w:b/>
          <w:szCs w:val="24"/>
        </w:rPr>
        <w:pPrChange w:id="4622" w:author="Steff Guzmán" w:date="2023-03-13T19:14:00Z">
          <w:pPr>
            <w:jc w:val="center"/>
          </w:pPr>
        </w:pPrChange>
      </w:pPr>
      <w:del w:id="4623"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4624" w:author="Steff Guzmán" w:date="2023-03-13T19:14:00Z"/>
          <w:rFonts w:cs="Times New Roman"/>
          <w:b/>
          <w:szCs w:val="24"/>
        </w:rPr>
        <w:pPrChange w:id="4625" w:author="Steff Guzmán" w:date="2023-03-13T19:14:00Z">
          <w:pPr>
            <w:jc w:val="center"/>
          </w:pPr>
        </w:pPrChange>
      </w:pPr>
      <w:del w:id="4626"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4627" w:author="Steff Guzmán" w:date="2023-03-13T19:14:00Z"/>
          <w:rFonts w:cs="Times New Roman"/>
          <w:szCs w:val="24"/>
        </w:rPr>
        <w:pPrChange w:id="4628" w:author="Steff Guzmán" w:date="2023-03-13T19:14:00Z">
          <w:pPr>
            <w:ind w:firstLine="708"/>
          </w:pPr>
        </w:pPrChange>
      </w:pPr>
    </w:p>
    <w:p w14:paraId="3536A6E2" w14:textId="6CED7C4D" w:rsidR="00785CED" w:rsidRPr="00BD3055" w:rsidDel="00323D57" w:rsidRDefault="00785CED">
      <w:pPr>
        <w:rPr>
          <w:del w:id="4629" w:author="Steff Guzmán" w:date="2023-03-13T19:14:00Z"/>
          <w:rFonts w:cs="Times New Roman"/>
          <w:szCs w:val="24"/>
        </w:rPr>
        <w:pPrChange w:id="4630" w:author="Steff Guzmán" w:date="2023-03-13T19:14:00Z">
          <w:pPr>
            <w:ind w:firstLine="708"/>
          </w:pPr>
        </w:pPrChange>
      </w:pPr>
      <w:del w:id="4631"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4632" w:author="Steff Guzmán" w:date="2023-03-13T19:14:00Z"/>
          <w:rFonts w:cs="Times New Roman"/>
          <w:szCs w:val="24"/>
        </w:rPr>
        <w:pPrChange w:id="4633" w:author="Steff Guzmán" w:date="2023-03-13T19:14:00Z">
          <w:pPr>
            <w:ind w:firstLine="708"/>
            <w:jc w:val="center"/>
          </w:pPr>
        </w:pPrChange>
      </w:pPr>
      <w:del w:id="4634"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4635" w:author="Steff Guzmán" w:date="2023-03-13T19:14:00Z"/>
          <w:rFonts w:cs="Times New Roman"/>
          <w:szCs w:val="24"/>
        </w:rPr>
        <w:pPrChange w:id="4636" w:author="Steff Guzmán" w:date="2023-03-13T19:14:00Z">
          <w:pPr>
            <w:ind w:firstLine="708"/>
            <w:jc w:val="left"/>
          </w:pPr>
        </w:pPrChange>
      </w:pPr>
    </w:p>
    <w:p w14:paraId="66B8E03D" w14:textId="77777777" w:rsidR="00785CED" w:rsidRPr="00BD3055" w:rsidDel="00323D57" w:rsidRDefault="00785CED">
      <w:pPr>
        <w:rPr>
          <w:del w:id="4637" w:author="Steff Guzmán" w:date="2023-03-13T19:14:00Z"/>
          <w:rFonts w:cs="Times New Roman"/>
          <w:b/>
          <w:szCs w:val="24"/>
        </w:rPr>
        <w:pPrChange w:id="4638" w:author="Steff Guzmán" w:date="2023-03-13T19:14:00Z">
          <w:pPr>
            <w:jc w:val="left"/>
          </w:pPr>
        </w:pPrChange>
      </w:pPr>
    </w:p>
    <w:p w14:paraId="7C1D6276" w14:textId="77777777" w:rsidR="00785CED" w:rsidRPr="00BD3055" w:rsidDel="00323D57" w:rsidRDefault="00785CED">
      <w:pPr>
        <w:rPr>
          <w:del w:id="4639" w:author="Steff Guzmán" w:date="2023-03-13T19:14:00Z"/>
          <w:rFonts w:cs="Times New Roman"/>
          <w:b/>
          <w:szCs w:val="24"/>
        </w:rPr>
        <w:pPrChange w:id="4640" w:author="Steff Guzmán" w:date="2023-03-13T19:14:00Z">
          <w:pPr>
            <w:jc w:val="left"/>
          </w:pPr>
        </w:pPrChange>
      </w:pPr>
    </w:p>
    <w:p w14:paraId="41FD72EE" w14:textId="77777777" w:rsidR="00785CED" w:rsidRPr="00BD3055" w:rsidDel="00323D57" w:rsidRDefault="00785CED">
      <w:pPr>
        <w:rPr>
          <w:del w:id="4641" w:author="Steff Guzmán" w:date="2023-03-13T19:14:00Z"/>
          <w:rFonts w:cs="Times New Roman"/>
          <w:b/>
          <w:szCs w:val="24"/>
        </w:rPr>
        <w:pPrChange w:id="4642" w:author="Steff Guzmán" w:date="2023-03-13T19:14:00Z">
          <w:pPr>
            <w:jc w:val="left"/>
          </w:pPr>
        </w:pPrChange>
      </w:pPr>
    </w:p>
    <w:p w14:paraId="2917418E" w14:textId="77777777" w:rsidR="00785CED" w:rsidRPr="00BD3055" w:rsidDel="00323D57" w:rsidRDefault="00785CED">
      <w:pPr>
        <w:rPr>
          <w:del w:id="4643" w:author="Steff Guzmán" w:date="2023-03-13T19:14:00Z"/>
          <w:rFonts w:cs="Times New Roman"/>
          <w:b/>
          <w:szCs w:val="24"/>
        </w:rPr>
        <w:pPrChange w:id="4644" w:author="Steff Guzmán" w:date="2023-03-13T19:14:00Z">
          <w:pPr>
            <w:jc w:val="left"/>
          </w:pPr>
        </w:pPrChange>
      </w:pPr>
    </w:p>
    <w:p w14:paraId="70108229" w14:textId="77777777" w:rsidR="00785CED" w:rsidRPr="00BD3055" w:rsidDel="00323D57" w:rsidRDefault="00785CED">
      <w:pPr>
        <w:rPr>
          <w:del w:id="4645" w:author="Steff Guzmán" w:date="2023-03-13T19:14:00Z"/>
          <w:rFonts w:cs="Times New Roman"/>
          <w:b/>
          <w:szCs w:val="24"/>
        </w:rPr>
        <w:pPrChange w:id="4646" w:author="Steff Guzmán" w:date="2023-03-13T19:14:00Z">
          <w:pPr>
            <w:jc w:val="left"/>
          </w:pPr>
        </w:pPrChange>
      </w:pPr>
    </w:p>
    <w:p w14:paraId="7305D8BE" w14:textId="77777777" w:rsidR="00785CED" w:rsidRPr="00BD3055" w:rsidDel="00323D57" w:rsidRDefault="00785CED">
      <w:pPr>
        <w:rPr>
          <w:del w:id="4647" w:author="Steff Guzmán" w:date="2023-03-13T19:14:00Z"/>
          <w:rFonts w:cs="Times New Roman"/>
          <w:b/>
          <w:szCs w:val="24"/>
        </w:rPr>
        <w:pPrChange w:id="4648" w:author="Steff Guzmán" w:date="2023-03-13T19:14:00Z">
          <w:pPr>
            <w:jc w:val="left"/>
          </w:pPr>
        </w:pPrChange>
      </w:pPr>
    </w:p>
    <w:p w14:paraId="64DE2146" w14:textId="77777777" w:rsidR="00785CED" w:rsidRPr="00BD3055" w:rsidDel="00323D57" w:rsidRDefault="00785CED">
      <w:pPr>
        <w:rPr>
          <w:del w:id="4649" w:author="Steff Guzmán" w:date="2023-03-13T19:14:00Z"/>
          <w:rFonts w:cs="Times New Roman"/>
          <w:b/>
          <w:szCs w:val="24"/>
        </w:rPr>
        <w:pPrChange w:id="4650" w:author="Steff Guzmán" w:date="2023-03-13T19:14:00Z">
          <w:pPr>
            <w:jc w:val="left"/>
          </w:pPr>
        </w:pPrChange>
      </w:pPr>
    </w:p>
    <w:p w14:paraId="3A014413" w14:textId="77777777" w:rsidR="00785CED" w:rsidRPr="00BD3055" w:rsidDel="00323D57" w:rsidRDefault="00785CED">
      <w:pPr>
        <w:rPr>
          <w:del w:id="4651" w:author="Steff Guzmán" w:date="2023-03-13T19:14:00Z"/>
          <w:rFonts w:cs="Times New Roman"/>
          <w:b/>
          <w:szCs w:val="24"/>
        </w:rPr>
        <w:pPrChange w:id="4652" w:author="Steff Guzmán" w:date="2023-03-13T19:14:00Z">
          <w:pPr>
            <w:jc w:val="left"/>
          </w:pPr>
        </w:pPrChange>
      </w:pPr>
    </w:p>
    <w:p w14:paraId="7947C688" w14:textId="77777777" w:rsidR="00785CED" w:rsidRPr="00BD3055" w:rsidDel="00323D57" w:rsidRDefault="00785CED">
      <w:pPr>
        <w:rPr>
          <w:del w:id="4653" w:author="Steff Guzmán" w:date="2023-03-13T19:14:00Z"/>
          <w:rFonts w:cs="Times New Roman"/>
          <w:b/>
          <w:szCs w:val="24"/>
        </w:rPr>
        <w:pPrChange w:id="4654" w:author="Steff Guzmán" w:date="2023-03-13T19:14:00Z">
          <w:pPr>
            <w:jc w:val="left"/>
          </w:pPr>
        </w:pPrChange>
      </w:pPr>
    </w:p>
    <w:p w14:paraId="583927C4" w14:textId="77777777" w:rsidR="00785CED" w:rsidRPr="00BD3055" w:rsidDel="00323D57" w:rsidRDefault="00785CED">
      <w:pPr>
        <w:rPr>
          <w:del w:id="4655" w:author="Steff Guzmán" w:date="2023-03-13T19:14:00Z"/>
          <w:rFonts w:cs="Times New Roman"/>
          <w:b/>
          <w:szCs w:val="24"/>
        </w:rPr>
        <w:pPrChange w:id="4656" w:author="Steff Guzmán" w:date="2023-03-13T19:14:00Z">
          <w:pPr>
            <w:jc w:val="left"/>
          </w:pPr>
        </w:pPrChange>
      </w:pPr>
    </w:p>
    <w:p w14:paraId="4C7A77B2" w14:textId="77777777" w:rsidR="00785CED" w:rsidRPr="00BD3055" w:rsidDel="00323D57" w:rsidRDefault="00785CED">
      <w:pPr>
        <w:rPr>
          <w:del w:id="4657" w:author="Steff Guzmán" w:date="2023-03-13T19:14:00Z"/>
          <w:rFonts w:cs="Times New Roman"/>
          <w:b/>
          <w:szCs w:val="24"/>
        </w:rPr>
        <w:pPrChange w:id="4658" w:author="Steff Guzmán" w:date="2023-03-13T19:14:00Z">
          <w:pPr>
            <w:jc w:val="left"/>
          </w:pPr>
        </w:pPrChange>
      </w:pPr>
    </w:p>
    <w:p w14:paraId="1542A4F6" w14:textId="77777777" w:rsidR="00785CED" w:rsidRPr="00BD3055" w:rsidDel="00323D57" w:rsidRDefault="00785CED">
      <w:pPr>
        <w:rPr>
          <w:del w:id="4659" w:author="Steff Guzmán" w:date="2023-03-13T19:14:00Z"/>
          <w:rFonts w:cs="Times New Roman"/>
          <w:b/>
          <w:szCs w:val="24"/>
        </w:rPr>
        <w:pPrChange w:id="4660" w:author="Steff Guzmán" w:date="2023-03-13T19:14:00Z">
          <w:pPr>
            <w:jc w:val="left"/>
          </w:pPr>
        </w:pPrChange>
      </w:pPr>
    </w:p>
    <w:p w14:paraId="18EF58E4" w14:textId="77777777" w:rsidR="00785CED" w:rsidRPr="00BD3055" w:rsidDel="00323D57" w:rsidRDefault="00785CED">
      <w:pPr>
        <w:rPr>
          <w:del w:id="4661" w:author="Steff Guzmán" w:date="2023-03-13T19:14:00Z"/>
          <w:rFonts w:cs="Times New Roman"/>
          <w:b/>
          <w:szCs w:val="24"/>
        </w:rPr>
        <w:pPrChange w:id="4662" w:author="Steff Guzmán" w:date="2023-03-13T19:14:00Z">
          <w:pPr>
            <w:jc w:val="left"/>
          </w:pPr>
        </w:pPrChange>
      </w:pPr>
    </w:p>
    <w:p w14:paraId="63A8F575" w14:textId="77777777" w:rsidR="00785CED" w:rsidRPr="00BD3055" w:rsidDel="00323D57" w:rsidRDefault="00785CED">
      <w:pPr>
        <w:rPr>
          <w:del w:id="4663" w:author="Steff Guzmán" w:date="2023-03-13T19:14:00Z"/>
          <w:rFonts w:cs="Times New Roman"/>
          <w:b/>
          <w:szCs w:val="24"/>
        </w:rPr>
        <w:pPrChange w:id="4664" w:author="Steff Guzmán" w:date="2023-03-13T19:14:00Z">
          <w:pPr>
            <w:jc w:val="left"/>
          </w:pPr>
        </w:pPrChange>
      </w:pPr>
    </w:p>
    <w:p w14:paraId="42F06DD5" w14:textId="044B1B72" w:rsidR="00785CED" w:rsidRPr="00BD3055" w:rsidDel="00323D57" w:rsidRDefault="00785CED">
      <w:pPr>
        <w:rPr>
          <w:del w:id="4665" w:author="Steff Guzmán" w:date="2023-03-13T19:14:00Z"/>
          <w:rFonts w:cs="Times New Roman"/>
          <w:b/>
          <w:szCs w:val="24"/>
        </w:rPr>
        <w:pPrChange w:id="4666" w:author="Steff Guzmán" w:date="2023-03-13T19:14:00Z">
          <w:pPr>
            <w:jc w:val="left"/>
          </w:pPr>
        </w:pPrChange>
      </w:pPr>
    </w:p>
    <w:p w14:paraId="04509F70" w14:textId="282160FD" w:rsidR="00785CED" w:rsidRPr="00BD3055" w:rsidDel="00323D57" w:rsidRDefault="00785CED">
      <w:pPr>
        <w:rPr>
          <w:del w:id="4667" w:author="Steff Guzmán" w:date="2023-03-13T19:14:00Z"/>
          <w:rFonts w:cs="Times New Roman"/>
          <w:b/>
          <w:szCs w:val="24"/>
        </w:rPr>
        <w:pPrChange w:id="4668" w:author="Steff Guzmán" w:date="2023-03-13T19:14:00Z">
          <w:pPr>
            <w:jc w:val="left"/>
          </w:pPr>
        </w:pPrChange>
      </w:pPr>
    </w:p>
    <w:p w14:paraId="604E0F81" w14:textId="1AED25E0" w:rsidR="00785CED" w:rsidRPr="00BD3055" w:rsidDel="00323D57" w:rsidRDefault="00785CED">
      <w:pPr>
        <w:rPr>
          <w:del w:id="4669" w:author="Steff Guzmán" w:date="2023-03-13T19:14:00Z"/>
          <w:rFonts w:cs="Times New Roman"/>
          <w:b/>
          <w:szCs w:val="24"/>
        </w:rPr>
        <w:pPrChange w:id="4670" w:author="Steff Guzmán" w:date="2023-03-13T19:14:00Z">
          <w:pPr>
            <w:jc w:val="center"/>
          </w:pPr>
        </w:pPrChange>
      </w:pPr>
      <w:del w:id="4671"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4672" w:author="Steff Guzmán" w:date="2023-03-13T19:14:00Z"/>
          <w:rFonts w:cs="Times New Roman"/>
          <w:b/>
          <w:szCs w:val="24"/>
        </w:rPr>
        <w:pPrChange w:id="4673" w:author="Steff Guzmán" w:date="2023-03-13T19:14:00Z">
          <w:pPr>
            <w:jc w:val="center"/>
          </w:pPr>
        </w:pPrChange>
      </w:pPr>
      <w:del w:id="4674"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4675" w:author="Steff Guzmán" w:date="2023-03-13T19:14:00Z"/>
          <w:rFonts w:cs="Times New Roman"/>
          <w:szCs w:val="24"/>
        </w:rPr>
        <w:pPrChange w:id="4676" w:author="Steff Guzmán" w:date="2023-03-13T19:14:00Z">
          <w:pPr>
            <w:ind w:firstLine="708"/>
            <w:jc w:val="left"/>
          </w:pPr>
        </w:pPrChange>
      </w:pPr>
    </w:p>
    <w:p w14:paraId="55D7A153" w14:textId="40F2EDA3" w:rsidR="00785CED" w:rsidRPr="00BD3055" w:rsidDel="00323D57" w:rsidRDefault="00785CED">
      <w:pPr>
        <w:rPr>
          <w:del w:id="4677" w:author="Steff Guzmán" w:date="2023-03-13T19:14:00Z"/>
          <w:rFonts w:cs="Times New Roman"/>
          <w:szCs w:val="24"/>
        </w:rPr>
        <w:pPrChange w:id="4678" w:author="Steff Guzmán" w:date="2023-03-13T19:14:00Z">
          <w:pPr>
            <w:ind w:firstLine="708"/>
          </w:pPr>
        </w:pPrChange>
      </w:pPr>
      <w:del w:id="4679"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4680" w:author="Steff Guzmán" w:date="2023-03-13T19:14:00Z"/>
          <w:rFonts w:cs="Times New Roman"/>
          <w:szCs w:val="24"/>
        </w:rPr>
        <w:pPrChange w:id="4681" w:author="Steff Guzmán" w:date="2023-03-13T19:14:00Z">
          <w:pPr>
            <w:jc w:val="left"/>
          </w:pPr>
        </w:pPrChange>
      </w:pPr>
      <w:del w:id="4682"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4683" w:author="Steff Guzmán" w:date="2023-03-13T19:14:00Z"/>
          <w:rFonts w:cs="Times New Roman"/>
          <w:szCs w:val="24"/>
        </w:rPr>
      </w:pPr>
      <w:del w:id="4684"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4685" w:author="Steff Guzmán" w:date="2023-03-13T19:14:00Z"/>
          <w:rFonts w:cs="Times New Roman"/>
          <w:szCs w:val="24"/>
        </w:rPr>
        <w:pPrChange w:id="4686" w:author="Steff Guzmán" w:date="2023-03-13T19:14:00Z">
          <w:pPr>
            <w:ind w:firstLine="708"/>
          </w:pPr>
        </w:pPrChange>
      </w:pPr>
      <w:del w:id="4687"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4688" w:author="Steff Guzmán" w:date="2023-03-13T19:14:00Z"/>
          <w:rFonts w:cs="Times New Roman"/>
          <w:szCs w:val="24"/>
        </w:rPr>
        <w:pPrChange w:id="4689" w:author="Steff Guzmán" w:date="2023-03-13T19:14:00Z">
          <w:pPr>
            <w:ind w:firstLine="708"/>
          </w:pPr>
        </w:pPrChange>
      </w:pPr>
    </w:p>
    <w:p w14:paraId="37CD028E" w14:textId="6E5D3D15" w:rsidR="00785CED" w:rsidRPr="00BD3055" w:rsidDel="00323D57" w:rsidRDefault="00785CED">
      <w:pPr>
        <w:rPr>
          <w:del w:id="4690" w:author="Steff Guzmán" w:date="2023-03-13T19:14:00Z"/>
          <w:rFonts w:cs="Times New Roman"/>
          <w:szCs w:val="24"/>
        </w:rPr>
        <w:pPrChange w:id="4691" w:author="Steff Guzmán" w:date="2023-03-13T19:14:00Z">
          <w:pPr>
            <w:jc w:val="left"/>
          </w:pPr>
        </w:pPrChange>
      </w:pPr>
      <w:del w:id="4692"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4693" w:author="Steff Guzmán" w:date="2023-03-13T19:14:00Z"/>
          <w:rFonts w:cs="Times New Roman"/>
          <w:szCs w:val="24"/>
        </w:rPr>
        <w:pPrChange w:id="4694" w:author="Steff Guzmán" w:date="2023-03-13T19:14:00Z">
          <w:pPr>
            <w:jc w:val="center"/>
          </w:pPr>
        </w:pPrChange>
      </w:pPr>
    </w:p>
    <w:p w14:paraId="316C242A" w14:textId="445A56D7" w:rsidR="00785CED" w:rsidRPr="00BD3055" w:rsidDel="00323D57" w:rsidRDefault="00785CED">
      <w:pPr>
        <w:rPr>
          <w:del w:id="4695" w:author="Steff Guzmán" w:date="2023-03-13T19:14:00Z"/>
          <w:rFonts w:cs="Times New Roman"/>
          <w:szCs w:val="24"/>
        </w:rPr>
        <w:pPrChange w:id="4696" w:author="Steff Guzmán" w:date="2023-03-13T19:14:00Z">
          <w:pPr>
            <w:jc w:val="center"/>
          </w:pPr>
        </w:pPrChange>
      </w:pPr>
      <w:del w:id="4697"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4698" w:author="Steff Guzmán" w:date="2023-03-13T19:14:00Z"/>
          <w:rFonts w:cs="Times New Roman"/>
          <w:szCs w:val="24"/>
        </w:rPr>
        <w:pPrChange w:id="4699" w:author="Steff Guzmán" w:date="2023-03-13T19:14:00Z">
          <w:pPr>
            <w:jc w:val="center"/>
          </w:pPr>
        </w:pPrChange>
      </w:pPr>
    </w:p>
    <w:p w14:paraId="48B4891E" w14:textId="30ADBC8B" w:rsidR="00785CED" w:rsidRPr="00BD3055" w:rsidDel="00323D57" w:rsidRDefault="00785CED">
      <w:pPr>
        <w:rPr>
          <w:del w:id="4700" w:author="Steff Guzmán" w:date="2023-03-13T19:14:00Z"/>
        </w:rPr>
        <w:pPrChange w:id="4701" w:author="Steff Guzmán" w:date="2023-03-13T19:14:00Z">
          <w:pPr>
            <w:pStyle w:val="PrrAPA"/>
          </w:pPr>
        </w:pPrChange>
      </w:pPr>
      <w:del w:id="4702"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4703" w:author="Steff Guzmán" w:date="2023-03-13T19:14:00Z"/>
          <w:rFonts w:cs="Times New Roman"/>
          <w:szCs w:val="24"/>
        </w:rPr>
        <w:pPrChange w:id="4704" w:author="Steff Guzmán" w:date="2023-03-13T19:14:00Z">
          <w:pPr>
            <w:ind w:firstLine="708"/>
          </w:pPr>
        </w:pPrChange>
      </w:pPr>
    </w:p>
    <w:p w14:paraId="77A09B38" w14:textId="36DD0139" w:rsidR="00785CED" w:rsidRPr="00BD3055" w:rsidDel="00323D57" w:rsidRDefault="00785CED">
      <w:pPr>
        <w:rPr>
          <w:del w:id="4705" w:author="Steff Guzmán" w:date="2023-03-13T19:14:00Z"/>
          <w:rFonts w:cs="Times New Roman"/>
          <w:szCs w:val="24"/>
        </w:rPr>
        <w:pPrChange w:id="4706" w:author="Steff Guzmán" w:date="2023-03-13T19:14:00Z">
          <w:pPr>
            <w:ind w:firstLine="708"/>
          </w:pPr>
        </w:pPrChange>
      </w:pPr>
    </w:p>
    <w:p w14:paraId="48D9D2AA" w14:textId="5784CB96" w:rsidR="00785CED" w:rsidRPr="00BD3055" w:rsidDel="00323D57" w:rsidRDefault="00785CED">
      <w:pPr>
        <w:rPr>
          <w:del w:id="4707" w:author="Steff Guzmán" w:date="2023-03-13T19:14:00Z"/>
          <w:rFonts w:cs="Times New Roman"/>
          <w:b/>
          <w:szCs w:val="24"/>
        </w:rPr>
      </w:pPr>
    </w:p>
    <w:p w14:paraId="53C47A35" w14:textId="77777777" w:rsidR="00785CED" w:rsidRPr="00BD3055" w:rsidRDefault="00785CED">
      <w:pPr>
        <w:rPr>
          <w:rFonts w:cs="Times New Roman"/>
          <w:b/>
          <w:bCs/>
          <w:szCs w:val="24"/>
        </w:rPr>
        <w:pPrChange w:id="4708" w:author="Steff Guzmán" w:date="2023-03-13T19:14:00Z">
          <w:pPr>
            <w:jc w:val="center"/>
          </w:pPr>
        </w:pPrChange>
      </w:pPr>
    </w:p>
    <w:sectPr w:rsidR="00785CED" w:rsidRPr="00BD3055" w:rsidSect="00DB0B24">
      <w:pgSz w:w="12240" w:h="15840"/>
      <w:pgMar w:top="1418" w:right="1701" w:bottom="1418" w:left="1701" w:header="709" w:footer="709" w:gutter="0"/>
      <w:cols w:space="708"/>
      <w:docGrid w:linePitch="360"/>
      <w:sectPrChange w:id="4709" w:author="Steff Guzmán" w:date="2023-03-13T19:06:00Z">
        <w:sectPr w:rsidR="00785CED" w:rsidRPr="00BD3055"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1"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525"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522"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557"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561"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172"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1262"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4028"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4040" w:author="DIANA CAROLINA CANDIA HERRERA" w:date="2023-03-07T10:20:00Z" w:initials="DCCH">
    <w:p w14:paraId="4C6FB650" w14:textId="4ACD4FE5" w:rsidR="00365E74" w:rsidRDefault="00365E74" w:rsidP="00356EC2">
      <w:pPr>
        <w:pStyle w:val="Textocomentario"/>
        <w:jc w:val="left"/>
      </w:pPr>
      <w:r>
        <w:rPr>
          <w:rStyle w:val="Refdecomentario"/>
        </w:rPr>
        <w:annotationRef/>
      </w:r>
      <w:r>
        <w:t xml:space="preserve">¿Cómo </w:t>
      </w:r>
      <w:proofErr w:type="spellStart"/>
      <w:r>
        <w:t>cuales</w:t>
      </w:r>
      <w:proofErr w:type="spellEnd"/>
      <w:r>
        <w:t xml:space="preserve">? </w:t>
      </w:r>
      <w:r>
        <w:br/>
        <w:t>Ustedes no han indicado los intervalos esperados o normales y los que no lo son , para de esta manera entender si la predicción es correcta o no.</w:t>
      </w:r>
    </w:p>
  </w:comment>
  <w:comment w:id="4084"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4100"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4207"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4C6FB650"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8B" w16cex:dateUtc="2023-03-07T15:2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4C6FB650" w16cid:durableId="27B18E8B"/>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8E0C2" w14:textId="77777777" w:rsidR="00A674D5" w:rsidRDefault="00A674D5" w:rsidP="00AC054D">
      <w:pPr>
        <w:spacing w:line="240" w:lineRule="auto"/>
      </w:pPr>
      <w:r>
        <w:separator/>
      </w:r>
    </w:p>
  </w:endnote>
  <w:endnote w:type="continuationSeparator" w:id="0">
    <w:p w14:paraId="2923FCED" w14:textId="77777777" w:rsidR="00A674D5" w:rsidRDefault="00A674D5"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491" w:author="Camilo Andrés Díaz Gómez" w:date="2023-03-12T18:02:00Z"/>
      </w:rPr>
    </w:pPr>
    <w:ins w:id="492"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493" w:author="Camilo Andrés Díaz Gómez" w:date="2023-03-12T17:34:00Z">
      <w:r w:rsidRPr="00711D19">
        <w:rPr>
          <w:vertAlign w:val="superscript"/>
          <w:rPrChange w:id="494" w:author="Camilo Andrés Díaz Gómez" w:date="2023-03-12T17:37:00Z">
            <w:rPr/>
          </w:rPrChange>
        </w:rPr>
        <w:t>1</w:t>
      </w:r>
    </w:ins>
    <w:ins w:id="495" w:author="Camilo Andrés Díaz Gómez" w:date="2023-03-12T18:02:00Z">
      <w:r w:rsidR="001F25C4">
        <w:t>SAP</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7301" w14:textId="54844BB4" w:rsidR="001F25C4" w:rsidRDefault="001F25C4" w:rsidP="001F25C4">
    <w:pPr>
      <w:pStyle w:val="Piedepgina"/>
      <w:rPr>
        <w:ins w:id="3055" w:author="Camilo Andrés Díaz Gómez" w:date="2023-03-12T18:16:00Z"/>
      </w:rPr>
    </w:pPr>
    <w:ins w:id="3056"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2592E06" w14:textId="77777777" w:rsidR="00682C23" w:rsidRDefault="00682C23" w:rsidP="001F25C4">
    <w:pPr>
      <w:pStyle w:val="Piedepgina"/>
      <w:rPr>
        <w:ins w:id="3057" w:author="Camilo Andrés Díaz Gómez" w:date="2023-03-12T18:02:00Z"/>
      </w:rPr>
    </w:pPr>
  </w:p>
  <w:p w14:paraId="550FC09C" w14:textId="12F03969" w:rsidR="001F25C4" w:rsidRDefault="00682C23">
    <w:pPr>
      <w:pStyle w:val="Piedepgina"/>
    </w:pPr>
    <w:ins w:id="3058" w:author="Camilo Andrés Díaz Gómez" w:date="2023-03-12T18:16:00Z">
      <w:r>
        <w:rPr>
          <w:vertAlign w:val="superscript"/>
        </w:rPr>
        <w:t>2</w:t>
      </w:r>
      <w:r>
        <w:t xml:space="preserve">SAP: </w:t>
      </w:r>
      <w:proofErr w:type="spellStart"/>
      <w:r w:rsidRPr="00682C23">
        <w:t>Systemanalyse</w:t>
      </w:r>
      <w:proofErr w:type="spellEnd"/>
      <w:r w:rsidRPr="00682C23">
        <w:t xml:space="preserve"> </w:t>
      </w:r>
      <w:proofErr w:type="spellStart"/>
      <w:r w:rsidRPr="00682C23">
        <w:t>Programmentwicklung</w:t>
      </w:r>
      <w:proofErr w:type="spellEnd"/>
      <w:r>
        <w:t>, en español se traduce como</w:t>
      </w:r>
      <w:r w:rsidRPr="00682C23">
        <w:t xml:space="preserve"> "</w:t>
      </w:r>
      <w:r>
        <w:t>D</w:t>
      </w:r>
      <w:r w:rsidRPr="00682C23">
        <w:t xml:space="preserve">esarrollo de </w:t>
      </w:r>
      <w:r>
        <w:t>P</w:t>
      </w:r>
      <w:r w:rsidRPr="00682C23">
        <w:t xml:space="preserve">rogramas de </w:t>
      </w:r>
      <w:r>
        <w:t>S</w:t>
      </w:r>
      <w:r w:rsidRPr="00682C23">
        <w:t xml:space="preserve">istemas de </w:t>
      </w:r>
      <w:r>
        <w:t>A</w:t>
      </w:r>
      <w:r w:rsidRPr="00682C23">
        <w:t>nálisis</w:t>
      </w:r>
      <w:r>
        <w:t>”.</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06972" w14:textId="77777777" w:rsidR="00A674D5" w:rsidRDefault="00A674D5" w:rsidP="00AC054D">
      <w:pPr>
        <w:spacing w:line="240" w:lineRule="auto"/>
      </w:pPr>
      <w:r>
        <w:separator/>
      </w:r>
    </w:p>
  </w:footnote>
  <w:footnote w:type="continuationSeparator" w:id="0">
    <w:p w14:paraId="15A4D876" w14:textId="77777777" w:rsidR="00A674D5" w:rsidRDefault="00A674D5" w:rsidP="00AC0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3"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4"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5"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7"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0"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8"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1"/>
  </w:num>
  <w:num w:numId="2" w16cid:durableId="882983744">
    <w:abstractNumId w:val="0"/>
  </w:num>
  <w:num w:numId="3" w16cid:durableId="1638146490">
    <w:abstractNumId w:val="13"/>
  </w:num>
  <w:num w:numId="4" w16cid:durableId="860319274">
    <w:abstractNumId w:val="18"/>
  </w:num>
  <w:num w:numId="5" w16cid:durableId="368530367">
    <w:abstractNumId w:val="16"/>
  </w:num>
  <w:num w:numId="6" w16cid:durableId="1471707097">
    <w:abstractNumId w:val="15"/>
  </w:num>
  <w:num w:numId="7" w16cid:durableId="1395087245">
    <w:abstractNumId w:val="12"/>
  </w:num>
  <w:num w:numId="8" w16cid:durableId="559906459">
    <w:abstractNumId w:val="3"/>
  </w:num>
  <w:num w:numId="9" w16cid:durableId="1273585212">
    <w:abstractNumId w:val="6"/>
  </w:num>
  <w:num w:numId="10" w16cid:durableId="1902714599">
    <w:abstractNumId w:val="17"/>
  </w:num>
  <w:num w:numId="11" w16cid:durableId="1203713819">
    <w:abstractNumId w:val="2"/>
  </w:num>
  <w:num w:numId="12" w16cid:durableId="1026949411">
    <w:abstractNumId w:val="4"/>
  </w:num>
  <w:num w:numId="13" w16cid:durableId="1084761755">
    <w:abstractNumId w:val="9"/>
  </w:num>
  <w:num w:numId="14" w16cid:durableId="927466749">
    <w:abstractNumId w:val="1"/>
  </w:num>
  <w:num w:numId="15" w16cid:durableId="1076585164">
    <w:abstractNumId w:val="8"/>
  </w:num>
  <w:num w:numId="16" w16cid:durableId="1164781903">
    <w:abstractNumId w:val="14"/>
  </w:num>
  <w:num w:numId="17" w16cid:durableId="1049839895">
    <w:abstractNumId w:val="5"/>
  </w:num>
  <w:num w:numId="18" w16cid:durableId="166604093">
    <w:abstractNumId w:val="10"/>
  </w:num>
  <w:num w:numId="19" w16cid:durableId="133117296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76F39"/>
    <w:rsid w:val="000D40F7"/>
    <w:rsid w:val="000E1688"/>
    <w:rsid w:val="001023B2"/>
    <w:rsid w:val="00104D00"/>
    <w:rsid w:val="00154CFC"/>
    <w:rsid w:val="00166BA6"/>
    <w:rsid w:val="00195997"/>
    <w:rsid w:val="001A7BEA"/>
    <w:rsid w:val="001B5115"/>
    <w:rsid w:val="001F25C4"/>
    <w:rsid w:val="0021407E"/>
    <w:rsid w:val="00214BAE"/>
    <w:rsid w:val="00227468"/>
    <w:rsid w:val="00244CE1"/>
    <w:rsid w:val="0026198E"/>
    <w:rsid w:val="0027258A"/>
    <w:rsid w:val="00277F2A"/>
    <w:rsid w:val="00287D6C"/>
    <w:rsid w:val="002C2956"/>
    <w:rsid w:val="002D6B97"/>
    <w:rsid w:val="003064BF"/>
    <w:rsid w:val="00311749"/>
    <w:rsid w:val="003128E3"/>
    <w:rsid w:val="00323D57"/>
    <w:rsid w:val="00330818"/>
    <w:rsid w:val="00337CA2"/>
    <w:rsid w:val="00365E74"/>
    <w:rsid w:val="003A3C4F"/>
    <w:rsid w:val="003B3DC1"/>
    <w:rsid w:val="003D0229"/>
    <w:rsid w:val="003D4F76"/>
    <w:rsid w:val="003E1A28"/>
    <w:rsid w:val="003E24BD"/>
    <w:rsid w:val="003E2519"/>
    <w:rsid w:val="00401A7C"/>
    <w:rsid w:val="00424606"/>
    <w:rsid w:val="00425604"/>
    <w:rsid w:val="00472E02"/>
    <w:rsid w:val="00473DA3"/>
    <w:rsid w:val="004A5C40"/>
    <w:rsid w:val="004C4EDB"/>
    <w:rsid w:val="004D6CBA"/>
    <w:rsid w:val="004D7820"/>
    <w:rsid w:val="004E3955"/>
    <w:rsid w:val="00511483"/>
    <w:rsid w:val="0052249A"/>
    <w:rsid w:val="0052580A"/>
    <w:rsid w:val="00530057"/>
    <w:rsid w:val="00534D76"/>
    <w:rsid w:val="0054236C"/>
    <w:rsid w:val="005632BE"/>
    <w:rsid w:val="00564FB9"/>
    <w:rsid w:val="005814B4"/>
    <w:rsid w:val="00583F4A"/>
    <w:rsid w:val="005A4444"/>
    <w:rsid w:val="005C4C59"/>
    <w:rsid w:val="00616790"/>
    <w:rsid w:val="00635654"/>
    <w:rsid w:val="00682C23"/>
    <w:rsid w:val="006D3013"/>
    <w:rsid w:val="00704945"/>
    <w:rsid w:val="00704F4F"/>
    <w:rsid w:val="00711D19"/>
    <w:rsid w:val="00771EC6"/>
    <w:rsid w:val="00773FA4"/>
    <w:rsid w:val="007743C4"/>
    <w:rsid w:val="00785CED"/>
    <w:rsid w:val="00787DED"/>
    <w:rsid w:val="007A5D17"/>
    <w:rsid w:val="007A700C"/>
    <w:rsid w:val="007C2C63"/>
    <w:rsid w:val="007E2CE8"/>
    <w:rsid w:val="007F0032"/>
    <w:rsid w:val="00807BA4"/>
    <w:rsid w:val="00811FFA"/>
    <w:rsid w:val="00836B69"/>
    <w:rsid w:val="008429A4"/>
    <w:rsid w:val="00843772"/>
    <w:rsid w:val="0085500C"/>
    <w:rsid w:val="0087174B"/>
    <w:rsid w:val="00884042"/>
    <w:rsid w:val="008A15AC"/>
    <w:rsid w:val="008D3197"/>
    <w:rsid w:val="008E714E"/>
    <w:rsid w:val="00920203"/>
    <w:rsid w:val="00925111"/>
    <w:rsid w:val="00952EC4"/>
    <w:rsid w:val="00956AE0"/>
    <w:rsid w:val="00987997"/>
    <w:rsid w:val="0099534E"/>
    <w:rsid w:val="00996369"/>
    <w:rsid w:val="00A023DA"/>
    <w:rsid w:val="00A17136"/>
    <w:rsid w:val="00A2571A"/>
    <w:rsid w:val="00A3385F"/>
    <w:rsid w:val="00A42751"/>
    <w:rsid w:val="00A674D5"/>
    <w:rsid w:val="00A77CC0"/>
    <w:rsid w:val="00A83442"/>
    <w:rsid w:val="00A858A6"/>
    <w:rsid w:val="00AA1CC1"/>
    <w:rsid w:val="00AC0534"/>
    <w:rsid w:val="00AC054D"/>
    <w:rsid w:val="00AC67EC"/>
    <w:rsid w:val="00AC7859"/>
    <w:rsid w:val="00AE3134"/>
    <w:rsid w:val="00B048F9"/>
    <w:rsid w:val="00B222FE"/>
    <w:rsid w:val="00B40FCE"/>
    <w:rsid w:val="00B454D4"/>
    <w:rsid w:val="00B459BD"/>
    <w:rsid w:val="00B97524"/>
    <w:rsid w:val="00BB53D7"/>
    <w:rsid w:val="00BD3055"/>
    <w:rsid w:val="00BD6B2C"/>
    <w:rsid w:val="00C01A29"/>
    <w:rsid w:val="00C513D5"/>
    <w:rsid w:val="00C87243"/>
    <w:rsid w:val="00C87BD4"/>
    <w:rsid w:val="00C91454"/>
    <w:rsid w:val="00CE074B"/>
    <w:rsid w:val="00D00CDF"/>
    <w:rsid w:val="00D22914"/>
    <w:rsid w:val="00D5049C"/>
    <w:rsid w:val="00D843F5"/>
    <w:rsid w:val="00D85674"/>
    <w:rsid w:val="00DA6BE6"/>
    <w:rsid w:val="00DB0B24"/>
    <w:rsid w:val="00DC078A"/>
    <w:rsid w:val="00DD010B"/>
    <w:rsid w:val="00DD40F4"/>
    <w:rsid w:val="00DF131A"/>
    <w:rsid w:val="00E0623D"/>
    <w:rsid w:val="00E07D42"/>
    <w:rsid w:val="00E94FEB"/>
    <w:rsid w:val="00EE49B4"/>
    <w:rsid w:val="00EF7707"/>
    <w:rsid w:val="00F0205D"/>
    <w:rsid w:val="00F06B7C"/>
    <w:rsid w:val="00F91A33"/>
    <w:rsid w:val="00FC05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583F4A"/>
    <w:pPr>
      <w:tabs>
        <w:tab w:val="right" w:leader="dot" w:pos="8828"/>
      </w:tabs>
      <w:spacing w:after="100"/>
    </w:p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1047609">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580674243">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04F6E"/>
    <w:rsid w:val="0001481D"/>
    <w:rsid w:val="00031884"/>
    <w:rsid w:val="0006354D"/>
    <w:rsid w:val="005064AC"/>
    <w:rsid w:val="00557868"/>
    <w:rsid w:val="00651DE6"/>
    <w:rsid w:val="006D51A3"/>
    <w:rsid w:val="007011AA"/>
    <w:rsid w:val="007A5AC6"/>
    <w:rsid w:val="007F457B"/>
    <w:rsid w:val="00813110"/>
    <w:rsid w:val="00912F46"/>
    <w:rsid w:val="00971CF7"/>
    <w:rsid w:val="009C6E8A"/>
    <w:rsid w:val="00AD252D"/>
    <w:rsid w:val="00AF6986"/>
    <w:rsid w:val="00B61C82"/>
    <w:rsid w:val="00DA7538"/>
    <w:rsid w:val="00DC30CC"/>
    <w:rsid w:val="00DF5692"/>
    <w:rsid w:val="00E22972"/>
    <w:rsid w:val="00EB7ED2"/>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36</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37</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39</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40</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41</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42</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43</b:RefOrder>
  </b:Source>
  <b:Source>
    <b:Tag>Mat</b:Tag>
    <b:SourceType>InternetSite</b:SourceType>
    <b:Guid>{E8AB39BC-4DFA-4837-A628-58E93E9E8803}</b:Guid>
    <b:Title>MathWorks</b:Title>
    <b:InternetSiteTitle>MathWorks</b:InternetSiteTitle>
    <b:URL>https://www.mathworks.com/solutions/internet-of-things.html</b:URL>
    <b:RefOrder>44</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45</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46</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47</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51</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55</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60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64</b:RefOrder>
  </b:Source>
  <b:Source>
    <b:Tag>Tet17</b:Tag>
    <b:SourceType>InternetSite</b:SourceType>
    <b:Guid>{69B7CA85-8E51-4CD7-AC43-31B5D9ECB12F}</b:Guid>
    <b:Author>
      <b:Author>
        <b:Corporate>Tetcos</b:Corporate>
      </b:Author>
    </b:Author>
    <b:Title>Netsim emulator</b:Title>
    <b:Year>2017</b:Year>
    <b:URL>http://tetcos.com/</b:URL>
    <b:RefOrder>65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66</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70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73</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74</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75</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9B5F5D6C-7810-4C77-ABDC-29144BA2A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74</Pages>
  <Words>17186</Words>
  <Characters>94528</Characters>
  <Application>Microsoft Office Word</Application>
  <DocSecurity>0</DocSecurity>
  <Lines>787</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JHONATAN MAURICIO VILLARREAL CORREDOR</cp:lastModifiedBy>
  <cp:revision>10</cp:revision>
  <dcterms:created xsi:type="dcterms:W3CDTF">2023-03-14T01:00:00Z</dcterms:created>
  <dcterms:modified xsi:type="dcterms:W3CDTF">2023-03-15T03:53:00Z</dcterms:modified>
</cp:coreProperties>
</file>