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918F1" w:rsidRDefault="008429A4" w:rsidP="008429A4">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365EB798" w14:textId="77777777" w:rsidR="008429A4" w:rsidRPr="004341C0" w:rsidRDefault="008429A4" w:rsidP="008429A4">
      <w:pPr>
        <w:jc w:val="center"/>
        <w:rPr>
          <w:rFonts w:cs="Times New Roman"/>
          <w:b/>
          <w:bCs/>
          <w:szCs w:val="24"/>
        </w:rPr>
      </w:pPr>
      <w:r w:rsidRPr="004341C0">
        <w:rPr>
          <w:rFonts w:cs="Times New Roman"/>
          <w:b/>
          <w:bCs/>
          <w:szCs w:val="24"/>
        </w:rPr>
        <w:t xml:space="preserve"> </w:t>
      </w:r>
    </w:p>
    <w:p w14:paraId="6AB62619" w14:textId="77777777" w:rsidR="008429A4" w:rsidRDefault="008429A4" w:rsidP="008429A4">
      <w:pPr>
        <w:jc w:val="center"/>
        <w:rPr>
          <w:rFonts w:cs="Times New Roman"/>
          <w:color w:val="FF0000"/>
          <w:szCs w:val="24"/>
        </w:rPr>
      </w:pPr>
    </w:p>
    <w:p w14:paraId="68E06BCA" w14:textId="77777777" w:rsidR="008429A4" w:rsidRDefault="008429A4" w:rsidP="008429A4">
      <w:pPr>
        <w:jc w:val="center"/>
        <w:rPr>
          <w:rFonts w:cs="Times New Roman"/>
          <w:color w:val="FF0000"/>
          <w:szCs w:val="24"/>
        </w:rPr>
      </w:pPr>
    </w:p>
    <w:p w14:paraId="04941501" w14:textId="77777777" w:rsidR="008429A4" w:rsidRPr="005C5E47" w:rsidRDefault="008429A4" w:rsidP="008429A4">
      <w:pPr>
        <w:jc w:val="center"/>
        <w:rPr>
          <w:rFonts w:cs="Times New Roman"/>
          <w:color w:val="FF0000"/>
          <w:szCs w:val="24"/>
        </w:rPr>
      </w:pPr>
    </w:p>
    <w:p w14:paraId="3FF67B10" w14:textId="265337D1" w:rsidR="008429A4" w:rsidRPr="00DC79BC" w:rsidRDefault="008429A4" w:rsidP="008429A4">
      <w:pPr>
        <w:jc w:val="center"/>
        <w:rPr>
          <w:rFonts w:cs="Times New Roman"/>
          <w:szCs w:val="24"/>
        </w:rPr>
      </w:pPr>
      <w:r w:rsidRPr="00DC79BC">
        <w:rPr>
          <w:rFonts w:cs="Times New Roman"/>
          <w:szCs w:val="24"/>
        </w:rPr>
        <w:t xml:space="preserve">Camilo </w:t>
      </w:r>
      <w:r w:rsidR="00996369" w:rsidRPr="00DC79BC">
        <w:rPr>
          <w:rFonts w:cs="Times New Roman"/>
          <w:szCs w:val="24"/>
        </w:rPr>
        <w:t>Andrés</w:t>
      </w:r>
      <w:r w:rsidRPr="00DC79BC">
        <w:rPr>
          <w:rFonts w:cs="Times New Roman"/>
          <w:szCs w:val="24"/>
        </w:rPr>
        <w:t xml:space="preserve"> Diaz </w:t>
      </w:r>
      <w:r w:rsidR="00996369" w:rsidRPr="00DC79BC">
        <w:rPr>
          <w:rFonts w:cs="Times New Roman"/>
          <w:szCs w:val="24"/>
        </w:rPr>
        <w:t>Gómez</w:t>
      </w:r>
    </w:p>
    <w:p w14:paraId="6DDBFB63" w14:textId="77777777" w:rsidR="008429A4" w:rsidRPr="00DC79BC" w:rsidRDefault="008429A4" w:rsidP="008429A4">
      <w:pPr>
        <w:jc w:val="center"/>
        <w:rPr>
          <w:rFonts w:cs="Times New Roman"/>
          <w:szCs w:val="24"/>
        </w:rPr>
      </w:pPr>
      <w:r w:rsidRPr="00DC79BC">
        <w:rPr>
          <w:rFonts w:cs="Times New Roman"/>
          <w:szCs w:val="24"/>
        </w:rPr>
        <w:t>Juan Esteban Contreras Diaz</w:t>
      </w:r>
    </w:p>
    <w:p w14:paraId="2B47F85B" w14:textId="77777777" w:rsidR="008429A4" w:rsidRPr="00DC79BC" w:rsidRDefault="008429A4" w:rsidP="008429A4">
      <w:pPr>
        <w:jc w:val="center"/>
        <w:rPr>
          <w:rFonts w:cs="Times New Roman"/>
          <w:szCs w:val="24"/>
        </w:rPr>
      </w:pPr>
      <w:proofErr w:type="spellStart"/>
      <w:r w:rsidRPr="00DC79BC">
        <w:rPr>
          <w:rFonts w:cs="Times New Roman"/>
          <w:szCs w:val="24"/>
        </w:rPr>
        <w:t>Jhonatan</w:t>
      </w:r>
      <w:proofErr w:type="spellEnd"/>
      <w:r w:rsidRPr="00DC79BC">
        <w:rPr>
          <w:rFonts w:cs="Times New Roman"/>
          <w:szCs w:val="24"/>
        </w:rPr>
        <w:t xml:space="preserve"> Mauricio Villarreal Corredor</w:t>
      </w:r>
    </w:p>
    <w:p w14:paraId="030F8A69" w14:textId="77777777" w:rsidR="008429A4" w:rsidRDefault="008429A4" w:rsidP="008429A4">
      <w:pPr>
        <w:jc w:val="center"/>
        <w:rPr>
          <w:rFonts w:cs="Times New Roman"/>
          <w:szCs w:val="24"/>
        </w:rPr>
      </w:pPr>
    </w:p>
    <w:p w14:paraId="063D9F56" w14:textId="77777777" w:rsidR="008429A4" w:rsidRDefault="008429A4" w:rsidP="008429A4">
      <w:pPr>
        <w:jc w:val="center"/>
        <w:rPr>
          <w:rFonts w:cs="Times New Roman"/>
          <w:szCs w:val="24"/>
        </w:rPr>
      </w:pPr>
    </w:p>
    <w:p w14:paraId="05165AC6" w14:textId="77777777" w:rsidR="008429A4" w:rsidRPr="000511AB" w:rsidRDefault="008429A4" w:rsidP="008429A4">
      <w:pPr>
        <w:jc w:val="center"/>
        <w:rPr>
          <w:rFonts w:cs="Times New Roman"/>
          <w:szCs w:val="24"/>
        </w:rPr>
      </w:pPr>
    </w:p>
    <w:p w14:paraId="45A50EB3" w14:textId="77777777" w:rsidR="008429A4" w:rsidRPr="000511AB" w:rsidRDefault="00000000" w:rsidP="008429A4">
      <w:pPr>
        <w:jc w:val="center"/>
        <w:rPr>
          <w:rFonts w:cs="Times New Roman"/>
          <w:szCs w:val="24"/>
        </w:rPr>
      </w:pPr>
      <w:sdt>
        <w:sdtPr>
          <w:rPr>
            <w:rStyle w:val="Estilo7"/>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8429A4">
            <w:rPr>
              <w:rStyle w:val="Estilo7"/>
            </w:rPr>
            <w:t>Trabajo de Grado presentado</w:t>
          </w:r>
        </w:sdtContent>
      </w:sdt>
      <w:r w:rsidR="008429A4" w:rsidRPr="000511AB">
        <w:rPr>
          <w:rFonts w:cs="Times New Roman"/>
          <w:szCs w:val="24"/>
        </w:rPr>
        <w:t xml:space="preserve"> para optar al título de</w:t>
      </w:r>
      <w:r w:rsidR="008429A4" w:rsidRPr="00173AE4">
        <w:rPr>
          <w:rFonts w:cs="Times New Roman"/>
          <w:szCs w:val="24"/>
        </w:rPr>
        <w:t xml:space="preserve"> </w:t>
      </w:r>
      <w:sdt>
        <w:sdtPr>
          <w:rPr>
            <w:rStyle w:val="Estilo8"/>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8429A4">
            <w:rPr>
              <w:rStyle w:val="Estilo8"/>
              <w:szCs w:val="24"/>
            </w:rPr>
            <w:t>Ingeniero de Sistemas</w:t>
          </w:r>
        </w:sdtContent>
      </w:sdt>
    </w:p>
    <w:p w14:paraId="6831BD1F" w14:textId="77777777" w:rsidR="008429A4" w:rsidRPr="000511AB" w:rsidRDefault="008429A4" w:rsidP="008429A4">
      <w:pPr>
        <w:jc w:val="center"/>
        <w:rPr>
          <w:rFonts w:cs="Times New Roman"/>
          <w:szCs w:val="24"/>
        </w:rPr>
      </w:pPr>
    </w:p>
    <w:p w14:paraId="57314E3D" w14:textId="77777777" w:rsidR="008429A4" w:rsidRDefault="008429A4" w:rsidP="008429A4">
      <w:pPr>
        <w:rPr>
          <w:rFonts w:cs="Times New Roman"/>
          <w:szCs w:val="24"/>
        </w:rPr>
      </w:pPr>
    </w:p>
    <w:p w14:paraId="19935D4B" w14:textId="77777777" w:rsidR="008429A4" w:rsidRDefault="008429A4" w:rsidP="008429A4">
      <w:pPr>
        <w:rPr>
          <w:rFonts w:cs="Times New Roman"/>
          <w:szCs w:val="24"/>
        </w:rPr>
      </w:pPr>
    </w:p>
    <w:p w14:paraId="456EC5A3" w14:textId="77777777" w:rsidR="008429A4" w:rsidRPr="001023B2" w:rsidRDefault="008429A4" w:rsidP="008429A4">
      <w:pPr>
        <w:rPr>
          <w:rFonts w:cs="Times New Roman"/>
          <w:szCs w:val="24"/>
        </w:rPr>
      </w:pPr>
    </w:p>
    <w:p w14:paraId="45A0CB51" w14:textId="77777777" w:rsidR="008429A4" w:rsidRPr="001023B2" w:rsidRDefault="008429A4" w:rsidP="008429A4">
      <w:pPr>
        <w:pStyle w:val="PrrAPA"/>
        <w:jc w:val="center"/>
      </w:pPr>
      <w:r w:rsidRPr="001023B2">
        <w:t xml:space="preserve">Asesor: Nikolay Lenin Reyes Jalizev,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1023B2">
            <w:rPr>
              <w:rStyle w:val="Estilo8"/>
            </w:rPr>
            <w:t>Magíster (MSc)</w:t>
          </w:r>
        </w:sdtContent>
      </w:sdt>
      <w:r w:rsidRPr="001023B2">
        <w:rPr>
          <w:rStyle w:val="Estilo2"/>
        </w:rPr>
        <w:t xml:space="preserve"> en Ingeniería Industrial</w:t>
      </w:r>
    </w:p>
    <w:p w14:paraId="44A4B8BE" w14:textId="77777777" w:rsidR="008429A4" w:rsidRPr="001023B2" w:rsidRDefault="008429A4" w:rsidP="008429A4">
      <w:pPr>
        <w:jc w:val="center"/>
        <w:rPr>
          <w:rFonts w:cs="Times New Roman"/>
          <w:szCs w:val="24"/>
        </w:rPr>
      </w:pPr>
    </w:p>
    <w:p w14:paraId="7E503473" w14:textId="77777777" w:rsidR="008429A4" w:rsidRPr="001023B2" w:rsidRDefault="008429A4" w:rsidP="008429A4">
      <w:pPr>
        <w:jc w:val="center"/>
        <w:rPr>
          <w:rFonts w:cs="Times New Roman"/>
          <w:szCs w:val="24"/>
        </w:rPr>
      </w:pPr>
    </w:p>
    <w:p w14:paraId="65F92167" w14:textId="77777777" w:rsidR="008429A4" w:rsidRPr="001023B2" w:rsidRDefault="008429A4" w:rsidP="008429A4">
      <w:pPr>
        <w:jc w:val="center"/>
        <w:rPr>
          <w:rFonts w:cs="Times New Roman"/>
          <w:szCs w:val="24"/>
        </w:rPr>
      </w:pPr>
    </w:p>
    <w:p w14:paraId="21834F8D" w14:textId="77777777" w:rsidR="008429A4" w:rsidRPr="001023B2" w:rsidRDefault="008429A4" w:rsidP="008429A4">
      <w:pPr>
        <w:jc w:val="center"/>
        <w:rPr>
          <w:rFonts w:cs="Times New Roman"/>
          <w:szCs w:val="24"/>
        </w:rPr>
      </w:pPr>
      <w:r w:rsidRPr="001023B2">
        <w:rPr>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1023B2" w:rsidRDefault="008429A4" w:rsidP="008429A4">
      <w:pPr>
        <w:pStyle w:val="PrrAPA"/>
        <w:jc w:val="center"/>
        <w:rPr>
          <w:rStyle w:val="Estilo3"/>
        </w:rPr>
      </w:pPr>
    </w:p>
    <w:p w14:paraId="301EBB23" w14:textId="77777777" w:rsidR="008429A4" w:rsidRPr="001023B2" w:rsidRDefault="008429A4" w:rsidP="008429A4">
      <w:pPr>
        <w:jc w:val="center"/>
        <w:rPr>
          <w:rStyle w:val="Estilo3"/>
          <w:szCs w:val="24"/>
        </w:rPr>
      </w:pPr>
      <w:r w:rsidRPr="001023B2">
        <w:rPr>
          <w:rStyle w:val="Estilo3"/>
          <w:szCs w:val="24"/>
        </w:rPr>
        <w:t>Universidad de San Buenaventura</w:t>
      </w:r>
    </w:p>
    <w:p w14:paraId="25FE0409" w14:textId="77777777" w:rsidR="008429A4" w:rsidRPr="001023B2" w:rsidRDefault="00000000" w:rsidP="008429A4">
      <w:pPr>
        <w:jc w:val="center"/>
        <w:rPr>
          <w:rFonts w:cs="Times New Roman"/>
          <w:szCs w:val="24"/>
        </w:rPr>
      </w:pPr>
      <w:sdt>
        <w:sdtPr>
          <w:rPr>
            <w:rStyle w:val="TextocomentarioCar"/>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8429A4" w:rsidRPr="001023B2">
            <w:rPr>
              <w:rStyle w:val="TextocomentarioCar"/>
              <w:sz w:val="24"/>
              <w:szCs w:val="24"/>
            </w:rPr>
            <w:t>Facultad de Ingeniería (Bogotá)</w:t>
          </w:r>
        </w:sdtContent>
      </w:sdt>
    </w:p>
    <w:p w14:paraId="1CED8A57" w14:textId="77777777" w:rsidR="008429A4" w:rsidRPr="001023B2" w:rsidRDefault="00000000" w:rsidP="008429A4">
      <w:pPr>
        <w:jc w:val="center"/>
        <w:rPr>
          <w:szCs w:val="24"/>
        </w:rPr>
      </w:pPr>
      <w:sdt>
        <w:sdtPr>
          <w:rPr>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rPr>
        </w:sdtEndPr>
        <w:sdtContent>
          <w:r w:rsidR="008429A4" w:rsidRPr="001023B2">
            <w:rPr>
              <w:szCs w:val="24"/>
            </w:rPr>
            <w:t>Ingeniería de Sistemas</w:t>
          </w:r>
        </w:sdtContent>
      </w:sdt>
      <w:r w:rsidR="008429A4" w:rsidRPr="001023B2">
        <w:rPr>
          <w:rStyle w:val="Refdenotaalfinal"/>
          <w:szCs w:val="24"/>
        </w:rPr>
        <w:t xml:space="preserve"> </w:t>
      </w:r>
    </w:p>
    <w:p w14:paraId="5FE0E081" w14:textId="77777777" w:rsidR="008429A4" w:rsidRPr="001023B2" w:rsidRDefault="00000000" w:rsidP="008429A4">
      <w:pPr>
        <w:jc w:val="center"/>
        <w:rPr>
          <w:rFonts w:cs="Times New Roman"/>
          <w:szCs w:val="24"/>
        </w:rPr>
      </w:pPr>
      <w:sdt>
        <w:sdtPr>
          <w:rPr>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8429A4" w:rsidRPr="001023B2">
            <w:rPr>
              <w:szCs w:val="24"/>
            </w:rPr>
            <w:t>Bogotá D.C., Colombia</w:t>
          </w:r>
        </w:sdtContent>
      </w:sdt>
    </w:p>
    <w:p w14:paraId="511197D8" w14:textId="77777777" w:rsidR="00F0205D" w:rsidRPr="001023B2" w:rsidRDefault="00000000" w:rsidP="008429A4">
      <w:pPr>
        <w:jc w:val="center"/>
        <w:rPr>
          <w:rFonts w:cs="Times New Roman"/>
          <w:szCs w:val="24"/>
        </w:rPr>
      </w:pPr>
      <w:sdt>
        <w:sdtPr>
          <w:rPr>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429A4" w:rsidRPr="001023B2">
            <w:rPr>
              <w:szCs w:val="24"/>
            </w:rPr>
            <w:t>2023</w:t>
          </w:r>
        </w:sdtContent>
      </w:sdt>
    </w:p>
    <w:p w14:paraId="2AFB1149" w14:textId="77777777" w:rsidR="008429A4" w:rsidRDefault="008429A4" w:rsidP="008429A4">
      <w:pPr>
        <w:jc w:val="center"/>
        <w:rPr>
          <w:rFonts w:cs="Times New Roman"/>
          <w:szCs w:val="24"/>
        </w:rPr>
      </w:pPr>
    </w:p>
    <w:p w14:paraId="7CD2F2DC" w14:textId="77777777" w:rsidR="00530057"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Default="00530057">
            <w:pPr>
              <w:spacing w:before="60" w:after="60" w:line="240" w:lineRule="auto"/>
              <w:jc w:val="center"/>
              <w:rPr>
                <w:rFonts w:cs="Times New Roman"/>
                <w:sz w:val="20"/>
                <w:szCs w:val="20"/>
              </w:rPr>
            </w:pPr>
            <w:r>
              <w:rPr>
                <w:rFonts w:cs="Times New Roman"/>
                <w:szCs w:val="24"/>
              </w:rPr>
              <w:br w:type="page"/>
            </w:r>
            <w:r>
              <w:rPr>
                <w:rFonts w:cs="Times New Roman"/>
                <w:sz w:val="20"/>
                <w:szCs w:val="20"/>
              </w:rPr>
              <w:t>Citar/</w:t>
            </w:r>
            <w:proofErr w:type="spellStart"/>
            <w:r>
              <w:rPr>
                <w:rFonts w:cs="Times New Roman"/>
                <w:sz w:val="20"/>
                <w:szCs w:val="20"/>
              </w:rPr>
              <w:t>How</w:t>
            </w:r>
            <w:proofErr w:type="spellEnd"/>
            <w:r>
              <w:rPr>
                <w:rFonts w:cs="Times New Roman"/>
                <w:sz w:val="20"/>
                <w:szCs w:val="20"/>
              </w:rPr>
              <w:t xml:space="preserve"> </w:t>
            </w:r>
            <w:proofErr w:type="spellStart"/>
            <w:r>
              <w:rPr>
                <w:rFonts w:cs="Times New Roman"/>
                <w:sz w:val="20"/>
                <w:szCs w:val="20"/>
              </w:rPr>
              <w:t>to</w:t>
            </w:r>
            <w:proofErr w:type="spellEnd"/>
            <w:r>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Default="00530057">
            <w:pPr>
              <w:rPr>
                <w:rFonts w:cs="Times New Roman"/>
                <w:sz w:val="20"/>
                <w:szCs w:val="20"/>
              </w:rPr>
            </w:pPr>
            <w:r>
              <w:rPr>
                <w:rFonts w:cs="Times New Roman"/>
                <w:sz w:val="20"/>
                <w:szCs w:val="20"/>
              </w:rPr>
              <w:t>(Diaz et al., 202</w:t>
            </w:r>
            <w:r w:rsidR="00AC67EC">
              <w:rPr>
                <w:rFonts w:cs="Times New Roman"/>
                <w:sz w:val="20"/>
                <w:szCs w:val="20"/>
              </w:rPr>
              <w:t>3</w:t>
            </w:r>
            <w:r>
              <w:rPr>
                <w:rFonts w:cs="Times New Roman"/>
                <w:sz w:val="20"/>
                <w:szCs w:val="20"/>
              </w:rPr>
              <w:t>)</w:t>
            </w:r>
          </w:p>
        </w:tc>
      </w:tr>
      <w:tr w:rsidR="00530057"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Default="00530057">
            <w:pPr>
              <w:spacing w:before="60" w:line="240" w:lineRule="auto"/>
              <w:jc w:val="center"/>
              <w:rPr>
                <w:rFonts w:cs="Times New Roman"/>
                <w:sz w:val="20"/>
                <w:szCs w:val="20"/>
              </w:rPr>
            </w:pPr>
            <w:r>
              <w:rPr>
                <w:rFonts w:cs="Times New Roman"/>
                <w:sz w:val="20"/>
                <w:szCs w:val="20"/>
              </w:rPr>
              <w:t>Referencia/Reference</w:t>
            </w:r>
          </w:p>
          <w:p w14:paraId="657B7732" w14:textId="77777777" w:rsidR="00530057" w:rsidRDefault="00530057">
            <w:pPr>
              <w:spacing w:line="276" w:lineRule="auto"/>
              <w:jc w:val="center"/>
              <w:rPr>
                <w:rFonts w:cs="Times New Roman"/>
                <w:sz w:val="20"/>
                <w:szCs w:val="20"/>
              </w:rPr>
            </w:pPr>
          </w:p>
          <w:p w14:paraId="4C98ACC7" w14:textId="77777777" w:rsidR="00530057" w:rsidRDefault="00530057">
            <w:pPr>
              <w:spacing w:line="240" w:lineRule="auto"/>
              <w:jc w:val="center"/>
              <w:rPr>
                <w:rFonts w:cs="Times New Roman"/>
                <w:sz w:val="20"/>
                <w:szCs w:val="20"/>
              </w:rPr>
            </w:pPr>
            <w:r>
              <w:rPr>
                <w:rFonts w:cs="Times New Roman"/>
                <w:sz w:val="20"/>
                <w:szCs w:val="20"/>
              </w:rPr>
              <w:t>Estilo/Style:</w:t>
            </w:r>
          </w:p>
          <w:p w14:paraId="1829328D" w14:textId="77777777" w:rsidR="00530057" w:rsidRDefault="00530057">
            <w:pPr>
              <w:spacing w:after="120" w:line="240" w:lineRule="auto"/>
              <w:jc w:val="center"/>
              <w:rPr>
                <w:rFonts w:cs="Times New Roman"/>
                <w:sz w:val="20"/>
                <w:szCs w:val="20"/>
              </w:rPr>
            </w:pPr>
            <w:r>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Default="00C87BD4" w:rsidP="00AC67EC">
            <w:pPr>
              <w:spacing w:after="60" w:line="276" w:lineRule="auto"/>
              <w:ind w:left="709" w:hanging="709"/>
              <w:rPr>
                <w:rFonts w:cs="Times New Roman"/>
                <w:sz w:val="20"/>
                <w:szCs w:val="20"/>
              </w:rPr>
            </w:pPr>
            <w:r>
              <w:rPr>
                <w:rFonts w:cs="Times New Roman"/>
                <w:sz w:val="20"/>
                <w:szCs w:val="20"/>
              </w:rPr>
              <w:t>Diaz, C.A; Contreras, J.E y Villarreal, J. M.</w:t>
            </w:r>
            <w:r w:rsidR="00AC67EC">
              <w:rPr>
                <w:rFonts w:cs="Times New Roman"/>
                <w:sz w:val="20"/>
                <w:szCs w:val="20"/>
              </w:rPr>
              <w:t xml:space="preserve"> (2023). </w:t>
            </w:r>
            <w:r w:rsidR="00AC67EC" w:rsidRPr="00AC67EC">
              <w:rPr>
                <w:bCs/>
                <w:i/>
                <w:iCs/>
                <w:sz w:val="20"/>
                <w:szCs w:val="20"/>
              </w:rPr>
              <w:t>Simulador de datos climáticos para el desarrollo de proyectos IoT</w:t>
            </w:r>
            <w:r w:rsidR="00AC67EC">
              <w:rPr>
                <w:rFonts w:cs="Times New Roman"/>
                <w:sz w:val="20"/>
                <w:szCs w:val="20"/>
              </w:rPr>
              <w:t>.</w:t>
            </w:r>
            <w:r w:rsidR="00530057">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Pr>
                    <w:rStyle w:val="Estilo10"/>
                    <w:szCs w:val="20"/>
                  </w:rPr>
                  <w:t>Trabajo de grado profesional</w:t>
                </w:r>
              </w:sdtContent>
            </w:sdt>
            <w:r w:rsidR="00530057">
              <w:rPr>
                <w:rFonts w:cs="Times New Roman"/>
                <w:szCs w:val="20"/>
              </w:rPr>
              <w:t>]</w:t>
            </w:r>
            <w:r w:rsidR="00530057">
              <w:rPr>
                <w:rFonts w:cs="Times New Roman"/>
                <w:sz w:val="20"/>
                <w:szCs w:val="20"/>
              </w:rPr>
              <w:t>. Universidad de San Buenaventura</w:t>
            </w:r>
            <w:r w:rsidR="00530057">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Pr>
                    <w:rStyle w:val="Estilo10"/>
                    <w:szCs w:val="20"/>
                  </w:rPr>
                  <w:t>Seleccione sede / seccional y/o extensión</w:t>
                </w:r>
              </w:sdtContent>
            </w:sdt>
            <w:r w:rsidR="00530057">
              <w:rPr>
                <w:rFonts w:cs="Times New Roman"/>
                <w:szCs w:val="20"/>
              </w:rPr>
              <w:t>.</w:t>
            </w:r>
          </w:p>
        </w:tc>
      </w:tr>
    </w:tbl>
    <w:p w14:paraId="6CCB2072" w14:textId="4B77A1B8" w:rsidR="00530057"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14:paraId="4F737D64" w14:textId="77777777" w:rsidTr="00AC67EC">
        <w:tc>
          <w:tcPr>
            <w:tcW w:w="2552" w:type="dxa"/>
            <w:vAlign w:val="center"/>
            <w:hideMark/>
          </w:tcPr>
          <w:p w14:paraId="70300400" w14:textId="678A92F2" w:rsidR="00AC67EC" w:rsidRDefault="00AC67EC">
            <w:pPr>
              <w:jc w:val="left"/>
              <w:rPr>
                <w:rFonts w:cs="Times New Roman"/>
                <w:sz w:val="20"/>
                <w:szCs w:val="20"/>
              </w:rPr>
            </w:pPr>
            <w:r>
              <w:rPr>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Default="00AC67EC">
            <w:pPr>
              <w:jc w:val="left"/>
              <w:rPr>
                <w:rFonts w:cs="Times New Roman"/>
                <w:sz w:val="20"/>
                <w:szCs w:val="20"/>
              </w:rPr>
            </w:pPr>
            <w:r>
              <w:rPr>
                <w:rFonts w:cs="Times New Roman"/>
                <w:sz w:val="20"/>
                <w:szCs w:val="20"/>
              </w:rPr>
              <w:t>Biblioteca Digital (Repositorio)</w:t>
            </w:r>
          </w:p>
          <w:p w14:paraId="5FD6D342" w14:textId="77777777" w:rsidR="00AC67EC" w:rsidRDefault="00AC67EC">
            <w:pPr>
              <w:jc w:val="left"/>
              <w:rPr>
                <w:noProof/>
                <w:sz w:val="20"/>
                <w:szCs w:val="20"/>
              </w:rPr>
            </w:pPr>
            <w:r>
              <w:rPr>
                <w:rFonts w:cs="Times New Roman"/>
                <w:sz w:val="20"/>
                <w:szCs w:val="20"/>
              </w:rPr>
              <w:t>www.bibliotecadigital.usb.edu.co</w:t>
            </w:r>
          </w:p>
        </w:tc>
      </w:tr>
    </w:tbl>
    <w:p w14:paraId="1C9E4D2E" w14:textId="77777777" w:rsidR="00AC67EC" w:rsidRDefault="00AC67EC" w:rsidP="00AC67EC">
      <w:pPr>
        <w:jc w:val="left"/>
        <w:rPr>
          <w:rFonts w:cs="Times New Roman"/>
          <w:b/>
          <w:sz w:val="20"/>
          <w:szCs w:val="20"/>
        </w:rPr>
      </w:pPr>
    </w:p>
    <w:p w14:paraId="0003AE1D" w14:textId="77777777" w:rsidR="00AC67EC" w:rsidRDefault="00AC67EC" w:rsidP="00AC67EC">
      <w:pPr>
        <w:jc w:val="left"/>
        <w:rPr>
          <w:rFonts w:cs="Times New Roman"/>
          <w:sz w:val="20"/>
          <w:szCs w:val="20"/>
        </w:rPr>
      </w:pPr>
      <w:r>
        <w:rPr>
          <w:rFonts w:cs="Times New Roman"/>
          <w:b/>
          <w:sz w:val="20"/>
          <w:szCs w:val="20"/>
        </w:rPr>
        <w:t>Bibliotecas Universidad de San Buenaventura</w:t>
      </w:r>
    </w:p>
    <w:p w14:paraId="283B3E31" w14:textId="77777777" w:rsidR="00AC67EC" w:rsidRDefault="00AC67EC" w:rsidP="00AC67EC">
      <w:pPr>
        <w:spacing w:line="276" w:lineRule="auto"/>
        <w:jc w:val="left"/>
        <w:rPr>
          <w:rFonts w:cs="Times New Roman"/>
          <w:sz w:val="20"/>
          <w:szCs w:val="20"/>
        </w:rPr>
      </w:pPr>
      <w:r>
        <w:rPr>
          <w:rFonts w:cs="Times New Roman"/>
          <w:sz w:val="20"/>
          <w:szCs w:val="20"/>
        </w:rPr>
        <w:t>Biblioteca Fray Alberto Montealegre O.F.M. - Bogotá.</w:t>
      </w:r>
    </w:p>
    <w:p w14:paraId="03CDA55D" w14:textId="77777777" w:rsidR="00AC67EC" w:rsidRDefault="00AC67EC" w:rsidP="00AC67EC">
      <w:pPr>
        <w:spacing w:line="276" w:lineRule="auto"/>
        <w:jc w:val="left"/>
        <w:rPr>
          <w:rFonts w:cs="Times New Roman"/>
          <w:sz w:val="20"/>
          <w:szCs w:val="20"/>
        </w:rPr>
      </w:pPr>
      <w:r>
        <w:rPr>
          <w:rFonts w:cs="Times New Roman"/>
          <w:sz w:val="20"/>
          <w:szCs w:val="20"/>
        </w:rPr>
        <w:t>Biblioteca Fray Arturo Calle Restrepo O.F.M.</w:t>
      </w:r>
      <w:r>
        <w:rPr>
          <w:rFonts w:cs="Times New Roman"/>
          <w:b/>
          <w:sz w:val="20"/>
          <w:szCs w:val="20"/>
        </w:rPr>
        <w:t xml:space="preserve"> - </w:t>
      </w:r>
      <w:r>
        <w:rPr>
          <w:rFonts w:cs="Times New Roman"/>
          <w:sz w:val="20"/>
          <w:szCs w:val="20"/>
        </w:rPr>
        <w:t>Medellín, Bello, Armenia, Ibagué.</w:t>
      </w:r>
    </w:p>
    <w:p w14:paraId="034D8DA2" w14:textId="77777777" w:rsidR="00AC67EC" w:rsidRDefault="00AC67EC" w:rsidP="00AC67EC">
      <w:pPr>
        <w:spacing w:line="276" w:lineRule="auto"/>
        <w:jc w:val="left"/>
        <w:rPr>
          <w:rFonts w:cs="Times New Roman"/>
          <w:sz w:val="20"/>
          <w:szCs w:val="20"/>
        </w:rPr>
      </w:pPr>
      <w:r>
        <w:rPr>
          <w:rFonts w:cs="Times New Roman"/>
          <w:sz w:val="20"/>
          <w:szCs w:val="20"/>
        </w:rPr>
        <w:t>Departamento de Biblioteca - Cali.</w:t>
      </w:r>
    </w:p>
    <w:p w14:paraId="513F3B75" w14:textId="77777777" w:rsidR="00AC67EC" w:rsidRDefault="00AC67EC" w:rsidP="00AC67EC">
      <w:pPr>
        <w:spacing w:line="276" w:lineRule="auto"/>
        <w:jc w:val="left"/>
        <w:rPr>
          <w:rFonts w:cs="Times New Roman"/>
          <w:sz w:val="20"/>
          <w:szCs w:val="20"/>
        </w:rPr>
      </w:pPr>
      <w:r>
        <w:rPr>
          <w:rFonts w:cs="Times New Roman"/>
          <w:sz w:val="20"/>
          <w:szCs w:val="20"/>
        </w:rPr>
        <w:t>Biblioteca Central Fray Antonio de Marchena – Cartagena.</w:t>
      </w:r>
    </w:p>
    <w:p w14:paraId="01D8D129" w14:textId="77777777" w:rsidR="00AC67EC" w:rsidRDefault="00AC67EC" w:rsidP="00AC67EC">
      <w:pPr>
        <w:jc w:val="center"/>
        <w:rPr>
          <w:rFonts w:cs="Times New Roman"/>
          <w:b/>
          <w:sz w:val="20"/>
          <w:szCs w:val="20"/>
        </w:rPr>
      </w:pPr>
    </w:p>
    <w:p w14:paraId="75DCD5ED" w14:textId="77777777" w:rsidR="00AC67EC" w:rsidRDefault="00AC67EC" w:rsidP="00AC67EC">
      <w:pPr>
        <w:jc w:val="center"/>
        <w:rPr>
          <w:rFonts w:cs="Times New Roman"/>
          <w:b/>
          <w:sz w:val="20"/>
          <w:szCs w:val="20"/>
        </w:rPr>
      </w:pPr>
    </w:p>
    <w:p w14:paraId="3407E29B" w14:textId="77777777" w:rsidR="00AC67EC" w:rsidRDefault="00AC67EC" w:rsidP="00AC67EC">
      <w:pPr>
        <w:spacing w:line="276" w:lineRule="auto"/>
        <w:jc w:val="left"/>
        <w:rPr>
          <w:rFonts w:cs="Times New Roman"/>
          <w:sz w:val="20"/>
          <w:szCs w:val="20"/>
        </w:rPr>
      </w:pPr>
      <w:r>
        <w:rPr>
          <w:rFonts w:cs="Times New Roman"/>
          <w:b/>
          <w:bCs/>
          <w:sz w:val="20"/>
          <w:szCs w:val="20"/>
        </w:rPr>
        <w:t>Universidad de San Buenaventura Colombia</w:t>
      </w:r>
      <w:r>
        <w:rPr>
          <w:rFonts w:cs="Times New Roman"/>
          <w:sz w:val="20"/>
          <w:szCs w:val="20"/>
        </w:rPr>
        <w:t xml:space="preserve"> - www.usb.edu.co</w:t>
      </w:r>
    </w:p>
    <w:p w14:paraId="2D8D284E" w14:textId="77777777" w:rsidR="00AC67EC" w:rsidRDefault="00AC67EC" w:rsidP="00AC67EC">
      <w:pPr>
        <w:spacing w:line="276" w:lineRule="auto"/>
        <w:jc w:val="left"/>
        <w:rPr>
          <w:rFonts w:cs="Times New Roman"/>
          <w:sz w:val="20"/>
          <w:szCs w:val="20"/>
        </w:rPr>
      </w:pPr>
      <w:r>
        <w:rPr>
          <w:rFonts w:cs="Times New Roman"/>
          <w:sz w:val="20"/>
          <w:szCs w:val="20"/>
        </w:rPr>
        <w:t>Bogotá</w:t>
      </w:r>
      <w:r>
        <w:rPr>
          <w:rFonts w:cs="Times New Roman"/>
          <w:b/>
          <w:sz w:val="20"/>
          <w:szCs w:val="20"/>
        </w:rPr>
        <w:t xml:space="preserve"> - </w:t>
      </w:r>
      <w:r>
        <w:rPr>
          <w:rFonts w:cs="Times New Roman"/>
          <w:sz w:val="20"/>
          <w:szCs w:val="20"/>
        </w:rPr>
        <w:t>www.usbbog.edu.co</w:t>
      </w:r>
    </w:p>
    <w:p w14:paraId="1B500391" w14:textId="77777777" w:rsidR="00AC67EC" w:rsidRDefault="00AC67EC" w:rsidP="00AC67EC">
      <w:pPr>
        <w:spacing w:line="276" w:lineRule="auto"/>
        <w:jc w:val="left"/>
        <w:rPr>
          <w:rFonts w:cs="Times New Roman"/>
          <w:sz w:val="20"/>
          <w:szCs w:val="20"/>
        </w:rPr>
      </w:pPr>
      <w:r>
        <w:rPr>
          <w:rFonts w:cs="Times New Roman"/>
          <w:sz w:val="20"/>
          <w:szCs w:val="20"/>
        </w:rPr>
        <w:t>Medellín</w:t>
      </w:r>
      <w:r>
        <w:rPr>
          <w:rFonts w:cs="Times New Roman"/>
          <w:b/>
          <w:sz w:val="20"/>
          <w:szCs w:val="20"/>
        </w:rPr>
        <w:t xml:space="preserve"> - </w:t>
      </w:r>
      <w:r>
        <w:rPr>
          <w:rFonts w:cs="Times New Roman"/>
          <w:sz w:val="20"/>
          <w:szCs w:val="20"/>
        </w:rPr>
        <w:t>www.usbmed.edu.co</w:t>
      </w:r>
    </w:p>
    <w:p w14:paraId="67A5933C" w14:textId="77777777" w:rsidR="00AC67EC" w:rsidRDefault="00AC67EC" w:rsidP="00AC67EC">
      <w:pPr>
        <w:spacing w:line="276" w:lineRule="auto"/>
        <w:jc w:val="left"/>
        <w:rPr>
          <w:rFonts w:cs="Times New Roman"/>
          <w:sz w:val="20"/>
          <w:szCs w:val="20"/>
        </w:rPr>
      </w:pPr>
      <w:r>
        <w:rPr>
          <w:rFonts w:cs="Times New Roman"/>
          <w:sz w:val="20"/>
          <w:szCs w:val="20"/>
        </w:rPr>
        <w:t>Cali -</w:t>
      </w:r>
      <w:r>
        <w:rPr>
          <w:rFonts w:cs="Times New Roman"/>
          <w:b/>
          <w:sz w:val="20"/>
          <w:szCs w:val="20"/>
        </w:rPr>
        <w:t xml:space="preserve"> </w:t>
      </w:r>
      <w:r>
        <w:rPr>
          <w:rFonts w:cs="Times New Roman"/>
          <w:sz w:val="20"/>
          <w:szCs w:val="20"/>
        </w:rPr>
        <w:t>www.usbcali.edu.co</w:t>
      </w:r>
    </w:p>
    <w:p w14:paraId="560E6287" w14:textId="77777777" w:rsidR="00AC67EC" w:rsidRDefault="00AC67EC" w:rsidP="00AC67EC">
      <w:pPr>
        <w:spacing w:line="276" w:lineRule="auto"/>
        <w:jc w:val="left"/>
        <w:rPr>
          <w:rFonts w:cs="Times New Roman"/>
          <w:sz w:val="20"/>
          <w:szCs w:val="20"/>
        </w:rPr>
      </w:pPr>
      <w:r>
        <w:rPr>
          <w:rFonts w:cs="Times New Roman"/>
          <w:sz w:val="20"/>
          <w:szCs w:val="20"/>
        </w:rPr>
        <w:t>Cartagena - www.usbctg.edu.co</w:t>
      </w:r>
    </w:p>
    <w:p w14:paraId="00E6A6F2" w14:textId="77777777" w:rsidR="00AC67EC" w:rsidRDefault="00AC67EC" w:rsidP="00AC67EC">
      <w:pPr>
        <w:spacing w:line="276" w:lineRule="auto"/>
        <w:jc w:val="left"/>
        <w:rPr>
          <w:rFonts w:cs="Times New Roman"/>
          <w:sz w:val="20"/>
          <w:szCs w:val="20"/>
        </w:rPr>
      </w:pPr>
      <w:r>
        <w:rPr>
          <w:rFonts w:cs="Times New Roman"/>
          <w:sz w:val="20"/>
          <w:szCs w:val="20"/>
        </w:rPr>
        <w:t>Editorial Bonaventuriana - www.editorialbonaventuriana.usb.edu.co</w:t>
      </w:r>
    </w:p>
    <w:p w14:paraId="2B9F337C" w14:textId="77777777" w:rsidR="00AC67EC" w:rsidRDefault="00AC67EC" w:rsidP="00AC67EC">
      <w:pPr>
        <w:spacing w:line="276" w:lineRule="auto"/>
        <w:jc w:val="left"/>
        <w:rPr>
          <w:rFonts w:cs="Times New Roman"/>
          <w:sz w:val="20"/>
          <w:szCs w:val="20"/>
        </w:rPr>
      </w:pPr>
      <w:r>
        <w:rPr>
          <w:rFonts w:cs="Times New Roman"/>
          <w:sz w:val="20"/>
          <w:szCs w:val="20"/>
        </w:rPr>
        <w:t>Revistas científicas – www.revistas.usb.edu.co</w:t>
      </w:r>
    </w:p>
    <w:p w14:paraId="4783FB5E" w14:textId="2D4F11BA" w:rsidR="00AC67EC" w:rsidRDefault="00AC67EC" w:rsidP="008429A4">
      <w:pPr>
        <w:jc w:val="center"/>
        <w:rPr>
          <w:rFonts w:cs="Times New Roman"/>
          <w:b/>
          <w:szCs w:val="24"/>
        </w:rPr>
      </w:pPr>
    </w:p>
    <w:p w14:paraId="4D67D879" w14:textId="7C7012F7" w:rsidR="00AC67EC" w:rsidRDefault="00AC67EC" w:rsidP="008429A4">
      <w:pPr>
        <w:jc w:val="center"/>
        <w:rPr>
          <w:rFonts w:cs="Times New Roman"/>
          <w:b/>
          <w:szCs w:val="24"/>
        </w:rPr>
      </w:pPr>
    </w:p>
    <w:p w14:paraId="729492CD" w14:textId="48D0B317" w:rsidR="00AC67EC" w:rsidRDefault="00AC67EC" w:rsidP="008429A4">
      <w:pPr>
        <w:jc w:val="center"/>
        <w:rPr>
          <w:rFonts w:cs="Times New Roman"/>
          <w:b/>
          <w:szCs w:val="24"/>
        </w:rPr>
      </w:pPr>
    </w:p>
    <w:p w14:paraId="0973537F" w14:textId="2856F652" w:rsidR="00AC67EC" w:rsidRDefault="00AC67EC" w:rsidP="008429A4">
      <w:pPr>
        <w:jc w:val="center"/>
        <w:rPr>
          <w:rFonts w:cs="Times New Roman"/>
          <w:b/>
          <w:szCs w:val="24"/>
        </w:rPr>
      </w:pPr>
    </w:p>
    <w:p w14:paraId="2B3470B2" w14:textId="15D42C64" w:rsidR="00AC67EC" w:rsidRDefault="00AC67EC" w:rsidP="008429A4">
      <w:pPr>
        <w:jc w:val="center"/>
        <w:rPr>
          <w:rFonts w:cs="Times New Roman"/>
          <w:b/>
          <w:szCs w:val="24"/>
        </w:rPr>
      </w:pPr>
    </w:p>
    <w:p w14:paraId="07B7B5FF" w14:textId="2DCDBDEC" w:rsidR="00AC67EC" w:rsidRDefault="00AC67EC" w:rsidP="008429A4">
      <w:pPr>
        <w:jc w:val="center"/>
        <w:rPr>
          <w:rFonts w:cs="Times New Roman"/>
          <w:b/>
          <w:szCs w:val="24"/>
        </w:rPr>
      </w:pPr>
    </w:p>
    <w:p w14:paraId="48FBC8BF" w14:textId="7E512232" w:rsidR="00AC67EC" w:rsidRDefault="00AC67EC" w:rsidP="008429A4">
      <w:pPr>
        <w:jc w:val="center"/>
        <w:rPr>
          <w:rFonts w:cs="Times New Roman"/>
          <w:b/>
          <w:szCs w:val="24"/>
        </w:rPr>
      </w:pPr>
    </w:p>
    <w:p w14:paraId="0999DE11" w14:textId="1B3B1345" w:rsidR="00AC67EC" w:rsidRDefault="00AC67EC" w:rsidP="008429A4">
      <w:pPr>
        <w:jc w:val="center"/>
        <w:rPr>
          <w:rFonts w:cs="Times New Roman"/>
          <w:b/>
          <w:szCs w:val="24"/>
        </w:rPr>
      </w:pPr>
    </w:p>
    <w:p w14:paraId="445F015A" w14:textId="0BC3B7E2" w:rsidR="00AC0534" w:rsidRDefault="00AC0534" w:rsidP="008429A4">
      <w:pPr>
        <w:jc w:val="center"/>
        <w:rPr>
          <w:rFonts w:cs="Times New Roman"/>
          <w:b/>
          <w:szCs w:val="24"/>
        </w:rPr>
      </w:pPr>
    </w:p>
    <w:p w14:paraId="6E7218F0" w14:textId="2A33A61A" w:rsidR="00AC0534" w:rsidRDefault="00AC0534" w:rsidP="008429A4">
      <w:pPr>
        <w:jc w:val="center"/>
        <w:rPr>
          <w:rFonts w:cs="Times New Roman"/>
          <w:b/>
          <w:szCs w:val="24"/>
        </w:rPr>
      </w:pPr>
    </w:p>
    <w:p w14:paraId="7569243D" w14:textId="5DA01EE3" w:rsidR="00AC67EC" w:rsidRDefault="00AC67EC" w:rsidP="008429A4">
      <w:pPr>
        <w:jc w:val="center"/>
        <w:rPr>
          <w:rFonts w:cs="Times New Roman"/>
          <w:b/>
          <w:szCs w:val="24"/>
        </w:rPr>
      </w:pPr>
    </w:p>
    <w:p w14:paraId="6CA5596D" w14:textId="77777777" w:rsidR="003A3C4F" w:rsidRDefault="003A3C4F" w:rsidP="008429A4">
      <w:pPr>
        <w:jc w:val="center"/>
        <w:rPr>
          <w:rFonts w:cs="Times New Roman"/>
          <w:b/>
          <w:szCs w:val="24"/>
        </w:rPr>
      </w:pPr>
    </w:p>
    <w:p w14:paraId="47A8B0BF" w14:textId="3AF53956" w:rsidR="008429A4" w:rsidRPr="006B13CA" w:rsidRDefault="008429A4" w:rsidP="008429A4">
      <w:pPr>
        <w:jc w:val="center"/>
        <w:rPr>
          <w:rFonts w:cs="Times New Roman"/>
          <w:szCs w:val="24"/>
        </w:rPr>
      </w:pPr>
      <w:r w:rsidRPr="00A0794E">
        <w:rPr>
          <w:rFonts w:cs="Times New Roman"/>
          <w:b/>
          <w:szCs w:val="24"/>
        </w:rPr>
        <w:t>Dedicatoria</w:t>
      </w:r>
    </w:p>
    <w:p w14:paraId="2D9168A1" w14:textId="77777777" w:rsidR="008429A4" w:rsidRDefault="008429A4" w:rsidP="008429A4">
      <w:pPr>
        <w:jc w:val="center"/>
        <w:rPr>
          <w:rFonts w:cs="Times New Roman"/>
          <w:szCs w:val="24"/>
        </w:rPr>
      </w:pPr>
    </w:p>
    <w:p w14:paraId="3E67A8C7" w14:textId="77777777" w:rsidR="008429A4" w:rsidRDefault="008429A4" w:rsidP="008429A4">
      <w:pPr>
        <w:tabs>
          <w:tab w:val="center" w:pos="4702"/>
          <w:tab w:val="right" w:pos="9404"/>
        </w:tabs>
        <w:jc w:val="left"/>
        <w:rPr>
          <w:rFonts w:cs="Times New Roman"/>
          <w:szCs w:val="24"/>
        </w:rPr>
      </w:pPr>
      <w:r>
        <w:rPr>
          <w:rFonts w:cs="Times New Roman"/>
          <w:szCs w:val="24"/>
        </w:rPr>
        <w:tab/>
        <w:t>Texto de dedicatoria centrado.</w:t>
      </w:r>
      <w:r>
        <w:rPr>
          <w:rFonts w:cs="Times New Roman"/>
          <w:szCs w:val="24"/>
        </w:rPr>
        <w:tab/>
      </w:r>
    </w:p>
    <w:p w14:paraId="29C2AE4A" w14:textId="77777777" w:rsidR="008429A4" w:rsidRDefault="008429A4" w:rsidP="008429A4">
      <w:pPr>
        <w:rPr>
          <w:rFonts w:cs="Times New Roman"/>
          <w:szCs w:val="24"/>
        </w:rPr>
      </w:pPr>
      <w:r>
        <w:rPr>
          <w:rFonts w:cs="Times New Roman"/>
          <w:szCs w:val="24"/>
        </w:rPr>
        <w:tab/>
      </w:r>
    </w:p>
    <w:p w14:paraId="2CA5181D" w14:textId="77777777" w:rsidR="008429A4" w:rsidRDefault="008429A4" w:rsidP="008429A4">
      <w:pPr>
        <w:rPr>
          <w:rFonts w:cs="Times New Roman"/>
          <w:szCs w:val="24"/>
        </w:rPr>
      </w:pPr>
    </w:p>
    <w:p w14:paraId="549AD219" w14:textId="77777777" w:rsidR="008429A4" w:rsidRDefault="008429A4" w:rsidP="008429A4">
      <w:pPr>
        <w:tabs>
          <w:tab w:val="left" w:pos="7305"/>
        </w:tabs>
        <w:rPr>
          <w:rFonts w:cs="Times New Roman"/>
          <w:szCs w:val="24"/>
        </w:rPr>
      </w:pPr>
      <w:r>
        <w:rPr>
          <w:rFonts w:cs="Times New Roman"/>
          <w:szCs w:val="24"/>
        </w:rPr>
        <w:tab/>
      </w:r>
    </w:p>
    <w:p w14:paraId="527AE073" w14:textId="77777777" w:rsidR="008429A4" w:rsidRDefault="008429A4" w:rsidP="008429A4">
      <w:pPr>
        <w:rPr>
          <w:rFonts w:cs="Times New Roman"/>
          <w:szCs w:val="24"/>
        </w:rPr>
      </w:pPr>
    </w:p>
    <w:p w14:paraId="4F016DAC" w14:textId="77777777" w:rsidR="008429A4" w:rsidRDefault="008429A4" w:rsidP="008429A4">
      <w:pPr>
        <w:rPr>
          <w:rFonts w:cs="Times New Roman"/>
          <w:szCs w:val="24"/>
        </w:rPr>
      </w:pPr>
    </w:p>
    <w:p w14:paraId="04D94DC8" w14:textId="77777777" w:rsidR="008429A4" w:rsidRDefault="008429A4" w:rsidP="008429A4">
      <w:pPr>
        <w:rPr>
          <w:rFonts w:cs="Times New Roman"/>
          <w:szCs w:val="24"/>
        </w:rPr>
      </w:pPr>
    </w:p>
    <w:p w14:paraId="1F89B385" w14:textId="77777777" w:rsidR="008429A4" w:rsidRDefault="008429A4" w:rsidP="008429A4">
      <w:pPr>
        <w:rPr>
          <w:rFonts w:cs="Times New Roman"/>
          <w:szCs w:val="24"/>
        </w:rPr>
      </w:pPr>
    </w:p>
    <w:p w14:paraId="00B8C232" w14:textId="77777777" w:rsidR="008429A4" w:rsidRDefault="008429A4" w:rsidP="008429A4">
      <w:pPr>
        <w:rPr>
          <w:rFonts w:cs="Times New Roman"/>
          <w:szCs w:val="24"/>
        </w:rPr>
      </w:pPr>
    </w:p>
    <w:p w14:paraId="4AFEB993" w14:textId="77777777" w:rsidR="008429A4" w:rsidRDefault="008429A4" w:rsidP="008429A4">
      <w:pPr>
        <w:rPr>
          <w:rFonts w:cs="Times New Roman"/>
          <w:szCs w:val="24"/>
        </w:rPr>
      </w:pPr>
    </w:p>
    <w:p w14:paraId="29222C33" w14:textId="77777777" w:rsidR="008429A4" w:rsidRDefault="008429A4" w:rsidP="008429A4">
      <w:pPr>
        <w:rPr>
          <w:rFonts w:cs="Times New Roman"/>
          <w:szCs w:val="24"/>
        </w:rPr>
      </w:pPr>
    </w:p>
    <w:p w14:paraId="1F065FC5" w14:textId="77777777" w:rsidR="008429A4" w:rsidRDefault="008429A4" w:rsidP="008429A4">
      <w:pPr>
        <w:rPr>
          <w:rFonts w:cs="Times New Roman"/>
          <w:szCs w:val="24"/>
        </w:rPr>
      </w:pPr>
    </w:p>
    <w:p w14:paraId="5294C7BB" w14:textId="77777777" w:rsidR="008429A4" w:rsidRDefault="008429A4" w:rsidP="008429A4">
      <w:pPr>
        <w:rPr>
          <w:rFonts w:cs="Times New Roman"/>
          <w:szCs w:val="24"/>
        </w:rPr>
      </w:pPr>
    </w:p>
    <w:p w14:paraId="30BF2F7F" w14:textId="77777777" w:rsidR="008429A4" w:rsidRDefault="008429A4" w:rsidP="008429A4">
      <w:pPr>
        <w:rPr>
          <w:rFonts w:cs="Times New Roman"/>
          <w:szCs w:val="24"/>
        </w:rPr>
      </w:pPr>
    </w:p>
    <w:p w14:paraId="318DD775" w14:textId="77777777" w:rsidR="008429A4" w:rsidRPr="00276B85" w:rsidRDefault="008429A4" w:rsidP="008429A4">
      <w:pPr>
        <w:spacing w:after="160" w:line="259" w:lineRule="auto"/>
        <w:jc w:val="center"/>
        <w:rPr>
          <w:rFonts w:cs="Times New Roman"/>
          <w:b/>
          <w:szCs w:val="24"/>
        </w:rPr>
      </w:pPr>
      <w:r w:rsidRPr="00A0794E">
        <w:rPr>
          <w:rFonts w:cs="Times New Roman"/>
          <w:b/>
          <w:szCs w:val="24"/>
        </w:rPr>
        <w:t>Agradecimientos</w:t>
      </w:r>
    </w:p>
    <w:p w14:paraId="298F5F73" w14:textId="77777777" w:rsidR="008429A4" w:rsidRDefault="008429A4" w:rsidP="008429A4">
      <w:pPr>
        <w:jc w:val="center"/>
        <w:rPr>
          <w:rFonts w:cs="Times New Roman"/>
          <w:szCs w:val="24"/>
        </w:rPr>
      </w:pPr>
    </w:p>
    <w:p w14:paraId="7C4D7E3D" w14:textId="77777777" w:rsidR="008429A4" w:rsidRDefault="008429A4" w:rsidP="008429A4">
      <w:pPr>
        <w:jc w:val="center"/>
        <w:rPr>
          <w:rFonts w:cs="Times New Roman"/>
          <w:szCs w:val="24"/>
        </w:rPr>
      </w:pPr>
      <w:r>
        <w:rPr>
          <w:rFonts w:cs="Times New Roman"/>
          <w:szCs w:val="24"/>
        </w:rPr>
        <w:t>Texto de agradecimientos centrado.</w:t>
      </w:r>
    </w:p>
    <w:p w14:paraId="43F0E498" w14:textId="77777777" w:rsidR="008429A4" w:rsidRDefault="008429A4" w:rsidP="008429A4">
      <w:pPr>
        <w:rPr>
          <w:rFonts w:cs="Times New Roman"/>
          <w:szCs w:val="24"/>
        </w:rPr>
      </w:pPr>
    </w:p>
    <w:p w14:paraId="0B7E6D92" w14:textId="77777777" w:rsidR="008429A4" w:rsidRDefault="008429A4" w:rsidP="008429A4">
      <w:pPr>
        <w:jc w:val="center"/>
      </w:pPr>
    </w:p>
    <w:p w14:paraId="0C3E1F0F" w14:textId="77777777" w:rsidR="008429A4" w:rsidRDefault="008429A4" w:rsidP="008429A4">
      <w:pPr>
        <w:jc w:val="center"/>
      </w:pPr>
    </w:p>
    <w:p w14:paraId="463A2B96" w14:textId="77777777" w:rsidR="008429A4" w:rsidRDefault="008429A4" w:rsidP="008429A4">
      <w:pPr>
        <w:jc w:val="center"/>
      </w:pPr>
    </w:p>
    <w:p w14:paraId="40A6E89E" w14:textId="77777777" w:rsidR="008429A4" w:rsidRDefault="008429A4" w:rsidP="008429A4">
      <w:pPr>
        <w:jc w:val="center"/>
      </w:pPr>
    </w:p>
    <w:p w14:paraId="5E36C80B" w14:textId="77777777" w:rsidR="008429A4" w:rsidRDefault="008429A4" w:rsidP="008429A4">
      <w:pPr>
        <w:jc w:val="center"/>
      </w:pPr>
    </w:p>
    <w:p w14:paraId="76A5353F" w14:textId="77777777" w:rsidR="008429A4" w:rsidRDefault="008429A4" w:rsidP="008429A4">
      <w:pPr>
        <w:jc w:val="center"/>
      </w:pPr>
    </w:p>
    <w:p w14:paraId="3AF89744" w14:textId="77777777" w:rsidR="008429A4" w:rsidRDefault="008429A4" w:rsidP="008429A4">
      <w:pPr>
        <w:jc w:val="center"/>
      </w:pPr>
    </w:p>
    <w:p w14:paraId="09B6570D" w14:textId="1E64ABDA" w:rsidR="00BB53D7" w:rsidRDefault="00BB53D7" w:rsidP="008429A4">
      <w:pPr>
        <w:jc w:val="center"/>
      </w:pPr>
    </w:p>
    <w:p w14:paraId="17218A69" w14:textId="7CC7AB2B" w:rsidR="003A3C4F" w:rsidRDefault="003A3C4F" w:rsidP="008429A4">
      <w:pPr>
        <w:jc w:val="center"/>
      </w:pPr>
    </w:p>
    <w:p w14:paraId="12FE8656" w14:textId="2BFBB9CA" w:rsidR="003A3C4F" w:rsidRDefault="003A3C4F" w:rsidP="008429A4">
      <w:pPr>
        <w:jc w:val="center"/>
      </w:pPr>
    </w:p>
    <w:p w14:paraId="7313338D" w14:textId="77777777" w:rsidR="00AC0534" w:rsidRDefault="00AC0534" w:rsidP="008429A4">
      <w:pPr>
        <w:jc w:val="center"/>
      </w:pPr>
    </w:p>
    <w:p w14:paraId="42A2FF50" w14:textId="33363D3A" w:rsidR="008429A4" w:rsidRDefault="008429A4" w:rsidP="008429A4">
      <w:pPr>
        <w:jc w:val="center"/>
        <w:rPr>
          <w:b/>
          <w:bCs/>
        </w:rPr>
      </w:pPr>
      <w:r w:rsidRPr="00BB53D7">
        <w:rPr>
          <w:b/>
          <w:bCs/>
        </w:rPr>
        <w:t xml:space="preserve">Tabla de </w:t>
      </w:r>
      <w:commentRangeStart w:id="1"/>
      <w:r w:rsidRPr="00BB53D7">
        <w:rPr>
          <w:b/>
          <w:bCs/>
        </w:rPr>
        <w:t>Contenido</w:t>
      </w:r>
      <w:commentRangeEnd w:id="1"/>
      <w:r w:rsidR="008D3197">
        <w:rPr>
          <w:rStyle w:val="Refdecomentario"/>
        </w:rPr>
        <w:commentReference w:id="1"/>
      </w:r>
      <w:r w:rsidRPr="00BB53D7">
        <w:rPr>
          <w:b/>
          <w:bCs/>
        </w:rPr>
        <w:t xml:space="preserve"> </w:t>
      </w:r>
    </w:p>
    <w:p w14:paraId="42D7BA0E" w14:textId="77777777" w:rsidR="00BB53D7" w:rsidRPr="003A3C4F" w:rsidRDefault="00BB53D7" w:rsidP="008429A4">
      <w:pPr>
        <w:jc w:val="center"/>
        <w:rPr>
          <w:b/>
          <w:bCs/>
        </w:rPr>
      </w:pPr>
    </w:p>
    <w:p w14:paraId="022967D9" w14:textId="1C5B3EBD" w:rsidR="008429A4" w:rsidRPr="003A3C4F" w:rsidRDefault="008429A4" w:rsidP="008429A4">
      <w:pPr>
        <w:rPr>
          <w:rFonts w:cs="Times New Roman"/>
        </w:rPr>
      </w:pPr>
      <w:r w:rsidRPr="003A3C4F">
        <w:rPr>
          <w:rFonts w:cs="Times New Roman"/>
          <w:b/>
          <w:bCs/>
        </w:rPr>
        <w:t>Resumen</w:t>
      </w:r>
      <w:r w:rsidR="003A3C4F">
        <w:rPr>
          <w:rFonts w:cs="Times New Roman"/>
          <w:b/>
          <w:bCs/>
        </w:rPr>
        <w:t xml:space="preserve">, </w:t>
      </w:r>
      <w:r w:rsidR="00401A7C">
        <w:rPr>
          <w:rFonts w:cs="Times New Roman"/>
        </w:rPr>
        <w:t>8</w:t>
      </w:r>
    </w:p>
    <w:p w14:paraId="4675C247" w14:textId="0991ED20" w:rsidR="00AC67EC" w:rsidRPr="003A3C4F" w:rsidRDefault="00AC67EC" w:rsidP="008429A4">
      <w:pPr>
        <w:rPr>
          <w:rFonts w:cs="Times New Roman"/>
          <w:b/>
          <w:bCs/>
        </w:rPr>
      </w:pPr>
      <w:proofErr w:type="spellStart"/>
      <w:r w:rsidRPr="003A3C4F">
        <w:rPr>
          <w:rFonts w:cs="Times New Roman"/>
          <w:b/>
          <w:bCs/>
        </w:rPr>
        <w:t>Abstract</w:t>
      </w:r>
      <w:proofErr w:type="spellEnd"/>
      <w:r w:rsidRPr="003A3C4F">
        <w:rPr>
          <w:rFonts w:cs="Times New Roman"/>
          <w:b/>
          <w:bCs/>
        </w:rPr>
        <w:t xml:space="preserve"> </w:t>
      </w:r>
      <w:r w:rsidR="003A3C4F">
        <w:rPr>
          <w:rFonts w:cs="Times New Roman"/>
          <w:b/>
          <w:bCs/>
        </w:rPr>
        <w:t xml:space="preserve">, </w:t>
      </w:r>
      <w:r w:rsidR="001023B2">
        <w:rPr>
          <w:rFonts w:cs="Times New Roman"/>
        </w:rPr>
        <w:t>10</w:t>
      </w:r>
    </w:p>
    <w:p w14:paraId="251070D6" w14:textId="1A7BDE82" w:rsidR="00AC67EC" w:rsidRPr="003A3C4F" w:rsidRDefault="00AC67EC" w:rsidP="008429A4">
      <w:pPr>
        <w:rPr>
          <w:rFonts w:cs="Times New Roman"/>
        </w:rPr>
      </w:pPr>
      <w:r w:rsidRPr="003A3C4F">
        <w:rPr>
          <w:rFonts w:cs="Times New Roman"/>
          <w:b/>
          <w:bCs/>
        </w:rPr>
        <w:t>Introducción</w:t>
      </w:r>
      <w:r w:rsidR="003A3C4F">
        <w:rPr>
          <w:rFonts w:cs="Times New Roman"/>
          <w:b/>
          <w:bCs/>
        </w:rPr>
        <w:t xml:space="preserve">, </w:t>
      </w:r>
      <w:r w:rsidR="003A3C4F" w:rsidRPr="003A3C4F">
        <w:rPr>
          <w:rFonts w:cs="Times New Roman"/>
        </w:rPr>
        <w:t>1</w:t>
      </w:r>
      <w:r w:rsidR="001023B2">
        <w:rPr>
          <w:rFonts w:cs="Times New Roman"/>
        </w:rPr>
        <w:t>1</w:t>
      </w:r>
    </w:p>
    <w:p w14:paraId="4D741E99" w14:textId="2B60D504" w:rsidR="008429A4" w:rsidRPr="003A3C4F" w:rsidRDefault="008429A4" w:rsidP="008429A4">
      <w:pPr>
        <w:rPr>
          <w:rFonts w:cs="Times New Roman"/>
        </w:rPr>
      </w:pPr>
      <w:r w:rsidRPr="003A3C4F">
        <w:rPr>
          <w:rFonts w:cs="Times New Roman"/>
          <w:b/>
          <w:bCs/>
        </w:rPr>
        <w:t>Planteamiento del Problema</w:t>
      </w:r>
      <w:r w:rsidR="003A3C4F">
        <w:rPr>
          <w:rFonts w:cs="Times New Roman"/>
          <w:b/>
          <w:bCs/>
        </w:rPr>
        <w:t xml:space="preserve">, </w:t>
      </w:r>
      <w:r w:rsidR="001023B2">
        <w:rPr>
          <w:rFonts w:cs="Times New Roman"/>
        </w:rPr>
        <w:t>2</w:t>
      </w:r>
    </w:p>
    <w:p w14:paraId="5973C3AF" w14:textId="62C5B067" w:rsidR="00AC67EC" w:rsidRPr="003A3C4F" w:rsidRDefault="00AC67EC" w:rsidP="008429A4">
      <w:pPr>
        <w:rPr>
          <w:rFonts w:cs="Times New Roman"/>
          <w:b/>
          <w:bCs/>
        </w:rPr>
      </w:pPr>
      <w:r w:rsidRPr="003A3C4F">
        <w:rPr>
          <w:rFonts w:cs="Times New Roman"/>
          <w:b/>
          <w:bCs/>
        </w:rPr>
        <w:t>Justificación</w:t>
      </w:r>
      <w:r w:rsidR="003A3C4F">
        <w:rPr>
          <w:rFonts w:cs="Times New Roman"/>
          <w:b/>
          <w:bCs/>
        </w:rPr>
        <w:t xml:space="preserve">, </w:t>
      </w:r>
      <w:r w:rsidR="003A3C4F" w:rsidRPr="003A3C4F">
        <w:rPr>
          <w:rFonts w:cs="Times New Roman"/>
        </w:rPr>
        <w:t>1</w:t>
      </w:r>
      <w:r w:rsidR="001023B2">
        <w:rPr>
          <w:rFonts w:cs="Times New Roman"/>
        </w:rPr>
        <w:t>6</w:t>
      </w:r>
    </w:p>
    <w:p w14:paraId="7AC6AB3C" w14:textId="7A1D8AD5" w:rsidR="008429A4" w:rsidRPr="003A3C4F" w:rsidRDefault="00AC67EC" w:rsidP="008429A4">
      <w:pPr>
        <w:rPr>
          <w:rFonts w:cs="Times New Roman"/>
        </w:rPr>
      </w:pPr>
      <w:r w:rsidRPr="003A3C4F">
        <w:rPr>
          <w:rFonts w:cs="Times New Roman"/>
          <w:b/>
          <w:bCs/>
        </w:rPr>
        <w:t>Objetivos</w:t>
      </w:r>
      <w:r w:rsidR="003A3C4F">
        <w:rPr>
          <w:rFonts w:cs="Times New Roman"/>
          <w:b/>
          <w:bCs/>
        </w:rPr>
        <w:t xml:space="preserve">, </w:t>
      </w:r>
      <w:r w:rsidR="003A3C4F">
        <w:rPr>
          <w:rFonts w:cs="Times New Roman"/>
        </w:rPr>
        <w:t>1</w:t>
      </w:r>
      <w:r w:rsidR="001023B2">
        <w:rPr>
          <w:rFonts w:cs="Times New Roman"/>
        </w:rPr>
        <w:t>7</w:t>
      </w:r>
    </w:p>
    <w:p w14:paraId="32A421A5" w14:textId="48E5FBD8" w:rsidR="008429A4" w:rsidRPr="006D3013" w:rsidRDefault="008429A4" w:rsidP="008429A4">
      <w:pPr>
        <w:rPr>
          <w:rFonts w:cs="Times New Roman"/>
        </w:rPr>
      </w:pPr>
      <w:r w:rsidRPr="003A3C4F">
        <w:rPr>
          <w:rFonts w:cs="Times New Roman"/>
          <w:b/>
          <w:bCs/>
        </w:rPr>
        <w:t xml:space="preserve">    </w:t>
      </w:r>
      <w:r w:rsidRPr="003A3C4F">
        <w:rPr>
          <w:rFonts w:cs="Times New Roman"/>
          <w:b/>
          <w:bCs/>
        </w:rPr>
        <w:tab/>
      </w:r>
      <w:r w:rsidRPr="006D3013">
        <w:rPr>
          <w:rFonts w:cs="Times New Roman"/>
        </w:rPr>
        <w:t>Objetivo General</w:t>
      </w:r>
      <w:r w:rsidR="006D3013">
        <w:rPr>
          <w:rFonts w:cs="Times New Roman"/>
        </w:rPr>
        <w:t>, 1</w:t>
      </w:r>
      <w:r w:rsidR="001023B2">
        <w:rPr>
          <w:rFonts w:cs="Times New Roman"/>
        </w:rPr>
        <w:t>7</w:t>
      </w:r>
    </w:p>
    <w:p w14:paraId="5DAB92BA" w14:textId="7E0D23FA" w:rsidR="008429A4" w:rsidRPr="006D3013" w:rsidRDefault="008429A4" w:rsidP="008429A4">
      <w:pPr>
        <w:rPr>
          <w:rFonts w:cs="Times New Roman"/>
        </w:rPr>
      </w:pPr>
      <w:r w:rsidRPr="006D3013">
        <w:rPr>
          <w:rFonts w:cs="Times New Roman"/>
        </w:rPr>
        <w:tab/>
        <w:t xml:space="preserve">Objetivos </w:t>
      </w:r>
      <w:r w:rsidR="003E24BD" w:rsidRPr="006D3013">
        <w:rPr>
          <w:rFonts w:cs="Times New Roman"/>
        </w:rPr>
        <w:t>Específicos</w:t>
      </w:r>
      <w:r w:rsidR="006D3013">
        <w:rPr>
          <w:rFonts w:cs="Times New Roman"/>
        </w:rPr>
        <w:t>, 1</w:t>
      </w:r>
      <w:r w:rsidR="001023B2">
        <w:rPr>
          <w:rFonts w:cs="Times New Roman"/>
        </w:rPr>
        <w:t>7</w:t>
      </w:r>
    </w:p>
    <w:p w14:paraId="03B5F28A" w14:textId="43624046" w:rsidR="0085500C" w:rsidRPr="006D3013" w:rsidRDefault="0085500C" w:rsidP="008429A4">
      <w:pPr>
        <w:rPr>
          <w:rFonts w:cs="Times New Roman"/>
        </w:rPr>
      </w:pPr>
      <w:r w:rsidRPr="003A3C4F">
        <w:rPr>
          <w:rFonts w:cs="Times New Roman"/>
          <w:b/>
          <w:bCs/>
        </w:rPr>
        <w:t xml:space="preserve">Marco </w:t>
      </w:r>
      <w:r w:rsidR="00785CED" w:rsidRPr="003A3C4F">
        <w:rPr>
          <w:rFonts w:cs="Times New Roman"/>
          <w:b/>
          <w:bCs/>
        </w:rPr>
        <w:t>Teórico</w:t>
      </w:r>
      <w:r w:rsidR="006D3013">
        <w:rPr>
          <w:rFonts w:cs="Times New Roman"/>
          <w:b/>
          <w:bCs/>
        </w:rPr>
        <w:t xml:space="preserve">, </w:t>
      </w:r>
      <w:r w:rsidR="006D3013">
        <w:rPr>
          <w:rFonts w:cs="Times New Roman"/>
        </w:rPr>
        <w:t>1</w:t>
      </w:r>
      <w:r w:rsidR="001023B2">
        <w:rPr>
          <w:rFonts w:cs="Times New Roman"/>
        </w:rPr>
        <w:t>8</w:t>
      </w:r>
    </w:p>
    <w:p w14:paraId="6B75CE2E" w14:textId="710A9AB1" w:rsidR="0085500C" w:rsidRPr="003A3C4F" w:rsidRDefault="00785CED" w:rsidP="008429A4">
      <w:pPr>
        <w:rPr>
          <w:rFonts w:cs="Times New Roman"/>
          <w:b/>
          <w:bCs/>
        </w:rPr>
      </w:pPr>
      <w:r w:rsidRPr="003A3C4F">
        <w:rPr>
          <w:rFonts w:cs="Times New Roman"/>
          <w:b/>
          <w:bCs/>
        </w:rPr>
        <w:t>Metodología</w:t>
      </w:r>
      <w:r w:rsidR="006D3013">
        <w:rPr>
          <w:rFonts w:cs="Times New Roman"/>
          <w:b/>
          <w:bCs/>
        </w:rPr>
        <w:t xml:space="preserve">, </w:t>
      </w:r>
      <w:r w:rsidR="001023B2">
        <w:rPr>
          <w:rFonts w:cs="Times New Roman"/>
        </w:rPr>
        <w:t>42</w:t>
      </w:r>
    </w:p>
    <w:p w14:paraId="452F5FEF" w14:textId="66834FFE" w:rsidR="0085500C" w:rsidRDefault="0085500C" w:rsidP="008429A4">
      <w:pPr>
        <w:rPr>
          <w:rFonts w:cs="Times New Roman"/>
        </w:rPr>
      </w:pPr>
      <w:r w:rsidRPr="003A3C4F">
        <w:rPr>
          <w:rFonts w:cs="Times New Roman"/>
          <w:b/>
          <w:bCs/>
        </w:rPr>
        <w:t>Resultados</w:t>
      </w:r>
      <w:r w:rsidR="006D3013">
        <w:rPr>
          <w:rFonts w:cs="Times New Roman"/>
          <w:b/>
          <w:bCs/>
        </w:rPr>
        <w:t xml:space="preserve">, </w:t>
      </w:r>
      <w:r w:rsidR="001023B2">
        <w:rPr>
          <w:rFonts w:cs="Times New Roman"/>
        </w:rPr>
        <w:t>51</w:t>
      </w:r>
    </w:p>
    <w:p w14:paraId="56A0B8FC" w14:textId="388E3CD7" w:rsidR="001023B2" w:rsidRPr="001023B2" w:rsidRDefault="001023B2" w:rsidP="008429A4">
      <w:pPr>
        <w:rPr>
          <w:rFonts w:cs="Times New Roman"/>
          <w:b/>
          <w:bCs/>
        </w:rPr>
      </w:pPr>
      <w:r w:rsidRPr="001023B2">
        <w:rPr>
          <w:rFonts w:cs="Times New Roman"/>
          <w:b/>
          <w:bCs/>
        </w:rPr>
        <w:t>Referencias,</w:t>
      </w:r>
      <w:r w:rsidRPr="001023B2">
        <w:rPr>
          <w:rFonts w:cs="Times New Roman"/>
        </w:rPr>
        <w:t xml:space="preserve"> 58</w:t>
      </w:r>
    </w:p>
    <w:p w14:paraId="754A108C" w14:textId="0B736F59" w:rsidR="001023B2" w:rsidRPr="001023B2" w:rsidRDefault="001023B2" w:rsidP="008429A4">
      <w:pPr>
        <w:rPr>
          <w:rFonts w:cs="Times New Roman"/>
          <w:b/>
          <w:bCs/>
        </w:rPr>
      </w:pPr>
      <w:r w:rsidRPr="001023B2">
        <w:rPr>
          <w:rFonts w:cs="Times New Roman"/>
          <w:b/>
          <w:bCs/>
        </w:rPr>
        <w:t xml:space="preserve">Anexos, </w:t>
      </w:r>
      <w:r w:rsidRPr="001023B2">
        <w:rPr>
          <w:rFonts w:cs="Times New Roman"/>
        </w:rPr>
        <w:t>65</w:t>
      </w:r>
    </w:p>
    <w:p w14:paraId="4DF41F7D" w14:textId="77777777" w:rsidR="0085500C" w:rsidRPr="0085500C" w:rsidRDefault="0085500C" w:rsidP="008429A4">
      <w:pPr>
        <w:rPr>
          <w:rFonts w:cs="Times New Roman"/>
        </w:rPr>
      </w:pPr>
    </w:p>
    <w:p w14:paraId="2BCBA310" w14:textId="77777777" w:rsidR="008429A4" w:rsidRDefault="008429A4" w:rsidP="008429A4"/>
    <w:p w14:paraId="3E3B74C7" w14:textId="77777777" w:rsidR="008429A4" w:rsidRDefault="008429A4" w:rsidP="008429A4"/>
    <w:p w14:paraId="09FBD994" w14:textId="1BD1D0F4" w:rsidR="008429A4" w:rsidRDefault="008429A4" w:rsidP="008429A4"/>
    <w:p w14:paraId="5B49D6E3" w14:textId="3AC5AFC9" w:rsidR="00996369" w:rsidRDefault="00996369" w:rsidP="008429A4"/>
    <w:p w14:paraId="4CF58C62" w14:textId="031767B1" w:rsidR="00996369" w:rsidRDefault="00996369" w:rsidP="008429A4"/>
    <w:p w14:paraId="33F1ADD8" w14:textId="59A70851" w:rsidR="00996369" w:rsidRDefault="00996369" w:rsidP="008429A4"/>
    <w:p w14:paraId="77F6FBE4" w14:textId="592A4C51" w:rsidR="00996369" w:rsidRDefault="00996369" w:rsidP="008429A4"/>
    <w:p w14:paraId="46BEAE3F" w14:textId="1C2F732B" w:rsidR="00996369" w:rsidRDefault="00996369" w:rsidP="008429A4"/>
    <w:p w14:paraId="6361E8A6" w14:textId="3E2712B4" w:rsidR="00996369" w:rsidRDefault="00996369" w:rsidP="008429A4"/>
    <w:p w14:paraId="7C055A87" w14:textId="1AC46F30" w:rsidR="00996369" w:rsidRDefault="00996369" w:rsidP="008429A4"/>
    <w:p w14:paraId="7CEA38A9" w14:textId="77777777" w:rsidR="006D3013" w:rsidRDefault="006D3013" w:rsidP="008429A4"/>
    <w:p w14:paraId="5FFD6B48" w14:textId="18099E46" w:rsidR="00996369" w:rsidRDefault="00996369" w:rsidP="008429A4"/>
    <w:p w14:paraId="4409933C" w14:textId="3E623A4A" w:rsidR="00996369" w:rsidRDefault="00996369" w:rsidP="008429A4"/>
    <w:p w14:paraId="59630C63" w14:textId="47DF1432" w:rsidR="00996369" w:rsidRDefault="00996369" w:rsidP="008429A4"/>
    <w:p w14:paraId="5416A106" w14:textId="42AD98C4" w:rsidR="00996369" w:rsidRDefault="00996369" w:rsidP="008429A4"/>
    <w:p w14:paraId="0B8E6D96" w14:textId="77777777" w:rsidR="00BB53D7" w:rsidRDefault="00BB53D7" w:rsidP="00996369">
      <w:pPr>
        <w:jc w:val="center"/>
      </w:pPr>
    </w:p>
    <w:p w14:paraId="0E2D5B21" w14:textId="720EDBCC" w:rsidR="00996369" w:rsidRDefault="00996369" w:rsidP="00996369">
      <w:pPr>
        <w:jc w:val="center"/>
        <w:rPr>
          <w:b/>
          <w:bCs/>
        </w:rPr>
      </w:pPr>
      <w:r w:rsidRPr="00BB53D7">
        <w:rPr>
          <w:b/>
          <w:bCs/>
        </w:rPr>
        <w:t>Lista de Tablas</w:t>
      </w:r>
    </w:p>
    <w:p w14:paraId="34D73E51" w14:textId="55D383D5" w:rsidR="00BB53D7" w:rsidRPr="00925111" w:rsidRDefault="00BB53D7" w:rsidP="00BB53D7">
      <w:pPr>
        <w:rPr>
          <w:rFonts w:cs="Times New Roman"/>
          <w:i/>
          <w:iCs/>
          <w:szCs w:val="24"/>
        </w:rPr>
      </w:pPr>
      <w:r w:rsidRPr="00925111">
        <w:rPr>
          <w:rFonts w:cs="Times New Roman"/>
          <w:b/>
          <w:bCs/>
          <w:szCs w:val="24"/>
        </w:rPr>
        <w:t xml:space="preserve">Tabla 1. </w:t>
      </w:r>
      <w:r w:rsidRPr="00925111">
        <w:rPr>
          <w:rFonts w:cs="Times New Roman"/>
          <w:i/>
          <w:iCs/>
          <w:szCs w:val="24"/>
        </w:rPr>
        <w:t>Etapas para realizar cadena de valor</w:t>
      </w:r>
      <w:r w:rsidR="006D3013" w:rsidRPr="00925111">
        <w:rPr>
          <w:rFonts w:cs="Times New Roman"/>
          <w:i/>
          <w:iCs/>
          <w:szCs w:val="24"/>
        </w:rPr>
        <w:t xml:space="preserve">, </w:t>
      </w:r>
      <w:r w:rsidR="006D3013" w:rsidRPr="00925111">
        <w:rPr>
          <w:rFonts w:cs="Times New Roman"/>
          <w:szCs w:val="24"/>
        </w:rPr>
        <w:t>2</w:t>
      </w:r>
      <w:r w:rsidR="001023B2">
        <w:rPr>
          <w:rFonts w:cs="Times New Roman"/>
          <w:szCs w:val="24"/>
        </w:rPr>
        <w:t>9</w:t>
      </w:r>
    </w:p>
    <w:p w14:paraId="4F2D3F6A" w14:textId="1357E0FE" w:rsidR="00BB53D7" w:rsidRPr="00925111" w:rsidRDefault="00BB53D7" w:rsidP="00BB53D7">
      <w:pPr>
        <w:rPr>
          <w:rFonts w:cs="Times New Roman"/>
          <w:i/>
          <w:iCs/>
          <w:szCs w:val="24"/>
        </w:rPr>
      </w:pPr>
      <w:r w:rsidRPr="001023B2">
        <w:rPr>
          <w:rFonts w:cs="Times New Roman"/>
          <w:b/>
          <w:bCs/>
          <w:szCs w:val="24"/>
        </w:rPr>
        <w:t xml:space="preserve">Tabla 2. </w:t>
      </w:r>
      <w:r w:rsidR="00925111" w:rsidRPr="00925111">
        <w:rPr>
          <w:rFonts w:cs="Times New Roman"/>
          <w:i/>
          <w:iCs/>
          <w:szCs w:val="24"/>
        </w:rPr>
        <w:t xml:space="preserve">Promedio de datos diarios del mes de septiembre, </w:t>
      </w:r>
      <w:r w:rsidR="001023B2">
        <w:rPr>
          <w:rFonts w:cs="Times New Roman"/>
          <w:szCs w:val="24"/>
        </w:rPr>
        <w:t>52</w:t>
      </w:r>
    </w:p>
    <w:p w14:paraId="1E8D1FAF" w14:textId="27053CA4" w:rsidR="00A2571A" w:rsidRPr="00925111" w:rsidRDefault="00A2571A" w:rsidP="00996369">
      <w:pPr>
        <w:jc w:val="center"/>
        <w:rPr>
          <w:rFonts w:cs="Times New Roman"/>
          <w:szCs w:val="24"/>
        </w:rPr>
      </w:pPr>
    </w:p>
    <w:p w14:paraId="0EF41EAC" w14:textId="46495DB6" w:rsidR="00A2571A" w:rsidRDefault="00A2571A" w:rsidP="00996369">
      <w:pPr>
        <w:jc w:val="center"/>
      </w:pPr>
    </w:p>
    <w:p w14:paraId="079CF5EC" w14:textId="2B931A4E" w:rsidR="00A2571A" w:rsidRDefault="00A2571A" w:rsidP="00996369">
      <w:pPr>
        <w:jc w:val="center"/>
      </w:pPr>
    </w:p>
    <w:p w14:paraId="4564E552" w14:textId="4ABE6377" w:rsidR="00A2571A" w:rsidRDefault="00A2571A" w:rsidP="00996369">
      <w:pPr>
        <w:jc w:val="center"/>
      </w:pPr>
    </w:p>
    <w:p w14:paraId="04FA9C8F" w14:textId="1D54C2A3" w:rsidR="00A2571A" w:rsidRDefault="00A2571A" w:rsidP="00996369">
      <w:pPr>
        <w:jc w:val="center"/>
      </w:pPr>
    </w:p>
    <w:p w14:paraId="57BBB2E4" w14:textId="56CAC033" w:rsidR="00A2571A" w:rsidRDefault="00A2571A" w:rsidP="00996369">
      <w:pPr>
        <w:jc w:val="center"/>
      </w:pPr>
    </w:p>
    <w:p w14:paraId="3B3C4988" w14:textId="12DDBA8E" w:rsidR="00A2571A" w:rsidRDefault="00A2571A" w:rsidP="00996369">
      <w:pPr>
        <w:jc w:val="center"/>
      </w:pPr>
    </w:p>
    <w:p w14:paraId="5F4A8C63" w14:textId="49F891A6" w:rsidR="00A2571A" w:rsidRDefault="00A2571A" w:rsidP="00996369">
      <w:pPr>
        <w:jc w:val="center"/>
      </w:pPr>
    </w:p>
    <w:p w14:paraId="5FF8656B" w14:textId="5757AB16" w:rsidR="00A2571A" w:rsidRDefault="00A2571A" w:rsidP="00996369">
      <w:pPr>
        <w:jc w:val="center"/>
      </w:pPr>
    </w:p>
    <w:p w14:paraId="594B5670" w14:textId="3A3FF2A9" w:rsidR="00A2571A" w:rsidRDefault="00A2571A" w:rsidP="00996369">
      <w:pPr>
        <w:jc w:val="center"/>
      </w:pPr>
    </w:p>
    <w:p w14:paraId="424D0D6B" w14:textId="21089B6A" w:rsidR="00A2571A" w:rsidRDefault="00A2571A" w:rsidP="00996369">
      <w:pPr>
        <w:jc w:val="center"/>
      </w:pPr>
    </w:p>
    <w:p w14:paraId="623EE74E" w14:textId="223C8536" w:rsidR="00A2571A" w:rsidRDefault="00A2571A" w:rsidP="00996369">
      <w:pPr>
        <w:jc w:val="center"/>
      </w:pPr>
    </w:p>
    <w:p w14:paraId="06CF3559" w14:textId="563E4ACF" w:rsidR="00A2571A" w:rsidRDefault="00A2571A" w:rsidP="00996369">
      <w:pPr>
        <w:jc w:val="center"/>
      </w:pPr>
    </w:p>
    <w:p w14:paraId="2EC8B8DF" w14:textId="65691C66" w:rsidR="00A2571A" w:rsidRDefault="00A2571A" w:rsidP="00996369">
      <w:pPr>
        <w:jc w:val="center"/>
      </w:pPr>
    </w:p>
    <w:p w14:paraId="0C7369A6" w14:textId="42A8AAB2" w:rsidR="00A2571A" w:rsidRDefault="00A2571A" w:rsidP="00996369">
      <w:pPr>
        <w:jc w:val="center"/>
      </w:pPr>
    </w:p>
    <w:p w14:paraId="5BA93AA4" w14:textId="063B8677" w:rsidR="00A2571A" w:rsidRDefault="00A2571A" w:rsidP="00996369">
      <w:pPr>
        <w:jc w:val="center"/>
      </w:pPr>
    </w:p>
    <w:p w14:paraId="34A23163" w14:textId="4D4D789B" w:rsidR="00A2571A" w:rsidRDefault="00A2571A" w:rsidP="00996369">
      <w:pPr>
        <w:jc w:val="center"/>
      </w:pPr>
    </w:p>
    <w:p w14:paraId="3018C3C0" w14:textId="411A76BD" w:rsidR="00A2571A" w:rsidRDefault="00A2571A" w:rsidP="00996369">
      <w:pPr>
        <w:jc w:val="center"/>
      </w:pPr>
    </w:p>
    <w:p w14:paraId="2F4A1045" w14:textId="475EF837" w:rsidR="00A2571A" w:rsidRDefault="00A2571A" w:rsidP="00996369">
      <w:pPr>
        <w:jc w:val="center"/>
      </w:pPr>
    </w:p>
    <w:p w14:paraId="216524F5" w14:textId="6AF1F9C8" w:rsidR="00A2571A" w:rsidRDefault="00A2571A" w:rsidP="00996369">
      <w:pPr>
        <w:jc w:val="center"/>
      </w:pPr>
    </w:p>
    <w:p w14:paraId="60085B93" w14:textId="7209394F" w:rsidR="00AC0534" w:rsidRDefault="00AC0534" w:rsidP="00996369">
      <w:pPr>
        <w:jc w:val="center"/>
      </w:pPr>
    </w:p>
    <w:p w14:paraId="66E88D79" w14:textId="02884BE1" w:rsidR="00AC0534" w:rsidRDefault="00AC0534" w:rsidP="00996369">
      <w:pPr>
        <w:jc w:val="center"/>
      </w:pPr>
    </w:p>
    <w:p w14:paraId="41D39FF3" w14:textId="3729D499" w:rsidR="00AC0534" w:rsidRDefault="00AC0534" w:rsidP="00996369">
      <w:pPr>
        <w:jc w:val="center"/>
      </w:pPr>
    </w:p>
    <w:p w14:paraId="5ACDC1D4" w14:textId="2291D076" w:rsidR="001023B2" w:rsidRDefault="001023B2" w:rsidP="00996369">
      <w:pPr>
        <w:jc w:val="center"/>
      </w:pPr>
    </w:p>
    <w:p w14:paraId="4EF70EAA" w14:textId="77777777" w:rsidR="001023B2" w:rsidRDefault="001023B2" w:rsidP="00996369">
      <w:pPr>
        <w:jc w:val="center"/>
      </w:pPr>
    </w:p>
    <w:p w14:paraId="580A390A" w14:textId="77777777" w:rsidR="00AC0534" w:rsidRDefault="00AC0534" w:rsidP="00996369">
      <w:pPr>
        <w:jc w:val="center"/>
      </w:pPr>
    </w:p>
    <w:p w14:paraId="1461289D" w14:textId="37083BFE" w:rsidR="00A2571A" w:rsidRDefault="00A2571A" w:rsidP="00996369">
      <w:pPr>
        <w:jc w:val="center"/>
      </w:pPr>
    </w:p>
    <w:p w14:paraId="51F259DC" w14:textId="77777777" w:rsidR="001023B2" w:rsidRDefault="001023B2" w:rsidP="00996369">
      <w:pPr>
        <w:jc w:val="center"/>
      </w:pPr>
    </w:p>
    <w:p w14:paraId="710D5DF2" w14:textId="76C9C616" w:rsidR="00996369" w:rsidRDefault="00996369" w:rsidP="00996369">
      <w:pPr>
        <w:jc w:val="center"/>
        <w:rPr>
          <w:b/>
          <w:bCs/>
        </w:rPr>
      </w:pPr>
      <w:r w:rsidRPr="0087174B">
        <w:rPr>
          <w:b/>
          <w:bCs/>
        </w:rPr>
        <w:t>Lista de Figuras</w:t>
      </w:r>
    </w:p>
    <w:p w14:paraId="23AFF992" w14:textId="36A34625" w:rsidR="0087174B" w:rsidRPr="006D3013" w:rsidRDefault="0087174B" w:rsidP="0087174B">
      <w:pPr>
        <w:rPr>
          <w:rFonts w:cs="Times New Roman"/>
        </w:rPr>
      </w:pPr>
      <w:r>
        <w:rPr>
          <w:b/>
          <w:bCs/>
        </w:rPr>
        <w:t xml:space="preserve">Figura 1. </w:t>
      </w:r>
      <w:r w:rsidRPr="00BB53D7">
        <w:rPr>
          <w:rFonts w:cs="Times New Roman"/>
          <w:i/>
          <w:iCs/>
        </w:rPr>
        <w:t>Árbol de Problema</w:t>
      </w:r>
      <w:r w:rsidR="006D3013">
        <w:rPr>
          <w:rFonts w:cs="Times New Roman"/>
          <w:i/>
          <w:iCs/>
        </w:rPr>
        <w:t xml:space="preserve">, </w:t>
      </w:r>
      <w:r w:rsidR="006D3013">
        <w:rPr>
          <w:rFonts w:cs="Times New Roman"/>
        </w:rPr>
        <w:t>1</w:t>
      </w:r>
      <w:r w:rsidR="001023B2">
        <w:rPr>
          <w:rFonts w:cs="Times New Roman"/>
        </w:rPr>
        <w:t>6</w:t>
      </w:r>
    </w:p>
    <w:p w14:paraId="2733100D" w14:textId="62C1C7C4" w:rsidR="0087174B" w:rsidRPr="006D3013" w:rsidRDefault="0087174B" w:rsidP="0087174B">
      <w:pPr>
        <w:pStyle w:val="Descripcin"/>
        <w:rPr>
          <w:rFonts w:cs="Times New Roman"/>
          <w:i w:val="0"/>
          <w:iCs w:val="0"/>
        </w:rPr>
      </w:pPr>
      <w:r w:rsidRPr="0087174B">
        <w:rPr>
          <w:b/>
          <w:bCs/>
          <w:i w:val="0"/>
          <w:iCs w:val="0"/>
        </w:rPr>
        <w:t>Figura 2</w:t>
      </w:r>
      <w:r>
        <w:rPr>
          <w:b/>
          <w:bCs/>
        </w:rPr>
        <w:t xml:space="preserve">. </w:t>
      </w:r>
      <w:r w:rsidRPr="00BB53D7">
        <w:rPr>
          <w:rFonts w:cs="Times New Roman"/>
        </w:rPr>
        <w:t>Modelo general de la arquitectura de una red IoT</w:t>
      </w:r>
      <w:r w:rsidR="006D3013">
        <w:rPr>
          <w:rFonts w:cs="Times New Roman"/>
        </w:rPr>
        <w:t xml:space="preserve">, </w:t>
      </w:r>
      <w:r w:rsidR="001023B2">
        <w:rPr>
          <w:rFonts w:cs="Times New Roman"/>
          <w:i w:val="0"/>
          <w:iCs w:val="0"/>
        </w:rPr>
        <w:t>21</w:t>
      </w:r>
    </w:p>
    <w:p w14:paraId="40A45A86" w14:textId="52B756FA" w:rsidR="0087174B" w:rsidRPr="006D3013" w:rsidRDefault="0087174B" w:rsidP="0087174B">
      <w:pPr>
        <w:pStyle w:val="Descripcin"/>
        <w:rPr>
          <w:rFonts w:cs="Times New Roman"/>
          <w:i w:val="0"/>
          <w:iCs w:val="0"/>
        </w:rPr>
      </w:pPr>
      <w:r w:rsidRPr="0087174B">
        <w:rPr>
          <w:b/>
          <w:bCs/>
          <w:i w:val="0"/>
          <w:iCs w:val="0"/>
        </w:rPr>
        <w:t>Figura 3</w:t>
      </w:r>
      <w:r>
        <w:rPr>
          <w:b/>
          <w:bCs/>
        </w:rPr>
        <w:t xml:space="preserve">. </w:t>
      </w:r>
      <w:r w:rsidRPr="00BB53D7">
        <w:rPr>
          <w:rFonts w:cs="Times New Roman"/>
        </w:rPr>
        <w:t>Funcionamiento de actuadores IoT</w:t>
      </w:r>
      <w:r w:rsidR="006D3013">
        <w:rPr>
          <w:rFonts w:cs="Times New Roman"/>
        </w:rPr>
        <w:t xml:space="preserve">, </w:t>
      </w:r>
      <w:r w:rsidR="006D3013">
        <w:rPr>
          <w:rFonts w:cs="Times New Roman"/>
          <w:i w:val="0"/>
          <w:iCs w:val="0"/>
        </w:rPr>
        <w:t>2</w:t>
      </w:r>
      <w:r w:rsidR="001023B2">
        <w:rPr>
          <w:rFonts w:cs="Times New Roman"/>
          <w:i w:val="0"/>
          <w:iCs w:val="0"/>
        </w:rPr>
        <w:t>5</w:t>
      </w:r>
    </w:p>
    <w:p w14:paraId="1CEA60D8" w14:textId="69988841" w:rsidR="0087174B" w:rsidRPr="006D3013" w:rsidRDefault="0087174B" w:rsidP="0087174B">
      <w:pPr>
        <w:rPr>
          <w:rFonts w:cs="Times New Roman"/>
        </w:rPr>
      </w:pPr>
      <w:r>
        <w:rPr>
          <w:b/>
          <w:bCs/>
        </w:rPr>
        <w:t xml:space="preserve">Figura 4. </w:t>
      </w:r>
      <w:r w:rsidRPr="00BB53D7">
        <w:rPr>
          <w:rFonts w:cs="Times New Roman"/>
          <w:i/>
          <w:iCs/>
        </w:rPr>
        <w:t>Cadena de valor</w:t>
      </w:r>
      <w:r w:rsidR="006D3013">
        <w:rPr>
          <w:rFonts w:cs="Times New Roman"/>
          <w:i/>
          <w:iCs/>
        </w:rPr>
        <w:t xml:space="preserve">, </w:t>
      </w:r>
      <w:r w:rsidR="006D3013">
        <w:rPr>
          <w:rFonts w:cs="Times New Roman"/>
        </w:rPr>
        <w:t>2</w:t>
      </w:r>
      <w:r w:rsidR="001023B2">
        <w:rPr>
          <w:rFonts w:cs="Times New Roman"/>
        </w:rPr>
        <w:t>8</w:t>
      </w:r>
    </w:p>
    <w:p w14:paraId="46041EC9" w14:textId="4F3D34C1" w:rsidR="0087174B" w:rsidRPr="006D3013" w:rsidRDefault="0087174B" w:rsidP="0087174B">
      <w:pPr>
        <w:rPr>
          <w:b/>
          <w:bCs/>
        </w:rPr>
      </w:pPr>
      <w:r>
        <w:rPr>
          <w:b/>
          <w:bCs/>
        </w:rPr>
        <w:t>Figura</w:t>
      </w:r>
      <w:r w:rsidR="006D3013">
        <w:rPr>
          <w:b/>
          <w:bCs/>
        </w:rPr>
        <w:t xml:space="preserve"> </w:t>
      </w:r>
      <w:r>
        <w:rPr>
          <w:b/>
          <w:bCs/>
        </w:rPr>
        <w:t xml:space="preserve">5. </w:t>
      </w:r>
      <w:r w:rsidRPr="00BB53D7">
        <w:rPr>
          <w:rFonts w:cs="Times New Roman"/>
          <w:i/>
          <w:iCs/>
          <w:color w:val="000000" w:themeColor="text1"/>
        </w:rPr>
        <w:t>Estructura de la metodología CRISP-DM</w:t>
      </w:r>
      <w:r w:rsidR="006D3013">
        <w:rPr>
          <w:rFonts w:cs="Times New Roman"/>
          <w:i/>
          <w:iCs/>
          <w:color w:val="000000" w:themeColor="text1"/>
        </w:rPr>
        <w:t xml:space="preserve">, </w:t>
      </w:r>
      <w:r w:rsidR="001023B2">
        <w:rPr>
          <w:rFonts w:cs="Times New Roman"/>
          <w:color w:val="000000" w:themeColor="text1"/>
        </w:rPr>
        <w:t>44</w:t>
      </w:r>
    </w:p>
    <w:p w14:paraId="62B762A3" w14:textId="2C68C1DD" w:rsidR="0087174B" w:rsidRPr="006D3013" w:rsidRDefault="0087174B" w:rsidP="0087174B">
      <w:pPr>
        <w:pStyle w:val="PrrAPA"/>
        <w:ind w:firstLine="0"/>
        <w:rPr>
          <w:color w:val="000000" w:themeColor="text1"/>
        </w:rPr>
      </w:pPr>
      <w:r>
        <w:rPr>
          <w:b/>
          <w:bCs/>
        </w:rPr>
        <w:t xml:space="preserve">Figura 6. </w:t>
      </w:r>
      <w:r w:rsidR="001023B2" w:rsidRPr="00925111">
        <w:rPr>
          <w:i/>
          <w:iCs/>
        </w:rPr>
        <w:t>Temperaturas obtenidas por modelo</w:t>
      </w:r>
      <w:r w:rsidR="006D3013">
        <w:rPr>
          <w:i/>
          <w:iCs/>
        </w:rPr>
        <w:t xml:space="preserve">, </w:t>
      </w:r>
      <w:r w:rsidR="001023B2">
        <w:t>53</w:t>
      </w:r>
    </w:p>
    <w:p w14:paraId="200538D1" w14:textId="67DF45BE" w:rsidR="0087174B" w:rsidRPr="006D3013" w:rsidRDefault="0087174B" w:rsidP="001023B2">
      <w:pPr>
        <w:rPr>
          <w:color w:val="000000" w:themeColor="text1"/>
        </w:rPr>
      </w:pPr>
      <w:r>
        <w:rPr>
          <w:b/>
          <w:bCs/>
        </w:rPr>
        <w:t xml:space="preserve">Figura 7. </w:t>
      </w:r>
      <w:r w:rsidR="001023B2" w:rsidRPr="001023B2">
        <w:rPr>
          <w:i/>
          <w:iCs/>
          <w:noProof/>
        </w:rPr>
        <w:t>Resultados gratificantes</w:t>
      </w:r>
      <w:r w:rsidR="006D3013">
        <w:rPr>
          <w:i/>
          <w:iCs/>
        </w:rPr>
        <w:t xml:space="preserve">, </w:t>
      </w:r>
      <w:r w:rsidR="001023B2">
        <w:t>54</w:t>
      </w:r>
    </w:p>
    <w:p w14:paraId="49F73D3B" w14:textId="03617635" w:rsidR="0087174B" w:rsidRDefault="0087174B" w:rsidP="0087174B">
      <w:pPr>
        <w:rPr>
          <w:b/>
          <w:bCs/>
        </w:rPr>
      </w:pPr>
    </w:p>
    <w:p w14:paraId="0D823285" w14:textId="77777777" w:rsidR="0087174B" w:rsidRPr="0087174B" w:rsidRDefault="0087174B" w:rsidP="0087174B">
      <w:pPr>
        <w:rPr>
          <w:b/>
          <w:bCs/>
        </w:rPr>
      </w:pPr>
    </w:p>
    <w:p w14:paraId="2B57E8EE" w14:textId="668FB90B" w:rsidR="00A2571A" w:rsidRDefault="00A2571A" w:rsidP="00996369">
      <w:pPr>
        <w:jc w:val="center"/>
      </w:pPr>
    </w:p>
    <w:p w14:paraId="32BAB8E2" w14:textId="4053806E" w:rsidR="00A2571A" w:rsidRDefault="00A2571A" w:rsidP="00996369">
      <w:pPr>
        <w:jc w:val="center"/>
      </w:pPr>
    </w:p>
    <w:p w14:paraId="5E72DCFE" w14:textId="7794DEBA" w:rsidR="00A2571A" w:rsidRDefault="00A2571A" w:rsidP="00996369">
      <w:pPr>
        <w:jc w:val="center"/>
      </w:pPr>
    </w:p>
    <w:p w14:paraId="25317956" w14:textId="7608A424" w:rsidR="00A2571A" w:rsidRDefault="00A2571A" w:rsidP="00996369">
      <w:pPr>
        <w:jc w:val="center"/>
      </w:pPr>
    </w:p>
    <w:p w14:paraId="448DF95B" w14:textId="15A3F0B4" w:rsidR="00A2571A" w:rsidRDefault="00A2571A" w:rsidP="00996369">
      <w:pPr>
        <w:jc w:val="center"/>
      </w:pPr>
    </w:p>
    <w:p w14:paraId="4D55D84C" w14:textId="7157AA35" w:rsidR="00A2571A" w:rsidRDefault="00A2571A" w:rsidP="00996369">
      <w:pPr>
        <w:jc w:val="center"/>
      </w:pPr>
    </w:p>
    <w:p w14:paraId="4B29A1D9" w14:textId="1732DF92" w:rsidR="00A2571A" w:rsidRDefault="00A2571A" w:rsidP="00996369">
      <w:pPr>
        <w:jc w:val="center"/>
      </w:pPr>
    </w:p>
    <w:p w14:paraId="15B7A06F" w14:textId="4092853C" w:rsidR="00A2571A" w:rsidRDefault="00A2571A" w:rsidP="00996369">
      <w:pPr>
        <w:jc w:val="center"/>
      </w:pPr>
    </w:p>
    <w:p w14:paraId="500E3081" w14:textId="4B67994F" w:rsidR="00A2571A" w:rsidRDefault="00A2571A" w:rsidP="00996369">
      <w:pPr>
        <w:jc w:val="center"/>
      </w:pPr>
    </w:p>
    <w:p w14:paraId="60713A5F" w14:textId="72D94412" w:rsidR="00A2571A" w:rsidRDefault="00A2571A" w:rsidP="00996369">
      <w:pPr>
        <w:jc w:val="center"/>
      </w:pPr>
    </w:p>
    <w:p w14:paraId="14156685" w14:textId="140AB916" w:rsidR="00A2571A" w:rsidRDefault="00A2571A" w:rsidP="00996369">
      <w:pPr>
        <w:jc w:val="center"/>
      </w:pPr>
    </w:p>
    <w:p w14:paraId="7A6B4061" w14:textId="7F91BCB3" w:rsidR="00A2571A" w:rsidRDefault="00A2571A" w:rsidP="00996369">
      <w:pPr>
        <w:jc w:val="center"/>
      </w:pPr>
    </w:p>
    <w:p w14:paraId="15011BC9" w14:textId="6693B221" w:rsidR="00A2571A" w:rsidRDefault="00A2571A" w:rsidP="00996369">
      <w:pPr>
        <w:jc w:val="center"/>
      </w:pPr>
    </w:p>
    <w:p w14:paraId="4B257A19" w14:textId="77C9F050" w:rsidR="00A2571A" w:rsidRDefault="00A2571A" w:rsidP="00996369">
      <w:pPr>
        <w:jc w:val="center"/>
      </w:pPr>
    </w:p>
    <w:p w14:paraId="19152819" w14:textId="5BB00472" w:rsidR="00A2571A" w:rsidRDefault="00A2571A" w:rsidP="00996369">
      <w:pPr>
        <w:jc w:val="center"/>
      </w:pPr>
    </w:p>
    <w:p w14:paraId="0AA7808E" w14:textId="56FB73B8" w:rsidR="00A2571A" w:rsidRDefault="00A2571A" w:rsidP="00996369">
      <w:pPr>
        <w:jc w:val="center"/>
      </w:pPr>
    </w:p>
    <w:p w14:paraId="07933329" w14:textId="351E7327" w:rsidR="00A2571A" w:rsidRDefault="00A2571A" w:rsidP="00996369">
      <w:pPr>
        <w:jc w:val="center"/>
      </w:pPr>
    </w:p>
    <w:p w14:paraId="6C346F0A" w14:textId="3294C49A" w:rsidR="00A2571A" w:rsidRDefault="00A2571A" w:rsidP="00996369">
      <w:pPr>
        <w:jc w:val="center"/>
      </w:pPr>
    </w:p>
    <w:p w14:paraId="10470610" w14:textId="0FC05D8C" w:rsidR="00A2571A" w:rsidRDefault="00A2571A" w:rsidP="00996369">
      <w:pPr>
        <w:jc w:val="center"/>
      </w:pPr>
    </w:p>
    <w:p w14:paraId="3E25E00C" w14:textId="77777777" w:rsidR="0087174B" w:rsidRDefault="0087174B" w:rsidP="00996369">
      <w:pPr>
        <w:jc w:val="center"/>
      </w:pPr>
    </w:p>
    <w:p w14:paraId="353AC875" w14:textId="77777777" w:rsidR="00AC0534" w:rsidRDefault="00AC0534" w:rsidP="00996369">
      <w:pPr>
        <w:jc w:val="center"/>
        <w:rPr>
          <w:b/>
          <w:bCs/>
        </w:rPr>
      </w:pPr>
    </w:p>
    <w:p w14:paraId="26AC1C1D" w14:textId="78461FB1" w:rsidR="00996369" w:rsidRDefault="00996369" w:rsidP="00996369">
      <w:pPr>
        <w:jc w:val="center"/>
        <w:rPr>
          <w:b/>
          <w:bCs/>
        </w:rPr>
      </w:pPr>
      <w:r w:rsidRPr="0087174B">
        <w:rPr>
          <w:b/>
          <w:bCs/>
        </w:rPr>
        <w:t>Lista de Anexos</w:t>
      </w:r>
    </w:p>
    <w:p w14:paraId="32042D25" w14:textId="77777777" w:rsidR="003064BF" w:rsidRDefault="003064BF" w:rsidP="00996369">
      <w:pPr>
        <w:jc w:val="center"/>
        <w:rPr>
          <w:b/>
          <w:bCs/>
        </w:rPr>
      </w:pPr>
    </w:p>
    <w:p w14:paraId="7C223B79" w14:textId="7200FB18" w:rsidR="0087174B" w:rsidRDefault="0087174B" w:rsidP="0087174B">
      <w:pPr>
        <w:rPr>
          <w:b/>
          <w:bCs/>
        </w:rPr>
      </w:pPr>
      <w:r>
        <w:rPr>
          <w:b/>
          <w:bCs/>
        </w:rPr>
        <w:t xml:space="preserve">Anexo 1. </w:t>
      </w:r>
      <w:r w:rsidRPr="0087174B">
        <w:rPr>
          <w:rFonts w:cs="Times New Roman"/>
        </w:rPr>
        <w:t>Gestor de citas y referencias de Microsoft Word</w:t>
      </w:r>
      <w:r w:rsidR="006D3013">
        <w:rPr>
          <w:rFonts w:cs="Times New Roman"/>
        </w:rPr>
        <w:t xml:space="preserve">, </w:t>
      </w:r>
      <w:r w:rsidR="00771EC6">
        <w:rPr>
          <w:rFonts w:cs="Times New Roman"/>
        </w:rPr>
        <w:t>65</w:t>
      </w:r>
    </w:p>
    <w:p w14:paraId="5705B237" w14:textId="504A4AC5" w:rsidR="0087174B" w:rsidRPr="00BB53D7" w:rsidRDefault="0087174B" w:rsidP="0087174B">
      <w:pPr>
        <w:rPr>
          <w:rFonts w:cs="Times New Roman"/>
          <w:b/>
          <w:szCs w:val="24"/>
        </w:rPr>
      </w:pPr>
      <w:r>
        <w:rPr>
          <w:b/>
          <w:bCs/>
        </w:rPr>
        <w:t xml:space="preserve">Anexo 2. </w:t>
      </w:r>
      <w:r w:rsidRPr="0087174B">
        <w:rPr>
          <w:rFonts w:cs="Times New Roman"/>
          <w:bCs/>
          <w:szCs w:val="24"/>
        </w:rPr>
        <w:t>Citas y referencias de material legal (leyes, decretos, sentencias, etc.)</w:t>
      </w:r>
      <w:r w:rsidR="006D3013">
        <w:rPr>
          <w:rFonts w:cs="Times New Roman"/>
          <w:bCs/>
          <w:szCs w:val="24"/>
        </w:rPr>
        <w:t xml:space="preserve">, </w:t>
      </w:r>
      <w:r w:rsidR="00771EC6">
        <w:rPr>
          <w:rFonts w:cs="Times New Roman"/>
          <w:bCs/>
          <w:szCs w:val="24"/>
        </w:rPr>
        <w:t>68</w:t>
      </w:r>
    </w:p>
    <w:p w14:paraId="4FDED5F1" w14:textId="21299A1E" w:rsidR="0087174B" w:rsidRDefault="0087174B" w:rsidP="0087174B">
      <w:pPr>
        <w:rPr>
          <w:b/>
          <w:bCs/>
        </w:rPr>
      </w:pPr>
      <w:r>
        <w:rPr>
          <w:b/>
          <w:bCs/>
        </w:rPr>
        <w:t>Anexo 3.</w:t>
      </w:r>
      <w:r w:rsidR="003064BF">
        <w:rPr>
          <w:b/>
          <w:bCs/>
        </w:rPr>
        <w:t xml:space="preserve"> </w:t>
      </w:r>
      <w:r w:rsidR="003064BF" w:rsidRPr="003064BF">
        <w:rPr>
          <w:rFonts w:cs="Times New Roman"/>
          <w:bCs/>
        </w:rPr>
        <w:t>Ortografía y gramática</w:t>
      </w:r>
      <w:r w:rsidR="006D3013">
        <w:rPr>
          <w:rFonts w:cs="Times New Roman"/>
          <w:bCs/>
        </w:rPr>
        <w:t xml:space="preserve">, </w:t>
      </w:r>
      <w:r w:rsidR="00771EC6">
        <w:rPr>
          <w:rFonts w:cs="Times New Roman"/>
          <w:bCs/>
        </w:rPr>
        <w:t>71</w:t>
      </w:r>
    </w:p>
    <w:p w14:paraId="19655D95" w14:textId="1A71442B" w:rsidR="0087174B" w:rsidRPr="003064BF" w:rsidRDefault="0087174B" w:rsidP="0087174B">
      <w:pPr>
        <w:rPr>
          <w:rFonts w:cs="Times New Roman"/>
          <w:b/>
          <w:szCs w:val="24"/>
        </w:rPr>
      </w:pPr>
      <w:r>
        <w:rPr>
          <w:b/>
          <w:bCs/>
        </w:rPr>
        <w:t xml:space="preserve">Anexo 4. </w:t>
      </w:r>
      <w:r w:rsidR="003064BF">
        <w:rPr>
          <w:b/>
          <w:bCs/>
        </w:rPr>
        <w:t xml:space="preserve"> </w:t>
      </w:r>
      <w:r w:rsidR="003064BF" w:rsidRPr="003064BF">
        <w:rPr>
          <w:rFonts w:cs="Times New Roman"/>
          <w:bCs/>
          <w:szCs w:val="24"/>
        </w:rPr>
        <w:t>Buscar, reemplazar y eliminar espacios (o palabras)</w:t>
      </w:r>
      <w:r w:rsidR="006D3013">
        <w:rPr>
          <w:rFonts w:cs="Times New Roman"/>
          <w:bCs/>
          <w:szCs w:val="24"/>
        </w:rPr>
        <w:t xml:space="preserve">, </w:t>
      </w:r>
      <w:r w:rsidR="00771EC6">
        <w:rPr>
          <w:rFonts w:cs="Times New Roman"/>
          <w:bCs/>
          <w:szCs w:val="24"/>
        </w:rPr>
        <w:t>73</w:t>
      </w:r>
    </w:p>
    <w:p w14:paraId="15FD55DB" w14:textId="7BBEA47D" w:rsidR="0087174B" w:rsidRPr="003064BF" w:rsidRDefault="0087174B" w:rsidP="0087174B">
      <w:pPr>
        <w:rPr>
          <w:rFonts w:cs="Times New Roman"/>
          <w:b/>
          <w:szCs w:val="24"/>
        </w:rPr>
      </w:pPr>
      <w:r>
        <w:rPr>
          <w:b/>
          <w:bCs/>
        </w:rPr>
        <w:t>Anexo 5.</w:t>
      </w:r>
      <w:r w:rsidR="003064BF">
        <w:rPr>
          <w:b/>
          <w:bCs/>
        </w:rPr>
        <w:t xml:space="preserve"> </w:t>
      </w:r>
      <w:r w:rsidR="003064BF" w:rsidRPr="003064BF">
        <w:rPr>
          <w:rFonts w:cs="Times New Roman"/>
          <w:bCs/>
          <w:szCs w:val="24"/>
        </w:rPr>
        <w:t>Atajos de teclado útiles en Microsoft Word</w:t>
      </w:r>
      <w:r w:rsidR="006D3013">
        <w:rPr>
          <w:rFonts w:cs="Times New Roman"/>
          <w:bCs/>
          <w:szCs w:val="24"/>
        </w:rPr>
        <w:t xml:space="preserve">, </w:t>
      </w:r>
      <w:r w:rsidR="00771EC6">
        <w:rPr>
          <w:rFonts w:cs="Times New Roman"/>
          <w:bCs/>
          <w:szCs w:val="24"/>
        </w:rPr>
        <w:t>74</w:t>
      </w:r>
    </w:p>
    <w:p w14:paraId="09A855D5" w14:textId="18618E1D" w:rsidR="0087174B" w:rsidRDefault="0087174B" w:rsidP="0087174B">
      <w:pPr>
        <w:rPr>
          <w:b/>
          <w:bCs/>
        </w:rPr>
      </w:pPr>
      <w:r>
        <w:rPr>
          <w:b/>
          <w:bCs/>
        </w:rPr>
        <w:t>Anexo 6.</w:t>
      </w:r>
      <w:r w:rsidR="003064BF">
        <w:rPr>
          <w:b/>
          <w:bCs/>
        </w:rPr>
        <w:t xml:space="preserve"> </w:t>
      </w:r>
      <w:r w:rsidR="003064BF" w:rsidRPr="003064BF">
        <w:rPr>
          <w:rFonts w:cs="Times New Roman"/>
          <w:bCs/>
          <w:szCs w:val="24"/>
        </w:rPr>
        <w:t>Sinónimos y antónimos</w:t>
      </w:r>
      <w:r w:rsidR="006D3013">
        <w:rPr>
          <w:rFonts w:cs="Times New Roman"/>
          <w:bCs/>
          <w:szCs w:val="24"/>
        </w:rPr>
        <w:t xml:space="preserve">, </w:t>
      </w:r>
      <w:r w:rsidR="00771EC6">
        <w:rPr>
          <w:rFonts w:cs="Times New Roman"/>
          <w:bCs/>
          <w:szCs w:val="24"/>
        </w:rPr>
        <w:t>75</w:t>
      </w:r>
    </w:p>
    <w:p w14:paraId="0D906658" w14:textId="4BDC7780" w:rsidR="0087174B" w:rsidRPr="003064BF" w:rsidRDefault="0087174B" w:rsidP="0087174B">
      <w:pPr>
        <w:rPr>
          <w:rFonts w:cs="Times New Roman"/>
          <w:b/>
          <w:szCs w:val="24"/>
        </w:rPr>
      </w:pPr>
      <w:r>
        <w:rPr>
          <w:b/>
          <w:bCs/>
        </w:rPr>
        <w:t>Anexo 7.</w:t>
      </w:r>
      <w:r w:rsidR="003064BF">
        <w:rPr>
          <w:b/>
          <w:bCs/>
        </w:rPr>
        <w:t xml:space="preserve"> </w:t>
      </w:r>
      <w:r w:rsidR="003064BF" w:rsidRPr="003064BF">
        <w:rPr>
          <w:rFonts w:cs="Times New Roman"/>
          <w:bCs/>
          <w:szCs w:val="24"/>
        </w:rPr>
        <w:t>Copiar y pegar sin formato</w:t>
      </w:r>
      <w:r w:rsidR="006D3013">
        <w:rPr>
          <w:rFonts w:cs="Times New Roman"/>
          <w:bCs/>
          <w:szCs w:val="24"/>
        </w:rPr>
        <w:t xml:space="preserve">, </w:t>
      </w:r>
      <w:r w:rsidR="00771EC6">
        <w:rPr>
          <w:rFonts w:cs="Times New Roman"/>
          <w:bCs/>
          <w:szCs w:val="24"/>
        </w:rPr>
        <w:t>76</w:t>
      </w:r>
    </w:p>
    <w:p w14:paraId="5FEC1A29" w14:textId="4EC87AA4" w:rsidR="003064BF" w:rsidRPr="003064BF" w:rsidRDefault="0087174B" w:rsidP="003064BF">
      <w:pPr>
        <w:rPr>
          <w:rFonts w:cs="Times New Roman"/>
          <w:bCs/>
          <w:szCs w:val="24"/>
        </w:rPr>
      </w:pPr>
      <w:r>
        <w:rPr>
          <w:b/>
          <w:bCs/>
        </w:rPr>
        <w:t>Anexo 8.</w:t>
      </w:r>
      <w:r w:rsidR="003064BF">
        <w:rPr>
          <w:b/>
          <w:bCs/>
        </w:rPr>
        <w:t xml:space="preserve"> </w:t>
      </w:r>
      <w:r w:rsidR="003064BF" w:rsidRPr="003064BF">
        <w:rPr>
          <w:rFonts w:cs="Times New Roman"/>
          <w:bCs/>
          <w:szCs w:val="24"/>
        </w:rPr>
        <w:t>Comparar dos documentos</w:t>
      </w:r>
      <w:r w:rsidR="006D3013">
        <w:rPr>
          <w:rFonts w:cs="Times New Roman"/>
          <w:bCs/>
          <w:szCs w:val="24"/>
        </w:rPr>
        <w:t xml:space="preserve">, </w:t>
      </w:r>
      <w:r w:rsidR="00771EC6">
        <w:rPr>
          <w:rFonts w:cs="Times New Roman"/>
          <w:bCs/>
          <w:szCs w:val="24"/>
        </w:rPr>
        <w:t>77</w:t>
      </w:r>
    </w:p>
    <w:p w14:paraId="17F9DB64" w14:textId="3E2153AD" w:rsidR="003064BF" w:rsidRPr="003064BF" w:rsidRDefault="003064BF" w:rsidP="003064BF">
      <w:pPr>
        <w:rPr>
          <w:rFonts w:cs="Times New Roman"/>
          <w:bCs/>
          <w:szCs w:val="24"/>
        </w:rPr>
      </w:pPr>
      <w:r w:rsidRPr="003064BF">
        <w:rPr>
          <w:rFonts w:cs="Times New Roman"/>
          <w:b/>
          <w:szCs w:val="24"/>
        </w:rPr>
        <w:t>Anexo 9.</w:t>
      </w:r>
      <w:r w:rsidRPr="003064BF">
        <w:rPr>
          <w:rFonts w:cs="Times New Roman"/>
          <w:bCs/>
          <w:szCs w:val="24"/>
        </w:rPr>
        <w:t xml:space="preserve">  Control de cambios</w:t>
      </w:r>
      <w:r w:rsidR="006D3013">
        <w:rPr>
          <w:rFonts w:cs="Times New Roman"/>
          <w:bCs/>
          <w:szCs w:val="24"/>
        </w:rPr>
        <w:t xml:space="preserve">, </w:t>
      </w:r>
      <w:r w:rsidR="00771EC6">
        <w:rPr>
          <w:rFonts w:cs="Times New Roman"/>
          <w:bCs/>
          <w:szCs w:val="24"/>
        </w:rPr>
        <w:t>78</w:t>
      </w:r>
    </w:p>
    <w:p w14:paraId="058E9534" w14:textId="08C78DFA" w:rsidR="003064BF" w:rsidRPr="003064BF" w:rsidRDefault="003064BF" w:rsidP="003064BF">
      <w:pPr>
        <w:rPr>
          <w:rFonts w:cs="Times New Roman"/>
          <w:bCs/>
          <w:szCs w:val="24"/>
        </w:rPr>
      </w:pPr>
      <w:r w:rsidRPr="003064BF">
        <w:rPr>
          <w:rFonts w:cs="Times New Roman"/>
          <w:b/>
          <w:szCs w:val="24"/>
        </w:rPr>
        <w:t>Anexo 10.</w:t>
      </w:r>
      <w:r>
        <w:rPr>
          <w:rFonts w:cs="Times New Roman"/>
          <w:b/>
          <w:szCs w:val="24"/>
        </w:rPr>
        <w:t xml:space="preserve"> </w:t>
      </w:r>
      <w:r w:rsidRPr="003064BF">
        <w:rPr>
          <w:rFonts w:cs="Times New Roman"/>
          <w:bCs/>
          <w:szCs w:val="24"/>
        </w:rPr>
        <w:t>Insertar salto de página</w:t>
      </w:r>
      <w:r w:rsidR="006D3013">
        <w:rPr>
          <w:rFonts w:cs="Times New Roman"/>
          <w:bCs/>
          <w:szCs w:val="24"/>
        </w:rPr>
        <w:t>, 7</w:t>
      </w:r>
      <w:r w:rsidR="00771EC6">
        <w:rPr>
          <w:rFonts w:cs="Times New Roman"/>
          <w:bCs/>
          <w:szCs w:val="24"/>
        </w:rPr>
        <w:t>9</w:t>
      </w:r>
    </w:p>
    <w:p w14:paraId="3439B6C5" w14:textId="1F197561" w:rsidR="00AC0534" w:rsidRDefault="003064BF" w:rsidP="003064BF">
      <w:pPr>
        <w:rPr>
          <w:rFonts w:cs="Times New Roman"/>
          <w:bCs/>
          <w:szCs w:val="24"/>
        </w:rPr>
        <w:sectPr w:rsidR="00AC0534">
          <w:headerReference w:type="default" r:id="rId16"/>
          <w:footerReference w:type="even" r:id="rId17"/>
          <w:footerReference w:type="default" r:id="rId18"/>
          <w:pgSz w:w="12240" w:h="15840"/>
          <w:pgMar w:top="1417" w:right="1701" w:bottom="1417" w:left="1701" w:header="708" w:footer="708" w:gutter="0"/>
          <w:cols w:space="708"/>
          <w:docGrid w:linePitch="360"/>
        </w:sectPr>
      </w:pPr>
      <w:r w:rsidRPr="003064BF">
        <w:rPr>
          <w:rFonts w:cs="Times New Roman"/>
          <w:b/>
          <w:szCs w:val="24"/>
        </w:rPr>
        <w:t>Anexo 11.</w:t>
      </w:r>
      <w:r>
        <w:rPr>
          <w:rFonts w:cs="Times New Roman"/>
          <w:b/>
          <w:szCs w:val="24"/>
        </w:rPr>
        <w:t xml:space="preserve"> </w:t>
      </w:r>
      <w:r w:rsidRPr="003064BF">
        <w:rPr>
          <w:rFonts w:cs="Times New Roman"/>
          <w:bCs/>
          <w:szCs w:val="24"/>
        </w:rPr>
        <w:t>Recortar y abreviar direcciones web largas</w:t>
      </w:r>
      <w:r w:rsidR="006D3013">
        <w:rPr>
          <w:rFonts w:cs="Times New Roman"/>
          <w:bCs/>
          <w:szCs w:val="24"/>
        </w:rPr>
        <w:t xml:space="preserve">, </w:t>
      </w:r>
      <w:r w:rsidR="00771EC6">
        <w:rPr>
          <w:rFonts w:cs="Times New Roman"/>
          <w:bCs/>
          <w:szCs w:val="24"/>
        </w:rPr>
        <w:t>80</w:t>
      </w:r>
    </w:p>
    <w:p w14:paraId="38041C24" w14:textId="43E42D5E" w:rsidR="00996369" w:rsidRPr="00BB53D7" w:rsidRDefault="00996369" w:rsidP="00996369">
      <w:pPr>
        <w:jc w:val="center"/>
        <w:rPr>
          <w:rFonts w:cs="Times New Roman"/>
          <w:b/>
          <w:bCs/>
        </w:rPr>
      </w:pPr>
      <w:r w:rsidRPr="00BB53D7">
        <w:rPr>
          <w:rFonts w:cs="Times New Roman"/>
          <w:b/>
          <w:bCs/>
        </w:rPr>
        <w:lastRenderedPageBreak/>
        <w:t>Resumen</w:t>
      </w:r>
    </w:p>
    <w:p w14:paraId="24F0C3BF" w14:textId="77777777" w:rsidR="00836B69" w:rsidRDefault="00836B69" w:rsidP="00836B69">
      <w:pPr>
        <w:pStyle w:val="PrrAPA"/>
      </w:pPr>
    </w:p>
    <w:p w14:paraId="558876B9" w14:textId="1536A9A8" w:rsidR="00836B69" w:rsidRPr="00836B69" w:rsidRDefault="00836B69" w:rsidP="0026198E">
      <w:pPr>
        <w:pStyle w:val="PrrAPA"/>
      </w:pPr>
      <w:r w:rsidRPr="00836B69">
        <w:t>Las redes IoT</w:t>
      </w:r>
      <w:ins w:id="7" w:author="Camilo Andrés Díaz Gómez" w:date="2023-03-12T17:37:00Z">
        <w:r w:rsidR="00711D19" w:rsidRPr="00711D19">
          <w:rPr>
            <w:vertAlign w:val="superscript"/>
            <w:rPrChange w:id="8" w:author="Camilo Andrés Díaz Gómez" w:date="2023-03-12T17:37:00Z">
              <w:rPr/>
            </w:rPrChange>
          </w:rPr>
          <w:t>1</w:t>
        </w:r>
      </w:ins>
      <w:ins w:id="9" w:author="Camilo Andrés Díaz Gómez" w:date="2023-03-12T17:23:00Z">
        <w:r w:rsidR="0026198E">
          <w:t>,</w:t>
        </w:r>
      </w:ins>
      <w:ins w:id="10" w:author="DIANA CAROLINA CANDIA HERRERA" w:date="2023-03-07T09:32:00Z">
        <w:del w:id="11" w:author="Camilo Andrés Díaz Gómez" w:date="2023-03-12T17:23:00Z">
          <w:r w:rsidR="008D3197" w:rsidDel="0026198E">
            <w:delText>,</w:delText>
          </w:r>
        </w:del>
      </w:ins>
      <w:r w:rsidRPr="00836B69">
        <w:t xml:space="preserve"> han permitido mejorar diferentes aspectos para la humanidad, con el uso de ecosistemas tecnológicos que</w:t>
      </w:r>
      <w:del w:id="12" w:author="DIANA CAROLINA CANDIA HERRERA" w:date="2023-03-07T09:32:00Z">
        <w:r w:rsidRPr="00836B69" w:rsidDel="008D3197">
          <w:delText>,</w:delText>
        </w:r>
      </w:del>
      <w:r w:rsidRPr="00836B69">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836B69" w:rsidRDefault="00836B69" w:rsidP="00836B69">
      <w:pPr>
        <w:pStyle w:val="PrrAPA"/>
      </w:pPr>
    </w:p>
    <w:p w14:paraId="6FF4CA20" w14:textId="1F987B22" w:rsidR="00836B69" w:rsidRPr="00836B69" w:rsidRDefault="00836B69" w:rsidP="00836B69">
      <w:pPr>
        <w:pStyle w:val="PrrAPA"/>
      </w:pPr>
      <w:r w:rsidRPr="00836B69">
        <w:t>Ya que este tipo de redes están compuestos por dispositivos que se encargan de recopilar información del exterior o el ambiente que los rodea, llamado</w:t>
      </w:r>
      <w:ins w:id="13" w:author="DIANA CAROLINA CANDIA HERRERA" w:date="2023-03-07T09:33:00Z">
        <w:r w:rsidR="008D3197">
          <w:t>s</w:t>
        </w:r>
      </w:ins>
      <w:r w:rsidRPr="00836B69">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14"/>
      <w:r w:rsidRPr="00836B69">
        <w:t>IoT</w:t>
      </w:r>
      <w:commentRangeEnd w:id="14"/>
      <w:r w:rsidR="008D3197">
        <w:rPr>
          <w:rStyle w:val="Refdecomentario"/>
          <w:rFonts w:cstheme="minorBidi"/>
        </w:rPr>
        <w:commentReference w:id="14"/>
      </w:r>
      <w:r w:rsidRPr="00836B69">
        <w:t xml:space="preserve"> basada en datos ambientales. Para que los datos sean consistentes entre si es necesario desarrollar un modelo de simulación que genere los datos apropiados teniendo en cuenta los otros aspectos del ambiente que los rodean. </w:t>
      </w:r>
    </w:p>
    <w:p w14:paraId="1CFB109C" w14:textId="7A90B515" w:rsidR="00836B69" w:rsidRDefault="00DA6BE6" w:rsidP="00836B69">
      <w:pPr>
        <w:pStyle w:val="PrrAPA"/>
        <w:rPr>
          <w:ins w:id="15" w:author="Camilo Andrés Díaz Gómez" w:date="2023-03-12T17:52:00Z"/>
        </w:rPr>
      </w:pPr>
      <w:ins w:id="16" w:author="Camilo Andrés Díaz Gómez" w:date="2023-03-12T17:52:00Z">
        <w:r w:rsidRPr="00DA6BE6">
          <w:t xml:space="preserve">Para lograr una simulación precisa de los datos ambientales, es necesario crear un modelo que tenga en cuenta las diferentes variables del ambiente. En este sentido, el Aprendizaje Automático (Machine </w:t>
        </w:r>
        <w:proofErr w:type="spellStart"/>
        <w:r w:rsidRPr="00DA6BE6">
          <w:t>Learning</w:t>
        </w:r>
        <w:proofErr w:type="spellEnd"/>
        <w:r w:rsidRPr="00DA6BE6">
          <w:t>)</w:t>
        </w:r>
      </w:ins>
      <w:ins w:id="17" w:author="Camilo Andrés Díaz Gómez" w:date="2023-03-12T17:53:00Z">
        <w:r>
          <w:t>, una disciplina de la inteligencia artificial,</w:t>
        </w:r>
      </w:ins>
      <w:ins w:id="18" w:author="Camilo Andrés Díaz Gómez" w:date="2023-03-12T17:52:00Z">
        <w:r w:rsidRPr="00DA6BE6">
          <w:t xml:space="preserve"> es clave para entrenar el modelo usando datos recopilados de diversas estaciones</w:t>
        </w:r>
      </w:ins>
      <w:ins w:id="19" w:author="Camilo Andrés Díaz Gómez" w:date="2023-03-12T17:54:00Z">
        <w:r w:rsidRPr="00DA6BE6">
          <w:t xml:space="preserve"> hidrometeorológicas</w:t>
        </w:r>
      </w:ins>
      <w:ins w:id="20" w:author="Camilo Andrés Díaz Gómez" w:date="2023-03-12T17:52:00Z">
        <w:r w:rsidRPr="00DA6BE6">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modelo será capaz de predecir los datos ambientales en base a la información del entorno que rodea la simulación</w:t>
        </w:r>
      </w:ins>
      <w:ins w:id="21" w:author="Camilo Andrés Díaz Gómez" w:date="2023-03-12T17:54:00Z">
        <w:r>
          <w:t>.</w:t>
        </w:r>
      </w:ins>
    </w:p>
    <w:p w14:paraId="0A087F69" w14:textId="77777777" w:rsidR="00DA6BE6" w:rsidRPr="00836B69" w:rsidDel="00DA6BE6" w:rsidRDefault="00DA6BE6" w:rsidP="00836B69">
      <w:pPr>
        <w:pStyle w:val="PrrAPA"/>
        <w:rPr>
          <w:del w:id="22" w:author="Camilo Andrés Díaz Gómez" w:date="2023-03-12T17:54:00Z"/>
        </w:rPr>
      </w:pPr>
      <w:commentRangeStart w:id="23"/>
    </w:p>
    <w:p w14:paraId="76F6B2E9" w14:textId="1D4C82BF" w:rsidR="00711D19" w:rsidRPr="00711D19" w:rsidRDefault="00836B69" w:rsidP="00711D19">
      <w:pPr>
        <w:tabs>
          <w:tab w:val="left" w:pos="3036"/>
        </w:tabs>
        <w:pPrChange w:id="24" w:author="Camilo Andrés Díaz Gómez" w:date="2023-03-12T17:37:00Z">
          <w:pPr>
            <w:pStyle w:val="PrrAPA"/>
          </w:pPr>
        </w:pPrChange>
      </w:pPr>
      <w:del w:id="25" w:author="Camilo Andrés Díaz Gómez" w:date="2023-03-12T17:54:00Z">
        <w:r w:rsidRPr="00836B69"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26"/>
        <w:r w:rsidRPr="00836B69" w:rsidDel="00DA6BE6">
          <w:delText>estaciones</w:delText>
        </w:r>
        <w:commentRangeEnd w:id="26"/>
        <w:r w:rsidR="00843772" w:rsidDel="00DA6BE6">
          <w:rPr>
            <w:rStyle w:val="Refdecomentario"/>
          </w:rPr>
          <w:commentReference w:id="26"/>
        </w:r>
        <w:r w:rsidRPr="00836B69"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Del="00DA6BE6">
          <w:delText xml:space="preserve"> </w:delText>
        </w:r>
        <w:commentRangeEnd w:id="23"/>
        <w:r w:rsidR="00843772" w:rsidDel="00DA6BE6">
          <w:rPr>
            <w:rStyle w:val="Refdecomentario"/>
          </w:rPr>
          <w:commentReference w:id="23"/>
        </w:r>
      </w:del>
      <w:ins w:id="27" w:author="Camilo Andrés Díaz Gómez" w:date="2023-03-12T17:37:00Z">
        <w:r w:rsidR="00711D19">
          <w:tab/>
        </w:r>
      </w:ins>
    </w:p>
    <w:p w14:paraId="5DCA9AD6" w14:textId="753736CC" w:rsidR="00836B69" w:rsidRPr="00836B69" w:rsidRDefault="00836B69" w:rsidP="001023B2">
      <w:pPr>
        <w:pStyle w:val="PrrAPA"/>
      </w:pPr>
      <w:r w:rsidRPr="00836B69">
        <w:rPr>
          <w:i/>
        </w:rPr>
        <w:t>Palabras clave</w:t>
      </w:r>
      <w:r w:rsidRPr="00836B69">
        <w:t>:  Redes IoT, ecosistemas tecnológicos, sensores, datos ambientales, modelo de simulación, Machine Learning, inteligencia artificial, consistencia de datos, predicción de datos.</w:t>
      </w:r>
    </w:p>
    <w:p w14:paraId="40A2FB8E" w14:textId="77777777" w:rsidR="00836B69" w:rsidRPr="00836B69" w:rsidRDefault="00836B69" w:rsidP="00836B69">
      <w:pPr>
        <w:ind w:left="624"/>
        <w:rPr>
          <w:rFonts w:cs="Times New Roman"/>
          <w:szCs w:val="24"/>
        </w:rPr>
      </w:pPr>
    </w:p>
    <w:p w14:paraId="75A74EE2" w14:textId="77777777" w:rsidR="00836B69" w:rsidRPr="00704945" w:rsidRDefault="00836B69" w:rsidP="00836B69">
      <w:bookmarkStart w:id="28" w:name="_Toc67130056"/>
      <w:r w:rsidRPr="00704945">
        <w:br/>
      </w:r>
    </w:p>
    <w:p w14:paraId="02E67579" w14:textId="77777777" w:rsidR="00836B69" w:rsidRPr="00704945" w:rsidRDefault="00836B69">
      <w:pPr>
        <w:spacing w:after="160" w:line="259" w:lineRule="auto"/>
        <w:jc w:val="left"/>
      </w:pPr>
      <w:r w:rsidRPr="00704945">
        <w:br w:type="page"/>
      </w:r>
    </w:p>
    <w:p w14:paraId="47993B12" w14:textId="2E8A18CE" w:rsidR="00836B69" w:rsidRPr="00836B69" w:rsidRDefault="00836B69" w:rsidP="00836B69">
      <w:pPr>
        <w:jc w:val="center"/>
        <w:rPr>
          <w:b/>
          <w:bCs/>
          <w:szCs w:val="32"/>
          <w:lang w:val="en-US"/>
        </w:rPr>
      </w:pPr>
      <w:r w:rsidRPr="00836B69">
        <w:rPr>
          <w:b/>
          <w:bCs/>
          <w:lang w:val="en-US"/>
        </w:rPr>
        <w:lastRenderedPageBreak/>
        <w:t>Abstract</w:t>
      </w:r>
      <w:bookmarkEnd w:id="28"/>
    </w:p>
    <w:p w14:paraId="5C7BFC20" w14:textId="77777777" w:rsidR="00836B69" w:rsidRPr="00836B69" w:rsidRDefault="00836B69" w:rsidP="00836B69">
      <w:pPr>
        <w:rPr>
          <w:rFonts w:cs="Times New Roman"/>
          <w:szCs w:val="24"/>
          <w:lang w:val="en-US"/>
        </w:rPr>
      </w:pPr>
    </w:p>
    <w:p w14:paraId="1B84489F" w14:textId="77777777" w:rsidR="00836B69" w:rsidRPr="00836B69" w:rsidRDefault="00836B69" w:rsidP="00836B69">
      <w:pPr>
        <w:ind w:firstLine="708"/>
        <w:rPr>
          <w:rFonts w:cs="Times New Roman"/>
          <w:szCs w:val="24"/>
          <w:lang w:val="en-US"/>
        </w:rPr>
      </w:pPr>
      <w:r w:rsidRPr="00836B69">
        <w:rPr>
          <w:rFonts w:cs="Times New Roman"/>
          <w:szCs w:val="24"/>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836B69" w:rsidRDefault="00836B69" w:rsidP="00836B69">
      <w:pPr>
        <w:ind w:firstLine="708"/>
        <w:rPr>
          <w:rFonts w:cs="Times New Roman"/>
          <w:szCs w:val="24"/>
          <w:lang w:val="en-US"/>
        </w:rPr>
      </w:pPr>
    </w:p>
    <w:p w14:paraId="5EEB0E85" w14:textId="77777777" w:rsidR="00836B69" w:rsidRPr="00836B69" w:rsidRDefault="00836B69" w:rsidP="00836B69">
      <w:pPr>
        <w:ind w:firstLine="708"/>
        <w:rPr>
          <w:rFonts w:cs="Times New Roman"/>
          <w:szCs w:val="24"/>
          <w:lang w:val="en-US"/>
        </w:rPr>
      </w:pPr>
      <w:r w:rsidRPr="00836B69">
        <w:rPr>
          <w:rFonts w:cs="Times New Roman"/>
          <w:szCs w:val="24"/>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836B69" w:rsidRDefault="00836B69" w:rsidP="00836B69">
      <w:pPr>
        <w:ind w:firstLine="708"/>
        <w:rPr>
          <w:rFonts w:cs="Times New Roman"/>
          <w:szCs w:val="24"/>
          <w:lang w:val="en-US"/>
        </w:rPr>
      </w:pPr>
    </w:p>
    <w:p w14:paraId="24405F7B" w14:textId="77777777" w:rsidR="00704945" w:rsidRDefault="00836B69" w:rsidP="00704945">
      <w:pPr>
        <w:ind w:firstLine="708"/>
        <w:rPr>
          <w:rFonts w:cs="Times New Roman"/>
          <w:szCs w:val="24"/>
          <w:lang w:val="en-US"/>
        </w:rPr>
      </w:pPr>
      <w:r w:rsidRPr="00836B69">
        <w:rPr>
          <w:rFonts w:cs="Times New Roman"/>
          <w:szCs w:val="24"/>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61E644" w14:textId="061D11CB" w:rsidR="00836B69" w:rsidRPr="00836B69" w:rsidRDefault="00836B69" w:rsidP="00704945">
      <w:pPr>
        <w:ind w:firstLine="708"/>
        <w:rPr>
          <w:rFonts w:cs="Times New Roman"/>
          <w:szCs w:val="24"/>
          <w:lang w:val="en-US"/>
        </w:rPr>
      </w:pPr>
      <w:r w:rsidRPr="00836B69">
        <w:rPr>
          <w:rFonts w:cs="Times New Roman"/>
          <w:i/>
          <w:szCs w:val="24"/>
          <w:lang w:val="en-US"/>
        </w:rPr>
        <w:lastRenderedPageBreak/>
        <w:t>Keywords</w:t>
      </w:r>
      <w:r w:rsidRPr="00836B69">
        <w:rPr>
          <w:rFonts w:cs="Times New Roman"/>
          <w:b/>
          <w:szCs w:val="24"/>
          <w:lang w:val="en-US"/>
        </w:rPr>
        <w:t xml:space="preserve">: </w:t>
      </w:r>
      <w:r w:rsidRPr="00836B69">
        <w:rPr>
          <w:rFonts w:cs="Times New Roman"/>
          <w:szCs w:val="24"/>
          <w:lang w:val="en-US"/>
        </w:rPr>
        <w:t>IoT networks, technological ecosystems, sensors, environmental data, simulation model, Machine Learning, artificial intelligence, data consistency, data prediction.</w:t>
      </w:r>
    </w:p>
    <w:p w14:paraId="2A7EE593" w14:textId="77777777" w:rsidR="001F25C4" w:rsidRDefault="001F25C4">
      <w:pPr>
        <w:spacing w:after="160" w:line="259" w:lineRule="auto"/>
        <w:jc w:val="left"/>
        <w:rPr>
          <w:ins w:id="29" w:author="Camilo Andrés Díaz Gómez" w:date="2023-03-12T18:01:00Z"/>
          <w:rFonts w:cs="Times New Roman"/>
          <w:b/>
          <w:bCs/>
        </w:rPr>
      </w:pPr>
      <w:ins w:id="30" w:author="Camilo Andrés Díaz Gómez" w:date="2023-03-12T18:01:00Z">
        <w:r>
          <w:rPr>
            <w:rFonts w:cs="Times New Roman"/>
            <w:b/>
            <w:bCs/>
          </w:rPr>
          <w:br w:type="page"/>
        </w:r>
      </w:ins>
    </w:p>
    <w:p w14:paraId="38124428" w14:textId="57EC978D" w:rsidR="007A5D17" w:rsidRPr="00BB53D7" w:rsidRDefault="00996369" w:rsidP="007A5D17">
      <w:pPr>
        <w:jc w:val="center"/>
        <w:rPr>
          <w:rFonts w:cs="Times New Roman"/>
          <w:b/>
          <w:bCs/>
        </w:rPr>
      </w:pPr>
      <w:r w:rsidRPr="00BB53D7">
        <w:rPr>
          <w:rFonts w:cs="Times New Roman"/>
          <w:b/>
          <w:bCs/>
        </w:rPr>
        <w:lastRenderedPageBreak/>
        <w:t>Introducción</w:t>
      </w:r>
    </w:p>
    <w:p w14:paraId="268CE201" w14:textId="4E964A98" w:rsidR="007A5D17" w:rsidRPr="00BB53D7" w:rsidRDefault="007A5D17" w:rsidP="007743C4">
      <w:pPr>
        <w:pStyle w:val="NormalWeb"/>
        <w:spacing w:line="360" w:lineRule="auto"/>
        <w:ind w:firstLine="720"/>
        <w:jc w:val="both"/>
        <w:rPr>
          <w:color w:val="000000" w:themeColor="text1"/>
        </w:rPr>
      </w:pPr>
      <w:r w:rsidRPr="00BB53D7">
        <w:rPr>
          <w:color w:val="000000" w:themeColor="text1"/>
        </w:rPr>
        <w:t>Con la aparición del internet, el crecimiento tecnológico de las comunicaciones ha avanzado considerablemente</w:t>
      </w:r>
      <w:del w:id="31" w:author="DIANA CAROLINA CANDIA HERRERA" w:date="2023-03-07T09:35:00Z">
        <w:r w:rsidRPr="00BB53D7" w:rsidDel="00843772">
          <w:rPr>
            <w:color w:val="000000" w:themeColor="text1"/>
          </w:rPr>
          <w:delText xml:space="preserve"> rápido</w:delText>
        </w:r>
      </w:del>
      <w:r w:rsidRPr="00BB53D7">
        <w:rPr>
          <w:color w:val="000000" w:themeColor="text1"/>
        </w:rPr>
        <w:t xml:space="preserve">, permitiendo así </w:t>
      </w:r>
      <w:ins w:id="32" w:author="DIANA CAROLINA CANDIA HERRERA" w:date="2023-03-07T09:36:00Z">
        <w:r w:rsidR="00843772">
          <w:rPr>
            <w:color w:val="000000" w:themeColor="text1"/>
          </w:rPr>
          <w:t>que</w:t>
        </w:r>
      </w:ins>
      <w:del w:id="33" w:author="DIANA CAROLINA CANDIA HERRERA" w:date="2023-03-07T09:36:00Z">
        <w:r w:rsidRPr="00BB53D7" w:rsidDel="00843772">
          <w:rPr>
            <w:color w:val="000000" w:themeColor="text1"/>
          </w:rPr>
          <w:delText>a</w:delText>
        </w:r>
      </w:del>
      <w:r w:rsidRPr="00BB53D7">
        <w:rPr>
          <w:color w:val="000000" w:themeColor="text1"/>
        </w:rPr>
        <w:t xml:space="preserve"> las personas </w:t>
      </w:r>
      <w:ins w:id="34" w:author="DIANA CAROLINA CANDIA HERRERA" w:date="2023-03-07T09:36:00Z">
        <w:r w:rsidR="00843772">
          <w:rPr>
            <w:color w:val="000000" w:themeColor="text1"/>
          </w:rPr>
          <w:t xml:space="preserve">puedan </w:t>
        </w:r>
      </w:ins>
      <w:r w:rsidRPr="00BB53D7">
        <w:rPr>
          <w:color w:val="000000" w:themeColor="text1"/>
        </w:rPr>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35" w:author="DIANA CAROLINA CANDIA HERRERA" w:date="2023-03-07T09:36:00Z">
        <w:r w:rsidRPr="00BB53D7" w:rsidDel="00843772">
          <w:rPr>
            <w:color w:val="000000" w:themeColor="text1"/>
          </w:rPr>
          <w:delText>,</w:delText>
        </w:r>
      </w:del>
      <w:r w:rsidRPr="00BB53D7">
        <w:rPr>
          <w:color w:val="000000" w:themeColor="text1"/>
        </w:rPr>
        <w:t xml:space="preserve"> permitiendo expandir aún más los usos que se pueden hacer con el internet y las redes de comunicaciones que lo componen, a esto se le conoce como  Internet </w:t>
      </w:r>
      <w:proofErr w:type="spellStart"/>
      <w:r w:rsidRPr="00BB53D7">
        <w:rPr>
          <w:color w:val="000000" w:themeColor="text1"/>
        </w:rPr>
        <w:t>of</w:t>
      </w:r>
      <w:proofErr w:type="spellEnd"/>
      <w:r w:rsidRPr="00BB53D7">
        <w:rPr>
          <w:color w:val="000000" w:themeColor="text1"/>
        </w:rPr>
        <w:t xml:space="preserve"> </w:t>
      </w:r>
      <w:proofErr w:type="spellStart"/>
      <w:r w:rsidRPr="00BB53D7">
        <w:rPr>
          <w:color w:val="000000" w:themeColor="text1"/>
        </w:rPr>
        <w:t>Things</w:t>
      </w:r>
      <w:proofErr w:type="spellEnd"/>
      <w:r w:rsidRPr="00BB53D7">
        <w:rPr>
          <w:color w:val="000000" w:themeColor="text1"/>
        </w:rPr>
        <w:t xml:space="preserve"> (</w:t>
      </w:r>
      <w:proofErr w:type="spellStart"/>
      <w:r w:rsidRPr="00BB53D7">
        <w:rPr>
          <w:color w:val="000000" w:themeColor="text1"/>
        </w:rPr>
        <w:t>IoT</w:t>
      </w:r>
      <w:proofErr w:type="spellEnd"/>
      <w:r w:rsidRPr="00BB53D7">
        <w:rPr>
          <w:color w:val="000000" w:themeColor="text1"/>
        </w:rPr>
        <w:t xml:space="preserve">) o también como internet de las cosas. </w:t>
      </w:r>
    </w:p>
    <w:p w14:paraId="05C6FBDC"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Por esta razón, el proyecto “</w:t>
      </w:r>
      <w:r w:rsidRPr="00BB53D7">
        <w:rPr>
          <w:color w:val="000000" w:themeColor="text1"/>
        </w:rPr>
        <w:fldChar w:fldCharType="begin"/>
      </w:r>
      <w:r w:rsidRPr="00BB53D7">
        <w:rPr>
          <w:color w:val="000000" w:themeColor="text1"/>
        </w:rPr>
        <w:instrText xml:space="preserve"> SEQ CHAPTER \h \r 1</w:instrText>
      </w:r>
      <w:r w:rsidRPr="00BB53D7">
        <w:rPr>
          <w:color w:val="000000" w:themeColor="text1"/>
        </w:rPr>
        <w:fldChar w:fldCharType="end"/>
      </w:r>
      <w:r w:rsidRPr="00BB53D7">
        <w:rPr>
          <w:color w:val="000000" w:themeColor="text1"/>
        </w:rPr>
        <w:t xml:space="preserve">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w:t>
      </w:r>
      <w:r w:rsidRPr="00BB53D7">
        <w:rPr>
          <w:color w:val="000000" w:themeColor="text1"/>
        </w:rPr>
        <w:lastRenderedPageBreak/>
        <w:t>ciudad de Bogotá para lugares cercanos al Jardín Botánico, Universidad Nacional y a la sede central del IDEAM.</w:t>
      </w:r>
    </w:p>
    <w:p w14:paraId="4B8014EC" w14:textId="77777777" w:rsidR="001F25C4" w:rsidRDefault="001F25C4" w:rsidP="007A5D17">
      <w:pPr>
        <w:spacing w:after="160" w:line="259" w:lineRule="auto"/>
        <w:jc w:val="center"/>
        <w:rPr>
          <w:ins w:id="36" w:author="Camilo Andrés Díaz Gómez" w:date="2023-03-12T18:01:00Z"/>
          <w:rFonts w:cs="Times New Roman"/>
        </w:rPr>
      </w:pPr>
    </w:p>
    <w:p w14:paraId="3523C43A" w14:textId="5AFA32EA" w:rsidR="00996369" w:rsidRPr="00BB53D7" w:rsidRDefault="007A5D17" w:rsidP="007A5D17">
      <w:pPr>
        <w:spacing w:after="160" w:line="259" w:lineRule="auto"/>
        <w:jc w:val="center"/>
        <w:rPr>
          <w:rFonts w:cs="Times New Roman"/>
          <w:b/>
          <w:bCs/>
        </w:rPr>
      </w:pPr>
      <w:r w:rsidRPr="001F25C4">
        <w:rPr>
          <w:rFonts w:cs="Times New Roman"/>
        </w:rPr>
        <w:br w:type="page"/>
      </w:r>
      <w:r w:rsidR="00996369" w:rsidRPr="00BB53D7">
        <w:rPr>
          <w:rFonts w:cs="Times New Roman"/>
          <w:b/>
          <w:bCs/>
        </w:rPr>
        <w:lastRenderedPageBreak/>
        <w:t>Planteamiento del Problema</w:t>
      </w:r>
    </w:p>
    <w:p w14:paraId="25F6DB75" w14:textId="6B2110D2" w:rsidR="007A5D17" w:rsidRPr="00BB53D7" w:rsidRDefault="00DA6BE6" w:rsidP="007743C4">
      <w:pPr>
        <w:pStyle w:val="PrrAPA"/>
        <w:ind w:firstLine="720"/>
      </w:pPr>
      <w:ins w:id="37" w:author="Camilo Andrés Díaz Gómez" w:date="2023-03-12T17:58:00Z">
        <w:r w:rsidRPr="00DA6BE6">
          <w:t>En la actualidad, un gran número de dispositivos electrónicos de uso diario, como celulares, computadores, televisores, neveras, aires acondicionados, sensores, entre otros, están conectados a internet con diversos propósitos</w:t>
        </w:r>
      </w:ins>
      <w:del w:id="38" w:author="Camilo Andrés Díaz Gómez" w:date="2023-03-12T17:58:00Z">
        <w:r w:rsidR="007A5D17" w:rsidRPr="00BB53D7" w:rsidDel="00DA6BE6">
          <w:delText xml:space="preserve">En la actualidad, una gran parte de los </w:delText>
        </w:r>
        <w:commentRangeStart w:id="39"/>
        <w:r w:rsidR="007A5D17" w:rsidRPr="00BB53D7" w:rsidDel="00DA6BE6">
          <w:delText xml:space="preserve">objetos electrónicos </w:delText>
        </w:r>
        <w:commentRangeEnd w:id="39"/>
        <w:r w:rsidR="00843772" w:rsidDel="00DA6BE6">
          <w:rPr>
            <w:rStyle w:val="Refdecomentario"/>
            <w:rFonts w:cstheme="minorBidi"/>
          </w:rPr>
          <w:commentReference w:id="39"/>
        </w:r>
        <w:r w:rsidR="007A5D17" w:rsidRPr="00BB53D7" w:rsidDel="00DA6BE6">
          <w:delText>de uso diario de la humanidad están conectados a internet por diferentes propósitos,</w:delText>
        </w:r>
      </w:del>
      <w:ins w:id="40" w:author="Camilo Andrés Díaz Gómez" w:date="2023-03-12T17:59:00Z">
        <w:r>
          <w:t>. A</w:t>
        </w:r>
      </w:ins>
      <w:del w:id="41" w:author="Camilo Andrés Díaz Gómez" w:date="2023-03-12T17:58:00Z">
        <w:r w:rsidR="007A5D17" w:rsidRPr="00BB53D7" w:rsidDel="00DA6BE6">
          <w:delText xml:space="preserve"> a</w:delText>
        </w:r>
      </w:del>
      <w:r w:rsidR="007A5D17" w:rsidRPr="00BB53D7">
        <w:t xml:space="preserve"> este concepto se le conoce como </w:t>
      </w:r>
      <w:proofErr w:type="spellStart"/>
      <w:r w:rsidR="007A5D17" w:rsidRPr="00BB53D7">
        <w:t>IoT</w:t>
      </w:r>
      <w:proofErr w:type="spellEnd"/>
      <w:r w:rsidR="007A5D17" w:rsidRPr="00BB53D7">
        <w:t xml:space="preserve"> “Internet </w:t>
      </w:r>
      <w:proofErr w:type="spellStart"/>
      <w:r w:rsidR="007A5D17" w:rsidRPr="00BB53D7">
        <w:t>of</w:t>
      </w:r>
      <w:proofErr w:type="spellEnd"/>
      <w:r w:rsidR="007A5D17" w:rsidRPr="00BB53D7">
        <w:t xml:space="preserve"> </w:t>
      </w:r>
      <w:proofErr w:type="spellStart"/>
      <w:r w:rsidR="007A5D17" w:rsidRPr="00BB53D7">
        <w:t>Things</w:t>
      </w:r>
      <w:proofErr w:type="spellEnd"/>
      <w:r w:rsidR="007A5D17" w:rsidRPr="00BB53D7">
        <w:t>”, el cual, “se refiere a la interconexión en red de objetos cotidianos, que a menudo están equipados con inteligencia ubicua”</w:t>
      </w:r>
      <w:r w:rsidR="00A3385F" w:rsidRPr="00BB53D7">
        <w:t xml:space="preserve"> (</w:t>
      </w:r>
      <w:r w:rsidR="00A3385F" w:rsidRPr="00BB53D7">
        <w:rPr>
          <w:noProof/>
        </w:rPr>
        <w:t>Xia, Yang, Wang &amp; Vinel, 2012).</w:t>
      </w:r>
    </w:p>
    <w:p w14:paraId="0A4DDC24" w14:textId="77777777" w:rsidR="007A5D17" w:rsidRPr="00BB53D7" w:rsidRDefault="007A5D17" w:rsidP="007743C4">
      <w:pPr>
        <w:pStyle w:val="PrrAPA"/>
        <w:ind w:firstLine="720"/>
      </w:pPr>
    </w:p>
    <w:p w14:paraId="6803133D" w14:textId="77777777" w:rsidR="007A5D17" w:rsidRPr="00BB53D7" w:rsidRDefault="007A5D17" w:rsidP="007743C4">
      <w:pPr>
        <w:pStyle w:val="PrrAPA"/>
        <w:ind w:firstLine="720"/>
      </w:pPr>
      <w:r w:rsidRPr="00BB53D7">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B53D7" w:rsidRDefault="007A5D17" w:rsidP="007743C4">
      <w:pPr>
        <w:pStyle w:val="PrrAPA"/>
        <w:ind w:firstLine="720"/>
      </w:pPr>
    </w:p>
    <w:p w14:paraId="546B08EF" w14:textId="0834F865" w:rsidR="007A5D17" w:rsidRPr="00BB53D7" w:rsidRDefault="007A5D17" w:rsidP="007743C4">
      <w:pPr>
        <w:pStyle w:val="PrrAPA"/>
        <w:ind w:firstLine="720"/>
      </w:pPr>
      <w:r w:rsidRPr="00BB53D7">
        <w:t xml:space="preserve">Los beneficios son amplios, </w:t>
      </w:r>
      <w:del w:id="42" w:author="DIANA CAROLINA CANDIA HERRERA" w:date="2023-03-07T09:39:00Z">
        <w:r w:rsidRPr="00BB53D7" w:rsidDel="00843772">
          <w:delText xml:space="preserve">más </w:delText>
        </w:r>
      </w:del>
      <w:r w:rsidRPr="00BB53D7">
        <w:t>adelante en el documento se podrán encontrar, y esto es gracias a que los dispositivos IoT están encargados de la obtención de datos y su envió a la nube (</w:t>
      </w:r>
      <w:proofErr w:type="spellStart"/>
      <w:r w:rsidRPr="00BB53D7">
        <w:t>cloud</w:t>
      </w:r>
      <w:proofErr w:type="spellEnd"/>
      <w:r w:rsidRPr="00BB53D7">
        <w:t xml:space="preserve">), permitiendo la conexión e intercambio de información entre estos objetos. </w:t>
      </w:r>
    </w:p>
    <w:p w14:paraId="2942AA1E" w14:textId="77777777" w:rsidR="007A5D17" w:rsidRPr="00BB53D7" w:rsidRDefault="007A5D17" w:rsidP="007743C4">
      <w:pPr>
        <w:pStyle w:val="PrrAPA"/>
        <w:ind w:firstLine="720"/>
        <w:rPr>
          <w:lang w:eastAsia="es-CO"/>
        </w:rPr>
      </w:pPr>
    </w:p>
    <w:p w14:paraId="7D850CF2" w14:textId="0B9ED681" w:rsidR="007A5D17" w:rsidRPr="00BB53D7" w:rsidRDefault="007A5D17" w:rsidP="007743C4">
      <w:pPr>
        <w:pStyle w:val="PrrAPA"/>
        <w:ind w:firstLine="720"/>
      </w:pPr>
      <w:r w:rsidRPr="00BB53D7">
        <w:rPr>
          <w:lang w:eastAsia="es-CO"/>
        </w:rPr>
        <w:t xml:space="preserve">Según el centro de investigación </w:t>
      </w:r>
      <w:commentRangeStart w:id="43"/>
      <w:r w:rsidRPr="00BB53D7">
        <w:rPr>
          <w:lang w:eastAsia="es-CO"/>
        </w:rPr>
        <w:t xml:space="preserve">SAP, </w:t>
      </w:r>
      <w:commentRangeEnd w:id="43"/>
      <w:r w:rsidR="00843772">
        <w:rPr>
          <w:rStyle w:val="Refdecomentario"/>
          <w:rFonts w:cstheme="minorBidi"/>
        </w:rPr>
        <w:commentReference w:id="43"/>
      </w:r>
      <w:r w:rsidRPr="00BB53D7">
        <w:rPr>
          <w:lang w:eastAsia="es-CO"/>
        </w:rPr>
        <w:t>estos objetos interconectados están perfectamente integrados a la red de información, lo que hace que se pueda interactuar con los mismos a través de internet, pudiendo consultar o editar su estado a tiempo real</w:t>
      </w:r>
      <w:r w:rsidR="00A3385F" w:rsidRPr="00BB53D7">
        <w:t xml:space="preserve"> (</w:t>
      </w:r>
      <w:r w:rsidR="00A3385F" w:rsidRPr="00BB53D7">
        <w:rPr>
          <w:noProof/>
        </w:rPr>
        <w:t>Sandy &amp;Abasolo, 2013)</w:t>
      </w:r>
    </w:p>
    <w:p w14:paraId="744EAE20" w14:textId="77777777" w:rsidR="007A5D17" w:rsidRPr="00BB53D7" w:rsidRDefault="007A5D17" w:rsidP="007743C4">
      <w:pPr>
        <w:pStyle w:val="PrrAPA"/>
        <w:ind w:firstLine="720"/>
        <w:rPr>
          <w:lang w:eastAsia="es-CO"/>
        </w:rPr>
      </w:pPr>
    </w:p>
    <w:p w14:paraId="6171CFFD" w14:textId="7907E831" w:rsidR="007743C4" w:rsidRPr="00BB53D7" w:rsidRDefault="007A5D17" w:rsidP="007743C4">
      <w:pPr>
        <w:pStyle w:val="PrrAPA"/>
        <w:ind w:firstLine="720"/>
        <w:rPr>
          <w:lang w:eastAsia="es-CO"/>
        </w:rPr>
      </w:pPr>
      <w:r w:rsidRPr="00BB53D7">
        <w:rPr>
          <w:lang w:eastAsia="es-CO"/>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44" w:author="DIANA CAROLINA CANDIA HERRERA" w:date="2023-03-07T09:40:00Z">
        <w:r w:rsidRPr="00BB53D7" w:rsidDel="00843772">
          <w:rPr>
            <w:lang w:eastAsia="es-CO"/>
          </w:rPr>
          <w:delText xml:space="preserve">más </w:delText>
        </w:r>
      </w:del>
      <w:r w:rsidRPr="00BB53D7">
        <w:rPr>
          <w:lang w:eastAsia="es-CO"/>
        </w:rPr>
        <w:t xml:space="preserve">recurrentes para la realización de estas conexiones y su posterior análisis es su alto costo económico la cual limitan la optimización, eficiencia y el tiempo en la construcción de estas conexiones </w:t>
      </w:r>
      <w:r w:rsidRPr="00BB53D7">
        <w:rPr>
          <w:lang w:eastAsia="es-CO"/>
        </w:rPr>
        <w:lastRenderedPageBreak/>
        <w:t>que es una de las razones por la que estos proyectos de redes IoT pueden costar más dependiendo del propósito y presupuestos.</w:t>
      </w:r>
    </w:p>
    <w:p w14:paraId="13133764" w14:textId="2EB8BA6B" w:rsidR="00AC054D" w:rsidRPr="00BB53D7" w:rsidRDefault="00AC054D" w:rsidP="00771EC6">
      <w:pPr>
        <w:pStyle w:val="PrrAPA"/>
        <w:ind w:firstLine="0"/>
      </w:pPr>
      <w:r w:rsidRPr="00BB53D7">
        <w:t xml:space="preserve">  </w:t>
      </w:r>
    </w:p>
    <w:p w14:paraId="0F6C0C63" w14:textId="77777777" w:rsidR="00B048F9" w:rsidRPr="00BB53D7" w:rsidRDefault="00B048F9" w:rsidP="00B048F9">
      <w:pPr>
        <w:rPr>
          <w:rFonts w:cs="Times New Roman"/>
          <w:b/>
        </w:rPr>
      </w:pPr>
    </w:p>
    <w:p w14:paraId="1C19EB2F" w14:textId="77777777" w:rsidR="00B048F9" w:rsidRPr="00BB53D7" w:rsidRDefault="00B048F9" w:rsidP="00B048F9">
      <w:pPr>
        <w:rPr>
          <w:rFonts w:cs="Times New Roman"/>
          <w:b/>
        </w:rPr>
      </w:pPr>
      <w:r w:rsidRPr="00BB53D7">
        <w:rPr>
          <w:rFonts w:cs="Times New Roman"/>
          <w:b/>
        </w:rPr>
        <w:t>Antecedentes</w:t>
      </w:r>
    </w:p>
    <w:p w14:paraId="4FE52C01" w14:textId="61733736" w:rsidR="00B048F9" w:rsidRPr="00BB53D7" w:rsidRDefault="00B048F9" w:rsidP="00B048F9">
      <w:pPr>
        <w:ind w:firstLine="360"/>
        <w:rPr>
          <w:rFonts w:cs="Times New Roman"/>
          <w:b/>
        </w:rPr>
      </w:pPr>
      <w:r w:rsidRPr="00BB53D7">
        <w:rPr>
          <w:rFonts w:cs="Times New Roman"/>
        </w:rPr>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3008BEF9" w14:textId="74CDC886" w:rsidR="00B048F9" w:rsidRPr="00704945" w:rsidRDefault="00B048F9" w:rsidP="00704945">
      <w:pPr>
        <w:pStyle w:val="NormalWeb"/>
        <w:spacing w:line="360" w:lineRule="auto"/>
        <w:jc w:val="both"/>
        <w:rPr>
          <w:b/>
          <w:bCs/>
          <w:i/>
          <w:iCs/>
        </w:rPr>
      </w:pPr>
      <w:r w:rsidRPr="00704945">
        <w:rPr>
          <w:b/>
          <w:bCs/>
          <w:i/>
          <w:iCs/>
        </w:rPr>
        <w:t xml:space="preserve">Cisco </w:t>
      </w:r>
      <w:proofErr w:type="spellStart"/>
      <w:r w:rsidRPr="00704945">
        <w:rPr>
          <w:b/>
          <w:bCs/>
          <w:i/>
          <w:iCs/>
        </w:rPr>
        <w:t>Packet</w:t>
      </w:r>
      <w:proofErr w:type="spellEnd"/>
      <w:r w:rsidRPr="00704945">
        <w:rPr>
          <w:b/>
          <w:bCs/>
          <w:i/>
          <w:iCs/>
        </w:rPr>
        <w:t xml:space="preserve"> </w:t>
      </w:r>
      <w:proofErr w:type="spellStart"/>
      <w:r w:rsidRPr="00704945">
        <w:rPr>
          <w:b/>
          <w:bCs/>
          <w:i/>
          <w:iCs/>
        </w:rPr>
        <w:t>Tracer</w:t>
      </w:r>
      <w:proofErr w:type="spellEnd"/>
    </w:p>
    <w:p w14:paraId="25D5F7EF" w14:textId="5AB97067" w:rsidR="00B048F9" w:rsidRPr="00BB53D7" w:rsidRDefault="00B048F9" w:rsidP="00B048F9">
      <w:pPr>
        <w:pStyle w:val="NormalWeb"/>
        <w:spacing w:line="360" w:lineRule="auto"/>
        <w:ind w:firstLine="709"/>
        <w:jc w:val="both"/>
        <w:rPr>
          <w:b/>
          <w:bCs/>
        </w:rPr>
      </w:pPr>
      <w:r w:rsidRPr="00BB53D7">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97387E4" w14:textId="1592C4D4" w:rsidR="00B048F9" w:rsidRPr="00704945" w:rsidRDefault="00B048F9" w:rsidP="00704945">
      <w:pPr>
        <w:pStyle w:val="NormalWeb"/>
        <w:spacing w:line="360" w:lineRule="auto"/>
        <w:jc w:val="both"/>
        <w:rPr>
          <w:i/>
          <w:iCs/>
        </w:rPr>
      </w:pPr>
      <w:proofErr w:type="spellStart"/>
      <w:r w:rsidRPr="00704945">
        <w:rPr>
          <w:b/>
          <w:bCs/>
          <w:i/>
          <w:iCs/>
        </w:rPr>
        <w:t>IoT</w:t>
      </w:r>
      <w:proofErr w:type="spellEnd"/>
      <w:r w:rsidRPr="00704945">
        <w:rPr>
          <w:b/>
          <w:bCs/>
          <w:i/>
          <w:iCs/>
        </w:rPr>
        <w:t xml:space="preserve"> </w:t>
      </w:r>
      <w:proofErr w:type="spellStart"/>
      <w:r w:rsidRPr="00704945">
        <w:rPr>
          <w:b/>
          <w:bCs/>
          <w:i/>
          <w:iCs/>
        </w:rPr>
        <w:t>Device</w:t>
      </w:r>
      <w:proofErr w:type="spellEnd"/>
      <w:r w:rsidRPr="00704945">
        <w:rPr>
          <w:b/>
          <w:bCs/>
          <w:i/>
          <w:iCs/>
        </w:rPr>
        <w:t xml:space="preserve"> Simulator (AWS)</w:t>
      </w:r>
    </w:p>
    <w:p w14:paraId="272861F0" w14:textId="5415F562" w:rsidR="00B048F9" w:rsidRPr="00BB53D7" w:rsidRDefault="00B048F9" w:rsidP="00B048F9">
      <w:pPr>
        <w:pStyle w:val="NormalWeb"/>
        <w:spacing w:line="360" w:lineRule="auto"/>
        <w:ind w:firstLine="709"/>
        <w:jc w:val="both"/>
      </w:pPr>
      <w:r w:rsidRPr="00BB53D7">
        <w:t xml:space="preserve">Gracias a la plataforma AWS (Amazon Web </w:t>
      </w:r>
      <w:proofErr w:type="spellStart"/>
      <w:r w:rsidRPr="00BB53D7">
        <w:t>Services</w:t>
      </w:r>
      <w:proofErr w:type="spellEnd"/>
      <w:r w:rsidRPr="00BB53D7">
        <w:t xml:space="preserve">) la cual ofrece servicios en la web como lo dice su propio nombre, se puede encontrar el servicio </w:t>
      </w:r>
      <w:proofErr w:type="spellStart"/>
      <w:r w:rsidRPr="00BB53D7">
        <w:t>IoT</w:t>
      </w:r>
      <w:proofErr w:type="spellEnd"/>
      <w:r w:rsidRPr="00BB53D7">
        <w:t xml:space="preserve"> </w:t>
      </w:r>
      <w:proofErr w:type="spellStart"/>
      <w:r w:rsidRPr="00BB53D7">
        <w:t>Device</w:t>
      </w:r>
      <w:proofErr w:type="spellEnd"/>
      <w:r w:rsidRPr="00BB53D7">
        <w:t xml:space="preserve"> Simulator, en el cual, como lo menciona “ayuda a los clientes a probar la integración de dispositivos y a mejorar el rendimiento de sus servicios </w:t>
      </w:r>
      <w:proofErr w:type="spellStart"/>
      <w:r w:rsidRPr="00BB53D7">
        <w:t>Backend</w:t>
      </w:r>
      <w:proofErr w:type="spellEnd"/>
      <w:r w:rsidRPr="00BB53D7">
        <w:t xml:space="preserve"> de </w:t>
      </w:r>
      <w:proofErr w:type="spellStart"/>
      <w:r w:rsidRPr="00BB53D7">
        <w:t>IoT</w:t>
      </w:r>
      <w:proofErr w:type="spellEnd"/>
      <w:r w:rsidRPr="00BB53D7">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47B37446" w:rsidR="00F91A33" w:rsidRPr="00704945" w:rsidRDefault="00B048F9" w:rsidP="00704945">
      <w:pPr>
        <w:spacing w:after="160"/>
        <w:rPr>
          <w:rStyle w:val="Textoennegrita"/>
          <w:rFonts w:cs="Times New Roman"/>
          <w:i/>
          <w:iCs/>
          <w:szCs w:val="24"/>
          <w:bdr w:val="none" w:sz="0" w:space="0" w:color="auto" w:frame="1"/>
          <w:shd w:val="clear" w:color="auto" w:fill="FFFFFF"/>
        </w:rPr>
      </w:pPr>
      <w:r w:rsidRPr="00704945">
        <w:rPr>
          <w:rStyle w:val="Textoennegrita"/>
          <w:rFonts w:cs="Times New Roman"/>
          <w:i/>
          <w:iCs/>
          <w:szCs w:val="24"/>
          <w:bdr w:val="none" w:sz="0" w:space="0" w:color="auto" w:frame="1"/>
          <w:shd w:val="clear" w:color="auto" w:fill="FFFFFF"/>
        </w:rPr>
        <w:t>Bluemix (IBM)</w:t>
      </w:r>
    </w:p>
    <w:p w14:paraId="5341ED0F" w14:textId="5445AEA9" w:rsidR="00B048F9" w:rsidRPr="00BB53D7" w:rsidRDefault="00B048F9" w:rsidP="00B048F9">
      <w:pPr>
        <w:spacing w:after="160"/>
        <w:ind w:firstLine="709"/>
        <w:rPr>
          <w:rStyle w:val="Textoennegrita"/>
          <w:rFonts w:cs="Times New Roman"/>
          <w:b w:val="0"/>
          <w:bCs w:val="0"/>
          <w:szCs w:val="24"/>
          <w:bdr w:val="none" w:sz="0" w:space="0" w:color="auto" w:frame="1"/>
          <w:shd w:val="clear" w:color="auto" w:fill="FFFFFF"/>
        </w:rPr>
      </w:pPr>
      <w:r w:rsidRPr="00BB53D7">
        <w:rPr>
          <w:rStyle w:val="Textoennegrita"/>
          <w:rFonts w:cs="Times New Roman"/>
          <w:b w:val="0"/>
          <w:bCs w:val="0"/>
          <w:szCs w:val="24"/>
          <w:bdr w:val="none" w:sz="0" w:space="0" w:color="auto" w:frame="1"/>
          <w:shd w:val="clear" w:color="auto" w:fill="FFFFFF"/>
        </w:rPr>
        <w:t xml:space="preserve"> </w:t>
      </w:r>
      <w:r w:rsidRPr="00BB53D7">
        <w:rPr>
          <w:rStyle w:val="Textoennegrita"/>
          <w:rFonts w:cs="Times New Roman"/>
          <w:b w:val="0"/>
          <w:bCs w:val="0"/>
          <w:bdr w:val="none" w:sz="0" w:space="0" w:color="auto" w:frame="1"/>
          <w:shd w:val="clear" w:color="auto" w:fill="FFFFFF"/>
        </w:rPr>
        <w:t xml:space="preserve">Es una servicio completamente almacenado y gestionado en la nube </w:t>
      </w:r>
      <w:r w:rsidRPr="00BB53D7">
        <w:rPr>
          <w:rFonts w:cs="Times New Roman"/>
          <w:shd w:val="clear" w:color="auto" w:fill="FFFFFF"/>
        </w:rPr>
        <w:t>que facilita la derivación de valor de los dispositivos de Internet de las cosas (IoT)</w:t>
      </w:r>
      <w:r w:rsidRPr="00BB53D7">
        <w:rPr>
          <w:rStyle w:val="Textoennegrita"/>
          <w:rFonts w:cs="Times New Roman"/>
          <w:bdr w:val="none" w:sz="0" w:space="0" w:color="auto" w:frame="1"/>
          <w:shd w:val="clear" w:color="auto" w:fill="FFFFFF"/>
        </w:rPr>
        <w:t>,</w:t>
      </w:r>
      <w:r w:rsidRPr="00BB53D7">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B53D7">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B53D7">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B53D7">
            <w:rPr>
              <w:rStyle w:val="Textoennegrita"/>
              <w:rFonts w:cs="Times New Roman"/>
              <w:szCs w:val="24"/>
              <w:bdr w:val="none" w:sz="0" w:space="0" w:color="auto" w:frame="1"/>
              <w:shd w:val="clear" w:color="auto" w:fill="FFFFFF"/>
            </w:rPr>
            <w:fldChar w:fldCharType="begin"/>
          </w:r>
          <w:r w:rsidRPr="00BB53D7">
            <w:rPr>
              <w:rStyle w:val="Textoennegrita"/>
              <w:rFonts w:cs="Times New Roman"/>
              <w:szCs w:val="24"/>
              <w:bdr w:val="none" w:sz="0" w:space="0" w:color="auto" w:frame="1"/>
              <w:shd w:val="clear" w:color="auto" w:fill="FFFFFF"/>
            </w:rPr>
            <w:instrText xml:space="preserve"> CITATION IBM \l 9226 </w:instrText>
          </w:r>
          <w:r w:rsidRPr="00BB53D7">
            <w:rPr>
              <w:rStyle w:val="Textoennegrita"/>
              <w:rFonts w:cs="Times New Roman"/>
              <w:szCs w:val="24"/>
              <w:bdr w:val="none" w:sz="0" w:space="0" w:color="auto" w:frame="1"/>
              <w:shd w:val="clear" w:color="auto" w:fill="FFFFFF"/>
            </w:rPr>
            <w:fldChar w:fldCharType="separate"/>
          </w:r>
          <w:r w:rsidRPr="00BB53D7">
            <w:rPr>
              <w:rStyle w:val="Textoennegrita"/>
              <w:rFonts w:cs="Times New Roman"/>
              <w:noProof/>
              <w:szCs w:val="24"/>
              <w:bdr w:val="none" w:sz="0" w:space="0" w:color="auto" w:frame="1"/>
              <w:shd w:val="clear" w:color="auto" w:fill="FFFFFF"/>
            </w:rPr>
            <w:t xml:space="preserve"> </w:t>
          </w:r>
          <w:r w:rsidRPr="00BB53D7">
            <w:rPr>
              <w:rFonts w:cs="Times New Roman"/>
              <w:noProof/>
              <w:szCs w:val="24"/>
              <w:bdr w:val="none" w:sz="0" w:space="0" w:color="auto" w:frame="1"/>
              <w:shd w:val="clear" w:color="auto" w:fill="FFFFFF"/>
            </w:rPr>
            <w:t>(IBM , s.f.)</w:t>
          </w:r>
          <w:r w:rsidRPr="00BB53D7">
            <w:rPr>
              <w:rStyle w:val="Textoennegrita"/>
              <w:rFonts w:cs="Times New Roman"/>
              <w:szCs w:val="24"/>
              <w:bdr w:val="none" w:sz="0" w:space="0" w:color="auto" w:frame="1"/>
              <w:shd w:val="clear" w:color="auto" w:fill="FFFFFF"/>
            </w:rPr>
            <w:fldChar w:fldCharType="end"/>
          </w:r>
        </w:sdtContent>
      </w:sdt>
      <w:r w:rsidRPr="00BB53D7">
        <w:rPr>
          <w:rStyle w:val="Textoennegrita"/>
          <w:rFonts w:cs="Times New Roman"/>
          <w:szCs w:val="24"/>
          <w:bdr w:val="none" w:sz="0" w:space="0" w:color="auto" w:frame="1"/>
          <w:shd w:val="clear" w:color="auto" w:fill="FFFFFF"/>
        </w:rPr>
        <w:t>.</w:t>
      </w:r>
    </w:p>
    <w:p w14:paraId="405448DD" w14:textId="4A808A8E" w:rsidR="00F91A33" w:rsidRPr="00704945" w:rsidRDefault="00B048F9" w:rsidP="00704945">
      <w:pPr>
        <w:pStyle w:val="NormalWeb"/>
        <w:spacing w:line="360" w:lineRule="auto"/>
        <w:jc w:val="both"/>
        <w:rPr>
          <w:rStyle w:val="Textoennegrita"/>
          <w:i/>
          <w:iCs/>
          <w:color w:val="000000" w:themeColor="text1"/>
          <w:bdr w:val="none" w:sz="0" w:space="0" w:color="auto" w:frame="1"/>
          <w:shd w:val="clear" w:color="auto" w:fill="FFFFFF"/>
        </w:rPr>
      </w:pPr>
      <w:proofErr w:type="spellStart"/>
      <w:r w:rsidRPr="00704945">
        <w:rPr>
          <w:rStyle w:val="Textoennegrita"/>
          <w:i/>
          <w:iCs/>
          <w:color w:val="000000" w:themeColor="text1"/>
          <w:bdr w:val="none" w:sz="0" w:space="0" w:color="auto" w:frame="1"/>
          <w:shd w:val="clear" w:color="auto" w:fill="FFFFFF"/>
        </w:rPr>
        <w:t>Iotify</w:t>
      </w:r>
      <w:proofErr w:type="spellEnd"/>
    </w:p>
    <w:p w14:paraId="63CCCC64" w14:textId="77777777" w:rsidR="00F91A33" w:rsidRPr="00BB53D7" w:rsidRDefault="00B048F9" w:rsidP="00F91A33">
      <w:pPr>
        <w:pStyle w:val="NormalWeb"/>
        <w:spacing w:line="360" w:lineRule="auto"/>
        <w:ind w:firstLine="709"/>
        <w:jc w:val="both"/>
        <w:rPr>
          <w:rStyle w:val="Textoennegrita"/>
          <w:b w:val="0"/>
          <w:bCs w:val="0"/>
          <w:color w:val="000000" w:themeColor="text1"/>
          <w:bdr w:val="none" w:sz="0" w:space="0" w:color="auto" w:frame="1"/>
          <w:shd w:val="clear" w:color="auto" w:fill="FFFFFF"/>
        </w:rPr>
      </w:pPr>
      <w:r w:rsidRPr="00BB53D7">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proofErr w:type="gramStart"/>
      <w:r w:rsidRPr="00BB53D7">
        <w:rPr>
          <w:rStyle w:val="Textoennegrita"/>
          <w:b w:val="0"/>
          <w:bCs w:val="0"/>
          <w:color w:val="000000" w:themeColor="text1"/>
          <w:bdr w:val="none" w:sz="0" w:space="0" w:color="auto" w:frame="1"/>
          <w:shd w:val="clear" w:color="auto" w:fill="FFFFFF"/>
        </w:rPr>
        <w:t>software  libre</w:t>
      </w:r>
      <w:proofErr w:type="gramEnd"/>
      <w:r w:rsidRPr="00BB53D7">
        <w:rPr>
          <w:rStyle w:val="Textoennegrita"/>
          <w:b w:val="0"/>
          <w:bCs w:val="0"/>
          <w:color w:val="000000" w:themeColor="text1"/>
          <w:bdr w:val="none" w:sz="0" w:space="0" w:color="auto" w:frame="1"/>
          <w:shd w:val="clear" w:color="auto" w:fill="FFFFFF"/>
        </w:rPr>
        <w:t xml:space="preserve">, todo esto con la creación de proyectos de simulación, esto llevo a  la creación de proyectos gratis pero después cambiaron a tener una membrecía para poder utilizarla. </w:t>
      </w:r>
      <w:sdt>
        <w:sdtPr>
          <w:rPr>
            <w:rStyle w:val="Textoennegrita"/>
            <w:color w:val="000000" w:themeColor="text1"/>
            <w:bdr w:val="none" w:sz="0" w:space="0" w:color="auto" w:frame="1"/>
            <w:shd w:val="clear" w:color="auto" w:fill="FFFFFF"/>
          </w:rPr>
          <w:id w:val="1845815292"/>
          <w:citation/>
        </w:sdtPr>
        <w:sdtContent>
          <w:r w:rsidRPr="00BB53D7">
            <w:rPr>
              <w:rStyle w:val="Textoennegrita"/>
              <w:color w:val="000000" w:themeColor="text1"/>
              <w:bdr w:val="none" w:sz="0" w:space="0" w:color="auto" w:frame="1"/>
              <w:shd w:val="clear" w:color="auto" w:fill="FFFFFF"/>
            </w:rPr>
            <w:fldChar w:fldCharType="begin"/>
          </w:r>
          <w:r w:rsidRPr="00BB53D7">
            <w:rPr>
              <w:rStyle w:val="Textoennegrita"/>
              <w:color w:val="000000" w:themeColor="text1"/>
              <w:bdr w:val="none" w:sz="0" w:space="0" w:color="auto" w:frame="1"/>
              <w:shd w:val="clear" w:color="auto" w:fill="FFFFFF"/>
            </w:rPr>
            <w:instrText xml:space="preserve"> CITATION Har \l 9226 </w:instrText>
          </w:r>
          <w:r w:rsidRPr="00BB53D7">
            <w:rPr>
              <w:rStyle w:val="Textoennegrita"/>
              <w:color w:val="000000" w:themeColor="text1"/>
              <w:bdr w:val="none" w:sz="0" w:space="0" w:color="auto" w:frame="1"/>
              <w:shd w:val="clear" w:color="auto" w:fill="FFFFFF"/>
            </w:rPr>
            <w:fldChar w:fldCharType="separate"/>
          </w:r>
          <w:r w:rsidRPr="00BB53D7">
            <w:rPr>
              <w:noProof/>
              <w:color w:val="000000" w:themeColor="text1"/>
              <w:bdr w:val="none" w:sz="0" w:space="0" w:color="auto" w:frame="1"/>
              <w:shd w:val="clear" w:color="auto" w:fill="FFFFFF"/>
            </w:rPr>
            <w:t>(Hardwarelibre, s.f.)</w:t>
          </w:r>
          <w:r w:rsidRPr="00BB53D7">
            <w:rPr>
              <w:rStyle w:val="Textoennegrita"/>
              <w:color w:val="000000" w:themeColor="text1"/>
              <w:bdr w:val="none" w:sz="0" w:space="0" w:color="auto" w:frame="1"/>
              <w:shd w:val="clear" w:color="auto" w:fill="FFFFFF"/>
            </w:rPr>
            <w:fldChar w:fldCharType="end"/>
          </w:r>
        </w:sdtContent>
      </w:sdt>
    </w:p>
    <w:p w14:paraId="6529A34C" w14:textId="303810CC"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Matlab</w:t>
      </w:r>
    </w:p>
    <w:p w14:paraId="34D4690E" w14:textId="0F0F9DE9" w:rsidR="00B048F9" w:rsidRPr="00BB53D7" w:rsidRDefault="00B048F9" w:rsidP="00F91A33">
      <w:pPr>
        <w:pStyle w:val="NormalWeb"/>
        <w:spacing w:line="360" w:lineRule="auto"/>
        <w:ind w:firstLine="709"/>
        <w:jc w:val="both"/>
        <w:rPr>
          <w:color w:val="000000" w:themeColor="text1"/>
          <w:bdr w:val="none" w:sz="0" w:space="0" w:color="auto" w:frame="1"/>
          <w:shd w:val="clear" w:color="auto" w:fill="FFFFFF"/>
        </w:rPr>
      </w:pPr>
      <w:r w:rsidRPr="00BB53D7">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B53D7">
        <w:rPr>
          <w:rStyle w:val="Textoennegrita"/>
          <w:color w:val="222222"/>
          <w:bdr w:val="none" w:sz="0" w:space="0" w:color="auto" w:frame="1"/>
          <w:shd w:val="clear" w:color="auto" w:fill="FFFFFF"/>
        </w:rPr>
        <w:t xml:space="preserve"> </w:t>
      </w:r>
      <w:r w:rsidRPr="00BB53D7">
        <w:rPr>
          <w:color w:val="222222"/>
          <w:shd w:val="clear" w:color="auto" w:fill="FFFFFF"/>
        </w:rPr>
        <w:t>también puedes crear prototipos de tus dispositivos inteligentes, también permite la manipulación de archivos y su visualización.</w:t>
      </w:r>
    </w:p>
    <w:p w14:paraId="4AA4D2F8" w14:textId="77777777" w:rsidR="00B048F9" w:rsidRPr="00BB53D7" w:rsidRDefault="00B048F9" w:rsidP="00F91A33">
      <w:pPr>
        <w:pStyle w:val="NormalWeb"/>
        <w:spacing w:line="360" w:lineRule="auto"/>
        <w:jc w:val="both"/>
      </w:pPr>
      <w:r w:rsidRPr="00BB53D7">
        <w:t>De igual manera, muchos otros proyectos se encuentran dirigidos al desarrollo o implementación de redes IoT, como lo pueden ser:</w:t>
      </w:r>
    </w:p>
    <w:p w14:paraId="38D39E25" w14:textId="71E941A4"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Control y simulación de una planta piloto de laboratorio docente con integración de plataformas IoT para subida de datos a la nube</w:t>
      </w:r>
    </w:p>
    <w:p w14:paraId="1FC5CB14" w14:textId="2D6B7582" w:rsidR="00F91A33" w:rsidRDefault="00B048F9" w:rsidP="00F91A33">
      <w:pPr>
        <w:pStyle w:val="NormalWeb"/>
        <w:spacing w:line="360" w:lineRule="auto"/>
        <w:ind w:firstLine="709"/>
        <w:jc w:val="both"/>
        <w:rPr>
          <w:color w:val="212121"/>
          <w:shd w:val="clear" w:color="auto" w:fill="FFFFFF"/>
        </w:rPr>
      </w:pPr>
      <w:r w:rsidRPr="00BB53D7">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B53D7">
        <w:rPr>
          <w:color w:val="212121"/>
          <w:shd w:val="clear" w:color="auto" w:fill="FFFFFF"/>
        </w:rPr>
        <w:t>Jines</w:t>
      </w:r>
      <w:proofErr w:type="spellEnd"/>
      <w:r w:rsidRPr="00BB53D7">
        <w:rPr>
          <w:color w:val="212121"/>
          <w:shd w:val="clear" w:color="auto" w:fill="FFFFFF"/>
        </w:rPr>
        <w:t xml:space="preserve">. En TFG, el control y la monitorización se realizan en SIMATIC Manager y </w:t>
      </w:r>
      <w:proofErr w:type="spellStart"/>
      <w:r w:rsidRPr="00BB53D7">
        <w:rPr>
          <w:color w:val="212121"/>
          <w:shd w:val="clear" w:color="auto" w:fill="FFFFFF"/>
        </w:rPr>
        <w:t>WinCC</w:t>
      </w:r>
      <w:proofErr w:type="spellEnd"/>
      <w:r w:rsidRPr="00BB53D7">
        <w:rPr>
          <w:color w:val="212121"/>
          <w:shd w:val="clear" w:color="auto" w:fill="FFFFFF"/>
        </w:rPr>
        <w:t xml:space="preserve"> Flexible 2008.</w:t>
      </w:r>
      <w:r w:rsidRPr="00BB53D7">
        <w:rPr>
          <w:b/>
          <w:bCs/>
          <w:color w:val="222222"/>
          <w:bdr w:val="none" w:sz="0" w:space="0" w:color="auto" w:frame="1"/>
          <w:shd w:val="clear" w:color="auto" w:fill="FFFFFF"/>
        </w:rPr>
        <w:t xml:space="preserve"> </w:t>
      </w:r>
      <w:r w:rsidRPr="00BB53D7">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B53D7">
        <w:rPr>
          <w:color w:val="212121"/>
          <w:shd w:val="clear" w:color="auto" w:fill="FFFFFF"/>
        </w:rPr>
        <w:t>.</w:t>
      </w:r>
    </w:p>
    <w:p w14:paraId="5B194446" w14:textId="1C88211F"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lastRenderedPageBreak/>
        <w:t>Simulación realista de comunicaciones IoT en entornos urbanos</w:t>
      </w:r>
    </w:p>
    <w:p w14:paraId="0E0E5154" w14:textId="77777777" w:rsidR="00F91A33" w:rsidRPr="00BB53D7" w:rsidRDefault="00B048F9" w:rsidP="00F91A33">
      <w:pPr>
        <w:pStyle w:val="NormalWeb"/>
        <w:spacing w:line="360" w:lineRule="auto"/>
        <w:ind w:firstLine="709"/>
        <w:jc w:val="both"/>
        <w:rPr>
          <w:color w:val="212121"/>
        </w:rPr>
      </w:pPr>
      <w:r w:rsidRPr="00BB53D7">
        <w:rPr>
          <w:rStyle w:val="Textoennegrita"/>
          <w:color w:val="222222"/>
          <w:bdr w:val="none" w:sz="0" w:space="0" w:color="auto" w:frame="1"/>
          <w:shd w:val="clear" w:color="auto" w:fill="FFFFFF"/>
        </w:rPr>
        <w:t xml:space="preserve"> </w:t>
      </w:r>
      <w:r w:rsidRPr="00BB53D7">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B53D7" w:rsidRDefault="00B048F9" w:rsidP="00F91A33">
      <w:pPr>
        <w:pStyle w:val="NormalWeb"/>
        <w:spacing w:line="360" w:lineRule="auto"/>
        <w:ind w:firstLine="709"/>
        <w:jc w:val="both"/>
      </w:pPr>
      <w:r w:rsidRPr="00BB53D7">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B53D7">
        <w:t>LoRaWAN</w:t>
      </w:r>
      <w:proofErr w:type="spellEnd"/>
      <w:r w:rsidRPr="00BB53D7">
        <w:t>).</w:t>
      </w:r>
    </w:p>
    <w:p w14:paraId="26CF9BDF" w14:textId="2CF90D74"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Análisis de la simulación de dispositivos, circuitos y sistemas electrónicos para Internet de las cosas (IoT)</w:t>
      </w:r>
    </w:p>
    <w:p w14:paraId="305C424A" w14:textId="77777777" w:rsidR="00F91A33" w:rsidRPr="00BB53D7" w:rsidRDefault="00B048F9" w:rsidP="00F91A33">
      <w:pPr>
        <w:pStyle w:val="NormalWeb"/>
        <w:spacing w:line="360" w:lineRule="auto"/>
        <w:ind w:firstLine="709"/>
        <w:jc w:val="both"/>
        <w:rPr>
          <w:rStyle w:val="Textoennegrita"/>
          <w:b w:val="0"/>
          <w:bCs w:val="0"/>
          <w:color w:val="222222"/>
          <w:bdr w:val="none" w:sz="0" w:space="0" w:color="auto" w:frame="1"/>
          <w:shd w:val="clear" w:color="auto" w:fill="FFFFFF"/>
        </w:rPr>
      </w:pPr>
      <w:r w:rsidRPr="00BB53D7">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559928F0" w14:textId="5BF58BFD" w:rsidR="00B048F9" w:rsidRPr="00BB53D7" w:rsidRDefault="00B048F9" w:rsidP="00F91A33">
      <w:pPr>
        <w:pStyle w:val="NormalWeb"/>
        <w:spacing w:line="360" w:lineRule="auto"/>
        <w:ind w:firstLine="709"/>
        <w:jc w:val="both"/>
        <w:rPr>
          <w:rStyle w:val="Textoennegrita"/>
          <w:b w:val="0"/>
          <w:bCs w:val="0"/>
          <w:bdr w:val="none" w:sz="0" w:space="0" w:color="auto" w:frame="1"/>
          <w:shd w:val="clear" w:color="auto" w:fill="FFFFFF"/>
        </w:rPr>
      </w:pPr>
      <w:r w:rsidRPr="00BB53D7">
        <w:rPr>
          <w:rStyle w:val="Textoennegrita"/>
          <w:b w:val="0"/>
          <w:bCs w:val="0"/>
          <w:color w:val="FF0000"/>
          <w:bdr w:val="none" w:sz="0" w:space="0" w:color="auto" w:frame="1"/>
          <w:shd w:val="clear" w:color="auto" w:fill="FFFFFF"/>
        </w:rPr>
        <w:t xml:space="preserve"> </w:t>
      </w:r>
      <w:r w:rsidRPr="00BB53D7">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45" w:author="DIANA CAROLINA CANDIA HERRERA" w:date="2023-03-07T09:42:00Z">
        <w:r w:rsidRPr="00BB53D7" w:rsidDel="00843772">
          <w:rPr>
            <w:rStyle w:val="Textoennegrita"/>
            <w:b w:val="0"/>
            <w:bCs w:val="0"/>
            <w:bdr w:val="none" w:sz="0" w:space="0" w:color="auto" w:frame="1"/>
            <w:shd w:val="clear" w:color="auto" w:fill="FFFFFF"/>
          </w:rPr>
          <w:delText>una  red</w:delText>
        </w:r>
      </w:del>
      <w:ins w:id="46" w:author="DIANA CAROLINA CANDIA HERRERA" w:date="2023-03-07T09:42:00Z">
        <w:r w:rsidR="00843772" w:rsidRPr="00BB53D7">
          <w:rPr>
            <w:rStyle w:val="Textoennegrita"/>
            <w:b w:val="0"/>
            <w:bCs w:val="0"/>
            <w:bdr w:val="none" w:sz="0" w:space="0" w:color="auto" w:frame="1"/>
            <w:shd w:val="clear" w:color="auto" w:fill="FFFFFF"/>
          </w:rPr>
          <w:t>una red</w:t>
        </w:r>
      </w:ins>
      <w:r w:rsidRPr="00BB53D7">
        <w:rPr>
          <w:rStyle w:val="Textoennegrita"/>
          <w:b w:val="0"/>
          <w:bCs w:val="0"/>
          <w:bdr w:val="none" w:sz="0" w:space="0" w:color="auto" w:frame="1"/>
          <w:shd w:val="clear" w:color="auto" w:fill="FFFFFF"/>
        </w:rPr>
        <w:t xml:space="preserve"> </w:t>
      </w:r>
      <w:proofErr w:type="spellStart"/>
      <w:r w:rsidRPr="00BB53D7">
        <w:rPr>
          <w:rStyle w:val="Textoennegrita"/>
          <w:b w:val="0"/>
          <w:bCs w:val="0"/>
          <w:bdr w:val="none" w:sz="0" w:space="0" w:color="auto" w:frame="1"/>
          <w:shd w:val="clear" w:color="auto" w:fill="FFFFFF"/>
        </w:rPr>
        <w:t>IoT</w:t>
      </w:r>
      <w:proofErr w:type="spellEnd"/>
      <w:r w:rsidRPr="00BB53D7">
        <w:rPr>
          <w:rStyle w:val="Textoennegrita"/>
          <w:b w:val="0"/>
          <w:bCs w:val="0"/>
          <w:bdr w:val="none" w:sz="0" w:space="0" w:color="auto" w:frame="1"/>
          <w:shd w:val="clear" w:color="auto" w:fill="FFFFFF"/>
        </w:rPr>
        <w:t xml:space="preserve">. </w:t>
      </w:r>
    </w:p>
    <w:p w14:paraId="3F2A4234" w14:textId="77777777" w:rsidR="00AA1CC1" w:rsidRPr="00BB53D7" w:rsidRDefault="00AA1CC1" w:rsidP="00AA1CC1">
      <w:pPr>
        <w:pStyle w:val="PrrAPA"/>
        <w:ind w:firstLine="284"/>
      </w:pPr>
      <w:r w:rsidRPr="00BB53D7">
        <w:t xml:space="preserve">   </w:t>
      </w:r>
      <w:bookmarkStart w:id="47" w:name="_Hlk127619948"/>
      <w:r w:rsidRPr="00BB53D7">
        <w:t xml:space="preserve">Con lo anterior, se generó la siguiente pregunta: </w:t>
      </w:r>
    </w:p>
    <w:p w14:paraId="6F9FE4C2" w14:textId="744D1210" w:rsidR="00682C23" w:rsidRPr="00BB53D7" w:rsidRDefault="00682C23" w:rsidP="00682C23">
      <w:pPr>
        <w:pStyle w:val="PrrAPA"/>
        <w:ind w:firstLine="284"/>
        <w:rPr>
          <w:ins w:id="48" w:author="Camilo Andrés Díaz Gómez" w:date="2023-03-12T18:18:00Z"/>
        </w:rPr>
      </w:pPr>
      <w:ins w:id="49" w:author="Camilo Andrés Díaz Gómez" w:date="2023-03-12T18:18:00Z">
        <w:r>
          <w:t xml:space="preserve">¿Cómo </w:t>
        </w:r>
        <w:r>
          <w:t xml:space="preserve">simular </w:t>
        </w:r>
        <w:r>
          <w:t xml:space="preserve">datos ambientales mediante el uso de </w:t>
        </w:r>
        <w:r>
          <w:t>A</w:t>
        </w:r>
        <w:r>
          <w:t xml:space="preserve">nalítica de </w:t>
        </w:r>
        <w:r>
          <w:t>D</w:t>
        </w:r>
        <w:r>
          <w:t xml:space="preserve">atos </w:t>
        </w:r>
      </w:ins>
      <w:ins w:id="50" w:author="Camilo Andrés Díaz Gómez" w:date="2023-03-12T18:19:00Z">
        <w:r>
          <w:t xml:space="preserve">para </w:t>
        </w:r>
      </w:ins>
      <w:ins w:id="51" w:author="Camilo Andrés Díaz Gómez" w:date="2023-03-12T18:18:00Z">
        <w:r>
          <w:t>ayuda</w:t>
        </w:r>
      </w:ins>
      <w:ins w:id="52" w:author="Camilo Andrés Díaz Gómez" w:date="2023-03-12T18:19:00Z">
        <w:r>
          <w:t>r</w:t>
        </w:r>
      </w:ins>
      <w:ins w:id="53" w:author="Camilo Andrés Díaz Gómez" w:date="2023-03-12T18:18:00Z">
        <w:r>
          <w:t xml:space="preserve"> en la generación de proyectos para modelos </w:t>
        </w:r>
        <w:proofErr w:type="spellStart"/>
        <w:r>
          <w:t>IoT</w:t>
        </w:r>
        <w:proofErr w:type="spellEnd"/>
        <w:r>
          <w:t>?</w:t>
        </w:r>
      </w:ins>
    </w:p>
    <w:p w14:paraId="17489749" w14:textId="32EAAA9C" w:rsidR="00682C23" w:rsidRDefault="00AA1CC1">
      <w:pPr>
        <w:spacing w:after="160" w:line="259" w:lineRule="auto"/>
        <w:jc w:val="left"/>
        <w:rPr>
          <w:ins w:id="54" w:author="Camilo Andrés Díaz Gómez" w:date="2023-03-12T18:17:00Z"/>
          <w:rFonts w:cs="Times New Roman"/>
          <w:szCs w:val="24"/>
        </w:rPr>
      </w:pPr>
      <w:del w:id="55" w:author="Camilo Andrés Díaz Gómez" w:date="2023-03-12T18:18:00Z">
        <w:r w:rsidRPr="00BB53D7" w:rsidDel="00682C23">
          <w:delText>¿Cómo simular datos ambientales en un modelo IoT para validar herramientas de analítica de datos?</w:delText>
        </w:r>
      </w:del>
      <w:ins w:id="56" w:author="Camilo Andrés Díaz Gómez" w:date="2023-03-12T18:17:00Z">
        <w:r w:rsidR="00682C23">
          <w:br w:type="page"/>
        </w:r>
      </w:ins>
    </w:p>
    <w:p w14:paraId="1D29F452" w14:textId="77777777" w:rsidR="00AA1CC1" w:rsidDel="00682C23" w:rsidRDefault="00AA1CC1" w:rsidP="00AA1CC1">
      <w:pPr>
        <w:pStyle w:val="PrrAPA"/>
        <w:ind w:firstLine="284"/>
        <w:rPr>
          <w:ins w:id="57" w:author="DIANA CAROLINA CANDIA HERRERA" w:date="2023-03-07T09:43:00Z"/>
          <w:del w:id="58" w:author="Camilo Andrés Díaz Gómez" w:date="2023-03-12T18:17:00Z"/>
        </w:rPr>
      </w:pPr>
    </w:p>
    <w:p w14:paraId="7BE85439" w14:textId="02378771" w:rsidR="00956AE0" w:rsidRPr="00BB53D7" w:rsidDel="00682C23" w:rsidRDefault="00956AE0" w:rsidP="00682C23">
      <w:pPr>
        <w:pStyle w:val="PrrAPA"/>
        <w:ind w:firstLine="284"/>
        <w:rPr>
          <w:del w:id="59" w:author="Camilo Andrés Díaz Gómez" w:date="2023-03-12T18:17:00Z"/>
        </w:rPr>
      </w:pPr>
      <w:ins w:id="60" w:author="DIANA CAROLINA CANDIA HERRERA" w:date="2023-03-07T09:44:00Z">
        <w:del w:id="61" w:author="Camilo Andrés Díaz Gómez" w:date="2023-03-12T18:17:00Z">
          <w:r w:rsidDel="00682C23">
            <w:delText>¿Cómo la</w:delText>
          </w:r>
        </w:del>
      </w:ins>
      <w:ins w:id="62" w:author="DIANA CAROLINA CANDIA HERRERA" w:date="2023-03-07T09:45:00Z">
        <w:del w:id="63" w:author="Camilo Andrés Díaz Gómez" w:date="2023-03-12T18:17:00Z">
          <w:r w:rsidDel="00682C23">
            <w:delText xml:space="preserve"> simulación de datos ambientales</w:delText>
          </w:r>
        </w:del>
      </w:ins>
      <w:ins w:id="64" w:author="DIANA CAROLINA CANDIA HERRERA" w:date="2023-03-07T09:46:00Z">
        <w:del w:id="65" w:author="Camilo Andrés Díaz Gómez" w:date="2023-03-12T18:17:00Z">
          <w:r w:rsidDel="00682C23">
            <w:delText xml:space="preserve"> mediante el uso de analítica de </w:delText>
          </w:r>
        </w:del>
      </w:ins>
      <w:ins w:id="66" w:author="DIANA CAROLINA CANDIA HERRERA" w:date="2023-03-07T09:47:00Z">
        <w:del w:id="67" w:author="Camilo Andrés Díaz Gómez" w:date="2023-03-12T18:17:00Z">
          <w:r w:rsidDel="00682C23">
            <w:delText>datos</w:delText>
          </w:r>
        </w:del>
      </w:ins>
      <w:ins w:id="68" w:author="DIANA CAROLINA CANDIA HERRERA" w:date="2023-03-07T09:45:00Z">
        <w:del w:id="69" w:author="Camilo Andrés Díaz Gómez" w:date="2023-03-12T18:17:00Z">
          <w:r w:rsidDel="00682C23">
            <w:delText xml:space="preserve"> ayuda en la generación de proyectos </w:delText>
          </w:r>
        </w:del>
      </w:ins>
      <w:ins w:id="70" w:author="DIANA CAROLINA CANDIA HERRERA" w:date="2023-03-07T09:46:00Z">
        <w:del w:id="71" w:author="Camilo Andrés Díaz Gómez" w:date="2023-03-12T18:17:00Z">
          <w:r w:rsidDel="00682C23">
            <w:delText>para modelos IoT?</w:delText>
          </w:r>
        </w:del>
      </w:ins>
    </w:p>
    <w:bookmarkEnd w:id="47"/>
    <w:p w14:paraId="0C79FEA2" w14:textId="0331C684" w:rsidR="00AA1CC1" w:rsidDel="00682C23" w:rsidRDefault="00AA1CC1" w:rsidP="00682C23">
      <w:pPr>
        <w:pStyle w:val="PrrAPA"/>
        <w:ind w:firstLine="284"/>
        <w:rPr>
          <w:del w:id="72" w:author="Camilo Andrés Díaz Gómez" w:date="2023-03-12T18:17:00Z"/>
          <w:b/>
          <w:bCs/>
          <w:color w:val="FF0000"/>
          <w:bdr w:val="none" w:sz="0" w:space="0" w:color="auto" w:frame="1"/>
          <w:shd w:val="clear" w:color="auto" w:fill="FFFFFF"/>
        </w:rPr>
        <w:pPrChange w:id="73" w:author="Camilo Andrés Díaz Gómez" w:date="2023-03-12T18:17:00Z">
          <w:pPr>
            <w:pStyle w:val="NormalWeb"/>
            <w:spacing w:line="360" w:lineRule="auto"/>
            <w:ind w:firstLine="709"/>
            <w:jc w:val="both"/>
          </w:pPr>
        </w:pPrChange>
      </w:pPr>
    </w:p>
    <w:p w14:paraId="1360695F" w14:textId="32BFE00E" w:rsidR="00771EC6" w:rsidDel="00682C23" w:rsidRDefault="00771EC6" w:rsidP="00F91A33">
      <w:pPr>
        <w:pStyle w:val="NormalWeb"/>
        <w:spacing w:line="360" w:lineRule="auto"/>
        <w:ind w:firstLine="709"/>
        <w:jc w:val="both"/>
        <w:rPr>
          <w:del w:id="74" w:author="Camilo Andrés Díaz Gómez" w:date="2023-03-12T18:16:00Z"/>
          <w:b/>
          <w:bCs/>
          <w:color w:val="FF0000"/>
          <w:bdr w:val="none" w:sz="0" w:space="0" w:color="auto" w:frame="1"/>
          <w:shd w:val="clear" w:color="auto" w:fill="FFFFFF"/>
        </w:rPr>
      </w:pPr>
    </w:p>
    <w:p w14:paraId="3039ADBC" w14:textId="0603582C" w:rsidR="00771EC6" w:rsidDel="00682C23" w:rsidRDefault="00771EC6" w:rsidP="00F91A33">
      <w:pPr>
        <w:pStyle w:val="NormalWeb"/>
        <w:spacing w:line="360" w:lineRule="auto"/>
        <w:ind w:firstLine="709"/>
        <w:jc w:val="both"/>
        <w:rPr>
          <w:del w:id="75" w:author="Camilo Andrés Díaz Gómez" w:date="2023-03-12T18:16:00Z"/>
          <w:b/>
          <w:bCs/>
          <w:color w:val="FF0000"/>
          <w:bdr w:val="none" w:sz="0" w:space="0" w:color="auto" w:frame="1"/>
          <w:shd w:val="clear" w:color="auto" w:fill="FFFFFF"/>
        </w:rPr>
      </w:pPr>
    </w:p>
    <w:p w14:paraId="15D08887" w14:textId="495A56B7" w:rsidR="00771EC6" w:rsidDel="00682C23" w:rsidRDefault="00771EC6" w:rsidP="00F91A33">
      <w:pPr>
        <w:pStyle w:val="NormalWeb"/>
        <w:spacing w:line="360" w:lineRule="auto"/>
        <w:ind w:firstLine="709"/>
        <w:jc w:val="both"/>
        <w:rPr>
          <w:del w:id="76" w:author="Camilo Andrés Díaz Gómez" w:date="2023-03-12T18:16:00Z"/>
          <w:b/>
          <w:bCs/>
          <w:color w:val="FF0000"/>
          <w:bdr w:val="none" w:sz="0" w:space="0" w:color="auto" w:frame="1"/>
          <w:shd w:val="clear" w:color="auto" w:fill="FFFFFF"/>
        </w:rPr>
      </w:pPr>
    </w:p>
    <w:p w14:paraId="665A4050" w14:textId="5FE0756C" w:rsidR="00771EC6" w:rsidRPr="00BB53D7" w:rsidDel="00682C23" w:rsidRDefault="00771EC6" w:rsidP="00682C23">
      <w:pPr>
        <w:pStyle w:val="NormalWeb"/>
        <w:spacing w:line="360" w:lineRule="auto"/>
        <w:jc w:val="both"/>
        <w:rPr>
          <w:del w:id="77" w:author="Camilo Andrés Díaz Gómez" w:date="2023-03-12T18:16:00Z"/>
          <w:b/>
          <w:bCs/>
          <w:color w:val="FF0000"/>
          <w:bdr w:val="none" w:sz="0" w:space="0" w:color="auto" w:frame="1"/>
          <w:shd w:val="clear" w:color="auto" w:fill="FFFFFF"/>
        </w:rPr>
        <w:pPrChange w:id="78" w:author="Camilo Andrés Díaz Gómez" w:date="2023-03-12T18:16:00Z">
          <w:pPr>
            <w:pStyle w:val="NormalWeb"/>
            <w:spacing w:line="360" w:lineRule="auto"/>
            <w:ind w:firstLine="709"/>
            <w:jc w:val="both"/>
          </w:pPr>
        </w:pPrChange>
      </w:pPr>
    </w:p>
    <w:p w14:paraId="52873931" w14:textId="04E76E36" w:rsidR="00704945" w:rsidDel="00682C23" w:rsidRDefault="00704945" w:rsidP="007743C4">
      <w:pPr>
        <w:pStyle w:val="PrrAPA"/>
        <w:ind w:firstLine="284"/>
        <w:jc w:val="center"/>
        <w:rPr>
          <w:del w:id="79" w:author="Camilo Andrés Díaz Gómez" w:date="2023-03-12T18:16:00Z"/>
          <w:b/>
          <w:bCs/>
        </w:rPr>
      </w:pPr>
    </w:p>
    <w:p w14:paraId="531E3163" w14:textId="6985F14E" w:rsidR="00B048F9" w:rsidRPr="00BB53D7" w:rsidRDefault="00785CED" w:rsidP="007743C4">
      <w:pPr>
        <w:pStyle w:val="PrrAPA"/>
        <w:ind w:firstLine="284"/>
        <w:jc w:val="center"/>
        <w:rPr>
          <w:b/>
          <w:bCs/>
        </w:rPr>
      </w:pPr>
      <w:r w:rsidRPr="00BB53D7">
        <w:rPr>
          <w:b/>
          <w:bCs/>
        </w:rPr>
        <w:t>Justificación</w:t>
      </w:r>
    </w:p>
    <w:p w14:paraId="034F89F3" w14:textId="28C47CDF" w:rsidR="007743C4" w:rsidRPr="00BB53D7" w:rsidRDefault="007743C4" w:rsidP="00AA1CC1">
      <w:pPr>
        <w:pStyle w:val="PrrAPA"/>
        <w:ind w:firstLine="720"/>
      </w:pPr>
      <w:r w:rsidRPr="00BB53D7">
        <w:t>Las redes IoT están compuestas por dispositivos como</w:t>
      </w:r>
      <w:ins w:id="80" w:author="DIANA CAROLINA CANDIA HERRERA" w:date="2023-03-07T09:57:00Z">
        <w:r w:rsidR="003D4F76">
          <w:t>:</w:t>
        </w:r>
      </w:ins>
      <w:r w:rsidRPr="00BB53D7">
        <w:t xml:space="preserve"> sensores, actuadores, </w:t>
      </w:r>
      <w:proofErr w:type="spellStart"/>
      <w:r w:rsidRPr="00BB53D7">
        <w:t>cloud</w:t>
      </w:r>
      <w:proofErr w:type="spellEnd"/>
      <w:r w:rsidRPr="00BB53D7">
        <w:t xml:space="preserve">, entre otros. Estos dispositivos se encargan de recopilar e intercambiar información entre ellos y de esta manera cumplir con los propósitos planteados por </w:t>
      </w:r>
      <w:del w:id="81" w:author="DIANA CAROLINA CANDIA HERRERA" w:date="2023-03-07T09:57:00Z">
        <w:r w:rsidRPr="00BB53D7" w:rsidDel="003D4F76">
          <w:delText xml:space="preserve">el o </w:delText>
        </w:r>
      </w:del>
      <w:r w:rsidRPr="00BB53D7">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B53D7">
        <w:t>, es por esto que se tiene una estructura de un árbol de problema que permite explicar mejor la justificación del proyecto (ver Figura 1).</w:t>
      </w:r>
    </w:p>
    <w:p w14:paraId="1D6BE4C7" w14:textId="77777777" w:rsidR="007743C4" w:rsidRPr="00BB53D7" w:rsidRDefault="007743C4" w:rsidP="007743C4">
      <w:pPr>
        <w:pStyle w:val="PrrAPA"/>
        <w:ind w:firstLine="284"/>
      </w:pPr>
    </w:p>
    <w:p w14:paraId="4F34744C" w14:textId="77777777" w:rsidR="007743C4" w:rsidRPr="00BB53D7" w:rsidRDefault="007743C4" w:rsidP="007743C4">
      <w:pPr>
        <w:rPr>
          <w:rFonts w:cs="Times New Roman"/>
          <w:b/>
          <w:bCs/>
        </w:rPr>
      </w:pPr>
      <w:r w:rsidRPr="00BB53D7">
        <w:rPr>
          <w:rFonts w:cs="Times New Roman"/>
          <w:b/>
          <w:bCs/>
        </w:rPr>
        <w:t>Figura 1.</w:t>
      </w:r>
    </w:p>
    <w:p w14:paraId="2A5E5576" w14:textId="77777777" w:rsidR="007743C4" w:rsidRPr="00BB53D7" w:rsidRDefault="007743C4" w:rsidP="007743C4">
      <w:pPr>
        <w:rPr>
          <w:rFonts w:cs="Times New Roman"/>
          <w:i/>
          <w:iCs/>
        </w:rPr>
      </w:pPr>
      <w:r w:rsidRPr="00BB53D7">
        <w:rPr>
          <w:rFonts w:cs="Times New Roman"/>
          <w:i/>
          <w:iCs/>
        </w:rPr>
        <w:t>Árbol de Problema</w:t>
      </w:r>
    </w:p>
    <w:p w14:paraId="00015F25" w14:textId="0290DE3F" w:rsidR="007743C4" w:rsidRPr="00BB53D7" w:rsidDel="00682C23" w:rsidRDefault="007743C4" w:rsidP="00682C23">
      <w:pPr>
        <w:jc w:val="center"/>
        <w:rPr>
          <w:del w:id="82" w:author="Camilo Andrés Díaz Gómez" w:date="2023-03-12T18:19:00Z"/>
          <w:rFonts w:cs="Times New Roman"/>
        </w:rPr>
        <w:pPrChange w:id="83" w:author="Camilo Andrés Díaz Gómez" w:date="2023-03-12T18:19:00Z">
          <w:pPr/>
        </w:pPrChange>
      </w:pPr>
      <w:r w:rsidRPr="00BB53D7">
        <w:rPr>
          <w:rFonts w:cs="Times New Roman"/>
          <w:noProof/>
        </w:rPr>
        <w:lastRenderedPageBreak/>
        <w:drawing>
          <wp:inline distT="0" distB="0" distL="0" distR="0" wp14:anchorId="4FABC8A9" wp14:editId="70135E61">
            <wp:extent cx="4747260" cy="352852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828616" cy="3588994"/>
                    </a:xfrm>
                    <a:prstGeom prst="rect">
                      <a:avLst/>
                    </a:prstGeom>
                    <a:ln>
                      <a:noFill/>
                    </a:ln>
                    <a:extLst>
                      <a:ext uri="{53640926-AAD7-44D8-BBD7-CCE9431645EC}">
                        <a14:shadowObscured xmlns:a14="http://schemas.microsoft.com/office/drawing/2010/main"/>
                      </a:ext>
                    </a:extLst>
                  </pic:spPr>
                </pic:pic>
              </a:graphicData>
            </a:graphic>
          </wp:inline>
        </w:drawing>
      </w:r>
      <w:ins w:id="84" w:author="Camilo Andrés Díaz Gómez" w:date="2023-03-12T18:19:00Z">
        <w:r w:rsidR="00682C23">
          <w:rPr>
            <w:rFonts w:cs="Times New Roman"/>
          </w:rPr>
          <w:br/>
        </w:r>
      </w:ins>
    </w:p>
    <w:p w14:paraId="7EE8808C" w14:textId="36D5781E" w:rsidR="00EF7707" w:rsidRPr="00925111" w:rsidRDefault="00EF7707" w:rsidP="00EF7707">
      <w:pPr>
        <w:rPr>
          <w:ins w:id="85" w:author="Camilo Andrés Díaz Gómez" w:date="2023-03-12T18:22:00Z"/>
          <w:rFonts w:cs="Times New Roman"/>
          <w:i/>
          <w:iCs/>
          <w:szCs w:val="24"/>
        </w:rPr>
      </w:pPr>
      <w:ins w:id="86" w:author="Camilo Andrés Díaz Gómez" w:date="2023-03-12T18:22:00Z">
        <w:r>
          <w:rPr>
            <w:rFonts w:cs="Times New Roman"/>
            <w:i/>
            <w:iCs/>
            <w:szCs w:val="24"/>
          </w:rPr>
          <w:t>Elaboración propia</w:t>
        </w:r>
      </w:ins>
    </w:p>
    <w:p w14:paraId="759398BC" w14:textId="38987A6D" w:rsidR="00682C23" w:rsidRDefault="00682C23">
      <w:pPr>
        <w:spacing w:after="160" w:line="259" w:lineRule="auto"/>
        <w:jc w:val="left"/>
        <w:rPr>
          <w:ins w:id="87" w:author="Camilo Andrés Díaz Gómez" w:date="2023-03-12T18:19:00Z"/>
          <w:rFonts w:cs="Times New Roman"/>
          <w:b/>
          <w:bCs/>
        </w:rPr>
      </w:pPr>
    </w:p>
    <w:p w14:paraId="422A4609" w14:textId="77777777" w:rsidR="00EF7707" w:rsidRDefault="00EF7707">
      <w:pPr>
        <w:spacing w:after="160" w:line="259" w:lineRule="auto"/>
        <w:jc w:val="left"/>
        <w:rPr>
          <w:ins w:id="88" w:author="Camilo Andrés Díaz Gómez" w:date="2023-03-12T18:22:00Z"/>
          <w:rFonts w:cs="Times New Roman"/>
          <w:b/>
          <w:bCs/>
        </w:rPr>
      </w:pPr>
      <w:ins w:id="89" w:author="Camilo Andrés Díaz Gómez" w:date="2023-03-12T18:22:00Z">
        <w:r>
          <w:rPr>
            <w:rFonts w:cs="Times New Roman"/>
            <w:b/>
            <w:bCs/>
          </w:rPr>
          <w:br w:type="page"/>
        </w:r>
      </w:ins>
    </w:p>
    <w:p w14:paraId="003C6E59" w14:textId="6E154CA5" w:rsidR="00996369" w:rsidRPr="00BB53D7" w:rsidRDefault="00996369" w:rsidP="00AC054D">
      <w:pPr>
        <w:jc w:val="center"/>
        <w:rPr>
          <w:rFonts w:cs="Times New Roman"/>
          <w:b/>
          <w:bCs/>
        </w:rPr>
      </w:pPr>
      <w:r w:rsidRPr="00BB53D7">
        <w:rPr>
          <w:rFonts w:cs="Times New Roman"/>
          <w:b/>
          <w:bCs/>
        </w:rPr>
        <w:lastRenderedPageBreak/>
        <w:t>Objetivos</w:t>
      </w:r>
    </w:p>
    <w:p w14:paraId="2961FEFC" w14:textId="13ECD1EB" w:rsidR="00996369" w:rsidRPr="00BB53D7" w:rsidRDefault="00996369" w:rsidP="00996369">
      <w:pPr>
        <w:rPr>
          <w:rFonts w:cs="Times New Roman"/>
          <w:b/>
          <w:bCs/>
        </w:rPr>
      </w:pPr>
      <w:r w:rsidRPr="00BB53D7">
        <w:rPr>
          <w:rFonts w:cs="Times New Roman"/>
          <w:b/>
          <w:bCs/>
        </w:rPr>
        <w:t xml:space="preserve"> Objetivo General </w:t>
      </w:r>
    </w:p>
    <w:p w14:paraId="03F0019A" w14:textId="77777777" w:rsidR="00AC054D" w:rsidRPr="00BB53D7" w:rsidDel="00682C23" w:rsidRDefault="00AC054D" w:rsidP="00AC054D">
      <w:pPr>
        <w:ind w:firstLine="720"/>
        <w:rPr>
          <w:del w:id="90" w:author="Camilo Andrés Díaz Gómez" w:date="2023-03-12T18:19:00Z"/>
          <w:rFonts w:cs="Times New Roman"/>
        </w:rPr>
      </w:pPr>
      <w:bookmarkStart w:id="91" w:name="_Hlk127617368"/>
      <w:r w:rsidRPr="00BB53D7">
        <w:rPr>
          <w:rFonts w:cs="Times New Roman"/>
        </w:rPr>
        <w:t>Realizar un modelo para simular datos IoT mediante un lenguaje de programación para la posterior validación de estos y así facilitar pruebas de proyectos IoT para una región de Colombia.</w:t>
      </w:r>
    </w:p>
    <w:bookmarkEnd w:id="91"/>
    <w:p w14:paraId="094EA077" w14:textId="1AAC08E2" w:rsidR="00682C23" w:rsidRPr="00BB53D7" w:rsidRDefault="00682C23" w:rsidP="00682C23">
      <w:pPr>
        <w:ind w:firstLine="720"/>
        <w:rPr>
          <w:ins w:id="92" w:author="Camilo Andrés Díaz Gómez" w:date="2023-03-12T18:18:00Z"/>
        </w:rPr>
        <w:pPrChange w:id="93" w:author="Camilo Andrés Díaz Gómez" w:date="2023-03-12T18:19:00Z">
          <w:pPr>
            <w:pStyle w:val="PrrAPA"/>
            <w:ind w:firstLine="284"/>
          </w:pPr>
        </w:pPrChange>
      </w:pPr>
    </w:p>
    <w:p w14:paraId="3D933147" w14:textId="52C276A6" w:rsidR="003D4F76" w:rsidDel="00682C23" w:rsidRDefault="003D4F76" w:rsidP="003D4F76">
      <w:pPr>
        <w:pStyle w:val="PrrAPA"/>
        <w:ind w:firstLine="284"/>
        <w:rPr>
          <w:ins w:id="94" w:author="DIANA CAROLINA CANDIA HERRERA" w:date="2023-03-07T09:59:00Z"/>
          <w:del w:id="95" w:author="Camilo Andrés Díaz Gómez" w:date="2023-03-12T18:18:00Z"/>
        </w:rPr>
      </w:pPr>
      <w:ins w:id="96" w:author="DIANA CAROLINA CANDIA HERRERA" w:date="2023-03-07T09:59:00Z">
        <w:del w:id="97" w:author="Camilo Andrés Díaz Gómez" w:date="2023-03-12T18:18:00Z">
          <w:r w:rsidRPr="00BB53D7" w:rsidDel="00682C23">
            <w:delText>¿Cómo simular datos ambientales en un modelo IoT para validar herramientas de analítica de datos?</w:delText>
          </w:r>
        </w:del>
      </w:ins>
    </w:p>
    <w:p w14:paraId="52D642B0" w14:textId="0DDADC9B" w:rsidR="003D4F76" w:rsidRPr="00BB53D7" w:rsidRDefault="003D4F76" w:rsidP="00682C23">
      <w:pPr>
        <w:pStyle w:val="PrrAPA"/>
        <w:ind w:firstLine="0"/>
        <w:rPr>
          <w:ins w:id="98" w:author="DIANA CAROLINA CANDIA HERRERA" w:date="2023-03-07T09:59:00Z"/>
        </w:rPr>
        <w:pPrChange w:id="99" w:author="Camilo Andrés Díaz Gómez" w:date="2023-03-12T18:18:00Z">
          <w:pPr>
            <w:pStyle w:val="PrrAPA"/>
            <w:ind w:firstLine="284"/>
          </w:pPr>
        </w:pPrChange>
      </w:pPr>
      <w:ins w:id="100" w:author="DIANA CAROLINA CANDIA HERRERA" w:date="2023-03-07T09:59:00Z">
        <w:del w:id="101" w:author="Camilo Andrés Díaz Gómez" w:date="2023-03-12T18:18:00Z">
          <w:r w:rsidDel="00682C23">
            <w:delText>¿Cómo la simulación de datos ambientales mediante el uso de analítica de datos ayuda en la generación de proyectos para modelos IoT?</w:delText>
          </w:r>
        </w:del>
      </w:ins>
    </w:p>
    <w:p w14:paraId="2658059C" w14:textId="77777777" w:rsidR="00AC054D" w:rsidRPr="00BB53D7" w:rsidRDefault="00AC054D" w:rsidP="00996369">
      <w:pPr>
        <w:rPr>
          <w:rFonts w:cs="Times New Roman"/>
          <w:b/>
          <w:bCs/>
        </w:rPr>
      </w:pPr>
    </w:p>
    <w:p w14:paraId="2F7FDB4C" w14:textId="3DB2195D" w:rsidR="00996369" w:rsidRPr="00BB53D7" w:rsidRDefault="00996369" w:rsidP="00996369">
      <w:pPr>
        <w:rPr>
          <w:rFonts w:cs="Times New Roman"/>
          <w:b/>
          <w:bCs/>
        </w:rPr>
      </w:pPr>
      <w:r w:rsidRPr="00BB53D7">
        <w:rPr>
          <w:rFonts w:cs="Times New Roman"/>
          <w:b/>
          <w:bCs/>
        </w:rPr>
        <w:t xml:space="preserve">Objetivos </w:t>
      </w:r>
      <w:r w:rsidR="00F91A33" w:rsidRPr="00BB53D7">
        <w:rPr>
          <w:rFonts w:cs="Times New Roman"/>
          <w:b/>
          <w:bCs/>
        </w:rPr>
        <w:t>Específicos</w:t>
      </w:r>
      <w:r w:rsidRPr="00BB53D7">
        <w:rPr>
          <w:rFonts w:cs="Times New Roman"/>
          <w:b/>
          <w:bCs/>
        </w:rPr>
        <w:t xml:space="preserve"> </w:t>
      </w:r>
    </w:p>
    <w:p w14:paraId="2336C530" w14:textId="77777777" w:rsidR="00AC054D" w:rsidRPr="00BB53D7" w:rsidRDefault="00AC054D" w:rsidP="00AC054D">
      <w:pPr>
        <w:spacing w:after="160"/>
        <w:ind w:firstLine="284"/>
        <w:rPr>
          <w:rFonts w:cs="Times New Roman"/>
          <w:szCs w:val="24"/>
        </w:rPr>
      </w:pPr>
      <w:r w:rsidRPr="00BB53D7">
        <w:rPr>
          <w:rFonts w:cs="Times New Roman"/>
          <w:szCs w:val="24"/>
        </w:rPr>
        <w:t xml:space="preserve">Diseñar los algoritmos de simulación para los diferentes sensores y actuadores. </w:t>
      </w:r>
    </w:p>
    <w:p w14:paraId="07377D09" w14:textId="77777777" w:rsidR="00AC054D" w:rsidRPr="00BB53D7" w:rsidRDefault="00AC054D" w:rsidP="00AC054D">
      <w:pPr>
        <w:spacing w:after="160"/>
        <w:ind w:firstLine="284"/>
        <w:rPr>
          <w:rFonts w:cs="Times New Roman"/>
          <w:szCs w:val="24"/>
        </w:rPr>
      </w:pPr>
      <w:r w:rsidRPr="00BB53D7">
        <w:rPr>
          <w:rFonts w:cs="Times New Roman"/>
          <w:szCs w:val="24"/>
        </w:rPr>
        <w:t>Desarrollar los modelos de simulación de sensores IoT sobre un lenguaje de programación que permitirá a los usuarios hacer uso de estos.</w:t>
      </w:r>
    </w:p>
    <w:p w14:paraId="76C47764" w14:textId="77777777" w:rsidR="00AC054D" w:rsidRPr="00BB53D7" w:rsidRDefault="00AC054D" w:rsidP="00AC054D">
      <w:pPr>
        <w:spacing w:after="160"/>
        <w:ind w:firstLine="284"/>
        <w:rPr>
          <w:rFonts w:cs="Times New Roman"/>
          <w:szCs w:val="24"/>
        </w:rPr>
      </w:pPr>
      <w:r w:rsidRPr="00BB53D7">
        <w:rPr>
          <w:rFonts w:cs="Times New Roman"/>
          <w:szCs w:val="24"/>
        </w:rPr>
        <w:t>Generar datos e información mediante los algoritmos desarrollados.</w:t>
      </w:r>
    </w:p>
    <w:p w14:paraId="6A252F36" w14:textId="77777777" w:rsidR="00AC054D" w:rsidRPr="00BB53D7" w:rsidDel="003D4F76" w:rsidRDefault="00AC054D" w:rsidP="00AC054D">
      <w:pPr>
        <w:spacing w:after="160"/>
        <w:ind w:firstLine="284"/>
        <w:rPr>
          <w:del w:id="102" w:author="DIANA CAROLINA CANDIA HERRERA" w:date="2023-03-07T10:03:00Z"/>
          <w:rFonts w:cs="Times New Roman"/>
          <w:szCs w:val="24"/>
        </w:rPr>
      </w:pPr>
      <w:r w:rsidRPr="00BB53D7">
        <w:rPr>
          <w:rFonts w:cs="Times New Roman"/>
          <w:szCs w:val="24"/>
        </w:rPr>
        <w:t>Realizar pruebas funcionales para comprobar la validez de los datos simula</w:t>
      </w:r>
      <w:del w:id="103" w:author="DIANA CAROLINA CANDIA HERRERA" w:date="2023-03-07T10:03:00Z">
        <w:r w:rsidRPr="00BB53D7" w:rsidDel="003D4F76">
          <w:rPr>
            <w:rFonts w:cs="Times New Roman"/>
            <w:szCs w:val="24"/>
          </w:rPr>
          <w:delText>dos.</w:delText>
        </w:r>
      </w:del>
    </w:p>
    <w:p w14:paraId="081A911B" w14:textId="3CC06FBD" w:rsidR="00AC054D" w:rsidRPr="00BB53D7" w:rsidDel="003D4F76" w:rsidRDefault="00AC054D">
      <w:pPr>
        <w:spacing w:after="160"/>
        <w:ind w:firstLine="284"/>
        <w:rPr>
          <w:del w:id="104" w:author="DIANA CAROLINA CANDIA HERRERA" w:date="2023-03-07T10:03:00Z"/>
          <w:rFonts w:cs="Times New Roman"/>
        </w:rPr>
        <w:pPrChange w:id="105" w:author="DIANA CAROLINA CANDIA HERRERA" w:date="2023-03-07T10:03:00Z">
          <w:pPr/>
        </w:pPrChange>
      </w:pPr>
    </w:p>
    <w:p w14:paraId="3D8B6D11" w14:textId="28E402FD" w:rsidR="00B048F9" w:rsidRPr="00BB53D7" w:rsidDel="003D4F76" w:rsidRDefault="00B048F9" w:rsidP="00996369">
      <w:pPr>
        <w:rPr>
          <w:del w:id="106" w:author="DIANA CAROLINA CANDIA HERRERA" w:date="2023-03-07T10:03:00Z"/>
          <w:rFonts w:cs="Times New Roman"/>
        </w:rPr>
      </w:pPr>
    </w:p>
    <w:p w14:paraId="50F4F16D" w14:textId="5C9F0000" w:rsidR="00B048F9" w:rsidRPr="0052580A" w:rsidDel="003D4F76" w:rsidRDefault="00B048F9" w:rsidP="00996369">
      <w:pPr>
        <w:rPr>
          <w:del w:id="107" w:author="DIANA CAROLINA CANDIA HERRERA" w:date="2023-03-07T10:03:00Z"/>
          <w:rFonts w:cs="Times New Roman"/>
        </w:rPr>
      </w:pPr>
    </w:p>
    <w:p w14:paraId="7D9CB59E" w14:textId="05913773" w:rsidR="00B048F9" w:rsidRPr="0052580A" w:rsidDel="003D4F76" w:rsidRDefault="00B048F9" w:rsidP="00996369">
      <w:pPr>
        <w:rPr>
          <w:del w:id="108" w:author="DIANA CAROLINA CANDIA HERRERA" w:date="2023-03-07T10:03:00Z"/>
          <w:rFonts w:cs="Times New Roman"/>
        </w:rPr>
      </w:pPr>
    </w:p>
    <w:p w14:paraId="2F08E5C2" w14:textId="77777777" w:rsidR="00B048F9" w:rsidRPr="0052580A" w:rsidDel="003D4F76" w:rsidRDefault="00B048F9" w:rsidP="00996369">
      <w:pPr>
        <w:rPr>
          <w:del w:id="109" w:author="DIANA CAROLINA CANDIA HERRERA" w:date="2023-03-07T10:03:00Z"/>
          <w:rFonts w:cs="Times New Roman"/>
        </w:rPr>
      </w:pPr>
    </w:p>
    <w:p w14:paraId="43E171F0" w14:textId="3ADCD08A" w:rsidR="00B048F9" w:rsidRPr="0052580A" w:rsidDel="003D4F76" w:rsidRDefault="00B048F9" w:rsidP="00996369">
      <w:pPr>
        <w:rPr>
          <w:del w:id="110" w:author="DIANA CAROLINA CANDIA HERRERA" w:date="2023-03-07T10:03:00Z"/>
          <w:rFonts w:cs="Times New Roman"/>
        </w:rPr>
      </w:pPr>
    </w:p>
    <w:p w14:paraId="44391B7E" w14:textId="5DE0970D" w:rsidR="00B048F9" w:rsidRPr="0052580A" w:rsidDel="003D4F76" w:rsidRDefault="00B048F9" w:rsidP="00996369">
      <w:pPr>
        <w:rPr>
          <w:del w:id="111" w:author="DIANA CAROLINA CANDIA HERRERA" w:date="2023-03-07T10:03:00Z"/>
          <w:rFonts w:cs="Times New Roman"/>
        </w:rPr>
      </w:pPr>
    </w:p>
    <w:p w14:paraId="0C0FA53E" w14:textId="4F42F4FE" w:rsidR="00B048F9" w:rsidRPr="0052580A" w:rsidDel="003D4F76" w:rsidRDefault="00B048F9" w:rsidP="00996369">
      <w:pPr>
        <w:rPr>
          <w:del w:id="112" w:author="DIANA CAROLINA CANDIA HERRERA" w:date="2023-03-07T10:03:00Z"/>
          <w:rFonts w:cs="Times New Roman"/>
        </w:rPr>
      </w:pPr>
    </w:p>
    <w:p w14:paraId="56BD9A53" w14:textId="42D64B21" w:rsidR="00B048F9" w:rsidRPr="0052580A" w:rsidDel="003D4F76" w:rsidRDefault="00B048F9" w:rsidP="00996369">
      <w:pPr>
        <w:rPr>
          <w:del w:id="113" w:author="DIANA CAROLINA CANDIA HERRERA" w:date="2023-03-07T10:03:00Z"/>
          <w:rFonts w:cs="Times New Roman"/>
        </w:rPr>
      </w:pPr>
    </w:p>
    <w:p w14:paraId="320CF6D3" w14:textId="3665BB38" w:rsidR="00B048F9" w:rsidRPr="0052580A" w:rsidDel="003D4F76" w:rsidRDefault="00B048F9" w:rsidP="00996369">
      <w:pPr>
        <w:rPr>
          <w:del w:id="114" w:author="DIANA CAROLINA CANDIA HERRERA" w:date="2023-03-07T10:03:00Z"/>
          <w:rFonts w:cs="Times New Roman"/>
        </w:rPr>
      </w:pPr>
    </w:p>
    <w:p w14:paraId="77CC2084" w14:textId="6D086B9A" w:rsidR="00B048F9" w:rsidRPr="0052580A" w:rsidDel="003D4F76" w:rsidRDefault="00B048F9" w:rsidP="00996369">
      <w:pPr>
        <w:rPr>
          <w:del w:id="115" w:author="DIANA CAROLINA CANDIA HERRERA" w:date="2023-03-07T10:03:00Z"/>
          <w:rFonts w:cs="Times New Roman"/>
        </w:rPr>
      </w:pPr>
    </w:p>
    <w:p w14:paraId="7714D253" w14:textId="74D5C331" w:rsidR="00B048F9" w:rsidRPr="0052580A" w:rsidDel="003D4F76" w:rsidRDefault="00B048F9" w:rsidP="00996369">
      <w:pPr>
        <w:rPr>
          <w:del w:id="116" w:author="DIANA CAROLINA CANDIA HERRERA" w:date="2023-03-07T10:03:00Z"/>
          <w:rFonts w:cs="Times New Roman"/>
        </w:rPr>
      </w:pPr>
    </w:p>
    <w:p w14:paraId="026ACD04" w14:textId="77777777" w:rsidR="00F91A33" w:rsidRPr="0052580A" w:rsidDel="003D4F76" w:rsidRDefault="00F91A33">
      <w:pPr>
        <w:rPr>
          <w:del w:id="117" w:author="DIANA CAROLINA CANDIA HERRERA" w:date="2023-03-07T10:03:00Z"/>
          <w:rFonts w:cs="Times New Roman"/>
          <w:b/>
          <w:bCs/>
        </w:rPr>
        <w:pPrChange w:id="118" w:author="DIANA CAROLINA CANDIA HERRERA" w:date="2023-03-07T10:03:00Z">
          <w:pPr>
            <w:jc w:val="center"/>
          </w:pPr>
        </w:pPrChange>
      </w:pPr>
    </w:p>
    <w:p w14:paraId="1A980C1A" w14:textId="77777777" w:rsidR="00F91A33" w:rsidRPr="0052580A" w:rsidRDefault="00F91A33">
      <w:pPr>
        <w:rPr>
          <w:rFonts w:cs="Times New Roman"/>
          <w:b/>
          <w:bCs/>
        </w:rPr>
        <w:pPrChange w:id="119" w:author="DIANA CAROLINA CANDIA HERRERA" w:date="2023-03-07T10:03:00Z">
          <w:pPr>
            <w:jc w:val="center"/>
          </w:pPr>
        </w:pPrChange>
      </w:pPr>
    </w:p>
    <w:p w14:paraId="0135032C" w14:textId="5ACFEC92" w:rsidR="00F91A33" w:rsidRPr="0052580A" w:rsidRDefault="00F91A33" w:rsidP="00B048F9">
      <w:pPr>
        <w:jc w:val="center"/>
        <w:rPr>
          <w:rFonts w:cs="Times New Roman"/>
          <w:b/>
          <w:bCs/>
        </w:rPr>
      </w:pPr>
    </w:p>
    <w:p w14:paraId="75B37E71" w14:textId="77777777" w:rsidR="00AA1CC1" w:rsidRPr="0052580A" w:rsidRDefault="00AA1CC1" w:rsidP="00B048F9">
      <w:pPr>
        <w:jc w:val="center"/>
        <w:rPr>
          <w:rFonts w:cs="Times New Roman"/>
          <w:b/>
          <w:bCs/>
        </w:rPr>
      </w:pPr>
    </w:p>
    <w:p w14:paraId="20A33FD8" w14:textId="77777777" w:rsidR="00F91A33" w:rsidRPr="0052580A" w:rsidRDefault="00F91A33" w:rsidP="00B048F9">
      <w:pPr>
        <w:jc w:val="center"/>
        <w:rPr>
          <w:rFonts w:cs="Times New Roman"/>
          <w:b/>
          <w:bCs/>
        </w:rPr>
      </w:pPr>
    </w:p>
    <w:p w14:paraId="0C8899A5" w14:textId="1933B703" w:rsidR="00996369" w:rsidRPr="00BB53D7" w:rsidRDefault="00996369" w:rsidP="00B048F9">
      <w:pPr>
        <w:jc w:val="center"/>
        <w:rPr>
          <w:rFonts w:cs="Times New Roman"/>
          <w:b/>
          <w:bCs/>
          <w:lang w:val="en-US"/>
        </w:rPr>
      </w:pPr>
      <w:r w:rsidRPr="00BB53D7">
        <w:rPr>
          <w:rFonts w:cs="Times New Roman"/>
          <w:b/>
          <w:bCs/>
          <w:lang w:val="en-US"/>
        </w:rPr>
        <w:t xml:space="preserve">Marco </w:t>
      </w:r>
      <w:proofErr w:type="spellStart"/>
      <w:r w:rsidR="001023B2">
        <w:rPr>
          <w:rFonts w:cs="Times New Roman"/>
          <w:b/>
          <w:bCs/>
          <w:lang w:val="en-US"/>
        </w:rPr>
        <w:t>T</w:t>
      </w:r>
      <w:r w:rsidR="00785CED" w:rsidRPr="00BB53D7">
        <w:rPr>
          <w:rFonts w:cs="Times New Roman"/>
          <w:b/>
          <w:bCs/>
          <w:lang w:val="en-US"/>
        </w:rPr>
        <w:t>e</w:t>
      </w:r>
      <w:r w:rsidR="007A700C" w:rsidRPr="00BB53D7">
        <w:rPr>
          <w:rFonts w:cs="Times New Roman"/>
          <w:b/>
          <w:bCs/>
          <w:lang w:val="en-US"/>
        </w:rPr>
        <w:t>ó</w:t>
      </w:r>
      <w:r w:rsidR="00785CED" w:rsidRPr="00BB53D7">
        <w:rPr>
          <w:rFonts w:cs="Times New Roman"/>
          <w:b/>
          <w:bCs/>
          <w:lang w:val="en-US"/>
        </w:rPr>
        <w:t>rico</w:t>
      </w:r>
      <w:proofErr w:type="spellEnd"/>
    </w:p>
    <w:p w14:paraId="55BF4BCE" w14:textId="65F0AE06" w:rsidR="00F91A33" w:rsidRPr="00BB53D7" w:rsidRDefault="007743C4" w:rsidP="007743C4">
      <w:pPr>
        <w:rPr>
          <w:rFonts w:cs="Times New Roman"/>
          <w:b/>
          <w:bCs/>
          <w:lang w:val="en-US"/>
        </w:rPr>
      </w:pPr>
      <w:r w:rsidRPr="00BB53D7">
        <w:rPr>
          <w:rFonts w:cs="Times New Roman"/>
          <w:b/>
          <w:bCs/>
          <w:lang w:val="en-US"/>
        </w:rPr>
        <w:t>Internet of Things (IoT)</w:t>
      </w:r>
    </w:p>
    <w:p w14:paraId="56252914" w14:textId="20250EB4" w:rsidR="0052580A" w:rsidRDefault="00AA1CC1" w:rsidP="0052580A">
      <w:pPr>
        <w:ind w:firstLine="720"/>
      </w:pPr>
      <w:r w:rsidRPr="00BB53D7">
        <w:rPr>
          <w:rFonts w:cs="Times New Roman"/>
        </w:rPr>
        <w:t xml:space="preserve">Internet </w:t>
      </w:r>
      <w:proofErr w:type="spellStart"/>
      <w:r w:rsidRPr="00BB53D7">
        <w:rPr>
          <w:rFonts w:cs="Times New Roman"/>
        </w:rPr>
        <w:t>of</w:t>
      </w:r>
      <w:proofErr w:type="spellEnd"/>
      <w:r w:rsidRPr="00BB53D7">
        <w:rPr>
          <w:rFonts w:cs="Times New Roman"/>
        </w:rPr>
        <w:t xml:space="preserve"> </w:t>
      </w:r>
      <w:proofErr w:type="spellStart"/>
      <w:r w:rsidRPr="00BB53D7">
        <w:rPr>
          <w:rFonts w:cs="Times New Roman"/>
        </w:rPr>
        <w:t>Things</w:t>
      </w:r>
      <w:proofErr w:type="spellEnd"/>
      <w:r w:rsidRPr="00BB53D7">
        <w:rPr>
          <w:rFonts w:cs="Times New Roman"/>
        </w:rPr>
        <w:t xml:space="preserve"> o también conocido como e</w:t>
      </w:r>
      <w:r w:rsidR="007743C4" w:rsidRPr="00BB53D7">
        <w:rPr>
          <w:rFonts w:cs="Times New Roman"/>
        </w:rPr>
        <w:t xml:space="preserve">l Internet de las cosas es un nuevo paradigma del mundo moderno el cual es la conexión de varios nodos IoT que contienen </w:t>
      </w:r>
      <w:del w:id="120" w:author="DIANA CAROLINA CANDIA HERRERA" w:date="2023-03-07T10:03:00Z">
        <w:r w:rsidR="007743C4" w:rsidRPr="00BB53D7" w:rsidDel="003D4F76">
          <w:rPr>
            <w:rFonts w:cs="Times New Roman"/>
          </w:rPr>
          <w:delText>integrado sensores</w:delText>
        </w:r>
      </w:del>
      <w:ins w:id="121" w:author="DIANA CAROLINA CANDIA HERRERA" w:date="2023-03-07T10:03:00Z">
        <w:r w:rsidR="003D4F76" w:rsidRPr="00BB53D7">
          <w:rPr>
            <w:rFonts w:cs="Times New Roman"/>
          </w:rPr>
          <w:t>integrados sensores</w:t>
        </w:r>
      </w:ins>
      <w:r w:rsidR="007743C4" w:rsidRPr="00BB53D7">
        <w:rPr>
          <w:rFonts w:cs="Times New Roman"/>
        </w:rPr>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w:t>
      </w:r>
      <w:r w:rsidR="007743C4" w:rsidRPr="00BB53D7">
        <w:rPr>
          <w:rFonts w:cs="Times New Roman"/>
        </w:rPr>
        <w:lastRenderedPageBreak/>
        <w:t>información transmitida desde el sensor al actuador se hace por medio de las puertas de enlace (</w:t>
      </w:r>
      <w:proofErr w:type="spellStart"/>
      <w:r w:rsidR="007743C4" w:rsidRPr="00BB53D7">
        <w:rPr>
          <w:rFonts w:cs="Times New Roman"/>
        </w:rPr>
        <w:t>gateways</w:t>
      </w:r>
      <w:proofErr w:type="spellEnd"/>
      <w:r w:rsidR="007743C4" w:rsidRPr="00BB53D7">
        <w:rPr>
          <w:rFonts w:cs="Times New Roman"/>
        </w:rPr>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Pr>
          <w:rFonts w:cs="Times New Roman"/>
        </w:rPr>
        <w:t xml:space="preserve"> </w:t>
      </w:r>
      <w:sdt>
        <w:sdtPr>
          <w:id w:val="-819186758"/>
          <w:citation/>
        </w:sdtPr>
        <w:sdtContent>
          <w:r w:rsidR="006D3013" w:rsidRPr="00B918F1">
            <w:fldChar w:fldCharType="begin"/>
          </w:r>
          <w:r w:rsidR="006D3013" w:rsidRPr="00B918F1">
            <w:instrText xml:space="preserve"> CITATION Xia12 \l 9226 </w:instrText>
          </w:r>
          <w:r w:rsidR="006D3013" w:rsidRPr="00B918F1">
            <w:fldChar w:fldCharType="separate"/>
          </w:r>
          <w:r w:rsidR="006D3013">
            <w:rPr>
              <w:noProof/>
            </w:rPr>
            <w:t xml:space="preserve"> (Xia, Yang, Wang, &amp; Vinel, 2012)</w:t>
          </w:r>
          <w:r w:rsidR="006D3013" w:rsidRPr="00B918F1">
            <w:fldChar w:fldCharType="end"/>
          </w:r>
        </w:sdtContent>
      </w:sdt>
      <w:sdt>
        <w:sdtPr>
          <w:id w:val="-421101295"/>
          <w:citation/>
        </w:sdtPr>
        <w:sdtContent>
          <w:r w:rsidR="006D3013" w:rsidRPr="00B918F1">
            <w:fldChar w:fldCharType="begin"/>
          </w:r>
          <w:r w:rsidR="006D3013" w:rsidRPr="00B918F1">
            <w:instrText xml:space="preserve">CITATION IoT181 \l 9226 </w:instrText>
          </w:r>
          <w:r w:rsidR="006D3013" w:rsidRPr="00B918F1">
            <w:fldChar w:fldCharType="separate"/>
          </w:r>
          <w:r w:rsidR="006D3013">
            <w:rPr>
              <w:noProof/>
            </w:rPr>
            <w:t xml:space="preserve"> (CambioDigital, 2018)</w:t>
          </w:r>
          <w:r w:rsidR="006D3013" w:rsidRPr="00B918F1">
            <w:fldChar w:fldCharType="end"/>
          </w:r>
        </w:sdtContent>
      </w:sdt>
      <w:r w:rsidR="006D3013" w:rsidRPr="00B918F1">
        <w:t>.</w:t>
      </w:r>
    </w:p>
    <w:p w14:paraId="69769667" w14:textId="2B6ED66F" w:rsidR="0052580A" w:rsidRDefault="0052580A" w:rsidP="0052580A">
      <w:pPr>
        <w:ind w:firstLine="720"/>
      </w:pPr>
      <w:r w:rsidRPr="00C15192">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B53D7" w:rsidRDefault="007743C4" w:rsidP="00AA1CC1">
      <w:pPr>
        <w:ind w:firstLine="720"/>
        <w:rPr>
          <w:rFonts w:cs="Times New Roman"/>
          <w:b/>
          <w:bCs/>
          <w:i/>
          <w:iCs/>
        </w:rPr>
      </w:pPr>
    </w:p>
    <w:p w14:paraId="0701A9B9" w14:textId="777EC16A" w:rsidR="007743C4" w:rsidRPr="00BB53D7" w:rsidRDefault="007743C4" w:rsidP="00AA1CC1">
      <w:pPr>
        <w:rPr>
          <w:rFonts w:cs="Times New Roman"/>
          <w:b/>
          <w:bCs/>
          <w:i/>
          <w:iCs/>
        </w:rPr>
      </w:pPr>
      <w:del w:id="122" w:author="DIANA CAROLINA CANDIA HERRERA" w:date="2023-03-07T10:03:00Z">
        <w:r w:rsidRPr="00BB53D7" w:rsidDel="003D4F76">
          <w:rPr>
            <w:rFonts w:cs="Times New Roman"/>
            <w:b/>
            <w:bCs/>
            <w:i/>
            <w:iCs/>
          </w:rPr>
          <w:delText>Areas</w:delText>
        </w:r>
      </w:del>
      <w:ins w:id="123" w:author="DIANA CAROLINA CANDIA HERRERA" w:date="2023-03-07T10:03:00Z">
        <w:r w:rsidR="003D4F76" w:rsidRPr="00BB53D7">
          <w:rPr>
            <w:rFonts w:cs="Times New Roman"/>
            <w:b/>
            <w:bCs/>
            <w:i/>
            <w:iCs/>
          </w:rPr>
          <w:t>Áreas</w:t>
        </w:r>
      </w:ins>
      <w:r w:rsidRPr="00BB53D7">
        <w:rPr>
          <w:rFonts w:cs="Times New Roman"/>
          <w:b/>
          <w:bCs/>
          <w:i/>
          <w:iCs/>
        </w:rPr>
        <w:t xml:space="preserve"> De Aplicación</w:t>
      </w:r>
    </w:p>
    <w:p w14:paraId="521FE0DB" w14:textId="77777777" w:rsidR="0052580A" w:rsidRDefault="0052580A" w:rsidP="0052580A">
      <w:pPr>
        <w:pStyle w:val="PrrAPA"/>
      </w:pPr>
      <w:r w:rsidRPr="00C15192">
        <w:t>Las redes IoT tienen una amplia gama de áreas de aplicación en diferentes industrias y dominios, algunas de las cuales incluyen</w:t>
      </w:r>
    </w:p>
    <w:p w14:paraId="083FDCCB" w14:textId="77777777" w:rsidR="00AA1CC1" w:rsidRPr="00BB53D7" w:rsidRDefault="00AA1CC1" w:rsidP="00AA1CC1">
      <w:pPr>
        <w:rPr>
          <w:rFonts w:cs="Times New Roman"/>
          <w:b/>
          <w:bCs/>
          <w:i/>
          <w:iCs/>
        </w:rPr>
      </w:pPr>
    </w:p>
    <w:p w14:paraId="456F4C6A" w14:textId="77777777" w:rsidR="0052580A" w:rsidRDefault="0052580A" w:rsidP="0052580A">
      <w:pPr>
        <w:pStyle w:val="PrrAPA"/>
        <w:rPr>
          <w:color w:val="000000" w:themeColor="text1"/>
        </w:rPr>
      </w:pPr>
      <w:r w:rsidRPr="00573335">
        <w:rPr>
          <w:b/>
          <w:bCs/>
          <w:color w:val="000000" w:themeColor="text1"/>
        </w:rPr>
        <w:t>Hogares inteligentes</w:t>
      </w:r>
      <w:r>
        <w:rPr>
          <w:color w:val="000000" w:themeColor="text1"/>
        </w:rPr>
        <w:t>.</w:t>
      </w:r>
    </w:p>
    <w:p w14:paraId="59D3605D" w14:textId="77777777" w:rsidR="0052580A" w:rsidRDefault="0052580A" w:rsidP="0052580A">
      <w:pPr>
        <w:pStyle w:val="PrrAPA"/>
        <w:rPr>
          <w:color w:val="000000" w:themeColor="text1"/>
        </w:rPr>
      </w:pPr>
      <w:r>
        <w:rPr>
          <w:color w:val="000000" w:themeColor="text1"/>
        </w:rPr>
        <w:t>L</w:t>
      </w:r>
      <w:r w:rsidRPr="00C15192">
        <w:rPr>
          <w:color w:val="000000" w:themeColor="text1"/>
        </w:rPr>
        <w:t>as redes IoT se pueden usar para automatizar y controlar electrodomésticos y dispositivos, como termostatos, sistemas de iluminación, cámaras de seguridad y sistemas de entretenimiento.</w:t>
      </w:r>
    </w:p>
    <w:p w14:paraId="1D24B22B" w14:textId="77777777" w:rsidR="0052580A" w:rsidRDefault="0052580A" w:rsidP="0052580A">
      <w:pPr>
        <w:pStyle w:val="PrrAPA"/>
        <w:rPr>
          <w:color w:val="000000" w:themeColor="text1"/>
        </w:rPr>
      </w:pPr>
    </w:p>
    <w:p w14:paraId="23D3E20E" w14:textId="77777777" w:rsidR="0052580A" w:rsidRDefault="0052580A" w:rsidP="0052580A">
      <w:pPr>
        <w:pStyle w:val="PrrAPA"/>
        <w:rPr>
          <w:color w:val="000000" w:themeColor="text1"/>
        </w:rPr>
      </w:pPr>
    </w:p>
    <w:p w14:paraId="1294030A" w14:textId="77777777" w:rsidR="0052580A" w:rsidRDefault="0052580A" w:rsidP="0052580A">
      <w:pPr>
        <w:pStyle w:val="PrrAPA"/>
        <w:rPr>
          <w:color w:val="000000" w:themeColor="text1"/>
        </w:rPr>
      </w:pPr>
    </w:p>
    <w:p w14:paraId="534542D7" w14:textId="77777777" w:rsidR="0052580A" w:rsidRDefault="0052580A" w:rsidP="0052580A">
      <w:pPr>
        <w:pStyle w:val="PrrAPA"/>
        <w:rPr>
          <w:b/>
          <w:bCs/>
          <w:color w:val="000000" w:themeColor="text1"/>
        </w:rPr>
      </w:pPr>
      <w:r w:rsidRPr="00573335">
        <w:rPr>
          <w:b/>
          <w:bCs/>
          <w:color w:val="000000" w:themeColor="text1"/>
        </w:rPr>
        <w:t>Automatización industrial.</w:t>
      </w:r>
    </w:p>
    <w:p w14:paraId="23221264" w14:textId="77777777" w:rsidR="0052580A" w:rsidRDefault="0052580A" w:rsidP="0052580A">
      <w:pPr>
        <w:pStyle w:val="PrrAPA"/>
        <w:rPr>
          <w:color w:val="000000" w:themeColor="text1"/>
        </w:rPr>
      </w:pPr>
      <w:r w:rsidRPr="00573335">
        <w:rPr>
          <w:color w:val="000000" w:themeColor="text1"/>
        </w:rPr>
        <w:t>La</w:t>
      </w:r>
      <w:r w:rsidRPr="00C15192">
        <w:rPr>
          <w:color w:val="000000" w:themeColor="text1"/>
        </w:rPr>
        <w:t>s redes IoT se pueden usar para monitorear y controlar máquinas y equipos en fábricas, almacenes y otros entornos industriales, mejorando la eficiencia y reduciendo el tiempo de inactividad.</w:t>
      </w:r>
    </w:p>
    <w:p w14:paraId="6D284976" w14:textId="77777777" w:rsidR="0052580A" w:rsidRDefault="0052580A" w:rsidP="0052580A">
      <w:pPr>
        <w:pStyle w:val="PrrAPA"/>
        <w:rPr>
          <w:b/>
          <w:bCs/>
          <w:color w:val="000000" w:themeColor="text1"/>
        </w:rPr>
      </w:pPr>
    </w:p>
    <w:p w14:paraId="3D972A7B" w14:textId="77777777" w:rsidR="0052580A" w:rsidRPr="00573335" w:rsidRDefault="0052580A" w:rsidP="0052580A">
      <w:pPr>
        <w:pStyle w:val="PrrAPA"/>
        <w:rPr>
          <w:b/>
          <w:bCs/>
          <w:color w:val="000000" w:themeColor="text1"/>
        </w:rPr>
      </w:pPr>
      <w:r w:rsidRPr="00573335">
        <w:rPr>
          <w:b/>
          <w:bCs/>
          <w:color w:val="000000" w:themeColor="text1"/>
        </w:rPr>
        <w:t>Atención médica.</w:t>
      </w:r>
    </w:p>
    <w:p w14:paraId="6B4578D6" w14:textId="77777777" w:rsidR="0052580A" w:rsidRDefault="0052580A" w:rsidP="0052580A">
      <w:pPr>
        <w:pStyle w:val="PrrAPA"/>
        <w:rPr>
          <w:b/>
          <w:bCs/>
          <w:color w:val="000000" w:themeColor="text1"/>
        </w:rPr>
      </w:pPr>
      <w:r w:rsidRPr="00C15192">
        <w:rPr>
          <w:color w:val="000000" w:themeColor="text1"/>
        </w:rPr>
        <w:t>las redes IoT se pueden usar para monitorear pacientes de forma remota, recopilar datos de salud de dispositivos portátiles y rastrear equipos médicos en hospitales.</w:t>
      </w:r>
    </w:p>
    <w:p w14:paraId="6339A6DF" w14:textId="77777777" w:rsidR="0052580A" w:rsidRPr="00573335" w:rsidRDefault="0052580A" w:rsidP="0052580A">
      <w:pPr>
        <w:pStyle w:val="PrrAPA"/>
        <w:rPr>
          <w:b/>
          <w:bCs/>
          <w:color w:val="000000" w:themeColor="text1"/>
        </w:rPr>
      </w:pPr>
    </w:p>
    <w:p w14:paraId="35C3A00A" w14:textId="77777777" w:rsidR="0052580A" w:rsidRPr="00573335" w:rsidRDefault="0052580A" w:rsidP="0052580A">
      <w:pPr>
        <w:pStyle w:val="PrrAPA"/>
        <w:rPr>
          <w:b/>
          <w:bCs/>
          <w:color w:val="000000" w:themeColor="text1"/>
        </w:rPr>
      </w:pPr>
      <w:r w:rsidRPr="00573335">
        <w:rPr>
          <w:b/>
          <w:bCs/>
          <w:color w:val="000000" w:themeColor="text1"/>
        </w:rPr>
        <w:t xml:space="preserve">Agricultura. </w:t>
      </w:r>
    </w:p>
    <w:p w14:paraId="2CDF701B" w14:textId="77777777" w:rsidR="0052580A" w:rsidRDefault="0052580A" w:rsidP="0052580A">
      <w:pPr>
        <w:pStyle w:val="PrrAPA"/>
        <w:rPr>
          <w:b/>
          <w:bCs/>
          <w:color w:val="000000" w:themeColor="text1"/>
        </w:rPr>
      </w:pPr>
      <w:r>
        <w:rPr>
          <w:color w:val="000000" w:themeColor="text1"/>
        </w:rPr>
        <w:t>L</w:t>
      </w:r>
      <w:r w:rsidRPr="00C15192">
        <w:rPr>
          <w:color w:val="000000" w:themeColor="text1"/>
        </w:rPr>
        <w:t>as redes IoT se pueden usar para monitorear los niveles de humedad del suelo, la temperatura y otros factores ambientales para optimizar el rendimiento de los cultivos y reducir el uso de agua.</w:t>
      </w:r>
    </w:p>
    <w:p w14:paraId="12DC98CC" w14:textId="77777777" w:rsidR="0052580A" w:rsidRDefault="0052580A" w:rsidP="0052580A">
      <w:pPr>
        <w:pStyle w:val="PrrAPA"/>
        <w:rPr>
          <w:b/>
          <w:bCs/>
          <w:color w:val="000000" w:themeColor="text1"/>
        </w:rPr>
      </w:pPr>
    </w:p>
    <w:p w14:paraId="33DE8D8C" w14:textId="77777777" w:rsidR="0052580A" w:rsidRPr="00573335" w:rsidRDefault="0052580A" w:rsidP="0052580A">
      <w:pPr>
        <w:pStyle w:val="PrrAPA"/>
        <w:rPr>
          <w:b/>
          <w:bCs/>
          <w:color w:val="000000" w:themeColor="text1"/>
        </w:rPr>
      </w:pPr>
      <w:r w:rsidRPr="00573335">
        <w:rPr>
          <w:b/>
          <w:bCs/>
          <w:color w:val="000000" w:themeColor="text1"/>
        </w:rPr>
        <w:t>Transporte</w:t>
      </w:r>
      <w:r>
        <w:rPr>
          <w:b/>
          <w:bCs/>
          <w:color w:val="000000" w:themeColor="text1"/>
        </w:rPr>
        <w:t>.</w:t>
      </w:r>
    </w:p>
    <w:p w14:paraId="7BE8F99D" w14:textId="77777777" w:rsidR="0052580A" w:rsidRDefault="0052580A" w:rsidP="0052580A">
      <w:pPr>
        <w:pStyle w:val="PrrAPA"/>
        <w:rPr>
          <w:color w:val="000000" w:themeColor="text1"/>
        </w:rPr>
      </w:pPr>
      <w:r>
        <w:rPr>
          <w:color w:val="000000" w:themeColor="text1"/>
        </w:rPr>
        <w:t>L</w:t>
      </w:r>
      <w:r w:rsidRPr="00C15192">
        <w:rPr>
          <w:color w:val="000000" w:themeColor="text1"/>
        </w:rPr>
        <w:t>as redes IoT se pueden usar para rastrear la ubicación y el estado de los vehículos, monitorear el flujo de tráfico y optimizar las operaciones logísticas.</w:t>
      </w:r>
    </w:p>
    <w:p w14:paraId="33BD005C" w14:textId="77777777" w:rsidR="0052580A" w:rsidRDefault="0052580A" w:rsidP="0052580A">
      <w:pPr>
        <w:pStyle w:val="PrrAPA"/>
        <w:rPr>
          <w:color w:val="000000" w:themeColor="text1"/>
        </w:rPr>
      </w:pPr>
    </w:p>
    <w:p w14:paraId="74C39ADE" w14:textId="77777777" w:rsidR="0052580A" w:rsidRPr="00573335" w:rsidRDefault="0052580A" w:rsidP="0052580A">
      <w:pPr>
        <w:pStyle w:val="PrrAPA"/>
        <w:rPr>
          <w:b/>
          <w:bCs/>
          <w:color w:val="000000" w:themeColor="text1"/>
        </w:rPr>
      </w:pPr>
      <w:r w:rsidRPr="00573335">
        <w:rPr>
          <w:b/>
          <w:bCs/>
          <w:color w:val="000000" w:themeColor="text1"/>
        </w:rPr>
        <w:t>Ciudades inteligentes.</w:t>
      </w:r>
    </w:p>
    <w:p w14:paraId="0F192180" w14:textId="77777777" w:rsidR="0052580A" w:rsidRPr="00C15192" w:rsidRDefault="0052580A" w:rsidP="0052580A">
      <w:pPr>
        <w:pStyle w:val="PrrAPA"/>
        <w:rPr>
          <w:color w:val="000000" w:themeColor="text1"/>
        </w:rPr>
      </w:pPr>
      <w:r>
        <w:rPr>
          <w:color w:val="000000" w:themeColor="text1"/>
        </w:rPr>
        <w:t>L</w:t>
      </w:r>
      <w:r w:rsidRPr="00C15192">
        <w:rPr>
          <w:color w:val="000000" w:themeColor="text1"/>
        </w:rPr>
        <w:t>as redes IoT se pueden usar para monitorear y controlar el alumbrado público, el flujo de tráfico, la gestión de desechos y otros servicios en áreas urbanas.</w:t>
      </w:r>
    </w:p>
    <w:p w14:paraId="5226DFE0" w14:textId="77777777" w:rsidR="0052580A" w:rsidRPr="00C15192" w:rsidRDefault="0052580A" w:rsidP="0052580A">
      <w:pPr>
        <w:pStyle w:val="PrrAPA"/>
        <w:rPr>
          <w:color w:val="000000" w:themeColor="text1"/>
        </w:rPr>
      </w:pPr>
    </w:p>
    <w:p w14:paraId="38676CF1" w14:textId="77777777" w:rsidR="0052580A" w:rsidRPr="00573335" w:rsidRDefault="0052580A" w:rsidP="0052580A">
      <w:pPr>
        <w:pStyle w:val="PrrAPA"/>
        <w:rPr>
          <w:b/>
          <w:bCs/>
          <w:color w:val="000000" w:themeColor="text1"/>
        </w:rPr>
      </w:pPr>
      <w:r w:rsidRPr="00573335">
        <w:rPr>
          <w:b/>
          <w:bCs/>
          <w:color w:val="000000" w:themeColor="text1"/>
        </w:rPr>
        <w:t>Gestión de energía</w:t>
      </w:r>
      <w:r>
        <w:rPr>
          <w:b/>
          <w:bCs/>
          <w:color w:val="000000" w:themeColor="text1"/>
        </w:rPr>
        <w:t>.</w:t>
      </w:r>
    </w:p>
    <w:p w14:paraId="72CB27D9" w14:textId="77777777" w:rsidR="0052580A" w:rsidRPr="00C15192" w:rsidRDefault="0052580A" w:rsidP="0052580A">
      <w:pPr>
        <w:pStyle w:val="PrrAPA"/>
        <w:rPr>
          <w:color w:val="000000" w:themeColor="text1"/>
        </w:rPr>
      </w:pPr>
      <w:r>
        <w:rPr>
          <w:color w:val="000000" w:themeColor="text1"/>
        </w:rPr>
        <w:t>L</w:t>
      </w:r>
      <w:r w:rsidRPr="00C15192">
        <w:rPr>
          <w:color w:val="000000" w:themeColor="text1"/>
        </w:rPr>
        <w:t>as redes IoT se pueden utilizar para monitorear y controlar el consumo de energía en hogares y negocios, lo que ayuda a reducir costos y mejorar la sostenibilidad.</w:t>
      </w:r>
    </w:p>
    <w:p w14:paraId="76C4A8EA" w14:textId="77777777" w:rsidR="0052580A" w:rsidRDefault="0052580A" w:rsidP="0052580A">
      <w:pPr>
        <w:rPr>
          <w:rFonts w:cs="Times New Roman"/>
          <w:b/>
          <w:bCs/>
          <w:i/>
          <w:iCs/>
        </w:rPr>
      </w:pPr>
    </w:p>
    <w:p w14:paraId="7191073A" w14:textId="77777777" w:rsidR="0052580A" w:rsidRDefault="0052580A" w:rsidP="0052580A">
      <w:pPr>
        <w:pStyle w:val="PrrAPA"/>
      </w:pPr>
      <w:r w:rsidRPr="001B5C1C">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Default="00330818" w:rsidP="00AA1CC1">
      <w:pPr>
        <w:rPr>
          <w:rFonts w:cs="Times New Roman"/>
          <w:b/>
          <w:bCs/>
          <w:i/>
          <w:iCs/>
        </w:rPr>
      </w:pPr>
    </w:p>
    <w:p w14:paraId="4E7A12F4" w14:textId="77777777" w:rsidR="00330818" w:rsidRDefault="00330818" w:rsidP="00AA1CC1">
      <w:pPr>
        <w:rPr>
          <w:rFonts w:cs="Times New Roman"/>
          <w:b/>
          <w:bCs/>
          <w:i/>
          <w:iCs/>
        </w:rPr>
      </w:pPr>
    </w:p>
    <w:p w14:paraId="2BE1AC86" w14:textId="7E42082F" w:rsidR="007743C4" w:rsidRDefault="007743C4" w:rsidP="00AA1CC1">
      <w:pPr>
        <w:rPr>
          <w:rFonts w:cs="Times New Roman"/>
          <w:b/>
          <w:bCs/>
          <w:i/>
          <w:iCs/>
        </w:rPr>
      </w:pPr>
      <w:r w:rsidRPr="00BB53D7">
        <w:rPr>
          <w:rFonts w:cs="Times New Roman"/>
          <w:b/>
          <w:bCs/>
          <w:i/>
          <w:iCs/>
        </w:rPr>
        <w:t xml:space="preserve">Beneficios </w:t>
      </w:r>
    </w:p>
    <w:p w14:paraId="4640E6D7" w14:textId="77777777" w:rsidR="0052580A" w:rsidRPr="00BB53D7" w:rsidRDefault="0052580A" w:rsidP="00AA1CC1">
      <w:pPr>
        <w:rPr>
          <w:rFonts w:cs="Times New Roman"/>
          <w:b/>
          <w:bCs/>
          <w:i/>
          <w:iCs/>
        </w:rPr>
      </w:pPr>
    </w:p>
    <w:p w14:paraId="510C5761" w14:textId="77777777" w:rsidR="0052580A" w:rsidRPr="001B5C1C" w:rsidRDefault="0052580A" w:rsidP="0052580A">
      <w:pPr>
        <w:pStyle w:val="PrrAPA"/>
        <w:ind w:firstLine="720"/>
        <w:rPr>
          <w:szCs w:val="22"/>
        </w:rPr>
      </w:pPr>
      <w:r w:rsidRPr="001B5C1C">
        <w:rPr>
          <w:szCs w:val="22"/>
        </w:rPr>
        <w:t xml:space="preserve">La aplicación de IoT es variada y funcional, ya que es versátil para cumplir su objetivo en función de los datos que genera el entorno donde se despliega. Se analiza la red </w:t>
      </w:r>
      <w:r w:rsidRPr="001B5C1C">
        <w:rPr>
          <w:szCs w:val="22"/>
        </w:rPr>
        <w:lastRenderedPageBreak/>
        <w:t>en función de la funcionalidad prevista para cubrir la necesidad deseada (Universidad de Alcalá, 2019).</w:t>
      </w:r>
    </w:p>
    <w:p w14:paraId="61811467" w14:textId="77777777" w:rsidR="0052580A" w:rsidRPr="001B5C1C" w:rsidRDefault="0052580A" w:rsidP="0052580A">
      <w:pPr>
        <w:pStyle w:val="PrrAPA"/>
        <w:ind w:firstLine="720"/>
        <w:rPr>
          <w:szCs w:val="22"/>
        </w:rPr>
      </w:pPr>
    </w:p>
    <w:p w14:paraId="2FF8B066" w14:textId="77777777" w:rsidR="0052580A" w:rsidRPr="001B5C1C" w:rsidRDefault="0052580A" w:rsidP="0052580A">
      <w:pPr>
        <w:pStyle w:val="PrrAPA"/>
        <w:ind w:firstLine="720"/>
        <w:rPr>
          <w:szCs w:val="22"/>
        </w:rPr>
      </w:pPr>
      <w:r w:rsidRPr="001B5C1C">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1B5C1C">
        <w:rPr>
          <w:szCs w:val="22"/>
        </w:rPr>
        <w:t>Industry</w:t>
      </w:r>
      <w:proofErr w:type="spellEnd"/>
      <w:r w:rsidRPr="001B5C1C">
        <w:rPr>
          <w:szCs w:val="22"/>
        </w:rPr>
        <w:t xml:space="preserve"> 4.0 de Deloitte, se muestra que la tecnología IoT brinda información sobre el funcionamiento general del trabajo para analizarlo y realizar mejoras, incluido el monitoreo del estado de las máquinas, el control de calidad, el inventario y otros análisis.</w:t>
      </w:r>
    </w:p>
    <w:p w14:paraId="729411FE" w14:textId="77777777" w:rsidR="0052580A" w:rsidRPr="001B5C1C" w:rsidRDefault="0052580A" w:rsidP="0052580A">
      <w:pPr>
        <w:pStyle w:val="PrrAPA"/>
        <w:ind w:firstLine="720"/>
        <w:rPr>
          <w:szCs w:val="22"/>
        </w:rPr>
      </w:pPr>
    </w:p>
    <w:p w14:paraId="35832E6B" w14:textId="77777777" w:rsidR="0052580A" w:rsidRPr="001B5C1C" w:rsidRDefault="0052580A" w:rsidP="0052580A">
      <w:pPr>
        <w:pStyle w:val="PrrAPA"/>
        <w:ind w:firstLine="720"/>
        <w:rPr>
          <w:szCs w:val="22"/>
        </w:rPr>
      </w:pPr>
      <w:r w:rsidRPr="001B5C1C">
        <w:rPr>
          <w:szCs w:val="22"/>
        </w:rPr>
        <w:t xml:space="preserve">El sector agrícola también se ha beneficiado de la tecnología IoT en forma de Smart </w:t>
      </w:r>
      <w:proofErr w:type="spellStart"/>
      <w:r w:rsidRPr="001B5C1C">
        <w:rPr>
          <w:szCs w:val="22"/>
        </w:rPr>
        <w:t>Agriculture</w:t>
      </w:r>
      <w:proofErr w:type="spellEnd"/>
      <w:r w:rsidRPr="001B5C1C">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B53D7" w:rsidRDefault="00AA1CC1" w:rsidP="00AA1CC1">
      <w:pPr>
        <w:pStyle w:val="PrrAPA"/>
        <w:ind w:firstLine="720"/>
      </w:pPr>
    </w:p>
    <w:p w14:paraId="0F3D9EC2" w14:textId="77777777" w:rsidR="00AA1CC1" w:rsidRPr="00BB53D7" w:rsidRDefault="00AA1CC1" w:rsidP="00AA1CC1">
      <w:pPr>
        <w:rPr>
          <w:rFonts w:cs="Times New Roman"/>
          <w:b/>
          <w:bCs/>
          <w:i/>
          <w:iCs/>
        </w:rPr>
      </w:pPr>
      <w:r w:rsidRPr="00BB53D7">
        <w:rPr>
          <w:rFonts w:cs="Times New Roman"/>
          <w:b/>
          <w:bCs/>
          <w:i/>
          <w:iCs/>
        </w:rPr>
        <w:t xml:space="preserve">Modelos De Referencia </w:t>
      </w:r>
    </w:p>
    <w:p w14:paraId="50EA3CAA" w14:textId="1A878B04" w:rsidR="005814B4" w:rsidRPr="00BB53D7" w:rsidRDefault="00AA1CC1" w:rsidP="005814B4">
      <w:pPr>
        <w:pStyle w:val="PrrAPA"/>
        <w:ind w:firstLine="720"/>
      </w:pPr>
      <w:r w:rsidRPr="00BB53D7">
        <w:t xml:space="preserve">En </w:t>
      </w:r>
      <w:del w:id="124" w:author="DIANA CAROLINA CANDIA HERRERA" w:date="2023-03-07T10:04:00Z">
        <w:r w:rsidRPr="00BB53D7" w:rsidDel="003D4F76">
          <w:delText>el  Modelo</w:delText>
        </w:r>
      </w:del>
      <w:ins w:id="125" w:author="DIANA CAROLINA CANDIA HERRERA" w:date="2023-03-07T10:04:00Z">
        <w:r w:rsidR="003D4F76" w:rsidRPr="00BB53D7">
          <w:t>el Modelo</w:t>
        </w:r>
      </w:ins>
      <w:r w:rsidRPr="00BB53D7">
        <w:t xml:space="preserve"> general de la arquitectura de una red IoT ( Ver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B53D7">
        <w:t>gateways</w:t>
      </w:r>
      <w:proofErr w:type="spellEnd"/>
      <w:r w:rsidRPr="00BB53D7">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w:t>
      </w:r>
      <w:r w:rsidRPr="00BB53D7">
        <w:lastRenderedPageBreak/>
        <w:t>cual almacena toda esta información para ser procesada y con su posterior análisis de los datos, estar lista para la aplicación en las “cosas”</w:t>
      </w:r>
      <w:r w:rsidR="00330818">
        <w:t xml:space="preserve"> </w:t>
      </w:r>
      <w:sdt>
        <w:sdtPr>
          <w:id w:val="2131350113"/>
          <w:citation/>
        </w:sdtPr>
        <w:sdtContent>
          <w:r w:rsidR="00330818" w:rsidRPr="00330818">
            <w:fldChar w:fldCharType="begin"/>
          </w:r>
          <w:r w:rsidR="00330818" w:rsidRPr="00330818">
            <w:instrText xml:space="preserve"> CITATION Cre18 \l 9226 </w:instrText>
          </w:r>
          <w:r w:rsidR="00330818" w:rsidRPr="00330818">
            <w:fldChar w:fldCharType="separate"/>
          </w:r>
          <w:r w:rsidR="00330818" w:rsidRPr="00330818">
            <w:rPr>
              <w:noProof/>
            </w:rPr>
            <w:t xml:space="preserve"> (Crespo Moreno, 2018)</w:t>
          </w:r>
          <w:r w:rsidR="00330818" w:rsidRPr="00330818">
            <w:fldChar w:fldCharType="end"/>
          </w:r>
        </w:sdtContent>
      </w:sdt>
      <w:r w:rsidR="00330818" w:rsidRPr="00330818">
        <w:t>.</w:t>
      </w:r>
    </w:p>
    <w:p w14:paraId="20B4375B" w14:textId="3CBC69BD" w:rsidR="005814B4" w:rsidRPr="00BB53D7" w:rsidRDefault="005814B4" w:rsidP="005814B4">
      <w:pPr>
        <w:pStyle w:val="PrrAPA"/>
        <w:ind w:firstLine="0"/>
      </w:pPr>
    </w:p>
    <w:p w14:paraId="23313CAC" w14:textId="752F0FF3" w:rsidR="005814B4" w:rsidRPr="00BB53D7" w:rsidRDefault="005814B4" w:rsidP="005814B4">
      <w:pPr>
        <w:pStyle w:val="PrrAPA"/>
        <w:ind w:firstLine="0"/>
        <w:rPr>
          <w:b/>
          <w:bCs/>
        </w:rPr>
      </w:pPr>
      <w:r w:rsidRPr="00BB53D7">
        <w:rPr>
          <w:b/>
          <w:bCs/>
        </w:rPr>
        <w:t>Figura 2.</w:t>
      </w:r>
    </w:p>
    <w:p w14:paraId="064F076E" w14:textId="430FAE8E" w:rsidR="005814B4" w:rsidRPr="00BB53D7" w:rsidRDefault="005814B4" w:rsidP="005814B4">
      <w:pPr>
        <w:pStyle w:val="Descripcin"/>
        <w:rPr>
          <w:rFonts w:cs="Times New Roman"/>
        </w:rPr>
      </w:pPr>
      <w:r w:rsidRPr="00BB53D7">
        <w:rPr>
          <w:rFonts w:cs="Times New Roman"/>
        </w:rPr>
        <w:t>Modelo general de la arquitectura de una red IoT</w:t>
      </w:r>
    </w:p>
    <w:p w14:paraId="4BA85806" w14:textId="5F342246" w:rsidR="005814B4" w:rsidRDefault="005814B4" w:rsidP="005814B4">
      <w:pPr>
        <w:rPr>
          <w:ins w:id="126" w:author="Camilo Andrés Díaz Gómez" w:date="2023-03-12T18:23:00Z"/>
          <w:rFonts w:cs="Times New Roman"/>
        </w:rPr>
      </w:pPr>
      <w:r w:rsidRPr="00BB53D7">
        <w:rPr>
          <w:rFonts w:cs="Times New Roman"/>
          <w:noProof/>
        </w:rPr>
        <w:drawing>
          <wp:inline distT="0" distB="0" distL="0" distR="0" wp14:anchorId="19364266" wp14:editId="519DF1E2">
            <wp:extent cx="5486400" cy="3071973"/>
            <wp:effectExtent l="0" t="0" r="0" b="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5007B7C7" w14:textId="573E4E6D" w:rsidR="00EF7707" w:rsidRPr="00925111" w:rsidRDefault="00EF7707" w:rsidP="00EF7707">
      <w:pPr>
        <w:rPr>
          <w:ins w:id="127" w:author="Camilo Andrés Díaz Gómez" w:date="2023-03-12T18:23:00Z"/>
          <w:rFonts w:cs="Times New Roman"/>
          <w:i/>
          <w:iCs/>
          <w:szCs w:val="24"/>
        </w:rPr>
      </w:pPr>
      <w:ins w:id="128" w:author="Camilo Andrés Díaz Gómez" w:date="2023-03-12T18:23:00Z">
        <w:r>
          <w:rPr>
            <w:rFonts w:cs="Times New Roman"/>
            <w:i/>
            <w:iCs/>
            <w:szCs w:val="24"/>
          </w:rPr>
          <w:t>Elaboración propia</w:t>
        </w:r>
      </w:ins>
    </w:p>
    <w:p w14:paraId="6E13BA55" w14:textId="77777777" w:rsidR="00EF7707" w:rsidRPr="00BB53D7" w:rsidRDefault="00EF7707" w:rsidP="005814B4">
      <w:pPr>
        <w:rPr>
          <w:rFonts w:cs="Times New Roman"/>
        </w:rPr>
      </w:pPr>
    </w:p>
    <w:p w14:paraId="2983E38D" w14:textId="77777777" w:rsidR="005814B4" w:rsidRPr="00BB53D7" w:rsidRDefault="005814B4" w:rsidP="005814B4">
      <w:pPr>
        <w:pStyle w:val="PrrAPA"/>
        <w:ind w:firstLine="0"/>
        <w:rPr>
          <w:b/>
          <w:bCs/>
          <w:i/>
          <w:iCs/>
        </w:rPr>
      </w:pPr>
    </w:p>
    <w:p w14:paraId="29FE5940" w14:textId="36ED3C5F" w:rsidR="00B048F9" w:rsidRPr="00BB53D7" w:rsidRDefault="005814B4" w:rsidP="00996369">
      <w:pPr>
        <w:rPr>
          <w:rFonts w:cs="Times New Roman"/>
          <w:b/>
          <w:bCs/>
          <w:i/>
          <w:iCs/>
        </w:rPr>
      </w:pPr>
      <w:r w:rsidRPr="00BB53D7">
        <w:rPr>
          <w:rFonts w:cs="Times New Roman"/>
          <w:b/>
          <w:bCs/>
          <w:i/>
          <w:iCs/>
        </w:rPr>
        <w:t xml:space="preserve">Protocolos </w:t>
      </w:r>
    </w:p>
    <w:p w14:paraId="7B8327F2" w14:textId="5243FA6A" w:rsidR="005814B4" w:rsidRPr="00BB53D7" w:rsidRDefault="005814B4" w:rsidP="005814B4">
      <w:pPr>
        <w:pStyle w:val="PrrAPA"/>
      </w:pPr>
      <w:r w:rsidRPr="00BB53D7">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B53D7" w:rsidRDefault="005814B4" w:rsidP="005814B4">
      <w:pPr>
        <w:pStyle w:val="PrrAPA"/>
      </w:pPr>
    </w:p>
    <w:p w14:paraId="62A23D46" w14:textId="77777777" w:rsidR="00BB53D7" w:rsidRPr="00BB53D7" w:rsidRDefault="00BB53D7" w:rsidP="005814B4">
      <w:pPr>
        <w:ind w:firstLine="720"/>
        <w:rPr>
          <w:rFonts w:cs="Times New Roman"/>
          <w:b/>
          <w:bCs/>
          <w:i/>
          <w:iCs/>
        </w:rPr>
      </w:pPr>
    </w:p>
    <w:p w14:paraId="4631DCA8" w14:textId="43AD18EE" w:rsidR="005814B4" w:rsidRPr="00BB53D7" w:rsidRDefault="005814B4" w:rsidP="005814B4">
      <w:pPr>
        <w:ind w:firstLine="720"/>
        <w:rPr>
          <w:rFonts w:cs="Times New Roman"/>
          <w:b/>
          <w:bCs/>
          <w:i/>
          <w:iCs/>
        </w:rPr>
      </w:pPr>
      <w:r w:rsidRPr="00704945">
        <w:rPr>
          <w:rFonts w:cs="Times New Roman"/>
          <w:b/>
          <w:bCs/>
        </w:rPr>
        <w:lastRenderedPageBreak/>
        <w:t>Tipos de Protocolos IoT</w:t>
      </w:r>
      <w:r w:rsidRPr="00BB53D7">
        <w:rPr>
          <w:rFonts w:cs="Times New Roman"/>
          <w:b/>
          <w:bCs/>
          <w:i/>
          <w:iCs/>
        </w:rPr>
        <w:t>.</w:t>
      </w:r>
    </w:p>
    <w:p w14:paraId="7472AC80" w14:textId="77777777" w:rsidR="0052580A" w:rsidRDefault="0052580A" w:rsidP="0052580A">
      <w:pPr>
        <w:pStyle w:val="PrrAPA"/>
      </w:pPr>
      <w:r w:rsidRPr="001B5C1C">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B53D7" w:rsidRDefault="005814B4" w:rsidP="005814B4">
      <w:pPr>
        <w:rPr>
          <w:rFonts w:cs="Times New Roman"/>
        </w:rPr>
      </w:pPr>
    </w:p>
    <w:p w14:paraId="08358F61" w14:textId="77777777" w:rsidR="005814B4" w:rsidRPr="00704945" w:rsidRDefault="005814B4" w:rsidP="005814B4">
      <w:pPr>
        <w:spacing w:after="160"/>
        <w:ind w:firstLine="720"/>
        <w:rPr>
          <w:rFonts w:cs="Times New Roman"/>
          <w:b/>
          <w:bCs/>
          <w:szCs w:val="24"/>
        </w:rPr>
      </w:pPr>
      <w:r w:rsidRPr="00704945">
        <w:rPr>
          <w:rFonts w:cs="Times New Roman"/>
          <w:b/>
          <w:bCs/>
          <w:szCs w:val="24"/>
        </w:rPr>
        <w:t>Protocolos de acceso de red.</w:t>
      </w:r>
    </w:p>
    <w:p w14:paraId="385F1897" w14:textId="77777777" w:rsidR="0052580A" w:rsidRDefault="0052580A" w:rsidP="005814B4">
      <w:pPr>
        <w:spacing w:after="160"/>
        <w:ind w:firstLine="720"/>
        <w:rPr>
          <w:rFonts w:cs="Times New Roman"/>
          <w:b/>
          <w:bCs/>
          <w:i/>
          <w:iCs/>
          <w:szCs w:val="24"/>
        </w:rPr>
      </w:pPr>
      <w:r w:rsidRPr="001B5C1C">
        <w:rPr>
          <w:rFonts w:cs="Times New Roman"/>
          <w:color w:val="000000" w:themeColor="text1"/>
          <w:szCs w:val="24"/>
        </w:rPr>
        <w:t xml:space="preserve">Se utilizan en la capa inferior para permitir la conexión de dispositivos, que se puede realizar a través de </w:t>
      </w:r>
      <w:proofErr w:type="spellStart"/>
      <w:r w:rsidRPr="001B5C1C">
        <w:rPr>
          <w:rFonts w:cs="Times New Roman"/>
          <w:color w:val="000000" w:themeColor="text1"/>
          <w:szCs w:val="24"/>
        </w:rPr>
        <w:t>Wi</w:t>
      </w:r>
      <w:proofErr w:type="spellEnd"/>
      <w:r w:rsidRPr="001B5C1C">
        <w:rPr>
          <w:rFonts w:cs="Times New Roman"/>
          <w:color w:val="000000" w:themeColor="text1"/>
          <w:szCs w:val="24"/>
        </w:rPr>
        <w:t xml:space="preserve">-Fi, Ethernet, 3G, 4G, 5G, </w:t>
      </w:r>
      <w:proofErr w:type="spellStart"/>
      <w:r w:rsidRPr="001B5C1C">
        <w:rPr>
          <w:rFonts w:cs="Times New Roman"/>
          <w:color w:val="000000" w:themeColor="text1"/>
          <w:szCs w:val="24"/>
        </w:rPr>
        <w:t>etc</w:t>
      </w:r>
      <w:proofErr w:type="spellEnd"/>
      <w:r w:rsidRPr="00BB53D7">
        <w:rPr>
          <w:rFonts w:cs="Times New Roman"/>
          <w:b/>
          <w:bCs/>
          <w:i/>
          <w:iCs/>
          <w:szCs w:val="24"/>
        </w:rPr>
        <w:t xml:space="preserve"> </w:t>
      </w:r>
    </w:p>
    <w:p w14:paraId="51B9CD01" w14:textId="40EF5365" w:rsidR="005814B4" w:rsidRPr="00704945" w:rsidRDefault="005814B4" w:rsidP="005814B4">
      <w:pPr>
        <w:spacing w:after="160"/>
        <w:ind w:firstLine="720"/>
        <w:rPr>
          <w:rFonts w:cs="Times New Roman"/>
          <w:b/>
          <w:bCs/>
          <w:szCs w:val="24"/>
        </w:rPr>
      </w:pPr>
      <w:r w:rsidRPr="00704945">
        <w:rPr>
          <w:rFonts w:cs="Times New Roman"/>
          <w:b/>
          <w:bCs/>
          <w:szCs w:val="24"/>
        </w:rPr>
        <w:t>Protocolos de transmisión.</w:t>
      </w:r>
    </w:p>
    <w:p w14:paraId="63768F2D" w14:textId="77777777" w:rsidR="0052580A" w:rsidRDefault="005814B4" w:rsidP="0052580A">
      <w:pPr>
        <w:spacing w:after="160"/>
        <w:ind w:firstLine="720"/>
        <w:rPr>
          <w:rFonts w:cs="Times New Roman"/>
          <w:color w:val="000000" w:themeColor="text1"/>
          <w:szCs w:val="24"/>
        </w:rPr>
      </w:pPr>
      <w:r w:rsidRPr="00BB53D7">
        <w:rPr>
          <w:rFonts w:cs="Times New Roman"/>
          <w:szCs w:val="24"/>
        </w:rPr>
        <w:t xml:space="preserve"> </w:t>
      </w:r>
      <w:r w:rsidR="0052580A" w:rsidRPr="001B5C1C">
        <w:rPr>
          <w:rFonts w:cs="Times New Roman"/>
          <w:color w:val="000000" w:themeColor="text1"/>
          <w:szCs w:val="24"/>
        </w:rPr>
        <w:t>Utilizados en la transmisión de datos, que codifica la información enviada a través de las redes.</w:t>
      </w:r>
    </w:p>
    <w:p w14:paraId="49019BE4" w14:textId="77777777" w:rsidR="0052580A" w:rsidRDefault="0052580A" w:rsidP="0052580A">
      <w:pPr>
        <w:spacing w:after="160"/>
        <w:ind w:firstLine="720"/>
        <w:rPr>
          <w:rFonts w:cs="Times New Roman"/>
          <w:color w:val="000000" w:themeColor="text1"/>
          <w:szCs w:val="24"/>
        </w:rPr>
      </w:pPr>
      <w:r w:rsidRPr="001B5C1C">
        <w:rPr>
          <w:rFonts w:cs="Times New Roman"/>
          <w:color w:val="000000" w:themeColor="text1"/>
          <w:szCs w:val="24"/>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p>
    <w:p w14:paraId="33DF0F1A" w14:textId="0F533236" w:rsidR="0052580A" w:rsidRPr="00704945" w:rsidRDefault="0052580A" w:rsidP="0052580A">
      <w:pPr>
        <w:spacing w:after="160"/>
        <w:ind w:firstLine="720"/>
        <w:rPr>
          <w:rFonts w:cs="Times New Roman"/>
          <w:b/>
          <w:bCs/>
          <w:i/>
          <w:iCs/>
          <w:color w:val="000000" w:themeColor="text1"/>
          <w:szCs w:val="24"/>
        </w:rPr>
      </w:pPr>
      <w:r w:rsidRPr="00704945">
        <w:rPr>
          <w:rFonts w:cs="Times New Roman"/>
          <w:b/>
          <w:bCs/>
          <w:i/>
          <w:iCs/>
          <w:color w:val="000000" w:themeColor="text1"/>
          <w:szCs w:val="24"/>
        </w:rPr>
        <w:t xml:space="preserve">MQTT (Transporte de telemetría de </w:t>
      </w:r>
      <w:proofErr w:type="spellStart"/>
      <w:r w:rsidRPr="00704945">
        <w:rPr>
          <w:rFonts w:cs="Times New Roman"/>
          <w:b/>
          <w:bCs/>
          <w:i/>
          <w:iCs/>
          <w:color w:val="000000" w:themeColor="text1"/>
          <w:szCs w:val="24"/>
        </w:rPr>
        <w:t>Message</w:t>
      </w:r>
      <w:proofErr w:type="spellEnd"/>
      <w:r w:rsidRPr="00704945">
        <w:rPr>
          <w:rFonts w:cs="Times New Roman"/>
          <w:b/>
          <w:bCs/>
          <w:i/>
          <w:iCs/>
          <w:color w:val="000000" w:themeColor="text1"/>
          <w:szCs w:val="24"/>
        </w:rPr>
        <w:t xml:space="preserve"> </w:t>
      </w:r>
      <w:proofErr w:type="spellStart"/>
      <w:r w:rsidRPr="00704945">
        <w:rPr>
          <w:rFonts w:cs="Times New Roman"/>
          <w:b/>
          <w:bCs/>
          <w:i/>
          <w:iCs/>
          <w:color w:val="000000" w:themeColor="text1"/>
          <w:szCs w:val="24"/>
        </w:rPr>
        <w:t>Queue</w:t>
      </w:r>
      <w:proofErr w:type="spellEnd"/>
      <w:r w:rsidRPr="00704945">
        <w:rPr>
          <w:rFonts w:cs="Times New Roman"/>
          <w:b/>
          <w:bCs/>
          <w:i/>
          <w:iCs/>
          <w:color w:val="000000" w:themeColor="text1"/>
          <w:szCs w:val="24"/>
        </w:rPr>
        <w:t xml:space="preserve"> Server).</w:t>
      </w:r>
    </w:p>
    <w:p w14:paraId="0657DA06" w14:textId="1A74C292" w:rsidR="0052580A" w:rsidRDefault="00704945" w:rsidP="0052580A">
      <w:pPr>
        <w:spacing w:after="160"/>
        <w:ind w:firstLine="720"/>
        <w:rPr>
          <w:rFonts w:cs="Times New Roman"/>
          <w:color w:val="000000" w:themeColor="text1"/>
          <w:szCs w:val="24"/>
        </w:rPr>
      </w:pPr>
      <w:r>
        <w:rPr>
          <w:rFonts w:cs="Times New Roman"/>
          <w:color w:val="000000" w:themeColor="text1"/>
          <w:szCs w:val="24"/>
        </w:rPr>
        <w:t>E</w:t>
      </w:r>
      <w:r w:rsidR="0052580A" w:rsidRPr="0052580A">
        <w:rPr>
          <w:rFonts w:cs="Times New Roman"/>
          <w:color w:val="000000" w:themeColor="text1"/>
          <w:szCs w:val="24"/>
        </w:rPr>
        <w:t>ste protocolo se usa ampliamente en aplicaciones IoT por su baja sobrecarga y distribución eficiente de mensajes. Está diseñado para aplicaciones con redes de bajo ancho de banda y alta latencia.</w:t>
      </w:r>
    </w:p>
    <w:p w14:paraId="28A07E53" w14:textId="77777777" w:rsidR="0052580A" w:rsidRDefault="0052580A" w:rsidP="0052580A">
      <w:pPr>
        <w:spacing w:after="160"/>
        <w:ind w:firstLine="720"/>
        <w:rPr>
          <w:rFonts w:cs="Times New Roman"/>
          <w:color w:val="000000" w:themeColor="text1"/>
          <w:szCs w:val="24"/>
        </w:rPr>
      </w:pPr>
    </w:p>
    <w:p w14:paraId="2FCDDE71" w14:textId="77777777" w:rsidR="0052580A" w:rsidRPr="00704945" w:rsidRDefault="0052580A" w:rsidP="0052580A">
      <w:pPr>
        <w:spacing w:after="160"/>
        <w:ind w:firstLine="720"/>
        <w:rPr>
          <w:rFonts w:cs="Times New Roman"/>
          <w:b/>
          <w:bCs/>
          <w:i/>
          <w:iCs/>
          <w:color w:val="000000" w:themeColor="text1"/>
          <w:szCs w:val="24"/>
        </w:rPr>
      </w:pPr>
      <w:proofErr w:type="spellStart"/>
      <w:r w:rsidRPr="00704945">
        <w:rPr>
          <w:rFonts w:cs="Times New Roman"/>
          <w:b/>
          <w:bCs/>
          <w:i/>
          <w:iCs/>
          <w:color w:val="000000" w:themeColor="text1"/>
          <w:szCs w:val="24"/>
        </w:rPr>
        <w:t>CoAP</w:t>
      </w:r>
      <w:proofErr w:type="spellEnd"/>
      <w:r w:rsidRPr="00704945">
        <w:rPr>
          <w:rFonts w:cs="Times New Roman"/>
          <w:b/>
          <w:bCs/>
          <w:i/>
          <w:iCs/>
          <w:color w:val="000000" w:themeColor="text1"/>
          <w:szCs w:val="24"/>
        </w:rPr>
        <w:t xml:space="preserve"> (Protocolo de aplicación restringida).</w:t>
      </w:r>
    </w:p>
    <w:p w14:paraId="2EC62F65" w14:textId="77777777" w:rsidR="0052580A" w:rsidRDefault="0052580A" w:rsidP="0052580A">
      <w:pPr>
        <w:spacing w:after="160"/>
        <w:ind w:firstLine="720"/>
        <w:rPr>
          <w:rFonts w:cs="Times New Roman"/>
          <w:color w:val="000000" w:themeColor="text1"/>
          <w:szCs w:val="24"/>
        </w:rPr>
      </w:pPr>
      <w:r>
        <w:rPr>
          <w:rFonts w:cs="Times New Roman"/>
          <w:color w:val="000000" w:themeColor="text1"/>
          <w:szCs w:val="24"/>
        </w:rPr>
        <w:t>E</w:t>
      </w:r>
      <w:r w:rsidRPr="0052580A">
        <w:rPr>
          <w:rFonts w:cs="Times New Roman"/>
          <w:color w:val="000000" w:themeColor="text1"/>
          <w:szCs w:val="24"/>
        </w:rPr>
        <w:t>ste protocolo está diseñado para dispositivos y redes con recursos limitados, y se utiliza para transferir datos entre dispositivos.</w:t>
      </w:r>
    </w:p>
    <w:p w14:paraId="6DA4FD58" w14:textId="7F079EEF" w:rsidR="0052580A" w:rsidRPr="00704945" w:rsidRDefault="0052580A" w:rsidP="0052580A">
      <w:pPr>
        <w:spacing w:after="160"/>
        <w:ind w:firstLine="720"/>
        <w:rPr>
          <w:rFonts w:cs="Times New Roman"/>
          <w:b/>
          <w:bCs/>
          <w:i/>
          <w:iCs/>
          <w:color w:val="000000" w:themeColor="text1"/>
          <w:szCs w:val="24"/>
        </w:rPr>
      </w:pPr>
      <w:r w:rsidRPr="00704945">
        <w:rPr>
          <w:rFonts w:cs="Times New Roman"/>
          <w:b/>
          <w:bCs/>
          <w:i/>
          <w:iCs/>
          <w:color w:val="000000" w:themeColor="text1"/>
          <w:szCs w:val="24"/>
        </w:rPr>
        <w:t>HTTP (Protocolo de transferencia de hipertexto).</w:t>
      </w:r>
    </w:p>
    <w:p w14:paraId="3A3F5566" w14:textId="328D04FF" w:rsidR="0052580A" w:rsidRDefault="0052580A" w:rsidP="0052580A">
      <w:pPr>
        <w:spacing w:after="160"/>
        <w:ind w:firstLine="720"/>
        <w:rPr>
          <w:rFonts w:cs="Times New Roman"/>
          <w:color w:val="000000" w:themeColor="text1"/>
          <w:szCs w:val="24"/>
        </w:rPr>
      </w:pPr>
      <w:r>
        <w:rPr>
          <w:rFonts w:cs="Times New Roman"/>
          <w:color w:val="000000" w:themeColor="text1"/>
          <w:szCs w:val="24"/>
        </w:rPr>
        <w:lastRenderedPageBreak/>
        <w:t>A</w:t>
      </w:r>
      <w:r w:rsidRPr="0052580A">
        <w:rPr>
          <w:rFonts w:cs="Times New Roman"/>
          <w:color w:val="000000" w:themeColor="text1"/>
          <w:szCs w:val="24"/>
        </w:rPr>
        <w:t>unque originalmente se diseñó para la web, HTTP se usa en aplicaciones de IoT por su amplio soporte, compatibilidad y facilidad de uso.</w:t>
      </w:r>
    </w:p>
    <w:p w14:paraId="67057304" w14:textId="77777777" w:rsidR="0052580A" w:rsidRDefault="0052580A" w:rsidP="0052580A">
      <w:pPr>
        <w:spacing w:after="160"/>
        <w:ind w:firstLine="720"/>
        <w:rPr>
          <w:rFonts w:cs="Times New Roman"/>
          <w:color w:val="000000" w:themeColor="text1"/>
          <w:szCs w:val="24"/>
        </w:rPr>
      </w:pPr>
    </w:p>
    <w:p w14:paraId="796A5EC2" w14:textId="00C22188" w:rsidR="0052580A" w:rsidRPr="00704945" w:rsidRDefault="0052580A" w:rsidP="0052580A">
      <w:pPr>
        <w:spacing w:after="160"/>
        <w:ind w:firstLine="720"/>
        <w:rPr>
          <w:rFonts w:cs="Times New Roman"/>
          <w:b/>
          <w:bCs/>
          <w:i/>
          <w:iCs/>
          <w:color w:val="000000" w:themeColor="text1"/>
          <w:szCs w:val="24"/>
        </w:rPr>
      </w:pPr>
      <w:r w:rsidRPr="00704945">
        <w:rPr>
          <w:rFonts w:cs="Times New Roman"/>
          <w:b/>
          <w:bCs/>
          <w:i/>
          <w:iCs/>
          <w:color w:val="000000" w:themeColor="text1"/>
          <w:szCs w:val="24"/>
        </w:rPr>
        <w:t>DDS (servicio de distribución de datos).</w:t>
      </w:r>
    </w:p>
    <w:p w14:paraId="7198AC9C" w14:textId="77777777" w:rsidR="0052580A" w:rsidRDefault="0052580A" w:rsidP="0052580A">
      <w:pPr>
        <w:spacing w:after="160"/>
        <w:ind w:firstLine="720"/>
        <w:rPr>
          <w:rFonts w:cs="Times New Roman"/>
          <w:color w:val="000000" w:themeColor="text1"/>
          <w:szCs w:val="24"/>
        </w:rPr>
      </w:pPr>
      <w:r w:rsidRPr="0052580A">
        <w:rPr>
          <w:rFonts w:cs="Times New Roman"/>
          <w:color w:val="000000" w:themeColor="text1"/>
          <w:szCs w:val="24"/>
        </w:rPr>
        <w:t>DDS es un protocolo de mensajería de publicación/suscripción en tiempo real utilizado para sistemas centrados en datos como IoT.</w:t>
      </w:r>
    </w:p>
    <w:p w14:paraId="1E55D454" w14:textId="77777777" w:rsidR="0052580A" w:rsidRPr="00704945" w:rsidRDefault="0052580A" w:rsidP="0052580A">
      <w:pPr>
        <w:spacing w:after="160"/>
        <w:ind w:firstLine="720"/>
        <w:rPr>
          <w:rFonts w:cs="Times New Roman"/>
          <w:b/>
          <w:bCs/>
          <w:i/>
          <w:iCs/>
          <w:color w:val="000000" w:themeColor="text1"/>
          <w:szCs w:val="24"/>
        </w:rPr>
      </w:pPr>
      <w:r w:rsidRPr="00704945">
        <w:rPr>
          <w:rFonts w:cs="Times New Roman"/>
          <w:b/>
          <w:bCs/>
          <w:i/>
          <w:iCs/>
          <w:color w:val="000000" w:themeColor="text1"/>
          <w:szCs w:val="24"/>
        </w:rPr>
        <w:t xml:space="preserve">AMQP (Protocolo de cola de mensajes avanzado). </w:t>
      </w:r>
    </w:p>
    <w:p w14:paraId="5BC9958D" w14:textId="77777777" w:rsidR="0052580A" w:rsidRDefault="0052580A" w:rsidP="0052580A">
      <w:pPr>
        <w:spacing w:after="160"/>
        <w:ind w:firstLine="720"/>
        <w:rPr>
          <w:rFonts w:cs="Times New Roman"/>
          <w:color w:val="000000" w:themeColor="text1"/>
          <w:szCs w:val="24"/>
        </w:rPr>
      </w:pPr>
      <w:r>
        <w:rPr>
          <w:rFonts w:cs="Times New Roman"/>
          <w:color w:val="000000" w:themeColor="text1"/>
          <w:szCs w:val="24"/>
        </w:rPr>
        <w:t>Es</w:t>
      </w:r>
      <w:r w:rsidRPr="0052580A">
        <w:rPr>
          <w:rFonts w:cs="Times New Roman"/>
          <w:color w:val="000000" w:themeColor="text1"/>
          <w:szCs w:val="24"/>
        </w:rPr>
        <w:t>te protocolo está diseñado para la entrega confiable de mensajes y admite múltiples patrones de mensajería.</w:t>
      </w:r>
    </w:p>
    <w:p w14:paraId="0DA5EFB9" w14:textId="77777777" w:rsidR="00616790" w:rsidRPr="00704945" w:rsidRDefault="0052580A" w:rsidP="0052580A">
      <w:pPr>
        <w:spacing w:after="160"/>
        <w:ind w:firstLine="720"/>
        <w:rPr>
          <w:rFonts w:cs="Times New Roman"/>
          <w:i/>
          <w:iCs/>
          <w:color w:val="000000" w:themeColor="text1"/>
          <w:szCs w:val="24"/>
        </w:rPr>
      </w:pPr>
      <w:r w:rsidRPr="00704945">
        <w:rPr>
          <w:rFonts w:cs="Times New Roman"/>
          <w:b/>
          <w:bCs/>
          <w:i/>
          <w:iCs/>
          <w:color w:val="000000" w:themeColor="text1"/>
          <w:szCs w:val="24"/>
        </w:rPr>
        <w:t>ZigBee</w:t>
      </w:r>
      <w:r w:rsidR="00616790" w:rsidRPr="00704945">
        <w:rPr>
          <w:rFonts w:cs="Times New Roman"/>
          <w:i/>
          <w:iCs/>
          <w:color w:val="000000" w:themeColor="text1"/>
          <w:szCs w:val="24"/>
        </w:rPr>
        <w:t>.</w:t>
      </w:r>
    </w:p>
    <w:p w14:paraId="601E8F98" w14:textId="77777777" w:rsidR="00616790" w:rsidRDefault="00616790" w:rsidP="00616790">
      <w:pPr>
        <w:spacing w:after="160"/>
        <w:ind w:firstLine="720"/>
        <w:rPr>
          <w:rFonts w:cs="Times New Roman"/>
          <w:color w:val="000000" w:themeColor="text1"/>
          <w:szCs w:val="24"/>
        </w:rPr>
      </w:pPr>
      <w:r>
        <w:rPr>
          <w:rFonts w:cs="Times New Roman"/>
          <w:color w:val="000000" w:themeColor="text1"/>
          <w:szCs w:val="24"/>
        </w:rPr>
        <w:t>E</w:t>
      </w:r>
      <w:r w:rsidR="0052580A" w:rsidRPr="0052580A">
        <w:rPr>
          <w:rFonts w:cs="Times New Roman"/>
          <w:color w:val="000000" w:themeColor="text1"/>
          <w:szCs w:val="24"/>
        </w:rPr>
        <w:t>ste protocolo se utiliza en redes inalámbricas de baja potencia y está diseñado para aplicaciones con velocidades de datos bajas y un número limitado de dispositivos.</w:t>
      </w:r>
    </w:p>
    <w:p w14:paraId="2091563F" w14:textId="77777777" w:rsidR="00616790" w:rsidRPr="00704945" w:rsidRDefault="0052580A" w:rsidP="00616790">
      <w:pPr>
        <w:spacing w:after="160"/>
        <w:ind w:firstLine="720"/>
        <w:rPr>
          <w:rFonts w:cs="Times New Roman"/>
          <w:b/>
          <w:bCs/>
          <w:i/>
          <w:iCs/>
          <w:color w:val="000000" w:themeColor="text1"/>
          <w:szCs w:val="24"/>
        </w:rPr>
      </w:pPr>
      <w:proofErr w:type="spellStart"/>
      <w:r w:rsidRPr="00704945">
        <w:rPr>
          <w:rFonts w:cs="Times New Roman"/>
          <w:b/>
          <w:bCs/>
          <w:i/>
          <w:iCs/>
          <w:color w:val="000000" w:themeColor="text1"/>
          <w:szCs w:val="24"/>
        </w:rPr>
        <w:t>LoRaWAN</w:t>
      </w:r>
      <w:proofErr w:type="spellEnd"/>
      <w:r w:rsidRPr="00704945">
        <w:rPr>
          <w:rFonts w:cs="Times New Roman"/>
          <w:b/>
          <w:bCs/>
          <w:i/>
          <w:iCs/>
          <w:color w:val="000000" w:themeColor="text1"/>
          <w:szCs w:val="24"/>
        </w:rPr>
        <w:t xml:space="preserve"> (red de área amplia de largo alcance)</w:t>
      </w:r>
      <w:r w:rsidR="00616790" w:rsidRPr="00704945">
        <w:rPr>
          <w:rFonts w:cs="Times New Roman"/>
          <w:b/>
          <w:bCs/>
          <w:i/>
          <w:iCs/>
          <w:color w:val="000000" w:themeColor="text1"/>
          <w:szCs w:val="24"/>
        </w:rPr>
        <w:t>.</w:t>
      </w:r>
    </w:p>
    <w:p w14:paraId="4B803FB6" w14:textId="02A660B8" w:rsidR="0052580A" w:rsidRPr="00616790" w:rsidRDefault="00616790" w:rsidP="00616790">
      <w:pPr>
        <w:spacing w:after="160"/>
        <w:ind w:firstLine="720"/>
        <w:rPr>
          <w:rFonts w:cs="Times New Roman"/>
          <w:color w:val="000000" w:themeColor="text1"/>
          <w:szCs w:val="24"/>
        </w:rPr>
      </w:pPr>
      <w:r>
        <w:rPr>
          <w:rFonts w:cs="Times New Roman"/>
          <w:color w:val="000000" w:themeColor="text1"/>
          <w:szCs w:val="24"/>
        </w:rPr>
        <w:t>E</w:t>
      </w:r>
      <w:r w:rsidR="0052580A" w:rsidRPr="00616790">
        <w:rPr>
          <w:rFonts w:cs="Times New Roman"/>
          <w:color w:val="000000" w:themeColor="text1"/>
          <w:szCs w:val="24"/>
        </w:rPr>
        <w:t>ste protocolo se utiliza en aplicaciones IoT que requieren comunicación de largo alcance, como las aplicaciones de ciudades inteligentes.</w:t>
      </w:r>
    </w:p>
    <w:p w14:paraId="324C4CE1" w14:textId="77777777" w:rsidR="00616790" w:rsidRDefault="00616790" w:rsidP="005814B4">
      <w:pPr>
        <w:spacing w:after="160"/>
        <w:rPr>
          <w:rFonts w:cs="Times New Roman"/>
          <w:b/>
          <w:bCs/>
          <w:i/>
          <w:iCs/>
          <w:szCs w:val="24"/>
        </w:rPr>
      </w:pPr>
    </w:p>
    <w:p w14:paraId="74020873" w14:textId="0046AC4A" w:rsidR="005814B4" w:rsidRPr="00BB53D7" w:rsidRDefault="005814B4" w:rsidP="005814B4">
      <w:pPr>
        <w:spacing w:after="160"/>
        <w:rPr>
          <w:rFonts w:cs="Times New Roman"/>
          <w:b/>
          <w:bCs/>
          <w:i/>
          <w:iCs/>
          <w:szCs w:val="24"/>
        </w:rPr>
      </w:pPr>
      <w:r w:rsidRPr="00BB53D7">
        <w:rPr>
          <w:rFonts w:cs="Times New Roman"/>
          <w:b/>
          <w:bCs/>
          <w:i/>
          <w:iCs/>
          <w:szCs w:val="24"/>
        </w:rPr>
        <w:t xml:space="preserve">Dispositivos </w:t>
      </w:r>
    </w:p>
    <w:p w14:paraId="07E516C3" w14:textId="77777777" w:rsidR="005814B4" w:rsidRPr="00BB53D7" w:rsidRDefault="005814B4" w:rsidP="005814B4">
      <w:pPr>
        <w:pStyle w:val="PrrAPA"/>
      </w:pPr>
      <w:r w:rsidRPr="00BB53D7">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B53D7" w:rsidRDefault="005814B4" w:rsidP="005814B4">
      <w:pPr>
        <w:spacing w:after="160"/>
        <w:rPr>
          <w:rFonts w:cs="Times New Roman"/>
          <w:b/>
          <w:bCs/>
          <w:szCs w:val="24"/>
        </w:rPr>
      </w:pPr>
    </w:p>
    <w:p w14:paraId="6873222D" w14:textId="27CA7C23" w:rsidR="005814B4" w:rsidRPr="00BB53D7" w:rsidRDefault="005814B4" w:rsidP="005814B4">
      <w:pPr>
        <w:spacing w:after="160"/>
        <w:rPr>
          <w:rFonts w:cs="Times New Roman"/>
          <w:b/>
          <w:bCs/>
          <w:i/>
          <w:iCs/>
          <w:szCs w:val="24"/>
        </w:rPr>
      </w:pPr>
      <w:r w:rsidRPr="00BB53D7">
        <w:rPr>
          <w:rFonts w:cs="Times New Roman"/>
          <w:b/>
          <w:bCs/>
          <w:i/>
          <w:iCs/>
          <w:szCs w:val="24"/>
        </w:rPr>
        <w:t xml:space="preserve">Sensores </w:t>
      </w:r>
    </w:p>
    <w:p w14:paraId="664A0F65" w14:textId="3B3D44DA" w:rsidR="005814B4" w:rsidRPr="00BB53D7" w:rsidRDefault="005814B4" w:rsidP="005814B4">
      <w:pPr>
        <w:pStyle w:val="PrrAPA"/>
      </w:pPr>
      <w:r w:rsidRPr="00BB53D7">
        <w:lastRenderedPageBreak/>
        <w:t xml:space="preserve">Los sensores son los dispositivos que recogen la información del ambiente en donde se encuentra funcionando o responden a una salida de un sistema, detectando así los cambios que ocurren, de esta manera, por medio de los </w:t>
      </w:r>
      <w:del w:id="129" w:author="DIANA CAROLINA CANDIA HERRERA" w:date="2023-03-07T10:05:00Z">
        <w:r w:rsidRPr="00BB53D7" w:rsidDel="003D4F76">
          <w:delText>gateways</w:delText>
        </w:r>
      </w:del>
      <w:ins w:id="130" w:author="DIANA CAROLINA CANDIA HERRERA" w:date="2023-03-07T10:05:00Z">
        <w:r w:rsidR="003D4F76" w:rsidRPr="00BB53D7">
          <w:t>Gateway</w:t>
        </w:r>
      </w:ins>
      <w:r w:rsidRPr="00BB53D7">
        <w:t xml:space="preserve"> es enviada toda la información para luego ser procesada y analizada en la red.</w:t>
      </w:r>
    </w:p>
    <w:p w14:paraId="1E09211C" w14:textId="051585F8" w:rsidR="005814B4" w:rsidRPr="00BB53D7" w:rsidRDefault="005814B4" w:rsidP="005814B4">
      <w:pPr>
        <w:spacing w:after="160"/>
        <w:rPr>
          <w:rFonts w:cs="Times New Roman"/>
          <w:b/>
          <w:bCs/>
          <w:i/>
          <w:iCs/>
          <w:szCs w:val="24"/>
        </w:rPr>
      </w:pPr>
    </w:p>
    <w:p w14:paraId="12E3F7CB" w14:textId="77777777" w:rsidR="005814B4" w:rsidRPr="00BB53D7" w:rsidRDefault="005814B4" w:rsidP="005814B4">
      <w:pPr>
        <w:spacing w:after="160"/>
        <w:rPr>
          <w:rFonts w:cs="Times New Roman"/>
          <w:b/>
          <w:bCs/>
          <w:i/>
          <w:iCs/>
          <w:szCs w:val="24"/>
        </w:rPr>
      </w:pPr>
      <w:r w:rsidRPr="00BB53D7">
        <w:rPr>
          <w:rFonts w:cs="Times New Roman"/>
          <w:b/>
          <w:bCs/>
          <w:i/>
          <w:iCs/>
          <w:szCs w:val="24"/>
        </w:rPr>
        <w:t xml:space="preserve">Actuadores </w:t>
      </w:r>
    </w:p>
    <w:p w14:paraId="0CEAD1EC" w14:textId="77777777" w:rsidR="005814B4" w:rsidRPr="00BB53D7" w:rsidRDefault="005814B4" w:rsidP="005814B4">
      <w:pPr>
        <w:pStyle w:val="PrrAPA"/>
      </w:pPr>
      <w:r w:rsidRPr="00BB53D7">
        <w:t xml:space="preserve">Los actuadores son los dispositivos que reciben o responden a la información producida por los sensores y analizada en la red, todo esto por medio de los </w:t>
      </w:r>
      <w:proofErr w:type="spellStart"/>
      <w:r w:rsidRPr="00BB53D7">
        <w:t>gateways</w:t>
      </w:r>
      <w:proofErr w:type="spellEnd"/>
      <w:r w:rsidRPr="00BB53D7">
        <w:t>, para posteriormente por medio de la aplicación de control, funcionar dependiendo de la situación que en el que esté funcionando.</w:t>
      </w:r>
    </w:p>
    <w:p w14:paraId="2783F957" w14:textId="77777777" w:rsidR="005814B4" w:rsidRPr="00BB53D7" w:rsidRDefault="005814B4" w:rsidP="005814B4">
      <w:pPr>
        <w:pStyle w:val="PrrAPA"/>
      </w:pPr>
    </w:p>
    <w:p w14:paraId="0D0157B3" w14:textId="735AC478" w:rsidR="005814B4" w:rsidRDefault="005814B4" w:rsidP="005814B4">
      <w:pPr>
        <w:pStyle w:val="PrrAPA"/>
      </w:pPr>
      <w:r w:rsidRPr="00BB53D7">
        <w:t xml:space="preserve">Por ejemplo, como se podrá observar en la </w:t>
      </w:r>
      <w:r w:rsidRPr="00BB53D7">
        <w:fldChar w:fldCharType="begin"/>
      </w:r>
      <w:r w:rsidRPr="00BB53D7">
        <w:instrText xml:space="preserve"> REF _Ref101119213 \h  \* MERGEFORMAT </w:instrText>
      </w:r>
      <w:r w:rsidRPr="00BB53D7">
        <w:fldChar w:fldCharType="separate"/>
      </w:r>
      <w:r w:rsidR="00616790">
        <w:t>Figura</w:t>
      </w:r>
      <w:r w:rsidRPr="00BB53D7">
        <w:t xml:space="preserve"> </w:t>
      </w:r>
      <w:r w:rsidRPr="00BB53D7">
        <w:rPr>
          <w:noProof/>
        </w:rPr>
        <w:t>3</w:t>
      </w:r>
      <w:r w:rsidRPr="00BB53D7">
        <w:t xml:space="preserve"> Funcionamiento de actuadores </w:t>
      </w:r>
      <w:proofErr w:type="spellStart"/>
      <w:r w:rsidRPr="00BB53D7">
        <w:t>IoT</w:t>
      </w:r>
      <w:proofErr w:type="spellEnd"/>
      <w:r w:rsidRPr="00BB53D7">
        <w:fldChar w:fldCharType="end"/>
      </w:r>
      <w:r w:rsidRPr="00BB53D7">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17F9C8AD" w:rsidR="00616790" w:rsidRDefault="00616790" w:rsidP="005814B4">
      <w:pPr>
        <w:pStyle w:val="PrrAPA"/>
      </w:pPr>
    </w:p>
    <w:p w14:paraId="649441F4" w14:textId="26B314D2" w:rsidR="00704945" w:rsidRDefault="00704945" w:rsidP="005814B4">
      <w:pPr>
        <w:pStyle w:val="PrrAPA"/>
      </w:pPr>
    </w:p>
    <w:p w14:paraId="3F327456" w14:textId="0DA5DBFD" w:rsidR="00704945" w:rsidRDefault="00704945" w:rsidP="005814B4">
      <w:pPr>
        <w:pStyle w:val="PrrAPA"/>
      </w:pPr>
    </w:p>
    <w:p w14:paraId="2EF53D19" w14:textId="1135A6CD" w:rsidR="00704945" w:rsidRDefault="00704945" w:rsidP="005814B4">
      <w:pPr>
        <w:pStyle w:val="PrrAPA"/>
      </w:pPr>
    </w:p>
    <w:p w14:paraId="524CBB39" w14:textId="64B74EC0" w:rsidR="00704945" w:rsidRDefault="00704945" w:rsidP="005814B4">
      <w:pPr>
        <w:pStyle w:val="PrrAPA"/>
      </w:pPr>
    </w:p>
    <w:p w14:paraId="6754FBCE" w14:textId="424D08CB" w:rsidR="00704945" w:rsidRDefault="00704945" w:rsidP="005814B4">
      <w:pPr>
        <w:pStyle w:val="PrrAPA"/>
      </w:pPr>
    </w:p>
    <w:p w14:paraId="2057305C" w14:textId="4BE70061" w:rsidR="00704945" w:rsidRDefault="00704945" w:rsidP="005814B4">
      <w:pPr>
        <w:pStyle w:val="PrrAPA"/>
      </w:pPr>
    </w:p>
    <w:p w14:paraId="78066399" w14:textId="2827E709" w:rsidR="00704945" w:rsidRDefault="00704945" w:rsidP="005814B4">
      <w:pPr>
        <w:pStyle w:val="PrrAPA"/>
      </w:pPr>
    </w:p>
    <w:p w14:paraId="1DD700E4" w14:textId="5C49DC48" w:rsidR="00704945" w:rsidRDefault="00704945" w:rsidP="005814B4">
      <w:pPr>
        <w:pStyle w:val="PrrAPA"/>
      </w:pPr>
    </w:p>
    <w:p w14:paraId="18948B81" w14:textId="15B88312" w:rsidR="00704945" w:rsidRDefault="00704945" w:rsidP="005814B4">
      <w:pPr>
        <w:pStyle w:val="PrrAPA"/>
      </w:pPr>
    </w:p>
    <w:p w14:paraId="62890DA6" w14:textId="3EDD776A" w:rsidR="00704945" w:rsidRDefault="00704945" w:rsidP="005814B4">
      <w:pPr>
        <w:pStyle w:val="PrrAPA"/>
      </w:pPr>
    </w:p>
    <w:p w14:paraId="513AFCBE" w14:textId="77777777" w:rsidR="00704945" w:rsidRDefault="00704945" w:rsidP="005814B4">
      <w:pPr>
        <w:pStyle w:val="PrrAPA"/>
      </w:pPr>
    </w:p>
    <w:p w14:paraId="123E8231" w14:textId="67A2B4F6" w:rsidR="005814B4" w:rsidRPr="00BB53D7" w:rsidRDefault="005814B4" w:rsidP="005814B4">
      <w:pPr>
        <w:pStyle w:val="PrrAPA"/>
        <w:ind w:firstLine="0"/>
        <w:rPr>
          <w:b/>
          <w:bCs/>
        </w:rPr>
      </w:pPr>
      <w:r w:rsidRPr="00BB53D7">
        <w:rPr>
          <w:b/>
          <w:bCs/>
        </w:rPr>
        <w:t>Figura 3.</w:t>
      </w:r>
    </w:p>
    <w:p w14:paraId="2385D031" w14:textId="643E70D3" w:rsidR="005814B4" w:rsidRPr="00BB53D7" w:rsidRDefault="005814B4" w:rsidP="005814B4">
      <w:pPr>
        <w:pStyle w:val="Descripcin"/>
        <w:rPr>
          <w:rFonts w:cs="Times New Roman"/>
        </w:rPr>
      </w:pPr>
      <w:r w:rsidRPr="00BB53D7">
        <w:rPr>
          <w:rFonts w:cs="Times New Roman"/>
        </w:rPr>
        <w:t>Funcionamiento de actuadores IoT</w:t>
      </w:r>
    </w:p>
    <w:p w14:paraId="45D66167" w14:textId="4A7B329B" w:rsidR="005814B4" w:rsidRPr="00BB53D7" w:rsidRDefault="00787DED" w:rsidP="005814B4">
      <w:pPr>
        <w:pStyle w:val="PrrAPA"/>
      </w:pPr>
      <w:r w:rsidRPr="00BB53D7">
        <w:rPr>
          <w:noProof/>
        </w:rPr>
        <w:lastRenderedPageBreak/>
        <w:drawing>
          <wp:anchor distT="0" distB="0" distL="114300" distR="114300" simplePos="0" relativeHeight="251661824" behindDoc="0" locked="0" layoutInCell="1" allowOverlap="1" wp14:anchorId="1F7616EC" wp14:editId="5C27B167">
            <wp:simplePos x="0" y="0"/>
            <wp:positionH relativeFrom="margin">
              <wp:align>left</wp:align>
            </wp:positionH>
            <wp:positionV relativeFrom="paragraph">
              <wp:posOffset>207595</wp:posOffset>
            </wp:positionV>
            <wp:extent cx="6061548" cy="3408219"/>
            <wp:effectExtent l="0" t="0" r="0" b="1905"/>
            <wp:wrapSquare wrapText="bothSides"/>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61548" cy="3408219"/>
                    </a:xfrm>
                    <a:prstGeom prst="rect">
                      <a:avLst/>
                    </a:prstGeom>
                  </pic:spPr>
                </pic:pic>
              </a:graphicData>
            </a:graphic>
          </wp:anchor>
        </w:drawing>
      </w:r>
    </w:p>
    <w:p w14:paraId="2C96DE65" w14:textId="0A70DCCC" w:rsidR="00EF7707" w:rsidRDefault="00EF7707" w:rsidP="00EF7707">
      <w:pPr>
        <w:rPr>
          <w:ins w:id="131" w:author="Camilo Andrés Díaz Gómez" w:date="2023-03-12T18:23:00Z"/>
          <w:rFonts w:cs="Times New Roman"/>
          <w:i/>
          <w:iCs/>
          <w:szCs w:val="24"/>
        </w:rPr>
      </w:pPr>
      <w:ins w:id="132" w:author="Camilo Andrés Díaz Gómez" w:date="2023-03-12T18:23:00Z">
        <w:r>
          <w:rPr>
            <w:rFonts w:cs="Times New Roman"/>
            <w:i/>
            <w:iCs/>
            <w:szCs w:val="24"/>
          </w:rPr>
          <w:t>Elaboración propia.</w:t>
        </w:r>
      </w:ins>
    </w:p>
    <w:p w14:paraId="26D32AFE" w14:textId="77777777" w:rsidR="00EF7707" w:rsidRPr="00925111" w:rsidRDefault="00EF7707" w:rsidP="00EF7707">
      <w:pPr>
        <w:rPr>
          <w:ins w:id="133" w:author="Camilo Andrés Díaz Gómez" w:date="2023-03-12T18:23:00Z"/>
          <w:rFonts w:cs="Times New Roman"/>
          <w:i/>
          <w:iCs/>
          <w:szCs w:val="24"/>
        </w:rPr>
      </w:pPr>
    </w:p>
    <w:p w14:paraId="1A9E94AD" w14:textId="56F01B94" w:rsidR="005814B4" w:rsidRDefault="005814B4" w:rsidP="005814B4">
      <w:pPr>
        <w:rPr>
          <w:rFonts w:cs="Times New Roman"/>
          <w:b/>
          <w:bCs/>
          <w:i/>
          <w:iCs/>
        </w:rPr>
      </w:pPr>
      <w:r w:rsidRPr="00BB53D7">
        <w:rPr>
          <w:rFonts w:cs="Times New Roman"/>
          <w:b/>
          <w:bCs/>
          <w:i/>
          <w:iCs/>
        </w:rPr>
        <w:t>Gateway</w:t>
      </w:r>
    </w:p>
    <w:p w14:paraId="545EEEF5" w14:textId="77777777" w:rsidR="00616790" w:rsidRPr="00BB53D7" w:rsidRDefault="00616790" w:rsidP="005814B4">
      <w:pPr>
        <w:rPr>
          <w:rFonts w:cs="Times New Roman"/>
          <w:b/>
          <w:bCs/>
          <w:i/>
          <w:iCs/>
        </w:rPr>
      </w:pPr>
    </w:p>
    <w:p w14:paraId="50BA7DA6" w14:textId="2F4AB5F1" w:rsidR="005814B4" w:rsidRDefault="005814B4" w:rsidP="005814B4">
      <w:pPr>
        <w:pStyle w:val="PrrAPA"/>
      </w:pPr>
      <w:r w:rsidRPr="00BB53D7">
        <w:t xml:space="preserve">Los </w:t>
      </w:r>
      <w:proofErr w:type="spellStart"/>
      <w:r w:rsidRPr="00BB53D7">
        <w:t>gateways</w:t>
      </w:r>
      <w:proofErr w:type="spellEnd"/>
      <w:r w:rsidRPr="00BB53D7">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B53D7">
            <w:fldChar w:fldCharType="begin"/>
          </w:r>
          <w:r w:rsidRPr="00BB53D7">
            <w:instrText xml:space="preserve"> CITATION Cre18 \l 9226 </w:instrText>
          </w:r>
          <w:r w:rsidRPr="00BB53D7">
            <w:fldChar w:fldCharType="separate"/>
          </w:r>
          <w:r w:rsidRPr="00BB53D7">
            <w:rPr>
              <w:noProof/>
            </w:rPr>
            <w:t>(Crespo Moreno, 2018)</w:t>
          </w:r>
          <w:r w:rsidRPr="00BB53D7">
            <w:fldChar w:fldCharType="end"/>
          </w:r>
        </w:sdtContent>
      </w:sdt>
      <w:r w:rsidRPr="00BB53D7">
        <w:t>.</w:t>
      </w:r>
    </w:p>
    <w:p w14:paraId="6032A8E1" w14:textId="77777777" w:rsidR="00616790" w:rsidRDefault="00616790" w:rsidP="005814B4">
      <w:pPr>
        <w:pStyle w:val="PrrAPA"/>
      </w:pPr>
    </w:p>
    <w:p w14:paraId="7CA17C84" w14:textId="1285A0C6" w:rsidR="00616790" w:rsidRDefault="00616790" w:rsidP="00616790">
      <w:pPr>
        <w:rPr>
          <w:rFonts w:cs="Times New Roman"/>
          <w:b/>
          <w:bCs/>
          <w:i/>
          <w:iCs/>
        </w:rPr>
      </w:pPr>
      <w:r w:rsidRPr="003A651E">
        <w:rPr>
          <w:rFonts w:cs="Times New Roman"/>
          <w:b/>
          <w:bCs/>
          <w:i/>
          <w:iCs/>
        </w:rPr>
        <w:t>Teléfonos inteligentes y tablets</w:t>
      </w:r>
    </w:p>
    <w:p w14:paraId="2B758806" w14:textId="77777777" w:rsidR="00616790" w:rsidRPr="003A651E" w:rsidRDefault="00616790" w:rsidP="00616790">
      <w:pPr>
        <w:rPr>
          <w:rFonts w:cs="Times New Roman"/>
          <w:b/>
          <w:bCs/>
          <w:i/>
          <w:iCs/>
        </w:rPr>
      </w:pPr>
    </w:p>
    <w:p w14:paraId="5A32BF53" w14:textId="77777777" w:rsidR="00616790" w:rsidRPr="003A651E" w:rsidRDefault="00616790" w:rsidP="00616790">
      <w:pPr>
        <w:pStyle w:val="PrrAPA"/>
      </w:pPr>
      <w:r w:rsidRPr="003A651E">
        <w:t>Estos dispositivos se pueden usar para controlar y monitorear dispositivos IoT de forma remota.</w:t>
      </w:r>
    </w:p>
    <w:p w14:paraId="67E2B83A" w14:textId="77777777" w:rsidR="00616790" w:rsidRPr="00B40B00" w:rsidRDefault="00616790" w:rsidP="00616790">
      <w:pPr>
        <w:pStyle w:val="PrrAPA"/>
        <w:ind w:left="708"/>
        <w:rPr>
          <w:color w:val="5B9BD5" w:themeColor="accent5"/>
        </w:rPr>
      </w:pPr>
    </w:p>
    <w:p w14:paraId="7FC28A8B" w14:textId="77777777" w:rsidR="00616790" w:rsidRPr="003A651E" w:rsidRDefault="00616790" w:rsidP="00616790">
      <w:pPr>
        <w:rPr>
          <w:rFonts w:cs="Times New Roman"/>
          <w:b/>
          <w:bCs/>
          <w:i/>
          <w:iCs/>
        </w:rPr>
      </w:pPr>
      <w:r w:rsidRPr="003A651E">
        <w:rPr>
          <w:rFonts w:cs="Times New Roman"/>
          <w:b/>
          <w:bCs/>
          <w:i/>
          <w:iCs/>
        </w:rPr>
        <w:t>Wearables</w:t>
      </w:r>
    </w:p>
    <w:p w14:paraId="6549F1E7" w14:textId="77777777" w:rsidR="00616790" w:rsidRPr="003A651E" w:rsidRDefault="00616790" w:rsidP="00616790">
      <w:pPr>
        <w:pStyle w:val="PrrAPA"/>
      </w:pPr>
      <w:r w:rsidRPr="003A651E">
        <w:lastRenderedPageBreak/>
        <w:t>Estos dispositivos, como relojes inteligentes y rastreadores de actividad física, recopilan y transmiten datos sobre la actividad física y la salud de un usuario.</w:t>
      </w:r>
    </w:p>
    <w:p w14:paraId="60D20B0D" w14:textId="77777777" w:rsidR="00616790" w:rsidRPr="00B40B00" w:rsidRDefault="00616790" w:rsidP="00616790">
      <w:pPr>
        <w:pStyle w:val="PrrAPA"/>
        <w:ind w:left="708"/>
        <w:rPr>
          <w:color w:val="5B9BD5" w:themeColor="accent5"/>
        </w:rPr>
      </w:pPr>
    </w:p>
    <w:p w14:paraId="74FECD48" w14:textId="77777777" w:rsidR="00616790" w:rsidRPr="003A651E" w:rsidRDefault="00616790" w:rsidP="00616790">
      <w:pPr>
        <w:rPr>
          <w:rFonts w:cs="Times New Roman"/>
          <w:b/>
          <w:bCs/>
          <w:i/>
          <w:iCs/>
        </w:rPr>
      </w:pPr>
      <w:r w:rsidRPr="003A651E">
        <w:rPr>
          <w:rFonts w:cs="Times New Roman"/>
          <w:b/>
          <w:bCs/>
          <w:i/>
          <w:iCs/>
        </w:rPr>
        <w:t>Electrodomésticos inteligentes</w:t>
      </w:r>
    </w:p>
    <w:p w14:paraId="6E164202" w14:textId="77777777" w:rsidR="00616790" w:rsidRPr="003A651E" w:rsidRDefault="00616790" w:rsidP="00616790">
      <w:pPr>
        <w:pStyle w:val="PrrAPA"/>
      </w:pPr>
      <w:r w:rsidRPr="003A651E">
        <w:t>Estos dispositivos, como termostatos y refrigeradores inteligentes, se pueden controlar y monitorear de forma remota a través de un teléfono inteligente o una tableta.</w:t>
      </w:r>
    </w:p>
    <w:p w14:paraId="66EF347F" w14:textId="77777777" w:rsidR="00616790" w:rsidRPr="00B40B00" w:rsidRDefault="00616790" w:rsidP="00616790">
      <w:pPr>
        <w:pStyle w:val="PrrAPA"/>
        <w:ind w:left="708"/>
        <w:rPr>
          <w:color w:val="5B9BD5" w:themeColor="accent5"/>
        </w:rPr>
      </w:pPr>
    </w:p>
    <w:p w14:paraId="01BDCA07" w14:textId="77777777" w:rsidR="00616790" w:rsidRPr="003A651E" w:rsidRDefault="00616790" w:rsidP="00616790">
      <w:pPr>
        <w:rPr>
          <w:rFonts w:cs="Times New Roman"/>
          <w:b/>
          <w:bCs/>
          <w:i/>
          <w:iCs/>
        </w:rPr>
      </w:pPr>
      <w:r w:rsidRPr="003A651E">
        <w:rPr>
          <w:rFonts w:cs="Times New Roman"/>
          <w:b/>
          <w:bCs/>
          <w:i/>
          <w:iCs/>
        </w:rPr>
        <w:t>Sistemas integrados</w:t>
      </w:r>
    </w:p>
    <w:p w14:paraId="68FC1282" w14:textId="77777777" w:rsidR="00616790" w:rsidRPr="003A651E" w:rsidRDefault="00616790" w:rsidP="00616790">
      <w:pPr>
        <w:pStyle w:val="PrrAPA"/>
      </w:pPr>
      <w:r w:rsidRPr="003A651E">
        <w:t>Estos son sistemas informáticos especializados que están integrados en otros dispositivos, como automóviles o sistemas de seguridad para el hogar, para permitir la funcionalidad de IoT.</w:t>
      </w:r>
    </w:p>
    <w:p w14:paraId="61EDD8C2" w14:textId="77777777" w:rsidR="00616790" w:rsidRPr="00BB53D7" w:rsidRDefault="00616790" w:rsidP="005814B4">
      <w:pPr>
        <w:pStyle w:val="PrrAPA"/>
      </w:pPr>
    </w:p>
    <w:p w14:paraId="259B3B20" w14:textId="4F380C99" w:rsidR="005814B4" w:rsidRPr="00BB53D7" w:rsidRDefault="005814B4" w:rsidP="005814B4">
      <w:pPr>
        <w:pStyle w:val="PrrAPA"/>
        <w:ind w:firstLine="0"/>
        <w:rPr>
          <w:b/>
          <w:bCs/>
        </w:rPr>
      </w:pPr>
    </w:p>
    <w:p w14:paraId="3448187C" w14:textId="1E9BEF3F" w:rsidR="005814B4" w:rsidRPr="00BB53D7" w:rsidRDefault="00B40FCE" w:rsidP="005814B4">
      <w:pPr>
        <w:pStyle w:val="PrrAPA"/>
        <w:ind w:firstLine="0"/>
        <w:rPr>
          <w:b/>
          <w:bCs/>
        </w:rPr>
      </w:pPr>
      <w:r w:rsidRPr="00BB53D7">
        <w:rPr>
          <w:b/>
          <w:bCs/>
        </w:rPr>
        <w:t>Plataformas IoT</w:t>
      </w:r>
    </w:p>
    <w:p w14:paraId="39646E27" w14:textId="3D314933" w:rsidR="00B40FCE" w:rsidRPr="00BB53D7" w:rsidRDefault="00B40FCE" w:rsidP="00B40FCE">
      <w:pPr>
        <w:pStyle w:val="PrrAPA"/>
      </w:pPr>
      <w:r w:rsidRPr="00BB53D7">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 </w:t>
      </w:r>
      <w:sdt>
        <w:sdtPr>
          <w:id w:val="387076818"/>
          <w:citation/>
        </w:sdtPr>
        <w:sdtContent>
          <w:r w:rsidRPr="00BB53D7">
            <w:fldChar w:fldCharType="begin"/>
          </w:r>
          <w:r w:rsidRPr="00BB53D7">
            <w:instrText xml:space="preserve"> CITATION Sis17 \l 9226 </w:instrText>
          </w:r>
          <w:r w:rsidRPr="00BB53D7">
            <w:fldChar w:fldCharType="separate"/>
          </w:r>
          <w:r w:rsidRPr="00BB53D7">
            <w:rPr>
              <w:noProof/>
            </w:rPr>
            <w:t>(Quiñones Cuenca, González Jaramillo, Torres, &amp; Miguel , 2017)</w:t>
          </w:r>
          <w:r w:rsidRPr="00BB53D7">
            <w:fldChar w:fldCharType="end"/>
          </w:r>
        </w:sdtContent>
      </w:sdt>
      <w:r w:rsidRPr="00BB53D7">
        <w:t>.</w:t>
      </w:r>
    </w:p>
    <w:p w14:paraId="26D1F9C7" w14:textId="60680F5F" w:rsidR="00B40FCE" w:rsidRPr="00BB53D7" w:rsidRDefault="00B40FCE" w:rsidP="00B40FCE">
      <w:pPr>
        <w:pStyle w:val="PrrAPA"/>
        <w:ind w:firstLine="0"/>
      </w:pPr>
    </w:p>
    <w:p w14:paraId="1322A5AD" w14:textId="769D18A0" w:rsidR="00B40FCE" w:rsidRPr="00BB53D7" w:rsidRDefault="00B40FCE" w:rsidP="00B40FCE">
      <w:pPr>
        <w:pStyle w:val="PrrAPA"/>
        <w:ind w:firstLine="0"/>
        <w:rPr>
          <w:b/>
          <w:bCs/>
          <w:i/>
          <w:iCs/>
        </w:rPr>
      </w:pPr>
      <w:r w:rsidRPr="00BB53D7">
        <w:rPr>
          <w:b/>
          <w:bCs/>
          <w:i/>
          <w:iCs/>
        </w:rPr>
        <w:t xml:space="preserve">Analítica De Datos </w:t>
      </w:r>
    </w:p>
    <w:p w14:paraId="4AE0F26B" w14:textId="77777777" w:rsidR="00B40FCE" w:rsidRPr="00BB53D7" w:rsidRDefault="00B40FCE" w:rsidP="00B40FCE">
      <w:pPr>
        <w:pStyle w:val="PrrAPA"/>
      </w:pPr>
      <w:r w:rsidRPr="00BB53D7">
        <w:t>La analítica de datos es el uso de la información que se puede obtener de manera digital, con el propósito de extraer la mejor información para poder tomar las mejores decisiones</w:t>
      </w:r>
      <w:sdt>
        <w:sdtPr>
          <w:id w:val="1268816355"/>
          <w:citation/>
        </w:sdtPr>
        <w:sdtContent>
          <w:r w:rsidRPr="00BB53D7">
            <w:fldChar w:fldCharType="begin"/>
          </w:r>
          <w:r w:rsidRPr="00BB53D7">
            <w:instrText xml:space="preserve"> CITATION Gib12 \l 9226 </w:instrText>
          </w:r>
          <w:r w:rsidRPr="00BB53D7">
            <w:fldChar w:fldCharType="separate"/>
          </w:r>
          <w:r w:rsidRPr="00BB53D7">
            <w:rPr>
              <w:noProof/>
            </w:rPr>
            <w:t xml:space="preserve"> (Gibbs, 2012)</w:t>
          </w:r>
          <w:r w:rsidRPr="00BB53D7">
            <w:fldChar w:fldCharType="end"/>
          </w:r>
        </w:sdtContent>
      </w:sdt>
      <w:r w:rsidRPr="00BB53D7">
        <w:t>; varios autores vinculan la analítica con el manejo de variables con el uso de algoritmos.</w:t>
      </w:r>
    </w:p>
    <w:p w14:paraId="32C0D062" w14:textId="77777777" w:rsidR="00B40FCE" w:rsidRPr="00BB53D7" w:rsidRDefault="00B40FCE" w:rsidP="00B40FCE">
      <w:pPr>
        <w:pStyle w:val="PrrAPA"/>
        <w:rPr>
          <w:b/>
        </w:rPr>
      </w:pPr>
    </w:p>
    <w:p w14:paraId="1C044D76" w14:textId="71B6A2B3" w:rsidR="00B40FCE" w:rsidRDefault="00B40FCE" w:rsidP="00B40FCE">
      <w:pPr>
        <w:pStyle w:val="PrrAPA"/>
        <w:rPr>
          <w:lang w:eastAsia="es-CO"/>
        </w:rPr>
      </w:pPr>
      <w:r w:rsidRPr="00BB53D7">
        <w:rPr>
          <w:lang w:eastAsia="es-CO"/>
        </w:rPr>
        <w:lastRenderedPageBreak/>
        <w:t xml:space="preserve">La analítica de datos puede clasificarse en tres grandes categorías: analítica descriptiva, analítica predictiva y analítica prescriptiva </w:t>
      </w:r>
      <w:commentRangeStart w:id="134"/>
      <w:r w:rsidRPr="00BB53D7">
        <w:rPr>
          <w:lang w:eastAsia="es-CO"/>
        </w:rPr>
        <w:t>(</w:t>
      </w:r>
      <w:proofErr w:type="spellStart"/>
      <w:r w:rsidRPr="00BB53D7">
        <w:rPr>
          <w:lang w:eastAsia="es-CO"/>
        </w:rPr>
        <w:t>Pusala</w:t>
      </w:r>
      <w:proofErr w:type="spellEnd"/>
      <w:r w:rsidRPr="00BB53D7">
        <w:rPr>
          <w:lang w:eastAsia="es-CO"/>
        </w:rPr>
        <w:t xml:space="preserve">, </w:t>
      </w:r>
      <w:proofErr w:type="spellStart"/>
      <w:r w:rsidRPr="00BB53D7">
        <w:rPr>
          <w:lang w:eastAsia="es-CO"/>
        </w:rPr>
        <w:t>Amini</w:t>
      </w:r>
      <w:proofErr w:type="spellEnd"/>
      <w:r w:rsidRPr="00BB53D7">
        <w:rPr>
          <w:lang w:eastAsia="es-CO"/>
        </w:rPr>
        <w:t xml:space="preserve">, </w:t>
      </w:r>
      <w:proofErr w:type="spellStart"/>
      <w:r w:rsidRPr="00BB53D7">
        <w:rPr>
          <w:lang w:eastAsia="es-CO"/>
        </w:rPr>
        <w:t>Katukuri</w:t>
      </w:r>
      <w:proofErr w:type="spellEnd"/>
      <w:ins w:id="135" w:author="Camilo Andrés Díaz Gómez" w:date="2023-03-12T18:20:00Z">
        <w:r w:rsidR="00682C23">
          <w:rPr>
            <w:lang w:eastAsia="es-CO"/>
          </w:rPr>
          <w:t xml:space="preserve">, </w:t>
        </w:r>
      </w:ins>
      <w:del w:id="136" w:author="Camilo Andrés Díaz Gómez" w:date="2023-03-12T18:20:00Z">
        <w:r w:rsidRPr="00BB53D7" w:rsidDel="00682C23">
          <w:rPr>
            <w:lang w:eastAsia="es-CO"/>
          </w:rPr>
          <w:delText>(</w:delText>
        </w:r>
      </w:del>
      <w:r w:rsidRPr="00BB53D7">
        <w:rPr>
          <w:lang w:eastAsia="es-CO"/>
        </w:rPr>
        <w:t>2016).</w:t>
      </w:r>
      <w:commentRangeEnd w:id="134"/>
      <w:r w:rsidR="003D4F76">
        <w:rPr>
          <w:rStyle w:val="Refdecomentario"/>
          <w:rFonts w:cstheme="minorBidi"/>
        </w:rPr>
        <w:commentReference w:id="134"/>
      </w:r>
    </w:p>
    <w:p w14:paraId="3CC4EA0A" w14:textId="77777777" w:rsidR="00616790" w:rsidRPr="00BB53D7" w:rsidRDefault="00616790" w:rsidP="00B40FCE">
      <w:pPr>
        <w:pStyle w:val="PrrAPA"/>
        <w:rPr>
          <w:lang w:eastAsia="es-CO"/>
        </w:rPr>
      </w:pPr>
    </w:p>
    <w:p w14:paraId="7A7D5F56" w14:textId="77777777" w:rsidR="00B40FCE" w:rsidRPr="00BB53D7" w:rsidRDefault="00B40FCE" w:rsidP="00B40FCE">
      <w:pPr>
        <w:pStyle w:val="PrrAPA"/>
        <w:rPr>
          <w:b/>
          <w:bCs/>
          <w:i/>
          <w:iCs/>
          <w:lang w:eastAsia="es-CO"/>
        </w:rPr>
      </w:pPr>
      <w:r w:rsidRPr="00BB53D7">
        <w:rPr>
          <w:b/>
          <w:bCs/>
          <w:i/>
          <w:iCs/>
          <w:lang w:eastAsia="es-CO"/>
        </w:rPr>
        <w:t>La analítica de datos descriptiva.</w:t>
      </w:r>
    </w:p>
    <w:p w14:paraId="0C9EC197" w14:textId="7A87EFC1" w:rsidR="00B40FCE" w:rsidRPr="00BB53D7" w:rsidRDefault="00B40FCE" w:rsidP="00B40FCE">
      <w:pPr>
        <w:pStyle w:val="PrrAPA"/>
        <w:rPr>
          <w:lang w:eastAsia="es-CO"/>
        </w:rPr>
      </w:pPr>
      <w:r w:rsidRPr="00BB53D7">
        <w:rPr>
          <w:lang w:eastAsia="es-CO"/>
        </w:rPr>
        <w:t>Como estado inicial en el que los diferentes tomadores de decisiones profundizan en los respectivos datos históricos con el fin de detectar patrones de comportamiento en las variables para realizar análisis de correlación.</w:t>
      </w:r>
      <w:sdt>
        <w:sdtPr>
          <w:rPr>
            <w:lang w:eastAsia="es-CO"/>
          </w:rPr>
          <w:id w:val="-1049295451"/>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 xml:space="preserve"> (ibertech, 2006)</w:t>
          </w:r>
          <w:r w:rsidRPr="00BB53D7">
            <w:rPr>
              <w:lang w:eastAsia="es-CO"/>
            </w:rPr>
            <w:fldChar w:fldCharType="end"/>
          </w:r>
        </w:sdtContent>
      </w:sdt>
      <w:r w:rsidR="00BB53D7" w:rsidRPr="00BB53D7">
        <w:rPr>
          <w:lang w:eastAsia="es-CO"/>
        </w:rPr>
        <w:t>.</w:t>
      </w:r>
    </w:p>
    <w:p w14:paraId="3EDB34DE" w14:textId="77777777" w:rsidR="00BB53D7" w:rsidRPr="00BB53D7" w:rsidRDefault="00BB53D7" w:rsidP="00B40FCE">
      <w:pPr>
        <w:pStyle w:val="PrrAPA"/>
        <w:rPr>
          <w:b/>
          <w:bCs/>
          <w:i/>
          <w:iCs/>
        </w:rPr>
      </w:pPr>
    </w:p>
    <w:p w14:paraId="23346461" w14:textId="511F7513" w:rsidR="00B40FCE" w:rsidRPr="00BB53D7" w:rsidRDefault="00B40FCE" w:rsidP="00B40FCE">
      <w:pPr>
        <w:pStyle w:val="PrrAPA"/>
        <w:rPr>
          <w:i/>
          <w:iCs/>
        </w:rPr>
      </w:pPr>
      <w:r w:rsidRPr="00BB53D7">
        <w:rPr>
          <w:b/>
          <w:bCs/>
          <w:i/>
          <w:iCs/>
        </w:rPr>
        <w:t>La analítica de datos predictiva</w:t>
      </w:r>
      <w:r w:rsidRPr="00BB53D7">
        <w:rPr>
          <w:i/>
          <w:iCs/>
        </w:rPr>
        <w:t>.</w:t>
      </w:r>
    </w:p>
    <w:p w14:paraId="404AB2C3" w14:textId="3443EC0B" w:rsidR="00B40FCE" w:rsidRPr="00BB53D7" w:rsidRDefault="00B40FCE" w:rsidP="00B40FCE">
      <w:pPr>
        <w:pStyle w:val="PrrAPA"/>
        <w:rPr>
          <w:lang w:eastAsia="es-CO"/>
        </w:rPr>
      </w:pPr>
      <w:r w:rsidRPr="00BB53D7">
        <w:t xml:space="preserve">Donde las empresas con datos registrados </w:t>
      </w:r>
      <w:del w:id="137" w:author="DIANA CAROLINA CANDIA HERRERA" w:date="2023-03-07T10:06:00Z">
        <w:r w:rsidRPr="00BB53D7" w:rsidDel="003D4F76">
          <w:delText>anteriormente  generan</w:delText>
        </w:r>
      </w:del>
      <w:ins w:id="138" w:author="DIANA CAROLINA CANDIA HERRERA" w:date="2023-03-07T10:06:00Z">
        <w:r w:rsidR="003D4F76" w:rsidRPr="00BB53D7">
          <w:t>anteriormente generan</w:t>
        </w:r>
      </w:ins>
      <w:r w:rsidRPr="00BB53D7">
        <w:t xml:space="preserve"> modelos de pronósticos sobre las tendencias y así poder realizar cambios para mejorar </w:t>
      </w:r>
      <w:sdt>
        <w:sdtPr>
          <w:rPr>
            <w:lang w:eastAsia="es-CO"/>
          </w:rPr>
          <w:id w:val="1291943706"/>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r w:rsidRPr="00BB53D7">
        <w:rPr>
          <w:lang w:eastAsia="es-CO"/>
        </w:rPr>
        <w:t>.</w:t>
      </w:r>
    </w:p>
    <w:p w14:paraId="2467E530" w14:textId="40D036A8" w:rsidR="00B40FCE" w:rsidRPr="00BB53D7" w:rsidRDefault="00B40FCE" w:rsidP="00B40FCE">
      <w:pPr>
        <w:pStyle w:val="PrrAPA"/>
        <w:rPr>
          <w:b/>
          <w:bCs/>
          <w:i/>
          <w:iCs/>
        </w:rPr>
      </w:pPr>
      <w:r w:rsidRPr="00BB53D7">
        <w:rPr>
          <w:b/>
          <w:bCs/>
          <w:i/>
          <w:iCs/>
        </w:rPr>
        <w:t>La analítica de datos prescriptiva.</w:t>
      </w:r>
    </w:p>
    <w:p w14:paraId="1B899745" w14:textId="032C45D3" w:rsidR="00B40FCE" w:rsidRPr="00BB53D7" w:rsidRDefault="00B40FCE" w:rsidP="00B40FCE">
      <w:pPr>
        <w:pStyle w:val="PrrAPA"/>
        <w:rPr>
          <w:lang w:eastAsia="es-CO"/>
        </w:rPr>
      </w:pPr>
      <w:r w:rsidRPr="00BB53D7">
        <w:t xml:space="preserve"> Donde las compañías utilizan modelos de simulación de escenarios, para la optimización de diferentes fuentes de interés. </w:t>
      </w:r>
      <w:sdt>
        <w:sdtPr>
          <w:rPr>
            <w:lang w:eastAsia="es-CO"/>
          </w:rPr>
          <w:id w:val="-1627546007"/>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p>
    <w:p w14:paraId="3F397D52" w14:textId="77777777" w:rsidR="00B40FCE" w:rsidRPr="00BB53D7" w:rsidRDefault="00B40FCE" w:rsidP="00B40FCE">
      <w:pPr>
        <w:pStyle w:val="PrrAPA"/>
        <w:ind w:firstLine="720"/>
        <w:rPr>
          <w:lang w:eastAsia="es-CO"/>
        </w:rPr>
      </w:pPr>
    </w:p>
    <w:p w14:paraId="507CBE80" w14:textId="77777777" w:rsidR="00B40FCE" w:rsidRPr="00BB53D7" w:rsidRDefault="00B40FCE" w:rsidP="00B40FCE">
      <w:pPr>
        <w:pStyle w:val="PrrAPA"/>
        <w:ind w:firstLine="720"/>
        <w:rPr>
          <w:b/>
          <w:bCs/>
          <w:lang w:eastAsia="es-CO"/>
        </w:rPr>
      </w:pPr>
      <w:r w:rsidRPr="00BB53D7">
        <w:rPr>
          <w:b/>
          <w:bCs/>
          <w:lang w:eastAsia="es-CO"/>
        </w:rPr>
        <w:t>Áreas De Aplicación De Analítica.</w:t>
      </w:r>
    </w:p>
    <w:p w14:paraId="4282F885" w14:textId="77777777" w:rsidR="00B40FCE" w:rsidRPr="00BB53D7" w:rsidRDefault="00B40FCE" w:rsidP="00B40FCE">
      <w:pPr>
        <w:pStyle w:val="PrrAPA"/>
      </w:pPr>
      <w:r w:rsidRPr="00BB53D7">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sdt>
        <w:sdtPr>
          <w:id w:val="997393653"/>
          <w:citation/>
        </w:sdtPr>
        <w:sdtContent>
          <w:r w:rsidRPr="00BB53D7">
            <w:fldChar w:fldCharType="begin"/>
          </w:r>
          <w:r w:rsidRPr="00BB53D7">
            <w:instrText xml:space="preserve"> CITATION joy19 \l 9226 </w:instrText>
          </w:r>
          <w:r w:rsidRPr="00BB53D7">
            <w:fldChar w:fldCharType="separate"/>
          </w:r>
          <w:r w:rsidRPr="00BB53D7">
            <w:rPr>
              <w:noProof/>
            </w:rPr>
            <w:t xml:space="preserve"> (Joyanes Aguilar, 29 de mayo del 2019)</w:t>
          </w:r>
          <w:r w:rsidRPr="00BB53D7">
            <w:fldChar w:fldCharType="end"/>
          </w:r>
        </w:sdtContent>
      </w:sdt>
      <w:r w:rsidRPr="00BB53D7">
        <w:t>; muchas de las áreas pueden ser de economía, probabilidad, administración, web, inteligencia artificial etc.</w:t>
      </w:r>
      <w:sdt>
        <w:sdtPr>
          <w:id w:val="29148296"/>
          <w:citation/>
        </w:sdtPr>
        <w:sdtContent>
          <w:r w:rsidRPr="00BB53D7">
            <w:fldChar w:fldCharType="begin"/>
          </w:r>
          <w:r w:rsidRPr="00BB53D7">
            <w:instrText xml:space="preserve"> CITATION Gom14 \l 9226 </w:instrText>
          </w:r>
          <w:r w:rsidRPr="00BB53D7">
            <w:fldChar w:fldCharType="separate"/>
          </w:r>
          <w:r w:rsidRPr="00BB53D7">
            <w:rPr>
              <w:noProof/>
            </w:rPr>
            <w:t xml:space="preserve"> (Gomez-Aguilar, Garcia-Peñalvo, &amp; Theron, 2014)</w:t>
          </w:r>
          <w:r w:rsidRPr="00BB53D7">
            <w:fldChar w:fldCharType="end"/>
          </w:r>
        </w:sdtContent>
      </w:sdt>
      <w:r w:rsidRPr="00BB53D7">
        <w:t>.</w:t>
      </w:r>
    </w:p>
    <w:p w14:paraId="5C4073FD" w14:textId="47B39C37" w:rsidR="00B40FCE" w:rsidRPr="00BB53D7" w:rsidRDefault="00B40FCE" w:rsidP="00B40FCE">
      <w:pPr>
        <w:pStyle w:val="PrrAPA"/>
        <w:ind w:firstLine="720"/>
        <w:rPr>
          <w:b/>
          <w:bCs/>
          <w:lang w:eastAsia="es-CO"/>
        </w:rPr>
      </w:pPr>
      <w:r w:rsidRPr="00BB53D7">
        <w:rPr>
          <w:b/>
          <w:bCs/>
          <w:lang w:eastAsia="es-CO"/>
        </w:rPr>
        <w:t xml:space="preserve"> </w:t>
      </w:r>
    </w:p>
    <w:p w14:paraId="7605BFE0" w14:textId="1BA38BB3" w:rsidR="00B40FCE" w:rsidRPr="00BB53D7" w:rsidRDefault="00D843F5" w:rsidP="005814B4">
      <w:pPr>
        <w:pStyle w:val="PrrAPA"/>
        <w:ind w:firstLine="0"/>
        <w:rPr>
          <w:b/>
          <w:bCs/>
          <w:i/>
          <w:iCs/>
        </w:rPr>
      </w:pPr>
      <w:r w:rsidRPr="00BB53D7">
        <w:rPr>
          <w:b/>
          <w:bCs/>
          <w:i/>
          <w:iCs/>
        </w:rPr>
        <w:t xml:space="preserve">Cadena De Valor De Datos </w:t>
      </w:r>
    </w:p>
    <w:p w14:paraId="2C00E9A6" w14:textId="77777777" w:rsidR="00D843F5" w:rsidRPr="00BB53D7" w:rsidRDefault="00D843F5" w:rsidP="00D843F5">
      <w:pPr>
        <w:pStyle w:val="PrrAPA"/>
      </w:pPr>
      <w:r w:rsidRPr="00BB53D7">
        <w:lastRenderedPageBreak/>
        <w:t>Como su propio nombre indica, son una gran cantidad de datos que representan cierta información</w:t>
      </w:r>
      <w:sdt>
        <w:sdtPr>
          <w:id w:val="-77682052"/>
          <w:citation/>
        </w:sdtPr>
        <w:sdtContent>
          <w:r w:rsidRPr="00BB53D7">
            <w:fldChar w:fldCharType="begin"/>
          </w:r>
          <w:r w:rsidRPr="00BB53D7">
            <w:instrText xml:space="preserve"> CITATION Qui06 \l 9226 </w:instrText>
          </w:r>
          <w:r w:rsidRPr="00BB53D7">
            <w:fldChar w:fldCharType="separate"/>
          </w:r>
          <w:r w:rsidRPr="00BB53D7">
            <w:rPr>
              <w:noProof/>
            </w:rPr>
            <w:t xml:space="preserve"> (Quintero, 2006)</w:t>
          </w:r>
          <w:r w:rsidRPr="00BB53D7">
            <w:fldChar w:fldCharType="end"/>
          </w:r>
        </w:sdtContent>
      </w:sdt>
      <w:r w:rsidRPr="00BB53D7">
        <w:t>; en el cual ciertas empresas ya están destinadas a prestar estos servicios; la cadena tiene varias etapas para su realización las cuales son:</w:t>
      </w:r>
    </w:p>
    <w:p w14:paraId="3A105D7F" w14:textId="77777777" w:rsidR="00D843F5" w:rsidRPr="00BB53D7" w:rsidRDefault="00D843F5" w:rsidP="00D843F5">
      <w:pPr>
        <w:pStyle w:val="PrrAPA"/>
      </w:pPr>
    </w:p>
    <w:p w14:paraId="20DFA2F6"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Priorizar: Determina por su posición en la lista, el primer conjunto de datos tiene la prioridad más alta.</w:t>
      </w:r>
    </w:p>
    <w:p w14:paraId="3E7B785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Recolectar: Proceso de recopilación y medición de información sobre variables establecidas de una manera sistemática.</w:t>
      </w:r>
    </w:p>
    <w:p w14:paraId="21C41ADD"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Integrar: Combinación de procesos técnicos y de negocio que se utilizan para combinar información de diferentes fuentes.</w:t>
      </w:r>
    </w:p>
    <w:p w14:paraId="7B475CC9"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Procesar y analizar: Manipulación de elementos de datos para producir información significativa.</w:t>
      </w:r>
    </w:p>
    <w:p w14:paraId="7BBF7650"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Visualizar: Presentación de datos en formato ilustrado o gráfico, el cual permite a los tomadores de decisiones poder optar la mejor opción.</w:t>
      </w:r>
    </w:p>
    <w:p w14:paraId="7B2ADF7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Impactar: es el uso que se le pueden dar a los datos frente al impacto que pude tener frente a la empresa u organización</w:t>
      </w:r>
    </w:p>
    <w:p w14:paraId="6C331C5B" w14:textId="063E6DBF" w:rsidR="00D843F5" w:rsidRPr="00BB53D7" w:rsidRDefault="00D843F5" w:rsidP="00D843F5">
      <w:pPr>
        <w:pStyle w:val="PrrAPA"/>
        <w:ind w:firstLine="720"/>
      </w:pPr>
      <w:r w:rsidRPr="00BB53D7">
        <w:t>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planteamiento  de estrategias o contingencias para el manejo de los respectivos datos pulidos (ver Figura 4)</w:t>
      </w:r>
      <w:r w:rsidR="00D5049C" w:rsidRPr="00BB53D7">
        <w:t xml:space="preserve"> asimismo en la Tabla 1. Se muestran las etapas para realizar la cadena de valor </w:t>
      </w:r>
      <w:r w:rsidRPr="00BB53D7">
        <w:t xml:space="preserve"> </w:t>
      </w:r>
      <w:sdt>
        <w:sdtPr>
          <w:id w:val="1029300625"/>
          <w:citation/>
        </w:sdtPr>
        <w:sdtContent>
          <w:r w:rsidRPr="00BB53D7">
            <w:fldChar w:fldCharType="begin"/>
          </w:r>
          <w:r w:rsidRPr="00BB53D7">
            <w:instrText xml:space="preserve"> CITATION Her89 \l 9226 </w:instrText>
          </w:r>
          <w:r w:rsidRPr="00BB53D7">
            <w:fldChar w:fldCharType="separate"/>
          </w:r>
          <w:r w:rsidRPr="00BB53D7">
            <w:rPr>
              <w:noProof/>
            </w:rPr>
            <w:t>(Hergert &amp; Morris, 1989)</w:t>
          </w:r>
          <w:r w:rsidRPr="00BB53D7">
            <w:fldChar w:fldCharType="end"/>
          </w:r>
        </w:sdtContent>
      </w:sdt>
    </w:p>
    <w:p w14:paraId="3B3FE729" w14:textId="77777777" w:rsidR="00D843F5" w:rsidRPr="00BB53D7" w:rsidRDefault="00D843F5" w:rsidP="00996369">
      <w:pPr>
        <w:rPr>
          <w:rFonts w:cs="Times New Roman"/>
          <w:b/>
          <w:bCs/>
        </w:rPr>
      </w:pPr>
    </w:p>
    <w:p w14:paraId="290455D1" w14:textId="55BFD449" w:rsidR="00D843F5" w:rsidRPr="00BB53D7" w:rsidRDefault="00D843F5" w:rsidP="00996369">
      <w:pPr>
        <w:rPr>
          <w:rFonts w:cs="Times New Roman"/>
          <w:b/>
          <w:bCs/>
        </w:rPr>
      </w:pPr>
      <w:r w:rsidRPr="00BB53D7">
        <w:rPr>
          <w:rFonts w:cs="Times New Roman"/>
          <w:b/>
          <w:bCs/>
        </w:rPr>
        <w:t>Figura 4.</w:t>
      </w:r>
    </w:p>
    <w:p w14:paraId="655832DB" w14:textId="1D93E64A" w:rsidR="00D843F5" w:rsidRPr="00BB53D7" w:rsidRDefault="00D843F5" w:rsidP="00996369">
      <w:pPr>
        <w:rPr>
          <w:rFonts w:cs="Times New Roman"/>
          <w:i/>
          <w:iCs/>
        </w:rPr>
      </w:pPr>
      <w:r w:rsidRPr="00BB53D7">
        <w:rPr>
          <w:rFonts w:cs="Times New Roman"/>
          <w:i/>
          <w:iCs/>
        </w:rPr>
        <w:t>Cadena de valor</w:t>
      </w:r>
    </w:p>
    <w:p w14:paraId="4DF668EB" w14:textId="0123D684" w:rsidR="00D843F5" w:rsidRPr="00BB53D7" w:rsidRDefault="00D843F5" w:rsidP="00996369">
      <w:pPr>
        <w:rPr>
          <w:rFonts w:cs="Times New Roman"/>
          <w:i/>
          <w:iCs/>
        </w:rPr>
      </w:pPr>
      <w:r w:rsidRPr="00BB53D7">
        <w:rPr>
          <w:rFonts w:cs="Times New Roman"/>
          <w:noProof/>
          <w:szCs w:val="24"/>
        </w:rPr>
        <w:lastRenderedPageBreak/>
        <w:drawing>
          <wp:inline distT="0" distB="0" distL="0" distR="0" wp14:anchorId="56E942F2" wp14:editId="4DBA1236">
            <wp:extent cx="2476500" cy="196285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stretch>
                      <a:fillRect/>
                    </a:stretch>
                  </pic:blipFill>
                  <pic:spPr>
                    <a:xfrm>
                      <a:off x="0" y="0"/>
                      <a:ext cx="2539388" cy="2012698"/>
                    </a:xfrm>
                    <a:prstGeom prst="rect">
                      <a:avLst/>
                    </a:prstGeom>
                  </pic:spPr>
                </pic:pic>
              </a:graphicData>
            </a:graphic>
          </wp:inline>
        </w:drawing>
      </w:r>
    </w:p>
    <w:p w14:paraId="39375DE8" w14:textId="3E58B906" w:rsidR="00D843F5" w:rsidRPr="00BB53D7" w:rsidRDefault="00D843F5" w:rsidP="00996369">
      <w:pPr>
        <w:rPr>
          <w:rFonts w:cs="Times New Roman"/>
          <w:b/>
          <w:bCs/>
        </w:rPr>
      </w:pPr>
    </w:p>
    <w:p w14:paraId="70D8EB73" w14:textId="77777777" w:rsidR="00311749" w:rsidRDefault="00311749" w:rsidP="00996369">
      <w:pPr>
        <w:rPr>
          <w:rFonts w:cs="Times New Roman"/>
          <w:b/>
          <w:bCs/>
        </w:rPr>
      </w:pPr>
    </w:p>
    <w:p w14:paraId="6CBEF70A" w14:textId="74295619" w:rsidR="00D843F5" w:rsidRPr="00BB53D7" w:rsidRDefault="00D5049C" w:rsidP="00996369">
      <w:pPr>
        <w:rPr>
          <w:rFonts w:cs="Times New Roman"/>
          <w:b/>
          <w:bCs/>
        </w:rPr>
      </w:pPr>
      <w:r w:rsidRPr="00BB53D7">
        <w:rPr>
          <w:rFonts w:cs="Times New Roman"/>
          <w:b/>
          <w:bCs/>
        </w:rPr>
        <w:t xml:space="preserve">Tabla 1. </w:t>
      </w:r>
    </w:p>
    <w:p w14:paraId="34B60D01" w14:textId="75839B9D" w:rsidR="00D5049C" w:rsidRPr="00BB53D7" w:rsidRDefault="00D5049C" w:rsidP="00996369">
      <w:pPr>
        <w:rPr>
          <w:rFonts w:cs="Times New Roman"/>
          <w:i/>
          <w:iCs/>
        </w:rPr>
      </w:pPr>
      <w:r w:rsidRPr="00BB53D7">
        <w:rPr>
          <w:rFonts w:cs="Times New Roman"/>
          <w:i/>
          <w:iCs/>
        </w:rPr>
        <w:t>Etapas para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B53D7"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B53D7" w:rsidRDefault="00D5049C" w:rsidP="00C60B05">
            <w:pPr>
              <w:pStyle w:val="Prrafodelista"/>
              <w:jc w:val="center"/>
              <w:rPr>
                <w:rFonts w:cs="Times New Roman"/>
                <w:color w:val="auto"/>
                <w:szCs w:val="24"/>
              </w:rPr>
            </w:pPr>
            <w:r w:rsidRPr="00BB53D7">
              <w:rPr>
                <w:rFonts w:cs="Times New Roman"/>
                <w:color w:val="auto"/>
                <w:szCs w:val="24"/>
              </w:rPr>
              <w:t>Recopilación</w:t>
            </w:r>
          </w:p>
        </w:tc>
        <w:tc>
          <w:tcPr>
            <w:tcW w:w="2046" w:type="dxa"/>
            <w:hideMark/>
          </w:tcPr>
          <w:p w14:paraId="30C5A018"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Publicación</w:t>
            </w:r>
          </w:p>
        </w:tc>
        <w:tc>
          <w:tcPr>
            <w:tcW w:w="1984" w:type="dxa"/>
            <w:hideMark/>
          </w:tcPr>
          <w:p w14:paraId="289B91A9"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Consumo</w:t>
            </w:r>
          </w:p>
        </w:tc>
        <w:tc>
          <w:tcPr>
            <w:tcW w:w="1983" w:type="dxa"/>
            <w:hideMark/>
          </w:tcPr>
          <w:p w14:paraId="732FCB2C"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Impacto</w:t>
            </w:r>
          </w:p>
        </w:tc>
      </w:tr>
      <w:tr w:rsidR="00D5049C" w:rsidRPr="00BB53D7"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Identificar</w:t>
            </w:r>
          </w:p>
        </w:tc>
        <w:tc>
          <w:tcPr>
            <w:tcW w:w="2046" w:type="dxa"/>
            <w:hideMark/>
          </w:tcPr>
          <w:p w14:paraId="112745E4"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Analizar</w:t>
            </w:r>
          </w:p>
        </w:tc>
        <w:tc>
          <w:tcPr>
            <w:tcW w:w="1984" w:type="dxa"/>
            <w:hideMark/>
          </w:tcPr>
          <w:p w14:paraId="2AB0EE68"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Conectar</w:t>
            </w:r>
          </w:p>
        </w:tc>
        <w:tc>
          <w:tcPr>
            <w:tcW w:w="1983" w:type="dxa"/>
            <w:hideMark/>
          </w:tcPr>
          <w:p w14:paraId="60B6D68F"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Usar</w:t>
            </w:r>
          </w:p>
        </w:tc>
      </w:tr>
      <w:tr w:rsidR="00D5049C" w:rsidRPr="00BB53D7"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 xml:space="preserve">Manipular </w:t>
            </w:r>
          </w:p>
        </w:tc>
        <w:tc>
          <w:tcPr>
            <w:tcW w:w="2046" w:type="dxa"/>
            <w:hideMark/>
          </w:tcPr>
          <w:p w14:paraId="3C45F6F3"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Liberación</w:t>
            </w:r>
          </w:p>
        </w:tc>
        <w:tc>
          <w:tcPr>
            <w:tcW w:w="1984" w:type="dxa"/>
            <w:hideMark/>
          </w:tcPr>
          <w:p w14:paraId="631FA556"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Incentivar</w:t>
            </w:r>
          </w:p>
        </w:tc>
        <w:tc>
          <w:tcPr>
            <w:tcW w:w="1983" w:type="dxa"/>
            <w:hideMark/>
          </w:tcPr>
          <w:p w14:paraId="5016C502"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Cambio</w:t>
            </w:r>
          </w:p>
        </w:tc>
      </w:tr>
      <w:tr w:rsidR="00D5049C" w:rsidRPr="00BB53D7"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Proceso</w:t>
            </w:r>
          </w:p>
        </w:tc>
        <w:tc>
          <w:tcPr>
            <w:tcW w:w="2046" w:type="dxa"/>
            <w:hideMark/>
          </w:tcPr>
          <w:p w14:paraId="0725E810"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Diseminar</w:t>
            </w:r>
          </w:p>
        </w:tc>
        <w:tc>
          <w:tcPr>
            <w:tcW w:w="1984" w:type="dxa"/>
            <w:hideMark/>
          </w:tcPr>
          <w:p w14:paraId="54444FC1"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Influencia</w:t>
            </w:r>
          </w:p>
        </w:tc>
        <w:tc>
          <w:tcPr>
            <w:tcW w:w="1983" w:type="dxa"/>
            <w:hideMark/>
          </w:tcPr>
          <w:p w14:paraId="5BB483D1" w14:textId="77777777" w:rsidR="00D5049C" w:rsidRPr="00BB53D7"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Reutilizar</w:t>
            </w:r>
          </w:p>
        </w:tc>
      </w:tr>
    </w:tbl>
    <w:p w14:paraId="54F5BA83" w14:textId="2404FB26" w:rsidR="00D5049C" w:rsidRPr="00BB53D7" w:rsidRDefault="00D5049C" w:rsidP="00996369">
      <w:pPr>
        <w:rPr>
          <w:rFonts w:cs="Times New Roman"/>
          <w:b/>
          <w:bCs/>
          <w:i/>
          <w:iCs/>
        </w:rPr>
      </w:pPr>
    </w:p>
    <w:p w14:paraId="6E23B492" w14:textId="61DBD881" w:rsidR="00D5049C" w:rsidRPr="00BB53D7" w:rsidRDefault="007A700C" w:rsidP="00996369">
      <w:pPr>
        <w:rPr>
          <w:rFonts w:cs="Times New Roman"/>
          <w:b/>
          <w:bCs/>
        </w:rPr>
      </w:pPr>
      <w:r w:rsidRPr="00BB53D7">
        <w:rPr>
          <w:rFonts w:cs="Times New Roman"/>
          <w:b/>
          <w:bCs/>
        </w:rPr>
        <w:t xml:space="preserve">Datos </w:t>
      </w:r>
    </w:p>
    <w:p w14:paraId="085448E1" w14:textId="77777777" w:rsidR="007A700C" w:rsidRPr="00BB53D7" w:rsidRDefault="007A700C" w:rsidP="007A700C">
      <w:pPr>
        <w:pStyle w:val="PrrAPA"/>
      </w:pPr>
      <w:r w:rsidRPr="00BB53D7">
        <w:t>Representación simbólica de alguna información o procedimiento en la cual puede ser almacenado y analizado para poder realizar ciertas operaciones y así poder generar información adecuada para la implementación en campañas de publicidad para tomar decisiones frente a el mejoramiento de procesos en los diferentes campos o predicciones al futuro para el desempeño de empresas o establecimientos.</w:t>
      </w:r>
    </w:p>
    <w:p w14:paraId="247C9F34" w14:textId="0AD6BF13" w:rsidR="007A700C" w:rsidRPr="00BB53D7" w:rsidRDefault="007A700C" w:rsidP="007A700C">
      <w:pPr>
        <w:pStyle w:val="PrrAPA"/>
      </w:pPr>
      <w:r w:rsidRPr="00BB53D7">
        <w:t>Toda Información debe estar disponible en todo momento y estos tiene un valor justo en el cual los datos deben tener privilegios para poder distribuirlos y reutilizarlos.</w:t>
      </w:r>
      <w:sdt>
        <w:sdtPr>
          <w:id w:val="1112558567"/>
          <w:citation/>
        </w:sdtPr>
        <w:sdtContent>
          <w:r w:rsidRPr="00BB53D7">
            <w:fldChar w:fldCharType="begin"/>
          </w:r>
          <w:r w:rsidRPr="00BB53D7">
            <w:instrText xml:space="preserve"> CITATION Lou11 \l 9226 </w:instrText>
          </w:r>
          <w:r w:rsidRPr="00BB53D7">
            <w:fldChar w:fldCharType="separate"/>
          </w:r>
          <w:r w:rsidRPr="00BB53D7">
            <w:rPr>
              <w:noProof/>
            </w:rPr>
            <w:t xml:space="preserve"> (Loukides, 2011)</w:t>
          </w:r>
          <w:r w:rsidRPr="00BB53D7">
            <w:fldChar w:fldCharType="end"/>
          </w:r>
        </w:sdtContent>
      </w:sdt>
    </w:p>
    <w:p w14:paraId="18F44239" w14:textId="77777777" w:rsidR="007A700C" w:rsidRPr="00BB53D7" w:rsidRDefault="007A700C" w:rsidP="00616790">
      <w:pPr>
        <w:pStyle w:val="PrrAPA"/>
        <w:ind w:firstLine="0"/>
      </w:pPr>
    </w:p>
    <w:p w14:paraId="4A0DAB0C" w14:textId="3DB15B8A" w:rsidR="007A700C" w:rsidRPr="00BB53D7" w:rsidRDefault="007A700C" w:rsidP="00996369">
      <w:pPr>
        <w:rPr>
          <w:rFonts w:cs="Times New Roman"/>
          <w:b/>
          <w:bCs/>
          <w:i/>
          <w:iCs/>
        </w:rPr>
      </w:pPr>
      <w:r w:rsidRPr="00BB53D7">
        <w:rPr>
          <w:rFonts w:cs="Times New Roman"/>
          <w:b/>
          <w:bCs/>
          <w:i/>
          <w:iCs/>
        </w:rPr>
        <w:lastRenderedPageBreak/>
        <w:t xml:space="preserve">Datos Abiertos </w:t>
      </w:r>
    </w:p>
    <w:p w14:paraId="73899681" w14:textId="77777777" w:rsidR="007A700C" w:rsidRPr="00BB53D7" w:rsidRDefault="007A700C" w:rsidP="007A700C">
      <w:pPr>
        <w:pStyle w:val="PrrAPA"/>
      </w:pPr>
      <w:r w:rsidRPr="00BB53D7">
        <w:t>Los datos abiertos son datos o información que se pueden utilizar, publicar y reutilizar tantas veces como quiera sin ninguna repercusión, pero los datos no pueden ser modificados</w:t>
      </w:r>
      <w:sdt>
        <w:sdtPr>
          <w:id w:val="548422296"/>
          <w:citation/>
        </w:sdtPr>
        <w:sdtContent>
          <w:r w:rsidRPr="00BB53D7">
            <w:fldChar w:fldCharType="begin"/>
          </w:r>
          <w:r w:rsidRPr="00BB53D7">
            <w:instrText xml:space="preserve"> CITATION Her13 \l 9226 </w:instrText>
          </w:r>
          <w:r w:rsidRPr="00BB53D7">
            <w:fldChar w:fldCharType="separate"/>
          </w:r>
          <w:r w:rsidRPr="00BB53D7">
            <w:rPr>
              <w:noProof/>
            </w:rPr>
            <w:t xml:space="preserve"> (Hernandez Perez, 2013)</w:t>
          </w:r>
          <w:r w:rsidRPr="00BB53D7">
            <w:fldChar w:fldCharType="end"/>
          </w:r>
        </w:sdtContent>
      </w:sdt>
      <w:r w:rsidRPr="00BB53D7">
        <w:t>.</w:t>
      </w:r>
    </w:p>
    <w:p w14:paraId="437E54E0" w14:textId="4C4FA897" w:rsidR="007A700C" w:rsidRPr="00BB53D7" w:rsidRDefault="007A700C" w:rsidP="00996369">
      <w:pPr>
        <w:rPr>
          <w:rFonts w:cs="Times New Roman"/>
          <w:b/>
          <w:bCs/>
          <w:i/>
          <w:iCs/>
        </w:rPr>
      </w:pPr>
    </w:p>
    <w:p w14:paraId="270389D1" w14:textId="0F031BBC" w:rsidR="007A700C" w:rsidRPr="00BB53D7" w:rsidRDefault="007A700C" w:rsidP="00996369">
      <w:pPr>
        <w:rPr>
          <w:rFonts w:cs="Times New Roman"/>
          <w:b/>
          <w:bCs/>
          <w:i/>
          <w:iCs/>
        </w:rPr>
      </w:pPr>
      <w:r w:rsidRPr="00BB53D7">
        <w:rPr>
          <w:rFonts w:cs="Times New Roman"/>
          <w:b/>
          <w:bCs/>
          <w:i/>
          <w:iCs/>
        </w:rPr>
        <w:t xml:space="preserve">Fuente De Datos </w:t>
      </w:r>
    </w:p>
    <w:p w14:paraId="27796650" w14:textId="77777777" w:rsidR="007A700C" w:rsidRPr="00BB53D7" w:rsidRDefault="007A700C" w:rsidP="007A700C">
      <w:pPr>
        <w:pStyle w:val="PrrAPA"/>
      </w:pPr>
      <w:r w:rsidRPr="00BB53D7">
        <w:t>La fuente de datos son conjuntos de información con sus respectivos datos recolectados para su respectivo análisis en la cual son fuentes de información para nivel informático y analítico</w:t>
      </w:r>
      <w:sdt>
        <w:sdtPr>
          <w:id w:val="1966473776"/>
          <w:citation/>
        </w:sdtPr>
        <w:sdtContent>
          <w:r w:rsidRPr="00BB53D7">
            <w:fldChar w:fldCharType="begin"/>
          </w:r>
          <w:r w:rsidRPr="00BB53D7">
            <w:instrText xml:space="preserve"> CITATION Dia02 \l 9226 </w:instrText>
          </w:r>
          <w:r w:rsidRPr="00BB53D7">
            <w:fldChar w:fldCharType="separate"/>
          </w:r>
          <w:r w:rsidRPr="00BB53D7">
            <w:rPr>
              <w:noProof/>
            </w:rPr>
            <w:t xml:space="preserve"> (Diaz, Escriba, &amp; Murgui, 2002)</w:t>
          </w:r>
          <w:r w:rsidRPr="00BB53D7">
            <w:fldChar w:fldCharType="end"/>
          </w:r>
        </w:sdtContent>
      </w:sdt>
      <w:r w:rsidRPr="00BB53D7">
        <w:t>.</w:t>
      </w:r>
    </w:p>
    <w:p w14:paraId="054BC09C" w14:textId="112BD8B0" w:rsidR="007A700C" w:rsidRPr="00BB53D7" w:rsidRDefault="007A700C" w:rsidP="00996369">
      <w:pPr>
        <w:rPr>
          <w:rFonts w:cs="Times New Roman"/>
          <w:b/>
          <w:bCs/>
          <w:i/>
          <w:iCs/>
        </w:rPr>
      </w:pPr>
    </w:p>
    <w:p w14:paraId="5A248378" w14:textId="5614164D" w:rsidR="007A700C" w:rsidRPr="00BB53D7" w:rsidRDefault="007A700C" w:rsidP="00996369">
      <w:pPr>
        <w:rPr>
          <w:rFonts w:cs="Times New Roman"/>
          <w:b/>
          <w:bCs/>
          <w:i/>
          <w:iCs/>
        </w:rPr>
      </w:pPr>
      <w:r w:rsidRPr="00BB53D7">
        <w:rPr>
          <w:rFonts w:cs="Times New Roman"/>
          <w:b/>
          <w:bCs/>
          <w:i/>
          <w:iCs/>
        </w:rPr>
        <w:t xml:space="preserve">Estructurados </w:t>
      </w:r>
    </w:p>
    <w:p w14:paraId="62AEAF06" w14:textId="637C6E76" w:rsidR="007A700C" w:rsidRPr="00BB53D7" w:rsidRDefault="007A700C" w:rsidP="007A700C">
      <w:pPr>
        <w:pStyle w:val="PrrAPA"/>
      </w:pPr>
      <w:r w:rsidRPr="00BB53D7">
        <w:t>Son la mayoría de los datos que se pueden encontrar almacenados en una base de datos;  se muestran en fila y columnas, tienen definido su longitud en el formato que se encuentran los respectivos datos</w:t>
      </w:r>
      <w:sdt>
        <w:sdtPr>
          <w:id w:val="-1132245922"/>
          <w:citation/>
        </w:sdtPr>
        <w:sdtContent>
          <w:r w:rsidRPr="00BB53D7">
            <w:fldChar w:fldCharType="begin"/>
          </w:r>
          <w:r w:rsidRPr="00BB53D7">
            <w:instrText xml:space="preserve"> CITATION Her08 \l 9226 </w:instrText>
          </w:r>
          <w:r w:rsidRPr="00BB53D7">
            <w:fldChar w:fldCharType="separate"/>
          </w:r>
          <w:r w:rsidRPr="00BB53D7">
            <w:rPr>
              <w:noProof/>
            </w:rPr>
            <w:t xml:space="preserve"> (Hernandez &amp; Rodriguez, 2008)</w:t>
          </w:r>
          <w:r w:rsidRPr="00BB53D7">
            <w:fldChar w:fldCharType="end"/>
          </w:r>
        </w:sdtContent>
      </w:sdt>
      <w:r w:rsidRPr="00BB53D7">
        <w:t>.</w:t>
      </w:r>
    </w:p>
    <w:p w14:paraId="37A68021" w14:textId="098E54F9" w:rsidR="007A700C" w:rsidRPr="00BB53D7" w:rsidRDefault="007A700C" w:rsidP="007A700C">
      <w:pPr>
        <w:pStyle w:val="PrrAPA"/>
      </w:pPr>
    </w:p>
    <w:p w14:paraId="345E85E9" w14:textId="746A3C9C" w:rsidR="007A700C" w:rsidRPr="00BB53D7" w:rsidRDefault="007A700C" w:rsidP="007A700C">
      <w:pPr>
        <w:pStyle w:val="PrrAPA"/>
        <w:ind w:firstLine="0"/>
        <w:rPr>
          <w:b/>
          <w:bCs/>
          <w:i/>
          <w:iCs/>
        </w:rPr>
      </w:pPr>
      <w:r w:rsidRPr="00BB53D7">
        <w:rPr>
          <w:b/>
          <w:bCs/>
          <w:i/>
          <w:iCs/>
        </w:rPr>
        <w:t xml:space="preserve">No Estructurados </w:t>
      </w:r>
    </w:p>
    <w:p w14:paraId="2BD6262A" w14:textId="77777777" w:rsidR="007A700C" w:rsidRPr="00BB53D7" w:rsidRDefault="007A700C" w:rsidP="007A700C">
      <w:pPr>
        <w:pStyle w:val="PrrAPA"/>
      </w:pPr>
      <w:r w:rsidRPr="00BB53D7">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B53D7">
            <w:fldChar w:fldCharType="begin"/>
          </w:r>
          <w:r w:rsidRPr="00BB53D7">
            <w:instrText xml:space="preserve"> CITATION Has18 \l 9226 </w:instrText>
          </w:r>
          <w:r w:rsidRPr="00BB53D7">
            <w:fldChar w:fldCharType="separate"/>
          </w:r>
          <w:r w:rsidRPr="00BB53D7">
            <w:rPr>
              <w:noProof/>
            </w:rPr>
            <w:t xml:space="preserve"> (Hassan, Domingo-Ferrer, &amp; Soria-comas, 2018)</w:t>
          </w:r>
          <w:r w:rsidRPr="00BB53D7">
            <w:fldChar w:fldCharType="end"/>
          </w:r>
        </w:sdtContent>
      </w:sdt>
    </w:p>
    <w:p w14:paraId="2AA42D1A" w14:textId="5EC196EA" w:rsidR="007A700C" w:rsidRPr="00BB53D7" w:rsidRDefault="007A700C" w:rsidP="007A700C">
      <w:pPr>
        <w:pStyle w:val="PrrAPA"/>
        <w:ind w:firstLine="0"/>
        <w:rPr>
          <w:b/>
          <w:bCs/>
          <w:i/>
          <w:iCs/>
        </w:rPr>
      </w:pPr>
    </w:p>
    <w:p w14:paraId="2194FC59" w14:textId="346110D1" w:rsidR="007A700C" w:rsidRPr="00BB53D7" w:rsidRDefault="007A700C" w:rsidP="007A700C">
      <w:pPr>
        <w:pStyle w:val="PrrAPA"/>
        <w:ind w:firstLine="0"/>
        <w:rPr>
          <w:b/>
          <w:bCs/>
          <w:i/>
          <w:iCs/>
        </w:rPr>
      </w:pPr>
      <w:r w:rsidRPr="00BB53D7">
        <w:rPr>
          <w:b/>
          <w:bCs/>
          <w:i/>
          <w:iCs/>
        </w:rPr>
        <w:t>Semi – estructurados</w:t>
      </w:r>
    </w:p>
    <w:p w14:paraId="6643C6CE" w14:textId="77777777" w:rsidR="007A700C" w:rsidRPr="00BB53D7" w:rsidRDefault="007A700C" w:rsidP="007A700C">
      <w:pPr>
        <w:pStyle w:val="PrrAPA"/>
      </w:pPr>
      <w:r w:rsidRPr="00BB53D7">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B53D7">
            <w:fldChar w:fldCharType="begin"/>
          </w:r>
          <w:r w:rsidRPr="00BB53D7">
            <w:instrText xml:space="preserve"> CITATION Rap07 \l 9226 </w:instrText>
          </w:r>
          <w:r w:rsidRPr="00BB53D7">
            <w:fldChar w:fldCharType="separate"/>
          </w:r>
          <w:r w:rsidRPr="00BB53D7">
            <w:rPr>
              <w:noProof/>
            </w:rPr>
            <w:t xml:space="preserve"> (Raposo, 2007)</w:t>
          </w:r>
          <w:r w:rsidRPr="00BB53D7">
            <w:fldChar w:fldCharType="end"/>
          </w:r>
        </w:sdtContent>
      </w:sdt>
      <w:r w:rsidRPr="00BB53D7">
        <w:t>.</w:t>
      </w:r>
      <w:bookmarkStart w:id="139" w:name="_Toc56811421"/>
      <w:bookmarkStart w:id="140" w:name="_Toc114686988"/>
      <w:bookmarkStart w:id="141" w:name="_Toc115172926"/>
    </w:p>
    <w:p w14:paraId="1A4EE9D0" w14:textId="77777777" w:rsidR="007A700C" w:rsidRPr="00BB53D7" w:rsidRDefault="007A700C" w:rsidP="007A700C">
      <w:pPr>
        <w:pStyle w:val="PrrAPA"/>
        <w:ind w:firstLine="0"/>
      </w:pPr>
    </w:p>
    <w:p w14:paraId="6B9D4670" w14:textId="512ECBC4" w:rsidR="007A700C" w:rsidRPr="00BB53D7" w:rsidRDefault="007A700C" w:rsidP="007A700C">
      <w:pPr>
        <w:pStyle w:val="PrrAPA"/>
        <w:ind w:firstLine="0"/>
        <w:rPr>
          <w:b/>
          <w:bCs/>
        </w:rPr>
      </w:pPr>
      <w:r w:rsidRPr="00BB53D7">
        <w:rPr>
          <w:b/>
          <w:bCs/>
        </w:rPr>
        <w:t>Ciclo de la analítica KDD – Metodologías</w:t>
      </w:r>
      <w:bookmarkEnd w:id="139"/>
      <w:bookmarkEnd w:id="140"/>
      <w:bookmarkEnd w:id="141"/>
    </w:p>
    <w:p w14:paraId="41B87B46" w14:textId="77777777" w:rsidR="007A700C" w:rsidRPr="00BB53D7" w:rsidRDefault="007A700C" w:rsidP="007A700C">
      <w:pPr>
        <w:rPr>
          <w:rFonts w:cs="Times New Roman"/>
          <w:b/>
          <w:bCs/>
          <w:i/>
          <w:iCs/>
        </w:rPr>
      </w:pPr>
    </w:p>
    <w:p w14:paraId="533E4D26" w14:textId="606C9C63" w:rsidR="007A700C" w:rsidRPr="00BB53D7" w:rsidRDefault="007A700C" w:rsidP="007A700C">
      <w:pPr>
        <w:rPr>
          <w:rFonts w:cs="Times New Roman"/>
          <w:b/>
          <w:bCs/>
          <w:i/>
          <w:iCs/>
        </w:rPr>
      </w:pPr>
      <w:r w:rsidRPr="00BB53D7">
        <w:rPr>
          <w:rFonts w:cs="Times New Roman"/>
          <w:b/>
          <w:bCs/>
          <w:i/>
          <w:iCs/>
        </w:rPr>
        <w:lastRenderedPageBreak/>
        <w:t xml:space="preserve"> </w:t>
      </w:r>
      <w:bookmarkStart w:id="142" w:name="_Toc56811422"/>
      <w:bookmarkStart w:id="143" w:name="_Toc114686989"/>
      <w:bookmarkStart w:id="144" w:name="_Toc115172927"/>
      <w:r w:rsidRPr="00BB53D7">
        <w:rPr>
          <w:rFonts w:cs="Times New Roman"/>
          <w:b/>
          <w:bCs/>
          <w:i/>
          <w:iCs/>
        </w:rPr>
        <w:t>Tipos de analítica</w:t>
      </w:r>
      <w:bookmarkEnd w:id="142"/>
      <w:bookmarkEnd w:id="143"/>
      <w:bookmarkEnd w:id="144"/>
    </w:p>
    <w:p w14:paraId="1822865F" w14:textId="77777777" w:rsidR="007A700C" w:rsidRPr="00BB53D7" w:rsidRDefault="007A700C" w:rsidP="007A700C">
      <w:pPr>
        <w:ind w:firstLine="720"/>
        <w:rPr>
          <w:rFonts w:cs="Times New Roman"/>
        </w:rPr>
      </w:pPr>
      <w:r w:rsidRPr="00BB53D7">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B53D7" w:rsidRDefault="007A700C" w:rsidP="007A700C">
      <w:pPr>
        <w:ind w:firstLine="720"/>
        <w:rPr>
          <w:rFonts w:cs="Times New Roman"/>
        </w:rPr>
      </w:pPr>
    </w:p>
    <w:p w14:paraId="5D4B06E9" w14:textId="77777777" w:rsidR="007A700C" w:rsidRPr="00BB53D7" w:rsidRDefault="007A700C" w:rsidP="007A700C">
      <w:pPr>
        <w:ind w:firstLine="720"/>
        <w:rPr>
          <w:rFonts w:cs="Times New Roman"/>
        </w:rPr>
      </w:pPr>
      <w:r w:rsidRPr="00BB53D7">
        <w:rPr>
          <w:rFonts w:cs="Times New Roman"/>
        </w:rPr>
        <w:t>“</w:t>
      </w:r>
      <w:r w:rsidRPr="00BB53D7">
        <w:rPr>
          <w:rFonts w:cs="Times New Roman"/>
          <w:i/>
          <w:iCs/>
        </w:rPr>
        <w:t>un conjunto de métodos de análisis matemático y estadístico que sirve para identificar patrones de comportamiento, pronósticos, escenarios “que pasaría si”, entre otros</w:t>
      </w:r>
      <w:r w:rsidRPr="00BB53D7">
        <w:rPr>
          <w:rFonts w:cs="Times New Roman"/>
        </w:rPr>
        <w:t xml:space="preserve">” (Davenport y </w:t>
      </w:r>
      <w:proofErr w:type="spellStart"/>
      <w:r w:rsidRPr="00BB53D7">
        <w:rPr>
          <w:rFonts w:cs="Times New Roman"/>
        </w:rPr>
        <w:t>Harrys</w:t>
      </w:r>
      <w:proofErr w:type="spellEnd"/>
      <w:r w:rsidRPr="00BB53D7">
        <w:rPr>
          <w:rFonts w:cs="Times New Roman"/>
        </w:rPr>
        <w:t>, 2017).</w:t>
      </w:r>
    </w:p>
    <w:p w14:paraId="2254EF7D" w14:textId="77777777" w:rsidR="007A700C" w:rsidRPr="00BB53D7" w:rsidRDefault="007A700C" w:rsidP="007A700C">
      <w:pPr>
        <w:rPr>
          <w:rFonts w:cs="Times New Roman"/>
        </w:rPr>
      </w:pPr>
    </w:p>
    <w:p w14:paraId="2F7455E5" w14:textId="2D00ACAB" w:rsidR="007A700C" w:rsidRPr="00BB53D7" w:rsidRDefault="007A700C" w:rsidP="004E3955">
      <w:pPr>
        <w:ind w:firstLine="708"/>
        <w:rPr>
          <w:rFonts w:cs="Times New Roman"/>
          <w:b/>
          <w:bCs/>
        </w:rPr>
      </w:pPr>
      <w:bookmarkStart w:id="145" w:name="_Toc115172928"/>
      <w:r w:rsidRPr="00BB53D7">
        <w:rPr>
          <w:rFonts w:cs="Times New Roman"/>
          <w:b/>
          <w:bCs/>
        </w:rPr>
        <w:t>Descriptiva</w:t>
      </w:r>
      <w:bookmarkEnd w:id="145"/>
      <w:r w:rsidR="004E3955" w:rsidRPr="00BB53D7">
        <w:rPr>
          <w:rFonts w:cs="Times New Roman"/>
          <w:b/>
          <w:bCs/>
        </w:rPr>
        <w:t>.</w:t>
      </w:r>
    </w:p>
    <w:p w14:paraId="1D0FF09C" w14:textId="77777777" w:rsidR="007A700C" w:rsidRPr="00BB53D7" w:rsidRDefault="007A700C" w:rsidP="007A700C">
      <w:pPr>
        <w:ind w:firstLine="720"/>
        <w:rPr>
          <w:rFonts w:cs="Times New Roman"/>
          <w:shd w:val="clear" w:color="auto" w:fill="FFFFFF"/>
        </w:rPr>
      </w:pPr>
      <w:r w:rsidRPr="00BB53D7">
        <w:rPr>
          <w:rFonts w:cs="Times New Roman"/>
        </w:rPr>
        <w:t>Se pueden diferenciar de los otros tipos por medio de la pregunta inicial sea ¿qué sucedió?</w:t>
      </w:r>
      <w:r w:rsidRPr="00BB53D7">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B53D7">
            <w:rPr>
              <w:rFonts w:cs="Times New Roman"/>
              <w:shd w:val="clear" w:color="auto" w:fill="FFFFFF"/>
            </w:rPr>
            <w:fldChar w:fldCharType="begin"/>
          </w:r>
          <w:r w:rsidRPr="00BB53D7">
            <w:rPr>
              <w:rFonts w:cs="Times New Roman"/>
              <w:shd w:val="clear" w:color="auto" w:fill="FFFFFF"/>
            </w:rPr>
            <w:instrText xml:space="preserve">CITATION Ana18 \l 9226 </w:instrText>
          </w:r>
          <w:r w:rsidRPr="00BB53D7">
            <w:rPr>
              <w:rFonts w:cs="Times New Roman"/>
              <w:shd w:val="clear" w:color="auto" w:fill="FFFFFF"/>
            </w:rPr>
            <w:fldChar w:fldCharType="separate"/>
          </w:r>
          <w:r w:rsidRPr="00BB53D7">
            <w:rPr>
              <w:rFonts w:cs="Times New Roman"/>
              <w:noProof/>
              <w:shd w:val="clear" w:color="auto" w:fill="FFFFFF"/>
            </w:rPr>
            <w:t>(cuatro tipos de analítica de retail que todo comercio necesita en 2018, 2018)</w:t>
          </w:r>
          <w:r w:rsidRPr="00BB53D7">
            <w:rPr>
              <w:rFonts w:cs="Times New Roman"/>
              <w:shd w:val="clear" w:color="auto" w:fill="FFFFFF"/>
            </w:rPr>
            <w:fldChar w:fldCharType="end"/>
          </w:r>
        </w:sdtContent>
      </w:sdt>
      <w:r w:rsidRPr="00BB53D7">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B53D7" w:rsidRDefault="007A700C" w:rsidP="007A700C">
      <w:pPr>
        <w:rPr>
          <w:rFonts w:cs="Times New Roman"/>
        </w:rPr>
      </w:pPr>
    </w:p>
    <w:p w14:paraId="799C832B" w14:textId="0DECF6CA" w:rsidR="007A700C" w:rsidRPr="00BB53D7" w:rsidRDefault="007A700C" w:rsidP="004E3955">
      <w:pPr>
        <w:ind w:firstLine="708"/>
        <w:rPr>
          <w:rFonts w:cs="Times New Roman"/>
          <w:b/>
          <w:bCs/>
        </w:rPr>
      </w:pPr>
      <w:bookmarkStart w:id="146" w:name="_Toc115172929"/>
      <w:r w:rsidRPr="00BB53D7">
        <w:rPr>
          <w:rFonts w:cs="Times New Roman"/>
          <w:b/>
          <w:bCs/>
        </w:rPr>
        <w:t>Diagnostica</w:t>
      </w:r>
      <w:bookmarkEnd w:id="146"/>
      <w:r w:rsidR="004E3955" w:rsidRPr="00BB53D7">
        <w:rPr>
          <w:rFonts w:cs="Times New Roman"/>
          <w:b/>
          <w:bCs/>
        </w:rPr>
        <w:t>.</w:t>
      </w:r>
    </w:p>
    <w:p w14:paraId="04610D8C" w14:textId="77777777" w:rsidR="007A700C" w:rsidRPr="00BB53D7" w:rsidRDefault="007A700C" w:rsidP="007A700C">
      <w:pPr>
        <w:ind w:firstLine="720"/>
        <w:rPr>
          <w:rFonts w:cs="Times New Roman"/>
        </w:rPr>
      </w:pPr>
      <w:r w:rsidRPr="00BB53D7">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(cuatro tipos de analítica de retail que todo comercio necesita en 2018, 2018)</w:t>
          </w:r>
          <w:r w:rsidRPr="00BB53D7">
            <w:rPr>
              <w:rFonts w:cs="Times New Roman"/>
            </w:rPr>
            <w:fldChar w:fldCharType="end"/>
          </w:r>
        </w:sdtContent>
      </w:sdt>
      <w:r w:rsidRPr="00BB53D7">
        <w:rPr>
          <w:rFonts w:cs="Times New Roman"/>
        </w:rPr>
        <w:t>.</w:t>
      </w:r>
    </w:p>
    <w:p w14:paraId="1A517054" w14:textId="77777777" w:rsidR="007A700C" w:rsidRPr="00BB53D7" w:rsidRDefault="007A700C" w:rsidP="007A700C">
      <w:pPr>
        <w:rPr>
          <w:rFonts w:cs="Times New Roman"/>
        </w:rPr>
      </w:pPr>
    </w:p>
    <w:p w14:paraId="414F1065" w14:textId="4408D5D2" w:rsidR="007A700C" w:rsidRPr="00BB53D7" w:rsidRDefault="007A700C" w:rsidP="004E3955">
      <w:pPr>
        <w:ind w:firstLine="708"/>
        <w:rPr>
          <w:rFonts w:cs="Times New Roman"/>
          <w:b/>
          <w:bCs/>
        </w:rPr>
      </w:pPr>
      <w:bookmarkStart w:id="147" w:name="_Toc115172930"/>
      <w:r w:rsidRPr="00BB53D7">
        <w:rPr>
          <w:rFonts w:cs="Times New Roman"/>
          <w:b/>
          <w:bCs/>
        </w:rPr>
        <w:t>Predictiva</w:t>
      </w:r>
      <w:bookmarkEnd w:id="147"/>
      <w:r w:rsidR="004E3955" w:rsidRPr="00BB53D7">
        <w:rPr>
          <w:rFonts w:cs="Times New Roman"/>
          <w:b/>
          <w:bCs/>
        </w:rPr>
        <w:t>.</w:t>
      </w:r>
    </w:p>
    <w:p w14:paraId="1134D048" w14:textId="77777777" w:rsidR="007A700C" w:rsidRPr="00BB53D7" w:rsidRDefault="007A700C" w:rsidP="007A700C">
      <w:pPr>
        <w:ind w:firstLine="720"/>
        <w:rPr>
          <w:rFonts w:cs="Times New Roman"/>
        </w:rPr>
      </w:pPr>
      <w:r w:rsidRPr="00BB53D7">
        <w:rPr>
          <w:rStyle w:val="PrrAPACar"/>
        </w:rPr>
        <w:lastRenderedPageBreak/>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B53D7">
            <w:rPr>
              <w:rStyle w:val="PrrAPACar"/>
            </w:rPr>
            <w:fldChar w:fldCharType="begin"/>
          </w:r>
          <w:r w:rsidRPr="00BB53D7">
            <w:rPr>
              <w:rStyle w:val="PrrAPACar"/>
            </w:rPr>
            <w:instrText xml:space="preserve">CITATION Ana18 \l 9226 </w:instrText>
          </w:r>
          <w:r w:rsidRPr="00BB53D7">
            <w:rPr>
              <w:rStyle w:val="PrrAPACar"/>
            </w:rPr>
            <w:fldChar w:fldCharType="separate"/>
          </w:r>
          <w:r w:rsidRPr="00BB53D7">
            <w:rPr>
              <w:rStyle w:val="PrrAPACar"/>
              <w:noProof/>
            </w:rPr>
            <w:t xml:space="preserve"> </w:t>
          </w:r>
          <w:r w:rsidRPr="00BB53D7">
            <w:rPr>
              <w:rFonts w:cs="Times New Roman"/>
              <w:noProof/>
            </w:rPr>
            <w:t>(cuatro tipos de analítica de retail que todo comercio necesita en 2018, 2018)</w:t>
          </w:r>
          <w:r w:rsidRPr="00BB53D7">
            <w:rPr>
              <w:rStyle w:val="PrrAPACar"/>
            </w:rPr>
            <w:fldChar w:fldCharType="end"/>
          </w:r>
        </w:sdtContent>
      </w:sdt>
      <w:r w:rsidRPr="00BB53D7">
        <w:rPr>
          <w:rFonts w:cs="Times New Roman"/>
        </w:rPr>
        <w:t>.</w:t>
      </w:r>
    </w:p>
    <w:p w14:paraId="3227089D" w14:textId="77777777" w:rsidR="007A700C" w:rsidRPr="00BB53D7" w:rsidRDefault="007A700C" w:rsidP="007A700C">
      <w:pPr>
        <w:rPr>
          <w:rFonts w:cs="Times New Roman"/>
        </w:rPr>
      </w:pPr>
    </w:p>
    <w:p w14:paraId="1E823A31" w14:textId="21FFABA3" w:rsidR="007A700C" w:rsidRPr="00BB53D7" w:rsidRDefault="007A700C" w:rsidP="004E3955">
      <w:pPr>
        <w:ind w:firstLine="708"/>
        <w:rPr>
          <w:rFonts w:cs="Times New Roman"/>
          <w:b/>
          <w:bCs/>
        </w:rPr>
      </w:pPr>
      <w:bookmarkStart w:id="148" w:name="_Toc115172931"/>
      <w:r w:rsidRPr="00BB53D7">
        <w:rPr>
          <w:rFonts w:cs="Times New Roman"/>
          <w:b/>
          <w:bCs/>
        </w:rPr>
        <w:t>Prescriptiva</w:t>
      </w:r>
      <w:bookmarkEnd w:id="148"/>
      <w:r w:rsidR="004E3955" w:rsidRPr="00BB53D7">
        <w:rPr>
          <w:rFonts w:cs="Times New Roman"/>
          <w:b/>
          <w:bCs/>
        </w:rPr>
        <w:t>.</w:t>
      </w:r>
    </w:p>
    <w:p w14:paraId="04FF2466" w14:textId="77777777" w:rsidR="007A700C" w:rsidRPr="00BB53D7" w:rsidRDefault="007A700C" w:rsidP="007A700C">
      <w:pPr>
        <w:ind w:firstLine="708"/>
        <w:rPr>
          <w:rFonts w:cs="Times New Roman"/>
        </w:rPr>
      </w:pPr>
      <w:r w:rsidRPr="00BB53D7">
        <w:rPr>
          <w:rFonts w:cs="Times New Roman"/>
        </w:rPr>
        <w:t xml:space="preserve">Se pueden diferenciar de los otros tipos por medio de la pregunta inicial sea ¿qué deberíamos hacer? o </w:t>
      </w:r>
      <w:r w:rsidRPr="00BB53D7">
        <w:rPr>
          <w:rFonts w:cs="Times New Roman"/>
          <w:shd w:val="clear" w:color="auto" w:fill="FFFFFF"/>
        </w:rPr>
        <w:t>¿Qué necesito hacer?</w:t>
      </w:r>
      <w:r w:rsidRPr="00BB53D7">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 xml:space="preserve"> (cuatro tipos de analítica de retail que todo comercio necesita en 2018, 2018)</w:t>
          </w:r>
          <w:r w:rsidRPr="00BB53D7">
            <w:rPr>
              <w:rFonts w:cs="Times New Roman"/>
            </w:rPr>
            <w:fldChar w:fldCharType="end"/>
          </w:r>
        </w:sdtContent>
      </w:sdt>
      <w:r w:rsidRPr="00BB53D7">
        <w:rPr>
          <w:rFonts w:cs="Times New Roman"/>
        </w:rPr>
        <w:t xml:space="preserve">. </w:t>
      </w:r>
    </w:p>
    <w:p w14:paraId="4B24122E" w14:textId="77777777" w:rsidR="007A700C" w:rsidRPr="00BB53D7" w:rsidRDefault="007A700C" w:rsidP="007A700C">
      <w:pPr>
        <w:rPr>
          <w:rFonts w:cs="Times New Roman"/>
        </w:rPr>
      </w:pPr>
    </w:p>
    <w:p w14:paraId="41DA403C" w14:textId="7B17753F" w:rsidR="007A700C" w:rsidRPr="00BB53D7" w:rsidRDefault="007A700C" w:rsidP="007A700C">
      <w:pPr>
        <w:rPr>
          <w:rFonts w:cs="Times New Roman"/>
          <w:b/>
          <w:bCs/>
          <w:i/>
          <w:iCs/>
        </w:rPr>
      </w:pPr>
      <w:bookmarkStart w:id="149" w:name="_Toc56811423"/>
      <w:bookmarkStart w:id="150" w:name="_Toc114686990"/>
      <w:bookmarkStart w:id="151" w:name="_Toc115172932"/>
      <w:r w:rsidRPr="00BB53D7">
        <w:rPr>
          <w:rFonts w:cs="Times New Roman"/>
          <w:b/>
          <w:bCs/>
          <w:i/>
          <w:iCs/>
        </w:rPr>
        <w:t>Técnicas De Analítica</w:t>
      </w:r>
      <w:bookmarkEnd w:id="149"/>
      <w:bookmarkEnd w:id="150"/>
      <w:bookmarkEnd w:id="151"/>
    </w:p>
    <w:p w14:paraId="6CDF093F" w14:textId="77777777" w:rsidR="007A700C" w:rsidRPr="00BB53D7" w:rsidRDefault="007A700C" w:rsidP="007A700C">
      <w:pPr>
        <w:ind w:firstLine="708"/>
        <w:rPr>
          <w:rFonts w:cs="Times New Roman"/>
        </w:rPr>
      </w:pPr>
      <w:r w:rsidRPr="00BB53D7">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B53D7">
            <w:rPr>
              <w:rFonts w:cs="Times New Roman"/>
            </w:rPr>
            <w:fldChar w:fldCharType="begin"/>
          </w:r>
          <w:r w:rsidRPr="00BB53D7">
            <w:rPr>
              <w:rFonts w:cs="Times New Roman"/>
            </w:rPr>
            <w:instrText xml:space="preserve"> CITATION Gar \l 9226 </w:instrText>
          </w:r>
          <w:r w:rsidRPr="00BB53D7">
            <w:rPr>
              <w:rFonts w:cs="Times New Roman"/>
            </w:rPr>
            <w:fldChar w:fldCharType="separate"/>
          </w:r>
          <w:r w:rsidRPr="00BB53D7">
            <w:rPr>
              <w:rFonts w:cs="Times New Roman"/>
              <w:noProof/>
            </w:rPr>
            <w:t xml:space="preserve"> (Garcia, 2006)</w:t>
          </w:r>
          <w:r w:rsidRPr="00BB53D7">
            <w:rPr>
              <w:rFonts w:cs="Times New Roman"/>
            </w:rPr>
            <w:fldChar w:fldCharType="end"/>
          </w:r>
        </w:sdtContent>
      </w:sdt>
      <w:r w:rsidRPr="00BB53D7">
        <w:rPr>
          <w:rFonts w:cs="Times New Roman"/>
        </w:rPr>
        <w:t>.</w:t>
      </w:r>
    </w:p>
    <w:p w14:paraId="223F0800" w14:textId="444732CD" w:rsidR="007A700C" w:rsidRDefault="007A700C" w:rsidP="007A700C">
      <w:pPr>
        <w:rPr>
          <w:rFonts w:cs="Times New Roman"/>
          <w:szCs w:val="24"/>
        </w:rPr>
      </w:pPr>
    </w:p>
    <w:p w14:paraId="6722A298" w14:textId="05F531B9" w:rsidR="007A700C" w:rsidRPr="00BB53D7" w:rsidRDefault="007A700C" w:rsidP="004E3955">
      <w:pPr>
        <w:ind w:firstLine="708"/>
        <w:rPr>
          <w:rFonts w:cs="Times New Roman"/>
          <w:b/>
          <w:bCs/>
        </w:rPr>
      </w:pPr>
      <w:bookmarkStart w:id="152" w:name="_Toc56811425"/>
      <w:bookmarkStart w:id="153" w:name="_Toc101718654"/>
      <w:bookmarkStart w:id="154" w:name="_Toc115172937"/>
      <w:r w:rsidRPr="00BB53D7">
        <w:rPr>
          <w:rFonts w:cs="Times New Roman"/>
          <w:b/>
          <w:bCs/>
        </w:rPr>
        <w:t>Simulación</w:t>
      </w:r>
      <w:bookmarkEnd w:id="152"/>
      <w:bookmarkEnd w:id="153"/>
      <w:bookmarkEnd w:id="154"/>
      <w:r w:rsidR="004E3955" w:rsidRPr="00BB53D7">
        <w:rPr>
          <w:rFonts w:cs="Times New Roman"/>
          <w:b/>
          <w:bCs/>
        </w:rPr>
        <w:t xml:space="preserve">. </w:t>
      </w:r>
    </w:p>
    <w:p w14:paraId="36C47CB5" w14:textId="77777777" w:rsidR="007A700C" w:rsidRPr="00BB53D7" w:rsidRDefault="007A700C" w:rsidP="007A700C">
      <w:pPr>
        <w:ind w:firstLine="708"/>
        <w:rPr>
          <w:rFonts w:cs="Times New Roman"/>
          <w:lang w:eastAsia="es-CO"/>
        </w:rPr>
      </w:pPr>
      <w:r w:rsidRPr="00BB53D7">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B53D7">
            <w:rPr>
              <w:rFonts w:cs="Times New Roman"/>
              <w:lang w:eastAsia="es-CO"/>
            </w:rPr>
            <w:fldChar w:fldCharType="begin"/>
          </w:r>
          <w:r w:rsidRPr="00BB53D7">
            <w:rPr>
              <w:rFonts w:cs="Times New Roman"/>
              <w:lang w:eastAsia="es-CO"/>
            </w:rPr>
            <w:instrText xml:space="preserve"> CITATION Cas06 \l 9226 </w:instrText>
          </w:r>
          <w:r w:rsidRPr="00BB53D7">
            <w:rPr>
              <w:rFonts w:cs="Times New Roman"/>
              <w:lang w:eastAsia="es-CO"/>
            </w:rPr>
            <w:fldChar w:fldCharType="separate"/>
          </w:r>
          <w:r w:rsidRPr="00BB53D7">
            <w:rPr>
              <w:rFonts w:cs="Times New Roman"/>
              <w:noProof/>
              <w:lang w:eastAsia="es-CO"/>
            </w:rPr>
            <w:t xml:space="preserve"> (Castellanos Hernández &amp; Chacon Osorio, 2006)</w:t>
          </w:r>
          <w:r w:rsidRPr="00BB53D7">
            <w:rPr>
              <w:rFonts w:cs="Times New Roman"/>
              <w:lang w:eastAsia="es-CO"/>
            </w:rPr>
            <w:fldChar w:fldCharType="end"/>
          </w:r>
        </w:sdtContent>
      </w:sdt>
      <w:r w:rsidRPr="00BB53D7">
        <w:rPr>
          <w:rFonts w:cs="Times New Roman"/>
          <w:lang w:eastAsia="es-CO"/>
        </w:rPr>
        <w:t xml:space="preserve">. </w:t>
      </w:r>
    </w:p>
    <w:p w14:paraId="2AF0FD47" w14:textId="77777777" w:rsidR="007A700C" w:rsidRPr="00BB53D7" w:rsidRDefault="007A700C" w:rsidP="007A700C">
      <w:pPr>
        <w:rPr>
          <w:rFonts w:cs="Times New Roman"/>
        </w:rPr>
      </w:pPr>
    </w:p>
    <w:p w14:paraId="358DA872" w14:textId="4A16247F" w:rsidR="007A700C" w:rsidRPr="00BB53D7" w:rsidRDefault="007A700C" w:rsidP="007A700C">
      <w:pPr>
        <w:ind w:firstLine="708"/>
        <w:rPr>
          <w:rFonts w:cs="Times New Roman"/>
          <w:b/>
          <w:bCs/>
          <w:i/>
          <w:iCs/>
          <w:szCs w:val="24"/>
        </w:rPr>
      </w:pPr>
      <w:bookmarkStart w:id="155" w:name="_Toc56811426"/>
      <w:bookmarkStart w:id="156" w:name="_Toc115172938"/>
      <w:r w:rsidRPr="00BB53D7">
        <w:rPr>
          <w:rFonts w:cs="Times New Roman"/>
          <w:b/>
          <w:bCs/>
          <w:i/>
          <w:iCs/>
          <w:szCs w:val="24"/>
        </w:rPr>
        <w:t>Tipos De Simulación</w:t>
      </w:r>
      <w:bookmarkStart w:id="157" w:name="_Toc115172939"/>
      <w:bookmarkEnd w:id="155"/>
      <w:bookmarkEnd w:id="156"/>
      <w:r w:rsidRPr="00BB53D7">
        <w:rPr>
          <w:rFonts w:cs="Times New Roman"/>
          <w:b/>
          <w:bCs/>
          <w:i/>
          <w:iCs/>
          <w:szCs w:val="24"/>
        </w:rPr>
        <w:t>.</w:t>
      </w:r>
    </w:p>
    <w:p w14:paraId="36E854D8" w14:textId="2B61A1F6" w:rsidR="007A700C" w:rsidRPr="00BB53D7" w:rsidRDefault="007A700C" w:rsidP="007A700C">
      <w:pPr>
        <w:ind w:firstLine="708"/>
        <w:rPr>
          <w:rFonts w:cs="Times New Roman"/>
          <w:szCs w:val="24"/>
        </w:rPr>
      </w:pPr>
      <w:r w:rsidRPr="00BB53D7">
        <w:rPr>
          <w:rStyle w:val="Ttulo4Car"/>
          <w:rFonts w:ascii="Times New Roman" w:eastAsiaTheme="minorEastAsia" w:hAnsi="Times New Roman" w:cs="Times New Roman"/>
          <w:b/>
          <w:bCs/>
          <w:color w:val="000000" w:themeColor="text1"/>
          <w:szCs w:val="24"/>
        </w:rPr>
        <w:t>Simulación de situaciones</w:t>
      </w:r>
      <w:bookmarkEnd w:id="157"/>
      <w:r w:rsidRPr="00BB53D7">
        <w:rPr>
          <w:rStyle w:val="Ttulo4Car"/>
          <w:rFonts w:ascii="Times New Roman" w:eastAsiaTheme="minorEastAsia" w:hAnsi="Times New Roman" w:cs="Times New Roman"/>
          <w:szCs w:val="24"/>
        </w:rPr>
        <w:t>.</w:t>
      </w:r>
      <w:r w:rsidR="004E3955" w:rsidRPr="00BB53D7">
        <w:rPr>
          <w:rStyle w:val="Ttulo4Car"/>
          <w:rFonts w:ascii="Times New Roman" w:eastAsiaTheme="minorEastAsia" w:hAnsi="Times New Roman" w:cs="Times New Roman"/>
          <w:szCs w:val="24"/>
        </w:rPr>
        <w:t xml:space="preserve"> </w:t>
      </w:r>
      <w:r w:rsidRPr="00BB53D7">
        <w:rPr>
          <w:rFonts w:cs="Times New Roman"/>
          <w:szCs w:val="24"/>
        </w:rPr>
        <w:t>Permite simular una situación física o real y observar su comportamiento</w:t>
      </w:r>
      <w:sdt>
        <w:sdtPr>
          <w:rPr>
            <w:rFonts w:cs="Times New Roman"/>
            <w:szCs w:val="24"/>
          </w:rPr>
          <w:id w:val="852775565"/>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bookmarkStart w:id="158" w:name="_Toc115172940"/>
    </w:p>
    <w:p w14:paraId="0AE26A8D" w14:textId="77777777" w:rsidR="007A700C" w:rsidRPr="00BB53D7" w:rsidRDefault="007A700C" w:rsidP="007A700C">
      <w:pPr>
        <w:ind w:firstLine="708"/>
        <w:rPr>
          <w:rFonts w:cs="Times New Roman"/>
          <w:szCs w:val="24"/>
        </w:rPr>
      </w:pPr>
    </w:p>
    <w:p w14:paraId="47725136" w14:textId="7ABE4200" w:rsidR="007A700C" w:rsidRPr="00BB53D7" w:rsidRDefault="007A700C" w:rsidP="007A700C">
      <w:pPr>
        <w:ind w:firstLine="708"/>
        <w:rPr>
          <w:rFonts w:cs="Times New Roman"/>
          <w:szCs w:val="24"/>
        </w:rPr>
      </w:pPr>
      <w:r w:rsidRPr="00BB53D7">
        <w:rPr>
          <w:rStyle w:val="Ttulo4Car"/>
          <w:rFonts w:ascii="Times New Roman" w:eastAsiaTheme="minorEastAsia" w:hAnsi="Times New Roman" w:cs="Times New Roman"/>
          <w:b/>
          <w:bCs/>
          <w:color w:val="000000" w:themeColor="text1"/>
          <w:szCs w:val="24"/>
        </w:rPr>
        <w:t>Simulación De Realizar Alguna Situación</w:t>
      </w:r>
      <w:bookmarkEnd w:id="158"/>
      <w:r w:rsidR="004E3955" w:rsidRPr="00BB53D7">
        <w:rPr>
          <w:rStyle w:val="Ttulo4Car"/>
          <w:rFonts w:ascii="Times New Roman" w:eastAsiaTheme="minorEastAsia" w:hAnsi="Times New Roman" w:cs="Times New Roman"/>
          <w:b/>
          <w:bCs/>
          <w:color w:val="000000" w:themeColor="text1"/>
          <w:szCs w:val="24"/>
        </w:rPr>
        <w:t>.</w:t>
      </w:r>
      <w:r w:rsidRPr="00BB53D7">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p>
    <w:p w14:paraId="07A26594" w14:textId="77777777" w:rsidR="007A700C" w:rsidRPr="00BB53D7" w:rsidRDefault="007A700C" w:rsidP="007A700C">
      <w:pPr>
        <w:rPr>
          <w:rFonts w:cs="Times New Roman"/>
          <w:szCs w:val="24"/>
        </w:rPr>
      </w:pPr>
    </w:p>
    <w:p w14:paraId="3D10AD7E" w14:textId="77777777" w:rsidR="003128E3" w:rsidRPr="00BB53D7" w:rsidRDefault="007A700C" w:rsidP="003128E3">
      <w:pPr>
        <w:ind w:firstLine="708"/>
        <w:rPr>
          <w:rFonts w:cs="Times New Roman"/>
          <w:b/>
          <w:bCs/>
          <w:i/>
          <w:iCs/>
          <w:szCs w:val="24"/>
        </w:rPr>
      </w:pPr>
      <w:bookmarkStart w:id="159" w:name="_Toc56811427"/>
      <w:bookmarkStart w:id="160" w:name="_Toc115172941"/>
      <w:r w:rsidRPr="00BB53D7">
        <w:rPr>
          <w:rFonts w:cs="Times New Roman"/>
          <w:b/>
          <w:bCs/>
          <w:i/>
          <w:iCs/>
          <w:szCs w:val="24"/>
        </w:rPr>
        <w:t>Fases De Estudio De Simulación</w:t>
      </w:r>
      <w:bookmarkEnd w:id="159"/>
      <w:bookmarkEnd w:id="160"/>
      <w:r w:rsidR="003128E3" w:rsidRPr="00BB53D7">
        <w:rPr>
          <w:rFonts w:cs="Times New Roman"/>
          <w:b/>
          <w:bCs/>
          <w:i/>
          <w:iCs/>
          <w:szCs w:val="24"/>
        </w:rPr>
        <w:t>.</w:t>
      </w:r>
    </w:p>
    <w:p w14:paraId="4DCA653D" w14:textId="0C29DB15" w:rsidR="003128E3" w:rsidRPr="00BB53D7" w:rsidRDefault="007A700C" w:rsidP="003128E3">
      <w:pPr>
        <w:ind w:firstLine="708"/>
        <w:rPr>
          <w:rFonts w:cs="Times New Roman"/>
          <w:szCs w:val="24"/>
        </w:rPr>
      </w:pPr>
      <w:r w:rsidRPr="00BB53D7">
        <w:rPr>
          <w:rFonts w:cs="Times New Roman"/>
          <w:b/>
          <w:bCs/>
          <w:i/>
          <w:iCs/>
          <w:szCs w:val="24"/>
        </w:rPr>
        <w:t>Definición de objetivos</w:t>
      </w:r>
      <w:r w:rsidR="003128E3" w:rsidRPr="00BB53D7">
        <w:rPr>
          <w:rFonts w:cs="Times New Roman"/>
          <w:b/>
          <w:bCs/>
          <w:i/>
          <w:iCs/>
          <w:szCs w:val="24"/>
        </w:rPr>
        <w:t xml:space="preserve">. </w:t>
      </w:r>
      <w:r w:rsidRPr="00BB53D7">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CC6621C" w14:textId="77777777" w:rsidR="004E3955" w:rsidRPr="00BB53D7" w:rsidRDefault="004E3955" w:rsidP="003128E3">
      <w:pPr>
        <w:ind w:firstLine="708"/>
        <w:rPr>
          <w:rFonts w:cs="Times New Roman"/>
          <w:szCs w:val="24"/>
        </w:rPr>
      </w:pPr>
    </w:p>
    <w:p w14:paraId="08FD4E9D" w14:textId="21AEAFD4" w:rsidR="003128E3" w:rsidRPr="00BB53D7" w:rsidRDefault="007A700C" w:rsidP="003128E3">
      <w:pPr>
        <w:ind w:firstLine="708"/>
        <w:rPr>
          <w:rFonts w:cs="Times New Roman"/>
          <w:szCs w:val="24"/>
        </w:rPr>
      </w:pPr>
      <w:r w:rsidRPr="00BB53D7">
        <w:rPr>
          <w:rFonts w:cs="Times New Roman"/>
          <w:b/>
          <w:bCs/>
          <w:i/>
          <w:iCs/>
          <w:szCs w:val="24"/>
        </w:rPr>
        <w:t>Definición del sistema</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59C21D2" w14:textId="77777777" w:rsidR="004E3955" w:rsidRPr="00BB53D7" w:rsidRDefault="004E3955" w:rsidP="003128E3">
      <w:pPr>
        <w:ind w:firstLine="708"/>
        <w:rPr>
          <w:rFonts w:cs="Times New Roman"/>
          <w:szCs w:val="24"/>
        </w:rPr>
      </w:pPr>
    </w:p>
    <w:p w14:paraId="5BF653BF" w14:textId="73541686" w:rsidR="003128E3" w:rsidRPr="00BB53D7" w:rsidRDefault="007A700C" w:rsidP="003128E3">
      <w:pPr>
        <w:ind w:firstLine="708"/>
        <w:rPr>
          <w:rFonts w:cs="Times New Roman"/>
          <w:szCs w:val="24"/>
        </w:rPr>
      </w:pPr>
      <w:r w:rsidRPr="00BB53D7">
        <w:rPr>
          <w:rFonts w:cs="Times New Roman"/>
          <w:b/>
          <w:bCs/>
          <w:i/>
          <w:iCs/>
          <w:szCs w:val="24"/>
        </w:rPr>
        <w:t>Elaboración del modelo conceptual</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1F79CF58" w14:textId="77777777" w:rsidR="003128E3" w:rsidRPr="00BB53D7" w:rsidRDefault="003128E3" w:rsidP="003128E3">
      <w:pPr>
        <w:ind w:firstLine="708"/>
        <w:rPr>
          <w:rFonts w:cs="Times New Roman"/>
          <w:szCs w:val="24"/>
        </w:rPr>
      </w:pPr>
    </w:p>
    <w:p w14:paraId="6FF1D04E" w14:textId="77777777" w:rsidR="003128E3" w:rsidRPr="00BB53D7" w:rsidRDefault="007A700C" w:rsidP="003128E3">
      <w:pPr>
        <w:ind w:firstLine="708"/>
        <w:rPr>
          <w:rFonts w:cs="Times New Roman"/>
          <w:szCs w:val="24"/>
        </w:rPr>
      </w:pPr>
      <w:r w:rsidRPr="00BB53D7">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 xml:space="preserve"> (Coss Bu, 2003)</w:t>
          </w:r>
          <w:r w:rsidRPr="00BB53D7">
            <w:rPr>
              <w:rFonts w:cs="Times New Roman"/>
              <w:szCs w:val="24"/>
            </w:rPr>
            <w:fldChar w:fldCharType="end"/>
          </w:r>
        </w:sdtContent>
      </w:sdt>
      <w:r w:rsidRPr="00BB53D7">
        <w:rPr>
          <w:rFonts w:cs="Times New Roman"/>
          <w:szCs w:val="24"/>
        </w:rPr>
        <w:t>.</w:t>
      </w:r>
    </w:p>
    <w:p w14:paraId="7657BEE9" w14:textId="7BD4AE49" w:rsidR="003128E3" w:rsidRPr="00BB53D7" w:rsidRDefault="007A700C" w:rsidP="003128E3">
      <w:pPr>
        <w:ind w:firstLine="708"/>
        <w:rPr>
          <w:rFonts w:cs="Times New Roman"/>
          <w:szCs w:val="24"/>
        </w:rPr>
      </w:pPr>
      <w:r w:rsidRPr="00BB53D7">
        <w:rPr>
          <w:rFonts w:cs="Times New Roman"/>
          <w:b/>
          <w:bCs/>
          <w:i/>
          <w:iCs/>
          <w:szCs w:val="24"/>
        </w:rPr>
        <w:t>Elaboración del sistema comunicativo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19D613F" w14:textId="77777777" w:rsidR="003128E3" w:rsidRPr="00BB53D7" w:rsidRDefault="003128E3" w:rsidP="003128E3">
      <w:pPr>
        <w:ind w:firstLine="708"/>
        <w:rPr>
          <w:rFonts w:cs="Times New Roman"/>
          <w:szCs w:val="24"/>
        </w:rPr>
      </w:pPr>
    </w:p>
    <w:p w14:paraId="42A0C667" w14:textId="390CEA47" w:rsidR="007A700C" w:rsidRPr="00BB53D7" w:rsidRDefault="007A700C" w:rsidP="003128E3">
      <w:pPr>
        <w:ind w:firstLine="708"/>
        <w:rPr>
          <w:rFonts w:cs="Times New Roman"/>
          <w:szCs w:val="24"/>
        </w:rPr>
      </w:pPr>
      <w:r w:rsidRPr="00BB53D7">
        <w:rPr>
          <w:rFonts w:cs="Times New Roman"/>
          <w:b/>
          <w:bCs/>
          <w:i/>
          <w:iCs/>
          <w:szCs w:val="24"/>
        </w:rPr>
        <w:t>Construcción y verificación de modelo informático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CE82D4B" w14:textId="77777777" w:rsidR="007A700C" w:rsidRPr="00BB53D7" w:rsidRDefault="007A700C" w:rsidP="007A700C">
      <w:pPr>
        <w:rPr>
          <w:rFonts w:cs="Times New Roman"/>
          <w:szCs w:val="24"/>
        </w:rPr>
      </w:pPr>
    </w:p>
    <w:p w14:paraId="621E61D9" w14:textId="4043F7EA" w:rsidR="007A700C" w:rsidRPr="00BB53D7" w:rsidRDefault="007A700C" w:rsidP="003128E3">
      <w:pPr>
        <w:ind w:firstLine="708"/>
        <w:rPr>
          <w:rFonts w:cs="Times New Roman"/>
          <w:szCs w:val="24"/>
        </w:rPr>
      </w:pPr>
      <w:r w:rsidRPr="00BB53D7">
        <w:rPr>
          <w:rFonts w:cs="Times New Roman"/>
          <w:b/>
          <w:bCs/>
          <w:i/>
          <w:iCs/>
          <w:szCs w:val="24"/>
        </w:rPr>
        <w:t>Validación final</w:t>
      </w:r>
      <w:r w:rsidR="003128E3" w:rsidRPr="00BB53D7">
        <w:rPr>
          <w:rFonts w:cs="Times New Roman"/>
          <w:szCs w:val="24"/>
        </w:rPr>
        <w:t xml:space="preserve">. </w:t>
      </w:r>
      <w:r w:rsidRPr="00BB53D7">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(Coss Bu, 2003)</w:t>
          </w:r>
          <w:r w:rsidRPr="00BB53D7">
            <w:rPr>
              <w:rFonts w:cs="Times New Roman"/>
              <w:szCs w:val="24"/>
            </w:rPr>
            <w:fldChar w:fldCharType="end"/>
          </w:r>
        </w:sdtContent>
      </w:sdt>
      <w:r w:rsidRPr="00BB53D7">
        <w:rPr>
          <w:rFonts w:cs="Times New Roman"/>
          <w:szCs w:val="24"/>
        </w:rPr>
        <w:t>.</w:t>
      </w:r>
    </w:p>
    <w:p w14:paraId="429CA63C" w14:textId="77777777" w:rsidR="007A700C" w:rsidRPr="00BB53D7" w:rsidRDefault="007A700C" w:rsidP="007A700C">
      <w:pPr>
        <w:rPr>
          <w:rFonts w:cs="Times New Roman"/>
          <w:b/>
          <w:bCs/>
          <w:szCs w:val="24"/>
        </w:rPr>
      </w:pPr>
    </w:p>
    <w:p w14:paraId="22C5F592" w14:textId="77777777" w:rsidR="00704945" w:rsidRDefault="007A700C" w:rsidP="00704945">
      <w:pPr>
        <w:ind w:firstLine="708"/>
        <w:rPr>
          <w:rFonts w:cs="Times New Roman"/>
          <w:b/>
          <w:bCs/>
          <w:i/>
          <w:iCs/>
          <w:szCs w:val="24"/>
        </w:rPr>
      </w:pPr>
      <w:bookmarkStart w:id="161" w:name="_Toc56811428"/>
      <w:bookmarkStart w:id="162" w:name="_Toc115172942"/>
      <w:r w:rsidRPr="00BB53D7">
        <w:rPr>
          <w:rFonts w:cs="Times New Roman"/>
          <w:b/>
          <w:bCs/>
          <w:i/>
          <w:iCs/>
          <w:szCs w:val="24"/>
        </w:rPr>
        <w:t>Modelos de simulación</w:t>
      </w:r>
      <w:bookmarkEnd w:id="161"/>
      <w:bookmarkEnd w:id="162"/>
      <w:r w:rsidR="00E07D42" w:rsidRPr="00BB53D7">
        <w:rPr>
          <w:rFonts w:cs="Times New Roman"/>
          <w:b/>
          <w:bCs/>
          <w:i/>
          <w:iCs/>
          <w:szCs w:val="24"/>
        </w:rPr>
        <w:t>.</w:t>
      </w:r>
    </w:p>
    <w:p w14:paraId="7FD51580" w14:textId="7C4CA0E9" w:rsidR="007A700C" w:rsidRPr="00704945" w:rsidRDefault="007A700C" w:rsidP="00704945">
      <w:pPr>
        <w:ind w:firstLine="708"/>
        <w:rPr>
          <w:rFonts w:cs="Times New Roman"/>
          <w:b/>
          <w:bCs/>
          <w:i/>
          <w:iCs/>
          <w:szCs w:val="24"/>
        </w:rPr>
      </w:pPr>
      <w:r w:rsidRPr="00BB53D7">
        <w:rPr>
          <w:rFonts w:cs="Times New Roman"/>
          <w:szCs w:val="24"/>
        </w:rPr>
        <w:t>Hay diversos modelos de simulación los cuales serán mencionados a continuación, pero nos centraremos más en el modelo Estocástico:</w:t>
      </w:r>
    </w:p>
    <w:p w14:paraId="2CA6D28D" w14:textId="77777777" w:rsidR="007A700C" w:rsidRPr="00BB53D7" w:rsidRDefault="007A700C" w:rsidP="007A700C">
      <w:pPr>
        <w:rPr>
          <w:rFonts w:cs="Times New Roman"/>
          <w:szCs w:val="24"/>
        </w:rPr>
      </w:pPr>
    </w:p>
    <w:p w14:paraId="16E8393A" w14:textId="147E3E72" w:rsidR="007A700C" w:rsidRPr="00BB53D7" w:rsidRDefault="007A700C" w:rsidP="00E07D42">
      <w:pPr>
        <w:ind w:firstLine="708"/>
        <w:rPr>
          <w:rFonts w:cs="Times New Roman"/>
          <w:szCs w:val="24"/>
        </w:rPr>
      </w:pPr>
      <w:bookmarkStart w:id="163" w:name="_Toc115172943"/>
      <w:r w:rsidRPr="00BB53D7">
        <w:rPr>
          <w:rStyle w:val="Ttulo4Car"/>
          <w:rFonts w:ascii="Times New Roman" w:eastAsiaTheme="minorEastAsia" w:hAnsi="Times New Roman" w:cs="Times New Roman"/>
          <w:b/>
          <w:bCs/>
          <w:color w:val="000000" w:themeColor="text1"/>
          <w:szCs w:val="24"/>
        </w:rPr>
        <w:t>Estático</w:t>
      </w:r>
      <w:bookmarkEnd w:id="163"/>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La simulación no depende del tiempo, por ejemplo, un sistema que se encuentra en un estado de equilibrio o reposo.</w:t>
      </w:r>
      <w:sdt>
        <w:sdtPr>
          <w:rPr>
            <w:rFonts w:cs="Times New Roman"/>
            <w:szCs w:val="24"/>
          </w:rPr>
          <w:id w:val="1036770193"/>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5E81CEA" w14:textId="77777777" w:rsidR="007A700C" w:rsidRPr="00BB53D7" w:rsidRDefault="007A700C" w:rsidP="007A700C">
      <w:pPr>
        <w:rPr>
          <w:rFonts w:cs="Times New Roman"/>
          <w:szCs w:val="24"/>
        </w:rPr>
      </w:pPr>
    </w:p>
    <w:p w14:paraId="14AA3BB7" w14:textId="4729220D" w:rsidR="007A700C" w:rsidRPr="00BB53D7" w:rsidRDefault="007A700C" w:rsidP="00E07D42">
      <w:pPr>
        <w:ind w:firstLine="708"/>
        <w:rPr>
          <w:rFonts w:cs="Times New Roman"/>
          <w:szCs w:val="24"/>
        </w:rPr>
      </w:pPr>
      <w:bookmarkStart w:id="164" w:name="_Toc115172944"/>
      <w:r w:rsidRPr="00BB53D7">
        <w:rPr>
          <w:rStyle w:val="Ttulo4Car"/>
          <w:rFonts w:ascii="Times New Roman" w:eastAsiaTheme="minorEastAsia" w:hAnsi="Times New Roman" w:cs="Times New Roman"/>
          <w:b/>
          <w:bCs/>
          <w:color w:val="000000" w:themeColor="text1"/>
          <w:szCs w:val="24"/>
        </w:rPr>
        <w:t>Dinámico</w:t>
      </w:r>
      <w:bookmarkEnd w:id="164"/>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61C194E0" w14:textId="00ACFB53" w:rsidR="007A700C" w:rsidRPr="00BB53D7" w:rsidRDefault="007A700C" w:rsidP="003128E3">
      <w:pPr>
        <w:ind w:firstLine="708"/>
        <w:rPr>
          <w:rFonts w:cs="Times New Roman"/>
          <w:szCs w:val="24"/>
        </w:rPr>
      </w:pPr>
      <w:bookmarkStart w:id="165" w:name="_Toc115172945"/>
      <w:r w:rsidRPr="00BB53D7">
        <w:rPr>
          <w:rStyle w:val="Ttulo4Car"/>
          <w:rFonts w:ascii="Times New Roman" w:eastAsiaTheme="minorEastAsia" w:hAnsi="Times New Roman" w:cs="Times New Roman"/>
          <w:b/>
          <w:bCs/>
          <w:color w:val="000000" w:themeColor="text1"/>
          <w:szCs w:val="24"/>
        </w:rPr>
        <w:t>Determinístico</w:t>
      </w:r>
      <w:bookmarkEnd w:id="165"/>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B53D7">
        <w:rPr>
          <w:rFonts w:cs="Times New Roman"/>
          <w:szCs w:val="24"/>
        </w:rPr>
        <w:t xml:space="preserve"> </w:t>
      </w:r>
      <w:sdt>
        <w:sdtPr>
          <w:rPr>
            <w:rFonts w:cs="Times New Roman"/>
            <w:szCs w:val="24"/>
          </w:rPr>
          <w:id w:val="70645109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5A793475" w14:textId="77777777" w:rsidR="007A700C" w:rsidRPr="00BB53D7" w:rsidRDefault="007A700C" w:rsidP="007A700C">
      <w:pPr>
        <w:rPr>
          <w:rFonts w:cs="Times New Roman"/>
          <w:szCs w:val="24"/>
        </w:rPr>
      </w:pPr>
    </w:p>
    <w:p w14:paraId="76DE5999" w14:textId="08CCF07A" w:rsidR="007A700C" w:rsidRPr="00BB53D7" w:rsidRDefault="007A700C" w:rsidP="003128E3">
      <w:pPr>
        <w:ind w:firstLine="708"/>
        <w:rPr>
          <w:rFonts w:cs="Times New Roman"/>
          <w:szCs w:val="24"/>
        </w:rPr>
      </w:pPr>
      <w:bookmarkStart w:id="166" w:name="_Toc115172946"/>
      <w:r w:rsidRPr="00BB53D7">
        <w:rPr>
          <w:rStyle w:val="Ttulo4Car"/>
          <w:rFonts w:ascii="Times New Roman" w:eastAsiaTheme="minorEastAsia" w:hAnsi="Times New Roman" w:cs="Times New Roman"/>
          <w:b/>
          <w:bCs/>
          <w:color w:val="000000" w:themeColor="text1"/>
          <w:szCs w:val="24"/>
        </w:rPr>
        <w:t>Estocástico</w:t>
      </w:r>
      <w:bookmarkEnd w:id="166"/>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A diferencia del modelo determinístico, los procesos estocásticos contienen variables o procesos al azar que cual puede variar el resultado de la simulación, de </w:t>
      </w:r>
      <w:r w:rsidRPr="00BB53D7">
        <w:rPr>
          <w:rFonts w:cs="Times New Roman"/>
          <w:szCs w:val="24"/>
        </w:rPr>
        <w:lastRenderedPageBreak/>
        <w:t xml:space="preserve">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 </w:t>
      </w:r>
      <w:sdt>
        <w:sdtPr>
          <w:rPr>
            <w:rFonts w:cs="Times New Roman"/>
            <w:szCs w:val="24"/>
          </w:rPr>
          <w:id w:val="-16536670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B202E67" w14:textId="77777777" w:rsidR="007A700C" w:rsidRPr="00BB53D7" w:rsidRDefault="007A700C" w:rsidP="007A700C">
      <w:pPr>
        <w:rPr>
          <w:rFonts w:cs="Times New Roman"/>
          <w:szCs w:val="24"/>
        </w:rPr>
      </w:pPr>
    </w:p>
    <w:p w14:paraId="2CA10DF2" w14:textId="03085CD6" w:rsidR="007A700C" w:rsidRPr="00BB53D7" w:rsidRDefault="007A700C" w:rsidP="003128E3">
      <w:pPr>
        <w:ind w:firstLine="708"/>
        <w:rPr>
          <w:rFonts w:cs="Times New Roman"/>
          <w:szCs w:val="24"/>
        </w:rPr>
      </w:pPr>
      <w:bookmarkStart w:id="167" w:name="_Toc115172947"/>
      <w:r w:rsidRPr="00BB53D7">
        <w:rPr>
          <w:rStyle w:val="Ttulo4Car"/>
          <w:rFonts w:ascii="Times New Roman" w:eastAsiaTheme="minorEastAsia" w:hAnsi="Times New Roman" w:cs="Times New Roman"/>
          <w:b/>
          <w:bCs/>
          <w:color w:val="000000" w:themeColor="text1"/>
          <w:szCs w:val="24"/>
        </w:rPr>
        <w:t>Discreto</w:t>
      </w:r>
      <w:bookmarkEnd w:id="167"/>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9A0BF4D" w14:textId="77777777" w:rsidR="007A700C" w:rsidRPr="00BB53D7" w:rsidRDefault="007A700C" w:rsidP="007A700C">
      <w:pPr>
        <w:rPr>
          <w:rFonts w:cs="Times New Roman"/>
          <w:szCs w:val="24"/>
        </w:rPr>
      </w:pPr>
    </w:p>
    <w:p w14:paraId="66D7C443" w14:textId="6FFDBD00" w:rsidR="007A700C" w:rsidRPr="00BB53D7" w:rsidRDefault="007A700C" w:rsidP="003128E3">
      <w:pPr>
        <w:ind w:firstLine="708"/>
        <w:rPr>
          <w:rFonts w:cs="Times New Roman"/>
          <w:szCs w:val="24"/>
        </w:rPr>
      </w:pPr>
      <w:bookmarkStart w:id="168" w:name="_Toc115172948"/>
      <w:r w:rsidRPr="00BB53D7">
        <w:rPr>
          <w:rStyle w:val="Ttulo4Car"/>
          <w:rFonts w:ascii="Times New Roman" w:eastAsiaTheme="minorEastAsia" w:hAnsi="Times New Roman" w:cs="Times New Roman"/>
          <w:b/>
          <w:bCs/>
          <w:color w:val="000000" w:themeColor="text1"/>
          <w:szCs w:val="24"/>
        </w:rPr>
        <w:t>Continuo</w:t>
      </w:r>
      <w:bookmarkEnd w:id="168"/>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B53D7" w:rsidRDefault="003128E3" w:rsidP="003128E3">
      <w:pPr>
        <w:ind w:firstLine="708"/>
        <w:rPr>
          <w:rFonts w:cs="Times New Roman"/>
          <w:szCs w:val="24"/>
        </w:rPr>
      </w:pPr>
    </w:p>
    <w:p w14:paraId="7E912FA1" w14:textId="26A87A6D" w:rsidR="007A700C" w:rsidRPr="00BB53D7" w:rsidRDefault="007A700C" w:rsidP="003128E3">
      <w:pPr>
        <w:ind w:firstLine="708"/>
        <w:rPr>
          <w:rFonts w:cs="Times New Roman"/>
          <w:szCs w:val="24"/>
        </w:rPr>
      </w:pPr>
      <w:bookmarkStart w:id="169" w:name="_Toc115172949"/>
      <w:r w:rsidRPr="00BB53D7">
        <w:rPr>
          <w:rStyle w:val="Ttulo4Car"/>
          <w:rFonts w:ascii="Times New Roman" w:eastAsiaTheme="minorEastAsia" w:hAnsi="Times New Roman" w:cs="Times New Roman"/>
          <w:b/>
          <w:bCs/>
          <w:color w:val="000000" w:themeColor="text1"/>
          <w:szCs w:val="24"/>
        </w:rPr>
        <w:t>Físicos</w:t>
      </w:r>
      <w:bookmarkEnd w:id="169"/>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2DD25E8" w14:textId="77777777" w:rsidR="007A700C" w:rsidRPr="00BB53D7" w:rsidRDefault="007A700C" w:rsidP="007A700C">
      <w:pPr>
        <w:rPr>
          <w:rFonts w:cs="Times New Roman"/>
          <w:szCs w:val="24"/>
        </w:rPr>
      </w:pPr>
    </w:p>
    <w:p w14:paraId="1903F6D9" w14:textId="77777777" w:rsidR="007A700C" w:rsidRPr="00BB53D7" w:rsidRDefault="007A700C" w:rsidP="007A700C">
      <w:pPr>
        <w:rPr>
          <w:rStyle w:val="Hipervnculo"/>
          <w:rFonts w:cs="Times New Roman"/>
          <w:b/>
          <w:bCs/>
          <w:i/>
          <w:iCs/>
          <w:szCs w:val="24"/>
        </w:rPr>
      </w:pPr>
      <w:bookmarkStart w:id="170" w:name="_Toc56811429"/>
      <w:bookmarkStart w:id="171" w:name="_Toc115172950"/>
      <w:r w:rsidRPr="00BB53D7">
        <w:rPr>
          <w:rFonts w:cs="Times New Roman"/>
          <w:b/>
          <w:bCs/>
          <w:i/>
          <w:iCs/>
          <w:szCs w:val="24"/>
        </w:rPr>
        <w:t>Procesos estocásticos</w:t>
      </w:r>
      <w:bookmarkEnd w:id="170"/>
      <w:bookmarkEnd w:id="171"/>
      <w:r w:rsidRPr="00BB53D7">
        <w:rPr>
          <w:rFonts w:cs="Times New Roman"/>
          <w:b/>
          <w:bCs/>
          <w:i/>
          <w:iCs/>
          <w:szCs w:val="24"/>
        </w:rPr>
        <w:t xml:space="preserve"> </w:t>
      </w:r>
    </w:p>
    <w:p w14:paraId="482193D6" w14:textId="77777777" w:rsidR="007A700C" w:rsidRPr="00BB53D7" w:rsidRDefault="007A700C" w:rsidP="003128E3">
      <w:pPr>
        <w:ind w:firstLine="708"/>
        <w:rPr>
          <w:rStyle w:val="Hipervnculo"/>
          <w:rFonts w:cs="Times New Roman"/>
        </w:rPr>
      </w:pPr>
      <w:r w:rsidRPr="00BB53D7">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B53D7">
            <w:rPr>
              <w:rStyle w:val="PrrAPACar"/>
            </w:rPr>
            <w:fldChar w:fldCharType="begin"/>
          </w:r>
          <w:r w:rsidRPr="00BB53D7">
            <w:rPr>
              <w:rStyle w:val="PrrAPACar"/>
            </w:rPr>
            <w:instrText xml:space="preserve"> CITATION Myr91 \l 9226 </w:instrText>
          </w:r>
          <w:r w:rsidRPr="00BB53D7">
            <w:rPr>
              <w:rStyle w:val="PrrAPACar"/>
            </w:rPr>
            <w:fldChar w:fldCharType="separate"/>
          </w:r>
          <w:r w:rsidRPr="00BB53D7">
            <w:rPr>
              <w:rStyle w:val="PrrAPACar"/>
              <w:noProof/>
            </w:rPr>
            <w:t xml:space="preserve"> </w:t>
          </w:r>
          <w:r w:rsidRPr="00BB53D7">
            <w:rPr>
              <w:rFonts w:cs="Times New Roman"/>
              <w:noProof/>
            </w:rPr>
            <w:t>(Myriam Muñoz de ózak, 1991)</w:t>
          </w:r>
          <w:r w:rsidRPr="00BB53D7">
            <w:rPr>
              <w:rStyle w:val="PrrAPACar"/>
            </w:rPr>
            <w:fldChar w:fldCharType="end"/>
          </w:r>
        </w:sdtContent>
      </w:sdt>
      <w:r w:rsidRPr="00BB53D7">
        <w:rPr>
          <w:rStyle w:val="Hipervnculo"/>
          <w:rFonts w:cs="Times New Roman"/>
        </w:rPr>
        <w:t>.</w:t>
      </w:r>
    </w:p>
    <w:p w14:paraId="4B314AA3" w14:textId="77777777" w:rsidR="007A700C" w:rsidRPr="00BB53D7" w:rsidRDefault="007A700C" w:rsidP="007A700C">
      <w:pPr>
        <w:rPr>
          <w:rStyle w:val="Hipervnculo"/>
          <w:rFonts w:cs="Times New Roman"/>
        </w:rPr>
      </w:pPr>
    </w:p>
    <w:p w14:paraId="3D093D83" w14:textId="77777777" w:rsidR="007A700C" w:rsidRPr="00BB53D7" w:rsidRDefault="007A700C" w:rsidP="003128E3">
      <w:pPr>
        <w:ind w:firstLine="708"/>
        <w:rPr>
          <w:rStyle w:val="Hipervnculo"/>
          <w:rFonts w:cs="Times New Roman"/>
          <w:color w:val="auto"/>
          <w:u w:val="none"/>
        </w:rPr>
      </w:pPr>
      <w:r w:rsidRPr="00BB53D7">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w:t>
      </w:r>
    </w:p>
    <w:p w14:paraId="26898C74" w14:textId="77777777" w:rsidR="007A700C" w:rsidRPr="00BB53D7" w:rsidRDefault="007A700C" w:rsidP="007A700C">
      <w:pPr>
        <w:rPr>
          <w:rStyle w:val="Hipervnculo"/>
          <w:rFonts w:cs="Times New Roman"/>
        </w:rPr>
      </w:pPr>
    </w:p>
    <w:p w14:paraId="05DE0B05" w14:textId="77777777" w:rsidR="007A700C" w:rsidRPr="00BB53D7" w:rsidRDefault="007A700C" w:rsidP="003128E3">
      <w:pPr>
        <w:ind w:firstLine="708"/>
        <w:rPr>
          <w:rStyle w:val="Hipervnculo"/>
          <w:rFonts w:cs="Times New Roman"/>
          <w:color w:val="auto"/>
          <w:u w:val="none"/>
        </w:rPr>
      </w:pPr>
      <w:r w:rsidRPr="00BB53D7">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B53D7" w:rsidRDefault="007A700C" w:rsidP="007A700C">
      <w:pPr>
        <w:rPr>
          <w:rStyle w:val="Hipervnculo"/>
          <w:rFonts w:cs="Times New Roman"/>
        </w:rPr>
      </w:pPr>
    </w:p>
    <w:p w14:paraId="2E9920DD" w14:textId="77777777" w:rsidR="007A700C" w:rsidRPr="00BB53D7" w:rsidRDefault="007A700C" w:rsidP="007A700C">
      <w:pPr>
        <w:rPr>
          <w:rFonts w:cs="Times New Roman"/>
          <w:b/>
          <w:bCs/>
          <w:i/>
          <w:iCs/>
          <w:szCs w:val="24"/>
        </w:rPr>
      </w:pPr>
      <w:bookmarkStart w:id="172" w:name="_Toc56811430"/>
      <w:bookmarkStart w:id="173" w:name="_Toc115172951"/>
      <w:r w:rsidRPr="00BB53D7">
        <w:rPr>
          <w:rFonts w:cs="Times New Roman"/>
          <w:b/>
          <w:bCs/>
          <w:i/>
          <w:iCs/>
          <w:szCs w:val="24"/>
        </w:rPr>
        <w:t>Variables aleatorias</w:t>
      </w:r>
      <w:bookmarkEnd w:id="172"/>
      <w:bookmarkEnd w:id="173"/>
    </w:p>
    <w:p w14:paraId="438E986D" w14:textId="77777777" w:rsidR="007A700C" w:rsidRPr="00BB53D7" w:rsidRDefault="007A700C" w:rsidP="003128E3">
      <w:pPr>
        <w:ind w:firstLine="708"/>
        <w:rPr>
          <w:rFonts w:cs="Times New Roman"/>
        </w:rPr>
      </w:pPr>
      <w:r w:rsidRPr="00BB53D7">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07A54C7" w14:textId="77777777" w:rsidR="007A700C" w:rsidRPr="00BB53D7" w:rsidRDefault="007A700C" w:rsidP="007A700C">
      <w:pPr>
        <w:rPr>
          <w:rFonts w:cs="Times New Roman"/>
        </w:rPr>
      </w:pPr>
    </w:p>
    <w:p w14:paraId="00134591" w14:textId="77777777" w:rsidR="007A700C" w:rsidRPr="00BB53D7" w:rsidRDefault="007A700C" w:rsidP="003128E3">
      <w:pPr>
        <w:ind w:firstLine="708"/>
        <w:rPr>
          <w:rFonts w:cs="Times New Roman"/>
        </w:rPr>
      </w:pPr>
      <w:r w:rsidRPr="00BB53D7">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7E607508" w14:textId="77777777" w:rsidR="007A700C" w:rsidRPr="00BB53D7" w:rsidRDefault="007A700C" w:rsidP="007A700C">
      <w:pPr>
        <w:rPr>
          <w:rFonts w:cs="Times New Roman"/>
        </w:rPr>
      </w:pPr>
    </w:p>
    <w:p w14:paraId="5576BE4D" w14:textId="77777777" w:rsidR="007A700C" w:rsidRPr="00BB53D7" w:rsidRDefault="007A700C" w:rsidP="003128E3">
      <w:pPr>
        <w:ind w:firstLine="708"/>
        <w:rPr>
          <w:rFonts w:cs="Times New Roman"/>
        </w:rPr>
      </w:pPr>
      <w:r w:rsidRPr="00BB53D7">
        <w:rPr>
          <w:rFonts w:cs="Times New Roman"/>
        </w:rPr>
        <w:lastRenderedPageBreak/>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xml:space="preserve">. </w:t>
      </w:r>
    </w:p>
    <w:p w14:paraId="476F63F8" w14:textId="163E3643" w:rsidR="007A700C" w:rsidRPr="00BB53D7" w:rsidRDefault="007A700C" w:rsidP="007A700C">
      <w:pPr>
        <w:rPr>
          <w:rFonts w:cs="Times New Roman"/>
        </w:rPr>
      </w:pPr>
    </w:p>
    <w:p w14:paraId="175AEC53" w14:textId="63AFA0ED" w:rsidR="007A700C" w:rsidRPr="00BB53D7" w:rsidRDefault="007A700C" w:rsidP="007A700C">
      <w:pPr>
        <w:rPr>
          <w:rFonts w:cs="Times New Roman"/>
          <w:b/>
          <w:bCs/>
          <w:i/>
          <w:iCs/>
          <w:szCs w:val="24"/>
        </w:rPr>
      </w:pPr>
      <w:bookmarkStart w:id="174" w:name="_Toc56811431"/>
      <w:bookmarkStart w:id="175" w:name="_Toc115172952"/>
      <w:r w:rsidRPr="00BB53D7">
        <w:rPr>
          <w:rFonts w:cs="Times New Roman"/>
          <w:b/>
          <w:bCs/>
          <w:i/>
          <w:iCs/>
          <w:szCs w:val="24"/>
        </w:rPr>
        <w:t>Modelos probabilísticos</w:t>
      </w:r>
      <w:bookmarkEnd w:id="174"/>
      <w:bookmarkEnd w:id="175"/>
    </w:p>
    <w:p w14:paraId="63BD9640" w14:textId="77777777" w:rsidR="003128E3" w:rsidRPr="00BB53D7" w:rsidRDefault="003128E3" w:rsidP="007A700C">
      <w:pPr>
        <w:rPr>
          <w:rFonts w:cs="Times New Roman"/>
          <w:b/>
          <w:bCs/>
          <w:i/>
          <w:iCs/>
          <w:szCs w:val="24"/>
        </w:rPr>
      </w:pPr>
    </w:p>
    <w:p w14:paraId="1628EDB8" w14:textId="77777777" w:rsidR="007A700C" w:rsidRPr="00BB53D7" w:rsidRDefault="007A700C" w:rsidP="003128E3">
      <w:pPr>
        <w:ind w:firstLine="708"/>
        <w:rPr>
          <w:rFonts w:cs="Times New Roman"/>
        </w:rPr>
      </w:pPr>
      <w:r w:rsidRPr="00BB53D7">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B53D7">
            <w:rPr>
              <w:rFonts w:cs="Times New Roman"/>
            </w:rPr>
            <w:fldChar w:fldCharType="begin"/>
          </w:r>
          <w:r w:rsidRPr="00BB53D7">
            <w:rPr>
              <w:rFonts w:cs="Times New Roman"/>
            </w:rPr>
            <w:instrText xml:space="preserve">CITATION Leó00 \l 9226 </w:instrText>
          </w:r>
          <w:r w:rsidRPr="00BB53D7">
            <w:rPr>
              <w:rFonts w:cs="Times New Roman"/>
            </w:rPr>
            <w:fldChar w:fldCharType="separate"/>
          </w:r>
          <w:r w:rsidRPr="00BB53D7">
            <w:rPr>
              <w:rFonts w:cs="Times New Roman"/>
              <w:noProof/>
            </w:rPr>
            <w:t xml:space="preserve"> (Leónardo Darío Bello Parias, 2000)</w:t>
          </w:r>
          <w:r w:rsidRPr="00BB53D7">
            <w:rPr>
              <w:rFonts w:cs="Times New Roman"/>
            </w:rPr>
            <w:fldChar w:fldCharType="end"/>
          </w:r>
        </w:sdtContent>
      </w:sdt>
      <w:r w:rsidRPr="00BB53D7">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B53D7" w:rsidRDefault="007A700C" w:rsidP="007A700C">
      <w:pPr>
        <w:rPr>
          <w:rFonts w:cs="Times New Roman"/>
        </w:rPr>
      </w:pPr>
    </w:p>
    <w:p w14:paraId="62DAC2BA" w14:textId="77777777" w:rsidR="007A700C" w:rsidRPr="00BB53D7" w:rsidRDefault="007A700C" w:rsidP="007A700C">
      <w:pPr>
        <w:rPr>
          <w:rFonts w:cs="Times New Roman"/>
        </w:rPr>
      </w:pPr>
      <w:r w:rsidRPr="00BB53D7">
        <w:rPr>
          <w:rFonts w:cs="Times New Roman"/>
        </w:rPr>
        <w:t>Existen varios modelos probabilísticos para variables aleatorias:</w:t>
      </w:r>
    </w:p>
    <w:p w14:paraId="7D6D47DD" w14:textId="77777777" w:rsidR="007A700C" w:rsidRPr="00BB53D7" w:rsidRDefault="007A700C" w:rsidP="003128E3">
      <w:pPr>
        <w:ind w:firstLine="720"/>
        <w:rPr>
          <w:rFonts w:cs="Times New Roman"/>
          <w:szCs w:val="24"/>
        </w:rPr>
      </w:pPr>
      <w:r w:rsidRPr="00BB53D7">
        <w:rPr>
          <w:rFonts w:cs="Times New Roman"/>
          <w:szCs w:val="24"/>
        </w:rPr>
        <w:t>Distribución Uniforme</w:t>
      </w:r>
    </w:p>
    <w:p w14:paraId="646AD182" w14:textId="77777777" w:rsidR="007A700C" w:rsidRPr="00BB53D7" w:rsidRDefault="007A700C" w:rsidP="003128E3">
      <w:pPr>
        <w:ind w:firstLine="720"/>
        <w:rPr>
          <w:rFonts w:cs="Times New Roman"/>
          <w:szCs w:val="24"/>
        </w:rPr>
      </w:pPr>
      <w:r w:rsidRPr="00BB53D7">
        <w:rPr>
          <w:rFonts w:cs="Times New Roman"/>
          <w:szCs w:val="24"/>
        </w:rPr>
        <w:t>Distribución Gamma</w:t>
      </w:r>
    </w:p>
    <w:p w14:paraId="70F45B8A" w14:textId="77777777" w:rsidR="007A700C" w:rsidRPr="00BB53D7" w:rsidRDefault="007A700C" w:rsidP="003128E3">
      <w:pPr>
        <w:ind w:firstLine="720"/>
        <w:rPr>
          <w:rFonts w:cs="Times New Roman"/>
          <w:szCs w:val="24"/>
        </w:rPr>
      </w:pPr>
      <w:r w:rsidRPr="00BB53D7">
        <w:rPr>
          <w:rFonts w:cs="Times New Roman"/>
          <w:szCs w:val="24"/>
        </w:rPr>
        <w:t>Distribución Exponencial</w:t>
      </w:r>
    </w:p>
    <w:p w14:paraId="6968ABE0" w14:textId="77777777" w:rsidR="007A700C" w:rsidRPr="00BB53D7" w:rsidRDefault="007A700C" w:rsidP="003128E3">
      <w:pPr>
        <w:ind w:firstLine="720"/>
        <w:rPr>
          <w:rFonts w:cs="Times New Roman"/>
          <w:szCs w:val="24"/>
        </w:rPr>
      </w:pPr>
      <w:r w:rsidRPr="00BB53D7">
        <w:rPr>
          <w:rFonts w:cs="Times New Roman"/>
          <w:szCs w:val="24"/>
        </w:rPr>
        <w:t>Distribución Ji-dos</w:t>
      </w:r>
    </w:p>
    <w:p w14:paraId="6F969C32" w14:textId="77777777" w:rsidR="007A700C" w:rsidRPr="00BB53D7" w:rsidRDefault="007A700C" w:rsidP="003128E3">
      <w:pPr>
        <w:ind w:firstLine="720"/>
        <w:rPr>
          <w:rFonts w:cs="Times New Roman"/>
          <w:szCs w:val="24"/>
        </w:rPr>
      </w:pPr>
      <w:r w:rsidRPr="00BB53D7">
        <w:rPr>
          <w:rFonts w:cs="Times New Roman"/>
          <w:szCs w:val="24"/>
        </w:rPr>
        <w:t>Distribución Normal</w:t>
      </w:r>
    </w:p>
    <w:p w14:paraId="7FF3129C" w14:textId="77777777" w:rsidR="007A700C" w:rsidRPr="00BB53D7" w:rsidRDefault="007A700C" w:rsidP="003128E3">
      <w:pPr>
        <w:ind w:firstLine="720"/>
        <w:rPr>
          <w:rFonts w:cs="Times New Roman"/>
          <w:szCs w:val="24"/>
        </w:rPr>
      </w:pPr>
      <w:r w:rsidRPr="00BB53D7">
        <w:rPr>
          <w:rFonts w:cs="Times New Roman"/>
          <w:szCs w:val="24"/>
        </w:rPr>
        <w:t xml:space="preserve">Distribución t </w:t>
      </w:r>
      <w:proofErr w:type="spellStart"/>
      <w:r w:rsidRPr="00BB53D7">
        <w:rPr>
          <w:rFonts w:cs="Times New Roman"/>
          <w:szCs w:val="24"/>
        </w:rPr>
        <w:t>Student</w:t>
      </w:r>
      <w:proofErr w:type="spellEnd"/>
    </w:p>
    <w:p w14:paraId="2B1DF2F8" w14:textId="77777777" w:rsidR="007A700C" w:rsidRPr="00BB53D7" w:rsidRDefault="007A700C" w:rsidP="003128E3">
      <w:pPr>
        <w:ind w:firstLine="720"/>
        <w:rPr>
          <w:rFonts w:cs="Times New Roman"/>
          <w:szCs w:val="24"/>
        </w:rPr>
      </w:pPr>
      <w:r w:rsidRPr="00BB53D7">
        <w:rPr>
          <w:rFonts w:cs="Times New Roman"/>
          <w:szCs w:val="24"/>
        </w:rPr>
        <w:t xml:space="preserve">Distribución F de </w:t>
      </w:r>
      <w:proofErr w:type="spellStart"/>
      <w:r w:rsidRPr="00BB53D7">
        <w:rPr>
          <w:rFonts w:cs="Times New Roman"/>
          <w:szCs w:val="24"/>
        </w:rPr>
        <w:t>Sendecos</w:t>
      </w:r>
      <w:proofErr w:type="spellEnd"/>
    </w:p>
    <w:p w14:paraId="36FED728" w14:textId="77777777" w:rsidR="007A700C" w:rsidRPr="00BB53D7" w:rsidRDefault="007A700C" w:rsidP="003128E3">
      <w:pPr>
        <w:ind w:firstLine="720"/>
        <w:rPr>
          <w:rFonts w:cs="Times New Roman"/>
          <w:szCs w:val="24"/>
        </w:rPr>
      </w:pPr>
      <w:r w:rsidRPr="00BB53D7">
        <w:rPr>
          <w:rFonts w:cs="Times New Roman"/>
          <w:szCs w:val="24"/>
        </w:rPr>
        <w:t>Distribución normal bivariante</w:t>
      </w:r>
    </w:p>
    <w:p w14:paraId="6990E2CF" w14:textId="77777777" w:rsidR="007A700C" w:rsidRPr="00BB53D7" w:rsidRDefault="007A700C" w:rsidP="007A700C">
      <w:pPr>
        <w:rPr>
          <w:rFonts w:cs="Times New Roman"/>
          <w:szCs w:val="24"/>
        </w:rPr>
      </w:pPr>
    </w:p>
    <w:p w14:paraId="765A11C3" w14:textId="77777777" w:rsidR="007A700C" w:rsidRPr="00BB53D7" w:rsidRDefault="007A700C" w:rsidP="003128E3">
      <w:pPr>
        <w:ind w:firstLine="708"/>
        <w:rPr>
          <w:rFonts w:cs="Times New Roman"/>
        </w:rPr>
      </w:pPr>
      <w:r w:rsidRPr="00BB53D7">
        <w:rPr>
          <w:rFonts w:cs="Times New Roman"/>
        </w:rPr>
        <w:lastRenderedPageBreak/>
        <w:t>Los modelos probabilísticos son basados en hipótesis y se compone por ecuaciones las cuales relacionan las diversas variables aleatorias</w:t>
      </w:r>
      <w:sdt>
        <w:sdtPr>
          <w:rPr>
            <w:rFonts w:cs="Times New Roman"/>
          </w:rPr>
          <w:id w:val="-799303720"/>
          <w:citation/>
        </w:sdtPr>
        <w:sdtContent>
          <w:r w:rsidRPr="00BB53D7">
            <w:rPr>
              <w:rFonts w:cs="Times New Roman"/>
            </w:rPr>
            <w:fldChar w:fldCharType="begin"/>
          </w:r>
          <w:r w:rsidRPr="00BB53D7">
            <w:rPr>
              <w:rFonts w:cs="Times New Roman"/>
            </w:rPr>
            <w:instrText xml:space="preserve"> CITATION Car15 \l 9226 </w:instrText>
          </w:r>
          <w:r w:rsidRPr="00BB53D7">
            <w:rPr>
              <w:rFonts w:cs="Times New Roman"/>
            </w:rPr>
            <w:fldChar w:fldCharType="separate"/>
          </w:r>
          <w:r w:rsidRPr="00BB53D7">
            <w:rPr>
              <w:rFonts w:cs="Times New Roman"/>
              <w:noProof/>
            </w:rPr>
            <w:t xml:space="preserve"> (Carlos Gamero Burón, 2015)</w:t>
          </w:r>
          <w:r w:rsidRPr="00BB53D7">
            <w:rPr>
              <w:rFonts w:cs="Times New Roman"/>
            </w:rPr>
            <w:fldChar w:fldCharType="end"/>
          </w:r>
        </w:sdtContent>
      </w:sdt>
      <w:r w:rsidRPr="00BB53D7">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B53D7" w:rsidRDefault="007A700C" w:rsidP="007A700C">
      <w:pPr>
        <w:rPr>
          <w:rFonts w:cs="Times New Roman"/>
        </w:rPr>
      </w:pPr>
    </w:p>
    <w:p w14:paraId="568FF7A5" w14:textId="46AF2958" w:rsidR="007A700C" w:rsidRPr="00BB53D7" w:rsidRDefault="007A700C" w:rsidP="00E07D42">
      <w:pPr>
        <w:ind w:firstLine="708"/>
        <w:rPr>
          <w:rFonts w:cs="Times New Roman"/>
          <w:b/>
          <w:bCs/>
          <w:szCs w:val="24"/>
        </w:rPr>
      </w:pPr>
      <w:bookmarkStart w:id="176" w:name="_Toc56811432"/>
      <w:bookmarkStart w:id="177" w:name="_Toc115172953"/>
      <w:r w:rsidRPr="00BB53D7">
        <w:rPr>
          <w:rFonts w:cs="Times New Roman"/>
          <w:b/>
          <w:bCs/>
          <w:szCs w:val="24"/>
        </w:rPr>
        <w:t>Números pseudoaleatorios</w:t>
      </w:r>
      <w:bookmarkEnd w:id="176"/>
      <w:bookmarkEnd w:id="177"/>
      <w:r w:rsidR="00E07D42" w:rsidRPr="00BB53D7">
        <w:rPr>
          <w:rFonts w:cs="Times New Roman"/>
          <w:b/>
          <w:bCs/>
          <w:szCs w:val="24"/>
        </w:rPr>
        <w:t>.</w:t>
      </w:r>
    </w:p>
    <w:p w14:paraId="21E9883B" w14:textId="77777777" w:rsidR="003128E3" w:rsidRPr="00BB53D7" w:rsidRDefault="003128E3" w:rsidP="003128E3">
      <w:pPr>
        <w:ind w:firstLine="708"/>
        <w:rPr>
          <w:rFonts w:cs="Times New Roman"/>
        </w:rPr>
      </w:pPr>
    </w:p>
    <w:p w14:paraId="6C1C4BC8" w14:textId="20095AB5" w:rsidR="007A700C" w:rsidRPr="00BB53D7" w:rsidRDefault="007A700C" w:rsidP="003128E3">
      <w:pPr>
        <w:ind w:firstLine="708"/>
        <w:rPr>
          <w:rFonts w:cs="Times New Roman"/>
        </w:rPr>
      </w:pPr>
      <w:r w:rsidRPr="00BB53D7">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4942581" w14:textId="77777777" w:rsidR="007A700C" w:rsidRPr="00BB53D7" w:rsidRDefault="007A700C" w:rsidP="007A700C">
      <w:pPr>
        <w:rPr>
          <w:rFonts w:cs="Times New Roman"/>
        </w:rPr>
      </w:pPr>
    </w:p>
    <w:p w14:paraId="126F846E" w14:textId="388D0D26" w:rsidR="007A700C" w:rsidRPr="00BB53D7" w:rsidRDefault="007A700C" w:rsidP="00E07D42">
      <w:pPr>
        <w:ind w:firstLine="708"/>
        <w:rPr>
          <w:rFonts w:cs="Times New Roman"/>
          <w:b/>
          <w:bCs/>
          <w:szCs w:val="24"/>
        </w:rPr>
      </w:pPr>
      <w:bookmarkStart w:id="178" w:name="_Toc56811433"/>
      <w:bookmarkStart w:id="179" w:name="_Toc115172954"/>
      <w:r w:rsidRPr="00BB53D7">
        <w:rPr>
          <w:rFonts w:cs="Times New Roman"/>
          <w:b/>
          <w:bCs/>
          <w:szCs w:val="24"/>
        </w:rPr>
        <w:t>Generación de números de pseudoaleatorios</w:t>
      </w:r>
      <w:bookmarkEnd w:id="178"/>
      <w:bookmarkEnd w:id="179"/>
      <w:r w:rsidR="00E07D42" w:rsidRPr="00BB53D7">
        <w:rPr>
          <w:rFonts w:cs="Times New Roman"/>
          <w:b/>
          <w:bCs/>
          <w:szCs w:val="24"/>
        </w:rPr>
        <w:t>.</w:t>
      </w:r>
    </w:p>
    <w:p w14:paraId="269042D4" w14:textId="77777777" w:rsidR="003128E3" w:rsidRPr="00BB53D7" w:rsidRDefault="003128E3" w:rsidP="003128E3">
      <w:pPr>
        <w:ind w:firstLine="708"/>
        <w:rPr>
          <w:rFonts w:cs="Times New Roman"/>
        </w:rPr>
      </w:pPr>
    </w:p>
    <w:p w14:paraId="5B383D23" w14:textId="171BF4EF" w:rsidR="007A700C" w:rsidRPr="00BB53D7" w:rsidRDefault="007A700C" w:rsidP="003128E3">
      <w:pPr>
        <w:ind w:firstLine="708"/>
        <w:rPr>
          <w:rFonts w:cs="Times New Roman"/>
        </w:rPr>
      </w:pPr>
      <w:r w:rsidRPr="00BB53D7">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78E4501" w14:textId="77777777" w:rsidR="007A700C" w:rsidRPr="00BB53D7" w:rsidRDefault="007A700C" w:rsidP="007A700C">
      <w:pPr>
        <w:rPr>
          <w:rFonts w:cs="Times New Roman"/>
        </w:rPr>
      </w:pPr>
    </w:p>
    <w:p w14:paraId="47F9F04F" w14:textId="77777777" w:rsidR="007A700C" w:rsidRPr="00BB53D7" w:rsidRDefault="007A700C" w:rsidP="003064BF">
      <w:pPr>
        <w:ind w:firstLine="708"/>
        <w:rPr>
          <w:rFonts w:cs="Times New Roman"/>
        </w:rPr>
      </w:pPr>
      <w:r w:rsidRPr="00BB53D7">
        <w:rPr>
          <w:rFonts w:cs="Times New Roman"/>
        </w:rPr>
        <w:lastRenderedPageBreak/>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A84E256" w14:textId="77777777" w:rsidR="007A700C" w:rsidRPr="00BB53D7" w:rsidRDefault="007A700C" w:rsidP="007A700C">
      <w:pPr>
        <w:rPr>
          <w:rFonts w:cs="Times New Roman"/>
        </w:rPr>
      </w:pPr>
    </w:p>
    <w:p w14:paraId="36EBDCB4" w14:textId="77777777" w:rsidR="007A700C" w:rsidRPr="00BB53D7" w:rsidRDefault="007A700C" w:rsidP="007A700C">
      <w:pPr>
        <w:rPr>
          <w:rFonts w:cs="Times New Roman"/>
          <w:b/>
          <w:bCs/>
          <w:i/>
          <w:iCs/>
          <w:szCs w:val="24"/>
        </w:rPr>
      </w:pPr>
      <w:bookmarkStart w:id="180" w:name="_Toc115172955"/>
      <w:r w:rsidRPr="00BB53D7">
        <w:rPr>
          <w:rFonts w:cs="Times New Roman"/>
          <w:b/>
          <w:bCs/>
          <w:szCs w:val="24"/>
        </w:rPr>
        <w:t>Ventajas de la simulación</w:t>
      </w:r>
      <w:bookmarkEnd w:id="180"/>
    </w:p>
    <w:p w14:paraId="1A9677A1" w14:textId="77777777" w:rsidR="003128E3" w:rsidRPr="00BB53D7" w:rsidRDefault="003128E3" w:rsidP="007A700C">
      <w:pPr>
        <w:rPr>
          <w:rFonts w:cs="Times New Roman"/>
          <w:szCs w:val="24"/>
        </w:rPr>
      </w:pPr>
    </w:p>
    <w:p w14:paraId="78392623" w14:textId="77777777" w:rsidR="00E07D42" w:rsidRPr="00BB53D7" w:rsidRDefault="007A700C" w:rsidP="00E07D42">
      <w:pPr>
        <w:ind w:firstLine="708"/>
        <w:rPr>
          <w:rFonts w:cs="Times New Roman"/>
          <w:szCs w:val="24"/>
        </w:rPr>
      </w:pPr>
      <w:r w:rsidRPr="00BB53D7">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16F329" w14:textId="6B996EB6" w:rsidR="007A700C" w:rsidRPr="00BB53D7" w:rsidRDefault="007A700C" w:rsidP="00E07D42">
      <w:pPr>
        <w:ind w:firstLine="708"/>
        <w:rPr>
          <w:rFonts w:cs="Times New Roman"/>
          <w:szCs w:val="24"/>
        </w:rPr>
      </w:pPr>
      <w:r w:rsidRPr="00BB53D7">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27B5637" w14:textId="77777777" w:rsidR="007A700C" w:rsidRPr="00BB53D7" w:rsidRDefault="007A700C" w:rsidP="00E07D42">
      <w:pPr>
        <w:ind w:firstLine="708"/>
        <w:rPr>
          <w:rFonts w:cs="Times New Roman"/>
          <w:szCs w:val="24"/>
        </w:rPr>
      </w:pPr>
      <w:r w:rsidRPr="00BB53D7">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A77285" w14:textId="77777777" w:rsidR="007A700C" w:rsidRPr="00BB53D7" w:rsidRDefault="007A700C" w:rsidP="00E07D42">
      <w:pPr>
        <w:ind w:firstLine="708"/>
        <w:rPr>
          <w:rFonts w:cs="Times New Roman"/>
          <w:szCs w:val="24"/>
        </w:rPr>
      </w:pPr>
      <w:r w:rsidRPr="00BB53D7">
        <w:rPr>
          <w:rFonts w:cs="Times New Roman"/>
          <w:szCs w:val="24"/>
        </w:rPr>
        <w:t>La simulación puede permitir una mejor comprensión del evento que está simulando</w:t>
      </w:r>
      <w:sdt>
        <w:sdtPr>
          <w:rPr>
            <w:rFonts w:cs="Times New Roman"/>
            <w:szCs w:val="24"/>
          </w:rPr>
          <w:id w:val="-192825564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22E1196E" w14:textId="77777777" w:rsidR="007A700C" w:rsidRPr="00BB53D7" w:rsidRDefault="007A700C" w:rsidP="00E07D42">
      <w:pPr>
        <w:ind w:firstLine="708"/>
        <w:rPr>
          <w:rFonts w:cs="Times New Roman"/>
          <w:szCs w:val="24"/>
        </w:rPr>
      </w:pPr>
      <w:r w:rsidRPr="00BB53D7">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9964E2" w14:textId="77777777" w:rsidR="007A700C" w:rsidRPr="00BB53D7" w:rsidRDefault="007A700C" w:rsidP="007A700C">
      <w:pPr>
        <w:rPr>
          <w:rFonts w:cs="Times New Roman"/>
          <w:szCs w:val="24"/>
        </w:rPr>
      </w:pPr>
    </w:p>
    <w:p w14:paraId="51DB7580" w14:textId="77777777" w:rsidR="003064BF" w:rsidRDefault="003064BF" w:rsidP="007A700C">
      <w:pPr>
        <w:rPr>
          <w:rFonts w:cs="Times New Roman"/>
          <w:b/>
          <w:bCs/>
          <w:szCs w:val="24"/>
        </w:rPr>
      </w:pPr>
      <w:bookmarkStart w:id="181" w:name="_Toc115172956"/>
    </w:p>
    <w:p w14:paraId="07BFF65D" w14:textId="7421DB00" w:rsidR="007A700C" w:rsidRPr="00BB53D7" w:rsidRDefault="007A700C" w:rsidP="007A700C">
      <w:pPr>
        <w:rPr>
          <w:rFonts w:cs="Times New Roman"/>
          <w:b/>
          <w:bCs/>
          <w:i/>
          <w:iCs/>
          <w:szCs w:val="24"/>
        </w:rPr>
      </w:pPr>
      <w:r w:rsidRPr="00BB53D7">
        <w:rPr>
          <w:rFonts w:cs="Times New Roman"/>
          <w:b/>
          <w:bCs/>
          <w:szCs w:val="24"/>
        </w:rPr>
        <w:t>Desventajas de la simulación</w:t>
      </w:r>
      <w:bookmarkEnd w:id="181"/>
      <w:r w:rsidRPr="00BB53D7">
        <w:rPr>
          <w:rFonts w:cs="Times New Roman"/>
          <w:b/>
          <w:bCs/>
          <w:szCs w:val="24"/>
        </w:rPr>
        <w:t xml:space="preserve"> </w:t>
      </w:r>
    </w:p>
    <w:p w14:paraId="6A5B1377" w14:textId="6B379BEB" w:rsidR="007A700C" w:rsidRPr="00BB53D7" w:rsidRDefault="007A700C" w:rsidP="00E07D42">
      <w:pPr>
        <w:ind w:firstLine="708"/>
        <w:rPr>
          <w:rFonts w:cs="Times New Roman"/>
          <w:szCs w:val="24"/>
        </w:rPr>
      </w:pPr>
      <w:r w:rsidRPr="00BB53D7">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06B996" w14:textId="77777777" w:rsidR="007A700C" w:rsidRPr="00BB53D7" w:rsidRDefault="007A700C" w:rsidP="00E07D42">
      <w:pPr>
        <w:ind w:firstLine="708"/>
        <w:rPr>
          <w:rFonts w:cs="Times New Roman"/>
          <w:szCs w:val="24"/>
        </w:rPr>
      </w:pPr>
      <w:r w:rsidRPr="00BB53D7">
        <w:rPr>
          <w:rFonts w:cs="Times New Roman"/>
          <w:szCs w:val="24"/>
        </w:rPr>
        <w:lastRenderedPageBreak/>
        <w:t>La simulación debe ser exacta al modelo real pero aun así se puede generar datos no correctos o no exactos algunas veces a los reales</w:t>
      </w:r>
      <w:sdt>
        <w:sdtPr>
          <w:rPr>
            <w:rFonts w:cs="Times New Roman"/>
            <w:szCs w:val="24"/>
          </w:rPr>
          <w:id w:val="161424856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740A84E8" w14:textId="77777777" w:rsidR="007A700C" w:rsidRPr="00BB53D7" w:rsidRDefault="007A700C" w:rsidP="007A700C">
      <w:pPr>
        <w:rPr>
          <w:rFonts w:cs="Times New Roman"/>
          <w:szCs w:val="24"/>
        </w:rPr>
      </w:pPr>
    </w:p>
    <w:p w14:paraId="5299BB2E" w14:textId="77777777" w:rsidR="007A700C" w:rsidRPr="00BB53D7" w:rsidRDefault="007A700C" w:rsidP="007A700C">
      <w:pPr>
        <w:rPr>
          <w:rFonts w:cs="Times New Roman"/>
          <w:b/>
          <w:bCs/>
          <w:color w:val="000000" w:themeColor="text1"/>
        </w:rPr>
      </w:pPr>
      <w:r w:rsidRPr="00BB53D7">
        <w:rPr>
          <w:rFonts w:cs="Times New Roman"/>
          <w:b/>
          <w:bCs/>
          <w:color w:val="000000" w:themeColor="text1"/>
        </w:rPr>
        <w:t>Machine Learning</w:t>
      </w:r>
    </w:p>
    <w:p w14:paraId="6EAEBA23" w14:textId="2F33C12A" w:rsidR="007A700C" w:rsidRDefault="007A700C" w:rsidP="00E07D42">
      <w:pPr>
        <w:ind w:firstLine="708"/>
        <w:rPr>
          <w:rFonts w:cs="Times New Roman"/>
          <w:color w:val="000000" w:themeColor="text1"/>
        </w:rPr>
      </w:pPr>
      <w:r w:rsidRPr="00BB53D7">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Ora22 \l 9226 </w:instrText>
          </w:r>
          <w:r w:rsidRPr="00BB53D7">
            <w:rPr>
              <w:rFonts w:cs="Times New Roman"/>
              <w:color w:val="000000" w:themeColor="text1"/>
            </w:rPr>
            <w:fldChar w:fldCharType="separate"/>
          </w:r>
          <w:r w:rsidRPr="00BB53D7">
            <w:rPr>
              <w:rFonts w:cs="Times New Roman"/>
              <w:noProof/>
              <w:color w:val="000000" w:themeColor="text1"/>
            </w:rPr>
            <w:t>(Oracle, 2022)</w:t>
          </w:r>
          <w:r w:rsidRPr="00BB53D7">
            <w:rPr>
              <w:rFonts w:cs="Times New Roman"/>
              <w:color w:val="000000" w:themeColor="text1"/>
            </w:rPr>
            <w:fldChar w:fldCharType="end"/>
          </w:r>
        </w:sdtContent>
      </w:sdt>
      <w:r w:rsidRPr="00BB53D7">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B53D7" w:rsidRDefault="00CE074B" w:rsidP="00E07D42">
      <w:pPr>
        <w:ind w:firstLine="708"/>
        <w:rPr>
          <w:rFonts w:cs="Times New Roman"/>
          <w:color w:val="000000" w:themeColor="text1"/>
        </w:rPr>
      </w:pPr>
    </w:p>
    <w:p w14:paraId="77315FE3" w14:textId="4F2288C1" w:rsidR="007A700C" w:rsidRPr="00BB53D7" w:rsidRDefault="007A700C" w:rsidP="00E07D42">
      <w:pPr>
        <w:ind w:firstLine="708"/>
        <w:rPr>
          <w:rFonts w:cs="Times New Roman"/>
          <w:color w:val="000000" w:themeColor="text1"/>
        </w:rPr>
      </w:pPr>
      <w:r w:rsidRPr="00BB53D7">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Uni22 \l 9226 </w:instrText>
          </w:r>
          <w:r w:rsidRPr="00BB53D7">
            <w:rPr>
              <w:rFonts w:cs="Times New Roman"/>
              <w:color w:val="000000" w:themeColor="text1"/>
            </w:rPr>
            <w:fldChar w:fldCharType="separate"/>
          </w:r>
          <w:r w:rsidRPr="00BB53D7">
            <w:rPr>
              <w:rFonts w:cs="Times New Roman"/>
              <w:noProof/>
              <w:color w:val="000000" w:themeColor="text1"/>
            </w:rPr>
            <w:t>(Carlemany, 2022)</w:t>
          </w:r>
          <w:r w:rsidRPr="00BB53D7">
            <w:rPr>
              <w:rFonts w:cs="Times New Roman"/>
              <w:color w:val="000000" w:themeColor="text1"/>
            </w:rPr>
            <w:fldChar w:fldCharType="end"/>
          </w:r>
        </w:sdtContent>
      </w:sdt>
      <w:r w:rsidRPr="00BB53D7">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182" w:name="_Toc115172935"/>
      <w:r w:rsidR="000D40F7" w:rsidRPr="000D40F7">
        <w:rPr>
          <w:rFonts w:cs="Times New Roman"/>
          <w:color w:val="000000" w:themeColor="text1"/>
        </w:rPr>
        <w:t xml:space="preserve">Para lograr el entrenamiento de los algoritmos de </w:t>
      </w:r>
      <w:r w:rsidR="000D40F7">
        <w:rPr>
          <w:rFonts w:cs="Times New Roman"/>
          <w:color w:val="000000" w:themeColor="text1"/>
        </w:rPr>
        <w:t>M</w:t>
      </w:r>
      <w:r w:rsidR="000D40F7" w:rsidRPr="000D40F7">
        <w:rPr>
          <w:rFonts w:cs="Times New Roman"/>
          <w:color w:val="000000" w:themeColor="text1"/>
        </w:rPr>
        <w:t xml:space="preserve">achine </w:t>
      </w:r>
      <w:r w:rsidR="000D40F7">
        <w:rPr>
          <w:rFonts w:cs="Times New Roman"/>
          <w:color w:val="000000" w:themeColor="text1"/>
        </w:rPr>
        <w:t>L</w:t>
      </w:r>
      <w:r w:rsidR="000D40F7" w:rsidRPr="000D40F7">
        <w:rPr>
          <w:rFonts w:cs="Times New Roman"/>
          <w:color w:val="000000" w:themeColor="text1"/>
        </w:rPr>
        <w:t xml:space="preserve">earning, se pueden utilizar </w:t>
      </w:r>
      <w:r w:rsidR="00811FFA">
        <w:rPr>
          <w:rFonts w:cs="Times New Roman"/>
          <w:color w:val="000000" w:themeColor="text1"/>
        </w:rPr>
        <w:t>tres</w:t>
      </w:r>
      <w:r w:rsidR="000D40F7" w:rsidRPr="000D40F7">
        <w:rPr>
          <w:rFonts w:cs="Times New Roman"/>
          <w:color w:val="000000" w:themeColor="text1"/>
        </w:rPr>
        <w:t xml:space="preserve"> métodos de aprendizaje: supervisado</w:t>
      </w:r>
      <w:r w:rsidR="00811FFA">
        <w:rPr>
          <w:rFonts w:cs="Times New Roman"/>
          <w:color w:val="000000" w:themeColor="text1"/>
        </w:rPr>
        <w:t>,</w:t>
      </w:r>
      <w:r w:rsidR="000D40F7" w:rsidRPr="000D40F7">
        <w:rPr>
          <w:rFonts w:cs="Times New Roman"/>
          <w:color w:val="000000" w:themeColor="text1"/>
        </w:rPr>
        <w:t xml:space="preserve"> no supervisado</w:t>
      </w:r>
      <w:r w:rsidR="004D7820">
        <w:rPr>
          <w:rFonts w:cs="Times New Roman"/>
          <w:color w:val="000000" w:themeColor="text1"/>
        </w:rPr>
        <w:t xml:space="preserve"> y por esfuerzo</w:t>
      </w:r>
      <w:r w:rsidR="000D40F7" w:rsidRPr="000D40F7">
        <w:rPr>
          <w:rFonts w:cs="Times New Roman"/>
          <w:color w:val="000000" w:themeColor="text1"/>
        </w:rPr>
        <w:t>.</w:t>
      </w:r>
    </w:p>
    <w:p w14:paraId="32A51DDF" w14:textId="77777777" w:rsidR="00E07D42" w:rsidRPr="00BB53D7" w:rsidRDefault="00E07D42" w:rsidP="00E07D42">
      <w:pPr>
        <w:ind w:firstLine="708"/>
        <w:rPr>
          <w:rFonts w:cs="Times New Roman"/>
          <w:color w:val="000000" w:themeColor="text1"/>
        </w:rPr>
      </w:pPr>
    </w:p>
    <w:p w14:paraId="4E84675D" w14:textId="7147B13E" w:rsidR="007A700C" w:rsidRDefault="007A700C" w:rsidP="007A700C">
      <w:pPr>
        <w:rPr>
          <w:rFonts w:cs="Times New Roman"/>
          <w:b/>
          <w:bCs/>
          <w:i/>
          <w:iCs/>
          <w:color w:val="000000" w:themeColor="text1"/>
        </w:rPr>
      </w:pPr>
      <w:r w:rsidRPr="00BB53D7">
        <w:rPr>
          <w:rFonts w:cs="Times New Roman"/>
          <w:b/>
          <w:bCs/>
          <w:i/>
          <w:iCs/>
          <w:color w:val="000000" w:themeColor="text1"/>
        </w:rPr>
        <w:t>Supervisados</w:t>
      </w:r>
      <w:bookmarkEnd w:id="182"/>
    </w:p>
    <w:p w14:paraId="4DB98806" w14:textId="35178344" w:rsidR="000D40F7" w:rsidRDefault="000D40F7" w:rsidP="00E07D42">
      <w:pPr>
        <w:ind w:firstLine="708"/>
        <w:rPr>
          <w:rFonts w:cs="Times New Roman"/>
          <w:color w:val="000000" w:themeColor="text1"/>
          <w:shd w:val="clear" w:color="auto" w:fill="FFFFFF"/>
        </w:rPr>
      </w:pPr>
      <w:r w:rsidRPr="000D40F7">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w:t>
      </w:r>
      <w:r w:rsidRPr="000D40F7">
        <w:rPr>
          <w:rFonts w:cs="Times New Roman"/>
          <w:color w:val="000000" w:themeColor="text1"/>
          <w:shd w:val="clear" w:color="auto" w:fill="FFFFFF"/>
        </w:rPr>
        <w:lastRenderedPageBreak/>
        <w:t xml:space="preserve">que toman el rol de respuestas </w:t>
      </w:r>
      <w:sdt>
        <w:sdtPr>
          <w:rPr>
            <w:rFonts w:cs="Times New Roman"/>
            <w:color w:val="000000" w:themeColor="text1"/>
            <w:shd w:val="clear" w:color="auto" w:fill="FFFFFF"/>
          </w:rPr>
          <w:id w:val="2057589531"/>
          <w:citation/>
        </w:sdtPr>
        <w:sdtContent>
          <w:r w:rsidRPr="00BB53D7">
            <w:rPr>
              <w:rFonts w:cs="Times New Roman"/>
              <w:color w:val="000000" w:themeColor="text1"/>
              <w:shd w:val="clear" w:color="auto" w:fill="FFFFFF"/>
            </w:rPr>
            <w:fldChar w:fldCharType="begin"/>
          </w:r>
          <w:r w:rsidRPr="00BB53D7">
            <w:rPr>
              <w:rFonts w:cs="Times New Roman"/>
              <w:color w:val="000000" w:themeColor="text1"/>
              <w:shd w:val="clear" w:color="auto" w:fill="FFFFFF"/>
            </w:rPr>
            <w:instrText xml:space="preserve"> CITATION Lil18 \l 9226 </w:instrText>
          </w:r>
          <w:r w:rsidRPr="00BB53D7">
            <w:rPr>
              <w:rFonts w:cs="Times New Roman"/>
              <w:color w:val="000000" w:themeColor="text1"/>
              <w:shd w:val="clear" w:color="auto" w:fill="FFFFFF"/>
            </w:rPr>
            <w:fldChar w:fldCharType="separate"/>
          </w:r>
          <w:r w:rsidRPr="00BB53D7">
            <w:rPr>
              <w:rFonts w:cs="Times New Roman"/>
              <w:noProof/>
              <w:color w:val="000000" w:themeColor="text1"/>
              <w:shd w:val="clear" w:color="auto" w:fill="FFFFFF"/>
            </w:rPr>
            <w:t>(Sandoval, 2018)</w:t>
          </w:r>
          <w:r w:rsidRPr="00BB53D7">
            <w:rPr>
              <w:rFonts w:cs="Times New Roman"/>
              <w:color w:val="000000" w:themeColor="text1"/>
              <w:shd w:val="clear" w:color="auto" w:fill="FFFFFF"/>
            </w:rPr>
            <w:fldChar w:fldCharType="end"/>
          </w:r>
        </w:sdtContent>
      </w:sdt>
      <w:r w:rsidRPr="000D40F7">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Default="000D40F7" w:rsidP="000D40F7">
      <w:pPr>
        <w:rPr>
          <w:rFonts w:cs="Times New Roman"/>
          <w:color w:val="000000" w:themeColor="text1"/>
          <w:shd w:val="clear" w:color="auto" w:fill="FFFFFF"/>
        </w:rPr>
      </w:pPr>
    </w:p>
    <w:p w14:paraId="2AFDE396" w14:textId="0E0363B7" w:rsidR="007A700C" w:rsidRPr="00BB53D7" w:rsidRDefault="007A700C" w:rsidP="00E07D42">
      <w:pPr>
        <w:ind w:firstLine="708"/>
        <w:rPr>
          <w:rFonts w:cs="Times New Roman"/>
          <w:color w:val="000000" w:themeColor="text1"/>
          <w:shd w:val="clear" w:color="auto" w:fill="FFFFFF"/>
        </w:rPr>
      </w:pPr>
      <w:r w:rsidRPr="00BB53D7">
        <w:rPr>
          <w:rFonts w:cs="Times New Roman"/>
          <w:color w:val="000000" w:themeColor="text1"/>
          <w:shd w:val="clear" w:color="auto" w:fill="FFFFFF"/>
        </w:rPr>
        <w:t>Este tipo de aprendizaje está dividido en dos tipos de algoritmos que son:</w:t>
      </w:r>
    </w:p>
    <w:p w14:paraId="3315238C" w14:textId="77777777" w:rsidR="00E07D42" w:rsidRPr="00BB53D7" w:rsidRDefault="00E07D42" w:rsidP="00E07D42">
      <w:pPr>
        <w:ind w:firstLine="708"/>
        <w:rPr>
          <w:rFonts w:cs="Times New Roman"/>
          <w:color w:val="000000" w:themeColor="text1"/>
          <w:shd w:val="clear" w:color="auto" w:fill="FFFFFF"/>
        </w:rPr>
      </w:pPr>
    </w:p>
    <w:p w14:paraId="180F78D0" w14:textId="0A9E8980" w:rsidR="00E07D42" w:rsidRPr="00BB53D7" w:rsidRDefault="007A700C" w:rsidP="00E07D42">
      <w:pPr>
        <w:ind w:firstLine="708"/>
        <w:rPr>
          <w:rFonts w:cs="Times New Roman"/>
          <w:b/>
          <w:bCs/>
          <w:color w:val="000000" w:themeColor="text1"/>
        </w:rPr>
      </w:pPr>
      <w:bookmarkStart w:id="183" w:name="_Hlk117295958"/>
      <w:r w:rsidRPr="00BB53D7">
        <w:rPr>
          <w:rFonts w:cs="Times New Roman"/>
          <w:b/>
          <w:bCs/>
          <w:color w:val="000000" w:themeColor="text1"/>
        </w:rPr>
        <w:t xml:space="preserve">Algoritmo </w:t>
      </w:r>
      <w:r w:rsidR="00E07D42" w:rsidRPr="00BB53D7">
        <w:rPr>
          <w:rFonts w:cs="Times New Roman"/>
          <w:b/>
          <w:bCs/>
          <w:color w:val="000000" w:themeColor="text1"/>
        </w:rPr>
        <w:t>De Clasificación</w:t>
      </w:r>
      <w:bookmarkEnd w:id="183"/>
      <w:r w:rsidR="00E07D42" w:rsidRPr="00BB53D7">
        <w:rPr>
          <w:rFonts w:cs="Times New Roman"/>
          <w:b/>
          <w:bCs/>
          <w:color w:val="000000" w:themeColor="text1"/>
        </w:rPr>
        <w:t>.</w:t>
      </w:r>
    </w:p>
    <w:p w14:paraId="669EB8CB" w14:textId="79DD3F34" w:rsidR="000D40F7" w:rsidRDefault="000D40F7" w:rsidP="00E07D42">
      <w:pPr>
        <w:ind w:firstLine="708"/>
        <w:rPr>
          <w:rFonts w:cs="Times New Roman"/>
          <w:color w:val="000000" w:themeColor="text1"/>
        </w:rPr>
      </w:pPr>
      <w:r w:rsidRPr="000D40F7">
        <w:rPr>
          <w:rFonts w:cs="Times New Roman"/>
          <w:color w:val="000000" w:themeColor="text1"/>
        </w:rPr>
        <w:t xml:space="preserve">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 </w:t>
      </w:r>
      <w:sdt>
        <w:sdtPr>
          <w:rPr>
            <w:rFonts w:cs="Times New Roman"/>
            <w:color w:val="000000" w:themeColor="text1"/>
          </w:rPr>
          <w:id w:val="1091513929"/>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Lil18 \l 9226 </w:instrText>
          </w:r>
          <w:r w:rsidRPr="00BB53D7">
            <w:rPr>
              <w:rFonts w:cs="Times New Roman"/>
              <w:color w:val="000000" w:themeColor="text1"/>
            </w:rPr>
            <w:fldChar w:fldCharType="separate"/>
          </w:r>
          <w:r w:rsidRPr="00BB53D7">
            <w:rPr>
              <w:rFonts w:cs="Times New Roman"/>
              <w:noProof/>
              <w:color w:val="000000" w:themeColor="text1"/>
            </w:rPr>
            <w:t>(Sandoval, 2018)</w:t>
          </w:r>
          <w:r w:rsidRPr="00BB53D7">
            <w:rPr>
              <w:rFonts w:cs="Times New Roman"/>
              <w:color w:val="000000" w:themeColor="text1"/>
            </w:rPr>
            <w:fldChar w:fldCharType="end"/>
          </w:r>
        </w:sdtContent>
      </w:sdt>
    </w:p>
    <w:p w14:paraId="4B56F1DE" w14:textId="77777777" w:rsidR="00E07D42" w:rsidRPr="00BB53D7" w:rsidRDefault="00E07D42" w:rsidP="00E07D42">
      <w:pPr>
        <w:ind w:firstLine="708"/>
        <w:rPr>
          <w:rFonts w:cs="Times New Roman"/>
          <w:color w:val="000000" w:themeColor="text1"/>
        </w:rPr>
      </w:pPr>
    </w:p>
    <w:p w14:paraId="0468EDDF" w14:textId="4D5E2BB8" w:rsidR="007A700C" w:rsidRPr="00BB53D7" w:rsidRDefault="007A700C" w:rsidP="00E07D42">
      <w:pPr>
        <w:ind w:firstLine="708"/>
        <w:rPr>
          <w:rFonts w:cs="Times New Roman"/>
          <w:b/>
          <w:bCs/>
          <w:color w:val="000000" w:themeColor="text1"/>
        </w:rPr>
      </w:pPr>
      <w:r w:rsidRPr="00BB53D7">
        <w:rPr>
          <w:rFonts w:cs="Times New Roman"/>
          <w:b/>
          <w:bCs/>
          <w:color w:val="000000" w:themeColor="text1"/>
        </w:rPr>
        <w:t xml:space="preserve">Algoritmo </w:t>
      </w:r>
      <w:r w:rsidR="00E07D42" w:rsidRPr="00BB53D7">
        <w:rPr>
          <w:rFonts w:cs="Times New Roman"/>
          <w:b/>
          <w:bCs/>
          <w:color w:val="000000" w:themeColor="text1"/>
        </w:rPr>
        <w:t>De Regresión.</w:t>
      </w:r>
    </w:p>
    <w:p w14:paraId="20193B5E" w14:textId="7AE52CAD" w:rsidR="000D40F7" w:rsidRPr="004D7820" w:rsidRDefault="000D40F7" w:rsidP="004D7820">
      <w:pPr>
        <w:ind w:firstLine="708"/>
        <w:rPr>
          <w:rFonts w:cs="Times New Roman"/>
          <w:color w:val="000000" w:themeColor="text1"/>
        </w:rPr>
      </w:pPr>
      <w:r w:rsidRPr="000D40F7">
        <w:rPr>
          <w:rFonts w:cs="Times New Roman"/>
          <w:color w:val="000000" w:themeColor="text1"/>
        </w:rPr>
        <w:t xml:space="preserve">El algoritmo de regresión, por otro lado, se utiliza para predecir una característica de un elemento, generalmente un número, en función de las demás características que lo componen. </w:t>
      </w:r>
      <w:sdt>
        <w:sdtPr>
          <w:rPr>
            <w:rFonts w:cs="Times New Roman"/>
            <w:color w:val="000000" w:themeColor="text1"/>
          </w:rPr>
          <w:id w:val="-1429723473"/>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Lil18 \l 9226 </w:instrText>
          </w:r>
          <w:r w:rsidRPr="00BB53D7">
            <w:rPr>
              <w:rFonts w:cs="Times New Roman"/>
              <w:color w:val="000000" w:themeColor="text1"/>
            </w:rPr>
            <w:fldChar w:fldCharType="separate"/>
          </w:r>
          <w:r w:rsidRPr="00BB53D7">
            <w:rPr>
              <w:rFonts w:cs="Times New Roman"/>
              <w:noProof/>
              <w:color w:val="000000" w:themeColor="text1"/>
            </w:rPr>
            <w:t>(Sandoval, 2018)</w:t>
          </w:r>
          <w:r w:rsidRPr="00BB53D7">
            <w:rPr>
              <w:rFonts w:cs="Times New Roman"/>
              <w:color w:val="000000" w:themeColor="text1"/>
            </w:rPr>
            <w:fldChar w:fldCharType="end"/>
          </w:r>
        </w:sdtContent>
      </w:sdt>
      <w:bookmarkStart w:id="184" w:name="_Toc115172936"/>
    </w:p>
    <w:p w14:paraId="12A1543E" w14:textId="56088669" w:rsidR="007A700C" w:rsidRPr="00BB53D7" w:rsidRDefault="007A700C" w:rsidP="007A700C">
      <w:pPr>
        <w:rPr>
          <w:rFonts w:cs="Times New Roman"/>
          <w:b/>
          <w:bCs/>
          <w:i/>
          <w:iCs/>
          <w:color w:val="000000" w:themeColor="text1"/>
        </w:rPr>
      </w:pPr>
      <w:r w:rsidRPr="00BB53D7">
        <w:rPr>
          <w:rFonts w:cs="Times New Roman"/>
          <w:b/>
          <w:bCs/>
          <w:i/>
          <w:iCs/>
          <w:color w:val="000000" w:themeColor="text1"/>
        </w:rPr>
        <w:t xml:space="preserve">No </w:t>
      </w:r>
      <w:r w:rsidR="00E07D42" w:rsidRPr="00BB53D7">
        <w:rPr>
          <w:rFonts w:cs="Times New Roman"/>
          <w:b/>
          <w:bCs/>
          <w:i/>
          <w:iCs/>
          <w:color w:val="000000" w:themeColor="text1"/>
        </w:rPr>
        <w:t>Supervisados</w:t>
      </w:r>
      <w:bookmarkEnd w:id="184"/>
    </w:p>
    <w:p w14:paraId="11346836" w14:textId="61FCA6C0" w:rsidR="000D40F7" w:rsidRDefault="000D40F7" w:rsidP="00E07D42">
      <w:pPr>
        <w:ind w:firstLine="708"/>
        <w:rPr>
          <w:rFonts w:cs="Times New Roman"/>
          <w:color w:val="000000" w:themeColor="text1"/>
          <w:shd w:val="clear" w:color="auto" w:fill="FFFFFF"/>
        </w:rPr>
      </w:pPr>
      <w:r w:rsidRPr="000D40F7">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B53D7">
            <w:rPr>
              <w:rFonts w:cs="Times New Roman"/>
              <w:color w:val="000000" w:themeColor="text1"/>
              <w:shd w:val="clear" w:color="auto" w:fill="FFFFFF"/>
            </w:rPr>
            <w:fldChar w:fldCharType="begin"/>
          </w:r>
          <w:r w:rsidR="00CE074B" w:rsidRPr="00BB53D7">
            <w:rPr>
              <w:rFonts w:cs="Times New Roman"/>
              <w:color w:val="000000" w:themeColor="text1"/>
              <w:shd w:val="clear" w:color="auto" w:fill="FFFFFF"/>
            </w:rPr>
            <w:instrText xml:space="preserve"> CITATION Dra20 \l 9226 </w:instrText>
          </w:r>
          <w:r w:rsidR="00CE074B" w:rsidRPr="00BB53D7">
            <w:rPr>
              <w:rFonts w:cs="Times New Roman"/>
              <w:color w:val="000000" w:themeColor="text1"/>
              <w:shd w:val="clear" w:color="auto" w:fill="FFFFFF"/>
            </w:rPr>
            <w:fldChar w:fldCharType="separate"/>
          </w:r>
          <w:r w:rsidR="00CE074B" w:rsidRPr="00BB53D7">
            <w:rPr>
              <w:rFonts w:cs="Times New Roman"/>
              <w:noProof/>
              <w:color w:val="000000" w:themeColor="text1"/>
              <w:shd w:val="clear" w:color="auto" w:fill="FFFFFF"/>
            </w:rPr>
            <w:t xml:space="preserve"> (Dra. Marianella Álvarez Vega, 2020)</w:t>
          </w:r>
          <w:r w:rsidR="00CE074B" w:rsidRPr="00BB53D7">
            <w:rPr>
              <w:rFonts w:cs="Times New Roman"/>
              <w:color w:val="000000" w:themeColor="text1"/>
              <w:shd w:val="clear" w:color="auto" w:fill="FFFFFF"/>
            </w:rPr>
            <w:fldChar w:fldCharType="end"/>
          </w:r>
        </w:sdtContent>
      </w:sdt>
      <w:r w:rsidRPr="000D40F7">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B53D7" w:rsidRDefault="007A700C" w:rsidP="00CE074B">
      <w:pPr>
        <w:rPr>
          <w:rFonts w:cs="Times New Roman"/>
          <w:i/>
          <w:iCs/>
          <w:color w:val="000000" w:themeColor="text1"/>
          <w:shd w:val="clear" w:color="auto" w:fill="FFFFFF"/>
        </w:rPr>
      </w:pPr>
    </w:p>
    <w:p w14:paraId="1D671728" w14:textId="77777777" w:rsidR="00E07D42" w:rsidRPr="00BB53D7" w:rsidRDefault="007A700C" w:rsidP="00E07D42">
      <w:pPr>
        <w:ind w:firstLine="708"/>
        <w:rPr>
          <w:rFonts w:cs="Times New Roman"/>
          <w:b/>
          <w:bCs/>
          <w:color w:val="000000" w:themeColor="text1"/>
        </w:rPr>
      </w:pPr>
      <w:r w:rsidRPr="00BB53D7">
        <w:rPr>
          <w:rFonts w:cs="Times New Roman"/>
          <w:b/>
          <w:bCs/>
          <w:color w:val="000000" w:themeColor="text1"/>
        </w:rPr>
        <w:t>Agrupamiento</w:t>
      </w:r>
      <w:r w:rsidR="00E07D42" w:rsidRPr="00BB53D7">
        <w:rPr>
          <w:rFonts w:cs="Times New Roman"/>
          <w:b/>
          <w:bCs/>
          <w:color w:val="000000" w:themeColor="text1"/>
        </w:rPr>
        <w:t>.</w:t>
      </w:r>
    </w:p>
    <w:p w14:paraId="6F7FD20F" w14:textId="6F81043F" w:rsidR="007A700C" w:rsidRPr="00BB53D7" w:rsidRDefault="00CE074B" w:rsidP="00E07D42">
      <w:pPr>
        <w:ind w:firstLine="708"/>
        <w:rPr>
          <w:rFonts w:cs="Times New Roman"/>
          <w:color w:val="000000" w:themeColor="text1"/>
          <w:shd w:val="clear" w:color="auto" w:fill="FFFFFF"/>
        </w:rPr>
      </w:pPr>
      <w:r w:rsidRPr="00CE074B">
        <w:rPr>
          <w:rFonts w:cs="Times New Roman"/>
          <w:color w:val="000000" w:themeColor="text1"/>
        </w:rPr>
        <w:lastRenderedPageBreak/>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sdt>
        <w:sdtPr>
          <w:rPr>
            <w:rFonts w:cs="Times New Roman"/>
            <w:color w:val="000000" w:themeColor="text1"/>
            <w:shd w:val="clear" w:color="auto" w:fill="FFFFFF"/>
          </w:rPr>
          <w:id w:val="2055278411"/>
          <w:citation/>
        </w:sdtPr>
        <w:sdtContent>
          <w:r w:rsidR="007A700C" w:rsidRPr="00BB53D7">
            <w:rPr>
              <w:rFonts w:cs="Times New Roman"/>
              <w:color w:val="000000" w:themeColor="text1"/>
              <w:shd w:val="clear" w:color="auto" w:fill="FFFFFF"/>
            </w:rPr>
            <w:fldChar w:fldCharType="begin"/>
          </w:r>
          <w:r w:rsidR="007A700C" w:rsidRPr="00BB53D7">
            <w:rPr>
              <w:rFonts w:cs="Times New Roman"/>
              <w:color w:val="000000" w:themeColor="text1"/>
              <w:shd w:val="clear" w:color="auto" w:fill="FFFFFF"/>
            </w:rPr>
            <w:instrText xml:space="preserve"> CITATION Gon15 \l 9226 </w:instrText>
          </w:r>
          <w:r w:rsidR="007A700C" w:rsidRPr="00BB53D7">
            <w:rPr>
              <w:rFonts w:cs="Times New Roman"/>
              <w:color w:val="000000" w:themeColor="text1"/>
              <w:shd w:val="clear" w:color="auto" w:fill="FFFFFF"/>
            </w:rPr>
            <w:fldChar w:fldCharType="separate"/>
          </w:r>
          <w:r w:rsidR="007A700C" w:rsidRPr="00BB53D7">
            <w:rPr>
              <w:rFonts w:cs="Times New Roman"/>
              <w:noProof/>
              <w:color w:val="000000" w:themeColor="text1"/>
              <w:shd w:val="clear" w:color="auto" w:fill="FFFFFF"/>
            </w:rPr>
            <w:t xml:space="preserve"> (González, 2015)</w:t>
          </w:r>
          <w:r w:rsidR="007A700C" w:rsidRPr="00BB53D7">
            <w:rPr>
              <w:rFonts w:cs="Times New Roman"/>
              <w:color w:val="000000" w:themeColor="text1"/>
              <w:shd w:val="clear" w:color="auto" w:fill="FFFFFF"/>
            </w:rPr>
            <w:fldChar w:fldCharType="end"/>
          </w:r>
        </w:sdtContent>
      </w:sdt>
    </w:p>
    <w:p w14:paraId="0BE5CA59" w14:textId="77777777" w:rsidR="00E07D42" w:rsidRPr="00BB53D7" w:rsidRDefault="00E07D42" w:rsidP="00E07D42">
      <w:pPr>
        <w:ind w:firstLine="708"/>
        <w:rPr>
          <w:rFonts w:cs="Times New Roman"/>
          <w:color w:val="000000" w:themeColor="text1"/>
        </w:rPr>
      </w:pPr>
    </w:p>
    <w:p w14:paraId="4175D5CD" w14:textId="77777777" w:rsidR="00E07D42" w:rsidRPr="00BB53D7" w:rsidRDefault="007A700C" w:rsidP="00E07D42">
      <w:pPr>
        <w:ind w:firstLine="708"/>
        <w:rPr>
          <w:rFonts w:cs="Times New Roman"/>
          <w:b/>
          <w:bCs/>
          <w:color w:val="000000" w:themeColor="text1"/>
        </w:rPr>
      </w:pPr>
      <w:r w:rsidRPr="00BB53D7">
        <w:rPr>
          <w:rFonts w:cs="Times New Roman"/>
          <w:b/>
          <w:bCs/>
          <w:color w:val="000000" w:themeColor="text1"/>
        </w:rPr>
        <w:t>Reducción de la dimensionalidad</w:t>
      </w:r>
      <w:r w:rsidR="00E07D42" w:rsidRPr="00BB53D7">
        <w:rPr>
          <w:rFonts w:cs="Times New Roman"/>
          <w:b/>
          <w:bCs/>
          <w:color w:val="000000" w:themeColor="text1"/>
        </w:rPr>
        <w:t>.</w:t>
      </w:r>
    </w:p>
    <w:p w14:paraId="4B2A74EF" w14:textId="02543050" w:rsidR="007A700C" w:rsidRPr="00BB53D7" w:rsidRDefault="00CE074B" w:rsidP="00E07D42">
      <w:pPr>
        <w:ind w:firstLine="708"/>
        <w:rPr>
          <w:rFonts w:cs="Times New Roman"/>
          <w:color w:val="000000" w:themeColor="text1"/>
        </w:rPr>
      </w:pPr>
      <w:r w:rsidRPr="00CE074B">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r w:rsidR="007A700C" w:rsidRPr="00BB53D7">
        <w:rPr>
          <w:rFonts w:cs="Times New Roman"/>
          <w:color w:val="000000" w:themeColor="text1"/>
        </w:rPr>
        <w:t xml:space="preserve"> </w:t>
      </w:r>
      <w:sdt>
        <w:sdtPr>
          <w:rPr>
            <w:rFonts w:cs="Times New Roman"/>
            <w:color w:val="000000" w:themeColor="text1"/>
          </w:rPr>
          <w:id w:val="-110367966"/>
          <w:citation/>
        </w:sdtPr>
        <w:sdtContent>
          <w:r w:rsidR="007A700C" w:rsidRPr="00BB53D7">
            <w:rPr>
              <w:rFonts w:cs="Times New Roman"/>
              <w:color w:val="000000" w:themeColor="text1"/>
            </w:rPr>
            <w:fldChar w:fldCharType="begin"/>
          </w:r>
          <w:r w:rsidR="007A700C" w:rsidRPr="00BB53D7">
            <w:rPr>
              <w:rFonts w:cs="Times New Roman"/>
              <w:color w:val="000000" w:themeColor="text1"/>
            </w:rPr>
            <w:instrText xml:space="preserve"> CITATION Sof21 \l 9226 </w:instrText>
          </w:r>
          <w:r w:rsidR="007A700C" w:rsidRPr="00BB53D7">
            <w:rPr>
              <w:rFonts w:cs="Times New Roman"/>
              <w:color w:val="000000" w:themeColor="text1"/>
            </w:rPr>
            <w:fldChar w:fldCharType="separate"/>
          </w:r>
          <w:r w:rsidR="007A700C" w:rsidRPr="00BB53D7">
            <w:rPr>
              <w:rFonts w:cs="Times New Roman"/>
              <w:noProof/>
              <w:color w:val="000000" w:themeColor="text1"/>
            </w:rPr>
            <w:t>(Softtek, 2021)</w:t>
          </w:r>
          <w:r w:rsidR="007A700C" w:rsidRPr="00BB53D7">
            <w:rPr>
              <w:rFonts w:cs="Times New Roman"/>
              <w:color w:val="000000" w:themeColor="text1"/>
            </w:rPr>
            <w:fldChar w:fldCharType="end"/>
          </w:r>
        </w:sdtContent>
      </w:sdt>
    </w:p>
    <w:p w14:paraId="43C77715" w14:textId="36D4CEE4" w:rsidR="007A700C" w:rsidRPr="00BB53D7" w:rsidRDefault="007A700C" w:rsidP="007A700C">
      <w:pPr>
        <w:pStyle w:val="PrrAPA"/>
        <w:ind w:firstLine="0"/>
        <w:rPr>
          <w:b/>
          <w:bCs/>
          <w:i/>
          <w:iCs/>
          <w:color w:val="000000" w:themeColor="text1"/>
        </w:rPr>
      </w:pPr>
    </w:p>
    <w:p w14:paraId="5BA85B11" w14:textId="77777777" w:rsidR="007A700C" w:rsidRPr="00BB53D7" w:rsidRDefault="007A700C" w:rsidP="00996369">
      <w:pPr>
        <w:rPr>
          <w:rFonts w:cs="Times New Roman"/>
          <w:b/>
          <w:bCs/>
          <w:i/>
          <w:iCs/>
        </w:rPr>
      </w:pPr>
    </w:p>
    <w:p w14:paraId="55A08EB0" w14:textId="6F9911AD" w:rsidR="004D7820" w:rsidRPr="00BB53D7" w:rsidRDefault="004D7820" w:rsidP="004D7820">
      <w:pPr>
        <w:rPr>
          <w:rFonts w:cs="Times New Roman"/>
          <w:b/>
          <w:bCs/>
          <w:i/>
          <w:iCs/>
          <w:color w:val="000000" w:themeColor="text1"/>
        </w:rPr>
      </w:pPr>
      <w:r>
        <w:rPr>
          <w:rFonts w:cs="Times New Roman"/>
          <w:b/>
          <w:bCs/>
          <w:i/>
          <w:iCs/>
          <w:color w:val="000000" w:themeColor="text1"/>
        </w:rPr>
        <w:t>Por esfuerzo</w:t>
      </w:r>
    </w:p>
    <w:p w14:paraId="0CF21236" w14:textId="4185E786" w:rsidR="007A700C" w:rsidRPr="00BB53D7" w:rsidRDefault="00A77CC0" w:rsidP="00A77CC0">
      <w:pPr>
        <w:ind w:firstLine="708"/>
        <w:rPr>
          <w:rFonts w:cs="Times New Roman"/>
          <w:b/>
          <w:bCs/>
        </w:rPr>
      </w:pPr>
      <w:r w:rsidRPr="00A77CC0">
        <w:rPr>
          <w:rFonts w:cs="Times New Roman"/>
          <w:color w:val="000000" w:themeColor="text1"/>
          <w:shd w:val="clear" w:color="auto" w:fill="FFFFFF"/>
        </w:rPr>
        <w:t xml:space="preserve">El aprendizaje por esfuerzo (también conocido como aprendizaje activo o aprendizaje </w:t>
      </w:r>
      <w:proofErr w:type="spellStart"/>
      <w:r w:rsidRPr="00A77CC0">
        <w:rPr>
          <w:rFonts w:cs="Times New Roman"/>
          <w:color w:val="000000" w:themeColor="text1"/>
          <w:shd w:val="clear" w:color="auto" w:fill="FFFFFF"/>
        </w:rPr>
        <w:t>semisupervisado</w:t>
      </w:r>
      <w:proofErr w:type="spellEnd"/>
      <w:r w:rsidRPr="00A77CC0">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B53D7" w:rsidRDefault="00E07D42" w:rsidP="00A77CC0">
      <w:pPr>
        <w:rPr>
          <w:rFonts w:cs="Times New Roman"/>
          <w:b/>
          <w:bCs/>
        </w:rPr>
      </w:pPr>
    </w:p>
    <w:p w14:paraId="611F06B0" w14:textId="7E506C0B" w:rsidR="00E07D42" w:rsidRPr="00BB53D7" w:rsidRDefault="00E07D42" w:rsidP="00DC078A">
      <w:pPr>
        <w:jc w:val="center"/>
        <w:rPr>
          <w:rFonts w:cs="Times New Roman"/>
          <w:b/>
          <w:bCs/>
        </w:rPr>
      </w:pPr>
    </w:p>
    <w:p w14:paraId="6E4DE797" w14:textId="3DBA86F7" w:rsidR="00E07D42" w:rsidRPr="00BB53D7" w:rsidRDefault="00E07D42" w:rsidP="00DC078A">
      <w:pPr>
        <w:jc w:val="center"/>
        <w:rPr>
          <w:rFonts w:cs="Times New Roman"/>
          <w:b/>
          <w:bCs/>
        </w:rPr>
      </w:pPr>
    </w:p>
    <w:p w14:paraId="37D875FE" w14:textId="063356F6" w:rsidR="00E07D42" w:rsidRPr="00BB53D7" w:rsidRDefault="00E07D42" w:rsidP="00DC078A">
      <w:pPr>
        <w:jc w:val="center"/>
        <w:rPr>
          <w:rFonts w:cs="Times New Roman"/>
          <w:b/>
          <w:bCs/>
        </w:rPr>
      </w:pPr>
    </w:p>
    <w:p w14:paraId="7A9BCBFE" w14:textId="45EDCB0E" w:rsidR="00E07D42" w:rsidRPr="00BB53D7" w:rsidRDefault="00E07D42" w:rsidP="00DC078A">
      <w:pPr>
        <w:jc w:val="center"/>
        <w:rPr>
          <w:rFonts w:cs="Times New Roman"/>
          <w:b/>
          <w:bCs/>
        </w:rPr>
      </w:pPr>
    </w:p>
    <w:p w14:paraId="664ABC42" w14:textId="0A72B683" w:rsidR="00CE074B" w:rsidRDefault="00CE074B">
      <w:pPr>
        <w:spacing w:after="160" w:line="259" w:lineRule="auto"/>
        <w:jc w:val="left"/>
        <w:rPr>
          <w:rFonts w:cs="Times New Roman"/>
          <w:b/>
          <w:bCs/>
        </w:rPr>
      </w:pPr>
      <w:r>
        <w:rPr>
          <w:rFonts w:cs="Times New Roman"/>
          <w:b/>
          <w:bCs/>
        </w:rPr>
        <w:br w:type="page"/>
      </w:r>
    </w:p>
    <w:p w14:paraId="6F7B1299" w14:textId="2BBC03A6" w:rsidR="00996369" w:rsidRPr="00BB53D7" w:rsidRDefault="00996369" w:rsidP="00DC078A">
      <w:pPr>
        <w:jc w:val="center"/>
        <w:rPr>
          <w:rFonts w:cs="Times New Roman"/>
          <w:b/>
          <w:bCs/>
        </w:rPr>
      </w:pPr>
      <w:r w:rsidRPr="00BB53D7">
        <w:rPr>
          <w:rFonts w:cs="Times New Roman"/>
          <w:b/>
          <w:bCs/>
        </w:rPr>
        <w:lastRenderedPageBreak/>
        <w:t>Metodolog</w:t>
      </w:r>
      <w:r w:rsidR="00AA1CC1" w:rsidRPr="00BB53D7">
        <w:rPr>
          <w:rFonts w:cs="Times New Roman"/>
          <w:b/>
          <w:bCs/>
        </w:rPr>
        <w:t>í</w:t>
      </w:r>
      <w:r w:rsidRPr="00BB53D7">
        <w:rPr>
          <w:rFonts w:cs="Times New Roman"/>
          <w:b/>
          <w:bCs/>
        </w:rPr>
        <w:t>a</w:t>
      </w:r>
    </w:p>
    <w:p w14:paraId="40FC0827" w14:textId="77777777" w:rsidR="00616790" w:rsidRPr="00B40B00" w:rsidRDefault="00616790" w:rsidP="00616790">
      <w:pPr>
        <w:pStyle w:val="PrrAPA"/>
      </w:pPr>
      <w:del w:id="185" w:author="DIANA CAROLINA CANDIA HERRERA" w:date="2023-03-07T10:11:00Z">
        <w:r w:rsidRPr="00B40B00" w:rsidDel="00987997">
          <w:delText>"</w:delText>
        </w:r>
      </w:del>
      <w:r w:rsidRPr="00B40B00">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para la minería de datos.</w:t>
      </w:r>
    </w:p>
    <w:p w14:paraId="1FD19AD5" w14:textId="77777777" w:rsidR="00616790" w:rsidRPr="00B40B00" w:rsidRDefault="00616790" w:rsidP="00616790">
      <w:pPr>
        <w:pStyle w:val="PrrAPA"/>
      </w:pPr>
    </w:p>
    <w:p w14:paraId="472DAEFA" w14:textId="77777777" w:rsidR="00616790" w:rsidRPr="00B40B00" w:rsidRDefault="00616790" w:rsidP="00616790">
      <w:pPr>
        <w:pStyle w:val="PrrAPA"/>
      </w:pPr>
      <w:r w:rsidRPr="00B40B00">
        <w:t xml:space="preserve">Las técnicas de ciencia de datos y análisis de datos se originaron en la década de 1990 con el concepto de </w:t>
      </w:r>
      <w:proofErr w:type="spellStart"/>
      <w:r w:rsidRPr="00B40B00">
        <w:t>Knowledge</w:t>
      </w:r>
      <w:proofErr w:type="spellEnd"/>
      <w:r w:rsidRPr="00B40B00">
        <w:t xml:space="preserve"> Discovery in </w:t>
      </w:r>
      <w:proofErr w:type="spellStart"/>
      <w:r w:rsidRPr="00B40B00">
        <w:t>Databases</w:t>
      </w:r>
      <w:proofErr w:type="spellEnd"/>
      <w:r w:rsidRPr="00B40B00">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40B00" w:rsidRDefault="00616790" w:rsidP="00616790">
      <w:pPr>
        <w:pStyle w:val="PrrAPA"/>
      </w:pPr>
    </w:p>
    <w:p w14:paraId="50DF72F5" w14:textId="2749F23A" w:rsidR="004C4EDB" w:rsidRDefault="00616790" w:rsidP="004C4EDB">
      <w:pPr>
        <w:pStyle w:val="PrrAPA"/>
      </w:pPr>
      <w:r w:rsidRPr="00B40B00">
        <w:t>CRISP-DM (Cross-</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4C4EDB" w:rsidRDefault="004C4EDB" w:rsidP="004C4EDB">
      <w:pPr>
        <w:pStyle w:val="PrrAPA"/>
        <w:rPr>
          <w:b/>
          <w:bCs/>
        </w:rPr>
      </w:pPr>
    </w:p>
    <w:p w14:paraId="335FBAF8" w14:textId="77777777" w:rsidR="004C4EDB" w:rsidRPr="004C4EDB" w:rsidRDefault="00616790" w:rsidP="004C4EDB">
      <w:pPr>
        <w:pStyle w:val="PrrAPA"/>
        <w:ind w:firstLine="0"/>
        <w:rPr>
          <w:b/>
          <w:bCs/>
          <w:i/>
          <w:iCs/>
          <w:color w:val="000000" w:themeColor="text1"/>
        </w:rPr>
      </w:pPr>
      <w:r w:rsidRPr="004C4EDB">
        <w:rPr>
          <w:b/>
          <w:bCs/>
          <w:i/>
          <w:iCs/>
          <w:color w:val="000000" w:themeColor="text1"/>
        </w:rPr>
        <w:t>Comprensión del negocio</w:t>
      </w:r>
    </w:p>
    <w:p w14:paraId="0B41E0D5" w14:textId="2FB93579" w:rsidR="00616790" w:rsidRPr="004C4EDB" w:rsidRDefault="004C4EDB" w:rsidP="004C4EDB">
      <w:pPr>
        <w:pStyle w:val="PrrAPA"/>
        <w:ind w:firstLine="708"/>
      </w:pPr>
      <w:r>
        <w:rPr>
          <w:color w:val="000000" w:themeColor="text1"/>
        </w:rPr>
        <w:t>C</w:t>
      </w:r>
      <w:r w:rsidR="00616790" w:rsidRPr="00051F84">
        <w:rPr>
          <w:color w:val="000000" w:themeColor="text1"/>
        </w:rPr>
        <w:t>omprender los objetivos y requisitos del proyecto, identificar el problema a resolver y definir los objetivos de la minería de datos.</w:t>
      </w:r>
    </w:p>
    <w:p w14:paraId="795AF423" w14:textId="77777777" w:rsidR="00616790" w:rsidRPr="004C4EDB" w:rsidRDefault="00616790" w:rsidP="00616790">
      <w:pPr>
        <w:pStyle w:val="PrrAPA"/>
        <w:rPr>
          <w:b/>
          <w:bCs/>
          <w:color w:val="000000" w:themeColor="text1"/>
        </w:rPr>
      </w:pPr>
    </w:p>
    <w:p w14:paraId="6E475991" w14:textId="0E66F9C2" w:rsidR="004C4EDB" w:rsidRPr="004C4EDB" w:rsidRDefault="00616790" w:rsidP="004C4EDB">
      <w:pPr>
        <w:pStyle w:val="PrrAPA"/>
        <w:ind w:firstLine="0"/>
        <w:rPr>
          <w:b/>
          <w:bCs/>
          <w:i/>
          <w:iCs/>
          <w:color w:val="000000" w:themeColor="text1"/>
        </w:rPr>
      </w:pPr>
      <w:r w:rsidRPr="004C4EDB">
        <w:rPr>
          <w:b/>
          <w:bCs/>
          <w:i/>
          <w:iCs/>
          <w:color w:val="000000" w:themeColor="text1"/>
        </w:rPr>
        <w:t>Comprensión de datos</w:t>
      </w:r>
    </w:p>
    <w:p w14:paraId="3154DBBA" w14:textId="42440337" w:rsidR="00616790" w:rsidRPr="00051F84" w:rsidRDefault="004C4EDB" w:rsidP="004C4EDB">
      <w:pPr>
        <w:pStyle w:val="PrrAPA"/>
        <w:rPr>
          <w:color w:val="000000" w:themeColor="text1"/>
        </w:rPr>
      </w:pPr>
      <w:r>
        <w:rPr>
          <w:color w:val="000000" w:themeColor="text1"/>
        </w:rPr>
        <w:t>R</w:t>
      </w:r>
      <w:r w:rsidR="00616790" w:rsidRPr="00051F84">
        <w:rPr>
          <w:color w:val="000000" w:themeColor="text1"/>
        </w:rPr>
        <w:t>ecopilación y exploración de datos, identificación de problemas de calidad de datos y verificación de la idoneidad de los datos para el modelado.</w:t>
      </w:r>
    </w:p>
    <w:p w14:paraId="1F7E2F89" w14:textId="77777777" w:rsidR="00616790" w:rsidRPr="00051F84" w:rsidRDefault="00616790" w:rsidP="00616790">
      <w:pPr>
        <w:pStyle w:val="PrrAPA"/>
        <w:rPr>
          <w:color w:val="000000" w:themeColor="text1"/>
        </w:rPr>
      </w:pPr>
    </w:p>
    <w:p w14:paraId="4D5E10ED" w14:textId="77777777" w:rsidR="004C4EDB" w:rsidRPr="004C4EDB" w:rsidRDefault="00616790" w:rsidP="004C4EDB">
      <w:pPr>
        <w:pStyle w:val="PrrAPA"/>
        <w:ind w:firstLine="0"/>
        <w:rPr>
          <w:b/>
          <w:bCs/>
          <w:i/>
          <w:iCs/>
          <w:color w:val="000000" w:themeColor="text1"/>
        </w:rPr>
      </w:pPr>
      <w:r w:rsidRPr="004C4EDB">
        <w:rPr>
          <w:b/>
          <w:bCs/>
          <w:i/>
          <w:iCs/>
          <w:color w:val="000000" w:themeColor="text1"/>
        </w:rPr>
        <w:t>Preparación de datos</w:t>
      </w:r>
    </w:p>
    <w:p w14:paraId="46F260C1" w14:textId="4D433EF1" w:rsidR="00616790" w:rsidRPr="00051F84" w:rsidRDefault="004C4EDB" w:rsidP="004C4EDB">
      <w:pPr>
        <w:pStyle w:val="PrrAPA"/>
        <w:ind w:firstLine="708"/>
        <w:rPr>
          <w:color w:val="000000" w:themeColor="text1"/>
        </w:rPr>
      </w:pPr>
      <w:r>
        <w:rPr>
          <w:color w:val="000000" w:themeColor="text1"/>
        </w:rPr>
        <w:lastRenderedPageBreak/>
        <w:t>L</w:t>
      </w:r>
      <w:r w:rsidR="00616790" w:rsidRPr="00051F84">
        <w:rPr>
          <w:color w:val="000000" w:themeColor="text1"/>
        </w:rPr>
        <w:t>impieza, transformación y selección de los datos más apropiados para ser utilizados en el modelado.</w:t>
      </w:r>
    </w:p>
    <w:p w14:paraId="5B76989D" w14:textId="77777777" w:rsidR="00616790" w:rsidRPr="00051F84" w:rsidRDefault="00616790" w:rsidP="00616790">
      <w:pPr>
        <w:pStyle w:val="PrrAPA"/>
        <w:rPr>
          <w:color w:val="000000" w:themeColor="text1"/>
        </w:rPr>
      </w:pPr>
    </w:p>
    <w:p w14:paraId="5D192E63" w14:textId="77777777" w:rsidR="004C4EDB" w:rsidRPr="004C4EDB" w:rsidRDefault="00616790" w:rsidP="004C4EDB">
      <w:pPr>
        <w:pStyle w:val="PrrAPA"/>
        <w:ind w:firstLine="0"/>
        <w:rPr>
          <w:b/>
          <w:bCs/>
          <w:i/>
          <w:iCs/>
          <w:color w:val="000000" w:themeColor="text1"/>
        </w:rPr>
      </w:pPr>
      <w:r w:rsidRPr="004C4EDB">
        <w:rPr>
          <w:b/>
          <w:bCs/>
          <w:i/>
          <w:iCs/>
          <w:color w:val="000000" w:themeColor="text1"/>
        </w:rPr>
        <w:t>Modelado</w:t>
      </w:r>
    </w:p>
    <w:p w14:paraId="6FC9AA54" w14:textId="2A156368" w:rsidR="00616790" w:rsidRPr="00051F84" w:rsidRDefault="004C4EDB" w:rsidP="004C4EDB">
      <w:pPr>
        <w:pStyle w:val="PrrAPA"/>
        <w:rPr>
          <w:color w:val="000000" w:themeColor="text1"/>
        </w:rPr>
      </w:pPr>
      <w:r>
        <w:rPr>
          <w:color w:val="000000" w:themeColor="text1"/>
        </w:rPr>
        <w:t>S</w:t>
      </w:r>
      <w:r w:rsidR="00616790" w:rsidRPr="00051F84">
        <w:rPr>
          <w:color w:val="000000" w:themeColor="text1"/>
        </w:rPr>
        <w:t>eleccionar las técnicas de modelado a utilizar, construir y evaluar el modelo, y seleccionar el mejor.</w:t>
      </w:r>
    </w:p>
    <w:p w14:paraId="26985CEA" w14:textId="77777777" w:rsidR="00616790" w:rsidRPr="00051F84" w:rsidRDefault="00616790" w:rsidP="00616790">
      <w:pPr>
        <w:pStyle w:val="PrrAPA"/>
        <w:rPr>
          <w:color w:val="000000" w:themeColor="text1"/>
        </w:rPr>
      </w:pPr>
    </w:p>
    <w:p w14:paraId="7D2A1FB5" w14:textId="77777777" w:rsidR="004C4EDB" w:rsidRPr="004C4EDB" w:rsidRDefault="00616790" w:rsidP="004C4EDB">
      <w:pPr>
        <w:pStyle w:val="PrrAPA"/>
        <w:ind w:firstLine="0"/>
        <w:rPr>
          <w:b/>
          <w:bCs/>
          <w:i/>
          <w:iCs/>
          <w:color w:val="000000" w:themeColor="text1"/>
        </w:rPr>
      </w:pPr>
      <w:r w:rsidRPr="004C4EDB">
        <w:rPr>
          <w:b/>
          <w:bCs/>
          <w:i/>
          <w:iCs/>
          <w:color w:val="000000" w:themeColor="text1"/>
        </w:rPr>
        <w:t>Evaluación</w:t>
      </w:r>
    </w:p>
    <w:p w14:paraId="3E315559" w14:textId="540F546B" w:rsidR="00616790" w:rsidRPr="00051F84" w:rsidRDefault="004C4EDB" w:rsidP="004C4EDB">
      <w:pPr>
        <w:pStyle w:val="PrrAPA"/>
        <w:ind w:firstLine="708"/>
        <w:rPr>
          <w:color w:val="000000" w:themeColor="text1"/>
        </w:rPr>
      </w:pPr>
      <w:r>
        <w:rPr>
          <w:color w:val="000000" w:themeColor="text1"/>
        </w:rPr>
        <w:t>E</w:t>
      </w:r>
      <w:r w:rsidR="00616790" w:rsidRPr="00051F84">
        <w:rPr>
          <w:color w:val="000000" w:themeColor="text1"/>
        </w:rPr>
        <w:t>valuar la efectividad del modelo, probar su generalización y asegurarse de que cumpla con los objetivos comerciales.</w:t>
      </w:r>
    </w:p>
    <w:p w14:paraId="05A41718" w14:textId="77777777" w:rsidR="00616790" w:rsidRPr="00051F84" w:rsidRDefault="00616790" w:rsidP="00616790">
      <w:pPr>
        <w:pStyle w:val="PrrAPA"/>
        <w:rPr>
          <w:color w:val="000000" w:themeColor="text1"/>
        </w:rPr>
      </w:pPr>
    </w:p>
    <w:p w14:paraId="16513413" w14:textId="650B443E" w:rsidR="004C4EDB" w:rsidRPr="003E1A28" w:rsidRDefault="00616790" w:rsidP="004C4EDB">
      <w:pPr>
        <w:pStyle w:val="PrrAPA"/>
        <w:ind w:firstLine="0"/>
        <w:rPr>
          <w:b/>
          <w:bCs/>
          <w:i/>
          <w:iCs/>
          <w:color w:val="000000" w:themeColor="text1"/>
        </w:rPr>
      </w:pPr>
      <w:r w:rsidRPr="003E1A28">
        <w:rPr>
          <w:b/>
          <w:bCs/>
          <w:i/>
          <w:iCs/>
          <w:color w:val="000000" w:themeColor="text1"/>
        </w:rPr>
        <w:t>Despliegue</w:t>
      </w:r>
      <w:r w:rsidR="004C4EDB" w:rsidRPr="003E1A28">
        <w:rPr>
          <w:b/>
          <w:bCs/>
          <w:i/>
          <w:iCs/>
          <w:color w:val="000000" w:themeColor="text1"/>
        </w:rPr>
        <w:t>.</w:t>
      </w:r>
    </w:p>
    <w:p w14:paraId="0316AC72" w14:textId="3EAD382F" w:rsidR="00616790" w:rsidRPr="00051F84" w:rsidRDefault="004C4EDB" w:rsidP="004C4EDB">
      <w:pPr>
        <w:pStyle w:val="PrrAPA"/>
        <w:ind w:firstLine="708"/>
        <w:rPr>
          <w:color w:val="000000" w:themeColor="text1"/>
        </w:rPr>
      </w:pPr>
      <w:r>
        <w:rPr>
          <w:color w:val="000000" w:themeColor="text1"/>
        </w:rPr>
        <w:t>I</w:t>
      </w:r>
      <w:r w:rsidR="00616790" w:rsidRPr="00051F84">
        <w:rPr>
          <w:color w:val="000000" w:themeColor="text1"/>
        </w:rPr>
        <w:t>ntegración del modelo en el proceso de negocio y seguimiento de su rendimiento.</w:t>
      </w:r>
    </w:p>
    <w:p w14:paraId="17E231C9" w14:textId="77777777" w:rsidR="00616790" w:rsidRPr="00B40B00" w:rsidRDefault="00616790" w:rsidP="00616790">
      <w:pPr>
        <w:pStyle w:val="PrrAPA"/>
        <w:rPr>
          <w:color w:val="5B9BD5" w:themeColor="accent5"/>
        </w:rPr>
      </w:pPr>
    </w:p>
    <w:p w14:paraId="5B9CB17B" w14:textId="77777777" w:rsidR="00616790" w:rsidRPr="00051F84" w:rsidRDefault="00616790" w:rsidP="00616790">
      <w:pPr>
        <w:pStyle w:val="PrrAPA"/>
      </w:pPr>
      <w:r w:rsidRPr="00051F84">
        <w:t xml:space="preserve">Para el presente proyecto de simulación de datos ambientales, la metodología CRISP-DM será utilizado para guiar el desarrollo del modelo de simulación. En la fase de Business </w:t>
      </w:r>
      <w:proofErr w:type="spellStart"/>
      <w:r w:rsidRPr="00051F84">
        <w:t>Understanding</w:t>
      </w:r>
      <w:proofErr w:type="spellEnd"/>
      <w:r w:rsidRPr="00051F84">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Default="00616790" w:rsidP="00616790">
      <w:pPr>
        <w:pStyle w:val="PrrAPA"/>
      </w:pPr>
    </w:p>
    <w:p w14:paraId="4F571838" w14:textId="5B48F608" w:rsidR="001023B2" w:rsidRDefault="001023B2" w:rsidP="00616790">
      <w:pPr>
        <w:pStyle w:val="PrrAPA"/>
      </w:pPr>
    </w:p>
    <w:p w14:paraId="19137B02" w14:textId="1B62B6FF" w:rsidR="001023B2" w:rsidRDefault="001023B2" w:rsidP="00616790">
      <w:pPr>
        <w:pStyle w:val="PrrAPA"/>
      </w:pPr>
    </w:p>
    <w:p w14:paraId="3513221D" w14:textId="3A108555" w:rsidR="001023B2" w:rsidRDefault="001023B2" w:rsidP="00616790">
      <w:pPr>
        <w:pStyle w:val="PrrAPA"/>
      </w:pPr>
    </w:p>
    <w:p w14:paraId="26D7DCB5" w14:textId="423AC287" w:rsidR="001023B2" w:rsidRDefault="001023B2" w:rsidP="00616790">
      <w:pPr>
        <w:pStyle w:val="PrrAPA"/>
      </w:pPr>
    </w:p>
    <w:p w14:paraId="6345866A" w14:textId="7D427462" w:rsidR="001023B2" w:rsidRDefault="001023B2" w:rsidP="00616790">
      <w:pPr>
        <w:pStyle w:val="PrrAPA"/>
      </w:pPr>
    </w:p>
    <w:p w14:paraId="7977D8AC" w14:textId="77777777" w:rsidR="001023B2" w:rsidRPr="00051F84" w:rsidRDefault="001023B2" w:rsidP="00616790">
      <w:pPr>
        <w:pStyle w:val="PrrAPA"/>
      </w:pPr>
    </w:p>
    <w:p w14:paraId="5A6F27D1" w14:textId="206F28F2" w:rsidR="00DC078A" w:rsidRPr="00BB53D7" w:rsidRDefault="0027258A" w:rsidP="0027258A">
      <w:pPr>
        <w:jc w:val="left"/>
        <w:rPr>
          <w:rFonts w:cs="Times New Roman"/>
          <w:b/>
          <w:bCs/>
        </w:rPr>
      </w:pPr>
      <w:r w:rsidRPr="00BB53D7">
        <w:rPr>
          <w:rFonts w:cs="Times New Roman"/>
          <w:b/>
          <w:bCs/>
        </w:rPr>
        <w:t>Figura 5.</w:t>
      </w:r>
    </w:p>
    <w:p w14:paraId="41EEEB57" w14:textId="49746B19" w:rsidR="0027258A" w:rsidRPr="00BB53D7" w:rsidRDefault="003E2519" w:rsidP="0027258A">
      <w:pPr>
        <w:jc w:val="left"/>
        <w:rPr>
          <w:rFonts w:cs="Times New Roman"/>
          <w:i/>
          <w:iCs/>
          <w:color w:val="000000" w:themeColor="text1"/>
        </w:rPr>
      </w:pPr>
      <w:r w:rsidRPr="00BB53D7">
        <w:rPr>
          <w:rFonts w:cs="Times New Roman"/>
          <w:i/>
          <w:iCs/>
          <w:color w:val="000000" w:themeColor="text1"/>
        </w:rPr>
        <w:t>Estructura de la metodología CRISP-DM</w:t>
      </w:r>
    </w:p>
    <w:p w14:paraId="3AD90002" w14:textId="53714A52" w:rsidR="0027258A" w:rsidRDefault="0027258A" w:rsidP="00DC078A">
      <w:pPr>
        <w:jc w:val="center"/>
        <w:rPr>
          <w:ins w:id="186" w:author="Camilo Andrés Díaz Gómez" w:date="2023-03-12T18:24:00Z"/>
          <w:rFonts w:cs="Times New Roman"/>
          <w:b/>
          <w:bCs/>
        </w:rPr>
      </w:pPr>
      <w:r w:rsidRPr="00BB53D7">
        <w:rPr>
          <w:rFonts w:cs="Times New Roman"/>
          <w:noProof/>
          <w:color w:val="00B050"/>
        </w:rPr>
        <w:drawing>
          <wp:inline distT="0" distB="0" distL="0" distR="0" wp14:anchorId="4CA09254" wp14:editId="3B256275">
            <wp:extent cx="3806566" cy="253616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3858022" cy="2570449"/>
                    </a:xfrm>
                    <a:prstGeom prst="rect">
                      <a:avLst/>
                    </a:prstGeom>
                    <a:ln>
                      <a:noFill/>
                    </a:ln>
                    <a:extLst>
                      <a:ext uri="{53640926-AAD7-44D8-BBD7-CCE9431645EC}">
                        <a14:shadowObscured xmlns:a14="http://schemas.microsoft.com/office/drawing/2010/main"/>
                      </a:ext>
                    </a:extLst>
                  </pic:spPr>
                </pic:pic>
              </a:graphicData>
            </a:graphic>
          </wp:inline>
        </w:drawing>
      </w:r>
    </w:p>
    <w:p w14:paraId="3C3D15D0" w14:textId="5A01669C" w:rsidR="00EF7707" w:rsidRDefault="00EF7707" w:rsidP="00EF7707">
      <w:pPr>
        <w:jc w:val="left"/>
        <w:rPr>
          <w:ins w:id="187" w:author="Camilo Andrés Díaz Gómez" w:date="2023-03-12T18:24:00Z"/>
          <w:rFonts w:cs="Times New Roman"/>
          <w:i/>
          <w:iCs/>
          <w:color w:val="000000" w:themeColor="text1"/>
        </w:rPr>
      </w:pPr>
      <w:ins w:id="188" w:author="Camilo Andrés Díaz Gómez" w:date="2023-03-12T18:24:00Z">
        <w:r>
          <w:rPr>
            <w:rFonts w:cs="Times New Roman"/>
            <w:i/>
            <w:iCs/>
            <w:color w:val="000000" w:themeColor="text1"/>
          </w:rPr>
          <w:t>Elaboración propia</w:t>
        </w:r>
      </w:ins>
    </w:p>
    <w:p w14:paraId="02CA491D" w14:textId="77777777" w:rsidR="00EF7707" w:rsidRPr="00BB53D7" w:rsidRDefault="00EF7707" w:rsidP="00EF7707">
      <w:pPr>
        <w:jc w:val="left"/>
        <w:rPr>
          <w:rFonts w:cs="Times New Roman"/>
          <w:b/>
          <w:bCs/>
        </w:rPr>
        <w:pPrChange w:id="189" w:author="Camilo Andrés Díaz Gómez" w:date="2023-03-12T18:24:00Z">
          <w:pPr>
            <w:jc w:val="center"/>
          </w:pPr>
        </w:pPrChange>
      </w:pPr>
    </w:p>
    <w:p w14:paraId="2F9C9297" w14:textId="29678BBF" w:rsidR="0027258A" w:rsidRPr="00BB53D7" w:rsidRDefault="0027258A" w:rsidP="0027258A">
      <w:pPr>
        <w:pStyle w:val="PrrAPA"/>
        <w:ind w:firstLine="0"/>
        <w:rPr>
          <w:b/>
          <w:bCs/>
          <w:color w:val="000000" w:themeColor="text1"/>
        </w:rPr>
      </w:pPr>
      <w:r w:rsidRPr="00BB53D7">
        <w:rPr>
          <w:b/>
          <w:bCs/>
          <w:color w:val="000000" w:themeColor="text1"/>
        </w:rPr>
        <w:t>Entendimiento del negocio</w:t>
      </w:r>
    </w:p>
    <w:p w14:paraId="24B07F74" w14:textId="77777777" w:rsidR="0027258A" w:rsidRPr="00BB53D7" w:rsidRDefault="0027258A" w:rsidP="0027258A">
      <w:pPr>
        <w:pStyle w:val="PrrAPA"/>
        <w:rPr>
          <w:color w:val="000000" w:themeColor="text1"/>
        </w:rPr>
      </w:pPr>
      <w:r w:rsidRPr="00BB53D7">
        <w:rPr>
          <w:color w:val="000000" w:themeColor="text1"/>
        </w:rPr>
        <w:t>En esta fase se entenderá el propósito del modelo, contexto del ámbito ambiental y climatológico, terminología, objetivos y búsqueda de la información.</w:t>
      </w:r>
    </w:p>
    <w:p w14:paraId="22163B64" w14:textId="77777777" w:rsidR="0027258A" w:rsidRPr="00BB53D7" w:rsidRDefault="0027258A" w:rsidP="0027258A">
      <w:pPr>
        <w:pStyle w:val="PrrAPA"/>
        <w:rPr>
          <w:color w:val="000000" w:themeColor="text1"/>
        </w:rPr>
      </w:pPr>
      <w:r w:rsidRPr="00BB53D7">
        <w:rPr>
          <w:color w:val="000000" w:themeColor="text1"/>
        </w:rPr>
        <w:t>Para esta fase se tuvo previsto una X semanas de investigación, entendimiento de los diferentes temas y búsqueda de los datos.</w:t>
      </w:r>
    </w:p>
    <w:p w14:paraId="49F13249" w14:textId="2D71BBE3"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2D31F5B5"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w:t>
      </w:r>
    </w:p>
    <w:p w14:paraId="4522F4E2" w14:textId="35D450F1"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Análisis de objetivos.</w:t>
      </w:r>
    </w:p>
    <w:p w14:paraId="0C12F88F"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2.</w:t>
      </w:r>
    </w:p>
    <w:p w14:paraId="69195E30" w14:textId="0961E821"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lastRenderedPageBreak/>
        <w:t>Diseño de justificación y pregunta problema.</w:t>
      </w:r>
    </w:p>
    <w:p w14:paraId="6A45DE53"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3.</w:t>
      </w:r>
    </w:p>
    <w:p w14:paraId="0D3F3A59" w14:textId="00AF9077"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Generación de alcances y limitaciones.</w:t>
      </w:r>
    </w:p>
    <w:p w14:paraId="3FDF6F6A"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4.</w:t>
      </w:r>
    </w:p>
    <w:p w14:paraId="4DAE12D1" w14:textId="7B7547D5"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Marco conceptual.</w:t>
      </w:r>
    </w:p>
    <w:p w14:paraId="601B77DA"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5.</w:t>
      </w:r>
    </w:p>
    <w:p w14:paraId="2A14B564" w14:textId="5EAAF8E6"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Búsqueda de antecedentes.</w:t>
      </w:r>
    </w:p>
    <w:p w14:paraId="54E12473"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6.</w:t>
      </w:r>
    </w:p>
    <w:p w14:paraId="777F9285" w14:textId="747F5B5E"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Socialización y aprobación del documento.</w:t>
      </w:r>
    </w:p>
    <w:p w14:paraId="283B55D2"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7.</w:t>
      </w:r>
    </w:p>
    <w:p w14:paraId="7424E64F" w14:textId="7E2D3AF2"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Correcciones del documento.</w:t>
      </w:r>
    </w:p>
    <w:p w14:paraId="3AF48286"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8.</w:t>
      </w:r>
    </w:p>
    <w:p w14:paraId="46A4576A" w14:textId="63F4A1EA"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Base de conocimiento.</w:t>
      </w:r>
    </w:p>
    <w:p w14:paraId="1F7A8C9C" w14:textId="77777777" w:rsidR="003064BF" w:rsidRDefault="003064BF" w:rsidP="0027258A">
      <w:pPr>
        <w:pStyle w:val="PrrAPA"/>
        <w:ind w:firstLine="0"/>
        <w:rPr>
          <w:b/>
          <w:bCs/>
          <w:color w:val="000000" w:themeColor="text1"/>
        </w:rPr>
      </w:pPr>
    </w:p>
    <w:p w14:paraId="77776AF0" w14:textId="77777777" w:rsidR="003064BF" w:rsidRDefault="003064BF" w:rsidP="0027258A">
      <w:pPr>
        <w:pStyle w:val="PrrAPA"/>
        <w:ind w:firstLine="0"/>
        <w:rPr>
          <w:b/>
          <w:bCs/>
          <w:color w:val="000000" w:themeColor="text1"/>
        </w:rPr>
      </w:pPr>
    </w:p>
    <w:p w14:paraId="413AB181" w14:textId="3B70F518" w:rsidR="0027258A" w:rsidRPr="00BB53D7" w:rsidRDefault="0027258A" w:rsidP="0027258A">
      <w:pPr>
        <w:pStyle w:val="PrrAPA"/>
        <w:ind w:firstLine="0"/>
        <w:rPr>
          <w:b/>
          <w:bCs/>
          <w:color w:val="000000" w:themeColor="text1"/>
        </w:rPr>
      </w:pPr>
      <w:r w:rsidRPr="00BB53D7">
        <w:rPr>
          <w:b/>
          <w:bCs/>
          <w:color w:val="000000" w:themeColor="text1"/>
        </w:rPr>
        <w:t>Entendimiento de los datos</w:t>
      </w:r>
    </w:p>
    <w:p w14:paraId="03B88226" w14:textId="77777777" w:rsidR="0027258A" w:rsidRPr="00BB53D7" w:rsidRDefault="0027258A" w:rsidP="0027258A">
      <w:pPr>
        <w:pStyle w:val="PrrAPA"/>
        <w:rPr>
          <w:color w:val="000000" w:themeColor="text1"/>
        </w:rPr>
      </w:pPr>
      <w:r w:rsidRPr="00BB53D7">
        <w:rPr>
          <w:color w:val="000000" w:themeColor="text1"/>
        </w:rPr>
        <w:t>En esta fase se entenderán los datos obtenidos después de haberlos obtenido en las fuentes correspondientes, en el caso del proyecto y la fuente más confiable es Datos Abiertos del modelo, contexto del ámbito ambiental y climatológico, terminología, objetivos y búsqueda de la información.</w:t>
      </w:r>
    </w:p>
    <w:p w14:paraId="5865AEF0" w14:textId="77777777" w:rsidR="0027258A" w:rsidRPr="00BB53D7" w:rsidRDefault="0027258A" w:rsidP="0027258A">
      <w:pPr>
        <w:pStyle w:val="PrrAPA"/>
        <w:rPr>
          <w:color w:val="000000" w:themeColor="text1"/>
        </w:rPr>
      </w:pPr>
      <w:r w:rsidRPr="00BB53D7">
        <w:rPr>
          <w:color w:val="000000" w:themeColor="text1"/>
        </w:rPr>
        <w:t>Para esta fase se tuvo previsto unas 4 semanas de investigación, entendimiento de los diferentes temas y búsqueda de los datos.</w:t>
      </w:r>
    </w:p>
    <w:p w14:paraId="4BFE49CD" w14:textId="77777777" w:rsidR="003064BF" w:rsidRDefault="003064BF" w:rsidP="0027258A">
      <w:pPr>
        <w:pStyle w:val="PrrAPA"/>
        <w:ind w:firstLine="0"/>
        <w:rPr>
          <w:b/>
          <w:bCs/>
          <w:i/>
          <w:iCs/>
          <w:color w:val="000000" w:themeColor="text1"/>
        </w:rPr>
      </w:pPr>
    </w:p>
    <w:p w14:paraId="4FF523CC" w14:textId="3B4E757F"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7FEAB11E"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9.</w:t>
      </w:r>
    </w:p>
    <w:p w14:paraId="0A6B378F" w14:textId="74EB3F5C"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lastRenderedPageBreak/>
        <w:t xml:space="preserve">Web </w:t>
      </w:r>
      <w:proofErr w:type="spellStart"/>
      <w:r w:rsidRPr="00BB53D7">
        <w:rPr>
          <w:rFonts w:cs="Times New Roman"/>
          <w:iCs/>
          <w:color w:val="000000" w:themeColor="text1"/>
          <w:szCs w:val="24"/>
        </w:rPr>
        <w:t>Scrapping</w:t>
      </w:r>
      <w:proofErr w:type="spellEnd"/>
      <w:r w:rsidRPr="00BB53D7">
        <w:rPr>
          <w:rFonts w:cs="Times New Roman"/>
          <w:iCs/>
          <w:color w:val="000000" w:themeColor="text1"/>
          <w:szCs w:val="24"/>
        </w:rPr>
        <w:t xml:space="preserve"> de los datos.</w:t>
      </w:r>
    </w:p>
    <w:p w14:paraId="17081B17"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10.</w:t>
      </w:r>
    </w:p>
    <w:p w14:paraId="4E3F1262" w14:textId="72E62759"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Analítica descriptiva de los datos.</w:t>
      </w:r>
    </w:p>
    <w:p w14:paraId="028082D0" w14:textId="77777777" w:rsidR="0027258A" w:rsidRPr="00BB53D7" w:rsidRDefault="0027258A" w:rsidP="0027258A">
      <w:pPr>
        <w:spacing w:after="160"/>
        <w:ind w:firstLine="720"/>
        <w:jc w:val="left"/>
        <w:rPr>
          <w:rFonts w:cs="Times New Roman"/>
          <w:iCs/>
          <w:color w:val="000000" w:themeColor="text1"/>
          <w:szCs w:val="24"/>
        </w:rPr>
      </w:pPr>
    </w:p>
    <w:p w14:paraId="7AD5EA1B" w14:textId="6101871A" w:rsidR="0027258A" w:rsidRPr="00BB53D7" w:rsidRDefault="0027258A" w:rsidP="0027258A">
      <w:pPr>
        <w:pStyle w:val="PrrAPA"/>
        <w:ind w:firstLine="0"/>
        <w:rPr>
          <w:b/>
          <w:bCs/>
          <w:color w:val="000000" w:themeColor="text1"/>
        </w:rPr>
      </w:pPr>
      <w:r w:rsidRPr="00BB53D7">
        <w:rPr>
          <w:b/>
          <w:bCs/>
          <w:color w:val="000000" w:themeColor="text1"/>
        </w:rPr>
        <w:t>Preparación de los datos</w:t>
      </w:r>
    </w:p>
    <w:p w14:paraId="000C5E18" w14:textId="77777777" w:rsidR="004C4EDB" w:rsidRDefault="004C4EDB" w:rsidP="004C4EDB">
      <w:pPr>
        <w:pStyle w:val="PrrAPA"/>
        <w:rPr>
          <w:color w:val="000000" w:themeColor="text1"/>
        </w:rPr>
      </w:pPr>
      <w:r w:rsidRPr="00C24553">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BB53D7" w:rsidRDefault="003E2519" w:rsidP="0027258A">
      <w:pPr>
        <w:pStyle w:val="PrrAPA"/>
        <w:rPr>
          <w:color w:val="000000" w:themeColor="text1"/>
        </w:rPr>
      </w:pPr>
    </w:p>
    <w:p w14:paraId="6A39A363" w14:textId="51406E95"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08B69B4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11</w:t>
      </w:r>
      <w:r w:rsidR="003E2519" w:rsidRPr="00BB53D7">
        <w:rPr>
          <w:rFonts w:cs="Times New Roman"/>
          <w:b/>
          <w:bCs/>
          <w:iCs/>
          <w:color w:val="000000" w:themeColor="text1"/>
          <w:szCs w:val="24"/>
        </w:rPr>
        <w:t>.</w:t>
      </w:r>
    </w:p>
    <w:p w14:paraId="403E0C45" w14:textId="5BD154FF"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Estandarización de datos.</w:t>
      </w:r>
    </w:p>
    <w:p w14:paraId="24B2CA7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12</w:t>
      </w:r>
      <w:r w:rsidR="003E2519" w:rsidRPr="00BB53D7">
        <w:rPr>
          <w:rFonts w:cs="Times New Roman"/>
          <w:b/>
          <w:bCs/>
          <w:iCs/>
          <w:color w:val="000000" w:themeColor="text1"/>
          <w:szCs w:val="24"/>
        </w:rPr>
        <w:t>.</w:t>
      </w:r>
    </w:p>
    <w:p w14:paraId="27697DD9" w14:textId="4A8D2AE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datos extras con respecto a la fecha (año, mes, día y hora).</w:t>
      </w:r>
    </w:p>
    <w:p w14:paraId="3B35F85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13</w:t>
      </w:r>
      <w:r w:rsidR="003E2519" w:rsidRPr="00BB53D7">
        <w:rPr>
          <w:rFonts w:cs="Times New Roman"/>
          <w:b/>
          <w:bCs/>
          <w:iCs/>
          <w:color w:val="000000" w:themeColor="text1"/>
          <w:szCs w:val="24"/>
        </w:rPr>
        <w:t>.</w:t>
      </w:r>
    </w:p>
    <w:p w14:paraId="150DABF3" w14:textId="57538C30"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Carga de datos al sistema de gestión de bases de datos relacional llamado MySQL.</w:t>
      </w:r>
    </w:p>
    <w:p w14:paraId="22777BBE"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14</w:t>
      </w:r>
      <w:r w:rsidR="003E2519" w:rsidRPr="00BB53D7">
        <w:rPr>
          <w:rFonts w:cs="Times New Roman"/>
          <w:b/>
          <w:bCs/>
          <w:iCs/>
          <w:color w:val="000000" w:themeColor="text1"/>
          <w:szCs w:val="24"/>
        </w:rPr>
        <w:t>.</w:t>
      </w:r>
    </w:p>
    <w:p w14:paraId="488A5302" w14:textId="1A615145"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promedios horarios por variable.</w:t>
      </w:r>
    </w:p>
    <w:p w14:paraId="7F8EB48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15</w:t>
      </w:r>
      <w:r w:rsidR="003E2519" w:rsidRPr="00BB53D7">
        <w:rPr>
          <w:rFonts w:cs="Times New Roman"/>
          <w:b/>
          <w:bCs/>
          <w:iCs/>
          <w:color w:val="000000" w:themeColor="text1"/>
          <w:szCs w:val="24"/>
        </w:rPr>
        <w:t>.</w:t>
      </w:r>
    </w:p>
    <w:p w14:paraId="7D9F435F" w14:textId="665FAD78"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Unión de variables para la construcción del conjunto de datos final.</w:t>
      </w:r>
    </w:p>
    <w:p w14:paraId="244A1D92"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16</w:t>
      </w:r>
      <w:r w:rsidR="003E2519" w:rsidRPr="00BB53D7">
        <w:rPr>
          <w:rFonts w:cs="Times New Roman"/>
          <w:b/>
          <w:bCs/>
          <w:iCs/>
          <w:color w:val="000000" w:themeColor="text1"/>
          <w:szCs w:val="24"/>
        </w:rPr>
        <w:t>.</w:t>
      </w:r>
    </w:p>
    <w:p w14:paraId="61E896EF" w14:textId="084042AA"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lastRenderedPageBreak/>
        <w:t xml:space="preserve">Verificación y carga de datos a Google </w:t>
      </w:r>
      <w:proofErr w:type="spellStart"/>
      <w:r w:rsidRPr="00BB53D7">
        <w:rPr>
          <w:rFonts w:cs="Times New Roman"/>
          <w:iCs/>
          <w:color w:val="000000" w:themeColor="text1"/>
          <w:szCs w:val="24"/>
        </w:rPr>
        <w:t>Collab</w:t>
      </w:r>
      <w:proofErr w:type="spellEnd"/>
      <w:r w:rsidRPr="00BB53D7">
        <w:rPr>
          <w:rFonts w:cs="Times New Roman"/>
          <w:iCs/>
          <w:color w:val="000000" w:themeColor="text1"/>
          <w:szCs w:val="24"/>
        </w:rPr>
        <w:t>.</w:t>
      </w:r>
    </w:p>
    <w:p w14:paraId="38E12B99" w14:textId="77777777" w:rsidR="0027258A" w:rsidRPr="00BB53D7" w:rsidRDefault="0027258A" w:rsidP="0027258A">
      <w:pPr>
        <w:pStyle w:val="PrrAPA"/>
        <w:rPr>
          <w:color w:val="000000" w:themeColor="text1"/>
        </w:rPr>
      </w:pPr>
    </w:p>
    <w:p w14:paraId="315262AD" w14:textId="56158091" w:rsidR="0027258A" w:rsidRPr="00BB53D7" w:rsidRDefault="0027258A" w:rsidP="003E2519">
      <w:pPr>
        <w:pStyle w:val="PrrAPA"/>
        <w:ind w:firstLine="0"/>
        <w:rPr>
          <w:b/>
          <w:bCs/>
          <w:color w:val="000000" w:themeColor="text1"/>
        </w:rPr>
      </w:pPr>
      <w:r w:rsidRPr="00BB53D7">
        <w:rPr>
          <w:b/>
          <w:bCs/>
          <w:color w:val="000000" w:themeColor="text1"/>
        </w:rPr>
        <w:t>Modelado</w:t>
      </w:r>
    </w:p>
    <w:p w14:paraId="30AB057F" w14:textId="77777777" w:rsidR="004C4EDB" w:rsidRPr="007B3228" w:rsidRDefault="004C4EDB" w:rsidP="004C4EDB">
      <w:pPr>
        <w:pStyle w:val="PrrAPA"/>
      </w:pPr>
      <w:r w:rsidRPr="007B3228">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BB53D7" w:rsidRDefault="003E2519" w:rsidP="003E2519">
      <w:pPr>
        <w:pStyle w:val="PrrAPA"/>
        <w:ind w:firstLine="0"/>
        <w:rPr>
          <w:b/>
          <w:bCs/>
          <w:color w:val="000000" w:themeColor="text1"/>
        </w:rPr>
      </w:pPr>
    </w:p>
    <w:p w14:paraId="61F80523" w14:textId="4823B90D" w:rsidR="0027258A" w:rsidRPr="00BB53D7" w:rsidRDefault="0027258A" w:rsidP="003E2519">
      <w:pPr>
        <w:pStyle w:val="PrrAPA"/>
        <w:ind w:firstLine="0"/>
        <w:rPr>
          <w:b/>
          <w:bCs/>
          <w:i/>
          <w:iCs/>
          <w:color w:val="000000" w:themeColor="text1"/>
        </w:rPr>
      </w:pPr>
      <w:r w:rsidRPr="00BB53D7">
        <w:rPr>
          <w:b/>
          <w:bCs/>
          <w:i/>
          <w:iCs/>
          <w:color w:val="000000" w:themeColor="text1"/>
        </w:rPr>
        <w:t>Tareas</w:t>
      </w:r>
    </w:p>
    <w:p w14:paraId="62EEA18F"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17</w:t>
      </w:r>
      <w:r w:rsidR="003E2519" w:rsidRPr="00BB53D7">
        <w:rPr>
          <w:rFonts w:cs="Times New Roman"/>
          <w:b/>
          <w:bCs/>
          <w:iCs/>
          <w:color w:val="000000" w:themeColor="text1"/>
          <w:szCs w:val="24"/>
        </w:rPr>
        <w:t>.</w:t>
      </w:r>
    </w:p>
    <w:p w14:paraId="02E9F193" w14:textId="2FE0ECF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Entendimiento del conjunto de datos por medio del lenguaje de programación Python.</w:t>
      </w:r>
    </w:p>
    <w:p w14:paraId="126A5F11"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18</w:t>
      </w:r>
      <w:r w:rsidR="003E2519" w:rsidRPr="00BB53D7">
        <w:rPr>
          <w:rFonts w:cs="Times New Roman"/>
          <w:b/>
          <w:bCs/>
          <w:iCs/>
          <w:color w:val="000000" w:themeColor="text1"/>
          <w:szCs w:val="24"/>
        </w:rPr>
        <w:t>.</w:t>
      </w:r>
    </w:p>
    <w:p w14:paraId="63E5506B" w14:textId="38E3B382"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Realización de analítica descriptiva a los datos por medio del lenguaje de programación Python.</w:t>
      </w:r>
    </w:p>
    <w:p w14:paraId="39F82113"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19</w:t>
      </w:r>
      <w:r w:rsidR="003E2519" w:rsidRPr="00BB53D7">
        <w:rPr>
          <w:rFonts w:cs="Times New Roman"/>
          <w:b/>
          <w:bCs/>
          <w:iCs/>
          <w:color w:val="000000" w:themeColor="text1"/>
          <w:szCs w:val="24"/>
        </w:rPr>
        <w:t>.</w:t>
      </w:r>
    </w:p>
    <w:p w14:paraId="6F4B05AB" w14:textId="1FF5F657"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Realización de los diferentes modelos de Machine Learning.</w:t>
      </w:r>
    </w:p>
    <w:p w14:paraId="6407EEF7" w14:textId="77777777" w:rsidR="003064BF" w:rsidRDefault="003064BF" w:rsidP="003E2519">
      <w:pPr>
        <w:pStyle w:val="PrrAPA"/>
        <w:ind w:firstLine="0"/>
        <w:rPr>
          <w:b/>
          <w:bCs/>
          <w:color w:val="000000" w:themeColor="text1"/>
        </w:rPr>
      </w:pPr>
    </w:p>
    <w:p w14:paraId="2FB09A8F" w14:textId="3087C7C7" w:rsidR="0027258A" w:rsidRPr="00BB53D7" w:rsidRDefault="0027258A" w:rsidP="003E2519">
      <w:pPr>
        <w:pStyle w:val="PrrAPA"/>
        <w:ind w:firstLine="0"/>
        <w:rPr>
          <w:b/>
          <w:bCs/>
          <w:color w:val="000000" w:themeColor="text1"/>
        </w:rPr>
      </w:pPr>
      <w:r w:rsidRPr="00BB53D7">
        <w:rPr>
          <w:b/>
          <w:bCs/>
          <w:color w:val="000000" w:themeColor="text1"/>
        </w:rPr>
        <w:t>Evaluación</w:t>
      </w:r>
    </w:p>
    <w:p w14:paraId="3D1C1260" w14:textId="77777777" w:rsidR="004C4EDB" w:rsidRDefault="004C4EDB" w:rsidP="004C4EDB">
      <w:pPr>
        <w:pStyle w:val="PrrAPA"/>
        <w:ind w:firstLine="708"/>
        <w:rPr>
          <w:color w:val="000000" w:themeColor="text1"/>
        </w:rPr>
      </w:pPr>
      <w:r w:rsidRPr="0087052D">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3E2E0B3C" w:rsidR="0027258A" w:rsidRPr="00BB53D7" w:rsidRDefault="0027258A" w:rsidP="003E2519">
      <w:pPr>
        <w:pStyle w:val="PrrAPA"/>
        <w:ind w:firstLine="0"/>
        <w:rPr>
          <w:b/>
          <w:bCs/>
          <w:i/>
          <w:iCs/>
          <w:color w:val="000000" w:themeColor="text1"/>
        </w:rPr>
      </w:pPr>
      <w:r w:rsidRPr="00BB53D7">
        <w:rPr>
          <w:b/>
          <w:bCs/>
          <w:i/>
          <w:iCs/>
          <w:color w:val="000000" w:themeColor="text1"/>
        </w:rPr>
        <w:t xml:space="preserve">Tareas </w:t>
      </w:r>
    </w:p>
    <w:p w14:paraId="243B5584"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20:</w:t>
      </w:r>
      <w:r w:rsidRPr="00BB53D7">
        <w:rPr>
          <w:rFonts w:cs="Times New Roman"/>
          <w:iCs/>
          <w:color w:val="000000" w:themeColor="text1"/>
          <w:szCs w:val="24"/>
        </w:rPr>
        <w:t xml:space="preserve"> Pruebas funcionales al código.</w:t>
      </w:r>
    </w:p>
    <w:p w14:paraId="134C6E1D"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lastRenderedPageBreak/>
        <w:t>Actividad 21:</w:t>
      </w:r>
      <w:r w:rsidRPr="00BB53D7">
        <w:rPr>
          <w:rFonts w:cs="Times New Roman"/>
          <w:iCs/>
          <w:color w:val="000000" w:themeColor="text1"/>
          <w:szCs w:val="24"/>
        </w:rPr>
        <w:t xml:space="preserve"> Comparación de datos reales con los datos obtenidos mediante el modelo realizado.</w:t>
      </w:r>
    </w:p>
    <w:p w14:paraId="76291B1C" w14:textId="77777777" w:rsidR="0027258A" w:rsidRPr="00BB53D7" w:rsidRDefault="0027258A" w:rsidP="0027258A">
      <w:pPr>
        <w:pStyle w:val="PrrAPA"/>
        <w:rPr>
          <w:color w:val="000000" w:themeColor="text1"/>
        </w:rPr>
      </w:pPr>
    </w:p>
    <w:p w14:paraId="2201F371" w14:textId="052C7B4D" w:rsidR="0027258A" w:rsidRPr="00BB53D7" w:rsidRDefault="0027258A" w:rsidP="003E2519">
      <w:pPr>
        <w:pStyle w:val="PrrAPA"/>
        <w:ind w:firstLine="0"/>
        <w:rPr>
          <w:b/>
          <w:bCs/>
          <w:color w:val="000000" w:themeColor="text1"/>
        </w:rPr>
      </w:pPr>
      <w:r w:rsidRPr="00BB53D7">
        <w:rPr>
          <w:b/>
          <w:bCs/>
          <w:color w:val="000000" w:themeColor="text1"/>
        </w:rPr>
        <w:t>Despliegue</w:t>
      </w:r>
    </w:p>
    <w:p w14:paraId="727DC312" w14:textId="77777777" w:rsidR="004C4EDB" w:rsidRDefault="004C4EDB" w:rsidP="004C4EDB">
      <w:pPr>
        <w:pStyle w:val="PrrAPA"/>
      </w:pPr>
      <w:r w:rsidRPr="0087052D">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Default="004C4EDB" w:rsidP="003E2519">
      <w:pPr>
        <w:pStyle w:val="PrrAPA"/>
        <w:ind w:firstLine="0"/>
        <w:rPr>
          <w:b/>
          <w:bCs/>
          <w:i/>
          <w:iCs/>
          <w:color w:val="000000" w:themeColor="text1"/>
        </w:rPr>
      </w:pPr>
    </w:p>
    <w:p w14:paraId="4BE57175" w14:textId="791F19FF" w:rsidR="0027258A" w:rsidRPr="00BB53D7" w:rsidRDefault="0027258A" w:rsidP="003E2519">
      <w:pPr>
        <w:pStyle w:val="PrrAPA"/>
        <w:ind w:firstLine="0"/>
        <w:rPr>
          <w:b/>
          <w:bCs/>
          <w:i/>
          <w:iCs/>
          <w:color w:val="000000" w:themeColor="text1"/>
        </w:rPr>
      </w:pPr>
      <w:r w:rsidRPr="00BB53D7">
        <w:rPr>
          <w:b/>
          <w:bCs/>
          <w:i/>
          <w:iCs/>
          <w:color w:val="000000" w:themeColor="text1"/>
        </w:rPr>
        <w:t>Tareas</w:t>
      </w:r>
    </w:p>
    <w:p w14:paraId="7C45A5AA" w14:textId="77777777" w:rsidR="004C4EDB" w:rsidRDefault="004C4EDB" w:rsidP="00A17136">
      <w:pPr>
        <w:spacing w:after="160"/>
        <w:ind w:firstLine="720"/>
        <w:jc w:val="left"/>
        <w:rPr>
          <w:rFonts w:cs="Times New Roman"/>
          <w:b/>
          <w:bCs/>
          <w:iCs/>
          <w:color w:val="000000" w:themeColor="text1"/>
          <w:szCs w:val="24"/>
        </w:rPr>
      </w:pPr>
    </w:p>
    <w:p w14:paraId="73A4F40C" w14:textId="492A7134" w:rsidR="003E2519" w:rsidRPr="00BB53D7" w:rsidRDefault="0027258A" w:rsidP="00A17136">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22</w:t>
      </w:r>
      <w:r w:rsidR="003E2519" w:rsidRPr="00BB53D7">
        <w:rPr>
          <w:rFonts w:cs="Times New Roman"/>
          <w:b/>
          <w:bCs/>
          <w:iCs/>
          <w:color w:val="000000" w:themeColor="text1"/>
          <w:szCs w:val="24"/>
        </w:rPr>
        <w:t xml:space="preserve">. </w:t>
      </w:r>
      <w:r w:rsidRPr="00BB53D7">
        <w:rPr>
          <w:rFonts w:cs="Times New Roman"/>
          <w:iCs/>
          <w:color w:val="000000" w:themeColor="text1"/>
          <w:szCs w:val="24"/>
        </w:rPr>
        <w:t>Desarrollo de la estructura de la base de datos, también conocido como DDL, la cual, contendrá los datos previamente obtenidos con el modelo.</w:t>
      </w:r>
    </w:p>
    <w:p w14:paraId="1A3364E0" w14:textId="77777777" w:rsidR="00A17136" w:rsidRPr="00BB53D7" w:rsidRDefault="00A17136" w:rsidP="00A17136">
      <w:pPr>
        <w:pStyle w:val="PrrAPA"/>
        <w:rPr>
          <w:color w:val="000000" w:themeColor="text1"/>
        </w:rPr>
      </w:pPr>
      <w:r w:rsidRPr="00BB53D7">
        <w:rPr>
          <w:color w:val="000000" w:themeColor="text1"/>
        </w:rPr>
        <w:t>Teniendo en cuenta lo anteriormente mencionado, se definieron las siguientes tareas y cronograma realizadas durante todo el proceso.</w:t>
      </w:r>
    </w:p>
    <w:p w14:paraId="165CBF37" w14:textId="2EF477CE" w:rsidR="00A17136" w:rsidRPr="00BB53D7" w:rsidRDefault="00A17136" w:rsidP="00A17136">
      <w:pPr>
        <w:spacing w:after="160"/>
        <w:ind w:firstLine="720"/>
        <w:jc w:val="left"/>
        <w:rPr>
          <w:rFonts w:cs="Times New Roman"/>
          <w:color w:val="000000" w:themeColor="text1"/>
        </w:rPr>
        <w:sectPr w:rsidR="00A17136" w:rsidRPr="00BB53D7" w:rsidSect="001F25C4">
          <w:headerReference w:type="default" r:id="rId24"/>
          <w:footerReference w:type="even" r:id="rId25"/>
          <w:footerReference w:type="default" r:id="rId26"/>
          <w:pgSz w:w="12240" w:h="15840"/>
          <w:pgMar w:top="1417" w:right="1701" w:bottom="1417" w:left="1701" w:header="708" w:footer="708" w:gutter="0"/>
          <w:cols w:space="708"/>
          <w:docGrid w:linePitch="360"/>
        </w:sect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17136" w:rsidRPr="00BB53D7" w14:paraId="22036E05" w14:textId="77777777" w:rsidTr="00306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9EBF5D" w14:textId="77777777" w:rsidR="00A17136" w:rsidRPr="00BB53D7" w:rsidRDefault="00A17136" w:rsidP="003064BF">
            <w:pPr>
              <w:jc w:val="center"/>
              <w:rPr>
                <w:rFonts w:cs="Times New Roman"/>
                <w:szCs w:val="24"/>
              </w:rPr>
            </w:pPr>
          </w:p>
        </w:tc>
        <w:tc>
          <w:tcPr>
            <w:tcW w:w="3828" w:type="dxa"/>
            <w:gridSpan w:val="5"/>
          </w:tcPr>
          <w:p w14:paraId="5B203610" w14:textId="77777777" w:rsidR="00A17136" w:rsidRPr="00BB53D7" w:rsidRDefault="00A17136" w:rsidP="003064BF">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Ago.</w:t>
            </w:r>
          </w:p>
        </w:tc>
        <w:tc>
          <w:tcPr>
            <w:tcW w:w="2766" w:type="dxa"/>
            <w:gridSpan w:val="4"/>
          </w:tcPr>
          <w:p w14:paraId="7DC6F793"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Sept</w:t>
            </w:r>
          </w:p>
        </w:tc>
        <w:tc>
          <w:tcPr>
            <w:tcW w:w="2611" w:type="dxa"/>
            <w:gridSpan w:val="4"/>
          </w:tcPr>
          <w:p w14:paraId="5514B498"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Oct</w:t>
            </w:r>
          </w:p>
        </w:tc>
        <w:tc>
          <w:tcPr>
            <w:tcW w:w="1852" w:type="dxa"/>
            <w:gridSpan w:val="3"/>
          </w:tcPr>
          <w:p w14:paraId="1660FE2B"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Nov</w:t>
            </w:r>
          </w:p>
        </w:tc>
      </w:tr>
      <w:tr w:rsidR="00A17136" w:rsidRPr="00BB53D7" w14:paraId="76781991"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A08AB5" w14:textId="77777777" w:rsidR="00A17136" w:rsidRPr="00BB53D7" w:rsidRDefault="00A17136" w:rsidP="003064BF">
            <w:pPr>
              <w:jc w:val="center"/>
              <w:rPr>
                <w:rFonts w:cs="Times New Roman"/>
                <w:szCs w:val="24"/>
              </w:rPr>
            </w:pPr>
            <w:r w:rsidRPr="00BB53D7">
              <w:rPr>
                <w:rFonts w:cs="Times New Roman"/>
                <w:szCs w:val="24"/>
              </w:rPr>
              <w:t>Actividades</w:t>
            </w:r>
          </w:p>
        </w:tc>
        <w:tc>
          <w:tcPr>
            <w:tcW w:w="993" w:type="dxa"/>
          </w:tcPr>
          <w:p w14:paraId="41F63A3D"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w:t>
            </w:r>
          </w:p>
        </w:tc>
        <w:tc>
          <w:tcPr>
            <w:tcW w:w="708" w:type="dxa"/>
          </w:tcPr>
          <w:p w14:paraId="1E251300"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2</w:t>
            </w:r>
          </w:p>
        </w:tc>
        <w:tc>
          <w:tcPr>
            <w:tcW w:w="709" w:type="dxa"/>
          </w:tcPr>
          <w:p w14:paraId="0F569C81"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3</w:t>
            </w:r>
          </w:p>
        </w:tc>
        <w:tc>
          <w:tcPr>
            <w:tcW w:w="709" w:type="dxa"/>
          </w:tcPr>
          <w:p w14:paraId="08BEA881"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4</w:t>
            </w:r>
          </w:p>
        </w:tc>
        <w:tc>
          <w:tcPr>
            <w:tcW w:w="709" w:type="dxa"/>
          </w:tcPr>
          <w:p w14:paraId="155313B7"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5</w:t>
            </w:r>
          </w:p>
        </w:tc>
        <w:tc>
          <w:tcPr>
            <w:tcW w:w="708" w:type="dxa"/>
          </w:tcPr>
          <w:p w14:paraId="2F280576"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6</w:t>
            </w:r>
          </w:p>
        </w:tc>
        <w:tc>
          <w:tcPr>
            <w:tcW w:w="754" w:type="dxa"/>
          </w:tcPr>
          <w:p w14:paraId="2D663944"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7</w:t>
            </w:r>
          </w:p>
        </w:tc>
        <w:tc>
          <w:tcPr>
            <w:tcW w:w="652" w:type="dxa"/>
          </w:tcPr>
          <w:p w14:paraId="45AF9E6C"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8</w:t>
            </w:r>
          </w:p>
        </w:tc>
        <w:tc>
          <w:tcPr>
            <w:tcW w:w="652" w:type="dxa"/>
          </w:tcPr>
          <w:p w14:paraId="7D5D8254"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9</w:t>
            </w:r>
          </w:p>
        </w:tc>
        <w:tc>
          <w:tcPr>
            <w:tcW w:w="655" w:type="dxa"/>
          </w:tcPr>
          <w:p w14:paraId="075DBC57"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10</w:t>
            </w:r>
          </w:p>
        </w:tc>
        <w:tc>
          <w:tcPr>
            <w:tcW w:w="652" w:type="dxa"/>
          </w:tcPr>
          <w:p w14:paraId="320F17C5"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11</w:t>
            </w:r>
          </w:p>
        </w:tc>
        <w:tc>
          <w:tcPr>
            <w:tcW w:w="652" w:type="dxa"/>
          </w:tcPr>
          <w:p w14:paraId="080FA2F5"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12</w:t>
            </w:r>
          </w:p>
        </w:tc>
        <w:tc>
          <w:tcPr>
            <w:tcW w:w="652" w:type="dxa"/>
          </w:tcPr>
          <w:p w14:paraId="5AEB41EE"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13</w:t>
            </w:r>
          </w:p>
        </w:tc>
        <w:tc>
          <w:tcPr>
            <w:tcW w:w="652" w:type="dxa"/>
          </w:tcPr>
          <w:p w14:paraId="0E4D38C2"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14</w:t>
            </w:r>
          </w:p>
        </w:tc>
        <w:tc>
          <w:tcPr>
            <w:tcW w:w="652" w:type="dxa"/>
          </w:tcPr>
          <w:p w14:paraId="4387102A"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15</w:t>
            </w:r>
          </w:p>
        </w:tc>
        <w:tc>
          <w:tcPr>
            <w:tcW w:w="548" w:type="dxa"/>
          </w:tcPr>
          <w:p w14:paraId="2F84031C"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16</w:t>
            </w:r>
          </w:p>
        </w:tc>
      </w:tr>
      <w:tr w:rsidR="00A17136" w:rsidRPr="00BB53D7" w14:paraId="5F9E33DC"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7879CC0E"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w:t>
            </w:r>
          </w:p>
        </w:tc>
        <w:tc>
          <w:tcPr>
            <w:tcW w:w="993" w:type="dxa"/>
            <w:shd w:val="clear" w:color="auto" w:fill="D9E2F3" w:themeFill="accent1" w:themeFillTint="33"/>
          </w:tcPr>
          <w:p w14:paraId="7396230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shd w:val="clear" w:color="auto" w:fill="D9E2F3" w:themeFill="accent1" w:themeFillTint="33"/>
          </w:tcPr>
          <w:p w14:paraId="61C9C92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1537F89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F48EE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BEC0A2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94F04E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277C511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73E944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6CC1E5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3FB5F88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30C40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25091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FDB7F0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2A4A25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0F558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0F4185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38DD11BA"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3386114"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#2</w:t>
            </w:r>
          </w:p>
        </w:tc>
        <w:tc>
          <w:tcPr>
            <w:tcW w:w="993" w:type="dxa"/>
            <w:shd w:val="clear" w:color="auto" w:fill="D9E2F3" w:themeFill="accent1" w:themeFillTint="33"/>
          </w:tcPr>
          <w:p w14:paraId="34F1142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shd w:val="clear" w:color="auto" w:fill="D9E2F3" w:themeFill="accent1" w:themeFillTint="33"/>
          </w:tcPr>
          <w:p w14:paraId="1F9F1ED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366F15E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EA89CD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596582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73C0746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393F9CD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871C2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F46FC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0152CD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09E42F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27B6B6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3D313E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3B01A9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5F965E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2BC8291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030E2886"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13FDD328"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#3</w:t>
            </w:r>
          </w:p>
        </w:tc>
        <w:tc>
          <w:tcPr>
            <w:tcW w:w="993" w:type="dxa"/>
          </w:tcPr>
          <w:p w14:paraId="0B9A5D0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shd w:val="clear" w:color="auto" w:fill="D9E2F3" w:themeFill="accent1" w:themeFillTint="33"/>
          </w:tcPr>
          <w:p w14:paraId="3BF0AC6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1B133F8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C79739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A54354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B8BF0C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02A1E1C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75F926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80E7C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448335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0E5F14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0665A3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19F712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CC5C7F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A94C6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589263D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3D7DDA9"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1354D3C"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#4</w:t>
            </w:r>
          </w:p>
        </w:tc>
        <w:tc>
          <w:tcPr>
            <w:tcW w:w="993" w:type="dxa"/>
          </w:tcPr>
          <w:p w14:paraId="04E0C54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shd w:val="clear" w:color="auto" w:fill="D9E2F3" w:themeFill="accent1" w:themeFillTint="33"/>
          </w:tcPr>
          <w:p w14:paraId="3DFBF98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06A14CC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750B04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42B486E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2A95C9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5650BCB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2642EA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85F117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422DD6A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391798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EEFD8E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260096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95684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72D824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77EC6B2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5A7F36E5"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4B5F673F"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#5</w:t>
            </w:r>
          </w:p>
        </w:tc>
        <w:tc>
          <w:tcPr>
            <w:tcW w:w="993" w:type="dxa"/>
          </w:tcPr>
          <w:p w14:paraId="2608C7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9D3F3D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D9E2F3" w:themeFill="accent1" w:themeFillTint="33"/>
          </w:tcPr>
          <w:p w14:paraId="133EC23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69ADB7E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4874354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2D2C353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14024B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71F389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3CAF0E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5B88343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348169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F96AAC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222F9B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2D30F1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5F6B9E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05459C0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50C2A17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69C92E"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#6</w:t>
            </w:r>
          </w:p>
        </w:tc>
        <w:tc>
          <w:tcPr>
            <w:tcW w:w="993" w:type="dxa"/>
          </w:tcPr>
          <w:p w14:paraId="3E57C95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8D31F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67D092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D9E2F3" w:themeFill="accent1" w:themeFillTint="33"/>
          </w:tcPr>
          <w:p w14:paraId="65D554F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442977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5CFAA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0AC67C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BB2BE0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331D6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7A00092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6B1C2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E23735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10B7CA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0B9320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BC06AC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3FCDAF1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7AB1A7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5B8BD66"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#7</w:t>
            </w:r>
          </w:p>
        </w:tc>
        <w:tc>
          <w:tcPr>
            <w:tcW w:w="993" w:type="dxa"/>
          </w:tcPr>
          <w:p w14:paraId="2B46DF3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58EE807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0C46C7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D9E2F3" w:themeFill="accent1" w:themeFillTint="33"/>
          </w:tcPr>
          <w:p w14:paraId="1A81F36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0662F4D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1D5851D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6049A97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4F6D85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CD6CF4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27DAEE2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4EEFE5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FA06E4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8B4753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E0262E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C99052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556826F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01519B0"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A21EC38"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#8</w:t>
            </w:r>
          </w:p>
        </w:tc>
        <w:tc>
          <w:tcPr>
            <w:tcW w:w="993" w:type="dxa"/>
          </w:tcPr>
          <w:p w14:paraId="226FD64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377CCC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9C58D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D9E2F3" w:themeFill="accent1" w:themeFillTint="33"/>
          </w:tcPr>
          <w:p w14:paraId="3AC4C5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29D57E5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tcPr>
          <w:p w14:paraId="7E5BE65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6A01CD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77FA63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7198A9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19E5A1B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9789B9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2F550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82DD3C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1238BE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BBA353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3198703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016C7E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04874185"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#9</w:t>
            </w:r>
          </w:p>
        </w:tc>
        <w:tc>
          <w:tcPr>
            <w:tcW w:w="993" w:type="dxa"/>
          </w:tcPr>
          <w:p w14:paraId="53E930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4041B7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C9EC99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2A8C7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FBE4D5" w:themeFill="accent2" w:themeFillTint="33"/>
          </w:tcPr>
          <w:p w14:paraId="7007C4C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tcPr>
          <w:p w14:paraId="75158E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57027D5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58F557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6CD73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02D75F4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B6E62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4B88A0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694E65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954AA4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0158BD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15A2580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0B0F22C8"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FEA7FA"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#10</w:t>
            </w:r>
          </w:p>
        </w:tc>
        <w:tc>
          <w:tcPr>
            <w:tcW w:w="993" w:type="dxa"/>
          </w:tcPr>
          <w:p w14:paraId="487F06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C1EA1D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E333C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E975A7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FBE4D5" w:themeFill="accent2" w:themeFillTint="33"/>
          </w:tcPr>
          <w:p w14:paraId="2F7761B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shd w:val="clear" w:color="auto" w:fill="FBE4D5" w:themeFill="accent2" w:themeFillTint="33"/>
          </w:tcPr>
          <w:p w14:paraId="11EBE64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54" w:type="dxa"/>
          </w:tcPr>
          <w:p w14:paraId="21EDC18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926376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A29333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699E2D3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439F40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53378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985726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F81F2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748490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4B25FA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4E5E8CEF"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EB61B43"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#11</w:t>
            </w:r>
          </w:p>
        </w:tc>
        <w:tc>
          <w:tcPr>
            <w:tcW w:w="993" w:type="dxa"/>
          </w:tcPr>
          <w:p w14:paraId="0B40B38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4C351CB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2C9C437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01D43C8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FFE599" w:themeFill="accent4" w:themeFillTint="66"/>
          </w:tcPr>
          <w:p w14:paraId="46224E1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shd w:val="clear" w:color="auto" w:fill="FFE599" w:themeFill="accent4" w:themeFillTint="66"/>
          </w:tcPr>
          <w:p w14:paraId="2D1AED2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54" w:type="dxa"/>
          </w:tcPr>
          <w:p w14:paraId="7D07BF8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D4AEB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E29BDC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2624EC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074760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EE055D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F4AD40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4B4FB2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E14664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FA5955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2059508B"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51895D"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#12</w:t>
            </w:r>
          </w:p>
        </w:tc>
        <w:tc>
          <w:tcPr>
            <w:tcW w:w="993" w:type="dxa"/>
          </w:tcPr>
          <w:p w14:paraId="7F0F74C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EFFAE6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1D2F44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4F2CEA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1EE4AE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shd w:val="clear" w:color="auto" w:fill="FFE599" w:themeFill="accent4" w:themeFillTint="66"/>
          </w:tcPr>
          <w:p w14:paraId="6DBCBB9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54" w:type="dxa"/>
          </w:tcPr>
          <w:p w14:paraId="7C76503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F1756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731B54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19043BD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279434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118061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AF6D4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1FF7E4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9D3D7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684B005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3B80775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1D73A1CA"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#13</w:t>
            </w:r>
          </w:p>
        </w:tc>
        <w:tc>
          <w:tcPr>
            <w:tcW w:w="993" w:type="dxa"/>
          </w:tcPr>
          <w:p w14:paraId="78128C2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A98E40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671C60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5C6C56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58F9F2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41D8EDB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shd w:val="clear" w:color="auto" w:fill="FFE599" w:themeFill="accent4" w:themeFillTint="66"/>
          </w:tcPr>
          <w:p w14:paraId="3A2348F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76B2DEE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71E467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6F81471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D907E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B54526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CEAD99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AA66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C244A4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2742749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4D9A1C7"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A6E0E74"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#14</w:t>
            </w:r>
          </w:p>
        </w:tc>
        <w:tc>
          <w:tcPr>
            <w:tcW w:w="993" w:type="dxa"/>
          </w:tcPr>
          <w:p w14:paraId="7B2D62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172A1F4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5FEA3D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4E10A2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850900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5B340E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shd w:val="clear" w:color="auto" w:fill="FFE599" w:themeFill="accent4" w:themeFillTint="66"/>
          </w:tcPr>
          <w:p w14:paraId="68CDB34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shd w:val="clear" w:color="auto" w:fill="FFE599" w:themeFill="accent4" w:themeFillTint="66"/>
          </w:tcPr>
          <w:p w14:paraId="3662E6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0B413CC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60C496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0C3E7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6A5DD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424911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9DE56A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1AFFD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0796F24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3DD1097B"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6C201F2A"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#15</w:t>
            </w:r>
          </w:p>
        </w:tc>
        <w:tc>
          <w:tcPr>
            <w:tcW w:w="993" w:type="dxa"/>
          </w:tcPr>
          <w:p w14:paraId="2758803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093BEF3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B53CE2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3919174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29E8F2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67E5AF6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718677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FFE599" w:themeFill="accent4" w:themeFillTint="66"/>
          </w:tcPr>
          <w:p w14:paraId="4E9CAFD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FFE599" w:themeFill="accent4" w:themeFillTint="66"/>
          </w:tcPr>
          <w:p w14:paraId="6C130C0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5" w:type="dxa"/>
          </w:tcPr>
          <w:p w14:paraId="31C1F7A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945E29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9125B1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03CC5F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682607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2BB1AE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F04FFA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6B63F8CF"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657CAB"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#16</w:t>
            </w:r>
          </w:p>
        </w:tc>
        <w:tc>
          <w:tcPr>
            <w:tcW w:w="993" w:type="dxa"/>
          </w:tcPr>
          <w:p w14:paraId="2B6C5C7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772387A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2919319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69079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2F8473F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762417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5F7677E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EE2B48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FFE599" w:themeFill="accent4" w:themeFillTint="66"/>
          </w:tcPr>
          <w:p w14:paraId="3A358B0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5" w:type="dxa"/>
          </w:tcPr>
          <w:p w14:paraId="33240E9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94FCE4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5A87DE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BF4305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1F020E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42AEB7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4D986B9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F6324BF"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754D1A8D"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#17</w:t>
            </w:r>
          </w:p>
        </w:tc>
        <w:tc>
          <w:tcPr>
            <w:tcW w:w="993" w:type="dxa"/>
          </w:tcPr>
          <w:p w14:paraId="2A008F1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27DD5D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081A8A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93082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05190A7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2CB42B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16FDB7D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E827A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C5E0B3" w:themeFill="accent6" w:themeFillTint="66"/>
          </w:tcPr>
          <w:p w14:paraId="0EB410A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5" w:type="dxa"/>
            <w:shd w:val="clear" w:color="auto" w:fill="C5E0B3" w:themeFill="accent6" w:themeFillTint="66"/>
          </w:tcPr>
          <w:p w14:paraId="2CEE9B2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58C1DBA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014D5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A576F7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75D46C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0724DB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C1C292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61AD9508"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856A16" w14:textId="77777777" w:rsidR="00A17136" w:rsidRPr="00BB53D7" w:rsidRDefault="00A17136" w:rsidP="003064BF">
            <w:pPr>
              <w:jc w:val="center"/>
              <w:rPr>
                <w:rFonts w:cs="Times New Roman"/>
                <w:szCs w:val="24"/>
              </w:rPr>
            </w:pPr>
            <w:proofErr w:type="spellStart"/>
            <w:r w:rsidRPr="00BB53D7">
              <w:rPr>
                <w:rFonts w:cs="Times New Roman"/>
                <w:szCs w:val="24"/>
              </w:rPr>
              <w:lastRenderedPageBreak/>
              <w:t>Act</w:t>
            </w:r>
            <w:proofErr w:type="spellEnd"/>
            <w:r w:rsidRPr="00BB53D7">
              <w:rPr>
                <w:rFonts w:cs="Times New Roman"/>
                <w:szCs w:val="24"/>
              </w:rPr>
              <w:t>. #18</w:t>
            </w:r>
          </w:p>
        </w:tc>
        <w:tc>
          <w:tcPr>
            <w:tcW w:w="993" w:type="dxa"/>
          </w:tcPr>
          <w:p w14:paraId="4E4398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123A42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01D5EA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1C460F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5C9B89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66BAEA7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BC1DC3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72A86B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57F1F0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shd w:val="clear" w:color="auto" w:fill="C5E0B3" w:themeFill="accent6" w:themeFillTint="66"/>
          </w:tcPr>
          <w:p w14:paraId="38D635B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0CD8B0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7008A4C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6A64BF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4BD55A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8C3C2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14ECF63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23D1CEE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B3B4EF0"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#19</w:t>
            </w:r>
          </w:p>
        </w:tc>
        <w:tc>
          <w:tcPr>
            <w:tcW w:w="993" w:type="dxa"/>
          </w:tcPr>
          <w:p w14:paraId="0D5030C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586BB86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378E222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2C131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28855A6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1EE934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73891C0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E0459F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7FCE9B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7C9E20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C5E0B3" w:themeFill="accent6" w:themeFillTint="66"/>
          </w:tcPr>
          <w:p w14:paraId="5959D82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66C6620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63AC7FA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6BAA68A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37DF55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1238B05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1A8AB81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FA35FA"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#20</w:t>
            </w:r>
          </w:p>
        </w:tc>
        <w:tc>
          <w:tcPr>
            <w:tcW w:w="993" w:type="dxa"/>
          </w:tcPr>
          <w:p w14:paraId="13F5800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C3E507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DA17B4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7027C4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56584F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2AA7F7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01E82D7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3248A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BDC053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72C12F7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847382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F42327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2F5496" w:themeFill="accent1" w:themeFillShade="BF"/>
          </w:tcPr>
          <w:p w14:paraId="0996FAA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001A1F4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52E950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6717E3C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0C182F3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6C495FB"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#21</w:t>
            </w:r>
          </w:p>
        </w:tc>
        <w:tc>
          <w:tcPr>
            <w:tcW w:w="993" w:type="dxa"/>
          </w:tcPr>
          <w:p w14:paraId="4EBA994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6797CDA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5B95FB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739A37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7E4322D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09D8B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670F838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935DB8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233FC8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F6B6DC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75F67F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224B5E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2F5496" w:themeFill="accent1" w:themeFillShade="BF"/>
          </w:tcPr>
          <w:p w14:paraId="7562BE2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2F5496" w:themeFill="accent1" w:themeFillShade="BF"/>
          </w:tcPr>
          <w:p w14:paraId="68268FB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2F5496" w:themeFill="accent1" w:themeFillShade="BF"/>
          </w:tcPr>
          <w:p w14:paraId="2A64A23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548" w:type="dxa"/>
          </w:tcPr>
          <w:p w14:paraId="71B01B6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26198E" w:rsidRPr="00BB53D7" w14:paraId="4D34B57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D70627" w14:textId="77777777" w:rsidR="00A17136" w:rsidRPr="00BB53D7" w:rsidRDefault="00A17136" w:rsidP="003064BF">
            <w:pPr>
              <w:jc w:val="center"/>
              <w:rPr>
                <w:rFonts w:cs="Times New Roman"/>
                <w:szCs w:val="24"/>
              </w:rPr>
            </w:pPr>
            <w:proofErr w:type="spellStart"/>
            <w:r w:rsidRPr="00BB53D7">
              <w:rPr>
                <w:rFonts w:cs="Times New Roman"/>
                <w:szCs w:val="24"/>
              </w:rPr>
              <w:t>Act</w:t>
            </w:r>
            <w:proofErr w:type="spellEnd"/>
            <w:r w:rsidRPr="00BB53D7">
              <w:rPr>
                <w:rFonts w:cs="Times New Roman"/>
                <w:szCs w:val="24"/>
              </w:rPr>
              <w:t>. #22</w:t>
            </w:r>
          </w:p>
        </w:tc>
        <w:tc>
          <w:tcPr>
            <w:tcW w:w="993" w:type="dxa"/>
          </w:tcPr>
          <w:p w14:paraId="5213C51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5B7D8CD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7A9069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133B2D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760F8F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E3ADB5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2FC7AE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B02FC6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C98EBA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219469E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5AF009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5B71DA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CF9D70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7BBF4D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C45911" w:themeFill="accent2" w:themeFillShade="BF"/>
          </w:tcPr>
          <w:p w14:paraId="70AC1A1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548" w:type="dxa"/>
            <w:shd w:val="clear" w:color="auto" w:fill="C45911" w:themeFill="accent2" w:themeFillShade="BF"/>
          </w:tcPr>
          <w:p w14:paraId="1571E39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r>
    </w:tbl>
    <w:p w14:paraId="41BF17D8" w14:textId="40B1AA3C" w:rsidR="003E2519" w:rsidRPr="00BB53D7" w:rsidRDefault="003E2519" w:rsidP="00A17136">
      <w:pPr>
        <w:pStyle w:val="PrrAPA"/>
        <w:ind w:firstLine="0"/>
        <w:rPr>
          <w:color w:val="000000" w:themeColor="text1"/>
        </w:rPr>
      </w:pPr>
    </w:p>
    <w:p w14:paraId="69560B32" w14:textId="77669A83" w:rsidR="003E2519" w:rsidRPr="00BB53D7" w:rsidRDefault="003E2519" w:rsidP="003E2519">
      <w:pPr>
        <w:pStyle w:val="PrrAPA"/>
        <w:rPr>
          <w:color w:val="000000" w:themeColor="text1"/>
        </w:rPr>
      </w:pPr>
    </w:p>
    <w:p w14:paraId="364286D5" w14:textId="313B71DF" w:rsidR="00A17136" w:rsidRPr="00BB53D7" w:rsidRDefault="00A17136" w:rsidP="003E2519">
      <w:pPr>
        <w:pStyle w:val="PrrAPA"/>
        <w:rPr>
          <w:color w:val="000000" w:themeColor="text1"/>
        </w:rPr>
      </w:pPr>
    </w:p>
    <w:p w14:paraId="508C3F58" w14:textId="2F66E9D0" w:rsidR="00A17136" w:rsidRPr="00BB53D7" w:rsidRDefault="00A17136" w:rsidP="003E2519">
      <w:pPr>
        <w:pStyle w:val="PrrAPA"/>
        <w:rPr>
          <w:color w:val="000000" w:themeColor="text1"/>
        </w:rPr>
      </w:pPr>
    </w:p>
    <w:p w14:paraId="1A24980C" w14:textId="08E9C2C7" w:rsidR="00A17136" w:rsidRPr="00BB53D7" w:rsidRDefault="00A17136" w:rsidP="003E2519">
      <w:pPr>
        <w:pStyle w:val="PrrAPA"/>
        <w:rPr>
          <w:color w:val="000000" w:themeColor="text1"/>
        </w:rPr>
      </w:pPr>
    </w:p>
    <w:p w14:paraId="0AE20B89" w14:textId="1CE145F0" w:rsidR="00A17136" w:rsidRPr="00BB53D7" w:rsidRDefault="00A17136" w:rsidP="003E2519">
      <w:pPr>
        <w:pStyle w:val="PrrAPA"/>
        <w:rPr>
          <w:color w:val="000000" w:themeColor="text1"/>
        </w:rPr>
      </w:pPr>
    </w:p>
    <w:p w14:paraId="0944C063" w14:textId="2D955249" w:rsidR="00A17136" w:rsidRPr="00BB53D7" w:rsidRDefault="00A17136" w:rsidP="003E2519">
      <w:pPr>
        <w:pStyle w:val="PrrAPA"/>
        <w:rPr>
          <w:color w:val="000000" w:themeColor="text1"/>
        </w:rPr>
      </w:pPr>
    </w:p>
    <w:p w14:paraId="54827676" w14:textId="2C0772B2" w:rsidR="00A17136" w:rsidRPr="00BB53D7" w:rsidRDefault="00A17136" w:rsidP="003E2519">
      <w:pPr>
        <w:pStyle w:val="PrrAPA"/>
        <w:rPr>
          <w:color w:val="000000" w:themeColor="text1"/>
        </w:rPr>
      </w:pPr>
    </w:p>
    <w:p w14:paraId="34C7EABC" w14:textId="7485007E" w:rsidR="00A17136" w:rsidRPr="00BB53D7" w:rsidRDefault="00A17136" w:rsidP="003E2519">
      <w:pPr>
        <w:pStyle w:val="PrrAPA"/>
        <w:rPr>
          <w:color w:val="000000" w:themeColor="text1"/>
        </w:rPr>
      </w:pPr>
    </w:p>
    <w:p w14:paraId="2D70C594" w14:textId="5A589681" w:rsidR="00A17136" w:rsidRPr="00BB53D7" w:rsidRDefault="00A17136" w:rsidP="003E2519">
      <w:pPr>
        <w:pStyle w:val="PrrAPA"/>
        <w:rPr>
          <w:color w:val="000000" w:themeColor="text1"/>
        </w:rPr>
      </w:pPr>
    </w:p>
    <w:p w14:paraId="1392C79B" w14:textId="010038A3" w:rsidR="00A17136" w:rsidRPr="00BB53D7" w:rsidRDefault="00A17136" w:rsidP="003E2519">
      <w:pPr>
        <w:pStyle w:val="PrrAPA"/>
        <w:rPr>
          <w:color w:val="000000" w:themeColor="text1"/>
        </w:rPr>
      </w:pPr>
    </w:p>
    <w:p w14:paraId="008988F4" w14:textId="3757B3E9" w:rsidR="00A17136" w:rsidRPr="00BB53D7" w:rsidRDefault="00A17136" w:rsidP="003E2519">
      <w:pPr>
        <w:pStyle w:val="PrrAPA"/>
        <w:rPr>
          <w:color w:val="000000" w:themeColor="text1"/>
        </w:rPr>
      </w:pPr>
    </w:p>
    <w:p w14:paraId="3A9DCA9F" w14:textId="5273003D" w:rsidR="00A17136" w:rsidRPr="00BB53D7" w:rsidRDefault="00A17136" w:rsidP="003E2519">
      <w:pPr>
        <w:pStyle w:val="PrrAPA"/>
        <w:rPr>
          <w:color w:val="000000" w:themeColor="text1"/>
        </w:rPr>
      </w:pPr>
    </w:p>
    <w:p w14:paraId="20DD1322" w14:textId="5C33B333" w:rsidR="00A17136" w:rsidRPr="00BB53D7" w:rsidRDefault="00A17136" w:rsidP="003E2519">
      <w:pPr>
        <w:pStyle w:val="PrrAPA"/>
        <w:rPr>
          <w:color w:val="000000" w:themeColor="text1"/>
        </w:rPr>
      </w:pPr>
    </w:p>
    <w:p w14:paraId="466EA00A" w14:textId="1CFE8AC8" w:rsidR="00A17136" w:rsidRPr="00BB53D7" w:rsidRDefault="00A17136" w:rsidP="003E2519">
      <w:pPr>
        <w:pStyle w:val="PrrAPA"/>
        <w:rPr>
          <w:color w:val="000000" w:themeColor="text1"/>
        </w:rPr>
      </w:pPr>
    </w:p>
    <w:p w14:paraId="6C1EEAC1" w14:textId="7920CE9E" w:rsidR="00A17136" w:rsidRPr="00BB53D7" w:rsidRDefault="00A17136" w:rsidP="003E2519">
      <w:pPr>
        <w:pStyle w:val="PrrAPA"/>
        <w:rPr>
          <w:color w:val="000000" w:themeColor="text1"/>
        </w:rPr>
      </w:pPr>
    </w:p>
    <w:p w14:paraId="6DB77FCB" w14:textId="77777777" w:rsidR="00A17136" w:rsidRPr="00BB53D7" w:rsidRDefault="00A17136" w:rsidP="003E2519">
      <w:pPr>
        <w:pStyle w:val="PrrAPA"/>
        <w:rPr>
          <w:color w:val="000000" w:themeColor="text1"/>
        </w:rPr>
        <w:sectPr w:rsidR="00A17136" w:rsidRPr="00BB53D7" w:rsidSect="00A17136">
          <w:pgSz w:w="15840" w:h="12240" w:orient="landscape"/>
          <w:pgMar w:top="1701" w:right="1418" w:bottom="1701" w:left="1418" w:header="709" w:footer="709" w:gutter="0"/>
          <w:cols w:space="708"/>
          <w:docGrid w:linePitch="360"/>
        </w:sectPr>
      </w:pPr>
    </w:p>
    <w:p w14:paraId="24FD5B90" w14:textId="22F6087F" w:rsidR="00A17136" w:rsidRPr="00BB53D7" w:rsidRDefault="00A17136" w:rsidP="00A17136">
      <w:pPr>
        <w:jc w:val="center"/>
        <w:rPr>
          <w:rFonts w:cs="Times New Roman"/>
          <w:b/>
        </w:rPr>
      </w:pPr>
      <w:bookmarkStart w:id="195" w:name="_Toc440985140"/>
      <w:r w:rsidRPr="00BB53D7">
        <w:rPr>
          <w:rFonts w:cs="Times New Roman"/>
          <w:b/>
        </w:rPr>
        <w:lastRenderedPageBreak/>
        <w:t>Resultados</w:t>
      </w:r>
      <w:bookmarkEnd w:id="195"/>
    </w:p>
    <w:p w14:paraId="26AE5CC9" w14:textId="715526A4" w:rsidR="00A17136" w:rsidRPr="001B5115" w:rsidRDefault="00A17136" w:rsidP="00A17136">
      <w:pPr>
        <w:ind w:firstLine="708"/>
        <w:rPr>
          <w:rFonts w:cs="Times New Roman"/>
          <w:szCs w:val="24"/>
        </w:rPr>
      </w:pPr>
    </w:p>
    <w:p w14:paraId="4AB02AEA" w14:textId="77777777" w:rsidR="00166BA6" w:rsidRPr="001B5115" w:rsidRDefault="00166BA6" w:rsidP="00A17136">
      <w:pPr>
        <w:ind w:firstLine="708"/>
        <w:rPr>
          <w:rFonts w:cs="Times New Roman"/>
          <w:szCs w:val="24"/>
        </w:rPr>
      </w:pPr>
      <w:r w:rsidRPr="001B5115">
        <w:rPr>
          <w:rFonts w:cs="Times New Roman"/>
          <w:szCs w:val="24"/>
        </w:rPr>
        <w:t xml:space="preserve">Después de haber </w:t>
      </w:r>
      <w:r w:rsidRPr="00987997">
        <w:rPr>
          <w:rFonts w:cs="Times New Roman"/>
          <w:szCs w:val="24"/>
          <w:highlight w:val="yellow"/>
          <w:rPrChange w:id="196" w:author="DIANA CAROLINA CANDIA HERRERA" w:date="2023-03-07T10:17:00Z">
            <w:rPr>
              <w:rFonts w:cs="Times New Roman"/>
              <w:szCs w:val="24"/>
            </w:rPr>
          </w:rPrChange>
        </w:rPr>
        <w:t>diseñado, programado y probado</w:t>
      </w:r>
      <w:r w:rsidRPr="001B5115">
        <w:rPr>
          <w:rFonts w:cs="Times New Roman"/>
          <w:szCs w:val="24"/>
        </w:rPr>
        <w: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t>
      </w:r>
    </w:p>
    <w:p w14:paraId="245BF336" w14:textId="77777777" w:rsidR="00166BA6" w:rsidRPr="001B5115" w:rsidRDefault="00166BA6" w:rsidP="00A17136">
      <w:pPr>
        <w:ind w:firstLine="708"/>
        <w:rPr>
          <w:rFonts w:cs="Times New Roman"/>
          <w:szCs w:val="24"/>
        </w:rPr>
      </w:pPr>
    </w:p>
    <w:p w14:paraId="64A23298" w14:textId="77777777" w:rsidR="00166BA6" w:rsidRPr="001B5115" w:rsidRDefault="00166BA6" w:rsidP="00A17136">
      <w:pPr>
        <w:ind w:firstLine="708"/>
        <w:rPr>
          <w:rFonts w:cs="Times New Roman"/>
          <w:szCs w:val="24"/>
        </w:rPr>
      </w:pPr>
      <w:r w:rsidRPr="001B5115">
        <w:rPr>
          <w:rFonts w:cs="Times New Roman"/>
          <w:szCs w:val="24"/>
        </w:rPr>
        <w:t xml:space="preserve">Inicialmente, los modelos estaban siendo entrenados con datos horarios de las variables con las que tenían más correlación: temperatura,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1B5115" w:rsidRDefault="00166BA6" w:rsidP="00A17136">
      <w:pPr>
        <w:ind w:firstLine="708"/>
        <w:rPr>
          <w:rFonts w:cs="Times New Roman"/>
          <w:szCs w:val="24"/>
        </w:rPr>
      </w:pPr>
    </w:p>
    <w:p w14:paraId="2AC5E676" w14:textId="386CC171" w:rsidR="00473DA3" w:rsidRPr="001B5115" w:rsidRDefault="00DF131A" w:rsidP="00A17136">
      <w:pPr>
        <w:ind w:firstLine="708"/>
        <w:rPr>
          <w:rFonts w:cs="Times New Roman"/>
          <w:szCs w:val="24"/>
        </w:rPr>
      </w:pPr>
      <w:r w:rsidRPr="001B5115">
        <w:rPr>
          <w:rFonts w:cs="Times New Roman"/>
          <w:szCs w:val="24"/>
        </w:rPr>
        <w:t>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las predicciones de temperaturas para el mes de septiembre de 2022 (el mes en el que se realizaron las pruebas). El modelo que dio los mejores resultados tuvo un promedio de 0.5239, lo cual posiblemente se debió a que se le pasaron las variables que tenían una mejor correlación con la variable a predecir.</w:t>
      </w:r>
    </w:p>
    <w:p w14:paraId="3F45E5E4" w14:textId="77777777" w:rsidR="00DF131A" w:rsidRPr="001B5115" w:rsidRDefault="00DF131A" w:rsidP="00A17136">
      <w:pPr>
        <w:ind w:firstLine="708"/>
        <w:rPr>
          <w:rFonts w:cs="Times New Roman"/>
          <w:szCs w:val="24"/>
        </w:rPr>
      </w:pPr>
    </w:p>
    <w:p w14:paraId="28E38947" w14:textId="1E4DA913" w:rsidR="00424606" w:rsidRPr="00424606" w:rsidRDefault="00424606" w:rsidP="00424606">
      <w:pPr>
        <w:ind w:firstLine="708"/>
        <w:rPr>
          <w:rFonts w:cs="Times New Roman"/>
          <w:szCs w:val="24"/>
        </w:rPr>
      </w:pPr>
      <w:r w:rsidRPr="00424606">
        <w:rPr>
          <w:rFonts w:cs="Times New Roman"/>
          <w:szCs w:val="24"/>
        </w:rPr>
        <w:t xml:space="preserve">Se llevaron a cabo pruebas utilizando tanto datos en tiempo real como datos previamente procesados para entrenar modelos de </w:t>
      </w:r>
      <w:r>
        <w:rPr>
          <w:rFonts w:cs="Times New Roman"/>
          <w:szCs w:val="24"/>
        </w:rPr>
        <w:t>M</w:t>
      </w:r>
      <w:r w:rsidRPr="00424606">
        <w:rPr>
          <w:rFonts w:cs="Times New Roman"/>
          <w:szCs w:val="24"/>
        </w:rPr>
        <w:t xml:space="preserve">achine </w:t>
      </w:r>
      <w:r>
        <w:rPr>
          <w:rFonts w:cs="Times New Roman"/>
          <w:szCs w:val="24"/>
        </w:rPr>
        <w:t>L</w:t>
      </w:r>
      <w:r w:rsidRPr="00424606">
        <w:rPr>
          <w:rFonts w:cs="Times New Roman"/>
          <w:szCs w:val="24"/>
        </w:rPr>
        <w:t>earning. Se presentarán a continuación los resultados obtenidos mediante la comparación de estos datos y el análisis en tiempo real.</w:t>
      </w:r>
    </w:p>
    <w:p w14:paraId="3C1635BF" w14:textId="77777777" w:rsidR="00424606" w:rsidRPr="00424606" w:rsidRDefault="00424606" w:rsidP="00424606">
      <w:pPr>
        <w:ind w:firstLine="708"/>
        <w:rPr>
          <w:rFonts w:cs="Times New Roman"/>
          <w:szCs w:val="24"/>
        </w:rPr>
      </w:pPr>
    </w:p>
    <w:p w14:paraId="29A3C9F9" w14:textId="386F2E08" w:rsidR="00635654" w:rsidRDefault="00424606" w:rsidP="00424606">
      <w:pPr>
        <w:ind w:firstLine="708"/>
        <w:rPr>
          <w:rFonts w:cs="Times New Roman"/>
          <w:szCs w:val="24"/>
        </w:rPr>
      </w:pPr>
      <w:r w:rsidRPr="00424606">
        <w:rPr>
          <w:rFonts w:cs="Times New Roman"/>
          <w:szCs w:val="24"/>
        </w:rPr>
        <w:t>Para iniciar, se generaron promedios diarios correspondientes al mes de septiembre por cada modelo, utilizando la columna de temperatura real. Como resultado de este proceso, se obtuvo la siguiente tabla:</w:t>
      </w:r>
    </w:p>
    <w:p w14:paraId="1C45ACA5" w14:textId="7051B9B0" w:rsidR="00925111" w:rsidRDefault="00925111" w:rsidP="00925111">
      <w:pPr>
        <w:rPr>
          <w:rFonts w:cs="Times New Roman"/>
          <w:b/>
          <w:bCs/>
          <w:szCs w:val="24"/>
        </w:rPr>
      </w:pPr>
      <w:r w:rsidRPr="00925111">
        <w:rPr>
          <w:rFonts w:cs="Times New Roman"/>
          <w:b/>
          <w:bCs/>
          <w:szCs w:val="24"/>
        </w:rPr>
        <w:lastRenderedPageBreak/>
        <w:t>Tabla</w:t>
      </w:r>
      <w:r>
        <w:rPr>
          <w:rFonts w:cs="Times New Roman"/>
          <w:b/>
          <w:bCs/>
          <w:szCs w:val="24"/>
        </w:rPr>
        <w:t xml:space="preserve"> </w:t>
      </w:r>
      <w:r w:rsidRPr="00925111">
        <w:rPr>
          <w:rFonts w:cs="Times New Roman"/>
          <w:b/>
          <w:bCs/>
          <w:szCs w:val="24"/>
        </w:rPr>
        <w:t xml:space="preserve">2. </w:t>
      </w:r>
    </w:p>
    <w:p w14:paraId="72AD5E33" w14:textId="669FBC62" w:rsidR="00925111" w:rsidRPr="00925111" w:rsidRDefault="00925111" w:rsidP="00925111">
      <w:pPr>
        <w:rPr>
          <w:rFonts w:cs="Times New Roman"/>
          <w:i/>
          <w:iCs/>
          <w:szCs w:val="24"/>
        </w:rPr>
      </w:pPr>
      <w:r w:rsidRPr="00925111">
        <w:rPr>
          <w:rFonts w:cs="Times New Roman"/>
          <w:i/>
          <w:iCs/>
          <w:szCs w:val="24"/>
        </w:rPr>
        <w:t>Promedio de datos diarios del mes de septiembre</w:t>
      </w:r>
    </w:p>
    <w:p w14:paraId="4E8ABF9C" w14:textId="77777777" w:rsidR="00925111" w:rsidRDefault="00925111" w:rsidP="00424606">
      <w:pPr>
        <w:ind w:firstLine="708"/>
        <w:rPr>
          <w:rFonts w:cs="Times New Roman"/>
          <w:szCs w:val="24"/>
        </w:rPr>
      </w:pPr>
    </w:p>
    <w:tbl>
      <w:tblPr>
        <w:tblStyle w:val="Tablaconcuadrcula"/>
        <w:tblW w:w="0" w:type="auto"/>
        <w:tblInd w:w="0" w:type="dxa"/>
        <w:tblLook w:val="04A0" w:firstRow="1" w:lastRow="0" w:firstColumn="1" w:lastColumn="0" w:noHBand="0" w:noVBand="1"/>
      </w:tblPr>
      <w:tblGrid>
        <w:gridCol w:w="704"/>
        <w:gridCol w:w="2030"/>
        <w:gridCol w:w="1945"/>
        <w:gridCol w:w="2530"/>
        <w:gridCol w:w="1619"/>
      </w:tblGrid>
      <w:tr w:rsidR="00635654" w14:paraId="32B1F5E7" w14:textId="77777777" w:rsidTr="00635654">
        <w:tc>
          <w:tcPr>
            <w:tcW w:w="704" w:type="dxa"/>
            <w:vAlign w:val="center"/>
          </w:tcPr>
          <w:p w14:paraId="73F90F9D" w14:textId="577176BE" w:rsidR="00635654" w:rsidRPr="00635654" w:rsidRDefault="00635654" w:rsidP="00635654">
            <w:pPr>
              <w:rPr>
                <w:rFonts w:cs="Times New Roman"/>
                <w:b/>
                <w:bCs/>
                <w:sz w:val="20"/>
                <w:szCs w:val="20"/>
              </w:rPr>
            </w:pPr>
            <w:r w:rsidRPr="00635654">
              <w:rPr>
                <w:rFonts w:ascii="Calibri" w:hAnsi="Calibri" w:cs="Calibri"/>
                <w:b/>
                <w:bCs/>
                <w:sz w:val="20"/>
                <w:szCs w:val="20"/>
              </w:rPr>
              <w:t>Dia</w:t>
            </w:r>
          </w:p>
        </w:tc>
        <w:tc>
          <w:tcPr>
            <w:tcW w:w="2030" w:type="dxa"/>
            <w:vAlign w:val="center"/>
          </w:tcPr>
          <w:p w14:paraId="34D8F18C" w14:textId="13511103" w:rsidR="00635654" w:rsidRPr="00635654" w:rsidRDefault="00635654" w:rsidP="00635654">
            <w:pPr>
              <w:rPr>
                <w:rFonts w:cs="Times New Roman"/>
                <w:b/>
                <w:bCs/>
                <w:sz w:val="20"/>
                <w:szCs w:val="20"/>
              </w:rPr>
            </w:pPr>
            <w:r>
              <w:rPr>
                <w:rFonts w:ascii="Calibri" w:hAnsi="Calibri" w:cs="Calibri"/>
                <w:b/>
                <w:bCs/>
                <w:sz w:val="20"/>
                <w:szCs w:val="20"/>
              </w:rPr>
              <w:t>Regresión</w:t>
            </w:r>
          </w:p>
        </w:tc>
        <w:tc>
          <w:tcPr>
            <w:tcW w:w="1945" w:type="dxa"/>
            <w:vAlign w:val="center"/>
          </w:tcPr>
          <w:p w14:paraId="01B756EA" w14:textId="1DCA1BB4" w:rsidR="00635654" w:rsidRPr="00635654" w:rsidRDefault="00635654" w:rsidP="00635654">
            <w:pPr>
              <w:rPr>
                <w:rFonts w:cs="Times New Roman"/>
                <w:b/>
                <w:bCs/>
                <w:sz w:val="20"/>
                <w:szCs w:val="20"/>
              </w:rPr>
            </w:pPr>
            <w:r>
              <w:rPr>
                <w:rFonts w:ascii="Calibri" w:hAnsi="Calibri" w:cs="Calibri"/>
                <w:b/>
                <w:bCs/>
                <w:sz w:val="20"/>
                <w:szCs w:val="20"/>
              </w:rPr>
              <w:t>KNN</w:t>
            </w:r>
          </w:p>
        </w:tc>
        <w:tc>
          <w:tcPr>
            <w:tcW w:w="2530" w:type="dxa"/>
            <w:vAlign w:val="center"/>
          </w:tcPr>
          <w:p w14:paraId="718DF452" w14:textId="7BFCF36D" w:rsidR="00635654" w:rsidRPr="00635654" w:rsidRDefault="00635654" w:rsidP="00635654">
            <w:pPr>
              <w:rPr>
                <w:rFonts w:cs="Times New Roman"/>
                <w:b/>
                <w:bCs/>
                <w:sz w:val="20"/>
                <w:szCs w:val="20"/>
              </w:rPr>
            </w:pPr>
            <w:r w:rsidRPr="00635654">
              <w:rPr>
                <w:rFonts w:ascii="Calibri" w:hAnsi="Calibri" w:cs="Calibri"/>
                <w:b/>
                <w:bCs/>
                <w:sz w:val="20"/>
                <w:szCs w:val="20"/>
              </w:rPr>
              <w:t>Red</w:t>
            </w:r>
            <w:r>
              <w:rPr>
                <w:rFonts w:ascii="Calibri" w:hAnsi="Calibri" w:cs="Calibri"/>
                <w:b/>
                <w:bCs/>
                <w:sz w:val="20"/>
                <w:szCs w:val="20"/>
              </w:rPr>
              <w:t xml:space="preserve"> </w:t>
            </w:r>
            <w:r w:rsidRPr="00635654">
              <w:rPr>
                <w:rFonts w:ascii="Calibri" w:hAnsi="Calibri" w:cs="Calibri"/>
                <w:b/>
                <w:bCs/>
                <w:sz w:val="20"/>
                <w:szCs w:val="20"/>
              </w:rPr>
              <w:t>Neuronal</w:t>
            </w:r>
          </w:p>
        </w:tc>
        <w:tc>
          <w:tcPr>
            <w:tcW w:w="1619" w:type="dxa"/>
            <w:vAlign w:val="center"/>
          </w:tcPr>
          <w:p w14:paraId="6DE2D929" w14:textId="6372E0E4" w:rsidR="00635654" w:rsidRPr="00635654" w:rsidRDefault="00635654" w:rsidP="00635654">
            <w:pPr>
              <w:rPr>
                <w:rFonts w:cs="Times New Roman"/>
                <w:b/>
                <w:bCs/>
                <w:sz w:val="20"/>
                <w:szCs w:val="20"/>
              </w:rPr>
            </w:pPr>
            <w:r w:rsidRPr="00635654">
              <w:rPr>
                <w:rFonts w:ascii="Calibri" w:hAnsi="Calibri" w:cs="Calibri"/>
                <w:b/>
                <w:bCs/>
                <w:sz w:val="20"/>
                <w:szCs w:val="20"/>
              </w:rPr>
              <w:t>Temperatura</w:t>
            </w:r>
            <w:r>
              <w:rPr>
                <w:rFonts w:ascii="Calibri" w:hAnsi="Calibri" w:cs="Calibri"/>
                <w:b/>
                <w:bCs/>
                <w:sz w:val="20"/>
                <w:szCs w:val="20"/>
              </w:rPr>
              <w:t xml:space="preserve"> Real</w:t>
            </w:r>
          </w:p>
        </w:tc>
      </w:tr>
      <w:tr w:rsidR="00635654" w14:paraId="170962BA" w14:textId="77777777" w:rsidTr="00635654">
        <w:tc>
          <w:tcPr>
            <w:tcW w:w="704" w:type="dxa"/>
            <w:vAlign w:val="bottom"/>
          </w:tcPr>
          <w:p w14:paraId="6621093D" w14:textId="674056AE" w:rsidR="00635654" w:rsidRPr="00635654" w:rsidRDefault="00635654" w:rsidP="00635654">
            <w:pPr>
              <w:rPr>
                <w:rFonts w:cs="Times New Roman"/>
                <w:sz w:val="20"/>
                <w:szCs w:val="20"/>
              </w:rPr>
            </w:pPr>
            <w:r>
              <w:rPr>
                <w:rFonts w:ascii="Calibri" w:hAnsi="Calibri" w:cs="Calibri"/>
                <w:color w:val="000000"/>
                <w:sz w:val="22"/>
              </w:rPr>
              <w:t>1</w:t>
            </w:r>
          </w:p>
        </w:tc>
        <w:tc>
          <w:tcPr>
            <w:tcW w:w="2030" w:type="dxa"/>
            <w:vAlign w:val="bottom"/>
          </w:tcPr>
          <w:p w14:paraId="1C6C53DC" w14:textId="7991D8E0" w:rsidR="00635654" w:rsidRPr="00635654" w:rsidRDefault="00635654" w:rsidP="00635654">
            <w:pPr>
              <w:rPr>
                <w:rFonts w:cs="Times New Roman"/>
                <w:sz w:val="20"/>
                <w:szCs w:val="20"/>
              </w:rPr>
            </w:pPr>
            <w:r w:rsidRPr="00635654">
              <w:rPr>
                <w:rFonts w:ascii="Calibri" w:hAnsi="Calibri" w:cs="Calibri"/>
                <w:color w:val="000000"/>
                <w:sz w:val="20"/>
                <w:szCs w:val="20"/>
              </w:rPr>
              <w:t>11,58500565</w:t>
            </w:r>
          </w:p>
        </w:tc>
        <w:tc>
          <w:tcPr>
            <w:tcW w:w="1945" w:type="dxa"/>
            <w:vAlign w:val="bottom"/>
          </w:tcPr>
          <w:p w14:paraId="02D9EB94" w14:textId="2CF5BFDC" w:rsidR="00635654" w:rsidRPr="00635654" w:rsidRDefault="00635654" w:rsidP="00635654">
            <w:pPr>
              <w:rPr>
                <w:rFonts w:cs="Times New Roman"/>
                <w:sz w:val="20"/>
                <w:szCs w:val="20"/>
              </w:rPr>
            </w:pPr>
            <w:r w:rsidRPr="00635654">
              <w:rPr>
                <w:rFonts w:ascii="Calibri" w:hAnsi="Calibri" w:cs="Calibri"/>
                <w:color w:val="000000"/>
                <w:sz w:val="20"/>
                <w:szCs w:val="20"/>
              </w:rPr>
              <w:t>14,8468652</w:t>
            </w:r>
          </w:p>
        </w:tc>
        <w:tc>
          <w:tcPr>
            <w:tcW w:w="2530" w:type="dxa"/>
            <w:vAlign w:val="bottom"/>
          </w:tcPr>
          <w:p w14:paraId="7D2F3945" w14:textId="7FCB9C8C" w:rsidR="00635654" w:rsidRPr="00635654" w:rsidRDefault="00635654" w:rsidP="00635654">
            <w:pPr>
              <w:rPr>
                <w:rFonts w:cs="Times New Roman"/>
                <w:sz w:val="20"/>
                <w:szCs w:val="20"/>
              </w:rPr>
            </w:pPr>
            <w:r w:rsidRPr="00635654">
              <w:rPr>
                <w:rFonts w:ascii="Calibri" w:hAnsi="Calibri" w:cs="Calibri"/>
                <w:color w:val="000000"/>
                <w:sz w:val="20"/>
                <w:szCs w:val="20"/>
              </w:rPr>
              <w:t>11,93305542</w:t>
            </w:r>
          </w:p>
        </w:tc>
        <w:tc>
          <w:tcPr>
            <w:tcW w:w="1619" w:type="dxa"/>
            <w:vAlign w:val="bottom"/>
          </w:tcPr>
          <w:p w14:paraId="17B5083A" w14:textId="100BD30B" w:rsidR="00635654" w:rsidRPr="00635654" w:rsidRDefault="00635654" w:rsidP="00635654">
            <w:pPr>
              <w:rPr>
                <w:rFonts w:cs="Times New Roman"/>
                <w:sz w:val="20"/>
                <w:szCs w:val="20"/>
              </w:rPr>
            </w:pPr>
            <w:r w:rsidRPr="00635654">
              <w:rPr>
                <w:rFonts w:ascii="Calibri" w:hAnsi="Calibri" w:cs="Calibri"/>
                <w:color w:val="000000"/>
                <w:sz w:val="20"/>
                <w:szCs w:val="20"/>
              </w:rPr>
              <w:t>12,44827586</w:t>
            </w:r>
          </w:p>
        </w:tc>
      </w:tr>
      <w:tr w:rsidR="00635654" w14:paraId="51464D3D" w14:textId="77777777" w:rsidTr="00635654">
        <w:tc>
          <w:tcPr>
            <w:tcW w:w="704" w:type="dxa"/>
            <w:vAlign w:val="bottom"/>
          </w:tcPr>
          <w:p w14:paraId="1EA76FA4" w14:textId="00392026" w:rsidR="00635654" w:rsidRPr="00635654" w:rsidRDefault="00635654" w:rsidP="00635654">
            <w:pPr>
              <w:rPr>
                <w:rFonts w:cs="Times New Roman"/>
                <w:sz w:val="20"/>
                <w:szCs w:val="20"/>
              </w:rPr>
            </w:pPr>
            <w:r>
              <w:rPr>
                <w:rFonts w:ascii="Calibri" w:hAnsi="Calibri" w:cs="Calibri"/>
                <w:color w:val="000000"/>
                <w:sz w:val="22"/>
              </w:rPr>
              <w:t>2</w:t>
            </w:r>
          </w:p>
        </w:tc>
        <w:tc>
          <w:tcPr>
            <w:tcW w:w="2030" w:type="dxa"/>
            <w:vAlign w:val="bottom"/>
          </w:tcPr>
          <w:p w14:paraId="18729A22" w14:textId="114392F6" w:rsidR="00635654" w:rsidRPr="00635654" w:rsidRDefault="00635654" w:rsidP="00635654">
            <w:pPr>
              <w:rPr>
                <w:rFonts w:cs="Times New Roman"/>
                <w:sz w:val="20"/>
                <w:szCs w:val="20"/>
              </w:rPr>
            </w:pPr>
            <w:r w:rsidRPr="00635654">
              <w:rPr>
                <w:rFonts w:ascii="Calibri" w:hAnsi="Calibri" w:cs="Calibri"/>
                <w:color w:val="000000"/>
                <w:sz w:val="20"/>
                <w:szCs w:val="20"/>
              </w:rPr>
              <w:t>13,10572763</w:t>
            </w:r>
          </w:p>
        </w:tc>
        <w:tc>
          <w:tcPr>
            <w:tcW w:w="1945" w:type="dxa"/>
            <w:vAlign w:val="bottom"/>
          </w:tcPr>
          <w:p w14:paraId="7F8FBCA0" w14:textId="394EA0A5" w:rsidR="00635654" w:rsidRPr="00635654" w:rsidRDefault="00635654" w:rsidP="00635654">
            <w:pPr>
              <w:rPr>
                <w:rFonts w:cs="Times New Roman"/>
                <w:sz w:val="20"/>
                <w:szCs w:val="20"/>
              </w:rPr>
            </w:pPr>
            <w:r w:rsidRPr="00635654">
              <w:rPr>
                <w:rFonts w:ascii="Calibri" w:hAnsi="Calibri" w:cs="Calibri"/>
                <w:color w:val="000000"/>
                <w:sz w:val="20"/>
                <w:szCs w:val="20"/>
              </w:rPr>
              <w:t>15,66800964</w:t>
            </w:r>
          </w:p>
        </w:tc>
        <w:tc>
          <w:tcPr>
            <w:tcW w:w="2530" w:type="dxa"/>
            <w:vAlign w:val="bottom"/>
          </w:tcPr>
          <w:p w14:paraId="484441C2" w14:textId="77732655" w:rsidR="00635654" w:rsidRPr="00635654" w:rsidRDefault="00635654" w:rsidP="00635654">
            <w:pPr>
              <w:rPr>
                <w:rFonts w:cs="Times New Roman"/>
                <w:sz w:val="20"/>
                <w:szCs w:val="20"/>
              </w:rPr>
            </w:pPr>
            <w:r w:rsidRPr="00635654">
              <w:rPr>
                <w:rFonts w:ascii="Calibri" w:hAnsi="Calibri" w:cs="Calibri"/>
                <w:color w:val="000000"/>
                <w:sz w:val="20"/>
                <w:szCs w:val="20"/>
              </w:rPr>
              <w:t>12,97155187</w:t>
            </w:r>
          </w:p>
        </w:tc>
        <w:tc>
          <w:tcPr>
            <w:tcW w:w="1619" w:type="dxa"/>
            <w:vAlign w:val="bottom"/>
          </w:tcPr>
          <w:p w14:paraId="7D9B7E39" w14:textId="6B1C9FE4" w:rsidR="00635654" w:rsidRPr="00635654" w:rsidRDefault="00635654" w:rsidP="00635654">
            <w:pPr>
              <w:rPr>
                <w:rFonts w:cs="Times New Roman"/>
                <w:sz w:val="20"/>
                <w:szCs w:val="20"/>
              </w:rPr>
            </w:pPr>
            <w:r w:rsidRPr="00635654">
              <w:rPr>
                <w:rFonts w:ascii="Calibri" w:hAnsi="Calibri" w:cs="Calibri"/>
                <w:color w:val="000000"/>
                <w:sz w:val="20"/>
                <w:szCs w:val="20"/>
              </w:rPr>
              <w:t>14,40606061</w:t>
            </w:r>
          </w:p>
        </w:tc>
      </w:tr>
      <w:tr w:rsidR="00635654" w14:paraId="79FDD1AF" w14:textId="77777777" w:rsidTr="00635654">
        <w:tc>
          <w:tcPr>
            <w:tcW w:w="704" w:type="dxa"/>
            <w:vAlign w:val="bottom"/>
          </w:tcPr>
          <w:p w14:paraId="192BA9DA" w14:textId="65FC244B" w:rsidR="00635654" w:rsidRPr="00635654" w:rsidRDefault="00635654" w:rsidP="00635654">
            <w:pPr>
              <w:rPr>
                <w:rFonts w:cs="Times New Roman"/>
                <w:sz w:val="20"/>
                <w:szCs w:val="20"/>
              </w:rPr>
            </w:pPr>
            <w:r>
              <w:rPr>
                <w:rFonts w:ascii="Calibri" w:hAnsi="Calibri" w:cs="Calibri"/>
                <w:color w:val="000000"/>
                <w:sz w:val="22"/>
              </w:rPr>
              <w:t>3</w:t>
            </w:r>
          </w:p>
        </w:tc>
        <w:tc>
          <w:tcPr>
            <w:tcW w:w="2030" w:type="dxa"/>
            <w:vAlign w:val="bottom"/>
          </w:tcPr>
          <w:p w14:paraId="3B1FDD5F" w14:textId="701591CB" w:rsidR="00635654" w:rsidRPr="00635654" w:rsidRDefault="00635654" w:rsidP="00635654">
            <w:pPr>
              <w:rPr>
                <w:rFonts w:cs="Times New Roman"/>
                <w:sz w:val="20"/>
                <w:szCs w:val="20"/>
              </w:rPr>
            </w:pPr>
            <w:r w:rsidRPr="00635654">
              <w:rPr>
                <w:rFonts w:ascii="Calibri" w:hAnsi="Calibri" w:cs="Calibri"/>
                <w:color w:val="000000"/>
                <w:sz w:val="20"/>
                <w:szCs w:val="20"/>
              </w:rPr>
              <w:t>14,00038708</w:t>
            </w:r>
          </w:p>
        </w:tc>
        <w:tc>
          <w:tcPr>
            <w:tcW w:w="1945" w:type="dxa"/>
            <w:vAlign w:val="bottom"/>
          </w:tcPr>
          <w:p w14:paraId="507C62CC" w14:textId="0553F0CB" w:rsidR="00635654" w:rsidRPr="00635654" w:rsidRDefault="00635654" w:rsidP="00635654">
            <w:pPr>
              <w:rPr>
                <w:rFonts w:cs="Times New Roman"/>
                <w:sz w:val="20"/>
                <w:szCs w:val="20"/>
              </w:rPr>
            </w:pPr>
            <w:r w:rsidRPr="00635654">
              <w:rPr>
                <w:rFonts w:ascii="Calibri" w:hAnsi="Calibri" w:cs="Calibri"/>
                <w:color w:val="000000"/>
                <w:sz w:val="20"/>
                <w:szCs w:val="20"/>
              </w:rPr>
              <w:t>14,5059219</w:t>
            </w:r>
          </w:p>
        </w:tc>
        <w:tc>
          <w:tcPr>
            <w:tcW w:w="2530" w:type="dxa"/>
            <w:vAlign w:val="bottom"/>
          </w:tcPr>
          <w:p w14:paraId="4EE70B6B" w14:textId="171DB322" w:rsidR="00635654" w:rsidRPr="00635654" w:rsidRDefault="00635654" w:rsidP="00635654">
            <w:pPr>
              <w:rPr>
                <w:rFonts w:cs="Times New Roman"/>
                <w:sz w:val="20"/>
                <w:szCs w:val="20"/>
              </w:rPr>
            </w:pPr>
            <w:r w:rsidRPr="00635654">
              <w:rPr>
                <w:rFonts w:ascii="Calibri" w:hAnsi="Calibri" w:cs="Calibri"/>
                <w:color w:val="000000"/>
                <w:sz w:val="20"/>
                <w:szCs w:val="20"/>
              </w:rPr>
              <w:t>13,94292552</w:t>
            </w:r>
          </w:p>
        </w:tc>
        <w:tc>
          <w:tcPr>
            <w:tcW w:w="1619" w:type="dxa"/>
            <w:vAlign w:val="bottom"/>
          </w:tcPr>
          <w:p w14:paraId="10ADE383" w14:textId="35D64834" w:rsidR="00635654" w:rsidRPr="00635654" w:rsidRDefault="00635654" w:rsidP="00635654">
            <w:pPr>
              <w:rPr>
                <w:rFonts w:cs="Times New Roman"/>
                <w:sz w:val="20"/>
                <w:szCs w:val="20"/>
              </w:rPr>
            </w:pPr>
            <w:r w:rsidRPr="00635654">
              <w:rPr>
                <w:rFonts w:ascii="Calibri" w:hAnsi="Calibri" w:cs="Calibri"/>
                <w:color w:val="000000"/>
                <w:sz w:val="20"/>
                <w:szCs w:val="20"/>
              </w:rPr>
              <w:t>13,72535211</w:t>
            </w:r>
          </w:p>
        </w:tc>
      </w:tr>
      <w:tr w:rsidR="00635654" w14:paraId="2AD23C7F" w14:textId="77777777" w:rsidTr="00635654">
        <w:tc>
          <w:tcPr>
            <w:tcW w:w="704" w:type="dxa"/>
            <w:vAlign w:val="bottom"/>
          </w:tcPr>
          <w:p w14:paraId="65F4F7B0" w14:textId="1D592A90" w:rsidR="00635654" w:rsidRPr="00635654" w:rsidRDefault="00635654" w:rsidP="00635654">
            <w:pPr>
              <w:rPr>
                <w:rFonts w:cs="Times New Roman"/>
                <w:sz w:val="20"/>
                <w:szCs w:val="20"/>
              </w:rPr>
            </w:pPr>
            <w:r>
              <w:rPr>
                <w:rFonts w:ascii="Calibri" w:hAnsi="Calibri" w:cs="Calibri"/>
                <w:color w:val="000000"/>
                <w:sz w:val="22"/>
              </w:rPr>
              <w:t>4</w:t>
            </w:r>
          </w:p>
        </w:tc>
        <w:tc>
          <w:tcPr>
            <w:tcW w:w="2030" w:type="dxa"/>
            <w:vAlign w:val="bottom"/>
          </w:tcPr>
          <w:p w14:paraId="01CF1393" w14:textId="13F1D21D" w:rsidR="00635654" w:rsidRPr="00635654" w:rsidRDefault="00635654" w:rsidP="00635654">
            <w:pPr>
              <w:rPr>
                <w:rFonts w:cs="Times New Roman"/>
                <w:sz w:val="20"/>
                <w:szCs w:val="20"/>
              </w:rPr>
            </w:pPr>
            <w:r w:rsidRPr="00635654">
              <w:rPr>
                <w:rFonts w:ascii="Calibri" w:hAnsi="Calibri" w:cs="Calibri"/>
                <w:color w:val="000000"/>
                <w:sz w:val="20"/>
                <w:szCs w:val="20"/>
              </w:rPr>
              <w:t>13,8839865</w:t>
            </w:r>
          </w:p>
        </w:tc>
        <w:tc>
          <w:tcPr>
            <w:tcW w:w="1945" w:type="dxa"/>
            <w:vAlign w:val="bottom"/>
          </w:tcPr>
          <w:p w14:paraId="002EB2D1" w14:textId="55BDD078" w:rsidR="00635654" w:rsidRPr="00635654" w:rsidRDefault="00635654" w:rsidP="00635654">
            <w:pPr>
              <w:rPr>
                <w:rFonts w:cs="Times New Roman"/>
                <w:sz w:val="20"/>
                <w:szCs w:val="20"/>
              </w:rPr>
            </w:pPr>
            <w:r w:rsidRPr="00635654">
              <w:rPr>
                <w:rFonts w:ascii="Calibri" w:hAnsi="Calibri" w:cs="Calibri"/>
                <w:color w:val="000000"/>
                <w:sz w:val="20"/>
                <w:szCs w:val="20"/>
              </w:rPr>
              <w:t>15,30038412</w:t>
            </w:r>
          </w:p>
        </w:tc>
        <w:tc>
          <w:tcPr>
            <w:tcW w:w="2530" w:type="dxa"/>
            <w:vAlign w:val="bottom"/>
          </w:tcPr>
          <w:p w14:paraId="1A8EA930" w14:textId="2FAF0C2B" w:rsidR="00635654" w:rsidRPr="00635654" w:rsidRDefault="00635654" w:rsidP="00635654">
            <w:pPr>
              <w:rPr>
                <w:rFonts w:cs="Times New Roman"/>
                <w:sz w:val="20"/>
                <w:szCs w:val="20"/>
              </w:rPr>
            </w:pPr>
            <w:r w:rsidRPr="00635654">
              <w:rPr>
                <w:rFonts w:ascii="Calibri" w:hAnsi="Calibri" w:cs="Calibri"/>
                <w:color w:val="000000"/>
                <w:sz w:val="20"/>
                <w:szCs w:val="20"/>
              </w:rPr>
              <w:t>13,83148508</w:t>
            </w:r>
          </w:p>
        </w:tc>
        <w:tc>
          <w:tcPr>
            <w:tcW w:w="1619" w:type="dxa"/>
            <w:vAlign w:val="bottom"/>
          </w:tcPr>
          <w:p w14:paraId="6DFD55D2" w14:textId="6AEBD570" w:rsidR="00635654" w:rsidRPr="00635654" w:rsidRDefault="00635654" w:rsidP="00635654">
            <w:pPr>
              <w:rPr>
                <w:rFonts w:cs="Times New Roman"/>
                <w:sz w:val="20"/>
                <w:szCs w:val="20"/>
              </w:rPr>
            </w:pPr>
            <w:r w:rsidRPr="00635654">
              <w:rPr>
                <w:rFonts w:ascii="Calibri" w:hAnsi="Calibri" w:cs="Calibri"/>
                <w:color w:val="000000"/>
                <w:sz w:val="20"/>
                <w:szCs w:val="20"/>
              </w:rPr>
              <w:t>12,65352113</w:t>
            </w:r>
          </w:p>
        </w:tc>
      </w:tr>
      <w:tr w:rsidR="00635654" w14:paraId="77A8DC1C" w14:textId="77777777" w:rsidTr="00635654">
        <w:tc>
          <w:tcPr>
            <w:tcW w:w="704" w:type="dxa"/>
            <w:vAlign w:val="bottom"/>
          </w:tcPr>
          <w:p w14:paraId="1B34535A" w14:textId="41E21F6B" w:rsidR="00635654" w:rsidRPr="00635654" w:rsidRDefault="00635654" w:rsidP="00635654">
            <w:pPr>
              <w:rPr>
                <w:rFonts w:cs="Times New Roman"/>
                <w:sz w:val="20"/>
                <w:szCs w:val="20"/>
              </w:rPr>
            </w:pPr>
            <w:r>
              <w:rPr>
                <w:rFonts w:ascii="Calibri" w:hAnsi="Calibri" w:cs="Calibri"/>
                <w:color w:val="000000"/>
                <w:sz w:val="22"/>
              </w:rPr>
              <w:t>5</w:t>
            </w:r>
          </w:p>
        </w:tc>
        <w:tc>
          <w:tcPr>
            <w:tcW w:w="2030" w:type="dxa"/>
            <w:vAlign w:val="bottom"/>
          </w:tcPr>
          <w:p w14:paraId="416E529A" w14:textId="448C4152" w:rsidR="00635654" w:rsidRPr="00635654" w:rsidRDefault="00635654" w:rsidP="00635654">
            <w:pPr>
              <w:rPr>
                <w:rFonts w:cs="Times New Roman"/>
                <w:sz w:val="20"/>
                <w:szCs w:val="20"/>
              </w:rPr>
            </w:pPr>
            <w:r w:rsidRPr="00635654">
              <w:rPr>
                <w:rFonts w:ascii="Calibri" w:hAnsi="Calibri" w:cs="Calibri"/>
                <w:color w:val="000000"/>
                <w:sz w:val="20"/>
                <w:szCs w:val="20"/>
              </w:rPr>
              <w:t>14,45140117</w:t>
            </w:r>
          </w:p>
        </w:tc>
        <w:tc>
          <w:tcPr>
            <w:tcW w:w="1945" w:type="dxa"/>
            <w:vAlign w:val="bottom"/>
          </w:tcPr>
          <w:p w14:paraId="4063AC8C" w14:textId="0D1BA093" w:rsidR="00635654" w:rsidRPr="00635654" w:rsidRDefault="00635654" w:rsidP="00635654">
            <w:pPr>
              <w:rPr>
                <w:rFonts w:cs="Times New Roman"/>
                <w:sz w:val="20"/>
                <w:szCs w:val="20"/>
              </w:rPr>
            </w:pPr>
            <w:r w:rsidRPr="00635654">
              <w:rPr>
                <w:rFonts w:ascii="Calibri" w:hAnsi="Calibri" w:cs="Calibri"/>
                <w:color w:val="000000"/>
                <w:sz w:val="20"/>
                <w:szCs w:val="20"/>
              </w:rPr>
              <w:t>14,75294494</w:t>
            </w:r>
          </w:p>
        </w:tc>
        <w:tc>
          <w:tcPr>
            <w:tcW w:w="2530" w:type="dxa"/>
            <w:vAlign w:val="bottom"/>
          </w:tcPr>
          <w:p w14:paraId="4ADF3F17" w14:textId="30666252" w:rsidR="00635654" w:rsidRPr="00635654" w:rsidRDefault="00635654" w:rsidP="00635654">
            <w:pPr>
              <w:rPr>
                <w:rFonts w:cs="Times New Roman"/>
                <w:sz w:val="20"/>
                <w:szCs w:val="20"/>
              </w:rPr>
            </w:pPr>
            <w:r w:rsidRPr="00635654">
              <w:rPr>
                <w:rFonts w:ascii="Calibri" w:hAnsi="Calibri" w:cs="Calibri"/>
                <w:color w:val="000000"/>
                <w:sz w:val="20"/>
                <w:szCs w:val="20"/>
              </w:rPr>
              <w:t>14,41887829</w:t>
            </w:r>
          </w:p>
        </w:tc>
        <w:tc>
          <w:tcPr>
            <w:tcW w:w="1619" w:type="dxa"/>
            <w:vAlign w:val="bottom"/>
          </w:tcPr>
          <w:p w14:paraId="71843317" w14:textId="64101154" w:rsidR="00635654" w:rsidRPr="00635654" w:rsidRDefault="00635654" w:rsidP="00635654">
            <w:pPr>
              <w:rPr>
                <w:rFonts w:cs="Times New Roman"/>
                <w:sz w:val="20"/>
                <w:szCs w:val="20"/>
              </w:rPr>
            </w:pPr>
            <w:r w:rsidRPr="00635654">
              <w:rPr>
                <w:rFonts w:ascii="Calibri" w:hAnsi="Calibri" w:cs="Calibri"/>
                <w:color w:val="000000"/>
                <w:sz w:val="20"/>
                <w:szCs w:val="20"/>
              </w:rPr>
              <w:t>13,44084507</w:t>
            </w:r>
          </w:p>
        </w:tc>
      </w:tr>
      <w:tr w:rsidR="00635654" w14:paraId="0A17E0E7" w14:textId="77777777" w:rsidTr="00635654">
        <w:tc>
          <w:tcPr>
            <w:tcW w:w="704" w:type="dxa"/>
            <w:vAlign w:val="bottom"/>
          </w:tcPr>
          <w:p w14:paraId="2BAB57E9" w14:textId="095DA2BE" w:rsidR="00635654" w:rsidRPr="00635654" w:rsidRDefault="00635654" w:rsidP="00635654">
            <w:pPr>
              <w:rPr>
                <w:rFonts w:cs="Times New Roman"/>
                <w:sz w:val="20"/>
                <w:szCs w:val="20"/>
              </w:rPr>
            </w:pPr>
            <w:r>
              <w:rPr>
                <w:rFonts w:ascii="Calibri" w:hAnsi="Calibri" w:cs="Calibri"/>
                <w:color w:val="000000"/>
                <w:sz w:val="22"/>
              </w:rPr>
              <w:t>6</w:t>
            </w:r>
          </w:p>
        </w:tc>
        <w:tc>
          <w:tcPr>
            <w:tcW w:w="2030" w:type="dxa"/>
            <w:vAlign w:val="bottom"/>
          </w:tcPr>
          <w:p w14:paraId="67584D33" w14:textId="54359BF2" w:rsidR="00635654" w:rsidRPr="00635654" w:rsidRDefault="00635654" w:rsidP="00635654">
            <w:pPr>
              <w:rPr>
                <w:rFonts w:cs="Times New Roman"/>
                <w:sz w:val="20"/>
                <w:szCs w:val="20"/>
              </w:rPr>
            </w:pPr>
            <w:r w:rsidRPr="00635654">
              <w:rPr>
                <w:rFonts w:ascii="Calibri" w:hAnsi="Calibri" w:cs="Calibri"/>
                <w:color w:val="000000"/>
                <w:sz w:val="20"/>
                <w:szCs w:val="20"/>
              </w:rPr>
              <w:t>14,94901863</w:t>
            </w:r>
          </w:p>
        </w:tc>
        <w:tc>
          <w:tcPr>
            <w:tcW w:w="1945" w:type="dxa"/>
            <w:vAlign w:val="bottom"/>
          </w:tcPr>
          <w:p w14:paraId="41968946" w14:textId="1C39C0C5" w:rsidR="00635654" w:rsidRPr="00635654" w:rsidRDefault="00635654" w:rsidP="00635654">
            <w:pPr>
              <w:rPr>
                <w:rFonts w:cs="Times New Roman"/>
                <w:sz w:val="20"/>
                <w:szCs w:val="20"/>
              </w:rPr>
            </w:pPr>
            <w:r w:rsidRPr="00635654">
              <w:rPr>
                <w:rFonts w:ascii="Calibri" w:hAnsi="Calibri" w:cs="Calibri"/>
                <w:color w:val="000000"/>
                <w:sz w:val="20"/>
                <w:szCs w:val="20"/>
              </w:rPr>
              <w:t>14,57443182</w:t>
            </w:r>
          </w:p>
        </w:tc>
        <w:tc>
          <w:tcPr>
            <w:tcW w:w="2530" w:type="dxa"/>
            <w:vAlign w:val="bottom"/>
          </w:tcPr>
          <w:p w14:paraId="471D23E9" w14:textId="4E7C386B" w:rsidR="00635654" w:rsidRPr="00635654" w:rsidRDefault="00635654" w:rsidP="00635654">
            <w:pPr>
              <w:rPr>
                <w:rFonts w:cs="Times New Roman"/>
                <w:sz w:val="20"/>
                <w:szCs w:val="20"/>
              </w:rPr>
            </w:pPr>
            <w:r w:rsidRPr="00635654">
              <w:rPr>
                <w:rFonts w:ascii="Calibri" w:hAnsi="Calibri" w:cs="Calibri"/>
                <w:color w:val="000000"/>
                <w:sz w:val="20"/>
                <w:szCs w:val="20"/>
              </w:rPr>
              <w:t>15,0269089</w:t>
            </w:r>
          </w:p>
        </w:tc>
        <w:tc>
          <w:tcPr>
            <w:tcW w:w="1619" w:type="dxa"/>
            <w:vAlign w:val="bottom"/>
          </w:tcPr>
          <w:p w14:paraId="43F7878C" w14:textId="5E7C0279" w:rsidR="00635654" w:rsidRPr="00635654" w:rsidRDefault="00635654" w:rsidP="00635654">
            <w:pPr>
              <w:rPr>
                <w:rFonts w:cs="Times New Roman"/>
                <w:sz w:val="20"/>
                <w:szCs w:val="20"/>
              </w:rPr>
            </w:pPr>
            <w:r w:rsidRPr="00635654">
              <w:rPr>
                <w:rFonts w:ascii="Calibri" w:hAnsi="Calibri" w:cs="Calibri"/>
                <w:color w:val="000000"/>
                <w:sz w:val="20"/>
                <w:szCs w:val="20"/>
              </w:rPr>
              <w:t>14,22142857</w:t>
            </w:r>
          </w:p>
        </w:tc>
      </w:tr>
      <w:tr w:rsidR="00635654" w14:paraId="7BEAD189" w14:textId="77777777" w:rsidTr="00635654">
        <w:tc>
          <w:tcPr>
            <w:tcW w:w="704" w:type="dxa"/>
            <w:vAlign w:val="bottom"/>
          </w:tcPr>
          <w:p w14:paraId="0F6005E1" w14:textId="6DA45AB7" w:rsidR="00635654" w:rsidRPr="00635654" w:rsidRDefault="00635654" w:rsidP="00635654">
            <w:pPr>
              <w:rPr>
                <w:rFonts w:cs="Times New Roman"/>
                <w:sz w:val="20"/>
                <w:szCs w:val="20"/>
              </w:rPr>
            </w:pPr>
            <w:r>
              <w:rPr>
                <w:rFonts w:ascii="Calibri" w:hAnsi="Calibri" w:cs="Calibri"/>
                <w:color w:val="000000"/>
                <w:sz w:val="22"/>
              </w:rPr>
              <w:t>7</w:t>
            </w:r>
          </w:p>
        </w:tc>
        <w:tc>
          <w:tcPr>
            <w:tcW w:w="2030" w:type="dxa"/>
            <w:vAlign w:val="bottom"/>
          </w:tcPr>
          <w:p w14:paraId="71CE35B1" w14:textId="245C6B0F" w:rsidR="00635654" w:rsidRPr="00635654" w:rsidRDefault="00635654" w:rsidP="00635654">
            <w:pPr>
              <w:rPr>
                <w:rFonts w:cs="Times New Roman"/>
                <w:sz w:val="20"/>
                <w:szCs w:val="20"/>
              </w:rPr>
            </w:pPr>
            <w:r w:rsidRPr="00635654">
              <w:rPr>
                <w:rFonts w:ascii="Calibri" w:hAnsi="Calibri" w:cs="Calibri"/>
                <w:color w:val="000000"/>
                <w:sz w:val="20"/>
                <w:szCs w:val="20"/>
              </w:rPr>
              <w:t>15,44891863</w:t>
            </w:r>
          </w:p>
        </w:tc>
        <w:tc>
          <w:tcPr>
            <w:tcW w:w="1945" w:type="dxa"/>
            <w:vAlign w:val="bottom"/>
          </w:tcPr>
          <w:p w14:paraId="0EEEC6E8" w14:textId="444740B3" w:rsidR="00635654" w:rsidRPr="00635654" w:rsidRDefault="00635654" w:rsidP="00635654">
            <w:pPr>
              <w:rPr>
                <w:rFonts w:cs="Times New Roman"/>
                <w:sz w:val="20"/>
                <w:szCs w:val="20"/>
              </w:rPr>
            </w:pPr>
            <w:r w:rsidRPr="00635654">
              <w:rPr>
                <w:rFonts w:ascii="Calibri" w:hAnsi="Calibri" w:cs="Calibri"/>
                <w:color w:val="000000"/>
                <w:sz w:val="20"/>
                <w:szCs w:val="20"/>
              </w:rPr>
              <w:t>14,76535354</w:t>
            </w:r>
          </w:p>
        </w:tc>
        <w:tc>
          <w:tcPr>
            <w:tcW w:w="2530" w:type="dxa"/>
            <w:vAlign w:val="bottom"/>
          </w:tcPr>
          <w:p w14:paraId="795172A4" w14:textId="53DD8079" w:rsidR="00635654" w:rsidRPr="00635654" w:rsidRDefault="00635654" w:rsidP="00635654">
            <w:pPr>
              <w:rPr>
                <w:rFonts w:cs="Times New Roman"/>
                <w:sz w:val="20"/>
                <w:szCs w:val="20"/>
              </w:rPr>
            </w:pPr>
            <w:r w:rsidRPr="00635654">
              <w:rPr>
                <w:rFonts w:ascii="Calibri" w:hAnsi="Calibri" w:cs="Calibri"/>
                <w:color w:val="000000"/>
                <w:sz w:val="20"/>
                <w:szCs w:val="20"/>
              </w:rPr>
              <w:t>15,78945256</w:t>
            </w:r>
          </w:p>
        </w:tc>
        <w:tc>
          <w:tcPr>
            <w:tcW w:w="1619" w:type="dxa"/>
            <w:vAlign w:val="bottom"/>
          </w:tcPr>
          <w:p w14:paraId="44A7FEE8" w14:textId="700987EA" w:rsidR="00635654" w:rsidRPr="00635654" w:rsidRDefault="00635654" w:rsidP="00635654">
            <w:pPr>
              <w:rPr>
                <w:rFonts w:cs="Times New Roman"/>
                <w:sz w:val="20"/>
                <w:szCs w:val="20"/>
              </w:rPr>
            </w:pPr>
            <w:r w:rsidRPr="00635654">
              <w:rPr>
                <w:rFonts w:ascii="Calibri" w:hAnsi="Calibri" w:cs="Calibri"/>
                <w:color w:val="000000"/>
                <w:sz w:val="20"/>
                <w:szCs w:val="20"/>
              </w:rPr>
              <w:t>14,90444444</w:t>
            </w:r>
          </w:p>
        </w:tc>
      </w:tr>
      <w:tr w:rsidR="00635654" w14:paraId="3F318668" w14:textId="77777777" w:rsidTr="00635654">
        <w:tc>
          <w:tcPr>
            <w:tcW w:w="704" w:type="dxa"/>
            <w:vAlign w:val="bottom"/>
          </w:tcPr>
          <w:p w14:paraId="3AF571B7" w14:textId="07F3F86F" w:rsidR="00635654" w:rsidRPr="00635654" w:rsidRDefault="00635654" w:rsidP="00635654">
            <w:pPr>
              <w:rPr>
                <w:rFonts w:cs="Times New Roman"/>
                <w:sz w:val="20"/>
                <w:szCs w:val="20"/>
              </w:rPr>
            </w:pPr>
            <w:r>
              <w:rPr>
                <w:rFonts w:ascii="Calibri" w:hAnsi="Calibri" w:cs="Calibri"/>
                <w:color w:val="000000"/>
                <w:sz w:val="22"/>
              </w:rPr>
              <w:t>8</w:t>
            </w:r>
          </w:p>
        </w:tc>
        <w:tc>
          <w:tcPr>
            <w:tcW w:w="2030" w:type="dxa"/>
            <w:vAlign w:val="bottom"/>
          </w:tcPr>
          <w:p w14:paraId="75183C17" w14:textId="09AB5F4E" w:rsidR="00635654" w:rsidRPr="00635654" w:rsidRDefault="00635654" w:rsidP="00635654">
            <w:pPr>
              <w:rPr>
                <w:rFonts w:cs="Times New Roman"/>
                <w:sz w:val="20"/>
                <w:szCs w:val="20"/>
              </w:rPr>
            </w:pPr>
            <w:r w:rsidRPr="00635654">
              <w:rPr>
                <w:rFonts w:ascii="Calibri" w:hAnsi="Calibri" w:cs="Calibri"/>
                <w:color w:val="000000"/>
                <w:sz w:val="20"/>
                <w:szCs w:val="20"/>
              </w:rPr>
              <w:t>16,22580546</w:t>
            </w:r>
          </w:p>
        </w:tc>
        <w:tc>
          <w:tcPr>
            <w:tcW w:w="1945" w:type="dxa"/>
            <w:vAlign w:val="bottom"/>
          </w:tcPr>
          <w:p w14:paraId="3DC62A8D" w14:textId="100E63DE" w:rsidR="00635654" w:rsidRPr="00635654" w:rsidRDefault="00635654" w:rsidP="00635654">
            <w:pPr>
              <w:rPr>
                <w:rFonts w:cs="Times New Roman"/>
                <w:sz w:val="20"/>
                <w:szCs w:val="20"/>
              </w:rPr>
            </w:pPr>
            <w:r w:rsidRPr="00635654">
              <w:rPr>
                <w:rFonts w:ascii="Calibri" w:hAnsi="Calibri" w:cs="Calibri"/>
                <w:color w:val="000000"/>
                <w:sz w:val="20"/>
                <w:szCs w:val="20"/>
              </w:rPr>
              <w:t>14,75277778</w:t>
            </w:r>
          </w:p>
        </w:tc>
        <w:tc>
          <w:tcPr>
            <w:tcW w:w="2530" w:type="dxa"/>
            <w:vAlign w:val="bottom"/>
          </w:tcPr>
          <w:p w14:paraId="765B4826" w14:textId="64311938" w:rsidR="00635654" w:rsidRPr="00635654" w:rsidRDefault="00635654" w:rsidP="00635654">
            <w:pPr>
              <w:rPr>
                <w:rFonts w:cs="Times New Roman"/>
                <w:sz w:val="20"/>
                <w:szCs w:val="20"/>
              </w:rPr>
            </w:pPr>
            <w:r w:rsidRPr="00635654">
              <w:rPr>
                <w:rFonts w:ascii="Calibri" w:hAnsi="Calibri" w:cs="Calibri"/>
                <w:color w:val="000000"/>
                <w:sz w:val="20"/>
                <w:szCs w:val="20"/>
              </w:rPr>
              <w:t>16,27810271</w:t>
            </w:r>
          </w:p>
        </w:tc>
        <w:tc>
          <w:tcPr>
            <w:tcW w:w="1619" w:type="dxa"/>
            <w:vAlign w:val="bottom"/>
          </w:tcPr>
          <w:p w14:paraId="26EBCD59" w14:textId="2C4E493C" w:rsidR="00635654" w:rsidRPr="00635654" w:rsidRDefault="00635654" w:rsidP="00635654">
            <w:pPr>
              <w:rPr>
                <w:rFonts w:cs="Times New Roman"/>
                <w:sz w:val="20"/>
                <w:szCs w:val="20"/>
              </w:rPr>
            </w:pPr>
            <w:r w:rsidRPr="00635654">
              <w:rPr>
                <w:rFonts w:ascii="Calibri" w:hAnsi="Calibri" w:cs="Calibri"/>
                <w:color w:val="000000"/>
                <w:sz w:val="20"/>
                <w:szCs w:val="20"/>
              </w:rPr>
              <w:t>14,77222222</w:t>
            </w:r>
          </w:p>
        </w:tc>
      </w:tr>
      <w:tr w:rsidR="00635654" w14:paraId="21E58755" w14:textId="77777777" w:rsidTr="00635654">
        <w:tc>
          <w:tcPr>
            <w:tcW w:w="704" w:type="dxa"/>
            <w:vAlign w:val="bottom"/>
          </w:tcPr>
          <w:p w14:paraId="3ABD049B" w14:textId="372D9F95" w:rsidR="00635654" w:rsidRPr="00635654" w:rsidRDefault="00635654" w:rsidP="00635654">
            <w:pPr>
              <w:rPr>
                <w:rFonts w:cs="Times New Roman"/>
                <w:sz w:val="20"/>
                <w:szCs w:val="20"/>
              </w:rPr>
            </w:pPr>
            <w:r>
              <w:rPr>
                <w:rFonts w:ascii="Calibri" w:hAnsi="Calibri" w:cs="Calibri"/>
                <w:color w:val="000000"/>
                <w:sz w:val="22"/>
              </w:rPr>
              <w:t>9</w:t>
            </w:r>
          </w:p>
        </w:tc>
        <w:tc>
          <w:tcPr>
            <w:tcW w:w="2030" w:type="dxa"/>
            <w:vAlign w:val="bottom"/>
          </w:tcPr>
          <w:p w14:paraId="00669198" w14:textId="60A20F56" w:rsidR="00635654" w:rsidRPr="00635654" w:rsidRDefault="00635654" w:rsidP="00635654">
            <w:pPr>
              <w:rPr>
                <w:rFonts w:cs="Times New Roman"/>
                <w:sz w:val="20"/>
                <w:szCs w:val="20"/>
              </w:rPr>
            </w:pPr>
            <w:r w:rsidRPr="00635654">
              <w:rPr>
                <w:rFonts w:ascii="Calibri" w:hAnsi="Calibri" w:cs="Calibri"/>
                <w:color w:val="000000"/>
                <w:sz w:val="20"/>
                <w:szCs w:val="20"/>
              </w:rPr>
              <w:t>15,09425634</w:t>
            </w:r>
          </w:p>
        </w:tc>
        <w:tc>
          <w:tcPr>
            <w:tcW w:w="1945" w:type="dxa"/>
            <w:vAlign w:val="bottom"/>
          </w:tcPr>
          <w:p w14:paraId="79EC1B2E" w14:textId="7BE4FA7F" w:rsidR="00635654" w:rsidRPr="00635654" w:rsidRDefault="00635654" w:rsidP="00635654">
            <w:pPr>
              <w:rPr>
                <w:rFonts w:cs="Times New Roman"/>
                <w:sz w:val="20"/>
                <w:szCs w:val="20"/>
              </w:rPr>
            </w:pPr>
            <w:r w:rsidRPr="00635654">
              <w:rPr>
                <w:rFonts w:ascii="Calibri" w:hAnsi="Calibri" w:cs="Calibri"/>
                <w:color w:val="000000"/>
                <w:sz w:val="20"/>
                <w:szCs w:val="20"/>
              </w:rPr>
              <w:t>14,76265783</w:t>
            </w:r>
          </w:p>
        </w:tc>
        <w:tc>
          <w:tcPr>
            <w:tcW w:w="2530" w:type="dxa"/>
            <w:vAlign w:val="bottom"/>
          </w:tcPr>
          <w:p w14:paraId="71DB9EEF" w14:textId="0C8F9816" w:rsidR="00635654" w:rsidRPr="00635654" w:rsidRDefault="00635654" w:rsidP="00635654">
            <w:pPr>
              <w:rPr>
                <w:rFonts w:cs="Times New Roman"/>
                <w:sz w:val="20"/>
                <w:szCs w:val="20"/>
              </w:rPr>
            </w:pPr>
            <w:r w:rsidRPr="00635654">
              <w:rPr>
                <w:rFonts w:ascii="Calibri" w:hAnsi="Calibri" w:cs="Calibri"/>
                <w:color w:val="000000"/>
                <w:sz w:val="20"/>
                <w:szCs w:val="20"/>
              </w:rPr>
              <w:t>15,09664726</w:t>
            </w:r>
          </w:p>
        </w:tc>
        <w:tc>
          <w:tcPr>
            <w:tcW w:w="1619" w:type="dxa"/>
            <w:vAlign w:val="bottom"/>
          </w:tcPr>
          <w:p w14:paraId="116D1C5B" w14:textId="1AE0C430" w:rsidR="00635654" w:rsidRPr="00635654" w:rsidRDefault="00635654" w:rsidP="00635654">
            <w:pPr>
              <w:rPr>
                <w:rFonts w:cs="Times New Roman"/>
                <w:sz w:val="20"/>
                <w:szCs w:val="20"/>
              </w:rPr>
            </w:pPr>
            <w:r w:rsidRPr="00635654">
              <w:rPr>
                <w:rFonts w:ascii="Calibri" w:hAnsi="Calibri" w:cs="Calibri"/>
                <w:color w:val="000000"/>
                <w:sz w:val="20"/>
                <w:szCs w:val="20"/>
              </w:rPr>
              <w:t>13,27083333</w:t>
            </w:r>
          </w:p>
        </w:tc>
      </w:tr>
      <w:tr w:rsidR="00635654" w14:paraId="5EDFEAA9" w14:textId="77777777" w:rsidTr="00635654">
        <w:tc>
          <w:tcPr>
            <w:tcW w:w="704" w:type="dxa"/>
            <w:vAlign w:val="bottom"/>
          </w:tcPr>
          <w:p w14:paraId="2486F49F" w14:textId="4EAEB05D" w:rsidR="00635654" w:rsidRPr="00635654" w:rsidRDefault="00635654" w:rsidP="00635654">
            <w:pPr>
              <w:rPr>
                <w:rFonts w:cs="Times New Roman"/>
                <w:sz w:val="20"/>
                <w:szCs w:val="20"/>
              </w:rPr>
            </w:pPr>
            <w:r>
              <w:rPr>
                <w:rFonts w:ascii="Calibri" w:hAnsi="Calibri" w:cs="Calibri"/>
                <w:color w:val="000000"/>
                <w:sz w:val="22"/>
              </w:rPr>
              <w:t>10</w:t>
            </w:r>
          </w:p>
        </w:tc>
        <w:tc>
          <w:tcPr>
            <w:tcW w:w="2030" w:type="dxa"/>
            <w:vAlign w:val="bottom"/>
          </w:tcPr>
          <w:p w14:paraId="68634097" w14:textId="0E9CAA34" w:rsidR="00635654" w:rsidRPr="00635654" w:rsidRDefault="00635654" w:rsidP="00635654">
            <w:pPr>
              <w:rPr>
                <w:rFonts w:cs="Times New Roman"/>
                <w:sz w:val="20"/>
                <w:szCs w:val="20"/>
              </w:rPr>
            </w:pPr>
            <w:r w:rsidRPr="00635654">
              <w:rPr>
                <w:rFonts w:ascii="Calibri" w:hAnsi="Calibri" w:cs="Calibri"/>
                <w:color w:val="000000"/>
                <w:sz w:val="20"/>
                <w:szCs w:val="20"/>
              </w:rPr>
              <w:t>13,16260775</w:t>
            </w:r>
          </w:p>
        </w:tc>
        <w:tc>
          <w:tcPr>
            <w:tcW w:w="1945" w:type="dxa"/>
            <w:vAlign w:val="bottom"/>
          </w:tcPr>
          <w:p w14:paraId="42B1CFF9" w14:textId="73207AB3" w:rsidR="00635654" w:rsidRPr="00635654" w:rsidRDefault="00635654" w:rsidP="00635654">
            <w:pPr>
              <w:rPr>
                <w:rFonts w:cs="Times New Roman"/>
                <w:sz w:val="20"/>
                <w:szCs w:val="20"/>
              </w:rPr>
            </w:pPr>
            <w:r w:rsidRPr="00635654">
              <w:rPr>
                <w:rFonts w:ascii="Calibri" w:hAnsi="Calibri" w:cs="Calibri"/>
                <w:color w:val="000000"/>
                <w:sz w:val="20"/>
                <w:szCs w:val="20"/>
              </w:rPr>
              <w:t>17,46681818</w:t>
            </w:r>
          </w:p>
        </w:tc>
        <w:tc>
          <w:tcPr>
            <w:tcW w:w="2530" w:type="dxa"/>
            <w:vAlign w:val="bottom"/>
          </w:tcPr>
          <w:p w14:paraId="3A846B9C" w14:textId="448E2FE8" w:rsidR="00635654" w:rsidRPr="00635654" w:rsidRDefault="00635654" w:rsidP="00635654">
            <w:pPr>
              <w:rPr>
                <w:rFonts w:cs="Times New Roman"/>
                <w:sz w:val="20"/>
                <w:szCs w:val="20"/>
              </w:rPr>
            </w:pPr>
            <w:r w:rsidRPr="00635654">
              <w:rPr>
                <w:rFonts w:ascii="Calibri" w:hAnsi="Calibri" w:cs="Calibri"/>
                <w:color w:val="000000"/>
                <w:sz w:val="20"/>
                <w:szCs w:val="20"/>
              </w:rPr>
              <w:t>13,87530648</w:t>
            </w:r>
          </w:p>
        </w:tc>
        <w:tc>
          <w:tcPr>
            <w:tcW w:w="1619" w:type="dxa"/>
            <w:vAlign w:val="bottom"/>
          </w:tcPr>
          <w:p w14:paraId="05210595" w14:textId="6B66D593" w:rsidR="00635654" w:rsidRPr="00635654" w:rsidRDefault="00635654" w:rsidP="00635654">
            <w:pPr>
              <w:rPr>
                <w:rFonts w:cs="Times New Roman"/>
                <w:sz w:val="20"/>
                <w:szCs w:val="20"/>
              </w:rPr>
            </w:pPr>
            <w:r w:rsidRPr="00635654">
              <w:rPr>
                <w:rFonts w:ascii="Calibri" w:hAnsi="Calibri" w:cs="Calibri"/>
                <w:color w:val="000000"/>
                <w:sz w:val="20"/>
                <w:szCs w:val="20"/>
              </w:rPr>
              <w:t>12,06</w:t>
            </w:r>
          </w:p>
        </w:tc>
      </w:tr>
      <w:tr w:rsidR="00635654" w14:paraId="4184B8AB" w14:textId="77777777" w:rsidTr="00635654">
        <w:tc>
          <w:tcPr>
            <w:tcW w:w="704" w:type="dxa"/>
            <w:vAlign w:val="bottom"/>
          </w:tcPr>
          <w:p w14:paraId="4EAC7DAB" w14:textId="7F0CE6EE" w:rsidR="00635654" w:rsidRPr="00635654" w:rsidRDefault="00635654" w:rsidP="00635654">
            <w:pPr>
              <w:rPr>
                <w:rFonts w:cs="Times New Roman"/>
                <w:sz w:val="20"/>
                <w:szCs w:val="20"/>
              </w:rPr>
            </w:pPr>
            <w:r>
              <w:rPr>
                <w:rFonts w:ascii="Calibri" w:hAnsi="Calibri" w:cs="Calibri"/>
                <w:color w:val="000000"/>
                <w:sz w:val="22"/>
              </w:rPr>
              <w:t>11</w:t>
            </w:r>
          </w:p>
        </w:tc>
        <w:tc>
          <w:tcPr>
            <w:tcW w:w="2030" w:type="dxa"/>
            <w:vAlign w:val="bottom"/>
          </w:tcPr>
          <w:p w14:paraId="4A5DEDC0" w14:textId="600BB551" w:rsidR="00635654" w:rsidRPr="00635654" w:rsidRDefault="00635654" w:rsidP="00635654">
            <w:pPr>
              <w:rPr>
                <w:rFonts w:cs="Times New Roman"/>
                <w:sz w:val="20"/>
                <w:szCs w:val="20"/>
              </w:rPr>
            </w:pPr>
            <w:r w:rsidRPr="00635654">
              <w:rPr>
                <w:rFonts w:ascii="Calibri" w:hAnsi="Calibri" w:cs="Calibri"/>
                <w:color w:val="000000"/>
                <w:sz w:val="20"/>
                <w:szCs w:val="20"/>
              </w:rPr>
              <w:t>16,44574154</w:t>
            </w:r>
          </w:p>
        </w:tc>
        <w:tc>
          <w:tcPr>
            <w:tcW w:w="1945" w:type="dxa"/>
            <w:vAlign w:val="bottom"/>
          </w:tcPr>
          <w:p w14:paraId="1076B66B" w14:textId="4503406A" w:rsidR="00635654" w:rsidRPr="00635654" w:rsidRDefault="00635654" w:rsidP="00635654">
            <w:pPr>
              <w:rPr>
                <w:rFonts w:cs="Times New Roman"/>
                <w:sz w:val="20"/>
                <w:szCs w:val="20"/>
              </w:rPr>
            </w:pPr>
            <w:r w:rsidRPr="00635654">
              <w:rPr>
                <w:rFonts w:ascii="Calibri" w:hAnsi="Calibri" w:cs="Calibri"/>
                <w:color w:val="000000"/>
                <w:sz w:val="20"/>
                <w:szCs w:val="20"/>
              </w:rPr>
              <w:t>15,08876263</w:t>
            </w:r>
          </w:p>
        </w:tc>
        <w:tc>
          <w:tcPr>
            <w:tcW w:w="2530" w:type="dxa"/>
            <w:vAlign w:val="bottom"/>
          </w:tcPr>
          <w:p w14:paraId="3540EE47" w14:textId="0D11E196" w:rsidR="00635654" w:rsidRPr="00635654" w:rsidRDefault="00635654" w:rsidP="00635654">
            <w:pPr>
              <w:rPr>
                <w:rFonts w:cs="Times New Roman"/>
                <w:sz w:val="20"/>
                <w:szCs w:val="20"/>
              </w:rPr>
            </w:pPr>
            <w:r w:rsidRPr="00635654">
              <w:rPr>
                <w:rFonts w:ascii="Calibri" w:hAnsi="Calibri" w:cs="Calibri"/>
                <w:color w:val="000000"/>
                <w:sz w:val="20"/>
                <w:szCs w:val="20"/>
              </w:rPr>
              <w:t>16,50773894</w:t>
            </w:r>
          </w:p>
        </w:tc>
        <w:tc>
          <w:tcPr>
            <w:tcW w:w="1619" w:type="dxa"/>
            <w:vAlign w:val="bottom"/>
          </w:tcPr>
          <w:p w14:paraId="1701F79B" w14:textId="0657CC0D" w:rsidR="00635654" w:rsidRPr="00635654" w:rsidRDefault="00635654" w:rsidP="00635654">
            <w:pPr>
              <w:rPr>
                <w:rFonts w:cs="Times New Roman"/>
                <w:sz w:val="20"/>
                <w:szCs w:val="20"/>
              </w:rPr>
            </w:pPr>
            <w:r w:rsidRPr="00635654">
              <w:rPr>
                <w:rFonts w:ascii="Calibri" w:hAnsi="Calibri" w:cs="Calibri"/>
                <w:color w:val="000000"/>
                <w:sz w:val="20"/>
                <w:szCs w:val="20"/>
              </w:rPr>
              <w:t>14,56666667</w:t>
            </w:r>
          </w:p>
        </w:tc>
      </w:tr>
      <w:tr w:rsidR="00635654" w14:paraId="4746A525" w14:textId="77777777" w:rsidTr="00635654">
        <w:tc>
          <w:tcPr>
            <w:tcW w:w="704" w:type="dxa"/>
            <w:vAlign w:val="bottom"/>
          </w:tcPr>
          <w:p w14:paraId="43AC9630" w14:textId="1324845B" w:rsidR="00635654" w:rsidRPr="00635654" w:rsidRDefault="00635654" w:rsidP="00635654">
            <w:pPr>
              <w:rPr>
                <w:rFonts w:cs="Times New Roman"/>
                <w:sz w:val="20"/>
                <w:szCs w:val="20"/>
              </w:rPr>
            </w:pPr>
            <w:r>
              <w:rPr>
                <w:rFonts w:ascii="Calibri" w:hAnsi="Calibri" w:cs="Calibri"/>
                <w:color w:val="000000"/>
                <w:sz w:val="22"/>
              </w:rPr>
              <w:t>12</w:t>
            </w:r>
          </w:p>
        </w:tc>
        <w:tc>
          <w:tcPr>
            <w:tcW w:w="2030" w:type="dxa"/>
            <w:vAlign w:val="bottom"/>
          </w:tcPr>
          <w:p w14:paraId="4F0A8348" w14:textId="2B3545C5" w:rsidR="00635654" w:rsidRPr="00635654" w:rsidRDefault="00635654" w:rsidP="00635654">
            <w:pPr>
              <w:rPr>
                <w:rFonts w:cs="Times New Roman"/>
                <w:sz w:val="20"/>
                <w:szCs w:val="20"/>
              </w:rPr>
            </w:pPr>
            <w:r w:rsidRPr="00635654">
              <w:rPr>
                <w:rFonts w:ascii="Calibri" w:hAnsi="Calibri" w:cs="Calibri"/>
                <w:color w:val="000000"/>
                <w:sz w:val="20"/>
                <w:szCs w:val="20"/>
              </w:rPr>
              <w:t>12,59657752</w:t>
            </w:r>
          </w:p>
        </w:tc>
        <w:tc>
          <w:tcPr>
            <w:tcW w:w="1945" w:type="dxa"/>
            <w:vAlign w:val="bottom"/>
          </w:tcPr>
          <w:p w14:paraId="615B44CF" w14:textId="7CE6B3E7" w:rsidR="00635654" w:rsidRPr="00635654" w:rsidRDefault="00635654" w:rsidP="00635654">
            <w:pPr>
              <w:rPr>
                <w:rFonts w:cs="Times New Roman"/>
                <w:sz w:val="20"/>
                <w:szCs w:val="20"/>
              </w:rPr>
            </w:pPr>
            <w:r w:rsidRPr="00635654">
              <w:rPr>
                <w:rFonts w:ascii="Calibri" w:hAnsi="Calibri" w:cs="Calibri"/>
                <w:color w:val="000000"/>
                <w:sz w:val="20"/>
                <w:szCs w:val="20"/>
              </w:rPr>
              <w:t>14,53181818</w:t>
            </w:r>
          </w:p>
        </w:tc>
        <w:tc>
          <w:tcPr>
            <w:tcW w:w="2530" w:type="dxa"/>
            <w:vAlign w:val="bottom"/>
          </w:tcPr>
          <w:p w14:paraId="056BA95F" w14:textId="7AEDC118" w:rsidR="00635654" w:rsidRPr="00635654" w:rsidRDefault="00635654" w:rsidP="00635654">
            <w:pPr>
              <w:rPr>
                <w:rFonts w:cs="Times New Roman"/>
                <w:sz w:val="20"/>
                <w:szCs w:val="20"/>
              </w:rPr>
            </w:pPr>
            <w:r w:rsidRPr="00635654">
              <w:rPr>
                <w:rFonts w:ascii="Calibri" w:hAnsi="Calibri" w:cs="Calibri"/>
                <w:color w:val="000000"/>
                <w:sz w:val="20"/>
                <w:szCs w:val="20"/>
              </w:rPr>
              <w:t>13,03182398</w:t>
            </w:r>
          </w:p>
        </w:tc>
        <w:tc>
          <w:tcPr>
            <w:tcW w:w="1619" w:type="dxa"/>
            <w:vAlign w:val="bottom"/>
          </w:tcPr>
          <w:p w14:paraId="0E4D51C5" w14:textId="71FF4FC2" w:rsidR="00635654" w:rsidRPr="00635654" w:rsidRDefault="00635654" w:rsidP="00635654">
            <w:pPr>
              <w:rPr>
                <w:rFonts w:cs="Times New Roman"/>
                <w:sz w:val="20"/>
                <w:szCs w:val="20"/>
              </w:rPr>
            </w:pPr>
            <w:r w:rsidRPr="00635654">
              <w:rPr>
                <w:rFonts w:ascii="Calibri" w:hAnsi="Calibri" w:cs="Calibri"/>
                <w:color w:val="000000"/>
                <w:sz w:val="20"/>
                <w:szCs w:val="20"/>
              </w:rPr>
              <w:t>9,119230769</w:t>
            </w:r>
          </w:p>
        </w:tc>
      </w:tr>
      <w:tr w:rsidR="00635654" w14:paraId="0B2E4323" w14:textId="77777777" w:rsidTr="00635654">
        <w:tc>
          <w:tcPr>
            <w:tcW w:w="704" w:type="dxa"/>
            <w:vAlign w:val="bottom"/>
          </w:tcPr>
          <w:p w14:paraId="45D6ABA5" w14:textId="5833FD4F" w:rsidR="00635654" w:rsidRPr="00635654" w:rsidRDefault="00635654" w:rsidP="00635654">
            <w:pPr>
              <w:rPr>
                <w:rFonts w:cs="Times New Roman"/>
                <w:sz w:val="20"/>
                <w:szCs w:val="20"/>
              </w:rPr>
            </w:pPr>
            <w:r>
              <w:rPr>
                <w:rFonts w:ascii="Calibri" w:hAnsi="Calibri" w:cs="Calibri"/>
                <w:color w:val="000000"/>
                <w:sz w:val="22"/>
              </w:rPr>
              <w:t>13</w:t>
            </w:r>
          </w:p>
        </w:tc>
        <w:tc>
          <w:tcPr>
            <w:tcW w:w="2030" w:type="dxa"/>
            <w:vAlign w:val="bottom"/>
          </w:tcPr>
          <w:p w14:paraId="5783B88C" w14:textId="3202D2CE" w:rsidR="00635654" w:rsidRPr="00635654" w:rsidRDefault="00635654" w:rsidP="00635654">
            <w:pPr>
              <w:rPr>
                <w:rFonts w:cs="Times New Roman"/>
                <w:sz w:val="20"/>
                <w:szCs w:val="20"/>
              </w:rPr>
            </w:pPr>
            <w:r w:rsidRPr="00635654">
              <w:rPr>
                <w:rFonts w:ascii="Calibri" w:hAnsi="Calibri" w:cs="Calibri"/>
                <w:color w:val="000000"/>
                <w:sz w:val="20"/>
                <w:szCs w:val="20"/>
              </w:rPr>
              <w:t>14,39138087</w:t>
            </w:r>
          </w:p>
        </w:tc>
        <w:tc>
          <w:tcPr>
            <w:tcW w:w="1945" w:type="dxa"/>
            <w:vAlign w:val="bottom"/>
          </w:tcPr>
          <w:p w14:paraId="734BCA5E" w14:textId="7B6BFD1E" w:rsidR="00635654" w:rsidRPr="00635654" w:rsidRDefault="00635654" w:rsidP="00635654">
            <w:pPr>
              <w:rPr>
                <w:rFonts w:cs="Times New Roman"/>
                <w:sz w:val="20"/>
                <w:szCs w:val="20"/>
              </w:rPr>
            </w:pPr>
            <w:r w:rsidRPr="00635654">
              <w:rPr>
                <w:rFonts w:ascii="Calibri" w:hAnsi="Calibri" w:cs="Calibri"/>
                <w:color w:val="000000"/>
                <w:sz w:val="20"/>
                <w:szCs w:val="20"/>
              </w:rPr>
              <w:t>14,8208042</w:t>
            </w:r>
          </w:p>
        </w:tc>
        <w:tc>
          <w:tcPr>
            <w:tcW w:w="2530" w:type="dxa"/>
            <w:vAlign w:val="bottom"/>
          </w:tcPr>
          <w:p w14:paraId="3D9F6D7D" w14:textId="6A54C7BE" w:rsidR="00635654" w:rsidRPr="00635654" w:rsidRDefault="00635654" w:rsidP="00635654">
            <w:pPr>
              <w:rPr>
                <w:rFonts w:cs="Times New Roman"/>
                <w:sz w:val="20"/>
                <w:szCs w:val="20"/>
              </w:rPr>
            </w:pPr>
            <w:r w:rsidRPr="00635654">
              <w:rPr>
                <w:rFonts w:ascii="Calibri" w:hAnsi="Calibri" w:cs="Calibri"/>
                <w:color w:val="000000"/>
                <w:sz w:val="20"/>
                <w:szCs w:val="20"/>
              </w:rPr>
              <w:t>14,6356572</w:t>
            </w:r>
          </w:p>
        </w:tc>
        <w:tc>
          <w:tcPr>
            <w:tcW w:w="1619" w:type="dxa"/>
            <w:vAlign w:val="bottom"/>
          </w:tcPr>
          <w:p w14:paraId="28381945" w14:textId="2D75384C" w:rsidR="00635654" w:rsidRPr="00635654" w:rsidRDefault="00635654" w:rsidP="00635654">
            <w:pPr>
              <w:rPr>
                <w:rFonts w:cs="Times New Roman"/>
                <w:sz w:val="20"/>
                <w:szCs w:val="20"/>
              </w:rPr>
            </w:pPr>
            <w:r w:rsidRPr="00635654">
              <w:rPr>
                <w:rFonts w:ascii="Calibri" w:hAnsi="Calibri" w:cs="Calibri"/>
                <w:color w:val="000000"/>
                <w:sz w:val="20"/>
                <w:szCs w:val="20"/>
              </w:rPr>
              <w:t>14,62051282</w:t>
            </w:r>
          </w:p>
        </w:tc>
      </w:tr>
      <w:tr w:rsidR="00635654" w14:paraId="31E939CF" w14:textId="77777777" w:rsidTr="00635654">
        <w:tc>
          <w:tcPr>
            <w:tcW w:w="704" w:type="dxa"/>
            <w:vAlign w:val="bottom"/>
          </w:tcPr>
          <w:p w14:paraId="6AE75138" w14:textId="029A9765" w:rsidR="00635654" w:rsidRPr="00635654" w:rsidRDefault="00635654" w:rsidP="00635654">
            <w:pPr>
              <w:rPr>
                <w:rFonts w:cs="Times New Roman"/>
                <w:sz w:val="20"/>
                <w:szCs w:val="20"/>
              </w:rPr>
            </w:pPr>
            <w:r>
              <w:rPr>
                <w:rFonts w:ascii="Calibri" w:hAnsi="Calibri" w:cs="Calibri"/>
                <w:color w:val="000000"/>
                <w:sz w:val="22"/>
              </w:rPr>
              <w:t>14</w:t>
            </w:r>
          </w:p>
        </w:tc>
        <w:tc>
          <w:tcPr>
            <w:tcW w:w="2030" w:type="dxa"/>
            <w:vAlign w:val="bottom"/>
          </w:tcPr>
          <w:p w14:paraId="4723BA51" w14:textId="596013D2" w:rsidR="00635654" w:rsidRPr="00635654" w:rsidRDefault="00635654" w:rsidP="00635654">
            <w:pPr>
              <w:rPr>
                <w:rFonts w:cs="Times New Roman"/>
                <w:sz w:val="20"/>
                <w:szCs w:val="20"/>
              </w:rPr>
            </w:pPr>
            <w:r w:rsidRPr="00635654">
              <w:rPr>
                <w:rFonts w:ascii="Calibri" w:hAnsi="Calibri" w:cs="Calibri"/>
                <w:color w:val="000000"/>
                <w:sz w:val="20"/>
                <w:szCs w:val="20"/>
              </w:rPr>
              <w:t>14,55638747</w:t>
            </w:r>
          </w:p>
        </w:tc>
        <w:tc>
          <w:tcPr>
            <w:tcW w:w="1945" w:type="dxa"/>
            <w:vAlign w:val="bottom"/>
          </w:tcPr>
          <w:p w14:paraId="40AFA1B3" w14:textId="593D1116" w:rsidR="00635654" w:rsidRPr="00635654" w:rsidRDefault="00635654" w:rsidP="00635654">
            <w:pPr>
              <w:rPr>
                <w:rFonts w:cs="Times New Roman"/>
                <w:sz w:val="20"/>
                <w:szCs w:val="20"/>
              </w:rPr>
            </w:pPr>
            <w:r w:rsidRPr="00635654">
              <w:rPr>
                <w:rFonts w:ascii="Calibri" w:hAnsi="Calibri" w:cs="Calibri"/>
                <w:color w:val="000000"/>
                <w:sz w:val="20"/>
                <w:szCs w:val="20"/>
              </w:rPr>
              <w:t>14,61255088</w:t>
            </w:r>
          </w:p>
        </w:tc>
        <w:tc>
          <w:tcPr>
            <w:tcW w:w="2530" w:type="dxa"/>
            <w:vAlign w:val="bottom"/>
          </w:tcPr>
          <w:p w14:paraId="2CDB1590" w14:textId="2BB3FF4B" w:rsidR="00635654" w:rsidRPr="00635654" w:rsidRDefault="00635654" w:rsidP="00635654">
            <w:pPr>
              <w:rPr>
                <w:rFonts w:cs="Times New Roman"/>
                <w:sz w:val="20"/>
                <w:szCs w:val="20"/>
              </w:rPr>
            </w:pPr>
            <w:r w:rsidRPr="00635654">
              <w:rPr>
                <w:rFonts w:ascii="Calibri" w:hAnsi="Calibri" w:cs="Calibri"/>
                <w:color w:val="000000"/>
                <w:sz w:val="20"/>
                <w:szCs w:val="20"/>
              </w:rPr>
              <w:t>14,51098877</w:t>
            </w:r>
          </w:p>
        </w:tc>
        <w:tc>
          <w:tcPr>
            <w:tcW w:w="1619" w:type="dxa"/>
            <w:vAlign w:val="bottom"/>
          </w:tcPr>
          <w:p w14:paraId="6BD6FE5E" w14:textId="78300DEC" w:rsidR="00635654" w:rsidRPr="00635654" w:rsidRDefault="00635654" w:rsidP="00635654">
            <w:pPr>
              <w:rPr>
                <w:rFonts w:cs="Times New Roman"/>
                <w:sz w:val="20"/>
                <w:szCs w:val="20"/>
              </w:rPr>
            </w:pPr>
            <w:r w:rsidRPr="00635654">
              <w:rPr>
                <w:rFonts w:ascii="Calibri" w:hAnsi="Calibri" w:cs="Calibri"/>
                <w:color w:val="000000"/>
                <w:sz w:val="20"/>
                <w:szCs w:val="20"/>
              </w:rPr>
              <w:t>14,98059701</w:t>
            </w:r>
          </w:p>
        </w:tc>
      </w:tr>
      <w:tr w:rsidR="00635654" w14:paraId="29194657" w14:textId="77777777" w:rsidTr="00635654">
        <w:tc>
          <w:tcPr>
            <w:tcW w:w="704" w:type="dxa"/>
            <w:vAlign w:val="bottom"/>
          </w:tcPr>
          <w:p w14:paraId="47E575E1" w14:textId="6C98C73D" w:rsidR="00635654" w:rsidRPr="00635654" w:rsidRDefault="00635654" w:rsidP="00635654">
            <w:pPr>
              <w:rPr>
                <w:rFonts w:cs="Times New Roman"/>
                <w:sz w:val="20"/>
                <w:szCs w:val="20"/>
              </w:rPr>
            </w:pPr>
            <w:r>
              <w:rPr>
                <w:rFonts w:ascii="Calibri" w:hAnsi="Calibri" w:cs="Calibri"/>
                <w:color w:val="000000"/>
                <w:sz w:val="22"/>
              </w:rPr>
              <w:t>15</w:t>
            </w:r>
          </w:p>
        </w:tc>
        <w:tc>
          <w:tcPr>
            <w:tcW w:w="2030" w:type="dxa"/>
            <w:vAlign w:val="bottom"/>
          </w:tcPr>
          <w:p w14:paraId="48E80EAE" w14:textId="2A22A528" w:rsidR="00635654" w:rsidRPr="00635654" w:rsidRDefault="00635654" w:rsidP="00635654">
            <w:pPr>
              <w:rPr>
                <w:rFonts w:cs="Times New Roman"/>
                <w:sz w:val="20"/>
                <w:szCs w:val="20"/>
              </w:rPr>
            </w:pPr>
            <w:r w:rsidRPr="00635654">
              <w:rPr>
                <w:rFonts w:ascii="Calibri" w:hAnsi="Calibri" w:cs="Calibri"/>
                <w:color w:val="000000"/>
                <w:sz w:val="20"/>
                <w:szCs w:val="20"/>
              </w:rPr>
              <w:t>14,84836203</w:t>
            </w:r>
          </w:p>
        </w:tc>
        <w:tc>
          <w:tcPr>
            <w:tcW w:w="1945" w:type="dxa"/>
            <w:vAlign w:val="bottom"/>
          </w:tcPr>
          <w:p w14:paraId="0988102B" w14:textId="7FB20292" w:rsidR="00635654" w:rsidRPr="00635654" w:rsidRDefault="00635654" w:rsidP="00635654">
            <w:pPr>
              <w:rPr>
                <w:rFonts w:cs="Times New Roman"/>
                <w:sz w:val="20"/>
                <w:szCs w:val="20"/>
              </w:rPr>
            </w:pPr>
            <w:r w:rsidRPr="00635654">
              <w:rPr>
                <w:rFonts w:ascii="Calibri" w:hAnsi="Calibri" w:cs="Calibri"/>
                <w:color w:val="000000"/>
                <w:sz w:val="20"/>
                <w:szCs w:val="20"/>
              </w:rPr>
              <w:t>15,24057239</w:t>
            </w:r>
          </w:p>
        </w:tc>
        <w:tc>
          <w:tcPr>
            <w:tcW w:w="2530" w:type="dxa"/>
            <w:vAlign w:val="bottom"/>
          </w:tcPr>
          <w:p w14:paraId="43E0E4C3" w14:textId="4F151A7A" w:rsidR="00635654" w:rsidRPr="00635654" w:rsidRDefault="00635654" w:rsidP="00635654">
            <w:pPr>
              <w:rPr>
                <w:rFonts w:cs="Times New Roman"/>
                <w:sz w:val="20"/>
                <w:szCs w:val="20"/>
              </w:rPr>
            </w:pPr>
            <w:r w:rsidRPr="00635654">
              <w:rPr>
                <w:rFonts w:ascii="Calibri" w:hAnsi="Calibri" w:cs="Calibri"/>
                <w:color w:val="000000"/>
                <w:sz w:val="20"/>
                <w:szCs w:val="20"/>
              </w:rPr>
              <w:t>15,05490849</w:t>
            </w:r>
          </w:p>
        </w:tc>
        <w:tc>
          <w:tcPr>
            <w:tcW w:w="1619" w:type="dxa"/>
            <w:vAlign w:val="bottom"/>
          </w:tcPr>
          <w:p w14:paraId="25B4EDF3" w14:textId="25BEBFBE" w:rsidR="00635654" w:rsidRPr="00635654" w:rsidRDefault="00635654" w:rsidP="00635654">
            <w:pPr>
              <w:rPr>
                <w:rFonts w:cs="Times New Roman"/>
                <w:sz w:val="20"/>
                <w:szCs w:val="20"/>
              </w:rPr>
            </w:pPr>
            <w:r w:rsidRPr="00635654">
              <w:rPr>
                <w:rFonts w:ascii="Calibri" w:hAnsi="Calibri" w:cs="Calibri"/>
                <w:color w:val="000000"/>
                <w:sz w:val="20"/>
                <w:szCs w:val="20"/>
              </w:rPr>
              <w:t>15,57962963</w:t>
            </w:r>
          </w:p>
        </w:tc>
      </w:tr>
      <w:tr w:rsidR="00635654" w14:paraId="009604E2" w14:textId="77777777" w:rsidTr="00635654">
        <w:tc>
          <w:tcPr>
            <w:tcW w:w="704" w:type="dxa"/>
            <w:vAlign w:val="bottom"/>
          </w:tcPr>
          <w:p w14:paraId="744EFD51" w14:textId="43C48FE0" w:rsidR="00635654" w:rsidRPr="00635654" w:rsidRDefault="00635654" w:rsidP="00635654">
            <w:pPr>
              <w:rPr>
                <w:rFonts w:cs="Times New Roman"/>
                <w:sz w:val="20"/>
                <w:szCs w:val="20"/>
              </w:rPr>
            </w:pPr>
            <w:r>
              <w:rPr>
                <w:rFonts w:ascii="Calibri" w:hAnsi="Calibri" w:cs="Calibri"/>
                <w:color w:val="000000"/>
                <w:sz w:val="22"/>
              </w:rPr>
              <w:t>16</w:t>
            </w:r>
          </w:p>
        </w:tc>
        <w:tc>
          <w:tcPr>
            <w:tcW w:w="2030" w:type="dxa"/>
            <w:vAlign w:val="bottom"/>
          </w:tcPr>
          <w:p w14:paraId="1558FE78" w14:textId="0DF0671D" w:rsidR="00635654" w:rsidRPr="00635654" w:rsidRDefault="00635654" w:rsidP="00635654">
            <w:pPr>
              <w:rPr>
                <w:rFonts w:cs="Times New Roman"/>
                <w:sz w:val="20"/>
                <w:szCs w:val="20"/>
              </w:rPr>
            </w:pPr>
            <w:r w:rsidRPr="00635654">
              <w:rPr>
                <w:rFonts w:ascii="Calibri" w:hAnsi="Calibri" w:cs="Calibri"/>
                <w:color w:val="000000"/>
                <w:sz w:val="20"/>
                <w:szCs w:val="20"/>
              </w:rPr>
              <w:t>12,02611449</w:t>
            </w:r>
          </w:p>
        </w:tc>
        <w:tc>
          <w:tcPr>
            <w:tcW w:w="1945" w:type="dxa"/>
            <w:vAlign w:val="bottom"/>
          </w:tcPr>
          <w:p w14:paraId="122706C1" w14:textId="3F177CA9" w:rsidR="00635654" w:rsidRPr="00635654" w:rsidRDefault="00635654" w:rsidP="00635654">
            <w:pPr>
              <w:rPr>
                <w:rFonts w:cs="Times New Roman"/>
                <w:sz w:val="20"/>
                <w:szCs w:val="20"/>
              </w:rPr>
            </w:pPr>
            <w:r w:rsidRPr="00635654">
              <w:rPr>
                <w:rFonts w:ascii="Calibri" w:hAnsi="Calibri" w:cs="Calibri"/>
                <w:color w:val="000000"/>
                <w:sz w:val="20"/>
                <w:szCs w:val="20"/>
              </w:rPr>
              <w:t>14,17376033</w:t>
            </w:r>
          </w:p>
        </w:tc>
        <w:tc>
          <w:tcPr>
            <w:tcW w:w="2530" w:type="dxa"/>
            <w:vAlign w:val="bottom"/>
          </w:tcPr>
          <w:p w14:paraId="7E3AE6B0" w14:textId="033A6B87" w:rsidR="00635654" w:rsidRPr="00635654" w:rsidRDefault="00635654" w:rsidP="00635654">
            <w:pPr>
              <w:rPr>
                <w:rFonts w:cs="Times New Roman"/>
                <w:sz w:val="20"/>
                <w:szCs w:val="20"/>
              </w:rPr>
            </w:pPr>
            <w:r w:rsidRPr="00635654">
              <w:rPr>
                <w:rFonts w:ascii="Calibri" w:hAnsi="Calibri" w:cs="Calibri"/>
                <w:color w:val="000000"/>
                <w:sz w:val="20"/>
                <w:szCs w:val="20"/>
              </w:rPr>
              <w:t>12,36879407</w:t>
            </w:r>
          </w:p>
        </w:tc>
        <w:tc>
          <w:tcPr>
            <w:tcW w:w="1619" w:type="dxa"/>
            <w:vAlign w:val="bottom"/>
          </w:tcPr>
          <w:p w14:paraId="34B0E034" w14:textId="5AC0B389" w:rsidR="00635654" w:rsidRPr="00635654" w:rsidRDefault="00635654" w:rsidP="00635654">
            <w:pPr>
              <w:rPr>
                <w:rFonts w:cs="Times New Roman"/>
                <w:sz w:val="20"/>
                <w:szCs w:val="20"/>
              </w:rPr>
            </w:pPr>
            <w:r w:rsidRPr="00635654">
              <w:rPr>
                <w:rFonts w:ascii="Calibri" w:hAnsi="Calibri" w:cs="Calibri"/>
                <w:color w:val="000000"/>
                <w:sz w:val="20"/>
                <w:szCs w:val="20"/>
              </w:rPr>
              <w:t>11,92272727</w:t>
            </w:r>
          </w:p>
        </w:tc>
      </w:tr>
      <w:tr w:rsidR="00635654" w14:paraId="0BA7E2E2" w14:textId="77777777" w:rsidTr="00635654">
        <w:tc>
          <w:tcPr>
            <w:tcW w:w="704" w:type="dxa"/>
            <w:vAlign w:val="bottom"/>
          </w:tcPr>
          <w:p w14:paraId="26E1823A" w14:textId="6478C19B" w:rsidR="00635654" w:rsidRPr="00635654" w:rsidRDefault="00635654" w:rsidP="00635654">
            <w:pPr>
              <w:rPr>
                <w:rFonts w:ascii="Calibri" w:hAnsi="Calibri" w:cs="Calibri"/>
                <w:color w:val="000000"/>
                <w:sz w:val="20"/>
                <w:szCs w:val="20"/>
              </w:rPr>
            </w:pPr>
            <w:r>
              <w:rPr>
                <w:rFonts w:ascii="Calibri" w:hAnsi="Calibri" w:cs="Calibri"/>
                <w:color w:val="000000"/>
                <w:sz w:val="22"/>
              </w:rPr>
              <w:t>17</w:t>
            </w:r>
          </w:p>
        </w:tc>
        <w:tc>
          <w:tcPr>
            <w:tcW w:w="2030" w:type="dxa"/>
            <w:vAlign w:val="bottom"/>
          </w:tcPr>
          <w:p w14:paraId="344DAAE9" w14:textId="7CAAFF8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15,14094452</w:t>
            </w:r>
          </w:p>
        </w:tc>
        <w:tc>
          <w:tcPr>
            <w:tcW w:w="1945" w:type="dxa"/>
            <w:vAlign w:val="bottom"/>
          </w:tcPr>
          <w:p w14:paraId="22A27D32" w14:textId="47194FB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15,44753467</w:t>
            </w:r>
          </w:p>
        </w:tc>
        <w:tc>
          <w:tcPr>
            <w:tcW w:w="2530" w:type="dxa"/>
            <w:vAlign w:val="bottom"/>
          </w:tcPr>
          <w:p w14:paraId="4EA9A4C1" w14:textId="31149E9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15,28326219</w:t>
            </w:r>
          </w:p>
        </w:tc>
        <w:tc>
          <w:tcPr>
            <w:tcW w:w="1619" w:type="dxa"/>
            <w:vAlign w:val="bottom"/>
          </w:tcPr>
          <w:p w14:paraId="5D2265CA" w14:textId="7F15B32A"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14,36271186</w:t>
            </w:r>
          </w:p>
        </w:tc>
      </w:tr>
      <w:tr w:rsidR="00635654" w14:paraId="01270DFC" w14:textId="77777777" w:rsidTr="00635654">
        <w:tc>
          <w:tcPr>
            <w:tcW w:w="704" w:type="dxa"/>
            <w:vAlign w:val="bottom"/>
          </w:tcPr>
          <w:p w14:paraId="09CD648C" w14:textId="5C639A1A" w:rsidR="00635654" w:rsidRPr="00635654" w:rsidRDefault="00635654" w:rsidP="00635654">
            <w:pPr>
              <w:rPr>
                <w:rFonts w:ascii="Calibri" w:hAnsi="Calibri" w:cs="Calibri"/>
                <w:color w:val="000000"/>
                <w:sz w:val="20"/>
                <w:szCs w:val="20"/>
              </w:rPr>
            </w:pPr>
            <w:r>
              <w:rPr>
                <w:rFonts w:ascii="Calibri" w:hAnsi="Calibri" w:cs="Calibri"/>
                <w:color w:val="000000"/>
                <w:sz w:val="22"/>
              </w:rPr>
              <w:t>18</w:t>
            </w:r>
          </w:p>
        </w:tc>
        <w:tc>
          <w:tcPr>
            <w:tcW w:w="2030" w:type="dxa"/>
            <w:vAlign w:val="bottom"/>
          </w:tcPr>
          <w:p w14:paraId="27970496" w14:textId="288A499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13,88204393</w:t>
            </w:r>
          </w:p>
        </w:tc>
        <w:tc>
          <w:tcPr>
            <w:tcW w:w="1945" w:type="dxa"/>
            <w:vAlign w:val="bottom"/>
          </w:tcPr>
          <w:p w14:paraId="6797AB08" w14:textId="5C35989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15,24247995</w:t>
            </w:r>
          </w:p>
        </w:tc>
        <w:tc>
          <w:tcPr>
            <w:tcW w:w="2530" w:type="dxa"/>
            <w:vAlign w:val="bottom"/>
          </w:tcPr>
          <w:p w14:paraId="4089491E" w14:textId="0F2BD34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13,82148561</w:t>
            </w:r>
          </w:p>
        </w:tc>
        <w:tc>
          <w:tcPr>
            <w:tcW w:w="1619" w:type="dxa"/>
            <w:vAlign w:val="bottom"/>
          </w:tcPr>
          <w:p w14:paraId="6DC6DD5C" w14:textId="1F55901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13,23823529</w:t>
            </w:r>
          </w:p>
        </w:tc>
      </w:tr>
      <w:tr w:rsidR="00635654" w14:paraId="3AE3FB8C" w14:textId="77777777" w:rsidTr="00635654">
        <w:tc>
          <w:tcPr>
            <w:tcW w:w="704" w:type="dxa"/>
            <w:vAlign w:val="bottom"/>
          </w:tcPr>
          <w:p w14:paraId="1F6DD07E" w14:textId="67C0146B" w:rsidR="00635654" w:rsidRPr="00635654" w:rsidRDefault="00635654" w:rsidP="00635654">
            <w:pPr>
              <w:rPr>
                <w:rFonts w:ascii="Calibri" w:hAnsi="Calibri" w:cs="Calibri"/>
                <w:color w:val="000000"/>
                <w:sz w:val="20"/>
                <w:szCs w:val="20"/>
              </w:rPr>
            </w:pPr>
            <w:r>
              <w:rPr>
                <w:rFonts w:ascii="Calibri" w:hAnsi="Calibri" w:cs="Calibri"/>
                <w:color w:val="000000"/>
                <w:sz w:val="22"/>
              </w:rPr>
              <w:t>19</w:t>
            </w:r>
          </w:p>
        </w:tc>
        <w:tc>
          <w:tcPr>
            <w:tcW w:w="2030" w:type="dxa"/>
            <w:vAlign w:val="bottom"/>
          </w:tcPr>
          <w:p w14:paraId="52E44338" w14:textId="0105114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13,62902781</w:t>
            </w:r>
          </w:p>
        </w:tc>
        <w:tc>
          <w:tcPr>
            <w:tcW w:w="1945" w:type="dxa"/>
            <w:vAlign w:val="bottom"/>
          </w:tcPr>
          <w:p w14:paraId="19F3A632" w14:textId="3A74C588"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15,30674931</w:t>
            </w:r>
          </w:p>
        </w:tc>
        <w:tc>
          <w:tcPr>
            <w:tcW w:w="2530" w:type="dxa"/>
            <w:vAlign w:val="bottom"/>
          </w:tcPr>
          <w:p w14:paraId="333B8064" w14:textId="2CCACC1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13,50815916</w:t>
            </w:r>
          </w:p>
        </w:tc>
        <w:tc>
          <w:tcPr>
            <w:tcW w:w="1619" w:type="dxa"/>
            <w:vAlign w:val="bottom"/>
          </w:tcPr>
          <w:p w14:paraId="0CB946F6" w14:textId="7B04AA4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14,15</w:t>
            </w:r>
          </w:p>
        </w:tc>
      </w:tr>
      <w:tr w:rsidR="00635654" w14:paraId="6384F8DD" w14:textId="77777777" w:rsidTr="00635654">
        <w:tc>
          <w:tcPr>
            <w:tcW w:w="704" w:type="dxa"/>
            <w:vAlign w:val="bottom"/>
          </w:tcPr>
          <w:p w14:paraId="333FAE15" w14:textId="731B73DE" w:rsidR="00635654" w:rsidRPr="00635654" w:rsidRDefault="00635654" w:rsidP="00635654">
            <w:pPr>
              <w:rPr>
                <w:rFonts w:ascii="Calibri" w:hAnsi="Calibri" w:cs="Calibri"/>
                <w:color w:val="000000"/>
                <w:sz w:val="20"/>
                <w:szCs w:val="20"/>
              </w:rPr>
            </w:pPr>
            <w:r>
              <w:rPr>
                <w:rFonts w:ascii="Calibri" w:hAnsi="Calibri" w:cs="Calibri"/>
                <w:color w:val="000000"/>
                <w:sz w:val="22"/>
              </w:rPr>
              <w:t>20</w:t>
            </w:r>
          </w:p>
        </w:tc>
        <w:tc>
          <w:tcPr>
            <w:tcW w:w="2030" w:type="dxa"/>
            <w:vAlign w:val="bottom"/>
          </w:tcPr>
          <w:p w14:paraId="2D063ACA" w14:textId="531E19B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11,76027029</w:t>
            </w:r>
          </w:p>
        </w:tc>
        <w:tc>
          <w:tcPr>
            <w:tcW w:w="1945" w:type="dxa"/>
            <w:vAlign w:val="bottom"/>
          </w:tcPr>
          <w:p w14:paraId="630A2515" w14:textId="44CCA77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14,84061265</w:t>
            </w:r>
          </w:p>
        </w:tc>
        <w:tc>
          <w:tcPr>
            <w:tcW w:w="2530" w:type="dxa"/>
            <w:vAlign w:val="bottom"/>
          </w:tcPr>
          <w:p w14:paraId="173D7E55" w14:textId="7A4260D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12,14688717</w:t>
            </w:r>
          </w:p>
        </w:tc>
        <w:tc>
          <w:tcPr>
            <w:tcW w:w="1619" w:type="dxa"/>
            <w:vAlign w:val="bottom"/>
          </w:tcPr>
          <w:p w14:paraId="2D244557" w14:textId="5F8A10AA"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10,87826087</w:t>
            </w:r>
          </w:p>
        </w:tc>
      </w:tr>
      <w:tr w:rsidR="00635654" w14:paraId="3FA47A25" w14:textId="77777777" w:rsidTr="00635654">
        <w:tc>
          <w:tcPr>
            <w:tcW w:w="704" w:type="dxa"/>
            <w:vAlign w:val="bottom"/>
          </w:tcPr>
          <w:p w14:paraId="75417248" w14:textId="47CB1B7F" w:rsidR="00635654" w:rsidRPr="00635654" w:rsidRDefault="00635654" w:rsidP="00635654">
            <w:pPr>
              <w:rPr>
                <w:rFonts w:ascii="Calibri" w:hAnsi="Calibri" w:cs="Calibri"/>
                <w:color w:val="000000"/>
                <w:sz w:val="20"/>
                <w:szCs w:val="20"/>
              </w:rPr>
            </w:pPr>
            <w:r>
              <w:rPr>
                <w:rFonts w:ascii="Calibri" w:hAnsi="Calibri" w:cs="Calibri"/>
                <w:color w:val="000000"/>
                <w:sz w:val="22"/>
              </w:rPr>
              <w:t>21</w:t>
            </w:r>
          </w:p>
        </w:tc>
        <w:tc>
          <w:tcPr>
            <w:tcW w:w="2030" w:type="dxa"/>
            <w:vAlign w:val="bottom"/>
          </w:tcPr>
          <w:p w14:paraId="6ACA2B11" w14:textId="0B19A4E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13,35087066</w:t>
            </w:r>
          </w:p>
        </w:tc>
        <w:tc>
          <w:tcPr>
            <w:tcW w:w="1945" w:type="dxa"/>
            <w:vAlign w:val="bottom"/>
          </w:tcPr>
          <w:p w14:paraId="68E30F34" w14:textId="71D8E25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14,86994573</w:t>
            </w:r>
          </w:p>
        </w:tc>
        <w:tc>
          <w:tcPr>
            <w:tcW w:w="2530" w:type="dxa"/>
            <w:vAlign w:val="bottom"/>
          </w:tcPr>
          <w:p w14:paraId="69CB2A9C" w14:textId="287070C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13,28653228</w:t>
            </w:r>
          </w:p>
        </w:tc>
        <w:tc>
          <w:tcPr>
            <w:tcW w:w="1619" w:type="dxa"/>
            <w:vAlign w:val="bottom"/>
          </w:tcPr>
          <w:p w14:paraId="322E9204" w14:textId="7CA2A93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13,8119403</w:t>
            </w:r>
          </w:p>
        </w:tc>
      </w:tr>
      <w:tr w:rsidR="00635654" w14:paraId="5F2D702B" w14:textId="77777777" w:rsidTr="00635654">
        <w:tc>
          <w:tcPr>
            <w:tcW w:w="704" w:type="dxa"/>
            <w:vAlign w:val="bottom"/>
          </w:tcPr>
          <w:p w14:paraId="257D60F8" w14:textId="29C79F25" w:rsidR="00635654" w:rsidRPr="00635654" w:rsidRDefault="00635654" w:rsidP="00635654">
            <w:pPr>
              <w:rPr>
                <w:rFonts w:ascii="Calibri" w:hAnsi="Calibri" w:cs="Calibri"/>
                <w:color w:val="000000"/>
                <w:sz w:val="20"/>
                <w:szCs w:val="20"/>
              </w:rPr>
            </w:pPr>
            <w:r>
              <w:rPr>
                <w:rFonts w:ascii="Calibri" w:hAnsi="Calibri" w:cs="Calibri"/>
                <w:color w:val="000000"/>
                <w:sz w:val="22"/>
              </w:rPr>
              <w:t>22</w:t>
            </w:r>
          </w:p>
        </w:tc>
        <w:tc>
          <w:tcPr>
            <w:tcW w:w="2030" w:type="dxa"/>
            <w:vAlign w:val="bottom"/>
          </w:tcPr>
          <w:p w14:paraId="55FDCCDB" w14:textId="0BA73AD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12,21693965</w:t>
            </w:r>
          </w:p>
        </w:tc>
        <w:tc>
          <w:tcPr>
            <w:tcW w:w="1945" w:type="dxa"/>
            <w:vAlign w:val="bottom"/>
          </w:tcPr>
          <w:p w14:paraId="04A8C155" w14:textId="298833C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14,55942761</w:t>
            </w:r>
          </w:p>
        </w:tc>
        <w:tc>
          <w:tcPr>
            <w:tcW w:w="2530" w:type="dxa"/>
            <w:vAlign w:val="bottom"/>
          </w:tcPr>
          <w:p w14:paraId="590D9033" w14:textId="69380B1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12,52110213</w:t>
            </w:r>
          </w:p>
        </w:tc>
        <w:tc>
          <w:tcPr>
            <w:tcW w:w="1619" w:type="dxa"/>
            <w:vAlign w:val="bottom"/>
          </w:tcPr>
          <w:p w14:paraId="7861E8D0" w14:textId="260DBC4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12,07407407</w:t>
            </w:r>
          </w:p>
        </w:tc>
      </w:tr>
      <w:tr w:rsidR="00635654" w14:paraId="6CA8D517" w14:textId="77777777" w:rsidTr="00635654">
        <w:tc>
          <w:tcPr>
            <w:tcW w:w="704" w:type="dxa"/>
            <w:vAlign w:val="bottom"/>
          </w:tcPr>
          <w:p w14:paraId="3F2AF135" w14:textId="7A816839" w:rsidR="00635654" w:rsidRPr="00635654" w:rsidRDefault="00635654" w:rsidP="00635654">
            <w:pPr>
              <w:rPr>
                <w:rFonts w:ascii="Calibri" w:hAnsi="Calibri" w:cs="Calibri"/>
                <w:color w:val="000000"/>
                <w:sz w:val="20"/>
                <w:szCs w:val="20"/>
              </w:rPr>
            </w:pPr>
            <w:r>
              <w:rPr>
                <w:rFonts w:ascii="Calibri" w:hAnsi="Calibri" w:cs="Calibri"/>
                <w:color w:val="000000"/>
                <w:sz w:val="22"/>
              </w:rPr>
              <w:t>23</w:t>
            </w:r>
          </w:p>
        </w:tc>
        <w:tc>
          <w:tcPr>
            <w:tcW w:w="2030" w:type="dxa"/>
            <w:vAlign w:val="bottom"/>
          </w:tcPr>
          <w:p w14:paraId="6D7444C2" w14:textId="6258B3A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14,71228764</w:t>
            </w:r>
          </w:p>
        </w:tc>
        <w:tc>
          <w:tcPr>
            <w:tcW w:w="1945" w:type="dxa"/>
            <w:vAlign w:val="bottom"/>
          </w:tcPr>
          <w:p w14:paraId="207EC3C2" w14:textId="7FF0510C"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15,14236771</w:t>
            </w:r>
          </w:p>
        </w:tc>
        <w:tc>
          <w:tcPr>
            <w:tcW w:w="2530" w:type="dxa"/>
            <w:vAlign w:val="bottom"/>
          </w:tcPr>
          <w:p w14:paraId="3A28B7ED" w14:textId="41623B9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14,65237174</w:t>
            </w:r>
          </w:p>
        </w:tc>
        <w:tc>
          <w:tcPr>
            <w:tcW w:w="1619" w:type="dxa"/>
            <w:vAlign w:val="bottom"/>
          </w:tcPr>
          <w:p w14:paraId="4724DFC1" w14:textId="7094B7A4"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14,44925373</w:t>
            </w:r>
          </w:p>
        </w:tc>
      </w:tr>
      <w:tr w:rsidR="00635654" w14:paraId="5C7B9E34" w14:textId="77777777" w:rsidTr="00635654">
        <w:tc>
          <w:tcPr>
            <w:tcW w:w="704" w:type="dxa"/>
            <w:vAlign w:val="bottom"/>
          </w:tcPr>
          <w:p w14:paraId="3F0AD02F" w14:textId="73D09E2F" w:rsidR="00635654" w:rsidRPr="00635654" w:rsidRDefault="00635654" w:rsidP="00635654">
            <w:pPr>
              <w:rPr>
                <w:rFonts w:ascii="Calibri" w:hAnsi="Calibri" w:cs="Calibri"/>
                <w:color w:val="000000"/>
                <w:sz w:val="20"/>
                <w:szCs w:val="20"/>
              </w:rPr>
            </w:pPr>
            <w:r>
              <w:rPr>
                <w:rFonts w:ascii="Calibri" w:hAnsi="Calibri" w:cs="Calibri"/>
                <w:color w:val="000000"/>
                <w:sz w:val="22"/>
              </w:rPr>
              <w:lastRenderedPageBreak/>
              <w:t>24</w:t>
            </w:r>
          </w:p>
        </w:tc>
        <w:tc>
          <w:tcPr>
            <w:tcW w:w="2030" w:type="dxa"/>
            <w:vAlign w:val="bottom"/>
          </w:tcPr>
          <w:p w14:paraId="1CE16D7F" w14:textId="415A24D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15,42424684</w:t>
            </w:r>
          </w:p>
        </w:tc>
        <w:tc>
          <w:tcPr>
            <w:tcW w:w="1945" w:type="dxa"/>
            <w:vAlign w:val="bottom"/>
          </w:tcPr>
          <w:p w14:paraId="0F32737C" w14:textId="3A43545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14,70319499</w:t>
            </w:r>
          </w:p>
        </w:tc>
        <w:tc>
          <w:tcPr>
            <w:tcW w:w="2530" w:type="dxa"/>
            <w:vAlign w:val="bottom"/>
          </w:tcPr>
          <w:p w14:paraId="1D85276D" w14:textId="4408904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15,42093813</w:t>
            </w:r>
          </w:p>
        </w:tc>
        <w:tc>
          <w:tcPr>
            <w:tcW w:w="1619" w:type="dxa"/>
            <w:vAlign w:val="bottom"/>
          </w:tcPr>
          <w:p w14:paraId="18465019" w14:textId="179511B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14,37536232</w:t>
            </w:r>
          </w:p>
        </w:tc>
      </w:tr>
      <w:tr w:rsidR="00635654" w14:paraId="4AE0A4E3" w14:textId="77777777" w:rsidTr="00635654">
        <w:tc>
          <w:tcPr>
            <w:tcW w:w="704" w:type="dxa"/>
            <w:vAlign w:val="bottom"/>
          </w:tcPr>
          <w:p w14:paraId="1AF00322" w14:textId="4014A6E2" w:rsidR="00635654" w:rsidRPr="00635654" w:rsidRDefault="00635654" w:rsidP="00635654">
            <w:pPr>
              <w:rPr>
                <w:rFonts w:ascii="Calibri" w:hAnsi="Calibri" w:cs="Calibri"/>
                <w:color w:val="000000"/>
                <w:sz w:val="20"/>
                <w:szCs w:val="20"/>
              </w:rPr>
            </w:pPr>
            <w:r>
              <w:rPr>
                <w:rFonts w:ascii="Calibri" w:hAnsi="Calibri" w:cs="Calibri"/>
                <w:color w:val="000000"/>
                <w:sz w:val="22"/>
              </w:rPr>
              <w:t>25</w:t>
            </w:r>
          </w:p>
        </w:tc>
        <w:tc>
          <w:tcPr>
            <w:tcW w:w="2030" w:type="dxa"/>
            <w:vAlign w:val="bottom"/>
          </w:tcPr>
          <w:p w14:paraId="04B4DCC3" w14:textId="192A9431"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16,45876036</w:t>
            </w:r>
          </w:p>
        </w:tc>
        <w:tc>
          <w:tcPr>
            <w:tcW w:w="1945" w:type="dxa"/>
            <w:vAlign w:val="bottom"/>
          </w:tcPr>
          <w:p w14:paraId="2985DB2A" w14:textId="1183CCB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15,2681479</w:t>
            </w:r>
          </w:p>
        </w:tc>
        <w:tc>
          <w:tcPr>
            <w:tcW w:w="2530" w:type="dxa"/>
            <w:vAlign w:val="bottom"/>
          </w:tcPr>
          <w:p w14:paraId="0F35A830" w14:textId="0851ECD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16,47694129</w:t>
            </w:r>
          </w:p>
        </w:tc>
        <w:tc>
          <w:tcPr>
            <w:tcW w:w="1619" w:type="dxa"/>
            <w:vAlign w:val="bottom"/>
          </w:tcPr>
          <w:p w14:paraId="1881E952" w14:textId="49F8A65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14,2641791</w:t>
            </w:r>
          </w:p>
        </w:tc>
      </w:tr>
      <w:tr w:rsidR="00635654" w14:paraId="3738A4F5" w14:textId="77777777" w:rsidTr="00635654">
        <w:tc>
          <w:tcPr>
            <w:tcW w:w="704" w:type="dxa"/>
            <w:vAlign w:val="bottom"/>
          </w:tcPr>
          <w:p w14:paraId="3C529BB0" w14:textId="527F6713" w:rsidR="00635654" w:rsidRPr="00635654" w:rsidRDefault="00635654" w:rsidP="00635654">
            <w:pPr>
              <w:rPr>
                <w:rFonts w:ascii="Calibri" w:hAnsi="Calibri" w:cs="Calibri"/>
                <w:color w:val="000000"/>
                <w:sz w:val="20"/>
                <w:szCs w:val="20"/>
              </w:rPr>
            </w:pPr>
            <w:r>
              <w:rPr>
                <w:rFonts w:ascii="Calibri" w:hAnsi="Calibri" w:cs="Calibri"/>
                <w:color w:val="000000"/>
                <w:sz w:val="22"/>
              </w:rPr>
              <w:t>26</w:t>
            </w:r>
          </w:p>
        </w:tc>
        <w:tc>
          <w:tcPr>
            <w:tcW w:w="2030" w:type="dxa"/>
            <w:vAlign w:val="bottom"/>
          </w:tcPr>
          <w:p w14:paraId="482B900B" w14:textId="48597E1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15,39763814</w:t>
            </w:r>
          </w:p>
        </w:tc>
        <w:tc>
          <w:tcPr>
            <w:tcW w:w="1945" w:type="dxa"/>
            <w:vAlign w:val="bottom"/>
          </w:tcPr>
          <w:p w14:paraId="4A41DF6B" w14:textId="2C481AE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15,50956439</w:t>
            </w:r>
          </w:p>
        </w:tc>
        <w:tc>
          <w:tcPr>
            <w:tcW w:w="2530" w:type="dxa"/>
            <w:vAlign w:val="bottom"/>
          </w:tcPr>
          <w:p w14:paraId="5C24FB83" w14:textId="653D70E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15,41340955</w:t>
            </w:r>
          </w:p>
        </w:tc>
        <w:tc>
          <w:tcPr>
            <w:tcW w:w="1619" w:type="dxa"/>
            <w:vAlign w:val="bottom"/>
          </w:tcPr>
          <w:p w14:paraId="11D1C329" w14:textId="01221FD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14,72777778</w:t>
            </w:r>
          </w:p>
        </w:tc>
      </w:tr>
      <w:tr w:rsidR="00635654" w14:paraId="73514373" w14:textId="77777777" w:rsidTr="00635654">
        <w:tc>
          <w:tcPr>
            <w:tcW w:w="704" w:type="dxa"/>
            <w:vAlign w:val="bottom"/>
          </w:tcPr>
          <w:p w14:paraId="2A790548" w14:textId="7649E66E" w:rsidR="00635654" w:rsidRPr="00635654" w:rsidRDefault="00635654" w:rsidP="00635654">
            <w:pPr>
              <w:rPr>
                <w:rFonts w:ascii="Calibri" w:hAnsi="Calibri" w:cs="Calibri"/>
                <w:color w:val="000000"/>
                <w:sz w:val="20"/>
                <w:szCs w:val="20"/>
              </w:rPr>
            </w:pPr>
            <w:r>
              <w:rPr>
                <w:rFonts w:ascii="Calibri" w:hAnsi="Calibri" w:cs="Calibri"/>
                <w:color w:val="000000"/>
                <w:sz w:val="22"/>
              </w:rPr>
              <w:t>27</w:t>
            </w:r>
          </w:p>
        </w:tc>
        <w:tc>
          <w:tcPr>
            <w:tcW w:w="2030" w:type="dxa"/>
            <w:vAlign w:val="bottom"/>
          </w:tcPr>
          <w:p w14:paraId="7FCC7451" w14:textId="67A88A2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14,20176254</w:t>
            </w:r>
          </w:p>
        </w:tc>
        <w:tc>
          <w:tcPr>
            <w:tcW w:w="1945" w:type="dxa"/>
            <w:vAlign w:val="bottom"/>
          </w:tcPr>
          <w:p w14:paraId="61974D79" w14:textId="47C9ED4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15,11073232</w:t>
            </w:r>
          </w:p>
        </w:tc>
        <w:tc>
          <w:tcPr>
            <w:tcW w:w="2530" w:type="dxa"/>
            <w:vAlign w:val="bottom"/>
          </w:tcPr>
          <w:p w14:paraId="0483F327" w14:textId="289F8D0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14,37979109</w:t>
            </w:r>
          </w:p>
        </w:tc>
        <w:tc>
          <w:tcPr>
            <w:tcW w:w="1619" w:type="dxa"/>
            <w:vAlign w:val="bottom"/>
          </w:tcPr>
          <w:p w14:paraId="5513CAA0" w14:textId="0BF180F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13,79444444</w:t>
            </w:r>
          </w:p>
        </w:tc>
      </w:tr>
      <w:tr w:rsidR="00635654" w14:paraId="23FC7199" w14:textId="77777777" w:rsidTr="00635654">
        <w:tc>
          <w:tcPr>
            <w:tcW w:w="704" w:type="dxa"/>
            <w:vAlign w:val="bottom"/>
          </w:tcPr>
          <w:p w14:paraId="64447902" w14:textId="5A83E75A" w:rsidR="00635654" w:rsidRPr="00635654" w:rsidRDefault="00635654" w:rsidP="00635654">
            <w:pPr>
              <w:rPr>
                <w:rFonts w:ascii="Calibri" w:hAnsi="Calibri" w:cs="Calibri"/>
                <w:color w:val="000000"/>
                <w:sz w:val="20"/>
                <w:szCs w:val="20"/>
              </w:rPr>
            </w:pPr>
            <w:r>
              <w:rPr>
                <w:rFonts w:ascii="Calibri" w:hAnsi="Calibri" w:cs="Calibri"/>
                <w:color w:val="000000"/>
                <w:sz w:val="22"/>
              </w:rPr>
              <w:t>28</w:t>
            </w:r>
          </w:p>
        </w:tc>
        <w:tc>
          <w:tcPr>
            <w:tcW w:w="2030" w:type="dxa"/>
            <w:vAlign w:val="bottom"/>
          </w:tcPr>
          <w:p w14:paraId="31E335DE" w14:textId="2AC21DF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13,65478998</w:t>
            </w:r>
          </w:p>
        </w:tc>
        <w:tc>
          <w:tcPr>
            <w:tcW w:w="1945" w:type="dxa"/>
            <w:vAlign w:val="bottom"/>
          </w:tcPr>
          <w:p w14:paraId="74964DF4" w14:textId="74041BD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15,10619501</w:t>
            </w:r>
          </w:p>
        </w:tc>
        <w:tc>
          <w:tcPr>
            <w:tcW w:w="2530" w:type="dxa"/>
            <w:vAlign w:val="bottom"/>
          </w:tcPr>
          <w:p w14:paraId="45396E58" w14:textId="5CADE1A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13,70350618</w:t>
            </w:r>
          </w:p>
        </w:tc>
        <w:tc>
          <w:tcPr>
            <w:tcW w:w="1619" w:type="dxa"/>
            <w:vAlign w:val="bottom"/>
          </w:tcPr>
          <w:p w14:paraId="474B049A" w14:textId="15B67A98"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14,83709677</w:t>
            </w:r>
          </w:p>
        </w:tc>
      </w:tr>
      <w:tr w:rsidR="00635654" w14:paraId="0916E698" w14:textId="77777777" w:rsidTr="00635654">
        <w:tc>
          <w:tcPr>
            <w:tcW w:w="704" w:type="dxa"/>
            <w:vAlign w:val="bottom"/>
          </w:tcPr>
          <w:p w14:paraId="5CF009C1" w14:textId="2C82E90D" w:rsidR="00635654" w:rsidRPr="00635654" w:rsidRDefault="00635654" w:rsidP="00635654">
            <w:pPr>
              <w:rPr>
                <w:rFonts w:ascii="Calibri" w:hAnsi="Calibri" w:cs="Calibri"/>
                <w:color w:val="000000"/>
                <w:sz w:val="20"/>
                <w:szCs w:val="20"/>
              </w:rPr>
            </w:pPr>
            <w:r>
              <w:rPr>
                <w:rFonts w:ascii="Calibri" w:hAnsi="Calibri" w:cs="Calibri"/>
                <w:color w:val="000000"/>
                <w:sz w:val="22"/>
              </w:rPr>
              <w:t>29</w:t>
            </w:r>
          </w:p>
        </w:tc>
        <w:tc>
          <w:tcPr>
            <w:tcW w:w="2030" w:type="dxa"/>
            <w:vAlign w:val="bottom"/>
          </w:tcPr>
          <w:p w14:paraId="7FB30DF2" w14:textId="065070E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11,43839434</w:t>
            </w:r>
          </w:p>
        </w:tc>
        <w:tc>
          <w:tcPr>
            <w:tcW w:w="1945" w:type="dxa"/>
            <w:vAlign w:val="bottom"/>
          </w:tcPr>
          <w:p w14:paraId="132AFF24" w14:textId="5707E0A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15,12045455</w:t>
            </w:r>
          </w:p>
        </w:tc>
        <w:tc>
          <w:tcPr>
            <w:tcW w:w="2530" w:type="dxa"/>
            <w:vAlign w:val="bottom"/>
          </w:tcPr>
          <w:p w14:paraId="738AD63A" w14:textId="644229E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12,10371437</w:t>
            </w:r>
          </w:p>
        </w:tc>
        <w:tc>
          <w:tcPr>
            <w:tcW w:w="1619" w:type="dxa"/>
            <w:vAlign w:val="bottom"/>
          </w:tcPr>
          <w:p w14:paraId="30495A38" w14:textId="594D73F4"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11,8</w:t>
            </w:r>
          </w:p>
        </w:tc>
      </w:tr>
      <w:tr w:rsidR="00635654" w14:paraId="69AE208C" w14:textId="77777777" w:rsidTr="00635654">
        <w:tc>
          <w:tcPr>
            <w:tcW w:w="704" w:type="dxa"/>
            <w:vAlign w:val="bottom"/>
          </w:tcPr>
          <w:p w14:paraId="02AA81F6" w14:textId="0D798273" w:rsidR="00635654" w:rsidRPr="00635654" w:rsidRDefault="00635654" w:rsidP="00635654">
            <w:pPr>
              <w:rPr>
                <w:rFonts w:ascii="Calibri" w:hAnsi="Calibri" w:cs="Calibri"/>
                <w:color w:val="000000"/>
                <w:sz w:val="20"/>
                <w:szCs w:val="20"/>
              </w:rPr>
            </w:pPr>
            <w:r>
              <w:rPr>
                <w:rFonts w:ascii="Calibri" w:hAnsi="Calibri" w:cs="Calibri"/>
                <w:color w:val="000000"/>
                <w:sz w:val="22"/>
              </w:rPr>
              <w:t>30</w:t>
            </w:r>
          </w:p>
        </w:tc>
        <w:tc>
          <w:tcPr>
            <w:tcW w:w="2030" w:type="dxa"/>
            <w:vAlign w:val="bottom"/>
          </w:tcPr>
          <w:p w14:paraId="62485BC9" w14:textId="6CFD70E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11,58500565</w:t>
            </w:r>
          </w:p>
        </w:tc>
        <w:tc>
          <w:tcPr>
            <w:tcW w:w="1945" w:type="dxa"/>
            <w:vAlign w:val="bottom"/>
          </w:tcPr>
          <w:p w14:paraId="0CF60850" w14:textId="51E1356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14,8468652</w:t>
            </w:r>
          </w:p>
        </w:tc>
        <w:tc>
          <w:tcPr>
            <w:tcW w:w="2530" w:type="dxa"/>
            <w:vAlign w:val="bottom"/>
          </w:tcPr>
          <w:p w14:paraId="55A9AAD2" w14:textId="47CA37B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11,93305542</w:t>
            </w:r>
          </w:p>
        </w:tc>
        <w:tc>
          <w:tcPr>
            <w:tcW w:w="1619" w:type="dxa"/>
            <w:vAlign w:val="bottom"/>
          </w:tcPr>
          <w:p w14:paraId="690B183F" w14:textId="33C7262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12,44827586</w:t>
            </w:r>
          </w:p>
        </w:tc>
      </w:tr>
    </w:tbl>
    <w:p w14:paraId="2C304BA7" w14:textId="787B4CB4" w:rsidR="00635654" w:rsidRDefault="00635654" w:rsidP="00A17136">
      <w:pPr>
        <w:ind w:firstLine="708"/>
        <w:rPr>
          <w:rFonts w:cs="Times New Roman"/>
          <w:szCs w:val="24"/>
        </w:rPr>
      </w:pPr>
    </w:p>
    <w:p w14:paraId="16127A01" w14:textId="33F5B4AF" w:rsidR="004D6CBA" w:rsidRPr="004D6CBA" w:rsidRDefault="004D6CBA" w:rsidP="004D6CBA">
      <w:pPr>
        <w:ind w:firstLine="708"/>
        <w:rPr>
          <w:ins w:id="197" w:author="Camilo Andrés Díaz Gómez" w:date="2023-03-12T18:36:00Z"/>
          <w:rFonts w:cs="Times New Roman"/>
          <w:szCs w:val="24"/>
        </w:rPr>
      </w:pPr>
      <w:ins w:id="198" w:author="Camilo Andrés Díaz Gómez" w:date="2023-03-12T18:36:00Z">
        <w:r w:rsidRPr="004D6CBA">
          <w:rPr>
            <w:rFonts w:cs="Times New Roman"/>
            <w:szCs w:val="24"/>
          </w:rPr>
          <w:t xml:space="preserve">La tabla presenta los resultados de diferentes técnicas de modelado aplicadas a la predicción de la temperatura real en un período de 30 días. Las técnicas de modelado incluyen </w:t>
        </w:r>
        <w:r>
          <w:rPr>
            <w:rFonts w:cs="Times New Roman"/>
            <w:szCs w:val="24"/>
          </w:rPr>
          <w:t>R</w:t>
        </w:r>
        <w:r w:rsidRPr="004D6CBA">
          <w:rPr>
            <w:rFonts w:cs="Times New Roman"/>
            <w:szCs w:val="24"/>
          </w:rPr>
          <w:t xml:space="preserve">egresión, </w:t>
        </w:r>
        <w:r>
          <w:rPr>
            <w:rFonts w:cs="Times New Roman"/>
            <w:szCs w:val="24"/>
          </w:rPr>
          <w:t>K</w:t>
        </w:r>
        <w:r w:rsidRPr="004D6CBA">
          <w:rPr>
            <w:rFonts w:cs="Times New Roman"/>
            <w:szCs w:val="24"/>
          </w:rPr>
          <w:t>-</w:t>
        </w:r>
        <w:proofErr w:type="spellStart"/>
        <w:r>
          <w:rPr>
            <w:rFonts w:cs="Times New Roman"/>
            <w:szCs w:val="24"/>
          </w:rPr>
          <w:t>N</w:t>
        </w:r>
        <w:r w:rsidRPr="004D6CBA">
          <w:rPr>
            <w:rFonts w:cs="Times New Roman"/>
            <w:szCs w:val="24"/>
          </w:rPr>
          <w:t>earest</w:t>
        </w:r>
        <w:proofErr w:type="spellEnd"/>
        <w:r w:rsidRPr="004D6CBA">
          <w:rPr>
            <w:rFonts w:cs="Times New Roman"/>
            <w:szCs w:val="24"/>
          </w:rPr>
          <w:t xml:space="preserve"> </w:t>
        </w:r>
        <w:proofErr w:type="spellStart"/>
        <w:r>
          <w:rPr>
            <w:rFonts w:cs="Times New Roman"/>
            <w:szCs w:val="24"/>
          </w:rPr>
          <w:t>N</w:t>
        </w:r>
        <w:r w:rsidRPr="004D6CBA">
          <w:rPr>
            <w:rFonts w:cs="Times New Roman"/>
            <w:szCs w:val="24"/>
          </w:rPr>
          <w:t>eighbors</w:t>
        </w:r>
        <w:proofErr w:type="spellEnd"/>
        <w:r w:rsidRPr="004D6CBA">
          <w:rPr>
            <w:rFonts w:cs="Times New Roman"/>
            <w:szCs w:val="24"/>
          </w:rPr>
          <w:t xml:space="preserve"> (KNN) y </w:t>
        </w:r>
        <w:r>
          <w:rPr>
            <w:rFonts w:cs="Times New Roman"/>
            <w:szCs w:val="24"/>
          </w:rPr>
          <w:t>Red Neuronal</w:t>
        </w:r>
        <w:r w:rsidRPr="004D6CBA">
          <w:rPr>
            <w:rFonts w:cs="Times New Roman"/>
            <w:szCs w:val="24"/>
          </w:rPr>
          <w:t>.</w:t>
        </w:r>
      </w:ins>
    </w:p>
    <w:p w14:paraId="5DDF2CBD" w14:textId="77777777" w:rsidR="004D6CBA" w:rsidRPr="004D6CBA" w:rsidRDefault="004D6CBA" w:rsidP="004D6CBA">
      <w:pPr>
        <w:ind w:firstLine="708"/>
        <w:rPr>
          <w:ins w:id="199" w:author="Camilo Andrés Díaz Gómez" w:date="2023-03-12T18:36:00Z"/>
          <w:rFonts w:cs="Times New Roman"/>
          <w:szCs w:val="24"/>
        </w:rPr>
      </w:pPr>
    </w:p>
    <w:p w14:paraId="55C42739" w14:textId="77777777" w:rsidR="004D6CBA" w:rsidRPr="004D6CBA" w:rsidRDefault="004D6CBA" w:rsidP="004D6CBA">
      <w:pPr>
        <w:ind w:firstLine="708"/>
        <w:rPr>
          <w:ins w:id="200" w:author="Camilo Andrés Díaz Gómez" w:date="2023-03-12T18:36:00Z"/>
          <w:rFonts w:cs="Times New Roman"/>
          <w:szCs w:val="24"/>
        </w:rPr>
      </w:pPr>
      <w:ins w:id="201" w:author="Camilo Andrés Díaz Gómez" w:date="2023-03-12T18:36:00Z">
        <w:r w:rsidRPr="004D6CBA">
          <w:rPr>
            <w:rFonts w:cs="Times New Roman"/>
            <w:szCs w:val="24"/>
          </w:rPr>
          <w:t>Cada fila representa un día en particular y las columnas corresponden a las diferentes técnicas de modelado y la temperatura real registrada para ese día. Los valores en las celdas de cada columna son las predicciones realizadas por la técnica correspondiente para la temperatura real en ese día.</w:t>
        </w:r>
      </w:ins>
    </w:p>
    <w:p w14:paraId="6121AA5E" w14:textId="77777777" w:rsidR="004D6CBA" w:rsidRPr="004D6CBA" w:rsidRDefault="004D6CBA" w:rsidP="004D6CBA">
      <w:pPr>
        <w:ind w:firstLine="708"/>
        <w:rPr>
          <w:ins w:id="202" w:author="Camilo Andrés Díaz Gómez" w:date="2023-03-12T18:36:00Z"/>
          <w:rFonts w:cs="Times New Roman"/>
          <w:szCs w:val="24"/>
        </w:rPr>
      </w:pPr>
    </w:p>
    <w:p w14:paraId="2E431366" w14:textId="28A5AF19" w:rsidR="00635654" w:rsidRDefault="004D6CBA" w:rsidP="004D6CBA">
      <w:pPr>
        <w:ind w:firstLine="708"/>
        <w:rPr>
          <w:ins w:id="203" w:author="Camilo Andrés Díaz Gómez" w:date="2023-03-12T18:36:00Z"/>
          <w:rFonts w:cs="Times New Roman"/>
          <w:szCs w:val="24"/>
        </w:rPr>
      </w:pPr>
      <w:ins w:id="204" w:author="Camilo Andrés Díaz Gómez" w:date="2023-03-12T18:36:00Z">
        <w:r w:rsidRPr="004D6CBA">
          <w:rPr>
            <w:rFonts w:cs="Times New Roman"/>
            <w:szCs w:val="24"/>
          </w:rPr>
          <w:t>En general, se puede observar que la regresión y la red neuronal logran predecir la temperatura real con mayor precisión que KNN. Además, la regresión y la red neuronal tienen un rendimiento similar en términos de precisión de la predicción.</w:t>
        </w:r>
      </w:ins>
    </w:p>
    <w:p w14:paraId="773B1E35" w14:textId="77777777" w:rsidR="004D6CBA" w:rsidRDefault="004D6CBA" w:rsidP="004D6CBA">
      <w:pPr>
        <w:ind w:firstLine="708"/>
        <w:rPr>
          <w:rFonts w:cs="Times New Roman"/>
          <w:szCs w:val="24"/>
        </w:rPr>
      </w:pPr>
    </w:p>
    <w:p w14:paraId="780BD1C4" w14:textId="1333DD30" w:rsidR="00635654" w:rsidRDefault="00635654" w:rsidP="00A17136">
      <w:pPr>
        <w:ind w:firstLine="708"/>
        <w:rPr>
          <w:rFonts w:cs="Times New Roman"/>
          <w:szCs w:val="24"/>
        </w:rPr>
      </w:pPr>
      <w:r>
        <w:rPr>
          <w:rFonts w:cs="Times New Roman"/>
          <w:szCs w:val="24"/>
        </w:rPr>
        <w:t xml:space="preserve">De igual manera, se </w:t>
      </w:r>
      <w:r w:rsidR="00425604">
        <w:rPr>
          <w:rFonts w:cs="Times New Roman"/>
          <w:szCs w:val="24"/>
        </w:rPr>
        <w:t>representó</w:t>
      </w:r>
      <w:r>
        <w:rPr>
          <w:rFonts w:cs="Times New Roman"/>
          <w:szCs w:val="24"/>
        </w:rPr>
        <w:t xml:space="preserve"> la anterior tabla en una </w:t>
      </w:r>
      <w:r w:rsidR="00425604">
        <w:rPr>
          <w:rFonts w:cs="Times New Roman"/>
          <w:szCs w:val="24"/>
        </w:rPr>
        <w:t>gráfica</w:t>
      </w:r>
      <w:r>
        <w:rPr>
          <w:rFonts w:cs="Times New Roman"/>
          <w:szCs w:val="24"/>
        </w:rPr>
        <w:t xml:space="preserve"> en donde representa mejor las temperaturas obtenidas.</w:t>
      </w:r>
    </w:p>
    <w:p w14:paraId="09AF4F31" w14:textId="77777777" w:rsidR="00925111" w:rsidRDefault="00925111" w:rsidP="00925111">
      <w:pPr>
        <w:rPr>
          <w:rFonts w:cs="Times New Roman"/>
          <w:szCs w:val="24"/>
        </w:rPr>
      </w:pPr>
    </w:p>
    <w:p w14:paraId="4EB36D24" w14:textId="0F88E591" w:rsidR="00635654" w:rsidRDefault="00925111" w:rsidP="00925111">
      <w:pPr>
        <w:rPr>
          <w:rFonts w:cs="Times New Roman"/>
          <w:b/>
          <w:bCs/>
          <w:szCs w:val="24"/>
        </w:rPr>
      </w:pPr>
      <w:r w:rsidRPr="00925111">
        <w:rPr>
          <w:rFonts w:cs="Times New Roman"/>
          <w:b/>
          <w:bCs/>
          <w:szCs w:val="24"/>
        </w:rPr>
        <w:t>Figura 6.</w:t>
      </w:r>
    </w:p>
    <w:p w14:paraId="11DB9F14" w14:textId="7F1471C8" w:rsidR="00925111" w:rsidRPr="00925111" w:rsidRDefault="00925111" w:rsidP="00925111">
      <w:pPr>
        <w:rPr>
          <w:rFonts w:cs="Times New Roman"/>
          <w:i/>
          <w:iCs/>
          <w:szCs w:val="24"/>
        </w:rPr>
      </w:pPr>
      <w:r w:rsidRPr="00925111">
        <w:rPr>
          <w:rFonts w:cs="Times New Roman"/>
          <w:i/>
          <w:iCs/>
          <w:szCs w:val="24"/>
        </w:rPr>
        <w:t>Temperaturas obtenidas por modelo</w:t>
      </w:r>
    </w:p>
    <w:p w14:paraId="613949C9" w14:textId="2F4BF000" w:rsidR="00773FA4" w:rsidRDefault="00635654" w:rsidP="00773FA4">
      <w:pPr>
        <w:rPr>
          <w:ins w:id="205" w:author="Camilo Andrés Díaz Gómez" w:date="2023-03-12T18:21:00Z"/>
          <w:noProof/>
        </w:rPr>
      </w:pPr>
      <w:commentRangeStart w:id="206"/>
      <w:r>
        <w:rPr>
          <w:noProof/>
        </w:rPr>
        <w:lastRenderedPageBreak/>
        <w:drawing>
          <wp:inline distT="0" distB="0" distL="0" distR="0" wp14:anchorId="53A2DFF7" wp14:editId="2100E398">
            <wp:extent cx="5612130" cy="24650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8307" cy="2467783"/>
                    </a:xfrm>
                    <a:prstGeom prst="rect">
                      <a:avLst/>
                    </a:prstGeom>
                  </pic:spPr>
                </pic:pic>
              </a:graphicData>
            </a:graphic>
          </wp:inline>
        </w:drawing>
      </w:r>
      <w:commentRangeEnd w:id="206"/>
      <w:r w:rsidR="00884042">
        <w:rPr>
          <w:rStyle w:val="Refdecomentario"/>
        </w:rPr>
        <w:commentReference w:id="206"/>
      </w:r>
    </w:p>
    <w:p w14:paraId="02B11408" w14:textId="63262C4C" w:rsidR="00EF7707" w:rsidRPr="00925111" w:rsidRDefault="00EF7707" w:rsidP="00EF7707">
      <w:pPr>
        <w:rPr>
          <w:ins w:id="207" w:author="Camilo Andrés Díaz Gómez" w:date="2023-03-12T18:26:00Z"/>
          <w:rFonts w:cs="Times New Roman"/>
          <w:i/>
          <w:iCs/>
          <w:szCs w:val="24"/>
        </w:rPr>
      </w:pPr>
      <w:ins w:id="208" w:author="Camilo Andrés Díaz Gómez" w:date="2023-03-12T18:26:00Z">
        <w:r>
          <w:rPr>
            <w:rFonts w:cs="Times New Roman"/>
            <w:i/>
            <w:iCs/>
            <w:szCs w:val="24"/>
          </w:rPr>
          <w:t>Elaboración propia</w:t>
        </w:r>
      </w:ins>
    </w:p>
    <w:p w14:paraId="0F4308CB" w14:textId="4359F5ED" w:rsidR="00EF7707" w:rsidDel="00EF7707" w:rsidRDefault="00EF7707" w:rsidP="00773FA4">
      <w:pPr>
        <w:rPr>
          <w:del w:id="209" w:author="Camilo Andrés Díaz Gómez" w:date="2023-03-12T18:22:00Z"/>
          <w:noProof/>
        </w:rPr>
      </w:pPr>
    </w:p>
    <w:p w14:paraId="6A3A38CD" w14:textId="56A1F3E7" w:rsidR="00424606" w:rsidRDefault="00424606" w:rsidP="00773FA4">
      <w:pPr>
        <w:rPr>
          <w:noProof/>
        </w:rPr>
      </w:pPr>
    </w:p>
    <w:p w14:paraId="7960E253" w14:textId="6B154C50" w:rsidR="00424606" w:rsidRDefault="004D6CBA" w:rsidP="00424606">
      <w:pPr>
        <w:ind w:firstLine="708"/>
        <w:rPr>
          <w:noProof/>
        </w:rPr>
      </w:pPr>
      <w:ins w:id="210" w:author="Camilo Andrés Díaz Gómez" w:date="2023-03-12T18:37:00Z">
        <w:r>
          <w:rPr>
            <w:noProof/>
          </w:rPr>
          <w:t>Como fue mencionado anteiormente, la grafica representa los resultados de cada dia de los 30 dias</w:t>
        </w:r>
      </w:ins>
      <w:ins w:id="211" w:author="Camilo Andrés Díaz Gómez" w:date="2023-03-12T18:38:00Z">
        <w:r>
          <w:rPr>
            <w:noProof/>
          </w:rPr>
          <w:t xml:space="preserve"> del</w:t>
        </w:r>
      </w:ins>
      <w:ins w:id="212" w:author="Camilo Andrés Díaz Gómez" w:date="2023-03-12T18:37:00Z">
        <w:r>
          <w:rPr>
            <w:noProof/>
          </w:rPr>
          <w:t xml:space="preserve"> mes de septiembre</w:t>
        </w:r>
      </w:ins>
      <w:ins w:id="213" w:author="Camilo Andrés Díaz Gómez" w:date="2023-03-12T18:38:00Z">
        <w:r>
          <w:rPr>
            <w:noProof/>
          </w:rPr>
          <w:t xml:space="preserve">, de esta manera, </w:t>
        </w:r>
      </w:ins>
      <w:del w:id="214" w:author="Camilo Andrés Díaz Gómez" w:date="2023-03-12T18:38:00Z">
        <w:r w:rsidR="00424606" w:rsidDel="004D6CBA">
          <w:rPr>
            <w:noProof/>
          </w:rPr>
          <w:delText>S</w:delText>
        </w:r>
      </w:del>
      <w:ins w:id="215" w:author="Camilo Andrés Díaz Gómez" w:date="2023-03-12T18:38:00Z">
        <w:r>
          <w:rPr>
            <w:noProof/>
          </w:rPr>
          <w:t>s</w:t>
        </w:r>
      </w:ins>
      <w:r w:rsidR="00424606">
        <w:rPr>
          <w:noProof/>
        </w:rPr>
        <w:t xml:space="preserve">e puede observar que los modelos de Regresión, KNN y Red Neuronal presentan resultados variados en la predicción de la temperatura real. Algunos modelos se desempeñan mejor en ciertos días que en otros, y algunos incluso presentan </w:t>
      </w:r>
      <w:commentRangeStart w:id="216"/>
      <w:r w:rsidR="00424606">
        <w:rPr>
          <w:noProof/>
        </w:rPr>
        <w:t xml:space="preserve">valores extremos </w:t>
      </w:r>
      <w:commentRangeEnd w:id="216"/>
      <w:r w:rsidR="00365E74">
        <w:rPr>
          <w:rStyle w:val="Refdecomentario"/>
        </w:rPr>
        <w:commentReference w:id="216"/>
      </w:r>
      <w:ins w:id="217" w:author="Camilo Andrés Díaz Gómez" w:date="2023-03-12T18:38:00Z">
        <w:r>
          <w:rPr>
            <w:noProof/>
          </w:rPr>
          <w:t xml:space="preserve">por ejemplo, </w:t>
        </w:r>
      </w:ins>
      <w:ins w:id="218" w:author="Camilo Andrés Díaz Gómez" w:date="2023-03-12T18:39:00Z">
        <w:r>
          <w:rPr>
            <w:noProof/>
          </w:rPr>
          <w:t>la temperatura obtenida por medio de KNN el 10 de septiembre,</w:t>
        </w:r>
      </w:ins>
      <w:ins w:id="219" w:author="Camilo Andrés Díaz Gómez" w:date="2023-03-12T18:40:00Z">
        <w:r>
          <w:rPr>
            <w:noProof/>
          </w:rPr>
          <w:t xml:space="preserve"> estos resultados </w:t>
        </w:r>
      </w:ins>
      <w:del w:id="220" w:author="Camilo Andrés Díaz Gómez" w:date="2023-03-12T18:40:00Z">
        <w:r w:rsidR="00424606" w:rsidDel="004D6CBA">
          <w:rPr>
            <w:noProof/>
          </w:rPr>
          <w:delText xml:space="preserve">que </w:delText>
        </w:r>
      </w:del>
      <w:r w:rsidR="00424606">
        <w:rPr>
          <w:noProof/>
        </w:rPr>
        <w:t>pueden ser considerados como anomalías.</w:t>
      </w:r>
    </w:p>
    <w:p w14:paraId="14D777C7" w14:textId="77777777" w:rsidR="00424606" w:rsidRDefault="00424606" w:rsidP="00424606">
      <w:pPr>
        <w:rPr>
          <w:noProof/>
        </w:rPr>
      </w:pPr>
    </w:p>
    <w:p w14:paraId="1E16C02F" w14:textId="291AB6E1" w:rsidR="00424606" w:rsidRDefault="00424606" w:rsidP="00424606">
      <w:pPr>
        <w:ind w:firstLine="708"/>
        <w:rPr>
          <w:noProof/>
        </w:rPr>
      </w:pPr>
      <w:r>
        <w:rPr>
          <w:noProof/>
        </w:rPr>
        <w:t>Es necesario realizar un análisis más detallado de los resultados para determinar qué modelo es el más adecuado para la predicción de la temperatura. Se deben considerar aspectos como la precisión de la predicción, la velocidad de procesamiento y el costo del modelo.</w:t>
      </w:r>
    </w:p>
    <w:p w14:paraId="450675EA" w14:textId="23E6785D" w:rsidR="00635654" w:rsidRDefault="00635654" w:rsidP="00773FA4">
      <w:pPr>
        <w:rPr>
          <w:noProof/>
        </w:rPr>
      </w:pPr>
    </w:p>
    <w:p w14:paraId="6F40E943" w14:textId="77777777" w:rsidR="00424606" w:rsidRPr="00424606" w:rsidRDefault="00424606" w:rsidP="00424606">
      <w:pPr>
        <w:rPr>
          <w:rFonts w:cs="Times New Roman"/>
          <w:szCs w:val="24"/>
        </w:rPr>
      </w:pPr>
      <w:r w:rsidRPr="00424606">
        <w:rPr>
          <w:rFonts w:cs="Times New Roman"/>
          <w:szCs w:val="24"/>
        </w:rPr>
        <w:t xml:space="preserve">Se realizaron cálculos de diferencia entre los datos horarios obtenidos y los datos del conjunto de datos para cada uno de los modelos de machine learning (regresión, KNN y red neuronal). Se calcularon los promedios de estas diferencias, obteniendo como resultado un valor de </w:t>
      </w:r>
      <w:r w:rsidRPr="00424606">
        <w:rPr>
          <w:rFonts w:cs="Times New Roman"/>
          <w:szCs w:val="24"/>
        </w:rPr>
        <w:lastRenderedPageBreak/>
        <w:t>0.523 para el modelo de regresión, 1.052 para el modelo KNN y 0.576 para el modelo de red neuronal.</w:t>
      </w:r>
    </w:p>
    <w:p w14:paraId="2841A3C8" w14:textId="77777777" w:rsidR="00424606" w:rsidRPr="00424606" w:rsidRDefault="00424606" w:rsidP="00424606">
      <w:pPr>
        <w:rPr>
          <w:rFonts w:cs="Times New Roman"/>
          <w:szCs w:val="24"/>
        </w:rPr>
      </w:pPr>
    </w:p>
    <w:p w14:paraId="7934ED9E" w14:textId="77777777" w:rsidR="00424606" w:rsidRPr="00424606" w:rsidRDefault="00424606" w:rsidP="00424606">
      <w:pPr>
        <w:rPr>
          <w:rFonts w:cs="Times New Roman"/>
          <w:szCs w:val="24"/>
        </w:rPr>
      </w:pPr>
      <w:r w:rsidRPr="00424606">
        <w:rPr>
          <w:rFonts w:cs="Times New Roman"/>
          <w:szCs w:val="24"/>
        </w:rPr>
        <w:t>Estos resultados sugieren que el modelo de regresión tiene una menor discrepancia con el conjunto de datos original en comparación con los modelos KNN y red neuronal. Sin embargo, es importante tener en cuenta que una discrepancia mayor no necesariamente indica una menor precisión del modelo en la predicción de la temperatura real.</w:t>
      </w:r>
    </w:p>
    <w:p w14:paraId="7E8CCEEA" w14:textId="77777777" w:rsidR="00424606" w:rsidRPr="00424606" w:rsidRDefault="00424606" w:rsidP="00424606">
      <w:pPr>
        <w:rPr>
          <w:rFonts w:cs="Times New Roman"/>
          <w:szCs w:val="24"/>
        </w:rPr>
      </w:pPr>
    </w:p>
    <w:p w14:paraId="5BA43FE8" w14:textId="206FD778" w:rsidR="00635654" w:rsidRDefault="00424606" w:rsidP="00424606">
      <w:pPr>
        <w:rPr>
          <w:rFonts w:cs="Times New Roman"/>
          <w:szCs w:val="24"/>
        </w:rPr>
      </w:pPr>
      <w:r w:rsidRPr="00424606">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DA9E6D7" w14:textId="77777777" w:rsidR="00424606" w:rsidRDefault="00424606" w:rsidP="00424606">
      <w:pPr>
        <w:rPr>
          <w:noProof/>
        </w:rPr>
      </w:pPr>
    </w:p>
    <w:p w14:paraId="4F8B077F" w14:textId="50D07CB5" w:rsidR="00773FA4" w:rsidRDefault="00773FA4" w:rsidP="00773FA4">
      <w:pPr>
        <w:rPr>
          <w:ins w:id="221" w:author="Camilo Andrés Díaz Gómez" w:date="2023-03-12T18:42:00Z"/>
          <w:noProof/>
        </w:rPr>
      </w:pPr>
      <w:r>
        <w:rPr>
          <w:noProof/>
        </w:rPr>
        <w:tab/>
        <w:t>Y comparando con las temperaturas en tiempo real se obtuvieron resultados gratificantes, los cuale</w:t>
      </w:r>
      <w:ins w:id="222" w:author="DIANA CAROLINA CANDIA HERRERA" w:date="2023-03-07T10:21:00Z">
        <w:r w:rsidR="00365E74">
          <w:rPr>
            <w:noProof/>
          </w:rPr>
          <w:t xml:space="preserve">s se pueden apreciar en la </w:t>
        </w:r>
      </w:ins>
      <w:del w:id="223" w:author="DIANA CAROLINA CANDIA HERRERA" w:date="2023-03-07T10:21:00Z">
        <w:r w:rsidDel="00365E74">
          <w:rPr>
            <w:noProof/>
          </w:rPr>
          <w:delText xml:space="preserve"> so</w:delText>
        </w:r>
        <w:r w:rsidR="001023B2" w:rsidDel="00365E74">
          <w:rPr>
            <w:noProof/>
          </w:rPr>
          <w:delText>n ver</w:delText>
        </w:r>
      </w:del>
      <w:r w:rsidR="001023B2">
        <w:rPr>
          <w:noProof/>
        </w:rPr>
        <w:t xml:space="preserve"> Figura 7</w:t>
      </w:r>
      <w:ins w:id="224" w:author="Camilo Andrés Díaz Gómez" w:date="2023-03-12T18:42:00Z">
        <w:r w:rsidR="00A858A6">
          <w:rPr>
            <w:noProof/>
          </w:rPr>
          <w:t>.</w:t>
        </w:r>
      </w:ins>
    </w:p>
    <w:p w14:paraId="694D02AB" w14:textId="53B7D153" w:rsidR="00A858A6" w:rsidRDefault="00A858A6" w:rsidP="00773FA4">
      <w:pPr>
        <w:rPr>
          <w:ins w:id="225" w:author="Camilo Andrés Díaz Gómez" w:date="2023-03-12T18:42:00Z"/>
          <w:noProof/>
        </w:rPr>
      </w:pPr>
    </w:p>
    <w:p w14:paraId="43D502D6" w14:textId="77777777" w:rsidR="00A858A6" w:rsidRDefault="00A858A6" w:rsidP="00A858A6">
      <w:pPr>
        <w:ind w:firstLine="708"/>
        <w:rPr>
          <w:moveTo w:id="226" w:author="Camilo Andrés Díaz Gómez" w:date="2023-03-12T18:42:00Z"/>
          <w:noProof/>
        </w:rPr>
        <w:pPrChange w:id="227" w:author="Camilo Andrés Díaz Gómez" w:date="2023-03-12T18:42:00Z">
          <w:pPr/>
        </w:pPrChange>
      </w:pPr>
      <w:moveToRangeStart w:id="228" w:author="Camilo Andrés Díaz Gómez" w:date="2023-03-12T18:42:00Z" w:name="move129538940"/>
      <w:moveTo w:id="229" w:author="Camilo Andrés Díaz Gómez" w:date="2023-03-12T18:42:00Z">
        <w:r w:rsidRPr="001A7BEA">
          <w:rPr>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228"/>
    <w:p w14:paraId="4DE6406F" w14:textId="77777777" w:rsidR="00A858A6" w:rsidRDefault="00A858A6" w:rsidP="00773FA4">
      <w:pPr>
        <w:rPr>
          <w:noProof/>
        </w:rPr>
      </w:pPr>
    </w:p>
    <w:p w14:paraId="34217077" w14:textId="77777777" w:rsidR="001023B2" w:rsidRDefault="001023B2" w:rsidP="00773FA4">
      <w:pPr>
        <w:rPr>
          <w:noProof/>
        </w:rPr>
      </w:pPr>
    </w:p>
    <w:p w14:paraId="33ECCEB6" w14:textId="61433974" w:rsidR="001023B2" w:rsidRPr="001023B2" w:rsidRDefault="001023B2" w:rsidP="00773FA4">
      <w:pPr>
        <w:rPr>
          <w:b/>
          <w:bCs/>
          <w:noProof/>
        </w:rPr>
      </w:pPr>
      <w:r w:rsidRPr="001023B2">
        <w:rPr>
          <w:b/>
          <w:bCs/>
          <w:noProof/>
        </w:rPr>
        <w:t>Figura 7.</w:t>
      </w:r>
    </w:p>
    <w:p w14:paraId="4E45CF46" w14:textId="1F0780C9" w:rsidR="001023B2" w:rsidRPr="001023B2" w:rsidRDefault="001023B2" w:rsidP="00773FA4">
      <w:pPr>
        <w:rPr>
          <w:i/>
          <w:iCs/>
          <w:noProof/>
        </w:rPr>
      </w:pPr>
      <w:r w:rsidRPr="001023B2">
        <w:rPr>
          <w:i/>
          <w:iCs/>
          <w:noProof/>
        </w:rPr>
        <w:t xml:space="preserve">Resultados </w:t>
      </w:r>
      <w:ins w:id="230" w:author="Camilo Andrés Díaz Gómez" w:date="2023-03-12T18:42:00Z">
        <w:r w:rsidR="00A858A6">
          <w:rPr>
            <w:i/>
            <w:iCs/>
            <w:noProof/>
          </w:rPr>
          <w:t>en tiempo real</w:t>
        </w:r>
      </w:ins>
      <w:commentRangeStart w:id="231"/>
      <w:del w:id="232" w:author="Camilo Andrés Díaz Gómez" w:date="2023-03-12T18:42:00Z">
        <w:r w:rsidRPr="001023B2" w:rsidDel="00A858A6">
          <w:rPr>
            <w:i/>
            <w:iCs/>
            <w:noProof/>
          </w:rPr>
          <w:delText>gratificantes</w:delText>
        </w:r>
      </w:del>
      <w:commentRangeEnd w:id="231"/>
      <w:r w:rsidR="00365E74">
        <w:rPr>
          <w:rStyle w:val="Refdecomentario"/>
        </w:rPr>
        <w:commentReference w:id="231"/>
      </w:r>
    </w:p>
    <w:p w14:paraId="4663ABD9" w14:textId="4CC338A6" w:rsidR="00F06B7C" w:rsidRDefault="00F06B7C" w:rsidP="00773FA4">
      <w:pPr>
        <w:rPr>
          <w:noProof/>
        </w:rPr>
      </w:pPr>
      <w:r>
        <w:rPr>
          <w:noProof/>
        </w:rPr>
        <w:drawing>
          <wp:inline distT="0" distB="0" distL="0" distR="0" wp14:anchorId="68D6C1EE" wp14:editId="6D670929">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p>
    <w:p w14:paraId="1326D348" w14:textId="04A65F05" w:rsidR="0021407E" w:rsidDel="00A858A6" w:rsidRDefault="001A7BEA" w:rsidP="00773FA4">
      <w:pPr>
        <w:rPr>
          <w:moveFrom w:id="233" w:author="Camilo Andrés Díaz Gómez" w:date="2023-03-12T18:42:00Z"/>
          <w:noProof/>
        </w:rPr>
      </w:pPr>
      <w:moveFromRangeStart w:id="234" w:author="Camilo Andrés Díaz Gómez" w:date="2023-03-12T18:42:00Z" w:name="move129538940"/>
      <w:moveFrom w:id="235" w:author="Camilo Andrés Díaz Gómez" w:date="2023-03-12T18:42:00Z">
        <w:r w:rsidRPr="001A7BEA" w:rsidDel="00A858A6">
          <w:rPr>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234"/>
    <w:p w14:paraId="408971ED" w14:textId="77777777" w:rsidR="0021407E" w:rsidRDefault="0021407E" w:rsidP="00773FA4">
      <w:pPr>
        <w:rPr>
          <w:noProof/>
        </w:rPr>
      </w:pPr>
    </w:p>
    <w:p w14:paraId="3E557F53" w14:textId="7A09B48C" w:rsidR="00424606" w:rsidRDefault="00424606">
      <w:pPr>
        <w:spacing w:after="160" w:line="259" w:lineRule="auto"/>
        <w:jc w:val="left"/>
        <w:rPr>
          <w:rFonts w:cs="Times New Roman"/>
          <w:sz w:val="20"/>
          <w:szCs w:val="20"/>
        </w:rPr>
      </w:pPr>
      <w:r>
        <w:rPr>
          <w:rFonts w:cs="Times New Roman"/>
          <w:sz w:val="20"/>
          <w:szCs w:val="20"/>
        </w:rPr>
        <w:br w:type="page"/>
      </w:r>
    </w:p>
    <w:p w14:paraId="06BD5A6D" w14:textId="16AB8314" w:rsidR="00154CFC" w:rsidRDefault="00154CFC" w:rsidP="00154CFC">
      <w:pPr>
        <w:jc w:val="center"/>
        <w:rPr>
          <w:rFonts w:cs="Times New Roman"/>
          <w:b/>
          <w:bCs/>
          <w:szCs w:val="24"/>
        </w:rPr>
      </w:pPr>
      <w:r w:rsidRPr="00BB53D7">
        <w:rPr>
          <w:rFonts w:cs="Times New Roman"/>
          <w:b/>
          <w:bCs/>
          <w:szCs w:val="24"/>
        </w:rPr>
        <w:lastRenderedPageBreak/>
        <w:t>Conclusiones</w:t>
      </w:r>
    </w:p>
    <w:p w14:paraId="60F536FA" w14:textId="77777777" w:rsidR="000E1688" w:rsidRDefault="000E1688" w:rsidP="005632BE">
      <w:pPr>
        <w:rPr>
          <w:noProof/>
        </w:rPr>
      </w:pPr>
    </w:p>
    <w:p w14:paraId="6A0136C0" w14:textId="22BC7215" w:rsidR="000E1688" w:rsidRDefault="005632BE" w:rsidP="00041288">
      <w:pPr>
        <w:ind w:firstLine="708"/>
        <w:rPr>
          <w:noProof/>
        </w:rPr>
      </w:pPr>
      <w:r>
        <w:rPr>
          <w:noProof/>
        </w:rPr>
        <w: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w:t>
      </w:r>
      <w:r w:rsidRPr="005632BE">
        <w:rPr>
          <w:noProof/>
        </w:rPr>
        <w:t xml:space="preserve">, han sido evaluados con diferentes métricas de error, como el error absoluto, el error cuadrático medio, el </w:t>
      </w:r>
      <w:r w:rsidR="000E1688">
        <w:rPr>
          <w:noProof/>
        </w:rPr>
        <w:t>p</w:t>
      </w:r>
      <w:r w:rsidRPr="005632BE">
        <w:rPr>
          <w:noProof/>
        </w:rPr>
        <w:t>seudo</w:t>
      </w:r>
      <w:r w:rsidR="000E1688">
        <w:rPr>
          <w:noProof/>
        </w:rPr>
        <w:t xml:space="preserve"> h</w:t>
      </w:r>
      <w:r w:rsidRPr="005632BE">
        <w:rPr>
          <w:noProof/>
        </w:rPr>
        <w:t>uber y el promedio de diferencia con la temperatura real</w:t>
      </w:r>
      <w:r w:rsidR="000E1688" w:rsidRPr="005632BE">
        <w:rPr>
          <w:noProof/>
        </w:rPr>
        <w:t>, y han arrojado resultados</w:t>
      </w:r>
      <w:ins w:id="236" w:author="Camilo Andrés Díaz Gómez" w:date="2023-03-12T18:45:00Z">
        <w:r w:rsidR="00A858A6">
          <w:rPr>
            <w:noProof/>
          </w:rPr>
          <w:t xml:space="preserve"> cercanos por </w:t>
        </w:r>
      </w:ins>
      <w:ins w:id="237" w:author="Camilo Andrés Díaz Gómez" w:date="2023-03-12T18:46:00Z">
        <w:r w:rsidR="00A858A6">
          <w:rPr>
            <w:noProof/>
          </w:rPr>
          <w:t>muy poca diferencia a los datos reales</w:t>
        </w:r>
      </w:ins>
      <w:del w:id="238" w:author="Camilo Andrés Díaz Gómez" w:date="2023-03-12T18:45:00Z">
        <w:r w:rsidR="000E1688" w:rsidRPr="005632BE" w:rsidDel="00A858A6">
          <w:rPr>
            <w:noProof/>
          </w:rPr>
          <w:delText xml:space="preserve"> </w:delText>
        </w:r>
      </w:del>
      <w:commentRangeStart w:id="239"/>
      <w:del w:id="240" w:author="Camilo Andrés Díaz Gómez" w:date="2023-03-12T18:46:00Z">
        <w:r w:rsidR="000E1688" w:rsidRPr="005632BE" w:rsidDel="00A858A6">
          <w:rPr>
            <w:noProof/>
          </w:rPr>
          <w:delText>alentadores</w:delText>
        </w:r>
      </w:del>
      <w:commentRangeEnd w:id="239"/>
      <w:r w:rsidR="00365E74">
        <w:rPr>
          <w:rStyle w:val="Refdecomentario"/>
        </w:rPr>
        <w:commentReference w:id="239"/>
      </w:r>
      <w:r>
        <w:rPr>
          <w:noProof/>
        </w:rPr>
        <w:t xml:space="preserve">. </w:t>
      </w:r>
      <w:r w:rsidR="000E1688" w:rsidRPr="005632BE">
        <w:rPr>
          <w:noProof/>
        </w:rPr>
        <w:t xml:space="preserve">En general, el modelo </w:t>
      </w:r>
      <w:r w:rsidR="008A15AC">
        <w:rPr>
          <w:noProof/>
        </w:rPr>
        <w:t xml:space="preserve">por Regresion Lineal </w:t>
      </w:r>
      <w:r w:rsidR="000E1688" w:rsidRPr="005632BE">
        <w:rPr>
          <w:noProof/>
        </w:rPr>
        <w:t xml:space="preserve">ha mostrado la mayor precisión en las predicciones, con el menor promedio de diferencia con la temperatura real, seguido por el modelo de </w:t>
      </w:r>
      <w:r w:rsidR="008A15AC">
        <w:rPr>
          <w:noProof/>
        </w:rPr>
        <w:t>Red Neuronal</w:t>
      </w:r>
      <w:r w:rsidR="000E1688" w:rsidRPr="005632BE">
        <w:rPr>
          <w:noProof/>
        </w:rPr>
        <w:t xml:space="preserve"> y KNN</w:t>
      </w:r>
      <w:r w:rsidR="000E1688" w:rsidRPr="005632BE">
        <w:t>,</w:t>
      </w:r>
      <w:r w:rsidR="000E1688" w:rsidRPr="005632BE">
        <w:rPr>
          <w:noProof/>
        </w:rPr>
        <w:t xml:space="preserve"> pero la elección del modelo dependerá de los datos específicos y las necesidades del usuario.</w:t>
      </w:r>
      <w:r w:rsidR="000E1688">
        <w:rPr>
          <w:noProof/>
        </w:rPr>
        <w:t xml:space="preserve"> </w:t>
      </w:r>
      <w:r>
        <w:rPr>
          <w:noProof/>
        </w:rPr>
        <w:t xml:space="preserve">Aunque los modelos </w:t>
      </w:r>
      <w:r w:rsidR="008A15AC" w:rsidRPr="005632BE">
        <w:rPr>
          <w:noProof/>
        </w:rPr>
        <w:t xml:space="preserve">de </w:t>
      </w:r>
      <w:r w:rsidR="008A15AC">
        <w:rPr>
          <w:noProof/>
        </w:rPr>
        <w:t>Red Neuronal</w:t>
      </w:r>
      <w:r w:rsidR="008A15AC" w:rsidRPr="005632BE">
        <w:rPr>
          <w:noProof/>
        </w:rPr>
        <w:t xml:space="preserve"> y KNN</w:t>
      </w:r>
      <w:r>
        <w:rPr>
          <w:noProof/>
        </w:rPr>
        <w:t xml:space="preserve"> también han proporcionado resultados alentadores, los resultados de </w:t>
      </w:r>
      <w:r w:rsidR="008A15AC">
        <w:rPr>
          <w:noProof/>
        </w:rPr>
        <w:t>Regresión lineal</w:t>
      </w:r>
      <w:r>
        <w:rPr>
          <w:noProof/>
        </w:rPr>
        <w:t xml:space="preserve"> sugieren que este modelo tiene un mayor potencial para su uso en pruebas de proyectos IoT</w:t>
      </w:r>
      <w:r w:rsidR="000E1688" w:rsidRPr="000E1688">
        <w:t xml:space="preserve"> </w:t>
      </w:r>
      <w:r w:rsidR="000E1688" w:rsidRPr="000E1688">
        <w:rPr>
          <w:noProof/>
        </w:rPr>
        <w:t xml:space="preserve">pero la elección del modelo dependerá de los datos específicos y las necesidades del usuario. </w:t>
      </w:r>
      <w:r>
        <w:rPr>
          <w:noProof/>
        </w:rPr>
        <w:t xml:space="preserve"> </w:t>
      </w:r>
    </w:p>
    <w:p w14:paraId="15A1427F" w14:textId="77777777" w:rsidR="000E1688" w:rsidRDefault="000E1688" w:rsidP="005632BE">
      <w:pPr>
        <w:rPr>
          <w:noProof/>
        </w:rPr>
      </w:pPr>
    </w:p>
    <w:p w14:paraId="5CB61163" w14:textId="1A7D688C" w:rsidR="005632BE" w:rsidRDefault="005632BE" w:rsidP="00041288">
      <w:pPr>
        <w:ind w:firstLine="708"/>
        <w:rPr>
          <w:noProof/>
        </w:rPr>
      </w:pPr>
      <w:r>
        <w:rPr>
          <w:noProof/>
        </w:rPr>
        <w:t>Los resultados indican que el modelo de machine learning puede ser utilizado para proporcionar pronósticos precisos del clima</w:t>
      </w:r>
      <w:r w:rsidR="000E1688">
        <w:rPr>
          <w:noProof/>
        </w:rPr>
        <w:t xml:space="preserve"> y de esta manera realizar un entorno simulado de datos climaticos</w:t>
      </w:r>
      <w:r>
        <w:rPr>
          <w:noProof/>
        </w:rPr>
        <w: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t>
      </w:r>
    </w:p>
    <w:p w14:paraId="54845C36" w14:textId="60AEBD47" w:rsidR="00041288" w:rsidRDefault="00041288" w:rsidP="00041288">
      <w:pPr>
        <w:jc w:val="center"/>
        <w:rPr>
          <w:noProof/>
        </w:rPr>
      </w:pPr>
    </w:p>
    <w:p w14:paraId="2AA028A8" w14:textId="5D448308" w:rsidR="00041288" w:rsidRDefault="00041288" w:rsidP="00041288">
      <w:pPr>
        <w:jc w:val="center"/>
        <w:rPr>
          <w:noProof/>
        </w:rPr>
      </w:pPr>
    </w:p>
    <w:p w14:paraId="2863A71E" w14:textId="120F023E" w:rsidR="00041288" w:rsidRDefault="00041288" w:rsidP="00041288">
      <w:pPr>
        <w:jc w:val="center"/>
        <w:rPr>
          <w:noProof/>
        </w:rPr>
      </w:pPr>
    </w:p>
    <w:p w14:paraId="64D5BDEB" w14:textId="77777777" w:rsidR="00041288" w:rsidRDefault="00041288" w:rsidP="00041288">
      <w:pPr>
        <w:jc w:val="center"/>
        <w:rPr>
          <w:noProof/>
        </w:rPr>
      </w:pPr>
    </w:p>
    <w:p w14:paraId="74BEF47B" w14:textId="31B3181E" w:rsidR="005632BE" w:rsidDel="00A858A6" w:rsidRDefault="005632BE" w:rsidP="005632BE">
      <w:pPr>
        <w:rPr>
          <w:del w:id="241" w:author="Camilo Andrés Díaz Gómez" w:date="2023-03-12T18:46:00Z"/>
          <w:noProof/>
        </w:rPr>
      </w:pPr>
    </w:p>
    <w:p w14:paraId="08CDB835" w14:textId="7176F6B1" w:rsidR="005632BE" w:rsidRPr="00BB53D7" w:rsidDel="00A858A6" w:rsidRDefault="005632BE" w:rsidP="00154CFC">
      <w:pPr>
        <w:jc w:val="center"/>
        <w:rPr>
          <w:del w:id="242" w:author="Camilo Andrés Díaz Gómez" w:date="2023-03-12T18:46:00Z"/>
          <w:rFonts w:cs="Times New Roman"/>
          <w:b/>
          <w:bCs/>
          <w:szCs w:val="24"/>
        </w:rPr>
      </w:pPr>
    </w:p>
    <w:p w14:paraId="7A89CB00" w14:textId="0BEEAE9F" w:rsidR="00154CFC" w:rsidRPr="00BB53D7" w:rsidRDefault="00154CFC" w:rsidP="00154CFC">
      <w:pPr>
        <w:jc w:val="center"/>
        <w:rPr>
          <w:rFonts w:cs="Times New Roman"/>
          <w:b/>
          <w:bCs/>
          <w:szCs w:val="24"/>
        </w:rPr>
      </w:pPr>
      <w:r w:rsidRPr="00BB53D7">
        <w:rPr>
          <w:rFonts w:cs="Times New Roman"/>
          <w:b/>
          <w:bCs/>
          <w:szCs w:val="24"/>
        </w:rPr>
        <w:t xml:space="preserve">Recomendaciones </w:t>
      </w:r>
    </w:p>
    <w:p w14:paraId="17269421" w14:textId="77777777" w:rsidR="00154CFC" w:rsidRPr="00BB53D7" w:rsidRDefault="00154CFC" w:rsidP="00154CFC">
      <w:pPr>
        <w:jc w:val="center"/>
        <w:rPr>
          <w:rFonts w:cs="Times New Roman"/>
          <w:b/>
          <w:bCs/>
          <w:szCs w:val="24"/>
        </w:rPr>
      </w:pPr>
    </w:p>
    <w:p w14:paraId="0C34E58C" w14:textId="6DA28156" w:rsidR="00836B69" w:rsidRPr="00836B69" w:rsidRDefault="00836B69" w:rsidP="00041288">
      <w:pPr>
        <w:ind w:firstLine="708"/>
        <w:rPr>
          <w:rFonts w:cs="Times New Roman"/>
          <w:szCs w:val="24"/>
        </w:rPr>
      </w:pPr>
      <w:r w:rsidRPr="00836B69">
        <w:rPr>
          <w:rFonts w:cs="Times New Roman"/>
          <w:szCs w:val="24"/>
        </w:rPr>
        <w:t xml:space="preserve">Para entrenar modelos de </w:t>
      </w:r>
      <w:r>
        <w:rPr>
          <w:rFonts w:cs="Times New Roman"/>
          <w:szCs w:val="24"/>
        </w:rPr>
        <w:t>Machine Learning</w:t>
      </w:r>
      <w:r w:rsidRPr="00836B69">
        <w:rPr>
          <w:rFonts w:cs="Times New Roman"/>
          <w:szCs w:val="24"/>
        </w:rPr>
        <w:t xml:space="preserve"> de manera efectiva, es fundamental tener en cuenta algunas recomendaciones clave. En primer lugar, es importante tener en cuenta que los modelos de </w:t>
      </w:r>
      <w:r>
        <w:rPr>
          <w:rFonts w:cs="Times New Roman"/>
          <w:szCs w:val="24"/>
        </w:rPr>
        <w:t>Machine Learning</w:t>
      </w:r>
      <w:r w:rsidRPr="00836B69">
        <w:rPr>
          <w:rFonts w:cs="Times New Roman"/>
          <w:szCs w:val="24"/>
        </w:rPr>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836B69" w:rsidRDefault="00836B69" w:rsidP="00424606">
      <w:pPr>
        <w:rPr>
          <w:rFonts w:cs="Times New Roman"/>
          <w:szCs w:val="24"/>
        </w:rPr>
      </w:pPr>
    </w:p>
    <w:p w14:paraId="7227AA68" w14:textId="4C7BEDF6" w:rsidR="00836B69" w:rsidRPr="00836B69" w:rsidRDefault="00836B69" w:rsidP="00041288">
      <w:pPr>
        <w:ind w:firstLine="708"/>
        <w:rPr>
          <w:rFonts w:cs="Times New Roman"/>
          <w:szCs w:val="24"/>
        </w:rPr>
      </w:pPr>
      <w:r w:rsidRPr="00836B69">
        <w:rPr>
          <w:rFonts w:cs="Times New Roman"/>
          <w:szCs w:val="24"/>
        </w:rPr>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Pr>
          <w:rFonts w:cs="Times New Roman"/>
          <w:szCs w:val="24"/>
        </w:rPr>
        <w:t>M</w:t>
      </w:r>
      <w:r w:rsidRPr="00836B69">
        <w:rPr>
          <w:rFonts w:cs="Times New Roman"/>
          <w:szCs w:val="24"/>
        </w:rPr>
        <w:t>achine</w:t>
      </w:r>
      <w:r w:rsidR="00424606">
        <w:rPr>
          <w:rFonts w:cs="Times New Roman"/>
          <w:szCs w:val="24"/>
        </w:rPr>
        <w:t xml:space="preserve"> Learning</w:t>
      </w:r>
      <w:r w:rsidRPr="00836B69">
        <w:rPr>
          <w:rFonts w:cs="Times New Roman"/>
          <w:szCs w:val="24"/>
        </w:rPr>
        <w:t xml:space="preserve"> de manera efectiva.</w:t>
      </w:r>
    </w:p>
    <w:p w14:paraId="76C13F08" w14:textId="77777777" w:rsidR="00836B69" w:rsidRPr="00836B69" w:rsidRDefault="00836B69" w:rsidP="00424606">
      <w:pPr>
        <w:rPr>
          <w:rFonts w:cs="Times New Roman"/>
          <w:szCs w:val="24"/>
        </w:rPr>
      </w:pPr>
    </w:p>
    <w:p w14:paraId="6E9BFB6E" w14:textId="77777777" w:rsidR="00836B69" w:rsidRPr="00836B69" w:rsidRDefault="00836B69" w:rsidP="00041288">
      <w:pPr>
        <w:ind w:firstLine="708"/>
        <w:rPr>
          <w:rFonts w:cs="Times New Roman"/>
          <w:szCs w:val="24"/>
        </w:rPr>
      </w:pPr>
      <w:r w:rsidRPr="00836B69">
        <w:rPr>
          <w:rFonts w:cs="Times New Roman"/>
          <w:szCs w:val="24"/>
        </w:rPr>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Default="00154CFC" w:rsidP="00154CFC">
      <w:pPr>
        <w:jc w:val="center"/>
        <w:rPr>
          <w:rFonts w:cs="Times New Roman"/>
          <w:b/>
          <w:bCs/>
          <w:szCs w:val="24"/>
        </w:rPr>
      </w:pPr>
    </w:p>
    <w:p w14:paraId="44008F60" w14:textId="64893B7A" w:rsidR="004C4EDB" w:rsidRDefault="004C4EDB" w:rsidP="00154CFC">
      <w:pPr>
        <w:jc w:val="center"/>
        <w:rPr>
          <w:rFonts w:cs="Times New Roman"/>
          <w:b/>
          <w:bCs/>
          <w:szCs w:val="24"/>
        </w:rPr>
      </w:pPr>
    </w:p>
    <w:p w14:paraId="7FBB9CD8" w14:textId="77777777" w:rsidR="004C4EDB" w:rsidRPr="00BB53D7" w:rsidRDefault="004C4EDB" w:rsidP="00154CFC">
      <w:pPr>
        <w:jc w:val="center"/>
        <w:rPr>
          <w:rFonts w:cs="Times New Roman"/>
          <w:b/>
          <w:bCs/>
          <w:szCs w:val="24"/>
        </w:rPr>
      </w:pPr>
    </w:p>
    <w:p w14:paraId="314D0D08" w14:textId="77777777" w:rsidR="00424606" w:rsidRDefault="00424606">
      <w:pPr>
        <w:spacing w:after="160" w:line="259" w:lineRule="auto"/>
        <w:jc w:val="left"/>
        <w:rPr>
          <w:rFonts w:cs="Times New Roman"/>
          <w:b/>
          <w:bCs/>
          <w:szCs w:val="24"/>
        </w:rPr>
      </w:pPr>
      <w:r>
        <w:rPr>
          <w:rFonts w:cs="Times New Roman"/>
          <w:b/>
          <w:bCs/>
          <w:szCs w:val="24"/>
        </w:rPr>
        <w:br w:type="page"/>
      </w:r>
    </w:p>
    <w:p w14:paraId="66D8AFBE" w14:textId="4CAD5970" w:rsidR="00154CFC" w:rsidRPr="00704945" w:rsidRDefault="00154CFC" w:rsidP="00154CFC">
      <w:pPr>
        <w:jc w:val="center"/>
        <w:rPr>
          <w:rFonts w:cs="Times New Roman"/>
          <w:b/>
          <w:bCs/>
          <w:szCs w:val="24"/>
          <w:lang w:val="en-US"/>
        </w:rPr>
      </w:pPr>
      <w:proofErr w:type="spellStart"/>
      <w:r w:rsidRPr="00704945">
        <w:rPr>
          <w:rFonts w:cs="Times New Roman"/>
          <w:b/>
          <w:bCs/>
          <w:szCs w:val="24"/>
          <w:lang w:val="en-US"/>
        </w:rPr>
        <w:lastRenderedPageBreak/>
        <w:t>Referencias</w:t>
      </w:r>
      <w:proofErr w:type="spellEnd"/>
      <w:r w:rsidRPr="00704945">
        <w:rPr>
          <w:rFonts w:cs="Times New Roman"/>
          <w:b/>
          <w:bCs/>
          <w:szCs w:val="24"/>
          <w:lang w:val="en-US"/>
        </w:rPr>
        <w:t xml:space="preserve"> </w:t>
      </w:r>
    </w:p>
    <w:p w14:paraId="30F2EDA1" w14:textId="62404ED5" w:rsidR="00154CFC" w:rsidRPr="00BB53D7" w:rsidRDefault="00154CFC" w:rsidP="00154CFC">
      <w:pPr>
        <w:pStyle w:val="Bibliografa"/>
        <w:ind w:left="284" w:hanging="284"/>
        <w:rPr>
          <w:rFonts w:cs="Times New Roman"/>
          <w:noProof/>
          <w:lang w:val="en-US"/>
        </w:rPr>
      </w:pPr>
      <w:r w:rsidRPr="00BB53D7">
        <w:rPr>
          <w:rFonts w:cs="Times New Roman"/>
        </w:rPr>
        <w:fldChar w:fldCharType="begin"/>
      </w:r>
      <w:r w:rsidRPr="00704945">
        <w:rPr>
          <w:rFonts w:cs="Times New Roman"/>
          <w:lang w:val="en-US"/>
        </w:rPr>
        <w:instrText>BIBLIOGRAPHY</w:instrText>
      </w:r>
      <w:r w:rsidRPr="00BB53D7">
        <w:rPr>
          <w:rFonts w:cs="Times New Roman"/>
        </w:rPr>
        <w:fldChar w:fldCharType="separate"/>
      </w:r>
      <w:r w:rsidRPr="00704945">
        <w:rPr>
          <w:rFonts w:cs="Times New Roman"/>
          <w:noProof/>
          <w:lang w:val="en-US"/>
        </w:rPr>
        <w:t xml:space="preserve">Ahrenholz, J., Danilov, C., Herderson, T., &amp; Kim, J. (2008). </w:t>
      </w:r>
      <w:r w:rsidRPr="00BB53D7">
        <w:rPr>
          <w:rFonts w:cs="Times New Roman"/>
          <w:noProof/>
          <w:lang w:val="en-US"/>
        </w:rPr>
        <w:t xml:space="preserve">A real-time network emulator.In Military Communications Conference. </w:t>
      </w:r>
      <w:r w:rsidRPr="00BB53D7">
        <w:rPr>
          <w:rFonts w:cs="Times New Roman"/>
          <w:i/>
          <w:iCs/>
          <w:noProof/>
          <w:lang w:val="en-US"/>
        </w:rPr>
        <w:t>MILCON</w:t>
      </w:r>
      <w:r w:rsidRPr="00BB53D7">
        <w:rPr>
          <w:rFonts w:cs="Times New Roman"/>
          <w:noProof/>
          <w:lang w:val="en-US"/>
        </w:rPr>
        <w:t>, 1-7.</w:t>
      </w:r>
    </w:p>
    <w:p w14:paraId="7292F4AE"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B53D7">
        <w:rPr>
          <w:rFonts w:cs="Times New Roman"/>
          <w:i/>
          <w:iCs/>
          <w:noProof/>
          <w:lang w:val="en-US"/>
        </w:rPr>
        <w:t>3rd International Conference on Future Networks and Distributed Systems</w:t>
      </w:r>
      <w:r w:rsidRPr="00BB53D7">
        <w:rPr>
          <w:rFonts w:cs="Times New Roman"/>
          <w:noProof/>
          <w:lang w:val="en-US"/>
        </w:rPr>
        <w:t>, (pp. 1-6). Paris. Retrieved Abril 2, 2020, from https://dl.acm.org/doi/pdf/10.1145/3341325.3342019</w:t>
      </w:r>
    </w:p>
    <w:p w14:paraId="0AC1A416" w14:textId="77777777" w:rsidR="00154CFC" w:rsidRPr="00BB53D7" w:rsidRDefault="00154CFC" w:rsidP="00154CFC">
      <w:pPr>
        <w:pStyle w:val="Bibliografa"/>
        <w:ind w:left="720" w:hanging="720"/>
        <w:rPr>
          <w:rFonts w:cs="Times New Roman"/>
          <w:noProof/>
          <w:lang w:val="en-US"/>
        </w:rPr>
      </w:pPr>
      <w:r w:rsidRPr="00BB53D7">
        <w:rPr>
          <w:rFonts w:cs="Times New Roman"/>
          <w:noProof/>
        </w:rPr>
        <w:t xml:space="preserve">AprendiendoArduino. (2018, Noviembre 17). </w:t>
      </w:r>
      <w:r w:rsidRPr="00BB53D7">
        <w:rPr>
          <w:rFonts w:cs="Times New Roman"/>
          <w:i/>
          <w:iCs/>
          <w:noProof/>
        </w:rPr>
        <w:t>Protocolos IoT Capa Aplicación</w:t>
      </w:r>
      <w:r w:rsidRPr="00BB53D7">
        <w:rPr>
          <w:rFonts w:cs="Times New Roman"/>
          <w:noProof/>
        </w:rPr>
        <w:t xml:space="preserve">. </w:t>
      </w:r>
      <w:r w:rsidRPr="00BB53D7">
        <w:rPr>
          <w:rFonts w:cs="Times New Roman"/>
          <w:noProof/>
          <w:lang w:val="en-US"/>
        </w:rPr>
        <w:t>Retrieved Abril 14, 2020, from Aprendiendo Arduino: https://aprendiendoarduino.wordpress.com/2018/11/17/protocolos-iot-capa-aplicacion/</w:t>
      </w:r>
    </w:p>
    <w:p w14:paraId="41C0909F"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AWS. (n.d.). </w:t>
      </w:r>
      <w:r w:rsidRPr="00BB53D7">
        <w:rPr>
          <w:rFonts w:cs="Times New Roman"/>
          <w:i/>
          <w:iCs/>
          <w:noProof/>
          <w:lang w:val="en-US"/>
        </w:rPr>
        <w:t>IoT Device Simulator</w:t>
      </w:r>
      <w:r w:rsidRPr="00BB53D7">
        <w:rPr>
          <w:rFonts w:cs="Times New Roman"/>
          <w:noProof/>
          <w:lang w:val="en-US"/>
        </w:rPr>
        <w:t>. Retrieved from IoT Device Simulator: https://aws.amazon.com/es/solutions/implementations/iot-device-simulator/</w:t>
      </w:r>
    </w:p>
    <w:p w14:paraId="1378F92F" w14:textId="77777777" w:rsidR="00154CFC" w:rsidRPr="00BB53D7" w:rsidRDefault="00154CFC" w:rsidP="00154CFC">
      <w:pPr>
        <w:pStyle w:val="Bibliografa"/>
        <w:ind w:left="720" w:hanging="720"/>
        <w:rPr>
          <w:rFonts w:cs="Times New Roman"/>
          <w:noProof/>
        </w:rPr>
      </w:pPr>
      <w:r w:rsidRPr="00BB53D7">
        <w:rPr>
          <w:rFonts w:cs="Times New Roman"/>
          <w:noProof/>
        </w:rPr>
        <w:t xml:space="preserve">Barbara IoT. (2021, Abril 29). </w:t>
      </w:r>
      <w:r w:rsidRPr="00BB53D7">
        <w:rPr>
          <w:rFonts w:cs="Times New Roman"/>
          <w:i/>
          <w:iCs/>
          <w:noProof/>
        </w:rPr>
        <w:t>barbara</w:t>
      </w:r>
      <w:r w:rsidRPr="00BB53D7">
        <w:rPr>
          <w:rFonts w:cs="Times New Roman"/>
          <w:noProof/>
        </w:rPr>
        <w:t>. Retrieved from Protocolos de comunicación en IoT que deberías conocer: https://barbaraiot.com/blog/protocolos-iot-que-deberias-conocer/</w:t>
      </w:r>
    </w:p>
    <w:p w14:paraId="22FC3640" w14:textId="77777777" w:rsidR="00154CFC" w:rsidRPr="00BB53D7" w:rsidRDefault="00154CFC" w:rsidP="00154CFC">
      <w:pPr>
        <w:pStyle w:val="Bibliografa"/>
        <w:ind w:left="720" w:hanging="720"/>
        <w:rPr>
          <w:rFonts w:cs="Times New Roman"/>
          <w:noProof/>
        </w:rPr>
      </w:pPr>
      <w:r w:rsidRPr="00BB53D7">
        <w:rPr>
          <w:rFonts w:cs="Times New Roman"/>
          <w:i/>
          <w:iCs/>
          <w:noProof/>
        </w:rPr>
        <w:t>CambioDigital</w:t>
      </w:r>
      <w:r w:rsidRPr="00BB53D7">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Carlemany, U. (2022, 7 19). </w:t>
      </w:r>
      <w:r w:rsidRPr="00BB53D7">
        <w:rPr>
          <w:rFonts w:cs="Times New Roman"/>
          <w:i/>
          <w:iCs/>
          <w:noProof/>
          <w:lang w:val="en-US"/>
        </w:rPr>
        <w:t>universitatcarlemany</w:t>
      </w:r>
      <w:r w:rsidRPr="00BB53D7">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B53D7" w:rsidRDefault="00154CFC" w:rsidP="00154CFC">
      <w:pPr>
        <w:pStyle w:val="Bibliografa"/>
        <w:ind w:left="720" w:hanging="720"/>
        <w:rPr>
          <w:rFonts w:cs="Times New Roman"/>
          <w:noProof/>
        </w:rPr>
      </w:pPr>
      <w:r w:rsidRPr="00BB53D7">
        <w:rPr>
          <w:rFonts w:cs="Times New Roman"/>
          <w:noProof/>
        </w:rPr>
        <w:t xml:space="preserve">Carlos Gamero Burón, J. L. (2015). </w:t>
      </w:r>
      <w:r w:rsidRPr="00BB53D7">
        <w:rPr>
          <w:rFonts w:cs="Times New Roman"/>
          <w:i/>
          <w:iCs/>
          <w:noProof/>
        </w:rPr>
        <w:t>Modelos probabilísticos para Variables aleatorias continuas.</w:t>
      </w:r>
      <w:r w:rsidRPr="00BB53D7">
        <w:rPr>
          <w:rFonts w:cs="Times New Roman"/>
          <w:noProof/>
        </w:rPr>
        <w:t xml:space="preserve"> Malaga, España.</w:t>
      </w:r>
    </w:p>
    <w:p w14:paraId="1D52ACA8" w14:textId="77777777" w:rsidR="00154CFC" w:rsidRPr="00BB53D7" w:rsidRDefault="00154CFC" w:rsidP="00154CFC">
      <w:pPr>
        <w:pStyle w:val="Bibliografa"/>
        <w:ind w:left="284" w:hanging="284"/>
        <w:rPr>
          <w:rFonts w:cs="Times New Roman"/>
          <w:noProof/>
          <w:lang w:val="en-US"/>
        </w:rPr>
      </w:pPr>
      <w:r w:rsidRPr="00BB53D7">
        <w:rPr>
          <w:rFonts w:cs="Times New Roman"/>
          <w:noProof/>
        </w:rPr>
        <w:lastRenderedPageBreak/>
        <w:t xml:space="preserve">Castellanos Hernández, W. E., &amp; Chacon Osorio, M. E. (2006, Abril 17). Utilización de herramientas software para el modelado y la simulación de redes de comunicaciones. </w:t>
      </w:r>
      <w:r w:rsidRPr="00BB53D7">
        <w:rPr>
          <w:rFonts w:cs="Times New Roman"/>
          <w:i/>
          <w:iCs/>
          <w:noProof/>
          <w:lang w:val="en-US"/>
        </w:rPr>
        <w:t>GTI, V</w:t>
      </w:r>
      <w:r w:rsidRPr="00BB53D7">
        <w:rPr>
          <w:rFonts w:cs="Times New Roman"/>
          <w:noProof/>
          <w:lang w:val="en-US"/>
        </w:rPr>
        <w:t>(11), 74-75. Retrieved Marzo 26, 2020, from https://revistas.uis.edu.co/index.php/revistagti/article/view/1624/2014</w:t>
      </w:r>
    </w:p>
    <w:p w14:paraId="07B66919" w14:textId="77777777" w:rsidR="00154CFC" w:rsidRPr="00BB53D7" w:rsidRDefault="00154CFC" w:rsidP="00154CFC">
      <w:pPr>
        <w:pStyle w:val="Bibliografa"/>
        <w:ind w:left="284" w:hanging="284"/>
        <w:rPr>
          <w:rFonts w:cs="Times New Roman"/>
          <w:noProof/>
        </w:rPr>
      </w:pPr>
      <w:r w:rsidRPr="00BB53D7">
        <w:rPr>
          <w:rFonts w:cs="Times New Roman"/>
          <w:noProof/>
        </w:rPr>
        <w:t xml:space="preserve">Corso, C., &amp; Lorena, C. (2009). </w:t>
      </w:r>
      <w:r w:rsidRPr="00BB53D7">
        <w:rPr>
          <w:rFonts w:cs="Times New Roman"/>
          <w:i/>
          <w:iCs/>
          <w:noProof/>
        </w:rPr>
        <w:t>Aplicacion de algoritmos de clasificacion sepervisan y no supervisada usando Weka.</w:t>
      </w:r>
      <w:r w:rsidRPr="00BB53D7">
        <w:rPr>
          <w:rFonts w:cs="Times New Roman"/>
          <w:noProof/>
        </w:rPr>
        <w:t xml:space="preserve"> cordoba: Universidad Tecnologi Nacional.</w:t>
      </w:r>
    </w:p>
    <w:p w14:paraId="7BEAA32B" w14:textId="77777777" w:rsidR="00154CFC" w:rsidRPr="00BB53D7" w:rsidRDefault="00154CFC" w:rsidP="00154CFC">
      <w:pPr>
        <w:pStyle w:val="Bibliografa"/>
        <w:ind w:left="284" w:hanging="284"/>
        <w:rPr>
          <w:rFonts w:cs="Times New Roman"/>
          <w:noProof/>
        </w:rPr>
      </w:pPr>
      <w:r w:rsidRPr="00BB53D7">
        <w:rPr>
          <w:rFonts w:cs="Times New Roman"/>
          <w:noProof/>
        </w:rPr>
        <w:t xml:space="preserve">Coss Bu, R. (2003). </w:t>
      </w:r>
      <w:r w:rsidRPr="00BB53D7">
        <w:rPr>
          <w:rFonts w:cs="Times New Roman"/>
          <w:i/>
          <w:iCs/>
          <w:noProof/>
        </w:rPr>
        <w:t>Simulación un enfoque practico.</w:t>
      </w:r>
      <w:r w:rsidRPr="00BB53D7">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52580A" w:rsidRDefault="00154CFC" w:rsidP="00154CFC">
      <w:pPr>
        <w:pStyle w:val="Bibliografa"/>
        <w:ind w:left="284" w:hanging="284"/>
        <w:rPr>
          <w:rFonts w:cs="Times New Roman"/>
          <w:noProof/>
        </w:rPr>
      </w:pPr>
      <w:r w:rsidRPr="00BB53D7">
        <w:rPr>
          <w:rFonts w:cs="Times New Roman"/>
          <w:noProof/>
        </w:rPr>
        <w:t xml:space="preserve">Crespo Moreno, J. E. (2018, Noviembre 11). </w:t>
      </w:r>
      <w:r w:rsidRPr="00BB53D7">
        <w:rPr>
          <w:rFonts w:cs="Times New Roman"/>
          <w:i/>
          <w:iCs/>
          <w:noProof/>
        </w:rPr>
        <w:t>Aprendiendo Arduino</w:t>
      </w:r>
      <w:r w:rsidRPr="00BB53D7">
        <w:rPr>
          <w:rFonts w:cs="Times New Roman"/>
          <w:noProof/>
        </w:rPr>
        <w:t xml:space="preserve">. </w:t>
      </w:r>
      <w:r w:rsidRPr="0052580A">
        <w:rPr>
          <w:rFonts w:cs="Times New Roman"/>
          <w:noProof/>
        </w:rPr>
        <w:t>Retrieved Abril 2, 2020, from Arquitecturas IoT: https://aprendiendoarduino.wordpress.com/2018/11/11/arquitecturas-iot/</w:t>
      </w:r>
    </w:p>
    <w:p w14:paraId="763D3C47" w14:textId="3D24AD14" w:rsidR="00154CFC" w:rsidRPr="00BB53D7" w:rsidRDefault="00154CFC" w:rsidP="00154CFC">
      <w:pPr>
        <w:pStyle w:val="Bibliografa"/>
        <w:ind w:left="284" w:hanging="284"/>
        <w:rPr>
          <w:rFonts w:cs="Times New Roman"/>
          <w:noProof/>
          <w:lang w:val="en-US"/>
        </w:rPr>
      </w:pPr>
      <w:r w:rsidRPr="00BB53D7">
        <w:rPr>
          <w:rFonts w:cs="Times New Roman"/>
          <w:noProof/>
        </w:rPr>
        <w:t xml:space="preserve">Cuatro tipos de analítica de retail que todo comercio necesita en 2018. </w:t>
      </w:r>
      <w:r w:rsidRPr="00BB53D7">
        <w:rPr>
          <w:rFonts w:cs="Times New Roman"/>
          <w:noProof/>
          <w:lang w:val="en-US"/>
        </w:rPr>
        <w:t xml:space="preserve">(2018, Agosto 7). </w:t>
      </w:r>
      <w:r w:rsidRPr="00BB53D7">
        <w:rPr>
          <w:rFonts w:cs="Times New Roman"/>
          <w:i/>
          <w:iCs/>
          <w:noProof/>
          <w:lang w:val="en-US"/>
        </w:rPr>
        <w:t>Analitica de retail</w:t>
      </w:r>
      <w:r w:rsidRPr="00BB53D7">
        <w:rPr>
          <w:rFonts w:cs="Times New Roman"/>
          <w:noProof/>
          <w:lang w:val="en-US"/>
        </w:rPr>
        <w:t>. Retrieved from Analitica de retail: http://analiticaderetail.com/tipos-de-analitica-de-retail/</w:t>
      </w:r>
    </w:p>
    <w:p w14:paraId="263E58C5" w14:textId="77777777" w:rsidR="00154CFC" w:rsidRPr="00BB53D7" w:rsidRDefault="00154CFC" w:rsidP="00154CFC">
      <w:pPr>
        <w:pStyle w:val="Bibliografa"/>
        <w:ind w:left="284" w:hanging="284"/>
        <w:rPr>
          <w:rFonts w:cs="Times New Roman"/>
          <w:noProof/>
          <w:lang w:val="en-US"/>
        </w:rPr>
      </w:pPr>
      <w:r w:rsidRPr="00BB53D7">
        <w:rPr>
          <w:rFonts w:cs="Times New Roman"/>
          <w:noProof/>
          <w:lang w:val="en-US"/>
        </w:rPr>
        <w:t xml:space="preserve">Deloitte. (n.d.). </w:t>
      </w:r>
      <w:r w:rsidRPr="00BB53D7">
        <w:rPr>
          <w:rFonts w:cs="Times New Roman"/>
          <w:i/>
          <w:iCs/>
          <w:noProof/>
          <w:lang w:val="en-US"/>
        </w:rPr>
        <w:t>IoT - Internet Of Things</w:t>
      </w:r>
      <w:r w:rsidRPr="00BB53D7">
        <w:rPr>
          <w:rFonts w:cs="Times New Roman"/>
          <w:noProof/>
          <w:lang w:val="en-US"/>
        </w:rPr>
        <w:t>. Retrieved from Deloitte: https://www2.deloitte.com/es/es/pages/technology/articles/IoT-internet-of-things.html</w:t>
      </w:r>
    </w:p>
    <w:p w14:paraId="40E0437A" w14:textId="77777777" w:rsidR="00154CFC" w:rsidRPr="00BB53D7" w:rsidRDefault="00154CFC" w:rsidP="00154CFC">
      <w:pPr>
        <w:pStyle w:val="Bibliografa"/>
        <w:ind w:left="284" w:hanging="284"/>
        <w:rPr>
          <w:rFonts w:cs="Times New Roman"/>
          <w:noProof/>
        </w:rPr>
      </w:pPr>
      <w:r w:rsidRPr="00BB53D7">
        <w:rPr>
          <w:rFonts w:cs="Times New Roman"/>
          <w:noProof/>
        </w:rPr>
        <w:t xml:space="preserve">Diaz, T., Escriba, F., &amp; Murgui, M. (2002). La base de datos BD. </w:t>
      </w:r>
      <w:r w:rsidRPr="00BB53D7">
        <w:rPr>
          <w:rFonts w:cs="Times New Roman"/>
          <w:i/>
          <w:iCs/>
          <w:noProof/>
        </w:rPr>
        <w:t>MORES. Revista de Economia Aplicada</w:t>
      </w:r>
      <w:r w:rsidRPr="00BB53D7">
        <w:rPr>
          <w:rFonts w:cs="Times New Roman"/>
          <w:noProof/>
        </w:rPr>
        <w:t>, 165-184.</w:t>
      </w:r>
    </w:p>
    <w:p w14:paraId="768964DA" w14:textId="77777777" w:rsidR="00154CFC" w:rsidRPr="00BB53D7" w:rsidRDefault="00154CFC" w:rsidP="00154CFC">
      <w:pPr>
        <w:pStyle w:val="Bibliografa"/>
        <w:ind w:left="284" w:hanging="284"/>
        <w:rPr>
          <w:rFonts w:cs="Times New Roman"/>
          <w:noProof/>
          <w:lang w:val="en-US"/>
        </w:rPr>
      </w:pPr>
      <w:r w:rsidRPr="00BB53D7">
        <w:rPr>
          <w:rFonts w:cs="Times New Roman"/>
          <w:noProof/>
        </w:rPr>
        <w:t xml:space="preserve">Dra. Marianella Álvarez Vega, D. L. (2020, 8 8). </w:t>
      </w:r>
      <w:r w:rsidRPr="00BB53D7">
        <w:rPr>
          <w:rFonts w:cs="Times New Roman"/>
          <w:i/>
          <w:iCs/>
          <w:noProof/>
          <w:lang w:val="en-US"/>
        </w:rPr>
        <w:t>Revista Medica Sinergia.</w:t>
      </w:r>
      <w:r w:rsidRPr="00BB53D7">
        <w:rPr>
          <w:rFonts w:cs="Times New Roman"/>
          <w:noProof/>
          <w:lang w:val="en-US"/>
        </w:rPr>
        <w:t xml:space="preserve"> Retrieved from https://www.revistamedicasinergia.com/index.php/rms/article/view/557/923</w:t>
      </w:r>
    </w:p>
    <w:p w14:paraId="0FEEEE9E" w14:textId="77777777" w:rsidR="00154CFC" w:rsidRPr="00BB53D7" w:rsidRDefault="00154CFC" w:rsidP="00154CFC">
      <w:pPr>
        <w:pStyle w:val="Bibliografa"/>
        <w:ind w:left="284" w:hanging="284"/>
        <w:rPr>
          <w:rFonts w:cs="Times New Roman"/>
          <w:noProof/>
          <w:lang w:val="en-US"/>
        </w:rPr>
      </w:pPr>
      <w:r w:rsidRPr="00BB53D7">
        <w:rPr>
          <w:rFonts w:cs="Times New Roman"/>
          <w:noProof/>
          <w:lang w:val="en-US"/>
        </w:rPr>
        <w:t xml:space="preserve">Dunkles, A., Schmidt, O., Finne, N., Erikson, J., Osterlind, F., Tsiftes, N., &amp; Durvy, M. (2011). </w:t>
      </w:r>
      <w:r w:rsidRPr="00BB53D7">
        <w:rPr>
          <w:rFonts w:cs="Times New Roman"/>
          <w:i/>
          <w:iCs/>
          <w:noProof/>
          <w:lang w:val="en-US"/>
        </w:rPr>
        <w:t>The contiki os: The operating system for the internet of things.</w:t>
      </w:r>
      <w:r w:rsidRPr="00BB53D7">
        <w:rPr>
          <w:rFonts w:cs="Times New Roman"/>
          <w:noProof/>
          <w:lang w:val="en-US"/>
        </w:rPr>
        <w:t xml:space="preserve"> Retrieved from Online: http://www. contikios. org</w:t>
      </w:r>
    </w:p>
    <w:p w14:paraId="5C44DAC5" w14:textId="77777777" w:rsidR="00154CFC" w:rsidRPr="00BB53D7" w:rsidRDefault="00154CFC" w:rsidP="00154CFC">
      <w:pPr>
        <w:pStyle w:val="Bibliografa"/>
        <w:ind w:left="284" w:hanging="284"/>
        <w:rPr>
          <w:rFonts w:cs="Times New Roman"/>
          <w:noProof/>
        </w:rPr>
      </w:pPr>
      <w:r w:rsidRPr="00BB53D7">
        <w:rPr>
          <w:rFonts w:cs="Times New Roman"/>
          <w:noProof/>
          <w:lang w:val="en-US"/>
        </w:rPr>
        <w:t xml:space="preserve">editorial, E. (2018, Noviembre 1). </w:t>
      </w:r>
      <w:r w:rsidRPr="00BB53D7">
        <w:rPr>
          <w:rFonts w:cs="Times New Roman"/>
          <w:i/>
          <w:iCs/>
          <w:noProof/>
        </w:rPr>
        <w:t>REPORTEGIGITAL</w:t>
      </w:r>
      <w:r w:rsidRPr="00BB53D7">
        <w:rPr>
          <w:rFonts w:cs="Times New Roman"/>
          <w:noProof/>
        </w:rPr>
        <w:t>. Retrieved from REPORTEGIGITAL: https://reportedigital.com/cloud/analitica-de-datos/</w:t>
      </w:r>
    </w:p>
    <w:p w14:paraId="58899A52" w14:textId="77777777" w:rsidR="00154CFC" w:rsidRPr="00BB53D7" w:rsidRDefault="00154CFC" w:rsidP="00154CFC">
      <w:pPr>
        <w:pStyle w:val="Bibliografa"/>
        <w:ind w:left="284" w:hanging="284"/>
        <w:rPr>
          <w:rFonts w:cs="Times New Roman"/>
          <w:noProof/>
        </w:rPr>
      </w:pPr>
      <w:r w:rsidRPr="00BB53D7">
        <w:rPr>
          <w:rFonts w:cs="Times New Roman"/>
          <w:noProof/>
        </w:rPr>
        <w:t xml:space="preserve">Eduardo García Dunna, H. G. (2013). </w:t>
      </w:r>
      <w:r w:rsidRPr="00BB53D7">
        <w:rPr>
          <w:rFonts w:cs="Times New Roman"/>
          <w:i/>
          <w:iCs/>
          <w:noProof/>
        </w:rPr>
        <w:t>Simulación y análisis de sistemas con ProModel.</w:t>
      </w:r>
      <w:r w:rsidRPr="00BB53D7">
        <w:rPr>
          <w:rFonts w:cs="Times New Roman"/>
          <w:noProof/>
        </w:rPr>
        <w:t xml:space="preserve"> Naucalpan d e Juárez, Estado de México , México : PEARSON. Retrieved from </w:t>
      </w:r>
      <w:r w:rsidRPr="00BB53D7">
        <w:rPr>
          <w:rFonts w:cs="Times New Roman"/>
          <w:noProof/>
        </w:rPr>
        <w:lastRenderedPageBreak/>
        <w:t>https://jrvargas.files.wordpress.com/2015/04/libro-simulacic3b3n-y-anc3a1lisis-de-sistemas-2da-edicic3b3n.pdf</w:t>
      </w:r>
    </w:p>
    <w:p w14:paraId="31F2251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Gan, S. (2017). </w:t>
      </w:r>
      <w:r w:rsidRPr="00BB53D7">
        <w:rPr>
          <w:rFonts w:cs="Times New Roman"/>
          <w:i/>
          <w:iCs/>
          <w:noProof/>
          <w:lang w:val="en-US"/>
        </w:rPr>
        <w:t>An IoT simulator in NS3 and a key-based authentication architecture for IoT devices using blockchain.</w:t>
      </w:r>
      <w:r w:rsidRPr="00BB53D7">
        <w:rPr>
          <w:rFonts w:cs="Times New Roman"/>
          <w:noProof/>
          <w:lang w:val="en-US"/>
        </w:rPr>
        <w:t xml:space="preserve"> </w:t>
      </w:r>
      <w:r w:rsidRPr="00BB53D7">
        <w:rPr>
          <w:rFonts w:cs="Times New Roman"/>
          <w:noProof/>
        </w:rPr>
        <w:t xml:space="preserve">Tesis, Instituto Indio de Tecnología Kanpur, Ciencias informáticas e ingeniería, Kanpur. </w:t>
      </w:r>
      <w:r w:rsidRPr="00BB53D7">
        <w:rPr>
          <w:rFonts w:cs="Times New Roman"/>
          <w:noProof/>
          <w:lang w:val="en-US"/>
        </w:rPr>
        <w:t>Retrieved Abril 2, 2020, from https://security.cse.iitk.ac.in/sites/default/files/12807624_0.pdf</w:t>
      </w:r>
    </w:p>
    <w:p w14:paraId="3184B885"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García Sánchez, Á., &amp; Ortega Mier, M. (2006). </w:t>
      </w:r>
      <w:r w:rsidRPr="00BB53D7">
        <w:rPr>
          <w:rFonts w:cs="Times New Roman"/>
          <w:i/>
          <w:iCs/>
          <w:noProof/>
        </w:rPr>
        <w:t>Introducción a la simulación de sistemas discretos.</w:t>
      </w:r>
      <w:r w:rsidRPr="00BB53D7">
        <w:rPr>
          <w:rFonts w:cs="Times New Roman"/>
          <w:noProof/>
        </w:rPr>
        <w:t xml:space="preserve"> </w:t>
      </w:r>
      <w:r w:rsidRPr="00BB53D7">
        <w:rPr>
          <w:rFonts w:cs="Times New Roman"/>
          <w:noProof/>
          <w:lang w:val="en-US"/>
        </w:rPr>
        <w:t>Retrieved Marzo 25, 2020, from http://www.iol.etsii.upm.es/arch/intro_simulacion.pdf</w:t>
      </w:r>
    </w:p>
    <w:p w14:paraId="4BA79AC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Garcia, P. (2006). </w:t>
      </w:r>
      <w:r w:rsidRPr="00BB53D7">
        <w:rPr>
          <w:rFonts w:cs="Times New Roman"/>
          <w:i/>
          <w:iCs/>
          <w:noProof/>
        </w:rPr>
        <w:t>TECNICAS DE ANALITICA.</w:t>
      </w:r>
      <w:r w:rsidRPr="00BB53D7">
        <w:rPr>
          <w:rFonts w:cs="Times New Roman"/>
          <w:noProof/>
        </w:rPr>
        <w:t xml:space="preserve"> </w:t>
      </w:r>
    </w:p>
    <w:p w14:paraId="77E8F98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Gibbs, G. (2012). </w:t>
      </w:r>
      <w:r w:rsidRPr="00BB53D7">
        <w:rPr>
          <w:rFonts w:cs="Times New Roman"/>
          <w:i/>
          <w:iCs/>
          <w:noProof/>
        </w:rPr>
        <w:t>Analisis de datos en investigaciones cualitativas .</w:t>
      </w:r>
      <w:r w:rsidRPr="00BB53D7">
        <w:rPr>
          <w:rFonts w:cs="Times New Roman"/>
          <w:noProof/>
        </w:rPr>
        <w:t xml:space="preserve"> Ediciones Morata.</w:t>
      </w:r>
    </w:p>
    <w:p w14:paraId="3FB90C27"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Gomez-Aguilar, D., Garcia-Peñalvo, F., &amp; Theron, R. (2014). Analitica visual en learning. </w:t>
      </w:r>
      <w:r w:rsidRPr="00BB53D7">
        <w:rPr>
          <w:rFonts w:cs="Times New Roman"/>
          <w:i/>
          <w:iCs/>
          <w:noProof/>
        </w:rPr>
        <w:t xml:space="preserve">El profesional de la informatica </w:t>
      </w:r>
      <w:r w:rsidRPr="00BB53D7">
        <w:rPr>
          <w:rFonts w:cs="Times New Roman"/>
          <w:noProof/>
        </w:rPr>
        <w:t>, 23(3).</w:t>
      </w:r>
    </w:p>
    <w:p w14:paraId="39140DDC"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Hardwarelibre</w:t>
      </w:r>
      <w:r w:rsidRPr="00BB53D7">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Hassan, F., Domingo-Ferrer, J., &amp; Soria-comas, J. (2018). Anominacion de datos no estrucutrados a traves del reconocimiento de entidades nominadas. </w:t>
      </w:r>
      <w:r w:rsidRPr="00BB53D7">
        <w:rPr>
          <w:rFonts w:cs="Times New Roman"/>
          <w:i/>
          <w:iCs/>
          <w:noProof/>
        </w:rPr>
        <w:t>Actas de la XV Reunni Espaola sobre Criptologa y Seguridad de la informcin-RECSI</w:t>
      </w:r>
      <w:r w:rsidRPr="00BB53D7">
        <w:rPr>
          <w:rFonts w:cs="Times New Roman"/>
          <w:noProof/>
        </w:rPr>
        <w:t>, 102-106.</w:t>
      </w:r>
    </w:p>
    <w:p w14:paraId="15DC32AA"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Hergert, M., &amp; Morris, D. (1989). Datos contables para el analisis de la cadena de valor . </w:t>
      </w:r>
      <w:r w:rsidRPr="00BB53D7">
        <w:rPr>
          <w:rFonts w:cs="Times New Roman"/>
          <w:i/>
          <w:iCs/>
          <w:noProof/>
        </w:rPr>
        <w:t>Diario de gestion estrategica</w:t>
      </w:r>
      <w:r w:rsidRPr="00BB53D7">
        <w:rPr>
          <w:rFonts w:cs="Times New Roman"/>
          <w:noProof/>
        </w:rPr>
        <w:t>, 10(29,175-188.</w:t>
      </w:r>
    </w:p>
    <w:p w14:paraId="3B90713C"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Hernandez Perez, A. (2013). </w:t>
      </w:r>
      <w:r w:rsidRPr="00BB53D7">
        <w:rPr>
          <w:rFonts w:cs="Times New Roman"/>
          <w:i/>
          <w:iCs/>
          <w:noProof/>
        </w:rPr>
        <w:t>Datos abiertos y repositorios de datos .</w:t>
      </w:r>
      <w:r w:rsidRPr="00BB53D7">
        <w:rPr>
          <w:rFonts w:cs="Times New Roman"/>
          <w:noProof/>
        </w:rPr>
        <w:t xml:space="preserve"> nuevo reto para los bibliotecarios.</w:t>
      </w:r>
    </w:p>
    <w:p w14:paraId="2F54DD98"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Hernandez, C., &amp; Rodriguez, J. (2008). Preprocesamiento de datos estructurados. </w:t>
      </w:r>
      <w:r w:rsidRPr="00BB53D7">
        <w:rPr>
          <w:rFonts w:cs="Times New Roman"/>
          <w:i/>
          <w:iCs/>
          <w:noProof/>
          <w:lang w:val="en-US"/>
        </w:rPr>
        <w:t>Vinculos</w:t>
      </w:r>
      <w:r w:rsidRPr="00BB53D7">
        <w:rPr>
          <w:rFonts w:cs="Times New Roman"/>
          <w:noProof/>
          <w:lang w:val="en-US"/>
        </w:rPr>
        <w:t>, 27-48.</w:t>
      </w:r>
    </w:p>
    <w:p w14:paraId="65C5DF0B"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lastRenderedPageBreak/>
        <w:t xml:space="preserve">Huang, Y., Wang, L., Hou, Y., Zhang, W., &amp; Zhang, Y. (2018). </w:t>
      </w:r>
      <w:r w:rsidRPr="00BB53D7">
        <w:rPr>
          <w:rFonts w:cs="Times New Roman"/>
          <w:i/>
          <w:iCs/>
          <w:noProof/>
          <w:lang w:val="en-US"/>
        </w:rPr>
        <w:t>A prototype IOT based wireless sensor network for traffic information monitoring.</w:t>
      </w:r>
      <w:r w:rsidRPr="00BB53D7">
        <w:rPr>
          <w:rFonts w:cs="Times New Roman"/>
          <w:noProof/>
          <w:lang w:val="en-US"/>
        </w:rPr>
        <w:t xml:space="preserve"> International Journal of Pavement Research &amp; Technology.</w:t>
      </w:r>
    </w:p>
    <w:p w14:paraId="730A8621"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ibertech</w:t>
      </w:r>
      <w:r w:rsidRPr="00BB53D7">
        <w:rPr>
          <w:rFonts w:cs="Times New Roman"/>
          <w:noProof/>
          <w:lang w:val="en-US"/>
        </w:rPr>
        <w:t>. (2006, 06 45). Retrieved from ibertech: https://www.ibertech.org/analitica-descriptiva-predictiva-y-prescriptiva/</w:t>
      </w:r>
    </w:p>
    <w:p w14:paraId="75C897B9"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ibertech</w:t>
      </w:r>
      <w:r w:rsidRPr="00BB53D7">
        <w:rPr>
          <w:rFonts w:cs="Times New Roman"/>
          <w:noProof/>
          <w:lang w:val="en-US"/>
        </w:rPr>
        <w:t>. (2006, 06 18). Retrieved from ibertech: https://www.ibertech.org/analitica-descriptiva-predictiva-y-prescriptiva/</w:t>
      </w:r>
    </w:p>
    <w:p w14:paraId="2B71783D"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 xml:space="preserve">IBM </w:t>
      </w:r>
      <w:r w:rsidRPr="00BB53D7">
        <w:rPr>
          <w:rFonts w:cs="Times New Roman"/>
          <w:noProof/>
          <w:lang w:val="en-US"/>
        </w:rPr>
        <w:t>. (n.d.). Retrieved from IBM : https://www.ibm.com/es-es/cloud?</w:t>
      </w:r>
    </w:p>
    <w:p w14:paraId="3B1E8285"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Isaac Lera, C. G. (2019). </w:t>
      </w:r>
      <w:r w:rsidRPr="00BB53D7">
        <w:rPr>
          <w:rFonts w:cs="Times New Roman"/>
          <w:i/>
          <w:iCs/>
          <w:noProof/>
        </w:rPr>
        <w:t>YAFS.</w:t>
      </w:r>
      <w:r w:rsidRPr="00BB53D7">
        <w:rPr>
          <w:rFonts w:cs="Times New Roman"/>
          <w:noProof/>
        </w:rPr>
        <w:t xml:space="preserve"> </w:t>
      </w:r>
      <w:r w:rsidRPr="00BB53D7">
        <w:rPr>
          <w:rFonts w:cs="Times New Roman"/>
          <w:noProof/>
          <w:lang w:val="en-US"/>
        </w:rPr>
        <w:t>Palma. Retrieved from https://ieeexplore.ieee.org/stamp/stamp.jsp?tp=&amp;arnumber=8758823</w:t>
      </w:r>
    </w:p>
    <w:p w14:paraId="1C81F14D" w14:textId="704321DC" w:rsidR="00154CFC" w:rsidRPr="00BB53D7" w:rsidRDefault="00154CFC" w:rsidP="00154CFC">
      <w:pPr>
        <w:pStyle w:val="Bibliografa"/>
        <w:ind w:left="720" w:hanging="284"/>
        <w:rPr>
          <w:rFonts w:cs="Times New Roman"/>
          <w:noProof/>
        </w:rPr>
      </w:pPr>
      <w:r w:rsidRPr="00BB53D7">
        <w:rPr>
          <w:rFonts w:cs="Times New Roman"/>
          <w:i/>
          <w:iCs/>
          <w:noProof/>
        </w:rPr>
        <w:t>Itop</w:t>
      </w:r>
      <w:r w:rsidRPr="00BB53D7">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Joyanes Aguilar, L. (29 de mayo del 2019). </w:t>
      </w:r>
      <w:r w:rsidRPr="00BB53D7">
        <w:rPr>
          <w:rFonts w:cs="Times New Roman"/>
          <w:i/>
          <w:iCs/>
          <w:noProof/>
        </w:rPr>
        <w:t>Inteligencia de negocios y anlitica de datos.</w:t>
      </w:r>
      <w:r w:rsidRPr="00BB53D7">
        <w:rPr>
          <w:rFonts w:cs="Times New Roman"/>
          <w:noProof/>
        </w:rPr>
        <w:t xml:space="preserve"> Bogota: Alfaomega.</w:t>
      </w:r>
    </w:p>
    <w:p w14:paraId="2B74B4E2" w14:textId="77777777" w:rsidR="00154CFC" w:rsidRPr="00BB53D7" w:rsidRDefault="00154CFC" w:rsidP="00154CFC">
      <w:pPr>
        <w:pStyle w:val="Bibliografa"/>
        <w:ind w:left="720" w:hanging="284"/>
        <w:rPr>
          <w:rFonts w:cs="Times New Roman"/>
          <w:noProof/>
        </w:rPr>
      </w:pPr>
      <w:r w:rsidRPr="00BB53D7">
        <w:rPr>
          <w:rFonts w:cs="Times New Roman"/>
          <w:noProof/>
        </w:rPr>
        <w:t xml:space="preserve">Leónardo Darío Bello Parias, L. C. (2000). </w:t>
      </w:r>
      <w:r w:rsidRPr="00BB53D7">
        <w:rPr>
          <w:rFonts w:cs="Times New Roman"/>
          <w:i/>
          <w:iCs/>
          <w:noProof/>
        </w:rPr>
        <w:t>Libro de estadística descriptiva.</w:t>
      </w:r>
      <w:r w:rsidRPr="00BB53D7">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Levis, P., Lee, N., Welsh, M., &amp; Culler, D. (2003). </w:t>
      </w:r>
      <w:r w:rsidRPr="00BB53D7">
        <w:rPr>
          <w:rFonts w:cs="Times New Roman"/>
          <w:i/>
          <w:iCs/>
          <w:noProof/>
          <w:lang w:val="en-US"/>
        </w:rPr>
        <w:t>TOSSIM: Accurate and scalable simulation of entire Tinyos applcations.</w:t>
      </w:r>
      <w:r w:rsidRPr="00BB53D7">
        <w:rPr>
          <w:rFonts w:cs="Times New Roman"/>
          <w:noProof/>
          <w:lang w:val="en-US"/>
        </w:rPr>
        <w:t xml:space="preserve"> In Proceedings of the 1st international conference on Embedded networked sensor systems.ACM.</w:t>
      </w:r>
    </w:p>
    <w:p w14:paraId="7AF8DF54"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Loukides, M. (2011). </w:t>
      </w:r>
      <w:r w:rsidRPr="00BB53D7">
        <w:rPr>
          <w:rFonts w:cs="Times New Roman"/>
          <w:i/>
          <w:iCs/>
          <w:noProof/>
        </w:rPr>
        <w:t>¿Que es la ciencia de datos?</w:t>
      </w:r>
      <w:r w:rsidRPr="00BB53D7">
        <w:rPr>
          <w:rFonts w:cs="Times New Roman"/>
          <w:noProof/>
        </w:rPr>
        <w:t xml:space="preserve"> </w:t>
      </w:r>
      <w:r w:rsidRPr="00BB53D7">
        <w:rPr>
          <w:rFonts w:cs="Times New Roman"/>
          <w:noProof/>
          <w:lang w:val="en-US"/>
        </w:rPr>
        <w:t>O'Reilly Media, Inc.</w:t>
      </w:r>
    </w:p>
    <w:p w14:paraId="389C8616"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Mäkinen, A. (2016). </w:t>
      </w:r>
      <w:r w:rsidRPr="00BB53D7">
        <w:rPr>
          <w:rFonts w:cs="Times New Roman"/>
          <w:i/>
          <w:iCs/>
          <w:noProof/>
          <w:lang w:val="en-US"/>
        </w:rPr>
        <w:t>Emulation of IoT Devices.</w:t>
      </w:r>
      <w:r w:rsidRPr="00BB53D7">
        <w:rPr>
          <w:rFonts w:cs="Times New Roman"/>
          <w:noProof/>
          <w:lang w:val="en-US"/>
        </w:rPr>
        <w:t xml:space="preserve"> Espoo. Retrieved from https://aaltodoc.aalto.fi/bitstream/handle/123456789/23951/master_M%c3%a4kinen_Alli_2016.pdf?sequence=1&amp;isAllowed=y</w:t>
      </w:r>
    </w:p>
    <w:p w14:paraId="67D0DB79" w14:textId="77777777" w:rsidR="00154CFC" w:rsidRPr="00BB53D7" w:rsidRDefault="00154CFC" w:rsidP="00154CFC">
      <w:pPr>
        <w:pStyle w:val="Bibliografa"/>
        <w:ind w:left="720" w:hanging="284"/>
        <w:rPr>
          <w:rFonts w:cs="Times New Roman"/>
          <w:noProof/>
        </w:rPr>
      </w:pPr>
      <w:r w:rsidRPr="00BB53D7">
        <w:rPr>
          <w:rFonts w:cs="Times New Roman"/>
          <w:noProof/>
        </w:rPr>
        <w:t xml:space="preserve">Martin Iglesia, M. (2019, Febrero). </w:t>
      </w:r>
      <w:r w:rsidRPr="00BB53D7">
        <w:rPr>
          <w:rFonts w:cs="Times New Roman"/>
          <w:i/>
          <w:iCs/>
          <w:noProof/>
        </w:rPr>
        <w:t>Archivo Digital UPM.</w:t>
      </w:r>
      <w:r w:rsidRPr="00BB53D7">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lastRenderedPageBreak/>
        <w:t>MathWorks</w:t>
      </w:r>
      <w:r w:rsidRPr="00BB53D7">
        <w:rPr>
          <w:rFonts w:cs="Times New Roman"/>
          <w:noProof/>
          <w:lang w:val="en-US"/>
        </w:rPr>
        <w:t>. (n.d.). Retrieved from MathWorks: https://www.mathworks.com/solutions/internet-of-things.html</w:t>
      </w:r>
    </w:p>
    <w:p w14:paraId="2A2850F6"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Mehmood, T. (n.d.). </w:t>
      </w:r>
      <w:r w:rsidRPr="00BB53D7">
        <w:rPr>
          <w:rFonts w:cs="Times New Roman"/>
          <w:i/>
          <w:iCs/>
          <w:noProof/>
          <w:lang w:val="en-US"/>
        </w:rPr>
        <w:t>COOJA Network Simulator.</w:t>
      </w:r>
      <w:r w:rsidRPr="00BB53D7">
        <w:rPr>
          <w:rFonts w:cs="Times New Roman"/>
          <w:noProof/>
          <w:lang w:val="en-US"/>
        </w:rPr>
        <w:t xml:space="preserve"> Islamabad. Retrieved from https://arxiv.org/ftp/arxiv/papers/1712/1712.08303.pdf</w:t>
      </w:r>
    </w:p>
    <w:p w14:paraId="67B6BB7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Micrsoft. (n.d.). </w:t>
      </w:r>
      <w:r w:rsidRPr="00BB53D7">
        <w:rPr>
          <w:rFonts w:cs="Times New Roman"/>
          <w:i/>
          <w:iCs/>
          <w:noProof/>
          <w:lang w:val="en-US"/>
        </w:rPr>
        <w:t>Micrsoft</w:t>
      </w:r>
      <w:r w:rsidRPr="00BB53D7">
        <w:rPr>
          <w:rFonts w:cs="Times New Roman"/>
          <w:noProof/>
          <w:lang w:val="en-US"/>
        </w:rPr>
        <w:t>. Retrieved from https://azure.microsoft.com/es-es/overview/machine-learning-algorithms/#overview</w:t>
      </w:r>
    </w:p>
    <w:p w14:paraId="6841C23A"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Myriam Muñoz de ózak, S. F. (1991). PROCESOS ESTOCÁSTICOS CON DOS PARÁMETROS I. 72-74. </w:t>
      </w:r>
      <w:r w:rsidRPr="00BB53D7">
        <w:rPr>
          <w:rFonts w:cs="Times New Roman"/>
          <w:noProof/>
          <w:lang w:val="en-US"/>
        </w:rPr>
        <w:t>Retrieved from https://revistas.unal.edu.co/index.php/estad/article/viewFile/9955/10486</w:t>
      </w:r>
    </w:p>
    <w:p w14:paraId="3DC525A7" w14:textId="77777777" w:rsidR="00154CFC" w:rsidRPr="00BB53D7" w:rsidRDefault="00154CFC" w:rsidP="00154CFC">
      <w:pPr>
        <w:pStyle w:val="Bibliografa"/>
        <w:ind w:left="720" w:hanging="284"/>
        <w:rPr>
          <w:rFonts w:cs="Times New Roman"/>
          <w:noProof/>
        </w:rPr>
      </w:pPr>
      <w:r w:rsidRPr="00BB53D7">
        <w:rPr>
          <w:rFonts w:cs="Times New Roman"/>
          <w:noProof/>
        </w:rPr>
        <w:t xml:space="preserve">NEO.LCC. (n.d.). </w:t>
      </w:r>
      <w:r w:rsidRPr="00BB53D7">
        <w:rPr>
          <w:rFonts w:cs="Times New Roman"/>
          <w:i/>
          <w:iCs/>
          <w:noProof/>
        </w:rPr>
        <w:t>Protocolos de transporte</w:t>
      </w:r>
      <w:r w:rsidRPr="00BB53D7">
        <w:rPr>
          <w:rFonts w:cs="Times New Roman"/>
          <w:noProof/>
        </w:rPr>
        <w:t>. Retrieved Abril 14, 2020, from Herramientas WEB para la enseñanza de protocolos de comunicación: http://neo.lcc.uma.es/evirtual/cdd/tutorial/transporte/protrans.html</w:t>
      </w:r>
    </w:p>
    <w:p w14:paraId="4F4257C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Nigro, O., Corti, D., &amp; Terren, D. (2004). </w:t>
      </w:r>
      <w:r w:rsidRPr="00BB53D7">
        <w:rPr>
          <w:rFonts w:cs="Times New Roman"/>
          <w:i/>
          <w:iCs/>
          <w:noProof/>
        </w:rPr>
        <w:t>Knowledge Discovery in Databases.</w:t>
      </w:r>
      <w:r w:rsidRPr="00BB53D7">
        <w:rPr>
          <w:rFonts w:cs="Times New Roman"/>
          <w:noProof/>
        </w:rPr>
        <w:t xml:space="preserve"> Un proceso centrado ene el usuario. In VI Woorkshop de investigadores en Ciencias de lamComputacion.</w:t>
      </w:r>
    </w:p>
    <w:p w14:paraId="3F2F2F09"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NSNAM. (2011). </w:t>
      </w:r>
      <w:r w:rsidRPr="00BB53D7">
        <w:rPr>
          <w:rFonts w:cs="Times New Roman"/>
          <w:i/>
          <w:iCs/>
          <w:noProof/>
          <w:lang w:val="en-US"/>
        </w:rPr>
        <w:t>NS-3 Network Simulator</w:t>
      </w:r>
      <w:r w:rsidRPr="00BB53D7">
        <w:rPr>
          <w:rFonts w:cs="Times New Roman"/>
          <w:noProof/>
          <w:lang w:val="en-US"/>
        </w:rPr>
        <w:t>. Retrieved Abril 2, 2020, from NS-3: https://www.nsnam.org/</w:t>
      </w:r>
    </w:p>
    <w:p w14:paraId="102C44C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Oracle. (2022). </w:t>
      </w:r>
      <w:r w:rsidRPr="00BB53D7">
        <w:rPr>
          <w:rFonts w:cs="Times New Roman"/>
          <w:i/>
          <w:iCs/>
          <w:noProof/>
        </w:rPr>
        <w:t>www.oracle.com</w:t>
      </w:r>
      <w:r w:rsidRPr="00BB53D7">
        <w:rPr>
          <w:rFonts w:cs="Times New Roman"/>
          <w:noProof/>
        </w:rPr>
        <w:t>. Obtenido de https://www.oracle.com/co/artificial-intelligence/what-is-ai/</w:t>
      </w:r>
    </w:p>
    <w:p w14:paraId="0D56B42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Peña, S. (2017). </w:t>
      </w:r>
      <w:r w:rsidRPr="00BB53D7">
        <w:rPr>
          <w:rFonts w:cs="Times New Roman"/>
          <w:i/>
          <w:iCs/>
          <w:noProof/>
        </w:rPr>
        <w:t>Análisis de Datos.</w:t>
      </w:r>
      <w:r w:rsidRPr="00BB53D7">
        <w:rPr>
          <w:rFonts w:cs="Times New Roman"/>
          <w:noProof/>
        </w:rPr>
        <w:t xml:space="preserve"> Bogota D.C: Areandino.</w:t>
      </w:r>
    </w:p>
    <w:p w14:paraId="524AD2D3"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Prado, J. (n.d.). </w:t>
      </w:r>
      <w:r w:rsidRPr="00BB53D7">
        <w:rPr>
          <w:rFonts w:cs="Times New Roman"/>
          <w:i/>
          <w:iCs/>
          <w:noProof/>
          <w:lang w:val="en-US"/>
        </w:rPr>
        <w:t>VALTX</w:t>
      </w:r>
      <w:r w:rsidRPr="00BB53D7">
        <w:rPr>
          <w:rFonts w:cs="Times New Roman"/>
          <w:noProof/>
          <w:lang w:val="en-US"/>
        </w:rPr>
        <w:t>. Retrieved from VALTX: https://www.valtx.pe/blog/que-es-la-analitica-de-datos-y-como-puede-impactar-positivamente-en-tu-negocio</w:t>
      </w:r>
    </w:p>
    <w:p w14:paraId="1B86D680" w14:textId="77777777" w:rsidR="00154CFC" w:rsidRPr="00BB53D7" w:rsidRDefault="00154CFC" w:rsidP="00154CFC">
      <w:pPr>
        <w:pStyle w:val="Bibliografa"/>
        <w:ind w:left="720" w:hanging="284"/>
        <w:rPr>
          <w:rFonts w:cs="Times New Roman"/>
          <w:noProof/>
        </w:rPr>
      </w:pPr>
      <w:r w:rsidRPr="00BB53D7">
        <w:rPr>
          <w:rFonts w:cs="Times New Roman"/>
          <w:noProof/>
        </w:rPr>
        <w:t xml:space="preserve">Quintero, J. (2006). La cadena de valor : Una herramienta de pensamiento estraegico. </w:t>
      </w:r>
      <w:r w:rsidRPr="00BB53D7">
        <w:rPr>
          <w:rFonts w:cs="Times New Roman"/>
          <w:i/>
          <w:iCs/>
          <w:noProof/>
        </w:rPr>
        <w:t>Telos</w:t>
      </w:r>
      <w:r w:rsidRPr="00BB53D7">
        <w:rPr>
          <w:rFonts w:cs="Times New Roman"/>
          <w:noProof/>
        </w:rPr>
        <w:t>, 14.</w:t>
      </w:r>
    </w:p>
    <w:p w14:paraId="1EDFAAEB" w14:textId="77777777" w:rsidR="00154CFC" w:rsidRPr="00BB53D7" w:rsidRDefault="00154CFC" w:rsidP="00154CFC">
      <w:pPr>
        <w:pStyle w:val="Bibliografa"/>
        <w:ind w:left="720" w:hanging="284"/>
        <w:rPr>
          <w:rFonts w:cs="Times New Roman"/>
          <w:noProof/>
        </w:rPr>
      </w:pPr>
      <w:r w:rsidRPr="00BB53D7">
        <w:rPr>
          <w:rFonts w:cs="Times New Roman"/>
          <w:noProof/>
        </w:rPr>
        <w:t xml:space="preserve">Quiñones Cuenca, M., González Jaramillo, V., Torres, R., &amp; Miguel , J. (2017). </w:t>
      </w:r>
      <w:r w:rsidRPr="00BB53D7">
        <w:rPr>
          <w:rFonts w:cs="Times New Roman"/>
          <w:i/>
          <w:iCs/>
          <w:noProof/>
        </w:rPr>
        <w:t>Sistema de Monitoreo de variables medioambientales usando una red de sensores inalámbricos y plataformas de Internet de las Cosas.</w:t>
      </w:r>
      <w:r w:rsidRPr="00BB53D7">
        <w:rPr>
          <w:rFonts w:cs="Times New Roman"/>
          <w:noProof/>
        </w:rPr>
        <w:t xml:space="preserve"> Universidad Técnica Particular de Loja, Departamento de Ingeniería, Loja. Retrieved Abril 14, 2020, from </w:t>
      </w:r>
      <w:r w:rsidRPr="00BB53D7">
        <w:rPr>
          <w:rFonts w:cs="Times New Roman"/>
          <w:noProof/>
        </w:rPr>
        <w:lastRenderedPageBreak/>
        <w:t>http://scielo.senescyt.gob.ec/scielo.php?script=sci_arttext&amp;pid=S1390-65422017000100329</w:t>
      </w:r>
    </w:p>
    <w:p w14:paraId="05ACB89D"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Raposo, J. (2007). </w:t>
      </w:r>
      <w:r w:rsidRPr="00BB53D7">
        <w:rPr>
          <w:rFonts w:cs="Times New Roman"/>
          <w:i/>
          <w:iCs/>
          <w:noProof/>
        </w:rPr>
        <w:t>Tecnicas de mantenimeiento automatico de programas envoltorio para fuentes de datos web semiestrucuturadas.</w:t>
      </w:r>
      <w:r w:rsidRPr="00BB53D7">
        <w:rPr>
          <w:rFonts w:cs="Times New Roman"/>
          <w:noProof/>
        </w:rPr>
        <w:t xml:space="preserve"> </w:t>
      </w:r>
      <w:r w:rsidRPr="00BB53D7">
        <w:rPr>
          <w:rFonts w:cs="Times New Roman"/>
          <w:noProof/>
          <w:lang w:val="en-US"/>
        </w:rPr>
        <w:t>Coruña: Doctoral dissertation.</w:t>
      </w:r>
    </w:p>
    <w:p w14:paraId="4E331E33"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Riverder Tecnologies. (2017). </w:t>
      </w:r>
      <w:r w:rsidRPr="00BB53D7">
        <w:rPr>
          <w:rFonts w:cs="Times New Roman"/>
          <w:i/>
          <w:iCs/>
          <w:noProof/>
          <w:lang w:val="en-US"/>
        </w:rPr>
        <w:t>opnet simulator</w:t>
      </w:r>
      <w:r w:rsidRPr="00BB53D7">
        <w:rPr>
          <w:rFonts w:cs="Times New Roman"/>
          <w:noProof/>
          <w:lang w:val="en-US"/>
        </w:rPr>
        <w:t>. Retrieved from https://www.riverbed.com/in/products/steelcentral/opnet.html</w:t>
      </w:r>
    </w:p>
    <w:p w14:paraId="1A1A6917" w14:textId="77777777" w:rsidR="00154CFC" w:rsidRPr="00BB53D7" w:rsidRDefault="00154CFC" w:rsidP="00154CFC">
      <w:pPr>
        <w:pStyle w:val="Bibliografa"/>
        <w:ind w:left="720" w:hanging="284"/>
        <w:rPr>
          <w:rFonts w:cs="Times New Roman"/>
          <w:noProof/>
        </w:rPr>
      </w:pPr>
      <w:r w:rsidRPr="00BB53D7">
        <w:rPr>
          <w:rFonts w:cs="Times New Roman"/>
          <w:noProof/>
        </w:rPr>
        <w:t xml:space="preserve">Robles Solano, D. (2021, Marzo). </w:t>
      </w:r>
      <w:r w:rsidRPr="00BB53D7">
        <w:rPr>
          <w:rFonts w:cs="Times New Roman"/>
          <w:i/>
          <w:iCs/>
          <w:noProof/>
        </w:rPr>
        <w:t>Repositorio Digital.</w:t>
      </w:r>
      <w:r w:rsidRPr="00BB53D7">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Rodríguez Moreno, E. S., &amp; López Ordoñez, V. F. (2017). </w:t>
      </w:r>
      <w:r w:rsidRPr="00BB53D7">
        <w:rPr>
          <w:rFonts w:cs="Times New Roman"/>
          <w:i/>
          <w:iCs/>
          <w:noProof/>
        </w:rPr>
        <w:t>Diseño e implmentación de un sistema inteligente para un edificio.</w:t>
      </w:r>
      <w:r w:rsidRPr="00BB53D7">
        <w:rPr>
          <w:rFonts w:cs="Times New Roman"/>
          <w:noProof/>
        </w:rPr>
        <w:t xml:space="preserve"> Tesis de grado, Universidad Francisco Jose de Caldas, Facultad de Ingeniería, Bogotá. Retrieved Marzo 25, 2020</w:t>
      </w:r>
    </w:p>
    <w:p w14:paraId="2C1CCFCB"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Roldán Carrasco, Á. (2007). </w:t>
      </w:r>
      <w:r w:rsidRPr="00BB53D7">
        <w:rPr>
          <w:rFonts w:cs="Times New Roman"/>
          <w:i/>
          <w:iCs/>
          <w:noProof/>
        </w:rPr>
        <w:t>Emulador de Gameboy para dispositivos móviles.</w:t>
      </w:r>
      <w:r w:rsidRPr="00BB53D7">
        <w:rPr>
          <w:rFonts w:cs="Times New Roman"/>
          <w:noProof/>
        </w:rPr>
        <w:t xml:space="preserve"> Tesis, Escuela Superior de Ingeniería Informática, Departamento de Informática, Ciudad Real. </w:t>
      </w:r>
      <w:r w:rsidRPr="00BB53D7">
        <w:rPr>
          <w:rFonts w:cs="Times New Roman"/>
          <w:noProof/>
          <w:lang w:val="en-US"/>
        </w:rPr>
        <w:t>Retrieved Marzo 25, 2020, from https://www.esi.uclm.es/www/cglez/downloads/pfc/pfcaroldan.pdf</w:t>
      </w:r>
    </w:p>
    <w:p w14:paraId="685C5E36" w14:textId="77777777" w:rsidR="00154CFC" w:rsidRPr="00BB53D7" w:rsidRDefault="00154CFC" w:rsidP="00154CFC">
      <w:pPr>
        <w:pStyle w:val="Bibliografa"/>
        <w:ind w:left="720" w:hanging="284"/>
        <w:rPr>
          <w:rFonts w:cs="Times New Roman"/>
          <w:noProof/>
        </w:rPr>
      </w:pPr>
      <w:r w:rsidRPr="00BB53D7">
        <w:rPr>
          <w:rFonts w:cs="Times New Roman"/>
          <w:noProof/>
        </w:rPr>
        <w:t xml:space="preserve">Ruz Nieto, A. (2021). </w:t>
      </w:r>
      <w:r w:rsidRPr="00BB53D7">
        <w:rPr>
          <w:rFonts w:cs="Times New Roman"/>
          <w:i/>
          <w:iCs/>
          <w:noProof/>
        </w:rPr>
        <w:t>Repositorio Digital.</w:t>
      </w:r>
      <w:r w:rsidRPr="00BB53D7">
        <w:rPr>
          <w:rFonts w:cs="Times New Roman"/>
          <w:noProof/>
        </w:rPr>
        <w:t xml:space="preserve"> Retrieved from Simulación realista de comunicaciones IoT en entornos urbanos: https://repositorio.upct.es/handle/10317/9646</w:t>
      </w:r>
    </w:p>
    <w:p w14:paraId="3A9728B1"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Sánchez Martín, A. A., Barreto Santamaría, L. E., Ochoa Ortiz, J. J., &amp; Villanueva Navarro, S. E. (2019). </w:t>
      </w:r>
      <w:r w:rsidRPr="00BB53D7">
        <w:rPr>
          <w:rFonts w:cs="Times New Roman"/>
          <w:i/>
          <w:iCs/>
          <w:noProof/>
        </w:rPr>
        <w:t>Emulador para desarrollo de proyectos IoT y analiticas.</w:t>
      </w:r>
      <w:r w:rsidRPr="00BB53D7">
        <w:rPr>
          <w:rFonts w:cs="Times New Roman"/>
          <w:noProof/>
        </w:rPr>
        <w:t xml:space="preserve"> PREGUNTAR, Universidad Distrital Francisco José de Caldas, Bogotá. Retrieved marzo 13, 2020</w:t>
      </w:r>
    </w:p>
    <w:p w14:paraId="5400D76E"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Sandoval, L. J. (2018, 4 16). ALGORITMOS DE APRENDIZAJE AUTOMÁTICO PARA ANÁLISIS Y. </w:t>
      </w:r>
      <w:r w:rsidRPr="00BB53D7">
        <w:rPr>
          <w:rFonts w:cs="Times New Roman"/>
          <w:i/>
          <w:iCs/>
          <w:noProof/>
        </w:rPr>
        <w:t>ITCA FEPADE</w:t>
      </w:r>
      <w:r w:rsidRPr="00BB53D7">
        <w:rPr>
          <w:rFonts w:cs="Times New Roman"/>
          <w:noProof/>
        </w:rPr>
        <w:t>, pp. 36-40.</w:t>
      </w:r>
    </w:p>
    <w:p w14:paraId="138DFB7B" w14:textId="77777777" w:rsidR="00154CFC" w:rsidRPr="00BB53D7" w:rsidRDefault="00154CFC" w:rsidP="00154CFC">
      <w:pPr>
        <w:pStyle w:val="Bibliografa"/>
        <w:ind w:left="720" w:hanging="284"/>
        <w:rPr>
          <w:rFonts w:cs="Times New Roman"/>
          <w:noProof/>
        </w:rPr>
      </w:pPr>
      <w:bookmarkStart w:id="243" w:name="_Hlk127619164"/>
      <w:r w:rsidRPr="00BB53D7">
        <w:rPr>
          <w:rFonts w:cs="Times New Roman"/>
          <w:noProof/>
        </w:rPr>
        <w:t>Sandy E. Abasolo, M. A. (2013)</w:t>
      </w:r>
      <w:bookmarkEnd w:id="243"/>
      <w:r w:rsidRPr="00BB53D7">
        <w:rPr>
          <w:rFonts w:cs="Times New Roman"/>
          <w:noProof/>
        </w:rPr>
        <w:t xml:space="preserve">. </w:t>
      </w:r>
      <w:r w:rsidRPr="00BB53D7">
        <w:rPr>
          <w:rFonts w:cs="Times New Roman"/>
          <w:i/>
          <w:iCs/>
          <w:noProof/>
        </w:rPr>
        <w:t>Evaluación del modelo de referencia de “Internet of Things” (IoT), mediante la implantación de arquitecturas basadas en plataformas comerciales, open hardware y conectividad IPv6.</w:t>
      </w:r>
      <w:r w:rsidRPr="00BB53D7">
        <w:rPr>
          <w:rFonts w:cs="Times New Roman"/>
          <w:noProof/>
        </w:rPr>
        <w:t xml:space="preserve"> </w:t>
      </w:r>
    </w:p>
    <w:p w14:paraId="2955D457" w14:textId="52B8B895" w:rsidR="00154CFC" w:rsidRPr="00BB53D7" w:rsidRDefault="00154CFC" w:rsidP="00154CFC">
      <w:pPr>
        <w:pStyle w:val="Bibliografa"/>
        <w:ind w:left="720" w:hanging="284"/>
        <w:rPr>
          <w:rFonts w:cs="Times New Roman"/>
          <w:noProof/>
          <w:szCs w:val="24"/>
        </w:rPr>
      </w:pPr>
      <w:r w:rsidRPr="00BB53D7">
        <w:rPr>
          <w:rFonts w:cs="Times New Roman"/>
          <w:noProof/>
        </w:rPr>
        <w:lastRenderedPageBreak/>
        <w:t xml:space="preserve">Semle, A. (2016, Septiembre). Protocolos IIoT para considerar. </w:t>
      </w:r>
      <w:r w:rsidRPr="00BB53D7">
        <w:rPr>
          <w:rFonts w:cs="Times New Roman"/>
          <w:i/>
          <w:iCs/>
          <w:noProof/>
        </w:rPr>
        <w:t>AADECA Revista</w:t>
      </w:r>
      <w:r w:rsidRPr="00BB53D7">
        <w:rPr>
          <w:rFonts w:cs="Times New Roman"/>
          <w:noProof/>
        </w:rPr>
        <w:t>, 32-35. Retrieved Marzo 25, 2020, from https://editores-srl.com.ar/sites/default/files/aa2_semle_protocolos_ilot.pdf</w:t>
      </w:r>
    </w:p>
    <w:p w14:paraId="4D732785"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Snoke, J., &amp; HalanLarochelle. (2012). Practica y optimizacion de algoritmos de aprendizaje automatico. </w:t>
      </w:r>
      <w:r w:rsidRPr="00BB53D7">
        <w:rPr>
          <w:rFonts w:cs="Times New Roman"/>
          <w:i/>
          <w:iCs/>
          <w:noProof/>
        </w:rPr>
        <w:t>Avances en sistemas de procesamiento de informacion neuronal</w:t>
      </w:r>
      <w:r w:rsidRPr="00BB53D7">
        <w:rPr>
          <w:rFonts w:cs="Times New Roman"/>
          <w:noProof/>
        </w:rPr>
        <w:t>, 2951-2959.</w:t>
      </w:r>
    </w:p>
    <w:p w14:paraId="55C00716"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Tetcos. (2017). </w:t>
      </w:r>
      <w:r w:rsidRPr="00BB53D7">
        <w:rPr>
          <w:rFonts w:cs="Times New Roman"/>
          <w:i/>
          <w:iCs/>
          <w:noProof/>
        </w:rPr>
        <w:t>Netsim emulator</w:t>
      </w:r>
      <w:r w:rsidRPr="00BB53D7">
        <w:rPr>
          <w:rFonts w:cs="Times New Roman"/>
          <w:noProof/>
        </w:rPr>
        <w:t xml:space="preserve">. </w:t>
      </w:r>
      <w:r w:rsidRPr="00BB53D7">
        <w:rPr>
          <w:rFonts w:cs="Times New Roman"/>
          <w:noProof/>
          <w:lang w:val="en-US"/>
        </w:rPr>
        <w:t>Retrieved from http://tetcos.com/</w:t>
      </w:r>
    </w:p>
    <w:p w14:paraId="42DCB4CD" w14:textId="77777777" w:rsidR="00154CFC" w:rsidRPr="00BB53D7" w:rsidRDefault="00154CFC" w:rsidP="00154CFC">
      <w:pPr>
        <w:pStyle w:val="Bibliografa"/>
        <w:ind w:left="720" w:hanging="284"/>
        <w:rPr>
          <w:rFonts w:cs="Times New Roman"/>
          <w:noProof/>
        </w:rPr>
      </w:pPr>
      <w:r w:rsidRPr="00BB53D7">
        <w:rPr>
          <w:rFonts w:cs="Times New Roman"/>
          <w:noProof/>
          <w:lang w:val="en-US"/>
        </w:rPr>
        <w:t xml:space="preserve">Timarán-Pereira. (2016). </w:t>
      </w:r>
      <w:r w:rsidRPr="00BB53D7">
        <w:rPr>
          <w:rFonts w:cs="Times New Roman"/>
          <w:i/>
          <w:iCs/>
          <w:noProof/>
          <w:lang w:val="en-US"/>
        </w:rPr>
        <w:t>The Process of Knowledge Discovery on Databases .</w:t>
      </w:r>
      <w:r w:rsidRPr="00BB53D7">
        <w:rPr>
          <w:rFonts w:cs="Times New Roman"/>
          <w:noProof/>
          <w:lang w:val="en-US"/>
        </w:rPr>
        <w:t xml:space="preserve"> </w:t>
      </w:r>
      <w:r w:rsidRPr="00BB53D7">
        <w:rPr>
          <w:rFonts w:cs="Times New Roman"/>
          <w:noProof/>
        </w:rPr>
        <w:t>Bogota : Ediciones .</w:t>
      </w:r>
    </w:p>
    <w:p w14:paraId="2811063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Torres Bataller, J. (2016). </w:t>
      </w:r>
      <w:r w:rsidRPr="00BB53D7">
        <w:rPr>
          <w:rFonts w:cs="Times New Roman"/>
          <w:i/>
          <w:iCs/>
          <w:noProof/>
        </w:rPr>
        <w:t>Desarrollo de una solucion para la simulacion de entornos IoT.</w:t>
      </w:r>
      <w:r w:rsidRPr="00BB53D7">
        <w:rPr>
          <w:rFonts w:cs="Times New Roman"/>
          <w:noProof/>
        </w:rPr>
        <w:t xml:space="preserve"> </w:t>
      </w:r>
    </w:p>
    <w:p w14:paraId="30279152"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Universidad de Alcalá. (2019). </w:t>
      </w:r>
      <w:r w:rsidRPr="00BB53D7">
        <w:rPr>
          <w:rFonts w:cs="Times New Roman"/>
          <w:i/>
          <w:iCs/>
          <w:noProof/>
        </w:rPr>
        <w:t>¿Por qué actualmente es tan importante el IoT?</w:t>
      </w:r>
      <w:r w:rsidRPr="00BB53D7">
        <w:rPr>
          <w:rFonts w:cs="Times New Roman"/>
          <w:noProof/>
        </w:rPr>
        <w:t xml:space="preserve"> </w:t>
      </w:r>
      <w:r w:rsidRPr="00BB53D7">
        <w:rPr>
          <w:rFonts w:cs="Times New Roman"/>
          <w:noProof/>
          <w:lang w:val="en-US"/>
        </w:rPr>
        <w:t>Retrieved marzo 13, 2020, from Máster en industria 4.0: https://www.masterindustria40.com/importancia-iot-master/</w:t>
      </w:r>
    </w:p>
    <w:p w14:paraId="78FEB28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Varga, A. (2016). </w:t>
      </w:r>
      <w:r w:rsidRPr="00BB53D7">
        <w:rPr>
          <w:rFonts w:cs="Times New Roman"/>
          <w:i/>
          <w:iCs/>
          <w:noProof/>
          <w:lang w:val="en-US"/>
        </w:rPr>
        <w:t>In Modeling and tools for network simulation.</w:t>
      </w:r>
      <w:r w:rsidRPr="00BB53D7">
        <w:rPr>
          <w:rFonts w:cs="Times New Roman"/>
          <w:noProof/>
          <w:lang w:val="en-US"/>
        </w:rPr>
        <w:t xml:space="preserve"> Berlin,Heidelberg: Springer.</w:t>
      </w:r>
    </w:p>
    <w:p w14:paraId="5E12F626" w14:textId="77777777" w:rsidR="00154CFC" w:rsidRPr="00BB53D7" w:rsidRDefault="00154CFC" w:rsidP="00154CFC">
      <w:pPr>
        <w:pStyle w:val="Bibliografa"/>
        <w:ind w:left="720" w:hanging="284"/>
        <w:rPr>
          <w:rFonts w:cs="Times New Roman"/>
          <w:noProof/>
          <w:lang w:val="en-US"/>
        </w:rPr>
      </w:pPr>
      <w:bookmarkStart w:id="244" w:name="_Hlk127619045"/>
      <w:r w:rsidRPr="00BB53D7">
        <w:rPr>
          <w:rFonts w:cs="Times New Roman"/>
          <w:noProof/>
          <w:lang w:val="en-US"/>
        </w:rPr>
        <w:t>Xia, F., Yang, L., Wang, L., &amp; Vinel, A. (2012).</w:t>
      </w:r>
      <w:bookmarkEnd w:id="244"/>
      <w:r w:rsidRPr="00BB53D7">
        <w:rPr>
          <w:rFonts w:cs="Times New Roman"/>
          <w:noProof/>
          <w:lang w:val="en-US"/>
        </w:rPr>
        <w:t xml:space="preserve"> </w:t>
      </w:r>
      <w:r w:rsidRPr="00BB53D7">
        <w:rPr>
          <w:rFonts w:cs="Times New Roman"/>
          <w:i/>
          <w:iCs/>
          <w:noProof/>
          <w:lang w:val="en-US"/>
        </w:rPr>
        <w:t>Internet of Things.</w:t>
      </w:r>
      <w:r w:rsidRPr="00BB53D7">
        <w:rPr>
          <w:rFonts w:cs="Times New Roman"/>
          <w:noProof/>
          <w:lang w:val="en-US"/>
        </w:rPr>
        <w:t xml:space="preserve"> International journal of communication systems. doi:10.1002/dac.2417</w:t>
      </w:r>
    </w:p>
    <w:p w14:paraId="1879F03D" w14:textId="77777777" w:rsidR="00154CFC" w:rsidRPr="0052580A" w:rsidRDefault="00154CFC" w:rsidP="00154CFC">
      <w:pPr>
        <w:pStyle w:val="Bibliografa"/>
        <w:ind w:left="720" w:hanging="284"/>
        <w:rPr>
          <w:rFonts w:cs="Times New Roman"/>
          <w:noProof/>
        </w:rPr>
      </w:pPr>
      <w:r w:rsidRPr="00BB53D7">
        <w:rPr>
          <w:rFonts w:cs="Times New Roman"/>
          <w:noProof/>
        </w:rPr>
        <w:t xml:space="preserve">Yacchirema Vargas, D. C., &amp; Palau Salvador, C. E. (n.d.). </w:t>
      </w:r>
      <w:r w:rsidRPr="00BB53D7">
        <w:rPr>
          <w:rFonts w:cs="Times New Roman"/>
          <w:i/>
          <w:iCs/>
          <w:noProof/>
          <w:lang w:val="en-US"/>
        </w:rPr>
        <w:t>Smart IoT Gateway For Heterogeneous Devices Interoperability</w:t>
      </w:r>
      <w:r w:rsidRPr="00BB53D7">
        <w:rPr>
          <w:rFonts w:cs="Times New Roman"/>
          <w:noProof/>
          <w:lang w:val="en-US"/>
        </w:rPr>
        <w:t xml:space="preserve"> (Octava ed., Vol. 14). </w:t>
      </w:r>
      <w:r w:rsidRPr="0052580A">
        <w:rPr>
          <w:rFonts w:cs="Times New Roman"/>
          <w:noProof/>
        </w:rPr>
        <w:t>IEEE Latin America Transactions. doi:10.1109/TLA.2016.7786378</w:t>
      </w:r>
    </w:p>
    <w:p w14:paraId="4E68A562" w14:textId="15143A8B" w:rsidR="00154CFC" w:rsidRPr="00BB53D7" w:rsidRDefault="00154CFC" w:rsidP="00154CFC">
      <w:pPr>
        <w:jc w:val="center"/>
        <w:rPr>
          <w:rFonts w:cs="Times New Roman"/>
          <w:b/>
          <w:bCs/>
        </w:rPr>
      </w:pPr>
      <w:r w:rsidRPr="00BB53D7">
        <w:rPr>
          <w:rFonts w:cs="Times New Roman"/>
          <w:b/>
          <w:bCs/>
        </w:rPr>
        <w:fldChar w:fldCharType="end"/>
      </w:r>
    </w:p>
    <w:p w14:paraId="44169CAB" w14:textId="32853279" w:rsidR="00154CFC" w:rsidRPr="00BB53D7" w:rsidRDefault="00154CFC" w:rsidP="00154CFC">
      <w:pPr>
        <w:jc w:val="center"/>
        <w:rPr>
          <w:rFonts w:cs="Times New Roman"/>
          <w:b/>
          <w:bCs/>
        </w:rPr>
      </w:pPr>
    </w:p>
    <w:p w14:paraId="3AEE2A71" w14:textId="5DDF0CC3" w:rsidR="00154CFC" w:rsidRPr="00BB53D7" w:rsidRDefault="00154CFC" w:rsidP="00154CFC">
      <w:pPr>
        <w:jc w:val="center"/>
        <w:rPr>
          <w:rFonts w:cs="Times New Roman"/>
          <w:b/>
          <w:bCs/>
        </w:rPr>
      </w:pPr>
    </w:p>
    <w:p w14:paraId="50F97B44" w14:textId="0DFAC529" w:rsidR="00154CFC" w:rsidRPr="00BB53D7" w:rsidRDefault="00154CFC" w:rsidP="00154CFC">
      <w:pPr>
        <w:jc w:val="center"/>
        <w:rPr>
          <w:rFonts w:cs="Times New Roman"/>
          <w:b/>
          <w:bCs/>
        </w:rPr>
      </w:pPr>
    </w:p>
    <w:p w14:paraId="686A671F" w14:textId="5502F710" w:rsidR="00154CFC" w:rsidRPr="00BB53D7" w:rsidRDefault="00154CFC" w:rsidP="00154CFC">
      <w:pPr>
        <w:jc w:val="center"/>
        <w:rPr>
          <w:rFonts w:cs="Times New Roman"/>
          <w:b/>
          <w:bCs/>
        </w:rPr>
      </w:pPr>
    </w:p>
    <w:p w14:paraId="6DCD02BE" w14:textId="6CEF1C5F" w:rsidR="00154CFC" w:rsidRPr="00BB53D7" w:rsidRDefault="00154CFC" w:rsidP="00154CFC">
      <w:pPr>
        <w:jc w:val="center"/>
        <w:rPr>
          <w:rFonts w:cs="Times New Roman"/>
          <w:b/>
          <w:bCs/>
        </w:rPr>
      </w:pPr>
    </w:p>
    <w:p w14:paraId="2C205157" w14:textId="6EDD2E93" w:rsidR="00154CFC" w:rsidRPr="00BB53D7" w:rsidRDefault="00154CFC" w:rsidP="00154CFC">
      <w:pPr>
        <w:jc w:val="center"/>
        <w:rPr>
          <w:rFonts w:cs="Times New Roman"/>
          <w:b/>
          <w:bCs/>
        </w:rPr>
      </w:pPr>
    </w:p>
    <w:p w14:paraId="3650B18B" w14:textId="50B7E9F3" w:rsidR="00154CFC" w:rsidRPr="00BB53D7" w:rsidRDefault="00154CFC" w:rsidP="00154CFC">
      <w:pPr>
        <w:jc w:val="center"/>
        <w:rPr>
          <w:rFonts w:cs="Times New Roman"/>
          <w:b/>
          <w:bCs/>
        </w:rPr>
      </w:pPr>
    </w:p>
    <w:p w14:paraId="3A9701EB" w14:textId="4E316AC3" w:rsidR="00154CFC" w:rsidRPr="00BB53D7" w:rsidRDefault="00154CFC" w:rsidP="00154CFC">
      <w:pPr>
        <w:jc w:val="center"/>
        <w:rPr>
          <w:rFonts w:cs="Times New Roman"/>
          <w:b/>
          <w:bCs/>
        </w:rPr>
      </w:pPr>
    </w:p>
    <w:p w14:paraId="58D9A53D" w14:textId="5E8A7AF4" w:rsidR="00154CFC" w:rsidRDefault="00154CFC" w:rsidP="00154CFC">
      <w:pPr>
        <w:jc w:val="center"/>
        <w:rPr>
          <w:rFonts w:cs="Times New Roman"/>
          <w:b/>
          <w:bCs/>
        </w:rPr>
      </w:pPr>
    </w:p>
    <w:p w14:paraId="019BDDE7" w14:textId="539C92AD" w:rsidR="006D3013" w:rsidRDefault="006D3013" w:rsidP="00154CFC">
      <w:pPr>
        <w:jc w:val="center"/>
        <w:rPr>
          <w:rFonts w:cs="Times New Roman"/>
          <w:b/>
          <w:bCs/>
        </w:rPr>
      </w:pPr>
    </w:p>
    <w:p w14:paraId="38B3D3B0" w14:textId="65CCC7E6" w:rsidR="006D3013" w:rsidRDefault="006D3013" w:rsidP="00154CFC">
      <w:pPr>
        <w:jc w:val="center"/>
        <w:rPr>
          <w:rFonts w:cs="Times New Roman"/>
          <w:b/>
          <w:bCs/>
        </w:rPr>
      </w:pPr>
    </w:p>
    <w:p w14:paraId="7C1DAEE6" w14:textId="19CBA06C" w:rsidR="006D3013" w:rsidRDefault="006D3013" w:rsidP="00154CFC">
      <w:pPr>
        <w:jc w:val="center"/>
        <w:rPr>
          <w:rFonts w:cs="Times New Roman"/>
          <w:b/>
          <w:bCs/>
        </w:rPr>
      </w:pPr>
    </w:p>
    <w:p w14:paraId="33D6143F" w14:textId="77777777" w:rsidR="006D3013" w:rsidRPr="00BB53D7" w:rsidRDefault="006D3013" w:rsidP="00154CFC">
      <w:pPr>
        <w:jc w:val="center"/>
        <w:rPr>
          <w:rFonts w:cs="Times New Roman"/>
          <w:b/>
          <w:bCs/>
        </w:rPr>
      </w:pPr>
    </w:p>
    <w:p w14:paraId="420A2954" w14:textId="1AE04FD0" w:rsidR="00154CFC" w:rsidRPr="00BB53D7" w:rsidRDefault="00154CFC" w:rsidP="00154CFC">
      <w:pPr>
        <w:jc w:val="center"/>
        <w:rPr>
          <w:rFonts w:cs="Times New Roman"/>
          <w:b/>
          <w:bCs/>
        </w:rPr>
      </w:pPr>
    </w:p>
    <w:p w14:paraId="2A629F4D" w14:textId="2486246A" w:rsidR="00154CFC" w:rsidRPr="00BB53D7" w:rsidRDefault="00154CFC" w:rsidP="00154CFC">
      <w:pPr>
        <w:jc w:val="center"/>
        <w:rPr>
          <w:rFonts w:cs="Times New Roman"/>
          <w:b/>
          <w:bCs/>
        </w:rPr>
      </w:pPr>
    </w:p>
    <w:p w14:paraId="6148AA2C" w14:textId="7B838008" w:rsidR="00785CED" w:rsidRPr="00BB53D7" w:rsidRDefault="00154CFC" w:rsidP="00785CED">
      <w:pPr>
        <w:jc w:val="center"/>
        <w:rPr>
          <w:rFonts w:cs="Times New Roman"/>
          <w:b/>
        </w:rPr>
      </w:pPr>
      <w:bookmarkStart w:id="245" w:name="_Toc440985144"/>
      <w:r w:rsidRPr="00BB53D7">
        <w:rPr>
          <w:rFonts w:cs="Times New Roman"/>
          <w:b/>
        </w:rPr>
        <w:t>Anexo</w:t>
      </w:r>
      <w:bookmarkEnd w:id="245"/>
      <w:r w:rsidRPr="00BB53D7">
        <w:rPr>
          <w:rFonts w:cs="Times New Roman"/>
          <w:b/>
        </w:rPr>
        <w:t xml:space="preserve"> </w:t>
      </w:r>
      <w:commentRangeStart w:id="246"/>
      <w:r w:rsidRPr="00BB53D7">
        <w:rPr>
          <w:rFonts w:cs="Times New Roman"/>
          <w:b/>
        </w:rPr>
        <w:t>1</w:t>
      </w:r>
      <w:commentRangeEnd w:id="246"/>
      <w:r w:rsidR="00B97524">
        <w:rPr>
          <w:rStyle w:val="Refdecomentario"/>
        </w:rPr>
        <w:commentReference w:id="246"/>
      </w:r>
    </w:p>
    <w:p w14:paraId="76762FA8" w14:textId="7868A32B" w:rsidR="00785CED" w:rsidRPr="00BB53D7" w:rsidRDefault="00785CED" w:rsidP="00785CED">
      <w:pPr>
        <w:jc w:val="center"/>
        <w:rPr>
          <w:rFonts w:cs="Times New Roman"/>
          <w:b/>
        </w:rPr>
      </w:pPr>
      <w:r w:rsidRPr="00BB53D7">
        <w:rPr>
          <w:rFonts w:cs="Times New Roman"/>
          <w:b/>
          <w:bCs/>
        </w:rPr>
        <w:t xml:space="preserve">Gestor de citas y referencias de Microsoft Word </w:t>
      </w:r>
      <w:r w:rsidRPr="00BB53D7">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2F0F2928" w14:textId="77777777" w:rsidR="00785CED" w:rsidRPr="00BB53D7" w:rsidRDefault="00785CED" w:rsidP="00785CED">
      <w:pPr>
        <w:jc w:val="left"/>
        <w:rPr>
          <w:rFonts w:cs="Times New Roman"/>
          <w:b/>
          <w:szCs w:val="24"/>
        </w:rPr>
      </w:pPr>
    </w:p>
    <w:p w14:paraId="73AAB760" w14:textId="77777777" w:rsidR="00785CED" w:rsidRPr="00BB53D7" w:rsidRDefault="00785CED" w:rsidP="00785CED">
      <w:pPr>
        <w:jc w:val="center"/>
        <w:rPr>
          <w:rFonts w:cs="Times New Roman"/>
          <w:b/>
          <w:szCs w:val="24"/>
        </w:rPr>
      </w:pPr>
      <w:r w:rsidRPr="00BB53D7">
        <w:rPr>
          <w:rFonts w:cs="Times New Roman"/>
          <w:szCs w:val="24"/>
        </w:rPr>
        <w:t>Ingresar las fuentes: Referencias &gt; Administrar fuentes &gt; Nuevo:</w:t>
      </w:r>
      <w:r w:rsidRPr="00BB53D7">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9C187" w14:textId="77777777" w:rsidR="00785CED" w:rsidRPr="00BB53D7" w:rsidRDefault="00785CED" w:rsidP="00785CED">
      <w:pPr>
        <w:spacing w:after="120"/>
        <w:jc w:val="center"/>
        <w:rPr>
          <w:rFonts w:cs="Times New Roman"/>
          <w:b/>
          <w:szCs w:val="24"/>
        </w:rPr>
      </w:pPr>
      <w:r w:rsidRPr="00BB53D7">
        <w:rPr>
          <w:rFonts w:cs="Times New Roman"/>
          <w:szCs w:val="24"/>
        </w:rPr>
        <w:lastRenderedPageBreak/>
        <w:t>Insertar cita en el texto: Referencias &gt; Insertar cita &gt; Clic en fuente seleccionada:</w:t>
      </w:r>
      <w:r w:rsidRPr="00BB53D7">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92485C" w14:textId="77777777" w:rsidR="00785CED" w:rsidRPr="00BB53D7" w:rsidRDefault="00785CED" w:rsidP="00785CED">
      <w:pPr>
        <w:jc w:val="center"/>
        <w:rPr>
          <w:rFonts w:cs="Times New Roman"/>
          <w:szCs w:val="24"/>
        </w:rPr>
      </w:pPr>
      <w:r w:rsidRPr="00BB53D7">
        <w:rPr>
          <w:rFonts w:cs="Times New Roman"/>
          <w:szCs w:val="24"/>
        </w:rPr>
        <w:t>Cita insertada dentro del texto:</w:t>
      </w:r>
    </w:p>
    <w:p w14:paraId="7DEED60C" w14:textId="77777777" w:rsidR="00785CED" w:rsidRPr="00BB53D7" w:rsidRDefault="00785CED" w:rsidP="00785CED">
      <w:pPr>
        <w:jc w:val="center"/>
        <w:rPr>
          <w:rFonts w:cs="Times New Roman"/>
          <w:szCs w:val="24"/>
        </w:rPr>
      </w:pPr>
    </w:p>
    <w:p w14:paraId="4E968863" w14:textId="77777777" w:rsidR="00785CED" w:rsidRPr="00BB53D7" w:rsidRDefault="00785CED" w:rsidP="00785CED">
      <w:pPr>
        <w:pStyle w:val="PrrAPA"/>
      </w:pPr>
      <w:r w:rsidRPr="00BB53D7">
        <w:t>Algunas experiencias significativas se han descrito mediante la pedagogía en hospitales con niños en edad preescolar (Alonso et al., 2006).</w:t>
      </w:r>
    </w:p>
    <w:p w14:paraId="7FFB2BE2" w14:textId="77777777" w:rsidR="00785CED" w:rsidRPr="00BB53D7" w:rsidRDefault="00785CED" w:rsidP="00785CED">
      <w:pPr>
        <w:jc w:val="center"/>
        <w:rPr>
          <w:rFonts w:cs="Times New Roman"/>
          <w:b/>
          <w:szCs w:val="24"/>
        </w:rPr>
      </w:pPr>
    </w:p>
    <w:p w14:paraId="61CF68D9" w14:textId="77777777" w:rsidR="00785CED" w:rsidRPr="00BB53D7" w:rsidRDefault="00785CED" w:rsidP="00785CED">
      <w:pPr>
        <w:spacing w:after="120"/>
        <w:jc w:val="center"/>
        <w:rPr>
          <w:rFonts w:cs="Times New Roman"/>
          <w:b/>
          <w:szCs w:val="24"/>
        </w:rPr>
      </w:pPr>
      <w:r w:rsidRPr="00BB53D7">
        <w:rPr>
          <w:rFonts w:cs="Times New Roman"/>
          <w:szCs w:val="24"/>
        </w:rPr>
        <w:lastRenderedPageBreak/>
        <w:t>Insertar referencias (bibliografía): Referencias &gt; Bibliografía &gt; Referencias</w:t>
      </w:r>
      <w:r w:rsidRPr="00BB53D7">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F62E76" w14:textId="77777777" w:rsidR="00785CED" w:rsidRPr="00BB53D7" w:rsidRDefault="00785CED" w:rsidP="00785CED">
      <w:pPr>
        <w:jc w:val="center"/>
        <w:rPr>
          <w:rFonts w:cs="Times New Roman"/>
          <w:szCs w:val="24"/>
        </w:rPr>
      </w:pPr>
      <w:r w:rsidRPr="00BB53D7">
        <w:rPr>
          <w:rFonts w:cs="Times New Roman"/>
          <w:szCs w:val="24"/>
        </w:rPr>
        <w:t>Sección Referencias insertada:</w:t>
      </w:r>
    </w:p>
    <w:p w14:paraId="3B6158B5" w14:textId="77777777" w:rsidR="00785CED" w:rsidRPr="00BB53D7" w:rsidRDefault="00785CED" w:rsidP="00785CED">
      <w:pPr>
        <w:jc w:val="center"/>
        <w:rPr>
          <w:rFonts w:cs="Times New Roman"/>
          <w:b/>
          <w:szCs w:val="24"/>
        </w:rPr>
      </w:pPr>
      <w:r w:rsidRPr="00BB53D7">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094EAB4" w14:textId="77777777" w:rsidR="00785CED" w:rsidRPr="00BB53D7" w:rsidRDefault="00785CED" w:rsidP="00785CED">
      <w:pPr>
        <w:ind w:firstLine="708"/>
        <w:rPr>
          <w:rFonts w:cs="Times New Roman"/>
        </w:rPr>
      </w:pPr>
    </w:p>
    <w:p w14:paraId="748F8ED2" w14:textId="75626820" w:rsidR="00785CED" w:rsidRPr="00BB53D7" w:rsidRDefault="00785CED" w:rsidP="00785CED">
      <w:pPr>
        <w:ind w:firstLine="708"/>
        <w:rPr>
          <w:rFonts w:cs="Times New Roman"/>
          <w:szCs w:val="24"/>
        </w:rPr>
      </w:pPr>
      <w:r w:rsidRPr="00BB53D7">
        <w:rPr>
          <w:rFonts w:cs="Times New Roman"/>
          <w:szCs w:val="24"/>
        </w:rPr>
        <w:t xml:space="preserve">Uno de los aspectos que más puede causar confusión en Normas APA es lo referente a la citación de material legal y jurídico; de hecho, la misma American </w:t>
      </w:r>
      <w:proofErr w:type="spellStart"/>
      <w:r w:rsidRPr="00BB53D7">
        <w:rPr>
          <w:rFonts w:cs="Times New Roman"/>
          <w:szCs w:val="24"/>
        </w:rPr>
        <w:t>Psychological</w:t>
      </w:r>
      <w:proofErr w:type="spellEnd"/>
      <w:r w:rsidRPr="00BB53D7">
        <w:rPr>
          <w:rFonts w:cs="Times New Roman"/>
          <w:szCs w:val="24"/>
        </w:rPr>
        <w:t xml:space="preserve"> </w:t>
      </w:r>
      <w:proofErr w:type="spellStart"/>
      <w:r w:rsidRPr="00BB53D7">
        <w:rPr>
          <w:rFonts w:cs="Times New Roman"/>
          <w:szCs w:val="24"/>
        </w:rPr>
        <w:t>Association</w:t>
      </w:r>
      <w:proofErr w:type="spellEnd"/>
      <w:r w:rsidRPr="00BB53D7">
        <w:rPr>
          <w:rFonts w:cs="Times New Roman"/>
          <w:szCs w:val="24"/>
        </w:rPr>
        <w:t xml:space="preserve"> refiere al uso del manual internacional “</w:t>
      </w:r>
      <w:proofErr w:type="spellStart"/>
      <w:r w:rsidRPr="00BB53D7">
        <w:rPr>
          <w:rFonts w:cs="Times New Roman"/>
          <w:szCs w:val="24"/>
        </w:rPr>
        <w:t>Bluebook</w:t>
      </w:r>
      <w:proofErr w:type="spellEnd"/>
      <w:r w:rsidRPr="00BB53D7">
        <w:rPr>
          <w:rFonts w:cs="Times New Roman"/>
          <w:szCs w:val="24"/>
        </w:rPr>
        <w:t xml:space="preserve">: A </w:t>
      </w:r>
      <w:proofErr w:type="spellStart"/>
      <w:r w:rsidRPr="00BB53D7">
        <w:rPr>
          <w:rFonts w:cs="Times New Roman"/>
          <w:szCs w:val="24"/>
        </w:rPr>
        <w:t>Uniform</w:t>
      </w:r>
      <w:proofErr w:type="spellEnd"/>
      <w:r w:rsidRPr="00BB53D7">
        <w:rPr>
          <w:rFonts w:cs="Times New Roman"/>
          <w:szCs w:val="24"/>
        </w:rPr>
        <w:t xml:space="preserve"> </w:t>
      </w:r>
      <w:proofErr w:type="spellStart"/>
      <w:r w:rsidRPr="00BB53D7">
        <w:rPr>
          <w:rFonts w:cs="Times New Roman"/>
          <w:szCs w:val="24"/>
        </w:rPr>
        <w:t>System</w:t>
      </w:r>
      <w:proofErr w:type="spellEnd"/>
      <w:r w:rsidRPr="00BB53D7">
        <w:rPr>
          <w:rFonts w:cs="Times New Roman"/>
          <w:szCs w:val="24"/>
        </w:rPr>
        <w:t xml:space="preserve"> </w:t>
      </w:r>
      <w:proofErr w:type="spellStart"/>
      <w:r w:rsidRPr="00BB53D7">
        <w:rPr>
          <w:rFonts w:cs="Times New Roman"/>
          <w:szCs w:val="24"/>
        </w:rPr>
        <w:t>of</w:t>
      </w:r>
      <w:proofErr w:type="spellEnd"/>
      <w:r w:rsidRPr="00BB53D7">
        <w:rPr>
          <w:rFonts w:cs="Times New Roman"/>
          <w:szCs w:val="24"/>
        </w:rPr>
        <w:t xml:space="preserve"> </w:t>
      </w:r>
      <w:proofErr w:type="spellStart"/>
      <w:r w:rsidRPr="00BB53D7">
        <w:rPr>
          <w:rFonts w:cs="Times New Roman"/>
          <w:szCs w:val="24"/>
        </w:rPr>
        <w:lastRenderedPageBreak/>
        <w:t>Citation</w:t>
      </w:r>
      <w:proofErr w:type="spellEnd"/>
      <w:r w:rsidRPr="00BB53D7">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sidRPr="00BB53D7">
        <w:rPr>
          <w:rFonts w:cs="Times New Roman"/>
          <w:szCs w:val="24"/>
        </w:rPr>
        <w:t>Bluebook</w:t>
      </w:r>
      <w:proofErr w:type="spellEnd"/>
      <w:r w:rsidRPr="00BB53D7">
        <w:rPr>
          <w:rFonts w:cs="Times New Roman"/>
          <w:szCs w:val="24"/>
        </w:rPr>
        <w:t xml:space="preserve">, puedes consultarlos en </w:t>
      </w:r>
      <w:hyperlink r:id="rId34" w:history="1">
        <w:r w:rsidRPr="00BB53D7">
          <w:rPr>
            <w:rStyle w:val="Hipervnculo"/>
            <w:rFonts w:cs="Times New Roman"/>
            <w:szCs w:val="24"/>
          </w:rPr>
          <w:t>https://www.legalbluebook.com/</w:t>
        </w:r>
      </w:hyperlink>
      <w:r w:rsidRPr="00BB53D7">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r w:rsidR="006D3013">
        <w:rPr>
          <w:rFonts w:cs="Times New Roman"/>
          <w:szCs w:val="24"/>
        </w:rPr>
        <w:t xml:space="preserve"> </w:t>
      </w:r>
      <w:r w:rsidRPr="00BB53D7">
        <w:rPr>
          <w:rFonts w:cs="Times New Roman"/>
          <w:szCs w:val="24"/>
        </w:rPr>
        <w:t xml:space="preserve">(ver Anexo </w:t>
      </w:r>
      <w:r w:rsidR="00771EC6">
        <w:rPr>
          <w:rFonts w:cs="Times New Roman"/>
          <w:szCs w:val="24"/>
        </w:rPr>
        <w:t>2</w:t>
      </w:r>
      <w:r w:rsidRPr="00BB53D7">
        <w:rPr>
          <w:rFonts w:cs="Times New Roman"/>
          <w:szCs w:val="24"/>
        </w:rPr>
        <w:t>)</w:t>
      </w:r>
    </w:p>
    <w:p w14:paraId="24E3B5C6" w14:textId="4EC1462B" w:rsidR="00785CED" w:rsidRPr="00BB53D7" w:rsidRDefault="00785CED" w:rsidP="00785CED">
      <w:pPr>
        <w:ind w:firstLine="708"/>
        <w:rPr>
          <w:rFonts w:cs="Times New Roman"/>
          <w:szCs w:val="24"/>
        </w:rPr>
      </w:pPr>
    </w:p>
    <w:p w14:paraId="67ADC645" w14:textId="77777777" w:rsidR="00785CED" w:rsidRPr="00BB53D7" w:rsidRDefault="00785CED" w:rsidP="00785CED">
      <w:pPr>
        <w:ind w:firstLine="708"/>
        <w:rPr>
          <w:rFonts w:cs="Times New Roman"/>
          <w:szCs w:val="24"/>
        </w:rPr>
      </w:pPr>
    </w:p>
    <w:p w14:paraId="04C97EF0" w14:textId="41177396" w:rsidR="00785CED" w:rsidRPr="00BB53D7" w:rsidRDefault="00785CED" w:rsidP="00785CED">
      <w:pPr>
        <w:ind w:firstLine="708"/>
        <w:rPr>
          <w:rFonts w:cs="Times New Roman"/>
          <w:szCs w:val="24"/>
        </w:rPr>
      </w:pPr>
    </w:p>
    <w:p w14:paraId="3BBA1663" w14:textId="1CC80F91" w:rsidR="00785CED" w:rsidRPr="00BB53D7" w:rsidRDefault="00785CED" w:rsidP="00785CED">
      <w:pPr>
        <w:ind w:firstLine="708"/>
        <w:rPr>
          <w:rFonts w:cs="Times New Roman"/>
          <w:szCs w:val="24"/>
        </w:rPr>
      </w:pPr>
    </w:p>
    <w:p w14:paraId="4209EC3E" w14:textId="11B8D3B4" w:rsidR="00785CED" w:rsidRPr="00BB53D7" w:rsidRDefault="00785CED" w:rsidP="00785CED">
      <w:pPr>
        <w:ind w:firstLine="708"/>
        <w:rPr>
          <w:rFonts w:cs="Times New Roman"/>
          <w:szCs w:val="24"/>
        </w:rPr>
      </w:pPr>
    </w:p>
    <w:p w14:paraId="7A9E574F" w14:textId="27887760" w:rsidR="00785CED" w:rsidRPr="00BB53D7" w:rsidRDefault="00785CED" w:rsidP="00785CED">
      <w:pPr>
        <w:ind w:firstLine="708"/>
        <w:rPr>
          <w:rFonts w:cs="Times New Roman"/>
          <w:szCs w:val="24"/>
        </w:rPr>
      </w:pPr>
    </w:p>
    <w:p w14:paraId="39585326" w14:textId="0C7AB844" w:rsidR="00785CED" w:rsidRPr="00BB53D7" w:rsidRDefault="00785CED" w:rsidP="00785CED">
      <w:pPr>
        <w:ind w:firstLine="708"/>
        <w:rPr>
          <w:rFonts w:cs="Times New Roman"/>
          <w:szCs w:val="24"/>
        </w:rPr>
      </w:pPr>
    </w:p>
    <w:p w14:paraId="5AFBCBEA" w14:textId="08CAA73A" w:rsidR="00785CED" w:rsidRPr="00BB53D7" w:rsidRDefault="00785CED" w:rsidP="00785CED">
      <w:pPr>
        <w:ind w:firstLine="708"/>
        <w:rPr>
          <w:rFonts w:cs="Times New Roman"/>
          <w:szCs w:val="24"/>
        </w:rPr>
      </w:pPr>
    </w:p>
    <w:p w14:paraId="617E2007" w14:textId="3E9FA314" w:rsidR="00785CED" w:rsidRPr="00BB53D7" w:rsidRDefault="00785CED" w:rsidP="00785CED">
      <w:pPr>
        <w:ind w:firstLine="708"/>
        <w:rPr>
          <w:rFonts w:cs="Times New Roman"/>
          <w:szCs w:val="24"/>
        </w:rPr>
      </w:pPr>
    </w:p>
    <w:p w14:paraId="0D401DBF" w14:textId="6FC1D5F1" w:rsidR="00785CED" w:rsidRPr="00BB53D7" w:rsidRDefault="00785CED" w:rsidP="00785CED">
      <w:pPr>
        <w:ind w:firstLine="708"/>
        <w:rPr>
          <w:rFonts w:cs="Times New Roman"/>
          <w:szCs w:val="24"/>
        </w:rPr>
      </w:pPr>
    </w:p>
    <w:p w14:paraId="7A39692C" w14:textId="77777777" w:rsidR="00785CED" w:rsidRPr="00BB53D7" w:rsidRDefault="00785CED" w:rsidP="00785CED">
      <w:pPr>
        <w:ind w:firstLine="708"/>
        <w:rPr>
          <w:rFonts w:cs="Times New Roman"/>
          <w:szCs w:val="24"/>
        </w:rPr>
      </w:pPr>
    </w:p>
    <w:p w14:paraId="406576D4" w14:textId="0F8C7EF5" w:rsidR="00785CED" w:rsidRPr="00BB53D7" w:rsidRDefault="00785CED" w:rsidP="00785CED">
      <w:pPr>
        <w:ind w:firstLine="708"/>
        <w:rPr>
          <w:rFonts w:cs="Times New Roman"/>
          <w:szCs w:val="24"/>
        </w:rPr>
      </w:pPr>
    </w:p>
    <w:p w14:paraId="506126E2" w14:textId="77777777" w:rsidR="00785CED" w:rsidRPr="00BB53D7" w:rsidRDefault="00785CED" w:rsidP="00785CED">
      <w:pPr>
        <w:jc w:val="center"/>
        <w:rPr>
          <w:rFonts w:cs="Times New Roman"/>
          <w:b/>
          <w:szCs w:val="24"/>
        </w:rPr>
        <w:sectPr w:rsidR="00785CED" w:rsidRPr="00BB53D7" w:rsidSect="00785CED">
          <w:pgSz w:w="12240" w:h="15840"/>
          <w:pgMar w:top="1418" w:right="1701" w:bottom="1418" w:left="1701" w:header="709" w:footer="709" w:gutter="0"/>
          <w:cols w:space="708"/>
          <w:docGrid w:linePitch="360"/>
        </w:sectPr>
      </w:pPr>
    </w:p>
    <w:p w14:paraId="1E44A46C" w14:textId="77777777" w:rsidR="00785CED" w:rsidRPr="00BB53D7" w:rsidRDefault="00785CED" w:rsidP="00785CED">
      <w:pPr>
        <w:jc w:val="center"/>
        <w:rPr>
          <w:rFonts w:cs="Times New Roman"/>
          <w:b/>
          <w:szCs w:val="24"/>
        </w:rPr>
      </w:pPr>
      <w:r w:rsidRPr="00BB53D7">
        <w:rPr>
          <w:rFonts w:cs="Times New Roman"/>
          <w:b/>
          <w:szCs w:val="24"/>
        </w:rPr>
        <w:lastRenderedPageBreak/>
        <w:t xml:space="preserve">Anexo 2. </w:t>
      </w:r>
    </w:p>
    <w:p w14:paraId="4A64979A" w14:textId="77777777" w:rsidR="00785CED" w:rsidRPr="00BB53D7" w:rsidRDefault="00785CED" w:rsidP="00785CED">
      <w:pPr>
        <w:jc w:val="center"/>
        <w:rPr>
          <w:rFonts w:cs="Times New Roman"/>
          <w:b/>
          <w:szCs w:val="24"/>
        </w:rPr>
      </w:pPr>
      <w:r w:rsidRPr="00BB53D7">
        <w:rPr>
          <w:rFonts w:cs="Times New Roman"/>
          <w:b/>
          <w:szCs w:val="24"/>
        </w:rPr>
        <w:t>Citas y referencias de material legal (leyes, decretos, sentencias, etc.)</w:t>
      </w:r>
    </w:p>
    <w:p w14:paraId="1BEF2B9D" w14:textId="4168D8C3" w:rsidR="00785CED" w:rsidRPr="00BB53D7" w:rsidRDefault="00785CED" w:rsidP="00785CED">
      <w:pPr>
        <w:ind w:firstLine="708"/>
        <w:rPr>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B53D7" w14:paraId="2E0C0DD4" w14:textId="77777777" w:rsidTr="00C60B05">
        <w:tc>
          <w:tcPr>
            <w:tcW w:w="4253" w:type="dxa"/>
            <w:tcBorders>
              <w:left w:val="nil"/>
              <w:right w:val="nil"/>
            </w:tcBorders>
            <w:vAlign w:val="center"/>
          </w:tcPr>
          <w:p w14:paraId="22B9E8D3" w14:textId="77777777" w:rsidR="00785CED" w:rsidRPr="00BB53D7" w:rsidRDefault="00785CED" w:rsidP="00C60B05">
            <w:pPr>
              <w:spacing w:before="60" w:after="60" w:line="276" w:lineRule="auto"/>
              <w:jc w:val="center"/>
              <w:rPr>
                <w:rFonts w:cs="Times New Roman"/>
                <w:b/>
                <w:sz w:val="20"/>
                <w:szCs w:val="20"/>
              </w:rPr>
            </w:pPr>
            <w:r w:rsidRPr="00BB53D7">
              <w:rPr>
                <w:rFonts w:cs="Times New Roman"/>
                <w:b/>
                <w:sz w:val="20"/>
                <w:szCs w:val="20"/>
              </w:rPr>
              <w:t>Cita (al interior del texto)</w:t>
            </w:r>
          </w:p>
        </w:tc>
        <w:tc>
          <w:tcPr>
            <w:tcW w:w="8647" w:type="dxa"/>
            <w:tcBorders>
              <w:left w:val="nil"/>
              <w:right w:val="nil"/>
            </w:tcBorders>
            <w:vAlign w:val="center"/>
          </w:tcPr>
          <w:p w14:paraId="5125B135" w14:textId="77777777" w:rsidR="00785CED" w:rsidRPr="00BB53D7" w:rsidRDefault="00785CED" w:rsidP="00C60B05">
            <w:pPr>
              <w:spacing w:before="60" w:after="60" w:line="276" w:lineRule="auto"/>
              <w:jc w:val="center"/>
              <w:rPr>
                <w:rFonts w:cs="Times New Roman"/>
                <w:b/>
                <w:sz w:val="20"/>
                <w:szCs w:val="20"/>
              </w:rPr>
            </w:pPr>
            <w:r w:rsidRPr="00BB53D7">
              <w:rPr>
                <w:rFonts w:cs="Times New Roman"/>
                <w:b/>
                <w:sz w:val="20"/>
                <w:szCs w:val="20"/>
              </w:rPr>
              <w:t>Referencias</w:t>
            </w:r>
          </w:p>
        </w:tc>
      </w:tr>
      <w:tr w:rsidR="00785CED" w:rsidRPr="00BB53D7" w14:paraId="672D884A" w14:textId="77777777" w:rsidTr="00C60B05">
        <w:tc>
          <w:tcPr>
            <w:tcW w:w="4253" w:type="dxa"/>
            <w:tcBorders>
              <w:left w:val="nil"/>
              <w:right w:val="nil"/>
            </w:tcBorders>
            <w:vAlign w:val="center"/>
          </w:tcPr>
          <w:p w14:paraId="1F7B541C"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Presidencia de la República, 1991)</w:t>
            </w:r>
          </w:p>
        </w:tc>
        <w:tc>
          <w:tcPr>
            <w:tcW w:w="8647" w:type="dxa"/>
            <w:tcBorders>
              <w:left w:val="nil"/>
              <w:right w:val="nil"/>
            </w:tcBorders>
            <w:vAlign w:val="center"/>
          </w:tcPr>
          <w:p w14:paraId="595684B2"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Presidencia de la República. (1991). </w:t>
            </w:r>
            <w:r w:rsidRPr="00BB53D7">
              <w:rPr>
                <w:rFonts w:cs="Times New Roman"/>
                <w:i/>
                <w:iCs/>
                <w:noProof/>
                <w:sz w:val="20"/>
                <w:szCs w:val="20"/>
              </w:rPr>
              <w:t>Constitución Política de Colombia.</w:t>
            </w:r>
            <w:r w:rsidRPr="00BB53D7">
              <w:rPr>
                <w:rFonts w:cs="Times New Roman"/>
                <w:noProof/>
                <w:sz w:val="20"/>
                <w:szCs w:val="20"/>
              </w:rPr>
              <w:t xml:space="preserve"> Presidencia de la República.</w:t>
            </w:r>
          </w:p>
        </w:tc>
      </w:tr>
      <w:tr w:rsidR="00785CED" w:rsidRPr="00BB53D7" w14:paraId="44F20D6E" w14:textId="77777777" w:rsidTr="00C60B05">
        <w:tc>
          <w:tcPr>
            <w:tcW w:w="4253" w:type="dxa"/>
            <w:tcBorders>
              <w:left w:val="nil"/>
              <w:right w:val="nil"/>
            </w:tcBorders>
            <w:vAlign w:val="center"/>
          </w:tcPr>
          <w:p w14:paraId="58D260BD"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Congreso de la República, 1994)</w:t>
            </w:r>
          </w:p>
        </w:tc>
        <w:tc>
          <w:tcPr>
            <w:tcW w:w="8647" w:type="dxa"/>
            <w:tcBorders>
              <w:left w:val="nil"/>
              <w:right w:val="nil"/>
            </w:tcBorders>
            <w:vAlign w:val="center"/>
          </w:tcPr>
          <w:p w14:paraId="19D6150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(1994). </w:t>
            </w:r>
            <w:r w:rsidRPr="00BB53D7">
              <w:rPr>
                <w:rFonts w:cs="Times New Roman"/>
                <w:i/>
                <w:iCs/>
                <w:noProof/>
                <w:sz w:val="20"/>
                <w:szCs w:val="20"/>
              </w:rPr>
              <w:t>Ley 133 de 1994 (mayo 23): por la cual se desarrolla el Decreto de Libertad Religiosa y de Cultos, reconocido en el artículo 19 de la Constitución Política</w:t>
            </w:r>
            <w:r w:rsidRPr="00BB53D7">
              <w:rPr>
                <w:rFonts w:cs="Times New Roman"/>
                <w:noProof/>
                <w:sz w:val="20"/>
                <w:szCs w:val="20"/>
              </w:rPr>
              <w:t>. Diario Oficial.</w:t>
            </w:r>
          </w:p>
        </w:tc>
      </w:tr>
      <w:tr w:rsidR="00785CED" w:rsidRPr="00BB53D7" w14:paraId="1ABBEB44" w14:textId="77777777" w:rsidTr="00C60B05">
        <w:tc>
          <w:tcPr>
            <w:tcW w:w="4253" w:type="dxa"/>
            <w:tcBorders>
              <w:left w:val="nil"/>
              <w:right w:val="nil"/>
            </w:tcBorders>
            <w:vAlign w:val="center"/>
          </w:tcPr>
          <w:p w14:paraId="14FA04EA"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Presidencia de la República, 1998)</w:t>
            </w:r>
          </w:p>
        </w:tc>
        <w:tc>
          <w:tcPr>
            <w:tcW w:w="8647" w:type="dxa"/>
            <w:tcBorders>
              <w:left w:val="nil"/>
              <w:right w:val="nil"/>
            </w:tcBorders>
            <w:vAlign w:val="center"/>
          </w:tcPr>
          <w:p w14:paraId="569B3137"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Presidencia de la República. (1998). </w:t>
            </w:r>
            <w:r w:rsidRPr="00BB53D7">
              <w:rPr>
                <w:rFonts w:cs="Times New Roman"/>
                <w:i/>
                <w:iCs/>
                <w:noProof/>
                <w:sz w:val="20"/>
                <w:szCs w:val="20"/>
              </w:rPr>
              <w:t>Decreto 1504 de 1998: por el cual se Reglamenta el Manejo del Espacio Público en los Planes de Ordenamiento Territorial</w:t>
            </w:r>
            <w:r w:rsidRPr="00BB53D7">
              <w:rPr>
                <w:rFonts w:cs="Times New Roman"/>
                <w:noProof/>
                <w:sz w:val="20"/>
                <w:szCs w:val="20"/>
              </w:rPr>
              <w:t>. Diario Oficial.</w:t>
            </w:r>
          </w:p>
        </w:tc>
      </w:tr>
      <w:tr w:rsidR="00785CED" w:rsidRPr="00BB53D7" w14:paraId="3355B524" w14:textId="77777777" w:rsidTr="00C60B05">
        <w:tc>
          <w:tcPr>
            <w:tcW w:w="4253" w:type="dxa"/>
            <w:tcBorders>
              <w:left w:val="nil"/>
              <w:right w:val="nil"/>
            </w:tcBorders>
            <w:vAlign w:val="center"/>
          </w:tcPr>
          <w:p w14:paraId="363D52D7"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Congreso de la República, 2014)</w:t>
            </w:r>
          </w:p>
        </w:tc>
        <w:tc>
          <w:tcPr>
            <w:tcW w:w="8647" w:type="dxa"/>
            <w:tcBorders>
              <w:left w:val="nil"/>
              <w:right w:val="nil"/>
            </w:tcBorders>
            <w:vAlign w:val="center"/>
          </w:tcPr>
          <w:p w14:paraId="699FD25A"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(2014). </w:t>
            </w:r>
            <w:r w:rsidRPr="00BB53D7">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RPr="00BB53D7">
              <w:rPr>
                <w:rFonts w:cs="Times New Roman"/>
                <w:noProof/>
                <w:sz w:val="20"/>
                <w:szCs w:val="20"/>
              </w:rPr>
              <w:t>. Diario Oficial.</w:t>
            </w:r>
          </w:p>
        </w:tc>
      </w:tr>
      <w:tr w:rsidR="00785CED" w:rsidRPr="00BB53D7" w14:paraId="04298E0A" w14:textId="77777777" w:rsidTr="00C60B05">
        <w:tc>
          <w:tcPr>
            <w:tcW w:w="4253" w:type="dxa"/>
            <w:tcBorders>
              <w:left w:val="nil"/>
              <w:right w:val="nil"/>
            </w:tcBorders>
            <w:vAlign w:val="center"/>
          </w:tcPr>
          <w:p w14:paraId="7A12F5E0"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Corte Constitucional, 2003a)</w:t>
            </w:r>
          </w:p>
        </w:tc>
        <w:tc>
          <w:tcPr>
            <w:tcW w:w="8647" w:type="dxa"/>
            <w:tcBorders>
              <w:left w:val="nil"/>
              <w:right w:val="nil"/>
            </w:tcBorders>
            <w:vAlign w:val="center"/>
          </w:tcPr>
          <w:p w14:paraId="446F7D5F"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(2003a). </w:t>
            </w:r>
            <w:r w:rsidRPr="00BB53D7">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BB53D7">
              <w:rPr>
                <w:rFonts w:cs="Times New Roman"/>
                <w:noProof/>
                <w:sz w:val="20"/>
                <w:szCs w:val="20"/>
              </w:rPr>
              <w:t>. Corte Constitucional.</w:t>
            </w:r>
          </w:p>
        </w:tc>
      </w:tr>
      <w:tr w:rsidR="00785CED" w:rsidRPr="00BB53D7" w14:paraId="0C16701B" w14:textId="77777777" w:rsidTr="00C60B05">
        <w:tc>
          <w:tcPr>
            <w:tcW w:w="4253" w:type="dxa"/>
            <w:tcBorders>
              <w:left w:val="nil"/>
              <w:right w:val="nil"/>
            </w:tcBorders>
            <w:vAlign w:val="center"/>
          </w:tcPr>
          <w:p w14:paraId="493AD805"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Corte Constitucional, 2003b)</w:t>
            </w:r>
          </w:p>
        </w:tc>
        <w:tc>
          <w:tcPr>
            <w:tcW w:w="8647" w:type="dxa"/>
            <w:tcBorders>
              <w:left w:val="nil"/>
              <w:right w:val="nil"/>
            </w:tcBorders>
            <w:vAlign w:val="center"/>
          </w:tcPr>
          <w:p w14:paraId="717E0F1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(2003b). </w:t>
            </w:r>
            <w:r w:rsidRPr="00BB53D7">
              <w:rPr>
                <w:rFonts w:cs="Times New Roman"/>
                <w:i/>
                <w:iCs/>
                <w:noProof/>
                <w:sz w:val="20"/>
                <w:szCs w:val="20"/>
              </w:rPr>
              <w:t>Sentencia T-361 de 2003: acción de tutela instaurada por Elkis Patricia Jiménez Castro contra la Universidad Cooperativa de Colombia – Seccional Santa Marta. M. P. Manuel José Cepeda Espinosa</w:t>
            </w:r>
            <w:r w:rsidRPr="00BB53D7">
              <w:rPr>
                <w:rFonts w:cs="Times New Roman"/>
                <w:noProof/>
                <w:sz w:val="20"/>
                <w:szCs w:val="20"/>
              </w:rPr>
              <w:t>. Corte Constitucional.</w:t>
            </w:r>
          </w:p>
        </w:tc>
      </w:tr>
      <w:tr w:rsidR="00785CED" w:rsidRPr="00BB53D7" w14:paraId="68FEB64E" w14:textId="77777777" w:rsidTr="00C60B05">
        <w:tc>
          <w:tcPr>
            <w:tcW w:w="4253" w:type="dxa"/>
            <w:tcBorders>
              <w:left w:val="nil"/>
              <w:right w:val="nil"/>
            </w:tcBorders>
            <w:vAlign w:val="center"/>
          </w:tcPr>
          <w:p w14:paraId="53D7617F"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Corte Constitucional, 2006)</w:t>
            </w:r>
          </w:p>
        </w:tc>
        <w:tc>
          <w:tcPr>
            <w:tcW w:w="8647" w:type="dxa"/>
            <w:tcBorders>
              <w:left w:val="nil"/>
              <w:right w:val="nil"/>
            </w:tcBorders>
            <w:vAlign w:val="center"/>
          </w:tcPr>
          <w:p w14:paraId="08C42CFE"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(2006). </w:t>
            </w:r>
            <w:r w:rsidRPr="00BB53D7">
              <w:rPr>
                <w:rFonts w:cs="Times New Roman"/>
                <w:i/>
                <w:iCs/>
                <w:noProof/>
                <w:sz w:val="20"/>
                <w:szCs w:val="20"/>
              </w:rPr>
              <w:t>Sentencia T-264 de 2006: acción de tutela instaurada por Fanny Stella Lesmes Galarza, en representación de su menor hijo Paul Andrés Rodríguez Lesmes contra la Universidad de los Andes. M. P. Jaime Araújo Rentería</w:t>
            </w:r>
            <w:r w:rsidRPr="00BB53D7">
              <w:rPr>
                <w:rFonts w:cs="Times New Roman"/>
                <w:noProof/>
                <w:sz w:val="20"/>
                <w:szCs w:val="20"/>
              </w:rPr>
              <w:t>. Corte Constitucional.</w:t>
            </w:r>
          </w:p>
        </w:tc>
      </w:tr>
      <w:tr w:rsidR="00785CED" w:rsidRPr="00BB53D7" w14:paraId="54A580CD" w14:textId="77777777" w:rsidTr="00C60B05">
        <w:tc>
          <w:tcPr>
            <w:tcW w:w="4253" w:type="dxa"/>
            <w:tcBorders>
              <w:left w:val="nil"/>
              <w:right w:val="nil"/>
            </w:tcBorders>
            <w:vAlign w:val="center"/>
          </w:tcPr>
          <w:p w14:paraId="0EA4CAB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Salud y Protección Social, 2012)</w:t>
            </w:r>
          </w:p>
        </w:tc>
        <w:tc>
          <w:tcPr>
            <w:tcW w:w="8647" w:type="dxa"/>
            <w:tcBorders>
              <w:left w:val="nil"/>
              <w:right w:val="nil"/>
            </w:tcBorders>
            <w:vAlign w:val="center"/>
          </w:tcPr>
          <w:p w14:paraId="6301BC66"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Salud y Protección Social. (2012). </w:t>
            </w:r>
            <w:r w:rsidRPr="00BB53D7">
              <w:rPr>
                <w:rFonts w:cs="Times New Roman"/>
                <w:i/>
                <w:iCs/>
                <w:noProof/>
                <w:sz w:val="20"/>
                <w:szCs w:val="20"/>
              </w:rPr>
              <w:t>Resolución 4331 de 2012 (diciembre 19): por medio de la cual se adiciona y modifica parcialmente la Resolución 3047 de 2008 modificada por la resolución 416 de 2009</w:t>
            </w:r>
            <w:r w:rsidRPr="00BB53D7">
              <w:rPr>
                <w:rFonts w:cs="Times New Roman"/>
                <w:noProof/>
                <w:sz w:val="20"/>
                <w:szCs w:val="20"/>
              </w:rPr>
              <w:t>. Diario Oficial.</w:t>
            </w:r>
          </w:p>
        </w:tc>
      </w:tr>
      <w:tr w:rsidR="00785CED" w:rsidRPr="00BB53D7" w14:paraId="73092E88" w14:textId="77777777" w:rsidTr="00C60B05">
        <w:tc>
          <w:tcPr>
            <w:tcW w:w="4253" w:type="dxa"/>
            <w:tcBorders>
              <w:left w:val="nil"/>
              <w:right w:val="nil"/>
            </w:tcBorders>
            <w:vAlign w:val="center"/>
          </w:tcPr>
          <w:p w14:paraId="6C4B19F4"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lastRenderedPageBreak/>
              <w:t>(Colombia. Ministerio de Hacienda y Crédito Público. Superintendencia Financiera, 2006)</w:t>
            </w:r>
          </w:p>
        </w:tc>
        <w:tc>
          <w:tcPr>
            <w:tcW w:w="8647" w:type="dxa"/>
            <w:tcBorders>
              <w:left w:val="nil"/>
              <w:right w:val="nil"/>
            </w:tcBorders>
            <w:vAlign w:val="center"/>
          </w:tcPr>
          <w:p w14:paraId="182F8B8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Hacienda y Crédito Público. Superintendencia Financiera. (2006). </w:t>
            </w:r>
            <w:r w:rsidRPr="00BB53D7">
              <w:rPr>
                <w:rFonts w:cs="Times New Roman"/>
                <w:i/>
                <w:iCs/>
                <w:noProof/>
                <w:sz w:val="20"/>
                <w:szCs w:val="20"/>
              </w:rPr>
              <w:t>Circular Externa 048 de 2006 (diciembre 22)</w:t>
            </w:r>
            <w:r w:rsidRPr="00BB53D7">
              <w:rPr>
                <w:rFonts w:cs="Times New Roman"/>
                <w:noProof/>
                <w:sz w:val="20"/>
                <w:szCs w:val="20"/>
              </w:rPr>
              <w:t>. Superfinanciera.</w:t>
            </w:r>
          </w:p>
        </w:tc>
      </w:tr>
      <w:tr w:rsidR="00785CED" w:rsidRPr="00BB53D7" w14:paraId="5B731144" w14:textId="77777777" w:rsidTr="00C60B05">
        <w:tc>
          <w:tcPr>
            <w:tcW w:w="4253" w:type="dxa"/>
            <w:tcBorders>
              <w:left w:val="nil"/>
              <w:right w:val="nil"/>
            </w:tcBorders>
            <w:vAlign w:val="center"/>
          </w:tcPr>
          <w:p w14:paraId="424B0BD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Minas y Energía, 2010)</w:t>
            </w:r>
          </w:p>
        </w:tc>
        <w:tc>
          <w:tcPr>
            <w:tcW w:w="8647" w:type="dxa"/>
            <w:tcBorders>
              <w:left w:val="nil"/>
              <w:right w:val="nil"/>
            </w:tcBorders>
            <w:vAlign w:val="center"/>
          </w:tcPr>
          <w:p w14:paraId="541241C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Minas y Energía. (2010). </w:t>
            </w:r>
            <w:r w:rsidRPr="00BB53D7">
              <w:rPr>
                <w:rFonts w:cs="Times New Roman"/>
                <w:i/>
                <w:iCs/>
                <w:noProof/>
                <w:sz w:val="20"/>
                <w:szCs w:val="20"/>
              </w:rPr>
              <w:t>Reglamento técnico de iluminación y alumbrado público</w:t>
            </w:r>
            <w:r w:rsidRPr="00BB53D7">
              <w:rPr>
                <w:rFonts w:cs="Times New Roman"/>
                <w:noProof/>
                <w:sz w:val="20"/>
                <w:szCs w:val="20"/>
              </w:rPr>
              <w:t>. Ministerio de Minas y Energía.</w:t>
            </w:r>
          </w:p>
        </w:tc>
      </w:tr>
      <w:tr w:rsidR="00785CED" w:rsidRPr="00BB53D7" w14:paraId="30CA06DB" w14:textId="77777777" w:rsidTr="00C60B05">
        <w:tc>
          <w:tcPr>
            <w:tcW w:w="4253" w:type="dxa"/>
            <w:tcBorders>
              <w:left w:val="nil"/>
              <w:right w:val="nil"/>
            </w:tcBorders>
            <w:vAlign w:val="center"/>
          </w:tcPr>
          <w:p w14:paraId="686A359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4D96E488" w14:textId="77777777" w:rsidR="00785CED" w:rsidRPr="00BB53D7" w:rsidRDefault="00785CED" w:rsidP="00C60B05">
            <w:pPr>
              <w:spacing w:before="60" w:after="60" w:line="276" w:lineRule="auto"/>
              <w:ind w:left="482" w:hanging="482"/>
              <w:rPr>
                <w:rFonts w:cs="Times New Roman"/>
                <w:b/>
                <w:sz w:val="20"/>
                <w:szCs w:val="20"/>
              </w:rPr>
            </w:pPr>
            <w:r w:rsidRPr="00BB53D7">
              <w:rPr>
                <w:rFonts w:cs="Times New Roman"/>
                <w:noProof/>
                <w:sz w:val="20"/>
                <w:szCs w:val="20"/>
              </w:rPr>
              <w:t xml:space="preserve">España. Ministerio de Trabajo y Asuntos Sociales. Instituto Nacional de Seguridad e Higiene en el Trabajo. (1996). </w:t>
            </w:r>
            <w:r w:rsidRPr="00BB53D7">
              <w:rPr>
                <w:rFonts w:cs="Times New Roman"/>
                <w:i/>
                <w:iCs/>
                <w:noProof/>
                <w:sz w:val="20"/>
                <w:szCs w:val="20"/>
              </w:rPr>
              <w:t>Evaluación de riesgos laborales</w:t>
            </w:r>
            <w:r w:rsidRPr="00BB53D7">
              <w:rPr>
                <w:rFonts w:cs="Times New Roman"/>
                <w:noProof/>
                <w:sz w:val="20"/>
                <w:szCs w:val="20"/>
              </w:rPr>
              <w:t>. INSHT.</w:t>
            </w:r>
          </w:p>
        </w:tc>
      </w:tr>
      <w:tr w:rsidR="00785CED" w:rsidRPr="00BB53D7" w14:paraId="3992A91F" w14:textId="77777777" w:rsidTr="00C60B05">
        <w:tc>
          <w:tcPr>
            <w:tcW w:w="4253" w:type="dxa"/>
            <w:tcBorders>
              <w:left w:val="nil"/>
              <w:right w:val="nil"/>
            </w:tcBorders>
            <w:vAlign w:val="center"/>
          </w:tcPr>
          <w:p w14:paraId="5175C40B"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Ambiente, Vivienda y Desarrollo Territorial, 2007)</w:t>
            </w:r>
          </w:p>
        </w:tc>
        <w:tc>
          <w:tcPr>
            <w:tcW w:w="8647" w:type="dxa"/>
            <w:tcBorders>
              <w:left w:val="nil"/>
              <w:right w:val="nil"/>
            </w:tcBorders>
            <w:vAlign w:val="center"/>
          </w:tcPr>
          <w:p w14:paraId="2DEEB496"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Ambiente, Vivienda y Desarrollo Territorial. (2007). </w:t>
            </w:r>
            <w:r w:rsidRPr="00BB53D7">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RPr="00BB53D7">
              <w:rPr>
                <w:rFonts w:cs="Times New Roman"/>
                <w:noProof/>
                <w:sz w:val="20"/>
                <w:szCs w:val="20"/>
              </w:rPr>
              <w:t xml:space="preserve"> Diario Oficial.</w:t>
            </w:r>
          </w:p>
        </w:tc>
      </w:tr>
      <w:tr w:rsidR="00785CED" w:rsidRPr="00BB53D7" w14:paraId="6298A419" w14:textId="77777777" w:rsidTr="00C60B05">
        <w:tc>
          <w:tcPr>
            <w:tcW w:w="4253" w:type="dxa"/>
            <w:tcBorders>
              <w:left w:val="nil"/>
              <w:right w:val="nil"/>
            </w:tcBorders>
            <w:vAlign w:val="center"/>
          </w:tcPr>
          <w:p w14:paraId="4A6EE0CE"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Comunicaciones, 2001)</w:t>
            </w:r>
          </w:p>
        </w:tc>
        <w:tc>
          <w:tcPr>
            <w:tcW w:w="8647" w:type="dxa"/>
            <w:tcBorders>
              <w:left w:val="nil"/>
              <w:right w:val="nil"/>
            </w:tcBorders>
            <w:vAlign w:val="center"/>
          </w:tcPr>
          <w:p w14:paraId="1AB310CF"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Comunicaciones. (2001). </w:t>
            </w:r>
            <w:r w:rsidRPr="00BB53D7">
              <w:rPr>
                <w:rFonts w:cs="Times New Roman"/>
                <w:i/>
                <w:iCs/>
                <w:noProof/>
                <w:sz w:val="20"/>
                <w:szCs w:val="20"/>
              </w:rPr>
              <w:t>Resolución 000797 DE 2001 (junio 8): por la cual se atribuyen unas bandas de frecuencias radioeléctricas para su libre utilización dentro del territorio nacional</w:t>
            </w:r>
            <w:r w:rsidRPr="00BB53D7">
              <w:rPr>
                <w:rFonts w:cs="Times New Roman"/>
                <w:noProof/>
                <w:sz w:val="20"/>
                <w:szCs w:val="20"/>
              </w:rPr>
              <w:t>. Diario Oficial.</w:t>
            </w:r>
          </w:p>
        </w:tc>
      </w:tr>
      <w:tr w:rsidR="00785CED" w:rsidRPr="00BB53D7" w14:paraId="67A0B931" w14:textId="77777777" w:rsidTr="00C60B05">
        <w:tc>
          <w:tcPr>
            <w:tcW w:w="4253" w:type="dxa"/>
            <w:tcBorders>
              <w:left w:val="nil"/>
              <w:right w:val="nil"/>
            </w:tcBorders>
            <w:vAlign w:val="center"/>
          </w:tcPr>
          <w:p w14:paraId="14DC3730"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Ministerio de Educación Nacional, 2006)</w:t>
            </w:r>
          </w:p>
        </w:tc>
        <w:tc>
          <w:tcPr>
            <w:tcW w:w="8647" w:type="dxa"/>
            <w:tcBorders>
              <w:left w:val="nil"/>
              <w:right w:val="nil"/>
            </w:tcBorders>
            <w:vAlign w:val="center"/>
          </w:tcPr>
          <w:p w14:paraId="5F3DF9B0"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Educación Nacional. (2006). </w:t>
            </w:r>
            <w:r w:rsidRPr="00BB53D7">
              <w:rPr>
                <w:rFonts w:cs="Times New Roman"/>
                <w:i/>
                <w:iCs/>
                <w:noProof/>
                <w:sz w:val="20"/>
                <w:szCs w:val="20"/>
              </w:rPr>
              <w:t>Plan Decenal de Educación 2006-2016: Pacto Social por la Educación</w:t>
            </w:r>
            <w:r w:rsidRPr="00BB53D7">
              <w:rPr>
                <w:rFonts w:cs="Times New Roman"/>
                <w:noProof/>
                <w:sz w:val="20"/>
                <w:szCs w:val="20"/>
              </w:rPr>
              <w:t>. Ministerio de Educación Nacional.</w:t>
            </w:r>
          </w:p>
        </w:tc>
      </w:tr>
      <w:tr w:rsidR="00785CED" w:rsidRPr="00BB53D7" w14:paraId="1150A9AD" w14:textId="77777777" w:rsidTr="00C60B05">
        <w:tc>
          <w:tcPr>
            <w:tcW w:w="4253" w:type="dxa"/>
            <w:tcBorders>
              <w:left w:val="nil"/>
              <w:right w:val="nil"/>
            </w:tcBorders>
            <w:vAlign w:val="center"/>
          </w:tcPr>
          <w:p w14:paraId="1BED67FE"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Congreso de la República, 2010)</w:t>
            </w:r>
          </w:p>
        </w:tc>
        <w:tc>
          <w:tcPr>
            <w:tcW w:w="8647" w:type="dxa"/>
            <w:tcBorders>
              <w:left w:val="nil"/>
              <w:right w:val="nil"/>
            </w:tcBorders>
            <w:vAlign w:val="center"/>
          </w:tcPr>
          <w:p w14:paraId="7DBB30E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(2010). </w:t>
            </w:r>
            <w:r w:rsidRPr="00BB53D7">
              <w:rPr>
                <w:rFonts w:cs="Times New Roman"/>
                <w:i/>
                <w:iCs/>
                <w:noProof/>
                <w:sz w:val="20"/>
                <w:szCs w:val="20"/>
              </w:rPr>
              <w:t>Código penal y de procedimiento penal anotado</w:t>
            </w:r>
            <w:r w:rsidRPr="00BB53D7">
              <w:rPr>
                <w:rFonts w:cs="Times New Roman"/>
                <w:noProof/>
                <w:sz w:val="20"/>
                <w:szCs w:val="20"/>
              </w:rPr>
              <w:t>. Leyer.</w:t>
            </w:r>
          </w:p>
        </w:tc>
      </w:tr>
      <w:tr w:rsidR="00785CED" w:rsidRPr="00BB53D7" w14:paraId="7C738909" w14:textId="77777777" w:rsidTr="00C60B05">
        <w:tc>
          <w:tcPr>
            <w:tcW w:w="4253" w:type="dxa"/>
            <w:tcBorders>
              <w:left w:val="nil"/>
              <w:right w:val="nil"/>
            </w:tcBorders>
            <w:vAlign w:val="center"/>
          </w:tcPr>
          <w:p w14:paraId="5E8A0087"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Congreso de la República, 2006)</w:t>
            </w:r>
          </w:p>
        </w:tc>
        <w:tc>
          <w:tcPr>
            <w:tcW w:w="8647" w:type="dxa"/>
            <w:tcBorders>
              <w:left w:val="nil"/>
              <w:right w:val="nil"/>
            </w:tcBorders>
            <w:vAlign w:val="center"/>
          </w:tcPr>
          <w:p w14:paraId="6F431B19"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(2006). </w:t>
            </w:r>
            <w:r w:rsidRPr="00BB53D7">
              <w:rPr>
                <w:rFonts w:cs="Times New Roman"/>
                <w:i/>
                <w:iCs/>
                <w:noProof/>
                <w:sz w:val="20"/>
                <w:szCs w:val="20"/>
              </w:rPr>
              <w:t>Ley 1098 de 2006 (noviembre 8): por la cual se expide el Código de la Infancia y la Adolescencia en Colombia</w:t>
            </w:r>
            <w:r w:rsidRPr="00BB53D7">
              <w:rPr>
                <w:rFonts w:cs="Times New Roman"/>
                <w:noProof/>
                <w:sz w:val="20"/>
                <w:szCs w:val="20"/>
              </w:rPr>
              <w:t>. Diario Oficial.</w:t>
            </w:r>
          </w:p>
        </w:tc>
      </w:tr>
      <w:tr w:rsidR="00785CED" w:rsidRPr="00BB53D7" w14:paraId="452E66AB" w14:textId="77777777" w:rsidTr="00C60B05">
        <w:tc>
          <w:tcPr>
            <w:tcW w:w="4253" w:type="dxa"/>
            <w:tcBorders>
              <w:left w:val="nil"/>
              <w:right w:val="nil"/>
            </w:tcBorders>
            <w:vAlign w:val="center"/>
          </w:tcPr>
          <w:p w14:paraId="775D2151"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Contraloría General de la Nación, 2003)</w:t>
            </w:r>
          </w:p>
        </w:tc>
        <w:tc>
          <w:tcPr>
            <w:tcW w:w="8647" w:type="dxa"/>
            <w:tcBorders>
              <w:left w:val="nil"/>
              <w:right w:val="nil"/>
            </w:tcBorders>
            <w:vAlign w:val="center"/>
          </w:tcPr>
          <w:p w14:paraId="4AD414CA"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Contraloría General de la Nación. (2003). </w:t>
            </w:r>
            <w:r w:rsidRPr="00BB53D7">
              <w:rPr>
                <w:rFonts w:cs="Times New Roman"/>
                <w:i/>
                <w:iCs/>
                <w:noProof/>
                <w:sz w:val="20"/>
                <w:szCs w:val="20"/>
              </w:rPr>
              <w:t>La deserción escolar en la educación básica media</w:t>
            </w:r>
            <w:r w:rsidRPr="00BB53D7">
              <w:rPr>
                <w:rFonts w:cs="Times New Roman"/>
                <w:noProof/>
                <w:sz w:val="20"/>
                <w:szCs w:val="20"/>
              </w:rPr>
              <w:t>. Contraloría General de la Nación.</w:t>
            </w:r>
          </w:p>
        </w:tc>
      </w:tr>
      <w:tr w:rsidR="00785CED" w:rsidRPr="00BB53D7" w14:paraId="794B1D0A" w14:textId="77777777" w:rsidTr="00C60B05">
        <w:tc>
          <w:tcPr>
            <w:tcW w:w="4253" w:type="dxa"/>
            <w:tcBorders>
              <w:left w:val="nil"/>
              <w:right w:val="nil"/>
            </w:tcBorders>
            <w:vAlign w:val="center"/>
          </w:tcPr>
          <w:p w14:paraId="20258D6F"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Unidad Nacional para la Gestión del Riesgo de Desastres, 2012)</w:t>
            </w:r>
          </w:p>
        </w:tc>
        <w:tc>
          <w:tcPr>
            <w:tcW w:w="8647" w:type="dxa"/>
            <w:tcBorders>
              <w:left w:val="nil"/>
              <w:right w:val="nil"/>
            </w:tcBorders>
            <w:vAlign w:val="center"/>
          </w:tcPr>
          <w:p w14:paraId="5BAF9099"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Unidad Nacional para la Gestión del Riesgo de Desastres. (2012). </w:t>
            </w:r>
            <w:r w:rsidRPr="00BB53D7">
              <w:rPr>
                <w:rFonts w:cs="Times New Roman"/>
                <w:i/>
                <w:iCs/>
                <w:noProof/>
                <w:sz w:val="20"/>
                <w:szCs w:val="20"/>
              </w:rPr>
              <w:t>Guía para la formulación del Plan Municipal de Gestión del Riesgo de Desastres</w:t>
            </w:r>
            <w:r w:rsidRPr="00BB53D7">
              <w:rPr>
                <w:rFonts w:cs="Times New Roman"/>
                <w:noProof/>
                <w:sz w:val="20"/>
                <w:szCs w:val="20"/>
              </w:rPr>
              <w:t>. Sistema Nacional de Gestión del Riesgo de Desastres.</w:t>
            </w:r>
          </w:p>
        </w:tc>
      </w:tr>
      <w:tr w:rsidR="00785CED" w:rsidRPr="00BB53D7" w14:paraId="34536FCA" w14:textId="77777777" w:rsidTr="00C60B05">
        <w:tc>
          <w:tcPr>
            <w:tcW w:w="4253" w:type="dxa"/>
            <w:tcBorders>
              <w:left w:val="nil"/>
              <w:right w:val="nil"/>
            </w:tcBorders>
            <w:vAlign w:val="center"/>
          </w:tcPr>
          <w:p w14:paraId="51A5F235"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lastRenderedPageBreak/>
              <w:t>(Colombia. Departamento Administrativo Nacional de Estadística, 2011)</w:t>
            </w:r>
          </w:p>
        </w:tc>
        <w:tc>
          <w:tcPr>
            <w:tcW w:w="8647" w:type="dxa"/>
            <w:tcBorders>
              <w:left w:val="nil"/>
              <w:right w:val="nil"/>
            </w:tcBorders>
            <w:vAlign w:val="center"/>
          </w:tcPr>
          <w:p w14:paraId="6649B28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Departamento Administrativo Nacional de Estadística. (2011). </w:t>
            </w:r>
            <w:r w:rsidRPr="00BB53D7">
              <w:rPr>
                <w:rFonts w:cs="Times New Roman"/>
                <w:i/>
                <w:iCs/>
                <w:noProof/>
                <w:sz w:val="20"/>
                <w:szCs w:val="20"/>
              </w:rPr>
              <w:t>Encuesta de convivencia escolar y circunstancias que la afectan - ECECA, para estudiantes de 5</w:t>
            </w:r>
            <w:r w:rsidRPr="00BB53D7">
              <w:rPr>
                <w:rFonts w:cs="Times New Roman"/>
                <w:i/>
                <w:iCs/>
                <w:noProof/>
                <w:sz w:val="20"/>
                <w:szCs w:val="20"/>
                <w:vertAlign w:val="superscript"/>
              </w:rPr>
              <w:t>o</w:t>
            </w:r>
            <w:r w:rsidRPr="00BB53D7">
              <w:rPr>
                <w:rFonts w:cs="Times New Roman"/>
                <w:i/>
                <w:iCs/>
                <w:noProof/>
                <w:sz w:val="20"/>
                <w:szCs w:val="20"/>
              </w:rPr>
              <w:t xml:space="preserve"> a 11</w:t>
            </w:r>
            <w:r w:rsidRPr="00BB53D7">
              <w:rPr>
                <w:rFonts w:cs="Times New Roman"/>
                <w:i/>
                <w:iCs/>
                <w:noProof/>
                <w:sz w:val="20"/>
                <w:szCs w:val="20"/>
                <w:vertAlign w:val="superscript"/>
              </w:rPr>
              <w:t>o</w:t>
            </w:r>
            <w:r w:rsidRPr="00BB53D7">
              <w:rPr>
                <w:rFonts w:cs="Times New Roman"/>
                <w:i/>
                <w:iCs/>
                <w:noProof/>
                <w:sz w:val="20"/>
                <w:szCs w:val="20"/>
              </w:rPr>
              <w:t xml:space="preserve"> de Bogotá</w:t>
            </w:r>
            <w:r w:rsidRPr="00BB53D7">
              <w:rPr>
                <w:rFonts w:cs="Times New Roman"/>
                <w:noProof/>
                <w:sz w:val="20"/>
                <w:szCs w:val="20"/>
              </w:rPr>
              <w:t>. DANE.</w:t>
            </w:r>
          </w:p>
        </w:tc>
      </w:tr>
      <w:tr w:rsidR="00785CED" w:rsidRPr="00BB53D7" w14:paraId="580134E5" w14:textId="77777777" w:rsidTr="00C60B05">
        <w:tc>
          <w:tcPr>
            <w:tcW w:w="4253" w:type="dxa"/>
            <w:tcBorders>
              <w:left w:val="nil"/>
              <w:right w:val="nil"/>
            </w:tcBorders>
            <w:vAlign w:val="center"/>
          </w:tcPr>
          <w:p w14:paraId="7FF4646E"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Departamento Administrativo de Ciencia, Tecnología e Innovación, 2015)</w:t>
            </w:r>
          </w:p>
        </w:tc>
        <w:tc>
          <w:tcPr>
            <w:tcW w:w="8647" w:type="dxa"/>
            <w:tcBorders>
              <w:left w:val="nil"/>
              <w:right w:val="nil"/>
            </w:tcBorders>
            <w:vAlign w:val="center"/>
          </w:tcPr>
          <w:p w14:paraId="5DBDDE2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noProof/>
                <w:sz w:val="20"/>
                <w:szCs w:val="20"/>
              </w:rPr>
            </w:pPr>
            <w:r w:rsidRPr="00BB53D7">
              <w:rPr>
                <w:rFonts w:cs="Times New Roman"/>
                <w:noProof/>
                <w:sz w:val="20"/>
                <w:szCs w:val="20"/>
              </w:rPr>
              <w:t xml:space="preserve">Colombia. Departamento Administrativo de Ciencia Tecnología e Innovación. (2015). </w:t>
            </w:r>
            <w:r w:rsidRPr="00BB53D7">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BB53D7">
              <w:rPr>
                <w:rFonts w:cs="Times New Roman"/>
                <w:noProof/>
                <w:sz w:val="20"/>
                <w:szCs w:val="20"/>
              </w:rPr>
              <w:t>. Colciencias.</w:t>
            </w:r>
          </w:p>
        </w:tc>
      </w:tr>
      <w:tr w:rsidR="00785CED" w:rsidRPr="00BB53D7" w14:paraId="6F621964" w14:textId="77777777" w:rsidTr="00C60B05">
        <w:tc>
          <w:tcPr>
            <w:tcW w:w="4253" w:type="dxa"/>
            <w:tcBorders>
              <w:left w:val="nil"/>
              <w:right w:val="nil"/>
            </w:tcBorders>
            <w:vAlign w:val="center"/>
          </w:tcPr>
          <w:p w14:paraId="41571925"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Procuraduría General de la Nación, 2012)</w:t>
            </w:r>
          </w:p>
        </w:tc>
        <w:tc>
          <w:tcPr>
            <w:tcW w:w="8647" w:type="dxa"/>
            <w:tcBorders>
              <w:left w:val="nil"/>
              <w:right w:val="nil"/>
            </w:tcBorders>
            <w:vAlign w:val="center"/>
          </w:tcPr>
          <w:p w14:paraId="456C861E"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Procuraduría General de la Nación. (2012). </w:t>
            </w:r>
            <w:r w:rsidRPr="00BB53D7">
              <w:rPr>
                <w:rFonts w:cs="Times New Roman"/>
                <w:i/>
                <w:iCs/>
                <w:noProof/>
                <w:sz w:val="20"/>
                <w:szCs w:val="20"/>
              </w:rPr>
              <w:t>Financiamiento del Sistema General de Seguridad Social en Salud: seguimiento y control preventivo a las políticas públicas</w:t>
            </w:r>
            <w:r w:rsidRPr="00BB53D7">
              <w:rPr>
                <w:rFonts w:cs="Times New Roman"/>
                <w:noProof/>
                <w:sz w:val="20"/>
                <w:szCs w:val="20"/>
              </w:rPr>
              <w:t>. Procuraduría General de la Nación.</w:t>
            </w:r>
          </w:p>
        </w:tc>
      </w:tr>
    </w:tbl>
    <w:p w14:paraId="6E50898D" w14:textId="77777777" w:rsidR="00785CED" w:rsidRPr="00BB53D7" w:rsidRDefault="00785CED" w:rsidP="00785CED">
      <w:pPr>
        <w:ind w:firstLine="708"/>
        <w:rPr>
          <w:rFonts w:cs="Times New Roman"/>
          <w:szCs w:val="24"/>
        </w:rPr>
      </w:pPr>
    </w:p>
    <w:p w14:paraId="3BFF892C" w14:textId="3A1D9B85" w:rsidR="00154CFC" w:rsidRPr="00BB53D7" w:rsidRDefault="00154CFC" w:rsidP="00154CFC">
      <w:pPr>
        <w:jc w:val="center"/>
        <w:rPr>
          <w:rFonts w:cs="Times New Roman"/>
          <w:b/>
          <w:bCs/>
          <w:szCs w:val="24"/>
        </w:rPr>
      </w:pPr>
    </w:p>
    <w:p w14:paraId="1CE41AFB" w14:textId="75EBC49B" w:rsidR="00785CED" w:rsidRPr="00BB53D7" w:rsidRDefault="00785CED" w:rsidP="00154CFC">
      <w:pPr>
        <w:jc w:val="center"/>
        <w:rPr>
          <w:rFonts w:cs="Times New Roman"/>
          <w:b/>
          <w:bCs/>
          <w:szCs w:val="24"/>
        </w:rPr>
      </w:pPr>
    </w:p>
    <w:p w14:paraId="70E25BB4" w14:textId="36E4E9B9" w:rsidR="00785CED" w:rsidRPr="00BB53D7" w:rsidRDefault="00785CED" w:rsidP="00154CFC">
      <w:pPr>
        <w:jc w:val="center"/>
        <w:rPr>
          <w:rFonts w:cs="Times New Roman"/>
          <w:b/>
          <w:bCs/>
          <w:szCs w:val="24"/>
        </w:rPr>
      </w:pPr>
    </w:p>
    <w:p w14:paraId="06E73640" w14:textId="6F18F922" w:rsidR="00785CED" w:rsidRPr="00BB53D7" w:rsidRDefault="00785CED" w:rsidP="00154CFC">
      <w:pPr>
        <w:jc w:val="center"/>
        <w:rPr>
          <w:rFonts w:cs="Times New Roman"/>
          <w:b/>
          <w:bCs/>
          <w:szCs w:val="24"/>
        </w:rPr>
      </w:pPr>
    </w:p>
    <w:p w14:paraId="2C1A7CEC" w14:textId="0F372F0C" w:rsidR="00785CED" w:rsidRPr="00BB53D7" w:rsidRDefault="00785CED" w:rsidP="00154CFC">
      <w:pPr>
        <w:jc w:val="center"/>
        <w:rPr>
          <w:rFonts w:cs="Times New Roman"/>
          <w:b/>
          <w:bCs/>
          <w:szCs w:val="24"/>
        </w:rPr>
      </w:pPr>
    </w:p>
    <w:p w14:paraId="53149382" w14:textId="576BCC40" w:rsidR="00785CED" w:rsidRPr="00BB53D7" w:rsidRDefault="00785CED" w:rsidP="00154CFC">
      <w:pPr>
        <w:jc w:val="center"/>
        <w:rPr>
          <w:rFonts w:cs="Times New Roman"/>
          <w:b/>
          <w:bCs/>
          <w:szCs w:val="24"/>
        </w:rPr>
      </w:pPr>
    </w:p>
    <w:p w14:paraId="5D878DE9" w14:textId="345C1B9B" w:rsidR="00785CED" w:rsidRPr="00BB53D7" w:rsidRDefault="00785CED" w:rsidP="00154CFC">
      <w:pPr>
        <w:jc w:val="center"/>
        <w:rPr>
          <w:rFonts w:cs="Times New Roman"/>
          <w:b/>
          <w:bCs/>
          <w:szCs w:val="24"/>
        </w:rPr>
      </w:pPr>
    </w:p>
    <w:p w14:paraId="4C9BDBBB" w14:textId="12496748" w:rsidR="00785CED" w:rsidRPr="00BB53D7" w:rsidRDefault="00785CED" w:rsidP="00154CFC">
      <w:pPr>
        <w:jc w:val="center"/>
        <w:rPr>
          <w:rFonts w:cs="Times New Roman"/>
          <w:b/>
          <w:bCs/>
          <w:szCs w:val="24"/>
        </w:rPr>
      </w:pPr>
    </w:p>
    <w:p w14:paraId="250C0089" w14:textId="587D5744" w:rsidR="00785CED" w:rsidRPr="00BB53D7" w:rsidRDefault="00785CED" w:rsidP="00154CFC">
      <w:pPr>
        <w:jc w:val="center"/>
        <w:rPr>
          <w:rFonts w:cs="Times New Roman"/>
          <w:b/>
          <w:bCs/>
          <w:szCs w:val="24"/>
        </w:rPr>
      </w:pPr>
    </w:p>
    <w:p w14:paraId="5B89C130" w14:textId="4EC54772" w:rsidR="00785CED" w:rsidRPr="00BB53D7" w:rsidRDefault="00785CED" w:rsidP="00154CFC">
      <w:pPr>
        <w:jc w:val="center"/>
        <w:rPr>
          <w:rFonts w:cs="Times New Roman"/>
          <w:b/>
          <w:bCs/>
          <w:szCs w:val="24"/>
        </w:rPr>
      </w:pPr>
    </w:p>
    <w:p w14:paraId="0152C7AB" w14:textId="5FC2AA22" w:rsidR="00785CED" w:rsidRPr="00BB53D7" w:rsidRDefault="00785CED" w:rsidP="00154CFC">
      <w:pPr>
        <w:jc w:val="center"/>
        <w:rPr>
          <w:rFonts w:cs="Times New Roman"/>
          <w:b/>
          <w:bCs/>
          <w:szCs w:val="24"/>
        </w:rPr>
      </w:pPr>
    </w:p>
    <w:p w14:paraId="4A05D157" w14:textId="5C3CC6A1" w:rsidR="00785CED" w:rsidRPr="00BB53D7" w:rsidRDefault="00785CED" w:rsidP="00154CFC">
      <w:pPr>
        <w:jc w:val="center"/>
        <w:rPr>
          <w:rFonts w:cs="Times New Roman"/>
          <w:b/>
          <w:bCs/>
          <w:szCs w:val="24"/>
        </w:rPr>
      </w:pPr>
    </w:p>
    <w:p w14:paraId="229CE808" w14:textId="787E30B4" w:rsidR="00785CED" w:rsidRPr="00BB53D7" w:rsidRDefault="00785CED" w:rsidP="00154CFC">
      <w:pPr>
        <w:jc w:val="center"/>
        <w:rPr>
          <w:rFonts w:cs="Times New Roman"/>
          <w:b/>
          <w:bCs/>
          <w:szCs w:val="24"/>
        </w:rPr>
      </w:pPr>
    </w:p>
    <w:p w14:paraId="1C1F5344" w14:textId="78CA2480" w:rsidR="00785CED" w:rsidRPr="00BB53D7" w:rsidRDefault="00785CED" w:rsidP="00154CFC">
      <w:pPr>
        <w:jc w:val="center"/>
        <w:rPr>
          <w:rFonts w:cs="Times New Roman"/>
          <w:b/>
          <w:bCs/>
          <w:szCs w:val="24"/>
        </w:rPr>
      </w:pPr>
    </w:p>
    <w:p w14:paraId="7DE749AB" w14:textId="2D021909" w:rsidR="00785CED" w:rsidRPr="00BB53D7" w:rsidRDefault="00785CED" w:rsidP="00154CFC">
      <w:pPr>
        <w:jc w:val="center"/>
        <w:rPr>
          <w:rFonts w:cs="Times New Roman"/>
          <w:b/>
          <w:bCs/>
          <w:szCs w:val="24"/>
        </w:rPr>
      </w:pPr>
    </w:p>
    <w:p w14:paraId="0E2BD2FC" w14:textId="77777777" w:rsidR="00785CED" w:rsidRPr="00BB53D7" w:rsidRDefault="00785CED" w:rsidP="00154CFC">
      <w:pPr>
        <w:jc w:val="center"/>
        <w:rPr>
          <w:rFonts w:cs="Times New Roman"/>
          <w:b/>
          <w:bCs/>
          <w:szCs w:val="24"/>
        </w:rPr>
        <w:sectPr w:rsidR="00785CED" w:rsidRPr="00BB53D7" w:rsidSect="00785CED">
          <w:pgSz w:w="15840" w:h="12240" w:orient="landscape"/>
          <w:pgMar w:top="1701" w:right="1418" w:bottom="1701" w:left="1418" w:header="709" w:footer="709" w:gutter="0"/>
          <w:cols w:space="708"/>
          <w:docGrid w:linePitch="360"/>
        </w:sectPr>
      </w:pPr>
    </w:p>
    <w:p w14:paraId="53F59EBC" w14:textId="77777777" w:rsidR="00785CED" w:rsidRPr="00BB53D7" w:rsidRDefault="00785CED" w:rsidP="00785CED">
      <w:pPr>
        <w:jc w:val="center"/>
        <w:rPr>
          <w:rFonts w:cs="Times New Roman"/>
          <w:b/>
        </w:rPr>
      </w:pPr>
      <w:r w:rsidRPr="00BB53D7">
        <w:rPr>
          <w:rFonts w:cs="Times New Roman"/>
          <w:b/>
        </w:rPr>
        <w:lastRenderedPageBreak/>
        <w:t xml:space="preserve">Anexo 3. </w:t>
      </w:r>
    </w:p>
    <w:p w14:paraId="6AEA8591" w14:textId="46FF8748" w:rsidR="00785CED" w:rsidRPr="00BB53D7" w:rsidRDefault="00785CED" w:rsidP="00785CED">
      <w:pPr>
        <w:jc w:val="center"/>
        <w:rPr>
          <w:rFonts w:cs="Times New Roman"/>
        </w:rPr>
      </w:pPr>
      <w:r w:rsidRPr="00BB53D7">
        <w:rPr>
          <w:rFonts w:cs="Times New Roman"/>
          <w:b/>
        </w:rPr>
        <w:t>Ortografía y gramática</w:t>
      </w:r>
    </w:p>
    <w:p w14:paraId="4212F643" w14:textId="77777777" w:rsidR="00785CED" w:rsidRPr="00BB53D7" w:rsidRDefault="00785CED" w:rsidP="00785CED">
      <w:pPr>
        <w:rPr>
          <w:rFonts w:cs="Times New Roman"/>
        </w:rPr>
      </w:pPr>
    </w:p>
    <w:p w14:paraId="6C7E3DD5" w14:textId="77777777" w:rsidR="00785CED" w:rsidRPr="00BB53D7" w:rsidRDefault="00785CED" w:rsidP="00785CED">
      <w:pPr>
        <w:ind w:firstLine="360"/>
        <w:rPr>
          <w:rFonts w:cs="Times New Roman"/>
          <w:szCs w:val="24"/>
        </w:rPr>
      </w:pPr>
      <w:r w:rsidRPr="00BB53D7">
        <w:rPr>
          <w:rFonts w:cs="Times New Roman"/>
        </w:rPr>
        <w:t>L</w:t>
      </w:r>
      <w:r w:rsidRPr="00BB53D7">
        <w:rPr>
          <w:rFonts w:cs="Times New Roman"/>
          <w:szCs w:val="24"/>
        </w:rPr>
        <w: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RPr="00BB53D7">
        <w:rPr>
          <w:rFonts w:cs="Times New Roman"/>
          <w:sz w:val="32"/>
          <w:szCs w:val="32"/>
        </w:rPr>
        <w:t>F7</w:t>
      </w:r>
      <w:r w:rsidRPr="00BB53D7">
        <w:rPr>
          <w:rFonts w:cs="Times New Roman"/>
          <w:szCs w:val="24"/>
        </w:rPr>
        <w:t>. Tendrá dos tipos de sugerencias: Gramática y Ortografía, donde tendrás la opción de:</w:t>
      </w:r>
    </w:p>
    <w:p w14:paraId="4216F7E2" w14:textId="77777777" w:rsidR="00785CED" w:rsidRPr="00BB53D7" w:rsidRDefault="00785CED" w:rsidP="00785CED">
      <w:pPr>
        <w:jc w:val="center"/>
        <w:rPr>
          <w:rFonts w:cs="Times New Roman"/>
          <w:b/>
          <w:szCs w:val="24"/>
        </w:rPr>
      </w:pPr>
    </w:p>
    <w:p w14:paraId="06307B56" w14:textId="77777777" w:rsidR="00785CED" w:rsidRPr="00BB53D7" w:rsidRDefault="00785CED" w:rsidP="00785CED">
      <w:pPr>
        <w:pStyle w:val="Prrafodelista"/>
        <w:numPr>
          <w:ilvl w:val="0"/>
          <w:numId w:val="7"/>
        </w:numPr>
        <w:ind w:left="360"/>
        <w:rPr>
          <w:rFonts w:cs="Times New Roman"/>
          <w:szCs w:val="24"/>
        </w:rPr>
      </w:pPr>
      <w:r w:rsidRPr="00BB53D7">
        <w:rPr>
          <w:rFonts w:cs="Times New Roman"/>
          <w:szCs w:val="24"/>
        </w:rPr>
        <w:t>“Cambiar”, si consideras que efectivamente había un error, ejemplo (mas, sin tilde):</w:t>
      </w:r>
    </w:p>
    <w:p w14:paraId="3249718F" w14:textId="17B69D7D" w:rsidR="00785CED" w:rsidRPr="00BB53D7" w:rsidRDefault="00785CED" w:rsidP="00154CFC">
      <w:pPr>
        <w:jc w:val="center"/>
        <w:rPr>
          <w:rFonts w:cs="Times New Roman"/>
          <w:b/>
          <w:bCs/>
          <w:szCs w:val="24"/>
        </w:rPr>
      </w:pPr>
      <w:r w:rsidRPr="00BB53D7">
        <w:rPr>
          <w:rFonts w:cs="Times New Roman"/>
          <w:noProof/>
          <w:lang w:eastAsia="es-CO"/>
        </w:rPr>
        <w:drawing>
          <wp:inline distT="0" distB="0" distL="0" distR="0" wp14:anchorId="606E72EB" wp14:editId="083B8508">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912D21" w14:textId="77777777" w:rsidR="00785CED" w:rsidRPr="00BB53D7" w:rsidRDefault="00785CED" w:rsidP="00785CED">
      <w:pPr>
        <w:pStyle w:val="Prrafodelista"/>
        <w:numPr>
          <w:ilvl w:val="0"/>
          <w:numId w:val="7"/>
        </w:numPr>
        <w:ind w:left="360"/>
        <w:rPr>
          <w:rFonts w:cs="Times New Roman"/>
          <w:b/>
          <w:szCs w:val="24"/>
        </w:rPr>
      </w:pPr>
      <w:r w:rsidRPr="00BB53D7">
        <w:rPr>
          <w:rFonts w:cs="Times New Roman"/>
          <w:szCs w:val="24"/>
        </w:rPr>
        <w:t>“Omitir”, si a pesar de la sugerencia consideras que está correctamente, ejemplo (desadaptativos):</w:t>
      </w:r>
    </w:p>
    <w:p w14:paraId="637D17B7" w14:textId="77777777" w:rsidR="00785CED" w:rsidRPr="00BB53D7" w:rsidRDefault="00785CED" w:rsidP="00785CED">
      <w:pPr>
        <w:jc w:val="center"/>
        <w:rPr>
          <w:rFonts w:cs="Times New Roman"/>
          <w:b/>
          <w:szCs w:val="24"/>
        </w:rPr>
      </w:pPr>
      <w:r w:rsidRPr="00BB53D7">
        <w:rPr>
          <w:rFonts w:cs="Times New Roman"/>
          <w:noProof/>
          <w:lang w:eastAsia="es-CO"/>
        </w:rPr>
        <w:lastRenderedPageBreak/>
        <w:drawing>
          <wp:inline distT="0" distB="0" distL="0" distR="0" wp14:anchorId="6904B735" wp14:editId="74F548DD">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03A152" w14:textId="77777777" w:rsidR="00785CED" w:rsidRPr="00BB53D7" w:rsidRDefault="00785CED" w:rsidP="00785CED">
      <w:pPr>
        <w:pStyle w:val="Prrafodelista"/>
        <w:numPr>
          <w:ilvl w:val="0"/>
          <w:numId w:val="7"/>
        </w:numPr>
        <w:rPr>
          <w:rFonts w:cs="Times New Roman"/>
          <w:szCs w:val="24"/>
        </w:rPr>
      </w:pPr>
      <w:r w:rsidRPr="00BB53D7">
        <w:rPr>
          <w:rFonts w:cs="Times New Roman"/>
          <w:szCs w:val="24"/>
        </w:rPr>
        <w:t>“Omitir todo” si deseas ignorar la sugerencia de esa palabra u oración en todo el texto.</w:t>
      </w:r>
    </w:p>
    <w:p w14:paraId="13509877" w14:textId="77777777" w:rsidR="00785CED" w:rsidRPr="00BB53D7" w:rsidRDefault="00785CED" w:rsidP="00785CED">
      <w:pPr>
        <w:pStyle w:val="Prrafodelista"/>
        <w:numPr>
          <w:ilvl w:val="0"/>
          <w:numId w:val="7"/>
        </w:numPr>
        <w:rPr>
          <w:rFonts w:cs="Times New Roman"/>
          <w:szCs w:val="24"/>
        </w:rPr>
      </w:pPr>
      <w:r w:rsidRPr="00BB53D7">
        <w:rPr>
          <w:rFonts w:cs="Times New Roman"/>
          <w:szCs w:val="24"/>
        </w:rPr>
        <w:t>“Agregar” si deseas incluir esa palabra en el diccionario en futuras revisiones.</w:t>
      </w:r>
    </w:p>
    <w:p w14:paraId="15F5C042" w14:textId="77777777" w:rsidR="00785CED" w:rsidRPr="00BB53D7" w:rsidRDefault="00785CED" w:rsidP="00785CED">
      <w:pPr>
        <w:jc w:val="center"/>
        <w:rPr>
          <w:rFonts w:cs="Times New Roman"/>
          <w:b/>
          <w:szCs w:val="24"/>
        </w:rPr>
      </w:pPr>
      <w:r w:rsidRPr="00BB53D7">
        <w:rPr>
          <w:rFonts w:cs="Times New Roman"/>
          <w:noProof/>
          <w:lang w:eastAsia="es-CO"/>
        </w:rPr>
        <w:drawing>
          <wp:inline distT="0" distB="0" distL="0" distR="0" wp14:anchorId="00F9339C" wp14:editId="733D9BBF">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D7234" w14:textId="77777777" w:rsidR="00785CED" w:rsidRPr="00BB53D7" w:rsidRDefault="00785CED" w:rsidP="00785CED">
      <w:pPr>
        <w:rPr>
          <w:rFonts w:cs="Times New Roman"/>
          <w:szCs w:val="24"/>
        </w:rPr>
      </w:pPr>
      <w:r w:rsidRPr="00BB53D7">
        <w:rPr>
          <w:rFonts w:cs="Times New Roman"/>
          <w:szCs w:val="24"/>
        </w:rPr>
        <w:tab/>
        <w:t>Ten precaución en aceptar cambios sugeridos, pues Microsoft Word no tiene la capacidad completa de interpretar con precisión algunos aspectos de la redacción o gramática en lengua española.</w:t>
      </w:r>
    </w:p>
    <w:p w14:paraId="3D7300A5" w14:textId="77777777" w:rsidR="00785CED" w:rsidRPr="00BB53D7" w:rsidRDefault="00785CED" w:rsidP="00785CED">
      <w:pPr>
        <w:rPr>
          <w:rFonts w:cs="Times New Roman"/>
          <w:b/>
          <w:szCs w:val="24"/>
        </w:rPr>
      </w:pPr>
    </w:p>
    <w:p w14:paraId="7FEC85EA" w14:textId="77777777" w:rsidR="00785CED" w:rsidRPr="00BB53D7" w:rsidRDefault="00785CED" w:rsidP="00785CED">
      <w:pPr>
        <w:rPr>
          <w:rFonts w:cs="Times New Roman"/>
          <w:b/>
          <w:szCs w:val="24"/>
        </w:rPr>
      </w:pPr>
    </w:p>
    <w:p w14:paraId="2FDA6941" w14:textId="12BB6969" w:rsidR="00785CED" w:rsidRPr="00BB53D7" w:rsidRDefault="00785CED" w:rsidP="00785CED">
      <w:pPr>
        <w:rPr>
          <w:rFonts w:cs="Times New Roman"/>
          <w:b/>
          <w:szCs w:val="24"/>
        </w:rPr>
      </w:pPr>
    </w:p>
    <w:p w14:paraId="3AC79AFD" w14:textId="1691BE72" w:rsidR="00785CED" w:rsidRPr="00BB53D7" w:rsidRDefault="00785CED" w:rsidP="00785CED">
      <w:pPr>
        <w:rPr>
          <w:rFonts w:cs="Times New Roman"/>
          <w:b/>
          <w:szCs w:val="24"/>
        </w:rPr>
      </w:pPr>
    </w:p>
    <w:p w14:paraId="4B0650F9" w14:textId="77777777" w:rsidR="003A3C4F" w:rsidRDefault="003A3C4F" w:rsidP="003064BF">
      <w:pPr>
        <w:jc w:val="center"/>
        <w:rPr>
          <w:rFonts w:cs="Times New Roman"/>
          <w:b/>
          <w:szCs w:val="24"/>
        </w:rPr>
      </w:pPr>
    </w:p>
    <w:p w14:paraId="29FD6565" w14:textId="796C4E57" w:rsidR="003064BF" w:rsidRDefault="00785CED" w:rsidP="003064BF">
      <w:pPr>
        <w:jc w:val="center"/>
        <w:rPr>
          <w:rFonts w:cs="Times New Roman"/>
          <w:b/>
          <w:szCs w:val="24"/>
        </w:rPr>
      </w:pPr>
      <w:r w:rsidRPr="00BB53D7">
        <w:rPr>
          <w:rFonts w:cs="Times New Roman"/>
          <w:b/>
          <w:szCs w:val="24"/>
        </w:rPr>
        <w:t>Anexo 4.</w:t>
      </w:r>
    </w:p>
    <w:p w14:paraId="4017617B" w14:textId="5C2F9F41" w:rsidR="00785CED" w:rsidRPr="00BB53D7" w:rsidRDefault="00785CED" w:rsidP="003064BF">
      <w:pPr>
        <w:jc w:val="center"/>
        <w:rPr>
          <w:rFonts w:cs="Times New Roman"/>
          <w:b/>
          <w:szCs w:val="24"/>
        </w:rPr>
      </w:pPr>
      <w:r w:rsidRPr="00BB53D7">
        <w:rPr>
          <w:rFonts w:cs="Times New Roman"/>
          <w:b/>
          <w:szCs w:val="24"/>
        </w:rPr>
        <w:t>Buscar, reemplazar y eliminar espacios (o palabras)</w:t>
      </w:r>
    </w:p>
    <w:p w14:paraId="5C037257" w14:textId="77777777" w:rsidR="00785CED" w:rsidRPr="00BB53D7" w:rsidRDefault="00785CED" w:rsidP="00785CED">
      <w:pPr>
        <w:rPr>
          <w:rFonts w:cs="Times New Roman"/>
          <w:szCs w:val="24"/>
        </w:rPr>
      </w:pPr>
    </w:p>
    <w:p w14:paraId="0B465876" w14:textId="77777777" w:rsidR="00785CED" w:rsidRPr="00BB53D7" w:rsidRDefault="00785CED" w:rsidP="00785CED">
      <w:pPr>
        <w:ind w:firstLine="708"/>
        <w:rPr>
          <w:rFonts w:cs="Times New Roman"/>
          <w:szCs w:val="24"/>
        </w:rPr>
      </w:pPr>
      <w:r w:rsidRPr="00BB53D7">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sidRPr="00BB53D7">
        <w:rPr>
          <w:rFonts w:cs="Times New Roman"/>
          <w:szCs w:val="24"/>
        </w:rPr>
        <w:t>Ctrl</w:t>
      </w:r>
      <w:proofErr w:type="spellEnd"/>
      <w:r w:rsidRPr="00BB53D7">
        <w:rPr>
          <w:rFonts w:cs="Times New Roman"/>
          <w:szCs w:val="24"/>
        </w:rPr>
        <w:t xml:space="preserve"> + L (Reemplazar) &gt; Digita 2 espacios en “Buscar” &gt; Digita 1 espacio en “Reemplazar” &gt; Clic en “Reemplazar todos”.</w:t>
      </w:r>
    </w:p>
    <w:p w14:paraId="24BC6D14" w14:textId="77777777" w:rsidR="00785CED" w:rsidRPr="00BB53D7" w:rsidRDefault="00785CED" w:rsidP="00785CED">
      <w:pPr>
        <w:ind w:firstLine="708"/>
        <w:rPr>
          <w:rFonts w:cs="Times New Roman"/>
          <w:szCs w:val="24"/>
        </w:rPr>
      </w:pPr>
      <w:r w:rsidRPr="00BB53D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B1534F" w14:textId="77777777" w:rsidR="00785CED" w:rsidRPr="00BB53D7" w:rsidRDefault="00785CED" w:rsidP="00785CED">
      <w:pPr>
        <w:ind w:firstLine="708"/>
        <w:rPr>
          <w:rFonts w:cs="Times New Roman"/>
          <w:szCs w:val="24"/>
        </w:rPr>
      </w:pPr>
      <w:r w:rsidRPr="00BB53D7">
        <w:rPr>
          <w:rFonts w:cs="Times New Roman"/>
          <w:szCs w:val="24"/>
        </w:rPr>
        <w:t>Word notificará cuántos espacios dobles se eliminaron y se han reemplazado por un espacio.</w:t>
      </w:r>
    </w:p>
    <w:p w14:paraId="0CD5DCA3"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37E1217" w14:textId="77777777" w:rsidR="00785CED" w:rsidRPr="00BB53D7" w:rsidRDefault="00785CED" w:rsidP="00785CED">
      <w:pPr>
        <w:ind w:firstLine="708"/>
        <w:rPr>
          <w:rFonts w:cs="Times New Roman"/>
          <w:szCs w:val="24"/>
        </w:rPr>
      </w:pPr>
      <w:r w:rsidRPr="00BB53D7">
        <w:rPr>
          <w:rFonts w:cs="Times New Roman"/>
          <w:szCs w:val="24"/>
        </w:rPr>
        <w:t>Haz clic en “Reemplazar todos” para eliminar dobles espacios que quedan, por ejemplo, de triples o cuádruples espacios anteriores, hasta que aparezca este mensaje:</w:t>
      </w:r>
    </w:p>
    <w:p w14:paraId="1688AAAA" w14:textId="77777777" w:rsidR="00785CED" w:rsidRPr="00BB53D7" w:rsidRDefault="00785CED" w:rsidP="00785CED">
      <w:pPr>
        <w:ind w:firstLine="708"/>
        <w:jc w:val="center"/>
        <w:rPr>
          <w:rFonts w:cs="Times New Roman"/>
          <w:szCs w:val="24"/>
        </w:rPr>
      </w:pPr>
      <w:r w:rsidRPr="00BB53D7">
        <w:rPr>
          <w:rFonts w:cs="Times New Roman"/>
          <w:noProof/>
          <w:lang w:eastAsia="es-CO"/>
        </w:rPr>
        <w:lastRenderedPageBreak/>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5AC014" w14:textId="77777777" w:rsidR="003064BF" w:rsidRDefault="00785CED" w:rsidP="003064BF">
      <w:pPr>
        <w:jc w:val="center"/>
        <w:rPr>
          <w:rFonts w:cs="Times New Roman"/>
          <w:b/>
          <w:szCs w:val="24"/>
        </w:rPr>
      </w:pPr>
      <w:r w:rsidRPr="00BB53D7">
        <w:rPr>
          <w:rFonts w:cs="Times New Roman"/>
          <w:b/>
          <w:szCs w:val="24"/>
        </w:rPr>
        <w:t>Anexo 5.</w:t>
      </w:r>
    </w:p>
    <w:p w14:paraId="10E751A9" w14:textId="4487AAF0" w:rsidR="00785CED" w:rsidRPr="00BB53D7" w:rsidRDefault="00785CED" w:rsidP="003064BF">
      <w:pPr>
        <w:jc w:val="center"/>
        <w:rPr>
          <w:rFonts w:cs="Times New Roman"/>
          <w:b/>
          <w:szCs w:val="24"/>
        </w:rPr>
      </w:pPr>
      <w:r w:rsidRPr="00BB53D7">
        <w:rPr>
          <w:rFonts w:cs="Times New Roman"/>
          <w:b/>
          <w:szCs w:val="24"/>
        </w:rPr>
        <w:t>Atajos de teclado útiles en Microsoft Word</w:t>
      </w:r>
    </w:p>
    <w:p w14:paraId="2DAFB930" w14:textId="6C6C7C11" w:rsidR="00785CED" w:rsidRPr="003A3C4F" w:rsidRDefault="00785CED" w:rsidP="003A3C4F">
      <w:pPr>
        <w:rPr>
          <w:rFonts w:cs="Times New Roman"/>
          <w:b/>
          <w:szCs w:val="24"/>
        </w:rPr>
      </w:pPr>
      <w:proofErr w:type="spellStart"/>
      <w:r w:rsidRPr="00BB53D7">
        <w:rPr>
          <w:rFonts w:cs="Times New Roman"/>
          <w:b/>
          <w:szCs w:val="24"/>
        </w:rPr>
        <w:t>Ctrl</w:t>
      </w:r>
      <w:proofErr w:type="spellEnd"/>
      <w:r w:rsidRPr="00BB53D7">
        <w:rPr>
          <w:rFonts w:cs="Times New Roman"/>
          <w:b/>
          <w:szCs w:val="24"/>
        </w:rPr>
        <w:t xml:space="preserve"> +</w:t>
      </w:r>
      <w:r w:rsidR="003A3C4F">
        <w:rPr>
          <w:rFonts w:cs="Times New Roman"/>
          <w:b/>
          <w:szCs w:val="24"/>
        </w:rPr>
        <w:t xml:space="preserve">                                                           </w:t>
      </w:r>
      <w:r w:rsidRPr="00BB53D7">
        <w:rPr>
          <w:rFonts w:cs="Times New Roman"/>
          <w:szCs w:val="24"/>
        </w:rPr>
        <w:t>A= Abrir</w:t>
      </w:r>
    </w:p>
    <w:p w14:paraId="49602155" w14:textId="77777777" w:rsidR="00785CED" w:rsidRPr="00BB53D7" w:rsidRDefault="00785CED" w:rsidP="003A3C4F">
      <w:pPr>
        <w:jc w:val="center"/>
        <w:rPr>
          <w:rFonts w:cs="Times New Roman"/>
          <w:szCs w:val="24"/>
        </w:rPr>
      </w:pPr>
      <w:r w:rsidRPr="00BB53D7">
        <w:rPr>
          <w:rFonts w:cs="Times New Roman"/>
          <w:szCs w:val="24"/>
        </w:rPr>
        <w:t>B= Buscar</w:t>
      </w:r>
    </w:p>
    <w:p w14:paraId="07EB8AE1" w14:textId="77777777" w:rsidR="00785CED" w:rsidRPr="00BB53D7" w:rsidRDefault="00785CED" w:rsidP="003A3C4F">
      <w:pPr>
        <w:jc w:val="center"/>
        <w:rPr>
          <w:rFonts w:cs="Times New Roman"/>
          <w:szCs w:val="24"/>
        </w:rPr>
      </w:pPr>
      <w:r w:rsidRPr="00BB53D7">
        <w:rPr>
          <w:rFonts w:cs="Times New Roman"/>
          <w:szCs w:val="24"/>
        </w:rPr>
        <w:t>C= Copiar</w:t>
      </w:r>
    </w:p>
    <w:p w14:paraId="723B9AC6" w14:textId="77F858F3" w:rsidR="00785CED" w:rsidRPr="00BB53D7" w:rsidRDefault="00785CED" w:rsidP="003A3C4F">
      <w:pPr>
        <w:jc w:val="center"/>
        <w:rPr>
          <w:rFonts w:cs="Times New Roman"/>
          <w:szCs w:val="24"/>
        </w:rPr>
      </w:pPr>
      <w:r w:rsidRPr="00BB53D7">
        <w:rPr>
          <w:rFonts w:cs="Times New Roman"/>
          <w:szCs w:val="24"/>
        </w:rPr>
        <w:t>D= Alinear derecha</w:t>
      </w:r>
    </w:p>
    <w:p w14:paraId="73AD913E" w14:textId="77777777" w:rsidR="00785CED" w:rsidRPr="00BB53D7" w:rsidRDefault="00785CED" w:rsidP="003A3C4F">
      <w:pPr>
        <w:jc w:val="center"/>
        <w:rPr>
          <w:rFonts w:cs="Times New Roman"/>
          <w:szCs w:val="24"/>
        </w:rPr>
      </w:pPr>
      <w:r w:rsidRPr="00BB53D7">
        <w:rPr>
          <w:rFonts w:cs="Times New Roman"/>
          <w:szCs w:val="24"/>
        </w:rPr>
        <w:t>E= Seleccionar todo</w:t>
      </w:r>
    </w:p>
    <w:p w14:paraId="64A9E657" w14:textId="77777777" w:rsidR="00785CED" w:rsidRPr="00BB53D7" w:rsidRDefault="00785CED" w:rsidP="003A3C4F">
      <w:pPr>
        <w:jc w:val="center"/>
        <w:rPr>
          <w:rFonts w:cs="Times New Roman"/>
          <w:szCs w:val="24"/>
        </w:rPr>
      </w:pPr>
      <w:r w:rsidRPr="00BB53D7">
        <w:rPr>
          <w:rFonts w:cs="Times New Roman"/>
          <w:szCs w:val="24"/>
        </w:rPr>
        <w:t>G= Guardar</w:t>
      </w:r>
    </w:p>
    <w:p w14:paraId="64F68A52" w14:textId="77777777" w:rsidR="00785CED" w:rsidRPr="00BB53D7" w:rsidRDefault="00785CED" w:rsidP="003A3C4F">
      <w:pPr>
        <w:jc w:val="center"/>
        <w:rPr>
          <w:rFonts w:cs="Times New Roman"/>
          <w:szCs w:val="24"/>
        </w:rPr>
      </w:pPr>
      <w:r w:rsidRPr="00BB53D7">
        <w:rPr>
          <w:rFonts w:cs="Times New Roman"/>
          <w:szCs w:val="24"/>
        </w:rPr>
        <w:t>H= Sangría</w:t>
      </w:r>
    </w:p>
    <w:p w14:paraId="61254926" w14:textId="77777777" w:rsidR="00785CED" w:rsidRPr="00BB53D7" w:rsidRDefault="00785CED" w:rsidP="003A3C4F">
      <w:pPr>
        <w:jc w:val="center"/>
        <w:rPr>
          <w:rFonts w:cs="Times New Roman"/>
          <w:szCs w:val="24"/>
        </w:rPr>
      </w:pPr>
      <w:r w:rsidRPr="00BB53D7">
        <w:rPr>
          <w:rFonts w:cs="Times New Roman"/>
          <w:szCs w:val="24"/>
        </w:rPr>
        <w:t>I= Ir a página</w:t>
      </w:r>
    </w:p>
    <w:p w14:paraId="6E741D14" w14:textId="77777777" w:rsidR="00785CED" w:rsidRPr="00BB53D7" w:rsidRDefault="00785CED" w:rsidP="003A3C4F">
      <w:pPr>
        <w:jc w:val="center"/>
        <w:rPr>
          <w:rFonts w:cs="Times New Roman"/>
          <w:szCs w:val="24"/>
        </w:rPr>
      </w:pPr>
      <w:r w:rsidRPr="00BB53D7">
        <w:rPr>
          <w:rFonts w:cs="Times New Roman"/>
          <w:szCs w:val="24"/>
        </w:rPr>
        <w:t>J= Justificar</w:t>
      </w:r>
    </w:p>
    <w:p w14:paraId="778C8624" w14:textId="77777777" w:rsidR="00785CED" w:rsidRPr="00BB53D7" w:rsidRDefault="00785CED" w:rsidP="003A3C4F">
      <w:pPr>
        <w:jc w:val="center"/>
        <w:rPr>
          <w:rFonts w:cs="Times New Roman"/>
          <w:szCs w:val="24"/>
        </w:rPr>
      </w:pPr>
      <w:r w:rsidRPr="00BB53D7">
        <w:rPr>
          <w:rFonts w:cs="Times New Roman"/>
          <w:szCs w:val="24"/>
        </w:rPr>
        <w:t>K= Cursiva</w:t>
      </w:r>
    </w:p>
    <w:p w14:paraId="65031946" w14:textId="77777777" w:rsidR="00785CED" w:rsidRPr="00BB53D7" w:rsidRDefault="00785CED" w:rsidP="003A3C4F">
      <w:pPr>
        <w:jc w:val="center"/>
        <w:rPr>
          <w:rFonts w:cs="Times New Roman"/>
          <w:szCs w:val="24"/>
        </w:rPr>
      </w:pPr>
      <w:r w:rsidRPr="00BB53D7">
        <w:rPr>
          <w:rFonts w:cs="Times New Roman"/>
          <w:szCs w:val="24"/>
        </w:rPr>
        <w:t>L= Reemplazar</w:t>
      </w:r>
    </w:p>
    <w:p w14:paraId="42ED788F" w14:textId="77777777" w:rsidR="00785CED" w:rsidRPr="00BB53D7" w:rsidRDefault="00785CED" w:rsidP="003A3C4F">
      <w:pPr>
        <w:jc w:val="center"/>
        <w:rPr>
          <w:rFonts w:cs="Times New Roman"/>
          <w:szCs w:val="24"/>
        </w:rPr>
      </w:pPr>
      <w:r w:rsidRPr="00BB53D7">
        <w:rPr>
          <w:rFonts w:cs="Times New Roman"/>
          <w:szCs w:val="24"/>
        </w:rPr>
        <w:t>M= Formato</w:t>
      </w:r>
    </w:p>
    <w:p w14:paraId="2B36CF88" w14:textId="77777777" w:rsidR="00785CED" w:rsidRPr="00BB53D7" w:rsidRDefault="00785CED" w:rsidP="003A3C4F">
      <w:pPr>
        <w:jc w:val="center"/>
        <w:rPr>
          <w:rFonts w:cs="Times New Roman"/>
          <w:szCs w:val="24"/>
        </w:rPr>
      </w:pPr>
      <w:r w:rsidRPr="00BB53D7">
        <w:rPr>
          <w:rFonts w:cs="Times New Roman"/>
          <w:szCs w:val="24"/>
        </w:rPr>
        <w:t>N= Negrilla</w:t>
      </w:r>
    </w:p>
    <w:p w14:paraId="70C4561E" w14:textId="77777777" w:rsidR="00785CED" w:rsidRPr="00BB53D7" w:rsidRDefault="00785CED" w:rsidP="003A3C4F">
      <w:pPr>
        <w:jc w:val="center"/>
        <w:rPr>
          <w:rFonts w:cs="Times New Roman"/>
          <w:szCs w:val="24"/>
        </w:rPr>
      </w:pPr>
      <w:r w:rsidRPr="00BB53D7">
        <w:rPr>
          <w:rFonts w:cs="Times New Roman"/>
          <w:szCs w:val="24"/>
        </w:rPr>
        <w:t>O= Disminuir tamaño</w:t>
      </w:r>
    </w:p>
    <w:p w14:paraId="3728A234" w14:textId="77777777" w:rsidR="00785CED" w:rsidRPr="00BB53D7" w:rsidRDefault="00785CED" w:rsidP="003A3C4F">
      <w:pPr>
        <w:jc w:val="center"/>
        <w:rPr>
          <w:rFonts w:cs="Times New Roman"/>
          <w:szCs w:val="24"/>
        </w:rPr>
      </w:pPr>
      <w:r w:rsidRPr="00BB53D7">
        <w:rPr>
          <w:rFonts w:cs="Times New Roman"/>
          <w:szCs w:val="24"/>
        </w:rPr>
        <w:t>P= Imprimir</w:t>
      </w:r>
    </w:p>
    <w:p w14:paraId="2CE36E8C" w14:textId="77777777" w:rsidR="00785CED" w:rsidRPr="00BB53D7" w:rsidRDefault="00785CED" w:rsidP="003A3C4F">
      <w:pPr>
        <w:jc w:val="center"/>
        <w:rPr>
          <w:rFonts w:cs="Times New Roman"/>
          <w:szCs w:val="24"/>
        </w:rPr>
      </w:pPr>
      <w:r w:rsidRPr="00BB53D7">
        <w:rPr>
          <w:rFonts w:cs="Times New Roman"/>
          <w:szCs w:val="24"/>
        </w:rPr>
        <w:t>Q= Alinear izquierda</w:t>
      </w:r>
    </w:p>
    <w:p w14:paraId="2C14B98B" w14:textId="77777777" w:rsidR="00785CED" w:rsidRPr="00BB53D7" w:rsidRDefault="00785CED" w:rsidP="003A3C4F">
      <w:pPr>
        <w:jc w:val="center"/>
        <w:rPr>
          <w:rFonts w:cs="Times New Roman"/>
          <w:szCs w:val="24"/>
        </w:rPr>
      </w:pPr>
      <w:r w:rsidRPr="00BB53D7">
        <w:rPr>
          <w:rFonts w:cs="Times New Roman"/>
          <w:szCs w:val="24"/>
        </w:rPr>
        <w:t>R= Cerrar documento</w:t>
      </w:r>
    </w:p>
    <w:p w14:paraId="321EC451" w14:textId="77777777" w:rsidR="00785CED" w:rsidRPr="00BB53D7" w:rsidRDefault="00785CED" w:rsidP="003A3C4F">
      <w:pPr>
        <w:jc w:val="center"/>
        <w:rPr>
          <w:rFonts w:cs="Times New Roman"/>
          <w:szCs w:val="24"/>
        </w:rPr>
      </w:pPr>
      <w:r w:rsidRPr="00BB53D7">
        <w:rPr>
          <w:rFonts w:cs="Times New Roman"/>
          <w:szCs w:val="24"/>
        </w:rPr>
        <w:t>S= Subrayado</w:t>
      </w:r>
    </w:p>
    <w:p w14:paraId="615E2174" w14:textId="77777777" w:rsidR="00785CED" w:rsidRPr="00BB53D7" w:rsidRDefault="00785CED" w:rsidP="003A3C4F">
      <w:pPr>
        <w:jc w:val="center"/>
        <w:rPr>
          <w:rFonts w:cs="Times New Roman"/>
          <w:szCs w:val="24"/>
        </w:rPr>
      </w:pPr>
      <w:r w:rsidRPr="00BB53D7">
        <w:rPr>
          <w:rFonts w:cs="Times New Roman"/>
          <w:szCs w:val="24"/>
        </w:rPr>
        <w:t>T= Centrar</w:t>
      </w:r>
    </w:p>
    <w:p w14:paraId="73364AA9" w14:textId="77777777" w:rsidR="00785CED" w:rsidRPr="00BB53D7" w:rsidRDefault="00785CED" w:rsidP="003A3C4F">
      <w:pPr>
        <w:jc w:val="center"/>
        <w:rPr>
          <w:rFonts w:cs="Times New Roman"/>
          <w:szCs w:val="24"/>
        </w:rPr>
      </w:pPr>
      <w:r w:rsidRPr="00BB53D7">
        <w:rPr>
          <w:rFonts w:cs="Times New Roman"/>
          <w:szCs w:val="24"/>
        </w:rPr>
        <w:t>U= Nuevo documento</w:t>
      </w:r>
    </w:p>
    <w:p w14:paraId="04DB2857" w14:textId="77777777" w:rsidR="00785CED" w:rsidRPr="00BB53D7" w:rsidRDefault="00785CED" w:rsidP="003A3C4F">
      <w:pPr>
        <w:jc w:val="center"/>
        <w:rPr>
          <w:rFonts w:cs="Times New Roman"/>
          <w:szCs w:val="24"/>
        </w:rPr>
      </w:pPr>
      <w:r w:rsidRPr="00BB53D7">
        <w:rPr>
          <w:rFonts w:cs="Times New Roman"/>
          <w:szCs w:val="24"/>
        </w:rPr>
        <w:lastRenderedPageBreak/>
        <w:t>V= Pegar</w:t>
      </w:r>
    </w:p>
    <w:p w14:paraId="66A7374B" w14:textId="77777777" w:rsidR="00785CED" w:rsidRPr="00BB53D7" w:rsidRDefault="00785CED" w:rsidP="003A3C4F">
      <w:pPr>
        <w:jc w:val="center"/>
        <w:rPr>
          <w:rFonts w:cs="Times New Roman"/>
          <w:szCs w:val="24"/>
        </w:rPr>
      </w:pPr>
      <w:r w:rsidRPr="00BB53D7">
        <w:rPr>
          <w:rFonts w:cs="Times New Roman"/>
          <w:szCs w:val="24"/>
        </w:rPr>
        <w:t>X=Cortar</w:t>
      </w:r>
    </w:p>
    <w:p w14:paraId="38012019" w14:textId="77777777" w:rsidR="00785CED" w:rsidRPr="00BB53D7" w:rsidRDefault="00785CED" w:rsidP="003A3C4F">
      <w:pPr>
        <w:jc w:val="center"/>
        <w:rPr>
          <w:rFonts w:cs="Times New Roman"/>
          <w:szCs w:val="24"/>
        </w:rPr>
      </w:pPr>
      <w:r w:rsidRPr="00BB53D7">
        <w:rPr>
          <w:rFonts w:cs="Times New Roman"/>
          <w:szCs w:val="24"/>
        </w:rPr>
        <w:t>Y= Rehacer</w:t>
      </w:r>
    </w:p>
    <w:p w14:paraId="1E392F7C" w14:textId="77777777" w:rsidR="00785CED" w:rsidRPr="00BB53D7" w:rsidRDefault="00785CED" w:rsidP="003A3C4F">
      <w:pPr>
        <w:ind w:firstLine="708"/>
        <w:jc w:val="center"/>
        <w:rPr>
          <w:rFonts w:cs="Times New Roman"/>
          <w:szCs w:val="24"/>
        </w:rPr>
      </w:pPr>
      <w:r w:rsidRPr="00BB53D7">
        <w:rPr>
          <w:rFonts w:cs="Times New Roman"/>
          <w:szCs w:val="24"/>
        </w:rPr>
        <w:t>Z= Deshacer</w:t>
      </w:r>
    </w:p>
    <w:p w14:paraId="5D4A487A" w14:textId="77777777" w:rsidR="003A3C4F" w:rsidRPr="00BB53D7" w:rsidRDefault="003A3C4F" w:rsidP="003A3C4F">
      <w:pPr>
        <w:ind w:firstLine="708"/>
        <w:jc w:val="center"/>
        <w:rPr>
          <w:rFonts w:cs="Times New Roman"/>
          <w:szCs w:val="24"/>
        </w:rPr>
      </w:pPr>
      <w:r w:rsidRPr="00BB53D7">
        <w:rPr>
          <w:rFonts w:cs="Times New Roman"/>
          <w:szCs w:val="24"/>
        </w:rPr>
        <w:t>Lista completa de atajos https://bit.ly/3oHliCj</w:t>
      </w:r>
    </w:p>
    <w:p w14:paraId="12DF57B4" w14:textId="77777777" w:rsidR="00785CED" w:rsidRPr="00BB53D7" w:rsidRDefault="00785CED" w:rsidP="00785CED">
      <w:pPr>
        <w:ind w:firstLine="708"/>
        <w:jc w:val="center"/>
        <w:rPr>
          <w:rFonts w:cs="Times New Roman"/>
          <w:szCs w:val="24"/>
        </w:rPr>
        <w:sectPr w:rsidR="00785CED" w:rsidRPr="00BB53D7" w:rsidSect="003A3C4F">
          <w:type w:val="continuous"/>
          <w:pgSz w:w="12240" w:h="15840"/>
          <w:pgMar w:top="1418" w:right="1418" w:bottom="1418" w:left="1418" w:header="709" w:footer="709" w:gutter="0"/>
          <w:cols w:space="708"/>
          <w:docGrid w:linePitch="360"/>
        </w:sectPr>
      </w:pPr>
    </w:p>
    <w:p w14:paraId="5048CFC3" w14:textId="77777777" w:rsidR="003A3C4F" w:rsidRDefault="00785CED" w:rsidP="003A3C4F">
      <w:pPr>
        <w:jc w:val="center"/>
        <w:rPr>
          <w:rFonts w:cs="Times New Roman"/>
          <w:b/>
          <w:szCs w:val="24"/>
        </w:rPr>
      </w:pPr>
      <w:r w:rsidRPr="00BB53D7">
        <w:rPr>
          <w:rFonts w:cs="Times New Roman"/>
          <w:b/>
          <w:szCs w:val="24"/>
        </w:rPr>
        <w:lastRenderedPageBreak/>
        <w:t xml:space="preserve">Anexo 6. </w:t>
      </w:r>
    </w:p>
    <w:p w14:paraId="65B37778" w14:textId="4045C950" w:rsidR="00785CED" w:rsidRPr="00BB53D7" w:rsidRDefault="00785CED" w:rsidP="003A3C4F">
      <w:pPr>
        <w:jc w:val="center"/>
        <w:rPr>
          <w:rFonts w:cs="Times New Roman"/>
          <w:b/>
          <w:szCs w:val="24"/>
        </w:rPr>
      </w:pPr>
      <w:r w:rsidRPr="00BB53D7">
        <w:rPr>
          <w:rFonts w:cs="Times New Roman"/>
          <w:b/>
          <w:szCs w:val="24"/>
        </w:rPr>
        <w:t>Sinónimos y antónimos</w:t>
      </w:r>
    </w:p>
    <w:p w14:paraId="30FB2D6E" w14:textId="77777777" w:rsidR="00785CED" w:rsidRPr="00BB53D7" w:rsidRDefault="00785CED" w:rsidP="00785CED">
      <w:pPr>
        <w:ind w:firstLine="708"/>
        <w:jc w:val="center"/>
        <w:rPr>
          <w:rFonts w:cs="Times New Roman"/>
          <w:szCs w:val="24"/>
        </w:rPr>
      </w:pPr>
    </w:p>
    <w:p w14:paraId="2F0AB1F3" w14:textId="77777777" w:rsidR="00785CED" w:rsidRPr="00BB53D7" w:rsidRDefault="00785CED" w:rsidP="00785CED">
      <w:pPr>
        <w:ind w:firstLine="708"/>
        <w:rPr>
          <w:rFonts w:cs="Times New Roman"/>
          <w:szCs w:val="24"/>
        </w:rPr>
      </w:pPr>
      <w:r w:rsidRPr="00BB53D7">
        <w:rPr>
          <w:rFonts w:cs="Times New Roman"/>
          <w:szCs w:val="24"/>
        </w:rPr>
        <w:t>Constantemente surgen inconvenientes al redactar una oración, al no tener la palabra adecuada, un sinónimo o un antónimo. Microsoft Word apoya estas inquietudes, así:</w:t>
      </w:r>
    </w:p>
    <w:p w14:paraId="48597AB6" w14:textId="77777777" w:rsidR="00785CED" w:rsidRPr="00BB53D7" w:rsidRDefault="00785CED" w:rsidP="00785CED">
      <w:pPr>
        <w:jc w:val="right"/>
        <w:rPr>
          <w:rFonts w:cs="Times New Roman"/>
          <w:szCs w:val="24"/>
        </w:rPr>
      </w:pPr>
      <w:r w:rsidRPr="00BB53D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7777777" w:rsidR="00785CED" w:rsidRDefault="00785CED" w:rsidP="00785CED">
                            <w:r>
                              <w:rPr>
                                <w:noProof/>
                                <w:lang w:eastAsia="es-CO"/>
                              </w:rPr>
                              <w:drawing>
                                <wp:inline distT="0" distB="0" distL="0" distR="0" wp14:anchorId="1981BDA3" wp14:editId="2154D861">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7777777" w:rsidR="00785CED" w:rsidRDefault="00785CED" w:rsidP="00785CED">
                      <w:r>
                        <w:rPr>
                          <w:noProof/>
                          <w:lang w:eastAsia="es-CO"/>
                        </w:rPr>
                        <w:drawing>
                          <wp:inline distT="0" distB="0" distL="0" distR="0" wp14:anchorId="1981BDA3" wp14:editId="2154D861">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B53D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4EEC45BD">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r w:rsidRPr="00BB53D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77777777" w:rsidR="00785CED" w:rsidRDefault="00785CED" w:rsidP="00785CED">
                            <w:r>
                              <w:rPr>
                                <w:noProof/>
                                <w:lang w:eastAsia="es-CO"/>
                              </w:rPr>
                              <w:drawing>
                                <wp:inline distT="0" distB="0" distL="0" distR="0" wp14:anchorId="1A4576B1" wp14:editId="75E728DB">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77777777" w:rsidR="00785CED" w:rsidRDefault="00785CED" w:rsidP="00785CED">
                      <w:r>
                        <w:rPr>
                          <w:noProof/>
                          <w:lang w:eastAsia="es-CO"/>
                        </w:rPr>
                        <w:drawing>
                          <wp:inline distT="0" distB="0" distL="0" distR="0" wp14:anchorId="1A4576B1" wp14:editId="75E728DB">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2BC5843E" w14:textId="77777777" w:rsidR="00785CED" w:rsidRPr="00BB53D7" w:rsidRDefault="00785CED" w:rsidP="00785CED">
      <w:pPr>
        <w:ind w:firstLine="708"/>
        <w:jc w:val="right"/>
        <w:rPr>
          <w:rFonts w:cs="Times New Roman"/>
          <w:szCs w:val="24"/>
        </w:rPr>
      </w:pPr>
    </w:p>
    <w:p w14:paraId="536EF61F" w14:textId="77777777" w:rsidR="00785CED" w:rsidRPr="00BB53D7" w:rsidRDefault="00785CED" w:rsidP="00785CED">
      <w:pPr>
        <w:ind w:firstLine="708"/>
        <w:rPr>
          <w:rFonts w:cs="Times New Roman"/>
          <w:szCs w:val="24"/>
        </w:rPr>
      </w:pPr>
    </w:p>
    <w:p w14:paraId="54A6AA33" w14:textId="18DC4BFC" w:rsidR="00785CED" w:rsidRPr="00BB53D7" w:rsidRDefault="00785CED" w:rsidP="00785CED">
      <w:pPr>
        <w:jc w:val="center"/>
        <w:rPr>
          <w:rFonts w:cs="Times New Roman"/>
          <w:b/>
          <w:szCs w:val="24"/>
        </w:rPr>
      </w:pPr>
      <w:r w:rsidRPr="00BB53D7">
        <w:rPr>
          <w:rFonts w:cs="Times New Roman"/>
          <w:b/>
          <w:szCs w:val="24"/>
        </w:rPr>
        <w:t>Anexo 7.</w:t>
      </w:r>
    </w:p>
    <w:p w14:paraId="395E2F92" w14:textId="21304A7F" w:rsidR="00785CED" w:rsidRPr="00BB53D7" w:rsidRDefault="00785CED" w:rsidP="00785CED">
      <w:pPr>
        <w:jc w:val="center"/>
        <w:rPr>
          <w:rFonts w:cs="Times New Roman"/>
          <w:b/>
          <w:szCs w:val="24"/>
        </w:rPr>
      </w:pPr>
      <w:r w:rsidRPr="00BB53D7">
        <w:rPr>
          <w:rFonts w:cs="Times New Roman"/>
          <w:b/>
          <w:szCs w:val="24"/>
        </w:rPr>
        <w:t>Copiar y pegar sin formato</w:t>
      </w:r>
    </w:p>
    <w:p w14:paraId="6D53D4FE" w14:textId="77777777" w:rsidR="00785CED" w:rsidRPr="00BB53D7" w:rsidRDefault="00785CED" w:rsidP="00785CED">
      <w:pPr>
        <w:ind w:firstLine="708"/>
        <w:jc w:val="center"/>
        <w:rPr>
          <w:rFonts w:cs="Times New Roman"/>
          <w:szCs w:val="24"/>
        </w:rPr>
      </w:pPr>
    </w:p>
    <w:p w14:paraId="441F1620" w14:textId="67CC5BB8" w:rsidR="00785CED" w:rsidRPr="00BB53D7" w:rsidRDefault="00785CED" w:rsidP="00785CED">
      <w:pPr>
        <w:ind w:firstLine="708"/>
        <w:rPr>
          <w:rFonts w:cs="Times New Roman"/>
          <w:szCs w:val="24"/>
        </w:rPr>
      </w:pPr>
      <w:r w:rsidRPr="00BB53D7">
        <w:rPr>
          <w:rFonts w:cs="Times New Roman"/>
          <w:szCs w:val="24"/>
        </w:rPr>
        <w:t xml:space="preserve">En ocasiones copiamos y pegamos objetos o texto desde páginas web u otras fuentes hacia Word con el conocido </w:t>
      </w:r>
      <w:proofErr w:type="spellStart"/>
      <w:r w:rsidRPr="00BB53D7">
        <w:rPr>
          <w:rFonts w:cs="Times New Roman"/>
          <w:szCs w:val="24"/>
        </w:rPr>
        <w:t>Ctrl</w:t>
      </w:r>
      <w:proofErr w:type="spellEnd"/>
      <w:r w:rsidRPr="00BB53D7">
        <w:rPr>
          <w:rFonts w:cs="Times New Roman"/>
          <w:szCs w:val="24"/>
        </w:rPr>
        <w:t xml:space="preserve"> + C y </w:t>
      </w:r>
      <w:proofErr w:type="spellStart"/>
      <w:r w:rsidRPr="00BB53D7">
        <w:rPr>
          <w:rFonts w:cs="Times New Roman"/>
          <w:szCs w:val="24"/>
        </w:rPr>
        <w:t>Ctrl</w:t>
      </w:r>
      <w:proofErr w:type="spellEnd"/>
      <w:r w:rsidRPr="00BB53D7">
        <w:rPr>
          <w:rFonts w:cs="Times New Roman"/>
          <w:szCs w:val="24"/>
        </w:rPr>
        <w:t xml:space="preserve"> + V; sin embargo, se conservan colores, tipos de letras, tablas, y otros formatos indeseados. Para pegar solo el texto y sin formato alguno, clic derecho &gt; “Mantener solo texto (T)”</w:t>
      </w:r>
    </w:p>
    <w:p w14:paraId="25E78DF8" w14:textId="70475B36" w:rsidR="00785CED" w:rsidRPr="00BB53D7" w:rsidRDefault="00785CED" w:rsidP="00785CED">
      <w:pPr>
        <w:ind w:firstLine="708"/>
        <w:rPr>
          <w:rFonts w:cs="Times New Roman"/>
          <w:szCs w:val="24"/>
        </w:rPr>
      </w:pPr>
      <w:r w:rsidRPr="00BB53D7">
        <w:rPr>
          <w:rFonts w:cs="Times New Roman"/>
          <w:noProof/>
          <w:lang w:eastAsia="es-CO"/>
        </w:rPr>
        <w:drawing>
          <wp:inline distT="0" distB="0" distL="0" distR="0" wp14:anchorId="4C92C999" wp14:editId="364CCF7E">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2AE282" w14:textId="77777777" w:rsidR="00785CED" w:rsidRPr="00BB53D7" w:rsidRDefault="00785CED" w:rsidP="00785CED">
      <w:pPr>
        <w:jc w:val="left"/>
        <w:rPr>
          <w:rFonts w:cs="Times New Roman"/>
          <w:b/>
          <w:szCs w:val="24"/>
        </w:rPr>
      </w:pPr>
    </w:p>
    <w:p w14:paraId="218B6613" w14:textId="77777777" w:rsidR="00785CED" w:rsidRPr="00BB53D7" w:rsidRDefault="00785CED" w:rsidP="00785CED">
      <w:pPr>
        <w:jc w:val="left"/>
        <w:rPr>
          <w:rFonts w:cs="Times New Roman"/>
          <w:b/>
          <w:szCs w:val="24"/>
        </w:rPr>
      </w:pPr>
    </w:p>
    <w:p w14:paraId="1DC53950" w14:textId="77777777" w:rsidR="00785CED" w:rsidRPr="00BB53D7" w:rsidRDefault="00785CED" w:rsidP="00785CED">
      <w:pPr>
        <w:jc w:val="left"/>
        <w:rPr>
          <w:rFonts w:cs="Times New Roman"/>
          <w:b/>
          <w:szCs w:val="24"/>
        </w:rPr>
      </w:pPr>
    </w:p>
    <w:p w14:paraId="1FE5E845" w14:textId="77777777" w:rsidR="00785CED" w:rsidRPr="00BB53D7" w:rsidRDefault="00785CED" w:rsidP="00785CED">
      <w:pPr>
        <w:jc w:val="left"/>
        <w:rPr>
          <w:rFonts w:cs="Times New Roman"/>
          <w:b/>
          <w:szCs w:val="24"/>
        </w:rPr>
      </w:pPr>
    </w:p>
    <w:p w14:paraId="42F1B4AE" w14:textId="77777777" w:rsidR="00785CED" w:rsidRPr="00BB53D7" w:rsidRDefault="00785CED" w:rsidP="00785CED">
      <w:pPr>
        <w:jc w:val="left"/>
        <w:rPr>
          <w:rFonts w:cs="Times New Roman"/>
          <w:b/>
          <w:szCs w:val="24"/>
        </w:rPr>
      </w:pPr>
    </w:p>
    <w:p w14:paraId="0A988D97" w14:textId="77777777" w:rsidR="00785CED" w:rsidRPr="00BB53D7" w:rsidRDefault="00785CED" w:rsidP="00785CED">
      <w:pPr>
        <w:jc w:val="left"/>
        <w:rPr>
          <w:rFonts w:cs="Times New Roman"/>
          <w:b/>
          <w:szCs w:val="24"/>
        </w:rPr>
      </w:pPr>
    </w:p>
    <w:p w14:paraId="5C9CACA6" w14:textId="77777777" w:rsidR="00785CED" w:rsidRPr="00BB53D7" w:rsidRDefault="00785CED" w:rsidP="00785CED">
      <w:pPr>
        <w:jc w:val="left"/>
        <w:rPr>
          <w:rFonts w:cs="Times New Roman"/>
          <w:b/>
          <w:szCs w:val="24"/>
        </w:rPr>
      </w:pPr>
    </w:p>
    <w:p w14:paraId="6551A0B3" w14:textId="77777777" w:rsidR="00785CED" w:rsidRPr="00BB53D7" w:rsidRDefault="00785CED" w:rsidP="00785CED">
      <w:pPr>
        <w:jc w:val="center"/>
        <w:rPr>
          <w:rFonts w:cs="Times New Roman"/>
          <w:b/>
          <w:szCs w:val="24"/>
        </w:rPr>
      </w:pPr>
      <w:r w:rsidRPr="00BB53D7">
        <w:rPr>
          <w:rFonts w:cs="Times New Roman"/>
          <w:b/>
          <w:szCs w:val="24"/>
        </w:rPr>
        <w:t>Anexo 8.</w:t>
      </w:r>
    </w:p>
    <w:p w14:paraId="4DF0DDFC" w14:textId="078ED1E4" w:rsidR="00785CED" w:rsidRPr="00BB53D7" w:rsidRDefault="00785CED" w:rsidP="00785CED">
      <w:pPr>
        <w:jc w:val="center"/>
        <w:rPr>
          <w:rFonts w:cs="Times New Roman"/>
          <w:b/>
          <w:szCs w:val="24"/>
        </w:rPr>
      </w:pPr>
      <w:r w:rsidRPr="00BB53D7">
        <w:rPr>
          <w:rFonts w:cs="Times New Roman"/>
          <w:b/>
          <w:szCs w:val="24"/>
        </w:rPr>
        <w:t>Comparar dos documentos</w:t>
      </w:r>
    </w:p>
    <w:p w14:paraId="2C80EABC" w14:textId="77777777" w:rsidR="00785CED" w:rsidRPr="00BB53D7" w:rsidRDefault="00785CED" w:rsidP="00785CED">
      <w:pPr>
        <w:ind w:firstLine="708"/>
        <w:jc w:val="left"/>
        <w:rPr>
          <w:rFonts w:cs="Times New Roman"/>
          <w:szCs w:val="24"/>
        </w:rPr>
      </w:pPr>
    </w:p>
    <w:p w14:paraId="68B9EE22" w14:textId="77777777" w:rsidR="00785CED" w:rsidRPr="00BB53D7" w:rsidRDefault="00785CED" w:rsidP="00785CED">
      <w:pPr>
        <w:ind w:firstLine="708"/>
        <w:rPr>
          <w:rFonts w:cs="Times New Roman"/>
          <w:szCs w:val="24"/>
        </w:rPr>
      </w:pPr>
      <w:r w:rsidRPr="00BB53D7">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3FF18543"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50FD1558" wp14:editId="1828BBD2">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923F4C" w14:textId="77777777" w:rsidR="00785CED" w:rsidRPr="00BB53D7" w:rsidRDefault="00785CED" w:rsidP="00785CED">
      <w:pPr>
        <w:ind w:firstLine="708"/>
        <w:rPr>
          <w:rFonts w:cs="Times New Roman"/>
          <w:szCs w:val="24"/>
        </w:rPr>
      </w:pPr>
      <w:r w:rsidRPr="00BB53D7">
        <w:rPr>
          <w:rFonts w:cs="Times New Roman"/>
          <w:szCs w:val="24"/>
        </w:rPr>
        <w:t>Busca la ruta en tu dispositivo donde se encuentra el documento original (izquierda) y luego el mismo procedimiento con el documento revisado (derecha). &gt; clic en Aceptar.</w:t>
      </w:r>
    </w:p>
    <w:p w14:paraId="189305ED"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6DBA1B83" wp14:editId="17BE6196">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571B3B" w14:textId="77777777" w:rsidR="00785CED" w:rsidRPr="00BB53D7" w:rsidRDefault="00785CED" w:rsidP="00785CED">
      <w:pPr>
        <w:ind w:firstLine="708"/>
        <w:rPr>
          <w:rFonts w:cs="Times New Roman"/>
          <w:szCs w:val="24"/>
        </w:rPr>
      </w:pPr>
      <w:r w:rsidRPr="00BB53D7">
        <w:rPr>
          <w:rFonts w:cs="Times New Roman"/>
          <w:szCs w:val="24"/>
        </w:rPr>
        <w:t>Posteriormente aparece el informe con la cantidad de revisiones hechas en el documento:</w:t>
      </w:r>
    </w:p>
    <w:p w14:paraId="37BC80DF" w14:textId="77777777" w:rsidR="00785CED" w:rsidRPr="00BB53D7" w:rsidRDefault="00785CED" w:rsidP="00785CED">
      <w:pPr>
        <w:ind w:firstLine="708"/>
        <w:jc w:val="center"/>
        <w:rPr>
          <w:rFonts w:cs="Times New Roman"/>
          <w:szCs w:val="24"/>
        </w:rPr>
      </w:pPr>
      <w:r w:rsidRPr="00BB53D7">
        <w:rPr>
          <w:rFonts w:cs="Times New Roman"/>
          <w:noProof/>
          <w:szCs w:val="24"/>
          <w:lang w:eastAsia="es-CO"/>
        </w:rPr>
        <w:lastRenderedPageBreak/>
        <w:drawing>
          <wp:inline distT="0" distB="0" distL="0" distR="0" wp14:anchorId="7DB267AB" wp14:editId="40400375">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5A8CE11" w14:textId="77777777" w:rsidR="00785CED" w:rsidRPr="00BB53D7" w:rsidRDefault="00785CED" w:rsidP="00785CED">
      <w:pPr>
        <w:jc w:val="left"/>
        <w:rPr>
          <w:rFonts w:cs="Times New Roman"/>
          <w:b/>
          <w:szCs w:val="24"/>
        </w:rPr>
      </w:pPr>
    </w:p>
    <w:p w14:paraId="3E4303DA" w14:textId="77777777" w:rsidR="00785CED" w:rsidRPr="00BB53D7" w:rsidRDefault="00785CED" w:rsidP="00785CED">
      <w:pPr>
        <w:jc w:val="center"/>
        <w:rPr>
          <w:rFonts w:cs="Times New Roman"/>
          <w:b/>
          <w:szCs w:val="24"/>
        </w:rPr>
      </w:pPr>
      <w:r w:rsidRPr="00BB53D7">
        <w:rPr>
          <w:rFonts w:cs="Times New Roman"/>
          <w:b/>
          <w:szCs w:val="24"/>
        </w:rPr>
        <w:t xml:space="preserve">Anexo 9. </w:t>
      </w:r>
    </w:p>
    <w:p w14:paraId="47F640F6" w14:textId="0D16C9A9" w:rsidR="00785CED" w:rsidRPr="00BB53D7" w:rsidRDefault="00785CED" w:rsidP="00785CED">
      <w:pPr>
        <w:jc w:val="center"/>
        <w:rPr>
          <w:rFonts w:cs="Times New Roman"/>
          <w:b/>
          <w:szCs w:val="24"/>
        </w:rPr>
      </w:pPr>
      <w:r w:rsidRPr="00BB53D7">
        <w:rPr>
          <w:rFonts w:cs="Times New Roman"/>
          <w:b/>
          <w:szCs w:val="24"/>
        </w:rPr>
        <w:t>Control de cambios</w:t>
      </w:r>
    </w:p>
    <w:p w14:paraId="4D26EE97" w14:textId="77777777" w:rsidR="00785CED" w:rsidRPr="00BB53D7" w:rsidRDefault="00785CED" w:rsidP="00785CED">
      <w:pPr>
        <w:ind w:firstLine="708"/>
        <w:jc w:val="center"/>
        <w:rPr>
          <w:rFonts w:cs="Times New Roman"/>
          <w:szCs w:val="24"/>
        </w:rPr>
      </w:pPr>
    </w:p>
    <w:p w14:paraId="699BECCC" w14:textId="77777777" w:rsidR="00785CED" w:rsidRPr="00BB53D7" w:rsidRDefault="00785CED" w:rsidP="00785CED">
      <w:pPr>
        <w:ind w:firstLine="708"/>
        <w:rPr>
          <w:rFonts w:cs="Times New Roman"/>
          <w:szCs w:val="24"/>
        </w:rPr>
      </w:pPr>
      <w:r w:rsidRPr="00BB53D7">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1DD83510" w14:textId="77777777" w:rsidR="00785CED" w:rsidRPr="00BB53D7" w:rsidRDefault="00785CED" w:rsidP="00785CED">
      <w:pPr>
        <w:ind w:firstLine="708"/>
        <w:rPr>
          <w:rFonts w:cs="Times New Roman"/>
          <w:szCs w:val="24"/>
        </w:rPr>
      </w:pPr>
    </w:p>
    <w:p w14:paraId="0A787052" w14:textId="77777777" w:rsidR="00785CED" w:rsidRPr="00BB53D7" w:rsidRDefault="00785CED" w:rsidP="00785CED">
      <w:pPr>
        <w:rPr>
          <w:rFonts w:cs="Times New Roman"/>
          <w:szCs w:val="24"/>
        </w:rPr>
      </w:pPr>
      <w:r w:rsidRPr="00BB53D7">
        <w:rPr>
          <w:rFonts w:cs="Times New Roman"/>
          <w:b/>
          <w:szCs w:val="24"/>
        </w:rPr>
        <w:t>Modo asesor:</w:t>
      </w:r>
      <w:r w:rsidRPr="00BB53D7">
        <w:rPr>
          <w:rFonts w:cs="Times New Roman"/>
          <w:szCs w:val="24"/>
        </w:rPr>
        <w:t xml:space="preserve"> el asesor corrige los errores; es visible lo que se pretende eliminar con tachado guion medio (color rojo) y la sugerencia con guion bajo (color verde):</w:t>
      </w:r>
    </w:p>
    <w:p w14:paraId="4979B488"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72D16E8D" wp14:editId="678B0943">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0FAED4" w14:textId="77777777" w:rsidR="00785CED" w:rsidRPr="00BB53D7" w:rsidRDefault="00785CED" w:rsidP="00785CED">
      <w:pPr>
        <w:rPr>
          <w:rFonts w:cs="Times New Roman"/>
          <w:szCs w:val="24"/>
        </w:rPr>
      </w:pPr>
      <w:r w:rsidRPr="00BB53D7">
        <w:rPr>
          <w:rFonts w:cs="Times New Roman"/>
          <w:b/>
          <w:szCs w:val="24"/>
        </w:rPr>
        <w:lastRenderedPageBreak/>
        <w:t>Modo estudiante:</w:t>
      </w:r>
      <w:r w:rsidRPr="00BB53D7">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9B591BD" w14:textId="2D437AE9" w:rsidR="00785CED" w:rsidRPr="003A3C4F" w:rsidRDefault="00785CED" w:rsidP="003A3C4F">
      <w:pPr>
        <w:ind w:firstLine="708"/>
        <w:jc w:val="center"/>
        <w:rPr>
          <w:rFonts w:cs="Times New Roman"/>
          <w:szCs w:val="24"/>
        </w:rPr>
      </w:pPr>
      <w:r w:rsidRPr="00BB53D7">
        <w:rPr>
          <w:rFonts w:cs="Times New Roman"/>
          <w:noProof/>
          <w:lang w:eastAsia="es-CO"/>
        </w:rPr>
        <w:drawing>
          <wp:inline distT="0" distB="0" distL="0" distR="0" wp14:anchorId="5BEF3ADC" wp14:editId="7BE00089">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39439D0" w14:textId="77777777" w:rsidR="00785CED" w:rsidRPr="00BB53D7" w:rsidRDefault="00785CED" w:rsidP="00785CED">
      <w:pPr>
        <w:jc w:val="center"/>
        <w:rPr>
          <w:rFonts w:cs="Times New Roman"/>
          <w:b/>
          <w:szCs w:val="24"/>
        </w:rPr>
      </w:pPr>
      <w:r w:rsidRPr="00BB53D7">
        <w:rPr>
          <w:rFonts w:cs="Times New Roman"/>
          <w:b/>
          <w:szCs w:val="24"/>
        </w:rPr>
        <w:t>Anexo 10.</w:t>
      </w:r>
    </w:p>
    <w:p w14:paraId="13E1219A" w14:textId="254BAF63" w:rsidR="00785CED" w:rsidRPr="00BB53D7" w:rsidRDefault="00785CED" w:rsidP="00785CED">
      <w:pPr>
        <w:jc w:val="center"/>
        <w:rPr>
          <w:rFonts w:cs="Times New Roman"/>
          <w:b/>
          <w:szCs w:val="24"/>
        </w:rPr>
      </w:pPr>
      <w:r w:rsidRPr="00BB53D7">
        <w:rPr>
          <w:rFonts w:cs="Times New Roman"/>
          <w:b/>
          <w:szCs w:val="24"/>
        </w:rPr>
        <w:t xml:space="preserve"> Insertar salto de página</w:t>
      </w:r>
    </w:p>
    <w:p w14:paraId="06E0DBD5" w14:textId="77777777" w:rsidR="00785CED" w:rsidRPr="00BB53D7" w:rsidRDefault="00785CED" w:rsidP="00785CED">
      <w:pPr>
        <w:ind w:firstLine="708"/>
        <w:rPr>
          <w:rFonts w:cs="Times New Roman"/>
          <w:szCs w:val="24"/>
        </w:rPr>
      </w:pPr>
    </w:p>
    <w:p w14:paraId="3536A6E2" w14:textId="34C1B8F2" w:rsidR="00785CED" w:rsidRPr="00BB53D7" w:rsidRDefault="00785CED" w:rsidP="00785CED">
      <w:pPr>
        <w:ind w:firstLine="708"/>
        <w:rPr>
          <w:rFonts w:cs="Times New Roman"/>
          <w:szCs w:val="24"/>
        </w:rPr>
      </w:pPr>
      <w:r w:rsidRPr="00BB53D7">
        <w:rPr>
          <w:rFonts w:cs="Times New Roman"/>
          <w:szCs w:val="24"/>
        </w:rPr>
        <w:t>Existe una sencilla función llamada “Salto de página” que ahorra tiempo en la estructura del texto, cuando se requiere iniciar en una nueva página en blanco, sin necesidad de insertar “</w:t>
      </w:r>
      <w:proofErr w:type="spellStart"/>
      <w:r w:rsidRPr="00BB53D7">
        <w:rPr>
          <w:rFonts w:cs="Times New Roman"/>
          <w:szCs w:val="24"/>
        </w:rPr>
        <w:t>Enter</w:t>
      </w:r>
      <w:proofErr w:type="spellEnd"/>
      <w:r w:rsidRPr="00BB53D7">
        <w:rPr>
          <w:rFonts w:cs="Times New Roman"/>
          <w:szCs w:val="24"/>
        </w:rPr>
        <w:t xml:space="preserve">” una y otra vez en cada línea: Insertar &gt; Salto de página. Su método abreviado con el teclado es: </w:t>
      </w:r>
      <w:proofErr w:type="spellStart"/>
      <w:r w:rsidRPr="00BB53D7">
        <w:rPr>
          <w:rFonts w:cs="Times New Roman"/>
          <w:szCs w:val="24"/>
        </w:rPr>
        <w:t>Ctrl</w:t>
      </w:r>
      <w:proofErr w:type="spellEnd"/>
      <w:r w:rsidRPr="00BB53D7">
        <w:rPr>
          <w:rFonts w:cs="Times New Roman"/>
          <w:szCs w:val="24"/>
        </w:rPr>
        <w:t xml:space="preserve"> + </w:t>
      </w:r>
      <w:proofErr w:type="spellStart"/>
      <w:r w:rsidRPr="00BB53D7">
        <w:rPr>
          <w:rFonts w:cs="Times New Roman"/>
          <w:szCs w:val="24"/>
        </w:rPr>
        <w:t>Enter</w:t>
      </w:r>
      <w:proofErr w:type="spellEnd"/>
      <w:r w:rsidRPr="00BB53D7">
        <w:rPr>
          <w:rFonts w:cs="Times New Roman"/>
          <w:szCs w:val="24"/>
        </w:rPr>
        <w:t>.</w:t>
      </w:r>
    </w:p>
    <w:p w14:paraId="0CAD02DF"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5E3E7630" wp14:editId="1D48E95B">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453E586" w14:textId="77777777" w:rsidR="00785CED" w:rsidRPr="00BB53D7" w:rsidRDefault="00785CED" w:rsidP="00785CED">
      <w:pPr>
        <w:ind w:firstLine="708"/>
        <w:jc w:val="left"/>
        <w:rPr>
          <w:rFonts w:cs="Times New Roman"/>
          <w:szCs w:val="24"/>
        </w:rPr>
      </w:pPr>
    </w:p>
    <w:p w14:paraId="66B8E03D" w14:textId="77777777" w:rsidR="00785CED" w:rsidRPr="00BB53D7" w:rsidRDefault="00785CED" w:rsidP="00785CED">
      <w:pPr>
        <w:jc w:val="left"/>
        <w:rPr>
          <w:rFonts w:cs="Times New Roman"/>
          <w:b/>
          <w:szCs w:val="24"/>
        </w:rPr>
      </w:pPr>
    </w:p>
    <w:p w14:paraId="7C1D6276" w14:textId="77777777" w:rsidR="00785CED" w:rsidRPr="00BB53D7" w:rsidRDefault="00785CED" w:rsidP="00785CED">
      <w:pPr>
        <w:jc w:val="left"/>
        <w:rPr>
          <w:rFonts w:cs="Times New Roman"/>
          <w:b/>
          <w:szCs w:val="24"/>
        </w:rPr>
      </w:pPr>
    </w:p>
    <w:p w14:paraId="41FD72EE" w14:textId="77777777" w:rsidR="00785CED" w:rsidRPr="00BB53D7" w:rsidRDefault="00785CED" w:rsidP="00785CED">
      <w:pPr>
        <w:jc w:val="left"/>
        <w:rPr>
          <w:rFonts w:cs="Times New Roman"/>
          <w:b/>
          <w:szCs w:val="24"/>
        </w:rPr>
      </w:pPr>
    </w:p>
    <w:p w14:paraId="2917418E" w14:textId="77777777" w:rsidR="00785CED" w:rsidRPr="00BB53D7" w:rsidRDefault="00785CED" w:rsidP="00785CED">
      <w:pPr>
        <w:jc w:val="left"/>
        <w:rPr>
          <w:rFonts w:cs="Times New Roman"/>
          <w:b/>
          <w:szCs w:val="24"/>
        </w:rPr>
      </w:pPr>
    </w:p>
    <w:p w14:paraId="70108229" w14:textId="77777777" w:rsidR="00785CED" w:rsidRPr="00BB53D7" w:rsidRDefault="00785CED" w:rsidP="00785CED">
      <w:pPr>
        <w:jc w:val="left"/>
        <w:rPr>
          <w:rFonts w:cs="Times New Roman"/>
          <w:b/>
          <w:szCs w:val="24"/>
        </w:rPr>
      </w:pPr>
    </w:p>
    <w:p w14:paraId="7305D8BE" w14:textId="77777777" w:rsidR="00785CED" w:rsidRPr="00BB53D7" w:rsidRDefault="00785CED" w:rsidP="00785CED">
      <w:pPr>
        <w:jc w:val="left"/>
        <w:rPr>
          <w:rFonts w:cs="Times New Roman"/>
          <w:b/>
          <w:szCs w:val="24"/>
        </w:rPr>
      </w:pPr>
    </w:p>
    <w:p w14:paraId="64DE2146" w14:textId="77777777" w:rsidR="00785CED" w:rsidRPr="00BB53D7" w:rsidRDefault="00785CED" w:rsidP="00785CED">
      <w:pPr>
        <w:jc w:val="left"/>
        <w:rPr>
          <w:rFonts w:cs="Times New Roman"/>
          <w:b/>
          <w:szCs w:val="24"/>
        </w:rPr>
      </w:pPr>
    </w:p>
    <w:p w14:paraId="3A014413" w14:textId="77777777" w:rsidR="00785CED" w:rsidRPr="00BB53D7" w:rsidRDefault="00785CED" w:rsidP="00785CED">
      <w:pPr>
        <w:jc w:val="left"/>
        <w:rPr>
          <w:rFonts w:cs="Times New Roman"/>
          <w:b/>
          <w:szCs w:val="24"/>
        </w:rPr>
      </w:pPr>
    </w:p>
    <w:p w14:paraId="7947C688" w14:textId="77777777" w:rsidR="00785CED" w:rsidRPr="00BB53D7" w:rsidRDefault="00785CED" w:rsidP="00785CED">
      <w:pPr>
        <w:jc w:val="left"/>
        <w:rPr>
          <w:rFonts w:cs="Times New Roman"/>
          <w:b/>
          <w:szCs w:val="24"/>
        </w:rPr>
      </w:pPr>
    </w:p>
    <w:p w14:paraId="583927C4" w14:textId="77777777" w:rsidR="00785CED" w:rsidRPr="00BB53D7" w:rsidRDefault="00785CED" w:rsidP="00785CED">
      <w:pPr>
        <w:jc w:val="left"/>
        <w:rPr>
          <w:rFonts w:cs="Times New Roman"/>
          <w:b/>
          <w:szCs w:val="24"/>
        </w:rPr>
      </w:pPr>
    </w:p>
    <w:p w14:paraId="4C7A77B2" w14:textId="77777777" w:rsidR="00785CED" w:rsidRPr="00BB53D7" w:rsidRDefault="00785CED" w:rsidP="00785CED">
      <w:pPr>
        <w:jc w:val="left"/>
        <w:rPr>
          <w:rFonts w:cs="Times New Roman"/>
          <w:b/>
          <w:szCs w:val="24"/>
        </w:rPr>
      </w:pPr>
    </w:p>
    <w:p w14:paraId="1542A4F6" w14:textId="77777777" w:rsidR="00785CED" w:rsidRPr="00BB53D7" w:rsidRDefault="00785CED" w:rsidP="00785CED">
      <w:pPr>
        <w:jc w:val="left"/>
        <w:rPr>
          <w:rFonts w:cs="Times New Roman"/>
          <w:b/>
          <w:szCs w:val="24"/>
        </w:rPr>
      </w:pPr>
    </w:p>
    <w:p w14:paraId="18EF58E4" w14:textId="77777777" w:rsidR="00785CED" w:rsidRPr="00BB53D7" w:rsidRDefault="00785CED" w:rsidP="00785CED">
      <w:pPr>
        <w:jc w:val="left"/>
        <w:rPr>
          <w:rFonts w:cs="Times New Roman"/>
          <w:b/>
          <w:szCs w:val="24"/>
        </w:rPr>
      </w:pPr>
    </w:p>
    <w:p w14:paraId="63A8F575" w14:textId="77777777" w:rsidR="00785CED" w:rsidRPr="00BB53D7" w:rsidRDefault="00785CED" w:rsidP="00785CED">
      <w:pPr>
        <w:jc w:val="left"/>
        <w:rPr>
          <w:rFonts w:cs="Times New Roman"/>
          <w:b/>
          <w:szCs w:val="24"/>
        </w:rPr>
      </w:pPr>
    </w:p>
    <w:p w14:paraId="42F06DD5" w14:textId="77777777" w:rsidR="00785CED" w:rsidRPr="00BB53D7" w:rsidRDefault="00785CED" w:rsidP="00785CED">
      <w:pPr>
        <w:jc w:val="left"/>
        <w:rPr>
          <w:rFonts w:cs="Times New Roman"/>
          <w:b/>
          <w:szCs w:val="24"/>
        </w:rPr>
      </w:pPr>
    </w:p>
    <w:p w14:paraId="04509F70" w14:textId="77777777" w:rsidR="00785CED" w:rsidRPr="00BB53D7" w:rsidRDefault="00785CED" w:rsidP="00785CED">
      <w:pPr>
        <w:jc w:val="left"/>
        <w:rPr>
          <w:rFonts w:cs="Times New Roman"/>
          <w:b/>
          <w:szCs w:val="24"/>
        </w:rPr>
      </w:pPr>
    </w:p>
    <w:p w14:paraId="604E0F81" w14:textId="2DB5AEF7" w:rsidR="00785CED" w:rsidRPr="00BB53D7" w:rsidRDefault="00785CED" w:rsidP="00785CED">
      <w:pPr>
        <w:jc w:val="center"/>
        <w:rPr>
          <w:rFonts w:cs="Times New Roman"/>
          <w:b/>
          <w:szCs w:val="24"/>
        </w:rPr>
      </w:pPr>
      <w:r w:rsidRPr="00BB53D7">
        <w:rPr>
          <w:rFonts w:cs="Times New Roman"/>
          <w:b/>
          <w:szCs w:val="24"/>
        </w:rPr>
        <w:t>Anexo 11.</w:t>
      </w:r>
    </w:p>
    <w:p w14:paraId="01992E95" w14:textId="240148AE" w:rsidR="00785CED" w:rsidRPr="00BB53D7" w:rsidRDefault="00785CED" w:rsidP="00785CED">
      <w:pPr>
        <w:jc w:val="center"/>
        <w:rPr>
          <w:rFonts w:cs="Times New Roman"/>
          <w:b/>
          <w:szCs w:val="24"/>
        </w:rPr>
      </w:pPr>
      <w:r w:rsidRPr="00BB53D7">
        <w:rPr>
          <w:rFonts w:cs="Times New Roman"/>
          <w:b/>
          <w:szCs w:val="24"/>
        </w:rPr>
        <w:t>Recortar y abreviar direcciones web largas</w:t>
      </w:r>
    </w:p>
    <w:p w14:paraId="6C9CC8FE" w14:textId="77777777" w:rsidR="00785CED" w:rsidRPr="00BB53D7" w:rsidRDefault="00785CED" w:rsidP="00785CED">
      <w:pPr>
        <w:ind w:firstLine="708"/>
        <w:jc w:val="left"/>
        <w:rPr>
          <w:rFonts w:cs="Times New Roman"/>
          <w:szCs w:val="24"/>
        </w:rPr>
      </w:pPr>
    </w:p>
    <w:p w14:paraId="55D7A153" w14:textId="77777777" w:rsidR="00785CED" w:rsidRPr="00BB53D7" w:rsidRDefault="00785CED" w:rsidP="00785CED">
      <w:pPr>
        <w:ind w:firstLine="708"/>
        <w:rPr>
          <w:rFonts w:cs="Times New Roman"/>
          <w:szCs w:val="24"/>
        </w:rPr>
      </w:pPr>
      <w:r w:rsidRPr="00BB53D7">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4C54C57E" w14:textId="77777777" w:rsidR="00785CED" w:rsidRPr="00BB53D7" w:rsidRDefault="00785CED" w:rsidP="00785CED">
      <w:pPr>
        <w:jc w:val="left"/>
        <w:rPr>
          <w:rFonts w:cs="Times New Roman"/>
          <w:szCs w:val="24"/>
        </w:rPr>
      </w:pPr>
      <w:r w:rsidRPr="00BB53D7">
        <w:rPr>
          <w:rFonts w:cs="Times New Roman"/>
          <w:b/>
          <w:bCs/>
          <w:szCs w:val="24"/>
        </w:rPr>
        <w:t>Largo</w:t>
      </w:r>
      <w:r w:rsidRPr="00BB53D7">
        <w:rPr>
          <w:rFonts w:cs="Times New Roman"/>
          <w:szCs w:val="24"/>
        </w:rPr>
        <w:t>: https://www.youtube.com/watch?reload=9&amp;v=tRH59E1aybE&amp;feature=youtu.be</w:t>
      </w:r>
    </w:p>
    <w:p w14:paraId="6B295288" w14:textId="77777777" w:rsidR="00785CED" w:rsidRPr="00BB53D7" w:rsidRDefault="00785CED" w:rsidP="00785CED">
      <w:pPr>
        <w:rPr>
          <w:rFonts w:cs="Times New Roman"/>
          <w:szCs w:val="24"/>
        </w:rPr>
      </w:pPr>
      <w:r w:rsidRPr="00BB53D7">
        <w:rPr>
          <w:rFonts w:cs="Times New Roman"/>
          <w:b/>
          <w:bCs/>
          <w:szCs w:val="24"/>
        </w:rPr>
        <w:t>Corto</w:t>
      </w:r>
      <w:r w:rsidRPr="00BB53D7">
        <w:rPr>
          <w:rFonts w:cs="Times New Roman"/>
          <w:szCs w:val="24"/>
        </w:rPr>
        <w:t>: https://bit.ly/3abhsgE</w:t>
      </w:r>
    </w:p>
    <w:p w14:paraId="2B500A7E" w14:textId="77777777" w:rsidR="00785CED" w:rsidRPr="00BB53D7" w:rsidRDefault="00785CED" w:rsidP="00785CED">
      <w:pPr>
        <w:ind w:firstLine="708"/>
        <w:rPr>
          <w:rFonts w:cs="Times New Roman"/>
          <w:szCs w:val="24"/>
        </w:rPr>
      </w:pPr>
      <w:r w:rsidRPr="00BB53D7">
        <w:rPr>
          <w:rFonts w:cs="Times New Roman"/>
          <w:szCs w:val="24"/>
        </w:rPr>
        <w:t>Utiliza una herramienta en línea para hacer de este enlace mucho más corto. Existe gran variedad de ellos, recomendamos algunos.</w:t>
      </w:r>
    </w:p>
    <w:p w14:paraId="38AF4A95" w14:textId="77777777" w:rsidR="00785CED" w:rsidRPr="00BB53D7" w:rsidRDefault="00785CED" w:rsidP="00785CED">
      <w:pPr>
        <w:ind w:firstLine="708"/>
        <w:rPr>
          <w:rFonts w:cs="Times New Roman"/>
          <w:szCs w:val="24"/>
        </w:rPr>
      </w:pPr>
    </w:p>
    <w:p w14:paraId="37CD028E" w14:textId="543550CA" w:rsidR="00785CED" w:rsidRPr="00BB53D7" w:rsidRDefault="00785CED" w:rsidP="00785CED">
      <w:pPr>
        <w:jc w:val="left"/>
        <w:rPr>
          <w:rFonts w:cs="Times New Roman"/>
          <w:szCs w:val="24"/>
        </w:rPr>
      </w:pPr>
      <w:r w:rsidRPr="00BB53D7">
        <w:rPr>
          <w:rFonts w:cs="Times New Roman"/>
          <w:szCs w:val="24"/>
        </w:rPr>
        <w:t>https://cutt.ly/</w:t>
      </w:r>
      <w:r w:rsidRPr="00BB53D7">
        <w:rPr>
          <w:rFonts w:cs="Times New Roman"/>
          <w:szCs w:val="24"/>
        </w:rPr>
        <w:tab/>
      </w:r>
      <w:r w:rsidRPr="00BB53D7">
        <w:rPr>
          <w:rFonts w:cs="Times New Roman"/>
          <w:szCs w:val="24"/>
        </w:rPr>
        <w:tab/>
        <w:t>https://bitly.com/</w:t>
      </w:r>
      <w:r w:rsidRPr="00BB53D7">
        <w:rPr>
          <w:rFonts w:cs="Times New Roman"/>
          <w:szCs w:val="24"/>
        </w:rPr>
        <w:tab/>
        <w:t xml:space="preserve"> https://tiny.cc/</w:t>
      </w:r>
      <w:r w:rsidRPr="00BB53D7">
        <w:rPr>
          <w:rFonts w:cs="Times New Roman"/>
          <w:szCs w:val="24"/>
        </w:rPr>
        <w:tab/>
        <w:t>https://tinyurl.com/</w:t>
      </w:r>
    </w:p>
    <w:p w14:paraId="4EE7E5EA" w14:textId="77777777" w:rsidR="00785CED" w:rsidRPr="00BB53D7" w:rsidRDefault="00785CED" w:rsidP="00785CED">
      <w:pPr>
        <w:jc w:val="center"/>
        <w:rPr>
          <w:rFonts w:cs="Times New Roman"/>
          <w:szCs w:val="24"/>
        </w:rPr>
      </w:pPr>
    </w:p>
    <w:p w14:paraId="316C242A" w14:textId="77777777" w:rsidR="00785CED" w:rsidRPr="00BB53D7" w:rsidRDefault="00785CED" w:rsidP="00785CED">
      <w:pPr>
        <w:jc w:val="center"/>
        <w:rPr>
          <w:rFonts w:cs="Times New Roman"/>
          <w:szCs w:val="24"/>
        </w:rPr>
      </w:pPr>
      <w:r w:rsidRPr="00BB53D7">
        <w:rPr>
          <w:rFonts w:cs="Times New Roman"/>
          <w:szCs w:val="24"/>
        </w:rPr>
        <w:t xml:space="preserve">Ejemplo realizado con </w:t>
      </w:r>
      <w:proofErr w:type="spellStart"/>
      <w:r w:rsidRPr="00BB53D7">
        <w:rPr>
          <w:rFonts w:cs="Times New Roman"/>
          <w:szCs w:val="24"/>
        </w:rPr>
        <w:t>Bitly</w:t>
      </w:r>
      <w:proofErr w:type="spellEnd"/>
      <w:r w:rsidRPr="00BB53D7">
        <w:rPr>
          <w:rFonts w:cs="Times New Roman"/>
          <w:szCs w:val="24"/>
        </w:rPr>
        <w:t xml:space="preserve"> https://bitly.com/</w:t>
      </w:r>
    </w:p>
    <w:p w14:paraId="1CB43727" w14:textId="77777777" w:rsidR="00785CED" w:rsidRPr="00BB53D7" w:rsidRDefault="00785CED" w:rsidP="00785CED">
      <w:pPr>
        <w:jc w:val="center"/>
        <w:rPr>
          <w:rFonts w:cs="Times New Roman"/>
          <w:szCs w:val="24"/>
        </w:rPr>
      </w:pPr>
    </w:p>
    <w:p w14:paraId="48B4891E" w14:textId="77777777" w:rsidR="00785CED" w:rsidRPr="00BB53D7" w:rsidRDefault="00785CED" w:rsidP="00785CED">
      <w:pPr>
        <w:pStyle w:val="PrrAPA"/>
      </w:pPr>
      <w:r w:rsidRPr="00BB53D7">
        <w:t xml:space="preserve">Copiar y pega la URL larga en la casilla </w:t>
      </w:r>
      <w:proofErr w:type="spellStart"/>
      <w:r w:rsidRPr="00BB53D7">
        <w:t>Shorten</w:t>
      </w:r>
      <w:proofErr w:type="spellEnd"/>
      <w:r w:rsidRPr="00BB53D7">
        <w:t xml:space="preserve"> </w:t>
      </w:r>
      <w:proofErr w:type="spellStart"/>
      <w:r w:rsidRPr="00BB53D7">
        <w:t>your</w:t>
      </w:r>
      <w:proofErr w:type="spellEnd"/>
      <w:r w:rsidRPr="00BB53D7">
        <w:t xml:space="preserve"> link &gt; Clic en </w:t>
      </w:r>
      <w:proofErr w:type="spellStart"/>
      <w:r w:rsidRPr="00BB53D7">
        <w:t>Shorten</w:t>
      </w:r>
      <w:proofErr w:type="spellEnd"/>
      <w:r w:rsidRPr="00BB53D7">
        <w:t xml:space="preserve"> &gt; Posteriormente aparece la nueva URL corta &gt; Clic en </w:t>
      </w:r>
      <w:proofErr w:type="spellStart"/>
      <w:r w:rsidRPr="00BB53D7">
        <w:t>Copy</w:t>
      </w:r>
      <w:proofErr w:type="spellEnd"/>
      <w:r w:rsidRPr="00BB53D7">
        <w:t xml:space="preserve"> &gt; Pégala en el lugar del texto que la necesites.</w:t>
      </w:r>
    </w:p>
    <w:p w14:paraId="7C83235F" w14:textId="77777777" w:rsidR="00785CED" w:rsidRPr="00BB53D7" w:rsidRDefault="00785CED" w:rsidP="00785CED">
      <w:pPr>
        <w:ind w:firstLine="708"/>
        <w:rPr>
          <w:rFonts w:cs="Times New Roman"/>
          <w:szCs w:val="24"/>
        </w:rPr>
      </w:pPr>
    </w:p>
    <w:p w14:paraId="77A09B38" w14:textId="77777777" w:rsidR="00785CED" w:rsidRPr="00BB53D7" w:rsidRDefault="00785CED" w:rsidP="00785CED">
      <w:pPr>
        <w:ind w:firstLine="708"/>
        <w:rPr>
          <w:rFonts w:cs="Times New Roman"/>
          <w:szCs w:val="24"/>
        </w:rPr>
      </w:pPr>
    </w:p>
    <w:p w14:paraId="48D9D2AA" w14:textId="77777777" w:rsidR="00785CED" w:rsidRPr="00BB53D7" w:rsidRDefault="00785CED" w:rsidP="00785CED">
      <w:pPr>
        <w:rPr>
          <w:rFonts w:cs="Times New Roman"/>
          <w:b/>
          <w:szCs w:val="24"/>
        </w:rPr>
      </w:pPr>
    </w:p>
    <w:p w14:paraId="53C47A35" w14:textId="77777777" w:rsidR="00785CED" w:rsidRPr="00154CFC" w:rsidRDefault="00785CED" w:rsidP="00154CFC">
      <w:pPr>
        <w:jc w:val="center"/>
        <w:rPr>
          <w:rFonts w:cs="Times New Roman"/>
          <w:b/>
          <w:bCs/>
          <w:szCs w:val="24"/>
        </w:rPr>
      </w:pPr>
    </w:p>
    <w:sectPr w:rsidR="00785CED" w:rsidRPr="00154CFC" w:rsidSect="003A3C4F">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IANA CAROLINA CANDIA HERRERA" w:date="2023-03-07T09:30:00Z" w:initials="DCCH">
    <w:p w14:paraId="1D6E68BD" w14:textId="77777777" w:rsidR="008D3197" w:rsidRDefault="008D3197" w:rsidP="00A072D5">
      <w:pPr>
        <w:pStyle w:val="Textocomentario"/>
        <w:jc w:val="left"/>
      </w:pPr>
      <w:r>
        <w:rPr>
          <w:rStyle w:val="Refdecomentario"/>
        </w:rPr>
        <w:annotationRef/>
      </w:r>
      <w:r>
        <w:t>No cumple con las normas APA.</w:t>
      </w:r>
    </w:p>
  </w:comment>
  <w:comment w:id="14"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2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23"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39"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43"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34"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206"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216" w:author="DIANA CAROLINA CANDIA HERRERA" w:date="2023-03-07T10:20:00Z" w:initials="DCCH">
    <w:p w14:paraId="4C6FB650" w14:textId="4ACD4FE5" w:rsidR="00365E74" w:rsidRDefault="00365E74" w:rsidP="00356EC2">
      <w:pPr>
        <w:pStyle w:val="Textocomentario"/>
        <w:jc w:val="left"/>
      </w:pPr>
      <w:r>
        <w:rPr>
          <w:rStyle w:val="Refdecomentario"/>
        </w:rPr>
        <w:annotationRef/>
      </w:r>
      <w:r>
        <w:t xml:space="preserve">¿Cómo cuales? </w:t>
      </w:r>
      <w:r>
        <w:br/>
        <w:t>Ustedes no han indicado los intervalos esperados o normales y los que no lo son , para de esta manera entender si la predicción es correcta o no.</w:t>
      </w:r>
    </w:p>
  </w:comment>
  <w:comment w:id="231"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239"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246"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6E68BD" w15:done="0"/>
  <w15:commentEx w15:paraId="0B87A8C7" w15:done="0"/>
  <w15:commentEx w15:paraId="4C595D0F" w15:done="0"/>
  <w15:commentEx w15:paraId="036FA05A" w15:done="0"/>
  <w15:commentEx w15:paraId="01CD1BC4" w15:done="0"/>
  <w15:commentEx w15:paraId="56CE4728" w15:done="0"/>
  <w15:commentEx w15:paraId="663C2033" w15:done="0"/>
  <w15:commentEx w15:paraId="4CCE3FAD" w15:done="0"/>
  <w15:commentEx w15:paraId="4C6FB650"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2B5" w16cex:dateUtc="2023-03-07T14:30:00Z"/>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3217F" w16cex:dateUtc="2023-03-08T20:00:00Z"/>
  <w16cex:commentExtensible w16cex:durableId="27B18E8B" w16cex:dateUtc="2023-03-07T15:2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6E68BD" w16cid:durableId="27B182B5"/>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4CCE3FAD" w16cid:durableId="27B3217F"/>
  <w16cid:commentId w16cid:paraId="4C6FB650" w16cid:durableId="27B18E8B"/>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69C70" w14:textId="77777777" w:rsidR="007C2C63" w:rsidRDefault="007C2C63" w:rsidP="00AC054D">
      <w:pPr>
        <w:spacing w:line="240" w:lineRule="auto"/>
      </w:pPr>
      <w:r>
        <w:separator/>
      </w:r>
    </w:p>
  </w:endnote>
  <w:endnote w:type="continuationSeparator" w:id="0">
    <w:p w14:paraId="736F3332" w14:textId="77777777" w:rsidR="007C2C63" w:rsidRDefault="007C2C63"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2" w:author="Camilo Andrés Díaz Gómez" w:date="2023-03-12T18:02:00Z"/>
      </w:rPr>
    </w:pPr>
    <w:ins w:id="3"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4" w:author="Camilo Andrés Díaz Gómez" w:date="2023-03-12T17:34:00Z">
      <w:r w:rsidRPr="00711D19">
        <w:rPr>
          <w:vertAlign w:val="superscript"/>
          <w:rPrChange w:id="5" w:author="Camilo Andrés Díaz Gómez" w:date="2023-03-12T17:37:00Z">
            <w:rPr/>
          </w:rPrChange>
        </w:rPr>
        <w:t>1</w:t>
      </w:r>
    </w:ins>
    <w:ins w:id="6" w:author="Camilo Andrés Díaz Gómez" w:date="2023-03-12T18:02:00Z">
      <w:r w:rsidR="001F25C4">
        <w:t>SAP</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7301" w14:textId="54844BB4" w:rsidR="001F25C4" w:rsidRDefault="001F25C4" w:rsidP="001F25C4">
    <w:pPr>
      <w:pStyle w:val="Piedepgina"/>
      <w:rPr>
        <w:ins w:id="190" w:author="Camilo Andrés Díaz Gómez" w:date="2023-03-12T18:16:00Z"/>
      </w:rPr>
    </w:pPr>
    <w:ins w:id="191"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2592E06" w14:textId="77777777" w:rsidR="00682C23" w:rsidRDefault="00682C23" w:rsidP="001F25C4">
    <w:pPr>
      <w:pStyle w:val="Piedepgina"/>
      <w:rPr>
        <w:ins w:id="192" w:author="Camilo Andrés Díaz Gómez" w:date="2023-03-12T18:02:00Z"/>
      </w:rPr>
    </w:pPr>
  </w:p>
  <w:p w14:paraId="1E65543A" w14:textId="77777777" w:rsidR="00682C23" w:rsidRDefault="00682C23" w:rsidP="00682C23">
    <w:pPr>
      <w:pStyle w:val="Piedepgina"/>
      <w:rPr>
        <w:ins w:id="193" w:author="Camilo Andrés Díaz Gómez" w:date="2023-03-12T18:16:00Z"/>
      </w:rPr>
    </w:pPr>
    <w:ins w:id="194" w:author="Camilo Andrés Díaz Gómez" w:date="2023-03-12T18:16:00Z">
      <w:r>
        <w:rPr>
          <w:vertAlign w:val="superscript"/>
        </w:rPr>
        <w:t>2</w:t>
      </w:r>
      <w:r>
        <w:t xml:space="preserve">SAP: </w:t>
      </w:r>
      <w:proofErr w:type="spellStart"/>
      <w:r w:rsidRPr="00682C23">
        <w:t>Systemanalyse</w:t>
      </w:r>
      <w:proofErr w:type="spellEnd"/>
      <w:r w:rsidRPr="00682C23">
        <w:t xml:space="preserve"> </w:t>
      </w:r>
      <w:proofErr w:type="spellStart"/>
      <w:r w:rsidRPr="00682C23">
        <w:t>Programmentwicklung</w:t>
      </w:r>
      <w:proofErr w:type="spellEnd"/>
      <w:r>
        <w:t>, en español se traduce como</w:t>
      </w:r>
      <w:r w:rsidRPr="00682C23">
        <w:t xml:space="preserve"> "</w:t>
      </w:r>
      <w:r>
        <w:t>D</w:t>
      </w:r>
      <w:r w:rsidRPr="00682C23">
        <w:t xml:space="preserve">esarrollo de </w:t>
      </w:r>
      <w:r>
        <w:t>P</w:t>
      </w:r>
      <w:r w:rsidRPr="00682C23">
        <w:t xml:space="preserve">rogramas de </w:t>
      </w:r>
      <w:r>
        <w:t>S</w:t>
      </w:r>
      <w:r w:rsidRPr="00682C23">
        <w:t xml:space="preserve">istemas de </w:t>
      </w:r>
      <w:r>
        <w:t>A</w:t>
      </w:r>
      <w:r w:rsidRPr="00682C23">
        <w:t>nálisis</w:t>
      </w:r>
      <w:r>
        <w:t>”.</w:t>
      </w:r>
    </w:ins>
  </w:p>
  <w:p w14:paraId="550FC09C" w14:textId="1138C421" w:rsidR="001F25C4" w:rsidRDefault="001F25C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CCB4D" w14:textId="467FD377" w:rsidR="001F25C4" w:rsidRDefault="001F25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C35F" w14:textId="77777777" w:rsidR="007C2C63" w:rsidRDefault="007C2C63" w:rsidP="00AC054D">
      <w:pPr>
        <w:spacing w:line="240" w:lineRule="auto"/>
      </w:pPr>
      <w:r>
        <w:separator/>
      </w:r>
    </w:p>
  </w:footnote>
  <w:footnote w:type="continuationSeparator" w:id="0">
    <w:p w14:paraId="1A041B9E" w14:textId="77777777" w:rsidR="007C2C63" w:rsidRDefault="007C2C63"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6"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7"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8"/>
  </w:num>
  <w:num w:numId="2" w16cid:durableId="882983744">
    <w:abstractNumId w:val="0"/>
  </w:num>
  <w:num w:numId="3" w16cid:durableId="1638146490">
    <w:abstractNumId w:val="10"/>
  </w:num>
  <w:num w:numId="4" w16cid:durableId="860319274">
    <w:abstractNumId w:val="15"/>
  </w:num>
  <w:num w:numId="5" w16cid:durableId="368530367">
    <w:abstractNumId w:val="13"/>
  </w:num>
  <w:num w:numId="6" w16cid:durableId="1471707097">
    <w:abstractNumId w:val="12"/>
  </w:num>
  <w:num w:numId="7" w16cid:durableId="1395087245">
    <w:abstractNumId w:val="9"/>
  </w:num>
  <w:num w:numId="8" w16cid:durableId="559906459">
    <w:abstractNumId w:val="3"/>
  </w:num>
  <w:num w:numId="9" w16cid:durableId="1273585212">
    <w:abstractNumId w:val="5"/>
  </w:num>
  <w:num w:numId="10" w16cid:durableId="1902714599">
    <w:abstractNumId w:val="14"/>
  </w:num>
  <w:num w:numId="11" w16cid:durableId="1203713819">
    <w:abstractNumId w:val="2"/>
  </w:num>
  <w:num w:numId="12" w16cid:durableId="1026949411">
    <w:abstractNumId w:val="4"/>
  </w:num>
  <w:num w:numId="13" w16cid:durableId="1084761755">
    <w:abstractNumId w:val="7"/>
  </w:num>
  <w:num w:numId="14" w16cid:durableId="927466749">
    <w:abstractNumId w:val="1"/>
  </w:num>
  <w:num w:numId="15" w16cid:durableId="1076585164">
    <w:abstractNumId w:val="6"/>
  </w:num>
  <w:num w:numId="16" w16cid:durableId="116478190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CAROLINA CANDIA HERRERA">
    <w15:presenceInfo w15:providerId="AD" w15:userId="S::diana.candia@ibero.edu.co::3843b8ef-bcfa-44e4-a413-c1fc180ceaaa"/>
  </w15:person>
  <w15:person w15:author="Camilo Andrés Díaz Gómez">
    <w15:presenceInfo w15:providerId="Windows Live" w15:userId="0ae0bfa1070be200"/>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D40F7"/>
    <w:rsid w:val="000E1688"/>
    <w:rsid w:val="001023B2"/>
    <w:rsid w:val="00154CFC"/>
    <w:rsid w:val="00166BA6"/>
    <w:rsid w:val="00195997"/>
    <w:rsid w:val="001A7BEA"/>
    <w:rsid w:val="001B5115"/>
    <w:rsid w:val="001F25C4"/>
    <w:rsid w:val="0021407E"/>
    <w:rsid w:val="00227468"/>
    <w:rsid w:val="0026198E"/>
    <w:rsid w:val="0027258A"/>
    <w:rsid w:val="002C2956"/>
    <w:rsid w:val="003064BF"/>
    <w:rsid w:val="00311749"/>
    <w:rsid w:val="003128E3"/>
    <w:rsid w:val="00330818"/>
    <w:rsid w:val="00337CA2"/>
    <w:rsid w:val="00365E74"/>
    <w:rsid w:val="003A3C4F"/>
    <w:rsid w:val="003B3DC1"/>
    <w:rsid w:val="003D4F76"/>
    <w:rsid w:val="003E1A28"/>
    <w:rsid w:val="003E24BD"/>
    <w:rsid w:val="003E2519"/>
    <w:rsid w:val="00401A7C"/>
    <w:rsid w:val="00424606"/>
    <w:rsid w:val="00425604"/>
    <w:rsid w:val="00473DA3"/>
    <w:rsid w:val="004A5C40"/>
    <w:rsid w:val="004C4EDB"/>
    <w:rsid w:val="004D6CBA"/>
    <w:rsid w:val="004D7820"/>
    <w:rsid w:val="004E3955"/>
    <w:rsid w:val="00511483"/>
    <w:rsid w:val="0052580A"/>
    <w:rsid w:val="00530057"/>
    <w:rsid w:val="005632BE"/>
    <w:rsid w:val="00564FB9"/>
    <w:rsid w:val="005814B4"/>
    <w:rsid w:val="00616790"/>
    <w:rsid w:val="00635654"/>
    <w:rsid w:val="00682C23"/>
    <w:rsid w:val="006D3013"/>
    <w:rsid w:val="00704945"/>
    <w:rsid w:val="00704F4F"/>
    <w:rsid w:val="00711D19"/>
    <w:rsid w:val="00771EC6"/>
    <w:rsid w:val="00773FA4"/>
    <w:rsid w:val="007743C4"/>
    <w:rsid w:val="00785CED"/>
    <w:rsid w:val="00787DED"/>
    <w:rsid w:val="007A5D17"/>
    <w:rsid w:val="007A700C"/>
    <w:rsid w:val="007C2C63"/>
    <w:rsid w:val="007E2CE8"/>
    <w:rsid w:val="007F0032"/>
    <w:rsid w:val="00811FFA"/>
    <w:rsid w:val="00836B69"/>
    <w:rsid w:val="008429A4"/>
    <w:rsid w:val="00843772"/>
    <w:rsid w:val="0085500C"/>
    <w:rsid w:val="0087174B"/>
    <w:rsid w:val="00884042"/>
    <w:rsid w:val="008A15AC"/>
    <w:rsid w:val="008D3197"/>
    <w:rsid w:val="008E714E"/>
    <w:rsid w:val="00920203"/>
    <w:rsid w:val="00925111"/>
    <w:rsid w:val="00956AE0"/>
    <w:rsid w:val="00987997"/>
    <w:rsid w:val="0099534E"/>
    <w:rsid w:val="00996369"/>
    <w:rsid w:val="00A17136"/>
    <w:rsid w:val="00A2571A"/>
    <w:rsid w:val="00A3385F"/>
    <w:rsid w:val="00A77CC0"/>
    <w:rsid w:val="00A858A6"/>
    <w:rsid w:val="00AA1CC1"/>
    <w:rsid w:val="00AC0534"/>
    <w:rsid w:val="00AC054D"/>
    <w:rsid w:val="00AC67EC"/>
    <w:rsid w:val="00B048F9"/>
    <w:rsid w:val="00B222FE"/>
    <w:rsid w:val="00B40FCE"/>
    <w:rsid w:val="00B97524"/>
    <w:rsid w:val="00BB53D7"/>
    <w:rsid w:val="00BD6B2C"/>
    <w:rsid w:val="00C01A29"/>
    <w:rsid w:val="00C87BD4"/>
    <w:rsid w:val="00CE074B"/>
    <w:rsid w:val="00D5049C"/>
    <w:rsid w:val="00D843F5"/>
    <w:rsid w:val="00D85674"/>
    <w:rsid w:val="00DA6BE6"/>
    <w:rsid w:val="00DC078A"/>
    <w:rsid w:val="00DD010B"/>
    <w:rsid w:val="00DF131A"/>
    <w:rsid w:val="00E0623D"/>
    <w:rsid w:val="00E07D42"/>
    <w:rsid w:val="00E94FEB"/>
    <w:rsid w:val="00EE49B4"/>
    <w:rsid w:val="00EF7707"/>
    <w:rsid w:val="00F0205D"/>
    <w:rsid w:val="00F06B7C"/>
    <w:rsid w:val="00F91A33"/>
    <w:rsid w:val="00FC05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814B4"/>
    <w:pPr>
      <w:spacing w:after="120" w:line="240" w:lineRule="auto"/>
      <w:jc w:val="left"/>
    </w:pPr>
    <w:rPr>
      <w:i/>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semiHidden/>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footer" Target="footer4.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yperlink" Target="https://www.legalbluebook.com/"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notes" Target="footnote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9.jpeg"/><Relationship Id="rId36" Type="http://schemas.openxmlformats.org/officeDocument/2006/relationships/image" Target="media/image16.png"/><Relationship Id="rId4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6354D"/>
    <w:rsid w:val="005064AC"/>
    <w:rsid w:val="007011AA"/>
    <w:rsid w:val="007F457B"/>
    <w:rsid w:val="00912F46"/>
    <w:rsid w:val="00971CF7"/>
    <w:rsid w:val="009C6E8A"/>
    <w:rsid w:val="00AD252D"/>
    <w:rsid w:val="00AF6986"/>
    <w:rsid w:val="00B61C82"/>
    <w:rsid w:val="00DA7538"/>
    <w:rsid w:val="00DC30CC"/>
    <w:rsid w:val="00DF5692"/>
    <w:rsid w:val="00E22972"/>
    <w:rsid w:val="00EB7ED2"/>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 w:type="paragraph" w:customStyle="1" w:styleId="7E12D43BF9264CCCA8FAB1B8938B6D78">
    <w:name w:val="7E12D43BF9264CCCA8FAB1B8938B6D78"/>
    <w:rsid w:val="00F26602"/>
  </w:style>
  <w:style w:type="paragraph" w:customStyle="1" w:styleId="93244DC07AC4490DB3A7559E38405619">
    <w:name w:val="93244DC07AC4490DB3A7559E38405619"/>
    <w:rsid w:val="00F266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2</b:RefOrder>
  </b:Source>
  <b:Source>
    <b:Tag>IBM</b:Tag>
    <b:SourceType>InternetSite</b:SourceType>
    <b:Guid>{005333AE-38ED-4CFB-A387-57536C475EEB}</b:Guid>
    <b:Title>IBM </b:Title>
    <b:InternetSiteTitle>IBM </b:InternetSiteTitle>
    <b:URL>https://www.ibm.com/es-es/cloud?</b:URL>
    <b:RefOrder>3</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10</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11</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12</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13</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14</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15</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16</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17</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18</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19</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20</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39</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40</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41</b:RefOrder>
  </b:Source>
  <b:Source>
    <b:Tag>Mat</b:Tag>
    <b:SourceType>InternetSite</b:SourceType>
    <b:Guid>{E8AB39BC-4DFA-4837-A628-58E93E9E8803}</b:Guid>
    <b:Title>MathWorks</b:Title>
    <b:InternetSiteTitle>MathWorks</b:InternetSiteTitle>
    <b:URL>https://www.mathworks.com/solutions/internet-of-things.html</b:URL>
    <b:RefOrder>42</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43</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44</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47</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50</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51</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52</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53</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54</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55</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56</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58</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59</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60</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61</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62</b:RefOrder>
  </b:Source>
  <b:Source>
    <b:Tag>Tet17</b:Tag>
    <b:SourceType>InternetSite</b:SourceType>
    <b:Guid>{69B7CA85-8E51-4CD7-AC43-31B5D9ECB12F}</b:Guid>
    <b:Author>
      <b:Author>
        <b:Corporate>Tetcos</b:Corporate>
      </b:Author>
    </b:Author>
    <b:Title>Netsim emulator</b:Title>
    <b:Year>2017</b:Year>
    <b:URL>http://tetcos.com/</b:URL>
    <b:RefOrder>63</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64</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65</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66</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67</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68</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69</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70</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71</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72</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73</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2CFCA4-F5E8-4EFD-AEFB-AE8503A98FBB}">
  <ds:schemaRefs>
    <ds:schemaRef ds:uri="http://schemas.openxmlformats.org/officeDocument/2006/bibliography"/>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88</Pages>
  <Words>15902</Words>
  <Characters>87462</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Camilo Andrés Díaz Gómez</cp:lastModifiedBy>
  <cp:revision>16</cp:revision>
  <dcterms:created xsi:type="dcterms:W3CDTF">2023-02-20T02:45:00Z</dcterms:created>
  <dcterms:modified xsi:type="dcterms:W3CDTF">2023-03-12T23:46:00Z</dcterms:modified>
</cp:coreProperties>
</file>