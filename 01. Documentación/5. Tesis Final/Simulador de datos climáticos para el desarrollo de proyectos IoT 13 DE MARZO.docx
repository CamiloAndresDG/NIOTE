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918F1" w:rsidRDefault="008429A4" w:rsidP="008429A4">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365EB798" w14:textId="77777777" w:rsidR="008429A4" w:rsidRPr="004341C0" w:rsidRDefault="008429A4" w:rsidP="008429A4">
      <w:pPr>
        <w:jc w:val="center"/>
        <w:rPr>
          <w:rFonts w:cs="Times New Roman"/>
          <w:b/>
          <w:bCs/>
          <w:szCs w:val="24"/>
        </w:rPr>
      </w:pPr>
      <w:r w:rsidRPr="004341C0">
        <w:rPr>
          <w:rFonts w:cs="Times New Roman"/>
          <w:b/>
          <w:bCs/>
          <w:szCs w:val="24"/>
        </w:rPr>
        <w:t xml:space="preserve"> </w:t>
      </w:r>
    </w:p>
    <w:p w14:paraId="6AB62619" w14:textId="77777777" w:rsidR="008429A4" w:rsidRDefault="008429A4" w:rsidP="008429A4">
      <w:pPr>
        <w:jc w:val="center"/>
        <w:rPr>
          <w:rFonts w:cs="Times New Roman"/>
          <w:color w:val="FF0000"/>
          <w:szCs w:val="24"/>
        </w:rPr>
      </w:pPr>
    </w:p>
    <w:p w14:paraId="68E06BCA" w14:textId="77777777" w:rsidR="008429A4" w:rsidRDefault="008429A4" w:rsidP="008429A4">
      <w:pPr>
        <w:jc w:val="center"/>
        <w:rPr>
          <w:rFonts w:cs="Times New Roman"/>
          <w:color w:val="FF0000"/>
          <w:szCs w:val="24"/>
        </w:rPr>
      </w:pPr>
    </w:p>
    <w:p w14:paraId="04941501" w14:textId="77777777" w:rsidR="008429A4" w:rsidRPr="005C5E47" w:rsidRDefault="008429A4" w:rsidP="008429A4">
      <w:pPr>
        <w:jc w:val="center"/>
        <w:rPr>
          <w:rFonts w:cs="Times New Roman"/>
          <w:color w:val="FF0000"/>
          <w:szCs w:val="24"/>
        </w:rPr>
      </w:pPr>
    </w:p>
    <w:p w14:paraId="3FF67B10" w14:textId="265337D1" w:rsidR="008429A4" w:rsidRPr="00DC79BC" w:rsidRDefault="008429A4" w:rsidP="008429A4">
      <w:pPr>
        <w:jc w:val="center"/>
        <w:rPr>
          <w:rFonts w:cs="Times New Roman"/>
          <w:szCs w:val="24"/>
        </w:rPr>
      </w:pPr>
      <w:r w:rsidRPr="00DC79BC">
        <w:rPr>
          <w:rFonts w:cs="Times New Roman"/>
          <w:szCs w:val="24"/>
        </w:rPr>
        <w:t xml:space="preserve">Camilo </w:t>
      </w:r>
      <w:r w:rsidR="00996369" w:rsidRPr="00DC79BC">
        <w:rPr>
          <w:rFonts w:cs="Times New Roman"/>
          <w:szCs w:val="24"/>
        </w:rPr>
        <w:t>Andrés</w:t>
      </w:r>
      <w:r w:rsidRPr="00DC79BC">
        <w:rPr>
          <w:rFonts w:cs="Times New Roman"/>
          <w:szCs w:val="24"/>
        </w:rPr>
        <w:t xml:space="preserve"> Diaz </w:t>
      </w:r>
      <w:r w:rsidR="00996369" w:rsidRPr="00DC79BC">
        <w:rPr>
          <w:rFonts w:cs="Times New Roman"/>
          <w:szCs w:val="24"/>
        </w:rPr>
        <w:t>Gómez</w:t>
      </w:r>
    </w:p>
    <w:p w14:paraId="6DDBFB63" w14:textId="77777777" w:rsidR="008429A4" w:rsidRPr="00DC79BC" w:rsidRDefault="008429A4" w:rsidP="008429A4">
      <w:pPr>
        <w:jc w:val="center"/>
        <w:rPr>
          <w:rFonts w:cs="Times New Roman"/>
          <w:szCs w:val="24"/>
        </w:rPr>
      </w:pPr>
      <w:r w:rsidRPr="00DC79BC">
        <w:rPr>
          <w:rFonts w:cs="Times New Roman"/>
          <w:szCs w:val="24"/>
        </w:rPr>
        <w:t>Juan Esteban Contreras Diaz</w:t>
      </w:r>
    </w:p>
    <w:p w14:paraId="2B47F85B" w14:textId="77777777" w:rsidR="008429A4" w:rsidRPr="00DC79BC" w:rsidRDefault="008429A4" w:rsidP="008429A4">
      <w:pPr>
        <w:jc w:val="center"/>
        <w:rPr>
          <w:rFonts w:cs="Times New Roman"/>
          <w:szCs w:val="24"/>
        </w:rPr>
      </w:pPr>
      <w:proofErr w:type="spellStart"/>
      <w:r w:rsidRPr="00DC79BC">
        <w:rPr>
          <w:rFonts w:cs="Times New Roman"/>
          <w:szCs w:val="24"/>
        </w:rPr>
        <w:t>Jhonatan</w:t>
      </w:r>
      <w:proofErr w:type="spellEnd"/>
      <w:r w:rsidRPr="00DC79BC">
        <w:rPr>
          <w:rFonts w:cs="Times New Roman"/>
          <w:szCs w:val="24"/>
        </w:rPr>
        <w:t xml:space="preserve"> Mauricio Villarreal Corredor</w:t>
      </w:r>
    </w:p>
    <w:p w14:paraId="030F8A69" w14:textId="77777777" w:rsidR="008429A4" w:rsidRDefault="008429A4" w:rsidP="008429A4">
      <w:pPr>
        <w:jc w:val="center"/>
        <w:rPr>
          <w:rFonts w:cs="Times New Roman"/>
          <w:szCs w:val="24"/>
        </w:rPr>
      </w:pPr>
    </w:p>
    <w:p w14:paraId="063D9F56" w14:textId="77777777" w:rsidR="008429A4" w:rsidRDefault="008429A4" w:rsidP="008429A4">
      <w:pPr>
        <w:jc w:val="center"/>
        <w:rPr>
          <w:rFonts w:cs="Times New Roman"/>
          <w:szCs w:val="24"/>
        </w:rPr>
      </w:pPr>
    </w:p>
    <w:p w14:paraId="05165AC6" w14:textId="77777777" w:rsidR="008429A4" w:rsidRPr="000511AB" w:rsidRDefault="008429A4" w:rsidP="008429A4">
      <w:pPr>
        <w:jc w:val="center"/>
        <w:rPr>
          <w:rFonts w:cs="Times New Roman"/>
          <w:szCs w:val="24"/>
        </w:rPr>
      </w:pPr>
    </w:p>
    <w:p w14:paraId="45A50EB3" w14:textId="77777777" w:rsidR="008429A4" w:rsidRPr="000511AB" w:rsidRDefault="00000000" w:rsidP="008429A4">
      <w:pPr>
        <w:jc w:val="center"/>
        <w:rPr>
          <w:rFonts w:cs="Times New Roman"/>
          <w:szCs w:val="24"/>
        </w:rPr>
      </w:pPr>
      <w:sdt>
        <w:sdtPr>
          <w:rPr>
            <w:rStyle w:val="Estilo7"/>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8429A4">
            <w:rPr>
              <w:rStyle w:val="Estilo7"/>
            </w:rPr>
            <w:t>Trabajo de Grado presentado</w:t>
          </w:r>
        </w:sdtContent>
      </w:sdt>
      <w:r w:rsidR="008429A4" w:rsidRPr="000511AB">
        <w:rPr>
          <w:rFonts w:cs="Times New Roman"/>
          <w:szCs w:val="24"/>
        </w:rPr>
        <w:t xml:space="preserve"> para optar al título de</w:t>
      </w:r>
      <w:r w:rsidR="008429A4" w:rsidRPr="00173AE4">
        <w:rPr>
          <w:rFonts w:cs="Times New Roman"/>
          <w:szCs w:val="24"/>
        </w:rPr>
        <w:t xml:space="preserve"> </w:t>
      </w:r>
      <w:sdt>
        <w:sdtPr>
          <w:rPr>
            <w:rStyle w:val="Estilo8"/>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8429A4">
            <w:rPr>
              <w:rStyle w:val="Estilo8"/>
              <w:szCs w:val="24"/>
            </w:rPr>
            <w:t>Ingeniero de Sistemas</w:t>
          </w:r>
        </w:sdtContent>
      </w:sdt>
    </w:p>
    <w:p w14:paraId="6831BD1F" w14:textId="77777777" w:rsidR="008429A4" w:rsidRPr="000511AB" w:rsidRDefault="008429A4" w:rsidP="008429A4">
      <w:pPr>
        <w:jc w:val="center"/>
        <w:rPr>
          <w:rFonts w:cs="Times New Roman"/>
          <w:szCs w:val="24"/>
        </w:rPr>
      </w:pPr>
    </w:p>
    <w:p w14:paraId="57314E3D" w14:textId="77777777" w:rsidR="008429A4" w:rsidRDefault="008429A4" w:rsidP="008429A4">
      <w:pPr>
        <w:rPr>
          <w:rFonts w:cs="Times New Roman"/>
          <w:szCs w:val="24"/>
        </w:rPr>
      </w:pPr>
    </w:p>
    <w:p w14:paraId="19935D4B" w14:textId="77777777" w:rsidR="008429A4" w:rsidRDefault="008429A4" w:rsidP="008429A4">
      <w:pPr>
        <w:rPr>
          <w:rFonts w:cs="Times New Roman"/>
          <w:szCs w:val="24"/>
        </w:rPr>
      </w:pPr>
    </w:p>
    <w:p w14:paraId="456EC5A3" w14:textId="77777777" w:rsidR="008429A4" w:rsidRPr="001023B2" w:rsidRDefault="008429A4" w:rsidP="008429A4">
      <w:pPr>
        <w:rPr>
          <w:rFonts w:cs="Times New Roman"/>
          <w:szCs w:val="24"/>
        </w:rPr>
      </w:pPr>
    </w:p>
    <w:p w14:paraId="45A0CB51" w14:textId="77777777" w:rsidR="008429A4" w:rsidRPr="001023B2" w:rsidRDefault="008429A4" w:rsidP="008429A4">
      <w:pPr>
        <w:pStyle w:val="PrrAPA"/>
        <w:jc w:val="center"/>
      </w:pPr>
      <w:r w:rsidRPr="001023B2">
        <w:t xml:space="preserve">Asesor: Nikolay Lenin Reyes Jalizev,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1023B2">
            <w:rPr>
              <w:rStyle w:val="Estilo8"/>
            </w:rPr>
            <w:t>Magíster (MSc)</w:t>
          </w:r>
        </w:sdtContent>
      </w:sdt>
      <w:r w:rsidRPr="001023B2">
        <w:rPr>
          <w:rStyle w:val="Estilo2"/>
        </w:rPr>
        <w:t xml:space="preserve"> en Ingeniería Industrial</w:t>
      </w:r>
    </w:p>
    <w:p w14:paraId="44A4B8BE" w14:textId="77777777" w:rsidR="008429A4" w:rsidRPr="001023B2" w:rsidRDefault="008429A4" w:rsidP="008429A4">
      <w:pPr>
        <w:jc w:val="center"/>
        <w:rPr>
          <w:rFonts w:cs="Times New Roman"/>
          <w:szCs w:val="24"/>
        </w:rPr>
      </w:pPr>
    </w:p>
    <w:p w14:paraId="7E503473" w14:textId="77777777" w:rsidR="008429A4" w:rsidRPr="001023B2" w:rsidRDefault="008429A4" w:rsidP="008429A4">
      <w:pPr>
        <w:jc w:val="center"/>
        <w:rPr>
          <w:rFonts w:cs="Times New Roman"/>
          <w:szCs w:val="24"/>
        </w:rPr>
      </w:pPr>
    </w:p>
    <w:p w14:paraId="65F92167" w14:textId="77777777" w:rsidR="008429A4" w:rsidRPr="001023B2" w:rsidRDefault="008429A4" w:rsidP="008429A4">
      <w:pPr>
        <w:jc w:val="center"/>
        <w:rPr>
          <w:rFonts w:cs="Times New Roman"/>
          <w:szCs w:val="24"/>
        </w:rPr>
      </w:pPr>
    </w:p>
    <w:p w14:paraId="21834F8D" w14:textId="77777777" w:rsidR="008429A4" w:rsidRPr="001023B2" w:rsidRDefault="008429A4" w:rsidP="008429A4">
      <w:pPr>
        <w:jc w:val="center"/>
        <w:rPr>
          <w:rFonts w:cs="Times New Roman"/>
          <w:szCs w:val="24"/>
        </w:rPr>
      </w:pPr>
      <w:r w:rsidRPr="001023B2">
        <w:rPr>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1023B2" w:rsidRDefault="008429A4" w:rsidP="008429A4">
      <w:pPr>
        <w:pStyle w:val="PrrAPA"/>
        <w:jc w:val="center"/>
        <w:rPr>
          <w:rStyle w:val="Estilo3"/>
        </w:rPr>
      </w:pPr>
    </w:p>
    <w:p w14:paraId="301EBB23" w14:textId="77777777" w:rsidR="008429A4" w:rsidRPr="001023B2" w:rsidRDefault="008429A4" w:rsidP="008429A4">
      <w:pPr>
        <w:jc w:val="center"/>
        <w:rPr>
          <w:rStyle w:val="Estilo3"/>
          <w:szCs w:val="24"/>
        </w:rPr>
      </w:pPr>
      <w:r w:rsidRPr="001023B2">
        <w:rPr>
          <w:rStyle w:val="Estilo3"/>
          <w:szCs w:val="24"/>
        </w:rPr>
        <w:t>Universidad de San Buenaventura</w:t>
      </w:r>
    </w:p>
    <w:p w14:paraId="25FE0409" w14:textId="77777777" w:rsidR="008429A4" w:rsidRPr="001023B2" w:rsidRDefault="00000000" w:rsidP="008429A4">
      <w:pPr>
        <w:jc w:val="center"/>
        <w:rPr>
          <w:rFonts w:cs="Times New Roman"/>
          <w:szCs w:val="24"/>
        </w:rPr>
      </w:pPr>
      <w:sdt>
        <w:sdtPr>
          <w:rPr>
            <w:rStyle w:val="TextocomentarioCar"/>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8429A4" w:rsidRPr="001023B2">
            <w:rPr>
              <w:rStyle w:val="TextocomentarioCar"/>
              <w:sz w:val="24"/>
              <w:szCs w:val="24"/>
            </w:rPr>
            <w:t>Facultad de Ingeniería (Bogotá)</w:t>
          </w:r>
        </w:sdtContent>
      </w:sdt>
    </w:p>
    <w:p w14:paraId="1CED8A57" w14:textId="77777777" w:rsidR="008429A4" w:rsidRPr="001023B2" w:rsidRDefault="00000000" w:rsidP="008429A4">
      <w:pPr>
        <w:jc w:val="center"/>
        <w:rPr>
          <w:szCs w:val="24"/>
        </w:rPr>
      </w:pPr>
      <w:sdt>
        <w:sdtPr>
          <w:rPr>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rPr>
        </w:sdtEndPr>
        <w:sdtContent>
          <w:r w:rsidR="008429A4" w:rsidRPr="001023B2">
            <w:rPr>
              <w:szCs w:val="24"/>
            </w:rPr>
            <w:t>Ingeniería de Sistemas</w:t>
          </w:r>
        </w:sdtContent>
      </w:sdt>
      <w:r w:rsidR="008429A4" w:rsidRPr="001023B2">
        <w:rPr>
          <w:rStyle w:val="Refdenotaalfinal"/>
          <w:szCs w:val="24"/>
        </w:rPr>
        <w:t xml:space="preserve"> </w:t>
      </w:r>
    </w:p>
    <w:p w14:paraId="5FE0E081" w14:textId="77777777" w:rsidR="008429A4" w:rsidRPr="001023B2" w:rsidRDefault="00000000" w:rsidP="008429A4">
      <w:pPr>
        <w:jc w:val="center"/>
        <w:rPr>
          <w:rFonts w:cs="Times New Roman"/>
          <w:szCs w:val="24"/>
        </w:rPr>
      </w:pPr>
      <w:sdt>
        <w:sdtPr>
          <w:rPr>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8429A4" w:rsidRPr="001023B2">
            <w:rPr>
              <w:szCs w:val="24"/>
            </w:rPr>
            <w:t>Bogotá D.C., Colombia</w:t>
          </w:r>
        </w:sdtContent>
      </w:sdt>
    </w:p>
    <w:p w14:paraId="511197D8" w14:textId="77777777" w:rsidR="00F0205D" w:rsidRPr="001023B2" w:rsidRDefault="00000000" w:rsidP="008429A4">
      <w:pPr>
        <w:jc w:val="center"/>
        <w:rPr>
          <w:rFonts w:cs="Times New Roman"/>
          <w:szCs w:val="24"/>
        </w:rPr>
      </w:pPr>
      <w:sdt>
        <w:sdtPr>
          <w:rPr>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429A4" w:rsidRPr="001023B2">
            <w:rPr>
              <w:szCs w:val="24"/>
            </w:rPr>
            <w:t>2023</w:t>
          </w:r>
        </w:sdtContent>
      </w:sdt>
    </w:p>
    <w:p w14:paraId="2AFB1149" w14:textId="77777777" w:rsidR="008429A4" w:rsidRDefault="008429A4" w:rsidP="008429A4">
      <w:pPr>
        <w:jc w:val="center"/>
        <w:rPr>
          <w:rFonts w:cs="Times New Roman"/>
          <w:szCs w:val="24"/>
        </w:rPr>
      </w:pPr>
    </w:p>
    <w:p w14:paraId="7CD2F2DC" w14:textId="77777777" w:rsidR="00530057"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Default="00530057">
            <w:pPr>
              <w:spacing w:before="60" w:after="60" w:line="240" w:lineRule="auto"/>
              <w:jc w:val="center"/>
              <w:rPr>
                <w:rFonts w:cs="Times New Roman"/>
                <w:sz w:val="20"/>
                <w:szCs w:val="20"/>
              </w:rPr>
            </w:pPr>
            <w:r>
              <w:rPr>
                <w:rFonts w:cs="Times New Roman"/>
                <w:szCs w:val="24"/>
              </w:rPr>
              <w:br w:type="page"/>
            </w:r>
            <w:r>
              <w:rPr>
                <w:rFonts w:cs="Times New Roman"/>
                <w:sz w:val="20"/>
                <w:szCs w:val="20"/>
              </w:rPr>
              <w:t>Citar/</w:t>
            </w:r>
            <w:proofErr w:type="spellStart"/>
            <w:r>
              <w:rPr>
                <w:rFonts w:cs="Times New Roman"/>
                <w:sz w:val="20"/>
                <w:szCs w:val="20"/>
              </w:rPr>
              <w:t>How</w:t>
            </w:r>
            <w:proofErr w:type="spellEnd"/>
            <w:r>
              <w:rPr>
                <w:rFonts w:cs="Times New Roman"/>
                <w:sz w:val="20"/>
                <w:szCs w:val="20"/>
              </w:rPr>
              <w:t xml:space="preserve"> </w:t>
            </w:r>
            <w:proofErr w:type="spellStart"/>
            <w:r>
              <w:rPr>
                <w:rFonts w:cs="Times New Roman"/>
                <w:sz w:val="20"/>
                <w:szCs w:val="20"/>
              </w:rPr>
              <w:t>to</w:t>
            </w:r>
            <w:proofErr w:type="spellEnd"/>
            <w:r>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Default="00530057">
            <w:pPr>
              <w:rPr>
                <w:rFonts w:cs="Times New Roman"/>
                <w:sz w:val="20"/>
                <w:szCs w:val="20"/>
              </w:rPr>
            </w:pPr>
            <w:r>
              <w:rPr>
                <w:rFonts w:cs="Times New Roman"/>
                <w:sz w:val="20"/>
                <w:szCs w:val="20"/>
              </w:rPr>
              <w:t>(Diaz et al., 202</w:t>
            </w:r>
            <w:r w:rsidR="00AC67EC">
              <w:rPr>
                <w:rFonts w:cs="Times New Roman"/>
                <w:sz w:val="20"/>
                <w:szCs w:val="20"/>
              </w:rPr>
              <w:t>3</w:t>
            </w:r>
            <w:r>
              <w:rPr>
                <w:rFonts w:cs="Times New Roman"/>
                <w:sz w:val="20"/>
                <w:szCs w:val="20"/>
              </w:rPr>
              <w:t>)</w:t>
            </w:r>
          </w:p>
        </w:tc>
      </w:tr>
      <w:tr w:rsidR="00530057"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Default="00530057">
            <w:pPr>
              <w:spacing w:before="60" w:line="240" w:lineRule="auto"/>
              <w:jc w:val="center"/>
              <w:rPr>
                <w:rFonts w:cs="Times New Roman"/>
                <w:sz w:val="20"/>
                <w:szCs w:val="20"/>
              </w:rPr>
            </w:pPr>
            <w:r>
              <w:rPr>
                <w:rFonts w:cs="Times New Roman"/>
                <w:sz w:val="20"/>
                <w:szCs w:val="20"/>
              </w:rPr>
              <w:t>Referencia/Reference</w:t>
            </w:r>
          </w:p>
          <w:p w14:paraId="657B7732" w14:textId="77777777" w:rsidR="00530057" w:rsidRDefault="00530057">
            <w:pPr>
              <w:spacing w:line="276" w:lineRule="auto"/>
              <w:jc w:val="center"/>
              <w:rPr>
                <w:rFonts w:cs="Times New Roman"/>
                <w:sz w:val="20"/>
                <w:szCs w:val="20"/>
              </w:rPr>
            </w:pPr>
          </w:p>
          <w:p w14:paraId="4C98ACC7" w14:textId="77777777" w:rsidR="00530057" w:rsidRDefault="00530057">
            <w:pPr>
              <w:spacing w:line="240" w:lineRule="auto"/>
              <w:jc w:val="center"/>
              <w:rPr>
                <w:rFonts w:cs="Times New Roman"/>
                <w:sz w:val="20"/>
                <w:szCs w:val="20"/>
              </w:rPr>
            </w:pPr>
            <w:r>
              <w:rPr>
                <w:rFonts w:cs="Times New Roman"/>
                <w:sz w:val="20"/>
                <w:szCs w:val="20"/>
              </w:rPr>
              <w:t>Estilo/Style:</w:t>
            </w:r>
          </w:p>
          <w:p w14:paraId="1829328D" w14:textId="77777777" w:rsidR="00530057" w:rsidRDefault="00530057">
            <w:pPr>
              <w:spacing w:after="120" w:line="240" w:lineRule="auto"/>
              <w:jc w:val="center"/>
              <w:rPr>
                <w:rFonts w:cs="Times New Roman"/>
                <w:sz w:val="20"/>
                <w:szCs w:val="20"/>
              </w:rPr>
            </w:pPr>
            <w:r>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Default="00C87BD4" w:rsidP="00AC67EC">
            <w:pPr>
              <w:spacing w:after="60" w:line="276" w:lineRule="auto"/>
              <w:ind w:left="709" w:hanging="709"/>
              <w:rPr>
                <w:rFonts w:cs="Times New Roman"/>
                <w:sz w:val="20"/>
                <w:szCs w:val="20"/>
              </w:rPr>
            </w:pPr>
            <w:r>
              <w:rPr>
                <w:rFonts w:cs="Times New Roman"/>
                <w:sz w:val="20"/>
                <w:szCs w:val="20"/>
              </w:rPr>
              <w:t>Diaz, C.A; Contreras, J.E y Villarreal, J. M.</w:t>
            </w:r>
            <w:r w:rsidR="00AC67EC">
              <w:rPr>
                <w:rFonts w:cs="Times New Roman"/>
                <w:sz w:val="20"/>
                <w:szCs w:val="20"/>
              </w:rPr>
              <w:t xml:space="preserve"> (2023). </w:t>
            </w:r>
            <w:r w:rsidR="00AC67EC" w:rsidRPr="00AC67EC">
              <w:rPr>
                <w:bCs/>
                <w:i/>
                <w:iCs/>
                <w:sz w:val="20"/>
                <w:szCs w:val="20"/>
              </w:rPr>
              <w:t>Simulador de datos climáticos para el desarrollo de proyectos IoT</w:t>
            </w:r>
            <w:r w:rsidR="00AC67EC">
              <w:rPr>
                <w:rFonts w:cs="Times New Roman"/>
                <w:sz w:val="20"/>
                <w:szCs w:val="20"/>
              </w:rPr>
              <w:t>.</w:t>
            </w:r>
            <w:r w:rsidR="00530057">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Pr>
                    <w:rStyle w:val="Estilo10"/>
                    <w:szCs w:val="20"/>
                  </w:rPr>
                  <w:t>Trabajo de grado profesional</w:t>
                </w:r>
              </w:sdtContent>
            </w:sdt>
            <w:r w:rsidR="00530057">
              <w:rPr>
                <w:rFonts w:cs="Times New Roman"/>
                <w:szCs w:val="20"/>
              </w:rPr>
              <w:t>]</w:t>
            </w:r>
            <w:r w:rsidR="00530057">
              <w:rPr>
                <w:rFonts w:cs="Times New Roman"/>
                <w:sz w:val="20"/>
                <w:szCs w:val="20"/>
              </w:rPr>
              <w:t>. Universidad de San Buenaventura</w:t>
            </w:r>
            <w:r w:rsidR="00530057">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Pr>
                    <w:rStyle w:val="Estilo10"/>
                    <w:szCs w:val="20"/>
                  </w:rPr>
                  <w:t>Seleccione sede / seccional y/o extensión</w:t>
                </w:r>
              </w:sdtContent>
            </w:sdt>
            <w:r w:rsidR="00530057">
              <w:rPr>
                <w:rFonts w:cs="Times New Roman"/>
                <w:szCs w:val="20"/>
              </w:rPr>
              <w:t>.</w:t>
            </w:r>
          </w:p>
        </w:tc>
      </w:tr>
    </w:tbl>
    <w:p w14:paraId="6CCB2072" w14:textId="4B77A1B8" w:rsidR="00530057"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14:paraId="4F737D64" w14:textId="77777777" w:rsidTr="00AC67EC">
        <w:tc>
          <w:tcPr>
            <w:tcW w:w="2552" w:type="dxa"/>
            <w:vAlign w:val="center"/>
            <w:hideMark/>
          </w:tcPr>
          <w:p w14:paraId="70300400" w14:textId="678A92F2" w:rsidR="00AC67EC" w:rsidRDefault="00AC67EC">
            <w:pPr>
              <w:jc w:val="left"/>
              <w:rPr>
                <w:rFonts w:cs="Times New Roman"/>
                <w:sz w:val="20"/>
                <w:szCs w:val="20"/>
              </w:rPr>
            </w:pPr>
            <w:r>
              <w:rPr>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Default="00AC67EC">
            <w:pPr>
              <w:jc w:val="left"/>
              <w:rPr>
                <w:rFonts w:cs="Times New Roman"/>
                <w:sz w:val="20"/>
                <w:szCs w:val="20"/>
              </w:rPr>
            </w:pPr>
            <w:r>
              <w:rPr>
                <w:rFonts w:cs="Times New Roman"/>
                <w:sz w:val="20"/>
                <w:szCs w:val="20"/>
              </w:rPr>
              <w:t>Biblioteca Digital (Repositorio)</w:t>
            </w:r>
          </w:p>
          <w:p w14:paraId="5FD6D342" w14:textId="77777777" w:rsidR="00AC67EC" w:rsidRDefault="00AC67EC">
            <w:pPr>
              <w:jc w:val="left"/>
              <w:rPr>
                <w:noProof/>
                <w:sz w:val="20"/>
                <w:szCs w:val="20"/>
              </w:rPr>
            </w:pPr>
            <w:r>
              <w:rPr>
                <w:rFonts w:cs="Times New Roman"/>
                <w:sz w:val="20"/>
                <w:szCs w:val="20"/>
              </w:rPr>
              <w:t>www.bibliotecadigital.usb.edu.co</w:t>
            </w:r>
          </w:p>
        </w:tc>
      </w:tr>
    </w:tbl>
    <w:p w14:paraId="1C9E4D2E" w14:textId="77777777" w:rsidR="00AC67EC" w:rsidRDefault="00AC67EC" w:rsidP="00AC67EC">
      <w:pPr>
        <w:jc w:val="left"/>
        <w:rPr>
          <w:rFonts w:cs="Times New Roman"/>
          <w:b/>
          <w:sz w:val="20"/>
          <w:szCs w:val="20"/>
        </w:rPr>
      </w:pPr>
    </w:p>
    <w:p w14:paraId="0003AE1D" w14:textId="77777777" w:rsidR="00AC67EC" w:rsidRDefault="00AC67EC" w:rsidP="00AC67EC">
      <w:pPr>
        <w:jc w:val="left"/>
        <w:rPr>
          <w:rFonts w:cs="Times New Roman"/>
          <w:sz w:val="20"/>
          <w:szCs w:val="20"/>
        </w:rPr>
      </w:pPr>
      <w:r>
        <w:rPr>
          <w:rFonts w:cs="Times New Roman"/>
          <w:b/>
          <w:sz w:val="20"/>
          <w:szCs w:val="20"/>
        </w:rPr>
        <w:t>Bibliotecas Universidad de San Buenaventura</w:t>
      </w:r>
    </w:p>
    <w:p w14:paraId="283B3E31" w14:textId="77777777" w:rsidR="00AC67EC" w:rsidRDefault="00AC67EC" w:rsidP="00AC67EC">
      <w:pPr>
        <w:spacing w:line="276" w:lineRule="auto"/>
        <w:jc w:val="left"/>
        <w:rPr>
          <w:rFonts w:cs="Times New Roman"/>
          <w:sz w:val="20"/>
          <w:szCs w:val="20"/>
        </w:rPr>
      </w:pPr>
      <w:r>
        <w:rPr>
          <w:rFonts w:cs="Times New Roman"/>
          <w:sz w:val="20"/>
          <w:szCs w:val="20"/>
        </w:rPr>
        <w:t>Biblioteca Fray Alberto Montealegre O.F.M. - Bogotá.</w:t>
      </w:r>
    </w:p>
    <w:p w14:paraId="03CDA55D" w14:textId="77777777" w:rsidR="00AC67EC" w:rsidRDefault="00AC67EC" w:rsidP="00AC67EC">
      <w:pPr>
        <w:spacing w:line="276" w:lineRule="auto"/>
        <w:jc w:val="left"/>
        <w:rPr>
          <w:rFonts w:cs="Times New Roman"/>
          <w:sz w:val="20"/>
          <w:szCs w:val="20"/>
        </w:rPr>
      </w:pPr>
      <w:r>
        <w:rPr>
          <w:rFonts w:cs="Times New Roman"/>
          <w:sz w:val="20"/>
          <w:szCs w:val="20"/>
        </w:rPr>
        <w:t>Biblioteca Fray Arturo Calle Restrepo O.F.M.</w:t>
      </w:r>
      <w:r>
        <w:rPr>
          <w:rFonts w:cs="Times New Roman"/>
          <w:b/>
          <w:sz w:val="20"/>
          <w:szCs w:val="20"/>
        </w:rPr>
        <w:t xml:space="preserve"> - </w:t>
      </w:r>
      <w:r>
        <w:rPr>
          <w:rFonts w:cs="Times New Roman"/>
          <w:sz w:val="20"/>
          <w:szCs w:val="20"/>
        </w:rPr>
        <w:t>Medellín, Bello, Armenia, Ibagué.</w:t>
      </w:r>
    </w:p>
    <w:p w14:paraId="034D8DA2" w14:textId="77777777" w:rsidR="00AC67EC" w:rsidRDefault="00AC67EC" w:rsidP="00AC67EC">
      <w:pPr>
        <w:spacing w:line="276" w:lineRule="auto"/>
        <w:jc w:val="left"/>
        <w:rPr>
          <w:rFonts w:cs="Times New Roman"/>
          <w:sz w:val="20"/>
          <w:szCs w:val="20"/>
        </w:rPr>
      </w:pPr>
      <w:r>
        <w:rPr>
          <w:rFonts w:cs="Times New Roman"/>
          <w:sz w:val="20"/>
          <w:szCs w:val="20"/>
        </w:rPr>
        <w:t>Departamento de Biblioteca - Cali.</w:t>
      </w:r>
    </w:p>
    <w:p w14:paraId="513F3B75" w14:textId="77777777" w:rsidR="00AC67EC" w:rsidRDefault="00AC67EC" w:rsidP="00AC67EC">
      <w:pPr>
        <w:spacing w:line="276" w:lineRule="auto"/>
        <w:jc w:val="left"/>
        <w:rPr>
          <w:rFonts w:cs="Times New Roman"/>
          <w:sz w:val="20"/>
          <w:szCs w:val="20"/>
        </w:rPr>
      </w:pPr>
      <w:r>
        <w:rPr>
          <w:rFonts w:cs="Times New Roman"/>
          <w:sz w:val="20"/>
          <w:szCs w:val="20"/>
        </w:rPr>
        <w:t>Biblioteca Central Fray Antonio de Marchena – Cartagena.</w:t>
      </w:r>
    </w:p>
    <w:p w14:paraId="01D8D129" w14:textId="77777777" w:rsidR="00AC67EC" w:rsidRDefault="00AC67EC" w:rsidP="00AC67EC">
      <w:pPr>
        <w:jc w:val="center"/>
        <w:rPr>
          <w:rFonts w:cs="Times New Roman"/>
          <w:b/>
          <w:sz w:val="20"/>
          <w:szCs w:val="20"/>
        </w:rPr>
      </w:pPr>
    </w:p>
    <w:p w14:paraId="75DCD5ED" w14:textId="77777777" w:rsidR="00AC67EC" w:rsidRDefault="00AC67EC" w:rsidP="00AC67EC">
      <w:pPr>
        <w:jc w:val="center"/>
        <w:rPr>
          <w:rFonts w:cs="Times New Roman"/>
          <w:b/>
          <w:sz w:val="20"/>
          <w:szCs w:val="20"/>
        </w:rPr>
      </w:pPr>
    </w:p>
    <w:p w14:paraId="3407E29B" w14:textId="77777777" w:rsidR="00AC67EC" w:rsidRDefault="00AC67EC" w:rsidP="00AC67EC">
      <w:pPr>
        <w:spacing w:line="276" w:lineRule="auto"/>
        <w:jc w:val="left"/>
        <w:rPr>
          <w:rFonts w:cs="Times New Roman"/>
          <w:sz w:val="20"/>
          <w:szCs w:val="20"/>
        </w:rPr>
      </w:pPr>
      <w:r>
        <w:rPr>
          <w:rFonts w:cs="Times New Roman"/>
          <w:b/>
          <w:bCs/>
          <w:sz w:val="20"/>
          <w:szCs w:val="20"/>
        </w:rPr>
        <w:t>Universidad de San Buenaventura Colombia</w:t>
      </w:r>
      <w:r>
        <w:rPr>
          <w:rFonts w:cs="Times New Roman"/>
          <w:sz w:val="20"/>
          <w:szCs w:val="20"/>
        </w:rPr>
        <w:t xml:space="preserve"> - www.usb.edu.co</w:t>
      </w:r>
    </w:p>
    <w:p w14:paraId="2D8D284E" w14:textId="77777777" w:rsidR="00AC67EC" w:rsidRDefault="00AC67EC" w:rsidP="00AC67EC">
      <w:pPr>
        <w:spacing w:line="276" w:lineRule="auto"/>
        <w:jc w:val="left"/>
        <w:rPr>
          <w:rFonts w:cs="Times New Roman"/>
          <w:sz w:val="20"/>
          <w:szCs w:val="20"/>
        </w:rPr>
      </w:pPr>
      <w:r>
        <w:rPr>
          <w:rFonts w:cs="Times New Roman"/>
          <w:sz w:val="20"/>
          <w:szCs w:val="20"/>
        </w:rPr>
        <w:t>Bogotá</w:t>
      </w:r>
      <w:r>
        <w:rPr>
          <w:rFonts w:cs="Times New Roman"/>
          <w:b/>
          <w:sz w:val="20"/>
          <w:szCs w:val="20"/>
        </w:rPr>
        <w:t xml:space="preserve"> - </w:t>
      </w:r>
      <w:r>
        <w:rPr>
          <w:rFonts w:cs="Times New Roman"/>
          <w:sz w:val="20"/>
          <w:szCs w:val="20"/>
        </w:rPr>
        <w:t>www.usbbog.edu.co</w:t>
      </w:r>
    </w:p>
    <w:p w14:paraId="1B500391" w14:textId="77777777" w:rsidR="00AC67EC" w:rsidRDefault="00AC67EC" w:rsidP="00AC67EC">
      <w:pPr>
        <w:spacing w:line="276" w:lineRule="auto"/>
        <w:jc w:val="left"/>
        <w:rPr>
          <w:rFonts w:cs="Times New Roman"/>
          <w:sz w:val="20"/>
          <w:szCs w:val="20"/>
        </w:rPr>
      </w:pPr>
      <w:r>
        <w:rPr>
          <w:rFonts w:cs="Times New Roman"/>
          <w:sz w:val="20"/>
          <w:szCs w:val="20"/>
        </w:rPr>
        <w:t>Medellín</w:t>
      </w:r>
      <w:r>
        <w:rPr>
          <w:rFonts w:cs="Times New Roman"/>
          <w:b/>
          <w:sz w:val="20"/>
          <w:szCs w:val="20"/>
        </w:rPr>
        <w:t xml:space="preserve"> - </w:t>
      </w:r>
      <w:r>
        <w:rPr>
          <w:rFonts w:cs="Times New Roman"/>
          <w:sz w:val="20"/>
          <w:szCs w:val="20"/>
        </w:rPr>
        <w:t>www.usbmed.edu.co</w:t>
      </w:r>
    </w:p>
    <w:p w14:paraId="67A5933C" w14:textId="77777777" w:rsidR="00AC67EC" w:rsidRDefault="00AC67EC" w:rsidP="00AC67EC">
      <w:pPr>
        <w:spacing w:line="276" w:lineRule="auto"/>
        <w:jc w:val="left"/>
        <w:rPr>
          <w:rFonts w:cs="Times New Roman"/>
          <w:sz w:val="20"/>
          <w:szCs w:val="20"/>
        </w:rPr>
      </w:pPr>
      <w:r>
        <w:rPr>
          <w:rFonts w:cs="Times New Roman"/>
          <w:sz w:val="20"/>
          <w:szCs w:val="20"/>
        </w:rPr>
        <w:t>Cali -</w:t>
      </w:r>
      <w:r>
        <w:rPr>
          <w:rFonts w:cs="Times New Roman"/>
          <w:b/>
          <w:sz w:val="20"/>
          <w:szCs w:val="20"/>
        </w:rPr>
        <w:t xml:space="preserve"> </w:t>
      </w:r>
      <w:r>
        <w:rPr>
          <w:rFonts w:cs="Times New Roman"/>
          <w:sz w:val="20"/>
          <w:szCs w:val="20"/>
        </w:rPr>
        <w:t>www.usbcali.edu.co</w:t>
      </w:r>
    </w:p>
    <w:p w14:paraId="560E6287" w14:textId="77777777" w:rsidR="00AC67EC" w:rsidRDefault="00AC67EC" w:rsidP="00AC67EC">
      <w:pPr>
        <w:spacing w:line="276" w:lineRule="auto"/>
        <w:jc w:val="left"/>
        <w:rPr>
          <w:rFonts w:cs="Times New Roman"/>
          <w:sz w:val="20"/>
          <w:szCs w:val="20"/>
        </w:rPr>
      </w:pPr>
      <w:r>
        <w:rPr>
          <w:rFonts w:cs="Times New Roman"/>
          <w:sz w:val="20"/>
          <w:szCs w:val="20"/>
        </w:rPr>
        <w:t>Cartagena - www.usbctg.edu.co</w:t>
      </w:r>
    </w:p>
    <w:p w14:paraId="00E6A6F2" w14:textId="77777777" w:rsidR="00AC67EC" w:rsidRDefault="00AC67EC" w:rsidP="00AC67EC">
      <w:pPr>
        <w:spacing w:line="276" w:lineRule="auto"/>
        <w:jc w:val="left"/>
        <w:rPr>
          <w:rFonts w:cs="Times New Roman"/>
          <w:sz w:val="20"/>
          <w:szCs w:val="20"/>
        </w:rPr>
      </w:pPr>
      <w:r>
        <w:rPr>
          <w:rFonts w:cs="Times New Roman"/>
          <w:sz w:val="20"/>
          <w:szCs w:val="20"/>
        </w:rPr>
        <w:t>Editorial Bonaventuriana - www.editorialbonaventuriana.usb.edu.co</w:t>
      </w:r>
    </w:p>
    <w:p w14:paraId="2B9F337C" w14:textId="77777777" w:rsidR="00AC67EC" w:rsidRDefault="00AC67EC" w:rsidP="00AC67EC">
      <w:pPr>
        <w:spacing w:line="276" w:lineRule="auto"/>
        <w:jc w:val="left"/>
        <w:rPr>
          <w:rFonts w:cs="Times New Roman"/>
          <w:sz w:val="20"/>
          <w:szCs w:val="20"/>
        </w:rPr>
      </w:pPr>
      <w:r>
        <w:rPr>
          <w:rFonts w:cs="Times New Roman"/>
          <w:sz w:val="20"/>
          <w:szCs w:val="20"/>
        </w:rPr>
        <w:t>Revistas científicas – www.revistas.usb.edu.co</w:t>
      </w:r>
    </w:p>
    <w:p w14:paraId="4783FB5E" w14:textId="2D4F11BA" w:rsidR="00AC67EC" w:rsidRDefault="00AC67EC" w:rsidP="008429A4">
      <w:pPr>
        <w:jc w:val="center"/>
        <w:rPr>
          <w:rFonts w:cs="Times New Roman"/>
          <w:b/>
          <w:szCs w:val="24"/>
        </w:rPr>
      </w:pPr>
    </w:p>
    <w:p w14:paraId="4D67D879" w14:textId="7C7012F7" w:rsidR="00AC67EC" w:rsidRDefault="00AC67EC" w:rsidP="008429A4">
      <w:pPr>
        <w:jc w:val="center"/>
        <w:rPr>
          <w:rFonts w:cs="Times New Roman"/>
          <w:b/>
          <w:szCs w:val="24"/>
        </w:rPr>
      </w:pPr>
    </w:p>
    <w:p w14:paraId="729492CD" w14:textId="48D0B317" w:rsidR="00AC67EC" w:rsidRDefault="00AC67EC" w:rsidP="008429A4">
      <w:pPr>
        <w:jc w:val="center"/>
        <w:rPr>
          <w:rFonts w:cs="Times New Roman"/>
          <w:b/>
          <w:szCs w:val="24"/>
        </w:rPr>
      </w:pPr>
    </w:p>
    <w:p w14:paraId="0973537F" w14:textId="2856F652" w:rsidR="00AC67EC" w:rsidRDefault="00AC67EC" w:rsidP="008429A4">
      <w:pPr>
        <w:jc w:val="center"/>
        <w:rPr>
          <w:rFonts w:cs="Times New Roman"/>
          <w:b/>
          <w:szCs w:val="24"/>
        </w:rPr>
      </w:pPr>
    </w:p>
    <w:p w14:paraId="2B3470B2" w14:textId="15D42C64" w:rsidR="00AC67EC" w:rsidRDefault="00AC67EC" w:rsidP="008429A4">
      <w:pPr>
        <w:jc w:val="center"/>
        <w:rPr>
          <w:rFonts w:cs="Times New Roman"/>
          <w:b/>
          <w:szCs w:val="24"/>
        </w:rPr>
      </w:pPr>
    </w:p>
    <w:p w14:paraId="07B7B5FF" w14:textId="2DCDBDEC" w:rsidR="00AC67EC" w:rsidRDefault="00AC67EC" w:rsidP="008429A4">
      <w:pPr>
        <w:jc w:val="center"/>
        <w:rPr>
          <w:rFonts w:cs="Times New Roman"/>
          <w:b/>
          <w:szCs w:val="24"/>
        </w:rPr>
      </w:pPr>
    </w:p>
    <w:p w14:paraId="48FBC8BF" w14:textId="7E512232" w:rsidR="00AC67EC" w:rsidRDefault="00AC67EC" w:rsidP="008429A4">
      <w:pPr>
        <w:jc w:val="center"/>
        <w:rPr>
          <w:rFonts w:cs="Times New Roman"/>
          <w:b/>
          <w:szCs w:val="24"/>
        </w:rPr>
      </w:pPr>
    </w:p>
    <w:p w14:paraId="0999DE11" w14:textId="1B3B1345" w:rsidR="00AC67EC" w:rsidRDefault="00AC67EC" w:rsidP="008429A4">
      <w:pPr>
        <w:jc w:val="center"/>
        <w:rPr>
          <w:rFonts w:cs="Times New Roman"/>
          <w:b/>
          <w:szCs w:val="24"/>
        </w:rPr>
      </w:pPr>
    </w:p>
    <w:p w14:paraId="445F015A" w14:textId="0BC3B7E2" w:rsidR="00AC0534" w:rsidRDefault="00AC0534" w:rsidP="008429A4">
      <w:pPr>
        <w:jc w:val="center"/>
        <w:rPr>
          <w:rFonts w:cs="Times New Roman"/>
          <w:b/>
          <w:szCs w:val="24"/>
        </w:rPr>
      </w:pPr>
    </w:p>
    <w:p w14:paraId="6E7218F0" w14:textId="2A33A61A" w:rsidR="00AC0534" w:rsidRDefault="00AC0534" w:rsidP="008429A4">
      <w:pPr>
        <w:jc w:val="center"/>
        <w:rPr>
          <w:rFonts w:cs="Times New Roman"/>
          <w:b/>
          <w:szCs w:val="24"/>
        </w:rPr>
      </w:pPr>
    </w:p>
    <w:p w14:paraId="7569243D" w14:textId="5DA01EE3" w:rsidR="00AC67EC" w:rsidRDefault="00AC67EC" w:rsidP="008429A4">
      <w:pPr>
        <w:jc w:val="center"/>
        <w:rPr>
          <w:rFonts w:cs="Times New Roman"/>
          <w:b/>
          <w:szCs w:val="24"/>
        </w:rPr>
      </w:pPr>
    </w:p>
    <w:p w14:paraId="6CA5596D" w14:textId="77777777" w:rsidR="003A3C4F" w:rsidRDefault="003A3C4F" w:rsidP="008429A4">
      <w:pPr>
        <w:jc w:val="center"/>
        <w:rPr>
          <w:rFonts w:cs="Times New Roman"/>
          <w:b/>
          <w:szCs w:val="24"/>
        </w:rPr>
      </w:pPr>
    </w:p>
    <w:p w14:paraId="47A8B0BF" w14:textId="3AF53956" w:rsidR="008429A4" w:rsidRPr="006B13CA" w:rsidRDefault="008429A4" w:rsidP="008429A4">
      <w:pPr>
        <w:jc w:val="center"/>
        <w:rPr>
          <w:rFonts w:cs="Times New Roman"/>
          <w:szCs w:val="24"/>
        </w:rPr>
      </w:pPr>
      <w:r w:rsidRPr="00A0794E">
        <w:rPr>
          <w:rFonts w:cs="Times New Roman"/>
          <w:b/>
          <w:szCs w:val="24"/>
        </w:rPr>
        <w:t>Dedicatoria</w:t>
      </w:r>
    </w:p>
    <w:p w14:paraId="2D9168A1" w14:textId="77777777" w:rsidR="008429A4" w:rsidRDefault="008429A4" w:rsidP="008429A4">
      <w:pPr>
        <w:jc w:val="center"/>
        <w:rPr>
          <w:rFonts w:cs="Times New Roman"/>
          <w:szCs w:val="24"/>
        </w:rPr>
      </w:pPr>
    </w:p>
    <w:p w14:paraId="3E67A8C7" w14:textId="77777777" w:rsidR="008429A4" w:rsidRDefault="008429A4" w:rsidP="008429A4">
      <w:pPr>
        <w:tabs>
          <w:tab w:val="center" w:pos="4702"/>
          <w:tab w:val="right" w:pos="9404"/>
        </w:tabs>
        <w:jc w:val="left"/>
        <w:rPr>
          <w:rFonts w:cs="Times New Roman"/>
          <w:szCs w:val="24"/>
        </w:rPr>
      </w:pPr>
      <w:r>
        <w:rPr>
          <w:rFonts w:cs="Times New Roman"/>
          <w:szCs w:val="24"/>
        </w:rPr>
        <w:tab/>
        <w:t>Texto de dedicatoria centrado.</w:t>
      </w:r>
      <w:r>
        <w:rPr>
          <w:rFonts w:cs="Times New Roman"/>
          <w:szCs w:val="24"/>
        </w:rPr>
        <w:tab/>
      </w:r>
    </w:p>
    <w:p w14:paraId="29C2AE4A" w14:textId="77777777" w:rsidR="008429A4" w:rsidRDefault="008429A4" w:rsidP="008429A4">
      <w:pPr>
        <w:rPr>
          <w:rFonts w:cs="Times New Roman"/>
          <w:szCs w:val="24"/>
        </w:rPr>
      </w:pPr>
      <w:r>
        <w:rPr>
          <w:rFonts w:cs="Times New Roman"/>
          <w:szCs w:val="24"/>
        </w:rPr>
        <w:tab/>
      </w:r>
    </w:p>
    <w:p w14:paraId="2CA5181D" w14:textId="77777777" w:rsidR="008429A4" w:rsidRDefault="008429A4" w:rsidP="008429A4">
      <w:pPr>
        <w:rPr>
          <w:rFonts w:cs="Times New Roman"/>
          <w:szCs w:val="24"/>
        </w:rPr>
      </w:pPr>
    </w:p>
    <w:p w14:paraId="549AD219" w14:textId="77777777" w:rsidR="008429A4" w:rsidRDefault="008429A4" w:rsidP="008429A4">
      <w:pPr>
        <w:tabs>
          <w:tab w:val="left" w:pos="7305"/>
        </w:tabs>
        <w:rPr>
          <w:rFonts w:cs="Times New Roman"/>
          <w:szCs w:val="24"/>
        </w:rPr>
      </w:pPr>
      <w:r>
        <w:rPr>
          <w:rFonts w:cs="Times New Roman"/>
          <w:szCs w:val="24"/>
        </w:rPr>
        <w:tab/>
      </w:r>
    </w:p>
    <w:p w14:paraId="527AE073" w14:textId="77777777" w:rsidR="008429A4" w:rsidRDefault="008429A4" w:rsidP="008429A4">
      <w:pPr>
        <w:rPr>
          <w:rFonts w:cs="Times New Roman"/>
          <w:szCs w:val="24"/>
        </w:rPr>
      </w:pPr>
    </w:p>
    <w:p w14:paraId="4F016DAC" w14:textId="77777777" w:rsidR="008429A4" w:rsidRDefault="008429A4" w:rsidP="008429A4">
      <w:pPr>
        <w:rPr>
          <w:rFonts w:cs="Times New Roman"/>
          <w:szCs w:val="24"/>
        </w:rPr>
      </w:pPr>
    </w:p>
    <w:p w14:paraId="04D94DC8" w14:textId="77777777" w:rsidR="008429A4" w:rsidRDefault="008429A4" w:rsidP="008429A4">
      <w:pPr>
        <w:rPr>
          <w:rFonts w:cs="Times New Roman"/>
          <w:szCs w:val="24"/>
        </w:rPr>
      </w:pPr>
    </w:p>
    <w:p w14:paraId="1F89B385" w14:textId="77777777" w:rsidR="008429A4" w:rsidRDefault="008429A4" w:rsidP="008429A4">
      <w:pPr>
        <w:rPr>
          <w:rFonts w:cs="Times New Roman"/>
          <w:szCs w:val="24"/>
        </w:rPr>
      </w:pPr>
    </w:p>
    <w:p w14:paraId="00B8C232" w14:textId="77777777" w:rsidR="008429A4" w:rsidRDefault="008429A4" w:rsidP="008429A4">
      <w:pPr>
        <w:rPr>
          <w:rFonts w:cs="Times New Roman"/>
          <w:szCs w:val="24"/>
        </w:rPr>
      </w:pPr>
    </w:p>
    <w:p w14:paraId="4AFEB993" w14:textId="77777777" w:rsidR="008429A4" w:rsidRDefault="008429A4" w:rsidP="008429A4">
      <w:pPr>
        <w:rPr>
          <w:rFonts w:cs="Times New Roman"/>
          <w:szCs w:val="24"/>
        </w:rPr>
      </w:pPr>
    </w:p>
    <w:p w14:paraId="29222C33" w14:textId="77777777" w:rsidR="008429A4" w:rsidRDefault="008429A4" w:rsidP="008429A4">
      <w:pPr>
        <w:rPr>
          <w:rFonts w:cs="Times New Roman"/>
          <w:szCs w:val="24"/>
        </w:rPr>
      </w:pPr>
    </w:p>
    <w:p w14:paraId="1F065FC5" w14:textId="77777777" w:rsidR="008429A4" w:rsidRDefault="008429A4" w:rsidP="008429A4">
      <w:pPr>
        <w:rPr>
          <w:rFonts w:cs="Times New Roman"/>
          <w:szCs w:val="24"/>
        </w:rPr>
      </w:pPr>
    </w:p>
    <w:p w14:paraId="5294C7BB" w14:textId="77777777" w:rsidR="008429A4" w:rsidRDefault="008429A4" w:rsidP="008429A4">
      <w:pPr>
        <w:rPr>
          <w:rFonts w:cs="Times New Roman"/>
          <w:szCs w:val="24"/>
        </w:rPr>
      </w:pPr>
    </w:p>
    <w:p w14:paraId="30BF2F7F" w14:textId="77777777" w:rsidR="008429A4" w:rsidRDefault="008429A4" w:rsidP="008429A4">
      <w:pPr>
        <w:rPr>
          <w:rFonts w:cs="Times New Roman"/>
          <w:szCs w:val="24"/>
        </w:rPr>
      </w:pPr>
    </w:p>
    <w:p w14:paraId="318DD775" w14:textId="77777777" w:rsidR="008429A4" w:rsidRPr="00276B85" w:rsidRDefault="008429A4" w:rsidP="008429A4">
      <w:pPr>
        <w:spacing w:after="160" w:line="259" w:lineRule="auto"/>
        <w:jc w:val="center"/>
        <w:rPr>
          <w:rFonts w:cs="Times New Roman"/>
          <w:b/>
          <w:szCs w:val="24"/>
        </w:rPr>
      </w:pPr>
      <w:r w:rsidRPr="00A0794E">
        <w:rPr>
          <w:rFonts w:cs="Times New Roman"/>
          <w:b/>
          <w:szCs w:val="24"/>
        </w:rPr>
        <w:t>Agradecimientos</w:t>
      </w:r>
    </w:p>
    <w:p w14:paraId="298F5F73" w14:textId="77777777" w:rsidR="008429A4" w:rsidRDefault="008429A4" w:rsidP="008429A4">
      <w:pPr>
        <w:jc w:val="center"/>
        <w:rPr>
          <w:rFonts w:cs="Times New Roman"/>
          <w:szCs w:val="24"/>
        </w:rPr>
      </w:pPr>
    </w:p>
    <w:p w14:paraId="7C4D7E3D" w14:textId="77777777" w:rsidR="008429A4" w:rsidRDefault="008429A4" w:rsidP="008429A4">
      <w:pPr>
        <w:jc w:val="center"/>
        <w:rPr>
          <w:rFonts w:cs="Times New Roman"/>
          <w:szCs w:val="24"/>
        </w:rPr>
      </w:pPr>
      <w:r>
        <w:rPr>
          <w:rFonts w:cs="Times New Roman"/>
          <w:szCs w:val="24"/>
        </w:rPr>
        <w:t>Texto de agradecimientos centrado.</w:t>
      </w:r>
    </w:p>
    <w:p w14:paraId="43F0E498" w14:textId="77777777" w:rsidR="008429A4" w:rsidRDefault="008429A4" w:rsidP="008429A4">
      <w:pPr>
        <w:rPr>
          <w:rFonts w:cs="Times New Roman"/>
          <w:szCs w:val="24"/>
        </w:rPr>
      </w:pPr>
    </w:p>
    <w:p w14:paraId="0B7E6D92" w14:textId="77777777" w:rsidR="008429A4" w:rsidRDefault="008429A4" w:rsidP="008429A4">
      <w:pPr>
        <w:jc w:val="center"/>
      </w:pPr>
    </w:p>
    <w:p w14:paraId="0C3E1F0F" w14:textId="77777777" w:rsidR="008429A4" w:rsidRDefault="008429A4" w:rsidP="008429A4">
      <w:pPr>
        <w:jc w:val="center"/>
      </w:pPr>
    </w:p>
    <w:p w14:paraId="463A2B96" w14:textId="77777777" w:rsidR="008429A4" w:rsidRDefault="008429A4" w:rsidP="008429A4">
      <w:pPr>
        <w:jc w:val="center"/>
      </w:pPr>
    </w:p>
    <w:p w14:paraId="40A6E89E" w14:textId="77777777" w:rsidR="008429A4" w:rsidRDefault="008429A4" w:rsidP="008429A4">
      <w:pPr>
        <w:jc w:val="center"/>
      </w:pPr>
    </w:p>
    <w:p w14:paraId="5E36C80B" w14:textId="77777777" w:rsidR="008429A4" w:rsidRDefault="008429A4" w:rsidP="008429A4">
      <w:pPr>
        <w:jc w:val="center"/>
      </w:pPr>
    </w:p>
    <w:p w14:paraId="76A5353F" w14:textId="77777777" w:rsidR="008429A4" w:rsidRDefault="008429A4" w:rsidP="008429A4">
      <w:pPr>
        <w:jc w:val="center"/>
      </w:pPr>
    </w:p>
    <w:p w14:paraId="3AF89744" w14:textId="77777777" w:rsidR="008429A4" w:rsidRDefault="008429A4" w:rsidP="008429A4">
      <w:pPr>
        <w:jc w:val="center"/>
      </w:pPr>
    </w:p>
    <w:p w14:paraId="09B6570D" w14:textId="1E64ABDA" w:rsidR="00BB53D7" w:rsidRDefault="00BB53D7" w:rsidP="008429A4">
      <w:pPr>
        <w:jc w:val="center"/>
      </w:pPr>
    </w:p>
    <w:p w14:paraId="17218A69" w14:textId="7CC7AB2B" w:rsidR="003A3C4F" w:rsidRDefault="003A3C4F" w:rsidP="008429A4">
      <w:pPr>
        <w:jc w:val="center"/>
      </w:pPr>
    </w:p>
    <w:p w14:paraId="12FE8656" w14:textId="147EFE72" w:rsidR="003A3C4F" w:rsidDel="00B459BD" w:rsidRDefault="003A3C4F" w:rsidP="008429A4">
      <w:pPr>
        <w:jc w:val="center"/>
        <w:rPr>
          <w:del w:id="1" w:author="Steff Guzmán" w:date="2023-03-13T18:14:00Z"/>
        </w:rPr>
      </w:pPr>
    </w:p>
    <w:customXmlInsRangeStart w:id="2" w:author="Steff Guzmán" w:date="2023-03-13T18:14:00Z"/>
    <w:sdt>
      <w:sdtPr>
        <w:rPr>
          <w:rFonts w:ascii="Times New Roman" w:eastAsiaTheme="minorHAnsi" w:hAnsi="Times New Roman" w:cstheme="minorBidi"/>
          <w:color w:val="auto"/>
          <w:sz w:val="24"/>
          <w:szCs w:val="22"/>
          <w:lang w:val="es-ES" w:eastAsia="en-US"/>
        </w:rPr>
        <w:id w:val="395171821"/>
        <w:docPartObj>
          <w:docPartGallery w:val="Table of Contents"/>
          <w:docPartUnique/>
        </w:docPartObj>
      </w:sdtPr>
      <w:sdtEndPr>
        <w:rPr>
          <w:b/>
          <w:bCs/>
        </w:rPr>
      </w:sdtEndPr>
      <w:sdtContent>
        <w:customXmlInsRangeEnd w:id="2"/>
        <w:p w14:paraId="5A2EE186" w14:textId="3320C8E0" w:rsidR="00B459BD" w:rsidRPr="00B459BD" w:rsidRDefault="00B459BD">
          <w:pPr>
            <w:pStyle w:val="TtuloTDC"/>
            <w:jc w:val="center"/>
            <w:rPr>
              <w:ins w:id="3" w:author="Steff Guzmán" w:date="2023-03-13T18:14:00Z"/>
              <w:color w:val="000000" w:themeColor="text1"/>
              <w:rPrChange w:id="4" w:author="Steff Guzmán" w:date="2023-03-13T18:14:00Z">
                <w:rPr>
                  <w:ins w:id="5" w:author="Steff Guzmán" w:date="2023-03-13T18:14:00Z"/>
                </w:rPr>
              </w:rPrChange>
            </w:rPr>
            <w:pPrChange w:id="6" w:author="Steff Guzmán" w:date="2023-03-13T18:14:00Z">
              <w:pPr>
                <w:pStyle w:val="TtuloTDC"/>
              </w:pPr>
            </w:pPrChange>
          </w:pPr>
          <w:ins w:id="7" w:author="Steff Guzmán" w:date="2023-03-13T18:14:00Z">
            <w:r w:rsidRPr="00B459BD">
              <w:rPr>
                <w:color w:val="000000" w:themeColor="text1"/>
                <w:lang w:val="es-ES"/>
                <w:rPrChange w:id="8" w:author="Steff Guzmán" w:date="2023-03-13T18:14:00Z">
                  <w:rPr>
                    <w:lang w:val="es-ES"/>
                  </w:rPr>
                </w:rPrChange>
              </w:rPr>
              <w:t>Tabla de contenido</w:t>
            </w:r>
          </w:ins>
        </w:p>
        <w:p w14:paraId="0A556CC2" w14:textId="1A746175" w:rsidR="00B459BD" w:rsidRDefault="00B459BD">
          <w:pPr>
            <w:pStyle w:val="TDC2"/>
            <w:rPr>
              <w:rFonts w:asciiTheme="minorHAnsi" w:eastAsiaTheme="minorEastAsia" w:hAnsiTheme="minorHAnsi"/>
              <w:noProof/>
              <w:sz w:val="22"/>
              <w:lang w:eastAsia="es-CO"/>
            </w:rPr>
          </w:pPr>
          <w:ins w:id="9" w:author="Steff Guzmán" w:date="2023-03-13T18:14:00Z">
            <w:r>
              <w:fldChar w:fldCharType="begin"/>
            </w:r>
            <w:r>
              <w:instrText xml:space="preserve"> TOC \o "1-3" \h \z \u </w:instrText>
            </w:r>
            <w:r>
              <w:fldChar w:fldCharType="separate"/>
            </w:r>
          </w:ins>
          <w:hyperlink w:anchor="_Toc129623690" w:history="1">
            <w:r w:rsidRPr="001A429D">
              <w:rPr>
                <w:rStyle w:val="Hipervnculo"/>
                <w:noProof/>
              </w:rPr>
              <w:t>Resumen</w:t>
            </w:r>
            <w:r>
              <w:rPr>
                <w:noProof/>
                <w:webHidden/>
              </w:rPr>
              <w:tab/>
            </w:r>
            <w:r>
              <w:rPr>
                <w:noProof/>
                <w:webHidden/>
              </w:rPr>
              <w:fldChar w:fldCharType="begin"/>
            </w:r>
            <w:r>
              <w:rPr>
                <w:noProof/>
                <w:webHidden/>
              </w:rPr>
              <w:instrText xml:space="preserve"> PAGEREF _Toc129623690 \h </w:instrText>
            </w:r>
            <w:r>
              <w:rPr>
                <w:noProof/>
                <w:webHidden/>
              </w:rPr>
            </w:r>
            <w:r>
              <w:rPr>
                <w:noProof/>
                <w:webHidden/>
              </w:rPr>
              <w:fldChar w:fldCharType="separate"/>
            </w:r>
            <w:r>
              <w:rPr>
                <w:noProof/>
                <w:webHidden/>
              </w:rPr>
              <w:t>8</w:t>
            </w:r>
            <w:r>
              <w:rPr>
                <w:noProof/>
                <w:webHidden/>
              </w:rPr>
              <w:fldChar w:fldCharType="end"/>
            </w:r>
          </w:hyperlink>
        </w:p>
        <w:p w14:paraId="0A39F691" w14:textId="55ADAA89" w:rsidR="00B459BD" w:rsidRDefault="00000000">
          <w:pPr>
            <w:pStyle w:val="TDC2"/>
            <w:rPr>
              <w:rFonts w:asciiTheme="minorHAnsi" w:eastAsiaTheme="minorEastAsia" w:hAnsiTheme="minorHAnsi"/>
              <w:noProof/>
              <w:sz w:val="22"/>
              <w:lang w:eastAsia="es-CO"/>
            </w:rPr>
          </w:pPr>
          <w:hyperlink w:anchor="_Toc129623691" w:history="1">
            <w:r w:rsidR="00B459BD" w:rsidRPr="001A429D">
              <w:rPr>
                <w:rStyle w:val="Hipervnculo"/>
                <w:noProof/>
                <w:lang w:val="en-US"/>
              </w:rPr>
              <w:t>Abstract</w:t>
            </w:r>
            <w:r w:rsidR="00B459BD">
              <w:rPr>
                <w:noProof/>
                <w:webHidden/>
              </w:rPr>
              <w:tab/>
            </w:r>
            <w:r w:rsidR="00B459BD">
              <w:rPr>
                <w:noProof/>
                <w:webHidden/>
              </w:rPr>
              <w:fldChar w:fldCharType="begin"/>
            </w:r>
            <w:r w:rsidR="00B459BD">
              <w:rPr>
                <w:noProof/>
                <w:webHidden/>
              </w:rPr>
              <w:instrText xml:space="preserve"> PAGEREF _Toc129623691 \h </w:instrText>
            </w:r>
            <w:r w:rsidR="00B459BD">
              <w:rPr>
                <w:noProof/>
                <w:webHidden/>
              </w:rPr>
            </w:r>
            <w:r w:rsidR="00B459BD">
              <w:rPr>
                <w:noProof/>
                <w:webHidden/>
              </w:rPr>
              <w:fldChar w:fldCharType="separate"/>
            </w:r>
            <w:r w:rsidR="00B459BD">
              <w:rPr>
                <w:noProof/>
                <w:webHidden/>
              </w:rPr>
              <w:t>10</w:t>
            </w:r>
            <w:r w:rsidR="00B459BD">
              <w:rPr>
                <w:noProof/>
                <w:webHidden/>
              </w:rPr>
              <w:fldChar w:fldCharType="end"/>
            </w:r>
          </w:hyperlink>
        </w:p>
        <w:p w14:paraId="6CB4D2F8" w14:textId="37301078" w:rsidR="00B459BD" w:rsidRDefault="00000000">
          <w:pPr>
            <w:pStyle w:val="TDC2"/>
            <w:rPr>
              <w:rFonts w:asciiTheme="minorHAnsi" w:eastAsiaTheme="minorEastAsia" w:hAnsiTheme="minorHAnsi"/>
              <w:noProof/>
              <w:sz w:val="22"/>
              <w:lang w:eastAsia="es-CO"/>
            </w:rPr>
          </w:pPr>
          <w:hyperlink w:anchor="_Toc129623692" w:history="1">
            <w:r w:rsidR="00B459BD" w:rsidRPr="001A429D">
              <w:rPr>
                <w:rStyle w:val="Hipervnculo"/>
                <w:noProof/>
              </w:rPr>
              <w:t>Introducción</w:t>
            </w:r>
            <w:r w:rsidR="00B459BD">
              <w:rPr>
                <w:noProof/>
                <w:webHidden/>
              </w:rPr>
              <w:tab/>
            </w:r>
            <w:r w:rsidR="00B459BD">
              <w:rPr>
                <w:noProof/>
                <w:webHidden/>
              </w:rPr>
              <w:fldChar w:fldCharType="begin"/>
            </w:r>
            <w:r w:rsidR="00B459BD">
              <w:rPr>
                <w:noProof/>
                <w:webHidden/>
              </w:rPr>
              <w:instrText xml:space="preserve"> PAGEREF _Toc129623692 \h </w:instrText>
            </w:r>
            <w:r w:rsidR="00B459BD">
              <w:rPr>
                <w:noProof/>
                <w:webHidden/>
              </w:rPr>
            </w:r>
            <w:r w:rsidR="00B459BD">
              <w:rPr>
                <w:noProof/>
                <w:webHidden/>
              </w:rPr>
              <w:fldChar w:fldCharType="separate"/>
            </w:r>
            <w:r w:rsidR="00B459BD">
              <w:rPr>
                <w:noProof/>
                <w:webHidden/>
              </w:rPr>
              <w:t>12</w:t>
            </w:r>
            <w:r w:rsidR="00B459BD">
              <w:rPr>
                <w:noProof/>
                <w:webHidden/>
              </w:rPr>
              <w:fldChar w:fldCharType="end"/>
            </w:r>
          </w:hyperlink>
        </w:p>
        <w:p w14:paraId="700E5A12" w14:textId="0A9B412D" w:rsidR="00B459BD" w:rsidRDefault="00000000">
          <w:pPr>
            <w:pStyle w:val="TDC2"/>
            <w:rPr>
              <w:rFonts w:asciiTheme="minorHAnsi" w:eastAsiaTheme="minorEastAsia" w:hAnsiTheme="minorHAnsi"/>
              <w:noProof/>
              <w:sz w:val="22"/>
              <w:lang w:eastAsia="es-CO"/>
            </w:rPr>
          </w:pPr>
          <w:hyperlink w:anchor="_Toc129623693" w:history="1">
            <w:r w:rsidR="00B459BD" w:rsidRPr="001A429D">
              <w:rPr>
                <w:rStyle w:val="Hipervnculo"/>
                <w:noProof/>
              </w:rPr>
              <w:t>Planteamiento del Problema</w:t>
            </w:r>
            <w:r w:rsidR="00B459BD">
              <w:rPr>
                <w:noProof/>
                <w:webHidden/>
              </w:rPr>
              <w:tab/>
            </w:r>
            <w:r w:rsidR="00B459BD">
              <w:rPr>
                <w:noProof/>
                <w:webHidden/>
              </w:rPr>
              <w:fldChar w:fldCharType="begin"/>
            </w:r>
            <w:r w:rsidR="00B459BD">
              <w:rPr>
                <w:noProof/>
                <w:webHidden/>
              </w:rPr>
              <w:instrText xml:space="preserve"> PAGEREF _Toc129623693 \h </w:instrText>
            </w:r>
            <w:r w:rsidR="00B459BD">
              <w:rPr>
                <w:noProof/>
                <w:webHidden/>
              </w:rPr>
            </w:r>
            <w:r w:rsidR="00B459BD">
              <w:rPr>
                <w:noProof/>
                <w:webHidden/>
              </w:rPr>
              <w:fldChar w:fldCharType="separate"/>
            </w:r>
            <w:r w:rsidR="00B459BD">
              <w:rPr>
                <w:noProof/>
                <w:webHidden/>
              </w:rPr>
              <w:t>14</w:t>
            </w:r>
            <w:r w:rsidR="00B459BD">
              <w:rPr>
                <w:noProof/>
                <w:webHidden/>
              </w:rPr>
              <w:fldChar w:fldCharType="end"/>
            </w:r>
          </w:hyperlink>
        </w:p>
        <w:p w14:paraId="71A2469E" w14:textId="12E8844A" w:rsidR="00B459BD" w:rsidRDefault="00000000">
          <w:pPr>
            <w:pStyle w:val="TDC3"/>
            <w:rPr>
              <w:rFonts w:asciiTheme="minorHAnsi" w:eastAsiaTheme="minorEastAsia" w:hAnsiTheme="minorHAnsi"/>
              <w:noProof/>
              <w:sz w:val="22"/>
              <w:lang w:eastAsia="es-CO"/>
            </w:rPr>
          </w:pPr>
          <w:hyperlink w:anchor="_Toc129623694" w:history="1">
            <w:r w:rsidR="00B459BD" w:rsidRPr="001A429D">
              <w:rPr>
                <w:rStyle w:val="Hipervnculo"/>
                <w:rFonts w:cs="Times New Roman"/>
                <w:b/>
                <w:bCs/>
                <w:noProof/>
              </w:rPr>
              <w:t>Antecedentes</w:t>
            </w:r>
            <w:r w:rsidR="00B459BD">
              <w:rPr>
                <w:noProof/>
                <w:webHidden/>
              </w:rPr>
              <w:tab/>
            </w:r>
            <w:r w:rsidR="00B459BD">
              <w:rPr>
                <w:noProof/>
                <w:webHidden/>
              </w:rPr>
              <w:fldChar w:fldCharType="begin"/>
            </w:r>
            <w:r w:rsidR="00B459BD">
              <w:rPr>
                <w:noProof/>
                <w:webHidden/>
              </w:rPr>
              <w:instrText xml:space="preserve"> PAGEREF _Toc129623694 \h </w:instrText>
            </w:r>
            <w:r w:rsidR="00B459BD">
              <w:rPr>
                <w:noProof/>
                <w:webHidden/>
              </w:rPr>
            </w:r>
            <w:r w:rsidR="00B459BD">
              <w:rPr>
                <w:noProof/>
                <w:webHidden/>
              </w:rPr>
              <w:fldChar w:fldCharType="separate"/>
            </w:r>
            <w:r w:rsidR="00B459BD">
              <w:rPr>
                <w:noProof/>
                <w:webHidden/>
              </w:rPr>
              <w:t>15</w:t>
            </w:r>
            <w:r w:rsidR="00B459BD">
              <w:rPr>
                <w:noProof/>
                <w:webHidden/>
              </w:rPr>
              <w:fldChar w:fldCharType="end"/>
            </w:r>
          </w:hyperlink>
        </w:p>
        <w:p w14:paraId="797C12C2" w14:textId="55B24B14" w:rsidR="00B459BD" w:rsidRDefault="00000000">
          <w:pPr>
            <w:pStyle w:val="TDC2"/>
            <w:rPr>
              <w:rFonts w:asciiTheme="minorHAnsi" w:eastAsiaTheme="minorEastAsia" w:hAnsiTheme="minorHAnsi"/>
              <w:noProof/>
              <w:sz w:val="22"/>
              <w:lang w:eastAsia="es-CO"/>
            </w:rPr>
          </w:pPr>
          <w:hyperlink w:anchor="_Toc129623695" w:history="1">
            <w:r w:rsidR="00B459BD" w:rsidRPr="001A429D">
              <w:rPr>
                <w:rStyle w:val="Hipervnculo"/>
                <w:noProof/>
              </w:rPr>
              <w:t>Justificación</w:t>
            </w:r>
            <w:r w:rsidR="00B459BD">
              <w:rPr>
                <w:noProof/>
                <w:webHidden/>
              </w:rPr>
              <w:tab/>
            </w:r>
            <w:r w:rsidR="00B459BD">
              <w:rPr>
                <w:noProof/>
                <w:webHidden/>
              </w:rPr>
              <w:fldChar w:fldCharType="begin"/>
            </w:r>
            <w:r w:rsidR="00B459BD">
              <w:rPr>
                <w:noProof/>
                <w:webHidden/>
              </w:rPr>
              <w:instrText xml:space="preserve"> PAGEREF _Toc129623695 \h </w:instrText>
            </w:r>
            <w:r w:rsidR="00B459BD">
              <w:rPr>
                <w:noProof/>
                <w:webHidden/>
              </w:rPr>
            </w:r>
            <w:r w:rsidR="00B459BD">
              <w:rPr>
                <w:noProof/>
                <w:webHidden/>
              </w:rPr>
              <w:fldChar w:fldCharType="separate"/>
            </w:r>
            <w:r w:rsidR="00B459BD">
              <w:rPr>
                <w:noProof/>
                <w:webHidden/>
              </w:rPr>
              <w:t>18</w:t>
            </w:r>
            <w:r w:rsidR="00B459BD">
              <w:rPr>
                <w:noProof/>
                <w:webHidden/>
              </w:rPr>
              <w:fldChar w:fldCharType="end"/>
            </w:r>
          </w:hyperlink>
        </w:p>
        <w:p w14:paraId="27E883F4" w14:textId="16953134" w:rsidR="00B459BD" w:rsidRDefault="00000000">
          <w:pPr>
            <w:pStyle w:val="TDC2"/>
            <w:rPr>
              <w:rFonts w:asciiTheme="minorHAnsi" w:eastAsiaTheme="minorEastAsia" w:hAnsiTheme="minorHAnsi"/>
              <w:noProof/>
              <w:sz w:val="22"/>
              <w:lang w:eastAsia="es-CO"/>
            </w:rPr>
          </w:pPr>
          <w:hyperlink w:anchor="_Toc129623696" w:history="1">
            <w:r w:rsidR="00B459BD" w:rsidRPr="001A429D">
              <w:rPr>
                <w:rStyle w:val="Hipervnculo"/>
                <w:noProof/>
              </w:rPr>
              <w:t>Objetivos</w:t>
            </w:r>
            <w:r w:rsidR="00B459BD">
              <w:rPr>
                <w:noProof/>
                <w:webHidden/>
              </w:rPr>
              <w:tab/>
            </w:r>
            <w:r w:rsidR="00B459BD">
              <w:rPr>
                <w:noProof/>
                <w:webHidden/>
              </w:rPr>
              <w:fldChar w:fldCharType="begin"/>
            </w:r>
            <w:r w:rsidR="00B459BD">
              <w:rPr>
                <w:noProof/>
                <w:webHidden/>
              </w:rPr>
              <w:instrText xml:space="preserve"> PAGEREF _Toc129623696 \h </w:instrText>
            </w:r>
            <w:r w:rsidR="00B459BD">
              <w:rPr>
                <w:noProof/>
                <w:webHidden/>
              </w:rPr>
            </w:r>
            <w:r w:rsidR="00B459BD">
              <w:rPr>
                <w:noProof/>
                <w:webHidden/>
              </w:rPr>
              <w:fldChar w:fldCharType="separate"/>
            </w:r>
            <w:r w:rsidR="00B459BD">
              <w:rPr>
                <w:noProof/>
                <w:webHidden/>
              </w:rPr>
              <w:t>20</w:t>
            </w:r>
            <w:r w:rsidR="00B459BD">
              <w:rPr>
                <w:noProof/>
                <w:webHidden/>
              </w:rPr>
              <w:fldChar w:fldCharType="end"/>
            </w:r>
          </w:hyperlink>
        </w:p>
        <w:p w14:paraId="1E1AFBA3" w14:textId="08EDEB58" w:rsidR="00B459BD" w:rsidRDefault="00000000">
          <w:pPr>
            <w:pStyle w:val="TDC3"/>
            <w:rPr>
              <w:rFonts w:asciiTheme="minorHAnsi" w:eastAsiaTheme="minorEastAsia" w:hAnsiTheme="minorHAnsi"/>
              <w:noProof/>
              <w:sz w:val="22"/>
              <w:lang w:eastAsia="es-CO"/>
            </w:rPr>
          </w:pPr>
          <w:hyperlink w:anchor="_Toc129623697" w:history="1">
            <w:r w:rsidR="00B459BD" w:rsidRPr="001A429D">
              <w:rPr>
                <w:rStyle w:val="Hipervnculo"/>
                <w:b/>
                <w:bCs/>
                <w:noProof/>
              </w:rPr>
              <w:t>Objetivo General</w:t>
            </w:r>
            <w:r w:rsidR="00B459BD">
              <w:rPr>
                <w:noProof/>
                <w:webHidden/>
              </w:rPr>
              <w:tab/>
            </w:r>
            <w:r w:rsidR="00B459BD">
              <w:rPr>
                <w:noProof/>
                <w:webHidden/>
              </w:rPr>
              <w:fldChar w:fldCharType="begin"/>
            </w:r>
            <w:r w:rsidR="00B459BD">
              <w:rPr>
                <w:noProof/>
                <w:webHidden/>
              </w:rPr>
              <w:instrText xml:space="preserve"> PAGEREF _Toc129623697 \h </w:instrText>
            </w:r>
            <w:r w:rsidR="00B459BD">
              <w:rPr>
                <w:noProof/>
                <w:webHidden/>
              </w:rPr>
            </w:r>
            <w:r w:rsidR="00B459BD">
              <w:rPr>
                <w:noProof/>
                <w:webHidden/>
              </w:rPr>
              <w:fldChar w:fldCharType="separate"/>
            </w:r>
            <w:r w:rsidR="00B459BD">
              <w:rPr>
                <w:noProof/>
                <w:webHidden/>
              </w:rPr>
              <w:t>20</w:t>
            </w:r>
            <w:r w:rsidR="00B459BD">
              <w:rPr>
                <w:noProof/>
                <w:webHidden/>
              </w:rPr>
              <w:fldChar w:fldCharType="end"/>
            </w:r>
          </w:hyperlink>
        </w:p>
        <w:p w14:paraId="0C346772" w14:textId="0ADE10F2" w:rsidR="00B459BD" w:rsidRDefault="00000000">
          <w:pPr>
            <w:pStyle w:val="TDC3"/>
            <w:rPr>
              <w:rFonts w:asciiTheme="minorHAnsi" w:eastAsiaTheme="minorEastAsia" w:hAnsiTheme="minorHAnsi"/>
              <w:noProof/>
              <w:sz w:val="22"/>
              <w:lang w:eastAsia="es-CO"/>
            </w:rPr>
          </w:pPr>
          <w:hyperlink w:anchor="_Toc129623698" w:history="1">
            <w:r w:rsidR="00B459BD" w:rsidRPr="001A429D">
              <w:rPr>
                <w:rStyle w:val="Hipervnculo"/>
                <w:rFonts w:cs="Times New Roman"/>
                <w:b/>
                <w:bCs/>
                <w:noProof/>
              </w:rPr>
              <w:t>Objetivos Específicos</w:t>
            </w:r>
            <w:r w:rsidR="00B459BD">
              <w:rPr>
                <w:noProof/>
                <w:webHidden/>
              </w:rPr>
              <w:tab/>
            </w:r>
            <w:r w:rsidR="00B459BD">
              <w:rPr>
                <w:noProof/>
                <w:webHidden/>
              </w:rPr>
              <w:fldChar w:fldCharType="begin"/>
            </w:r>
            <w:r w:rsidR="00B459BD">
              <w:rPr>
                <w:noProof/>
                <w:webHidden/>
              </w:rPr>
              <w:instrText xml:space="preserve"> PAGEREF _Toc129623698 \h </w:instrText>
            </w:r>
            <w:r w:rsidR="00B459BD">
              <w:rPr>
                <w:noProof/>
                <w:webHidden/>
              </w:rPr>
            </w:r>
            <w:r w:rsidR="00B459BD">
              <w:rPr>
                <w:noProof/>
                <w:webHidden/>
              </w:rPr>
              <w:fldChar w:fldCharType="separate"/>
            </w:r>
            <w:r w:rsidR="00B459BD">
              <w:rPr>
                <w:noProof/>
                <w:webHidden/>
              </w:rPr>
              <w:t>20</w:t>
            </w:r>
            <w:r w:rsidR="00B459BD">
              <w:rPr>
                <w:noProof/>
                <w:webHidden/>
              </w:rPr>
              <w:fldChar w:fldCharType="end"/>
            </w:r>
          </w:hyperlink>
        </w:p>
        <w:p w14:paraId="517141FA" w14:textId="4E0B8228" w:rsidR="00B459BD" w:rsidRDefault="00000000">
          <w:pPr>
            <w:pStyle w:val="TDC2"/>
            <w:rPr>
              <w:rFonts w:asciiTheme="minorHAnsi" w:eastAsiaTheme="minorEastAsia" w:hAnsiTheme="minorHAnsi"/>
              <w:noProof/>
              <w:sz w:val="22"/>
              <w:lang w:eastAsia="es-CO"/>
            </w:rPr>
          </w:pPr>
          <w:hyperlink w:anchor="_Toc129623699" w:history="1">
            <w:r w:rsidR="00B459BD" w:rsidRPr="001A429D">
              <w:rPr>
                <w:rStyle w:val="Hipervnculo"/>
                <w:noProof/>
                <w:lang w:val="en-US"/>
              </w:rPr>
              <w:t>Marco Teórico</w:t>
            </w:r>
            <w:r w:rsidR="00B459BD">
              <w:rPr>
                <w:noProof/>
                <w:webHidden/>
              </w:rPr>
              <w:tab/>
            </w:r>
            <w:r w:rsidR="00B459BD">
              <w:rPr>
                <w:noProof/>
                <w:webHidden/>
              </w:rPr>
              <w:fldChar w:fldCharType="begin"/>
            </w:r>
            <w:r w:rsidR="00B459BD">
              <w:rPr>
                <w:noProof/>
                <w:webHidden/>
              </w:rPr>
              <w:instrText xml:space="preserve"> PAGEREF _Toc129623699 \h </w:instrText>
            </w:r>
            <w:r w:rsidR="00B459BD">
              <w:rPr>
                <w:noProof/>
                <w:webHidden/>
              </w:rPr>
            </w:r>
            <w:r w:rsidR="00B459BD">
              <w:rPr>
                <w:noProof/>
                <w:webHidden/>
              </w:rPr>
              <w:fldChar w:fldCharType="separate"/>
            </w:r>
            <w:r w:rsidR="00B459BD">
              <w:rPr>
                <w:noProof/>
                <w:webHidden/>
              </w:rPr>
              <w:t>21</w:t>
            </w:r>
            <w:r w:rsidR="00B459BD">
              <w:rPr>
                <w:noProof/>
                <w:webHidden/>
              </w:rPr>
              <w:fldChar w:fldCharType="end"/>
            </w:r>
          </w:hyperlink>
        </w:p>
        <w:p w14:paraId="00FCEB31" w14:textId="74CAE23F" w:rsidR="00B459BD" w:rsidRDefault="00000000">
          <w:pPr>
            <w:pStyle w:val="TDC2"/>
            <w:rPr>
              <w:rFonts w:asciiTheme="minorHAnsi" w:eastAsiaTheme="minorEastAsia" w:hAnsiTheme="minorHAnsi"/>
              <w:noProof/>
              <w:sz w:val="22"/>
              <w:lang w:eastAsia="es-CO"/>
            </w:rPr>
          </w:pPr>
          <w:hyperlink w:anchor="_Toc129623700" w:history="1">
            <w:r w:rsidR="00B459BD" w:rsidRPr="001A429D">
              <w:rPr>
                <w:rStyle w:val="Hipervnculo"/>
                <w:noProof/>
              </w:rPr>
              <w:t>Metodología</w:t>
            </w:r>
            <w:r w:rsidR="00B459BD">
              <w:rPr>
                <w:noProof/>
                <w:webHidden/>
              </w:rPr>
              <w:tab/>
            </w:r>
            <w:r w:rsidR="00B459BD">
              <w:rPr>
                <w:noProof/>
                <w:webHidden/>
              </w:rPr>
              <w:fldChar w:fldCharType="begin"/>
            </w:r>
            <w:r w:rsidR="00B459BD">
              <w:rPr>
                <w:noProof/>
                <w:webHidden/>
              </w:rPr>
              <w:instrText xml:space="preserve"> PAGEREF _Toc129623700 \h </w:instrText>
            </w:r>
            <w:r w:rsidR="00B459BD">
              <w:rPr>
                <w:noProof/>
                <w:webHidden/>
              </w:rPr>
            </w:r>
            <w:r w:rsidR="00B459BD">
              <w:rPr>
                <w:noProof/>
                <w:webHidden/>
              </w:rPr>
              <w:fldChar w:fldCharType="separate"/>
            </w:r>
            <w:r w:rsidR="00B459BD">
              <w:rPr>
                <w:noProof/>
                <w:webHidden/>
              </w:rPr>
              <w:t>47</w:t>
            </w:r>
            <w:r w:rsidR="00B459BD">
              <w:rPr>
                <w:noProof/>
                <w:webHidden/>
              </w:rPr>
              <w:fldChar w:fldCharType="end"/>
            </w:r>
          </w:hyperlink>
        </w:p>
        <w:p w14:paraId="01D76257" w14:textId="3E690CF6" w:rsidR="00B459BD" w:rsidRDefault="00000000">
          <w:pPr>
            <w:pStyle w:val="TDC2"/>
            <w:rPr>
              <w:rFonts w:asciiTheme="minorHAnsi" w:eastAsiaTheme="minorEastAsia" w:hAnsiTheme="minorHAnsi"/>
              <w:noProof/>
              <w:sz w:val="22"/>
              <w:lang w:eastAsia="es-CO"/>
            </w:rPr>
          </w:pPr>
          <w:hyperlink w:anchor="_Toc129623701" w:history="1">
            <w:r w:rsidR="00B459BD" w:rsidRPr="001A429D">
              <w:rPr>
                <w:rStyle w:val="Hipervnculo"/>
                <w:noProof/>
              </w:rPr>
              <w:t>Resultados</w:t>
            </w:r>
            <w:r w:rsidR="00B459BD">
              <w:rPr>
                <w:noProof/>
                <w:webHidden/>
              </w:rPr>
              <w:tab/>
            </w:r>
            <w:r w:rsidR="00B459BD">
              <w:rPr>
                <w:noProof/>
                <w:webHidden/>
              </w:rPr>
              <w:fldChar w:fldCharType="begin"/>
            </w:r>
            <w:r w:rsidR="00B459BD">
              <w:rPr>
                <w:noProof/>
                <w:webHidden/>
              </w:rPr>
              <w:instrText xml:space="preserve"> PAGEREF _Toc129623701 \h </w:instrText>
            </w:r>
            <w:r w:rsidR="00B459BD">
              <w:rPr>
                <w:noProof/>
                <w:webHidden/>
              </w:rPr>
            </w:r>
            <w:r w:rsidR="00B459BD">
              <w:rPr>
                <w:noProof/>
                <w:webHidden/>
              </w:rPr>
              <w:fldChar w:fldCharType="separate"/>
            </w:r>
            <w:r w:rsidR="00B459BD">
              <w:rPr>
                <w:noProof/>
                <w:webHidden/>
              </w:rPr>
              <w:t>56</w:t>
            </w:r>
            <w:r w:rsidR="00B459BD">
              <w:rPr>
                <w:noProof/>
                <w:webHidden/>
              </w:rPr>
              <w:fldChar w:fldCharType="end"/>
            </w:r>
          </w:hyperlink>
        </w:p>
        <w:p w14:paraId="3EE4452D" w14:textId="74FA4989" w:rsidR="00B459BD" w:rsidRDefault="00000000">
          <w:pPr>
            <w:pStyle w:val="TDC2"/>
            <w:rPr>
              <w:rFonts w:asciiTheme="minorHAnsi" w:eastAsiaTheme="minorEastAsia" w:hAnsiTheme="minorHAnsi"/>
              <w:noProof/>
              <w:sz w:val="22"/>
              <w:lang w:eastAsia="es-CO"/>
            </w:rPr>
          </w:pPr>
          <w:hyperlink w:anchor="_Toc129623702" w:history="1">
            <w:r w:rsidR="00B459BD" w:rsidRPr="001A429D">
              <w:rPr>
                <w:rStyle w:val="Hipervnculo"/>
                <w:noProof/>
              </w:rPr>
              <w:t>Conclusiones</w:t>
            </w:r>
            <w:r w:rsidR="00B459BD">
              <w:rPr>
                <w:noProof/>
                <w:webHidden/>
              </w:rPr>
              <w:tab/>
            </w:r>
            <w:r w:rsidR="00B459BD">
              <w:rPr>
                <w:noProof/>
                <w:webHidden/>
              </w:rPr>
              <w:fldChar w:fldCharType="begin"/>
            </w:r>
            <w:r w:rsidR="00B459BD">
              <w:rPr>
                <w:noProof/>
                <w:webHidden/>
              </w:rPr>
              <w:instrText xml:space="preserve"> PAGEREF _Toc129623702 \h </w:instrText>
            </w:r>
            <w:r w:rsidR="00B459BD">
              <w:rPr>
                <w:noProof/>
                <w:webHidden/>
              </w:rPr>
            </w:r>
            <w:r w:rsidR="00B459BD">
              <w:rPr>
                <w:noProof/>
                <w:webHidden/>
              </w:rPr>
              <w:fldChar w:fldCharType="separate"/>
            </w:r>
            <w:r w:rsidR="00B459BD">
              <w:rPr>
                <w:noProof/>
                <w:webHidden/>
              </w:rPr>
              <w:t>62</w:t>
            </w:r>
            <w:r w:rsidR="00B459BD">
              <w:rPr>
                <w:noProof/>
                <w:webHidden/>
              </w:rPr>
              <w:fldChar w:fldCharType="end"/>
            </w:r>
          </w:hyperlink>
        </w:p>
        <w:p w14:paraId="563E9CB5" w14:textId="64836FA4" w:rsidR="00B459BD" w:rsidRDefault="00000000">
          <w:pPr>
            <w:pStyle w:val="TDC2"/>
            <w:rPr>
              <w:rFonts w:asciiTheme="minorHAnsi" w:eastAsiaTheme="minorEastAsia" w:hAnsiTheme="minorHAnsi"/>
              <w:noProof/>
              <w:sz w:val="22"/>
              <w:lang w:eastAsia="es-CO"/>
            </w:rPr>
          </w:pPr>
          <w:hyperlink w:anchor="_Toc129623703" w:history="1">
            <w:r w:rsidR="00B459BD" w:rsidRPr="001A429D">
              <w:rPr>
                <w:rStyle w:val="Hipervnculo"/>
                <w:noProof/>
              </w:rPr>
              <w:t>Recomendaciones</w:t>
            </w:r>
            <w:r w:rsidR="00B459BD">
              <w:rPr>
                <w:noProof/>
                <w:webHidden/>
              </w:rPr>
              <w:tab/>
            </w:r>
            <w:r w:rsidR="00B459BD">
              <w:rPr>
                <w:noProof/>
                <w:webHidden/>
              </w:rPr>
              <w:fldChar w:fldCharType="begin"/>
            </w:r>
            <w:r w:rsidR="00B459BD">
              <w:rPr>
                <w:noProof/>
                <w:webHidden/>
              </w:rPr>
              <w:instrText xml:space="preserve"> PAGEREF _Toc129623703 \h </w:instrText>
            </w:r>
            <w:r w:rsidR="00B459BD">
              <w:rPr>
                <w:noProof/>
                <w:webHidden/>
              </w:rPr>
            </w:r>
            <w:r w:rsidR="00B459BD">
              <w:rPr>
                <w:noProof/>
                <w:webHidden/>
              </w:rPr>
              <w:fldChar w:fldCharType="separate"/>
            </w:r>
            <w:r w:rsidR="00B459BD">
              <w:rPr>
                <w:noProof/>
                <w:webHidden/>
              </w:rPr>
              <w:t>63</w:t>
            </w:r>
            <w:r w:rsidR="00B459BD">
              <w:rPr>
                <w:noProof/>
                <w:webHidden/>
              </w:rPr>
              <w:fldChar w:fldCharType="end"/>
            </w:r>
          </w:hyperlink>
        </w:p>
        <w:p w14:paraId="3B0EB6AD" w14:textId="6CACA22C" w:rsidR="00B459BD" w:rsidRDefault="00000000">
          <w:pPr>
            <w:pStyle w:val="TDC2"/>
            <w:rPr>
              <w:rFonts w:asciiTheme="minorHAnsi" w:eastAsiaTheme="minorEastAsia" w:hAnsiTheme="minorHAnsi"/>
              <w:noProof/>
              <w:sz w:val="22"/>
              <w:lang w:eastAsia="es-CO"/>
            </w:rPr>
          </w:pPr>
          <w:hyperlink w:anchor="_Toc129623704" w:history="1">
            <w:r w:rsidR="00B459BD" w:rsidRPr="001A429D">
              <w:rPr>
                <w:rStyle w:val="Hipervnculo"/>
                <w:noProof/>
                <w:lang w:val="en-US"/>
              </w:rPr>
              <w:t>Referencias</w:t>
            </w:r>
            <w:r w:rsidR="00B459BD">
              <w:rPr>
                <w:noProof/>
                <w:webHidden/>
              </w:rPr>
              <w:tab/>
            </w:r>
            <w:r w:rsidR="00B459BD">
              <w:rPr>
                <w:noProof/>
                <w:webHidden/>
              </w:rPr>
              <w:fldChar w:fldCharType="begin"/>
            </w:r>
            <w:r w:rsidR="00B459BD">
              <w:rPr>
                <w:noProof/>
                <w:webHidden/>
              </w:rPr>
              <w:instrText xml:space="preserve"> PAGEREF _Toc129623704 \h </w:instrText>
            </w:r>
            <w:r w:rsidR="00B459BD">
              <w:rPr>
                <w:noProof/>
                <w:webHidden/>
              </w:rPr>
            </w:r>
            <w:r w:rsidR="00B459BD">
              <w:rPr>
                <w:noProof/>
                <w:webHidden/>
              </w:rPr>
              <w:fldChar w:fldCharType="separate"/>
            </w:r>
            <w:r w:rsidR="00B459BD">
              <w:rPr>
                <w:noProof/>
                <w:webHidden/>
              </w:rPr>
              <w:t>64</w:t>
            </w:r>
            <w:r w:rsidR="00B459BD">
              <w:rPr>
                <w:noProof/>
                <w:webHidden/>
              </w:rPr>
              <w:fldChar w:fldCharType="end"/>
            </w:r>
          </w:hyperlink>
        </w:p>
        <w:p w14:paraId="3E82EC68" w14:textId="1BD8C2A7" w:rsidR="00B459BD" w:rsidRDefault="00000000">
          <w:pPr>
            <w:pStyle w:val="TDC2"/>
            <w:rPr>
              <w:rFonts w:asciiTheme="minorHAnsi" w:eastAsiaTheme="minorEastAsia" w:hAnsiTheme="minorHAnsi"/>
              <w:noProof/>
              <w:sz w:val="22"/>
              <w:lang w:eastAsia="es-CO"/>
            </w:rPr>
          </w:pPr>
          <w:hyperlink w:anchor="_Toc129623705" w:history="1">
            <w:r w:rsidR="00B459BD" w:rsidRPr="001A429D">
              <w:rPr>
                <w:rStyle w:val="Hipervnculo"/>
                <w:noProof/>
              </w:rPr>
              <w:t>Anexos</w:t>
            </w:r>
            <w:r w:rsidR="00B459BD">
              <w:rPr>
                <w:noProof/>
                <w:webHidden/>
              </w:rPr>
              <w:tab/>
            </w:r>
            <w:r w:rsidR="00B459BD">
              <w:rPr>
                <w:noProof/>
                <w:webHidden/>
              </w:rPr>
              <w:fldChar w:fldCharType="begin"/>
            </w:r>
            <w:r w:rsidR="00B459BD">
              <w:rPr>
                <w:noProof/>
                <w:webHidden/>
              </w:rPr>
              <w:instrText xml:space="preserve"> PAGEREF _Toc129623705 \h </w:instrText>
            </w:r>
            <w:r w:rsidR="00B459BD">
              <w:rPr>
                <w:noProof/>
                <w:webHidden/>
              </w:rPr>
            </w:r>
            <w:r w:rsidR="00B459BD">
              <w:rPr>
                <w:noProof/>
                <w:webHidden/>
              </w:rPr>
              <w:fldChar w:fldCharType="separate"/>
            </w:r>
            <w:r w:rsidR="00B459BD">
              <w:rPr>
                <w:noProof/>
                <w:webHidden/>
              </w:rPr>
              <w:t>71</w:t>
            </w:r>
            <w:r w:rsidR="00B459BD">
              <w:rPr>
                <w:noProof/>
                <w:webHidden/>
              </w:rPr>
              <w:fldChar w:fldCharType="end"/>
            </w:r>
          </w:hyperlink>
        </w:p>
        <w:p w14:paraId="538EB6FB" w14:textId="65B02FA5" w:rsidR="00B459BD" w:rsidRDefault="00B459BD">
          <w:pPr>
            <w:rPr>
              <w:ins w:id="10" w:author="Steff Guzmán" w:date="2023-03-13T18:14:00Z"/>
            </w:rPr>
          </w:pPr>
          <w:ins w:id="11" w:author="Steff Guzmán" w:date="2023-03-13T18:14:00Z">
            <w:r>
              <w:rPr>
                <w:b/>
                <w:bCs/>
                <w:lang w:val="es-ES"/>
              </w:rPr>
              <w:fldChar w:fldCharType="end"/>
            </w:r>
          </w:ins>
        </w:p>
        <w:customXmlInsRangeStart w:id="12" w:author="Steff Guzmán" w:date="2023-03-13T18:14:00Z"/>
      </w:sdtContent>
    </w:sdt>
    <w:customXmlInsRangeEnd w:id="12"/>
    <w:p w14:paraId="42D7BA0E" w14:textId="77777777" w:rsidR="00BB53D7" w:rsidRPr="003A3C4F" w:rsidDel="00B459BD" w:rsidRDefault="00BB53D7">
      <w:pPr>
        <w:rPr>
          <w:del w:id="13" w:author="Steff Guzmán" w:date="2023-03-13T18:15:00Z"/>
          <w:b/>
          <w:bCs/>
        </w:rPr>
        <w:pPrChange w:id="14" w:author="Steff Guzmán" w:date="2023-03-13T18:15:00Z">
          <w:pPr>
            <w:jc w:val="center"/>
          </w:pPr>
        </w:pPrChange>
      </w:pPr>
    </w:p>
    <w:p w14:paraId="022967D9" w14:textId="26C981D2" w:rsidR="008429A4" w:rsidRPr="003A3C4F" w:rsidDel="00B459BD" w:rsidRDefault="008429A4" w:rsidP="008429A4">
      <w:pPr>
        <w:rPr>
          <w:del w:id="15" w:author="Steff Guzmán" w:date="2023-03-13T18:14:00Z"/>
          <w:rFonts w:cs="Times New Roman"/>
        </w:rPr>
      </w:pPr>
      <w:del w:id="16" w:author="Steff Guzmán" w:date="2023-03-13T18:14:00Z">
        <w:r w:rsidRPr="003A3C4F" w:rsidDel="00B459BD">
          <w:rPr>
            <w:rFonts w:cs="Times New Roman"/>
            <w:b/>
            <w:bCs/>
          </w:rPr>
          <w:delText>Resumen</w:delText>
        </w:r>
        <w:r w:rsidR="003A3C4F" w:rsidDel="00B459BD">
          <w:rPr>
            <w:rFonts w:cs="Times New Roman"/>
            <w:b/>
            <w:bCs/>
          </w:rPr>
          <w:delText xml:space="preserve">, </w:delText>
        </w:r>
        <w:r w:rsidR="00401A7C" w:rsidDel="00B459BD">
          <w:rPr>
            <w:rFonts w:cs="Times New Roman"/>
          </w:rPr>
          <w:delText>8</w:delText>
        </w:r>
      </w:del>
    </w:p>
    <w:p w14:paraId="4675C247" w14:textId="080997A8" w:rsidR="00AC67EC" w:rsidRPr="003A3C4F" w:rsidDel="00B459BD" w:rsidRDefault="00AC67EC" w:rsidP="008429A4">
      <w:pPr>
        <w:rPr>
          <w:del w:id="17" w:author="Steff Guzmán" w:date="2023-03-13T18:14:00Z"/>
          <w:rFonts w:cs="Times New Roman"/>
          <w:b/>
          <w:bCs/>
        </w:rPr>
      </w:pPr>
      <w:del w:id="18" w:author="Steff Guzmán" w:date="2023-03-13T18:14:00Z">
        <w:r w:rsidRPr="003A3C4F" w:rsidDel="00B459BD">
          <w:rPr>
            <w:rFonts w:cs="Times New Roman"/>
            <w:b/>
            <w:bCs/>
          </w:rPr>
          <w:delText xml:space="preserve">Abstract </w:delText>
        </w:r>
        <w:r w:rsidR="003A3C4F" w:rsidDel="00B459BD">
          <w:rPr>
            <w:rFonts w:cs="Times New Roman"/>
            <w:b/>
            <w:bCs/>
          </w:rPr>
          <w:delText xml:space="preserve">, </w:delText>
        </w:r>
        <w:r w:rsidR="001023B2" w:rsidDel="00B459BD">
          <w:rPr>
            <w:rFonts w:cs="Times New Roman"/>
          </w:rPr>
          <w:delText>10</w:delText>
        </w:r>
      </w:del>
    </w:p>
    <w:p w14:paraId="251070D6" w14:textId="1E4E98DE" w:rsidR="00AC67EC" w:rsidRPr="003A3C4F" w:rsidDel="00B459BD" w:rsidRDefault="00AC67EC" w:rsidP="008429A4">
      <w:pPr>
        <w:rPr>
          <w:del w:id="19" w:author="Steff Guzmán" w:date="2023-03-13T18:14:00Z"/>
          <w:rFonts w:cs="Times New Roman"/>
        </w:rPr>
      </w:pPr>
      <w:del w:id="20" w:author="Steff Guzmán" w:date="2023-03-13T18:14:00Z">
        <w:r w:rsidRPr="003A3C4F" w:rsidDel="00B459BD">
          <w:rPr>
            <w:rFonts w:cs="Times New Roman"/>
            <w:b/>
            <w:bCs/>
          </w:rPr>
          <w:delText>Introducción</w:delText>
        </w:r>
        <w:r w:rsidR="003A3C4F" w:rsidDel="00B459BD">
          <w:rPr>
            <w:rFonts w:cs="Times New Roman"/>
            <w:b/>
            <w:bCs/>
          </w:rPr>
          <w:delText xml:space="preserve">, </w:delText>
        </w:r>
        <w:r w:rsidR="003A3C4F" w:rsidRPr="003A3C4F" w:rsidDel="00B459BD">
          <w:rPr>
            <w:rFonts w:cs="Times New Roman"/>
          </w:rPr>
          <w:delText>1</w:delText>
        </w:r>
        <w:r w:rsidR="001023B2" w:rsidDel="00B459BD">
          <w:rPr>
            <w:rFonts w:cs="Times New Roman"/>
          </w:rPr>
          <w:delText>1</w:delText>
        </w:r>
      </w:del>
    </w:p>
    <w:p w14:paraId="4D741E99" w14:textId="0356BA00" w:rsidR="008429A4" w:rsidRPr="003A3C4F" w:rsidDel="00B459BD" w:rsidRDefault="008429A4" w:rsidP="008429A4">
      <w:pPr>
        <w:rPr>
          <w:del w:id="21" w:author="Steff Guzmán" w:date="2023-03-13T18:14:00Z"/>
          <w:rFonts w:cs="Times New Roman"/>
        </w:rPr>
      </w:pPr>
      <w:del w:id="22" w:author="Steff Guzmán" w:date="2023-03-13T18:14:00Z">
        <w:r w:rsidRPr="003A3C4F" w:rsidDel="00B459BD">
          <w:rPr>
            <w:rFonts w:cs="Times New Roman"/>
            <w:b/>
            <w:bCs/>
          </w:rPr>
          <w:delText>Planteamiento del Problema</w:delText>
        </w:r>
        <w:r w:rsidR="003A3C4F" w:rsidDel="00B459BD">
          <w:rPr>
            <w:rFonts w:cs="Times New Roman"/>
            <w:b/>
            <w:bCs/>
          </w:rPr>
          <w:delText xml:space="preserve">, </w:delText>
        </w:r>
        <w:r w:rsidR="001023B2" w:rsidDel="00B459BD">
          <w:rPr>
            <w:rFonts w:cs="Times New Roman"/>
          </w:rPr>
          <w:delText>2</w:delText>
        </w:r>
      </w:del>
    </w:p>
    <w:p w14:paraId="5973C3AF" w14:textId="651128C5" w:rsidR="00AC67EC" w:rsidRPr="003A3C4F" w:rsidDel="00B459BD" w:rsidRDefault="00AC67EC" w:rsidP="008429A4">
      <w:pPr>
        <w:rPr>
          <w:del w:id="23" w:author="Steff Guzmán" w:date="2023-03-13T18:14:00Z"/>
          <w:rFonts w:cs="Times New Roman"/>
          <w:b/>
          <w:bCs/>
        </w:rPr>
      </w:pPr>
      <w:del w:id="24" w:author="Steff Guzmán" w:date="2023-03-13T18:14:00Z">
        <w:r w:rsidRPr="003A3C4F" w:rsidDel="00B459BD">
          <w:rPr>
            <w:rFonts w:cs="Times New Roman"/>
            <w:b/>
            <w:bCs/>
          </w:rPr>
          <w:delText>Justificación</w:delText>
        </w:r>
        <w:r w:rsidR="003A3C4F" w:rsidDel="00B459BD">
          <w:rPr>
            <w:rFonts w:cs="Times New Roman"/>
            <w:b/>
            <w:bCs/>
          </w:rPr>
          <w:delText xml:space="preserve">, </w:delText>
        </w:r>
        <w:r w:rsidR="003A3C4F" w:rsidRPr="003A3C4F" w:rsidDel="00B459BD">
          <w:rPr>
            <w:rFonts w:cs="Times New Roman"/>
          </w:rPr>
          <w:delText>1</w:delText>
        </w:r>
        <w:r w:rsidR="001023B2" w:rsidDel="00B459BD">
          <w:rPr>
            <w:rFonts w:cs="Times New Roman"/>
          </w:rPr>
          <w:delText>6</w:delText>
        </w:r>
      </w:del>
    </w:p>
    <w:p w14:paraId="7AC6AB3C" w14:textId="324D3DFA" w:rsidR="008429A4" w:rsidDel="0052249A" w:rsidRDefault="00AC67EC" w:rsidP="008429A4">
      <w:pPr>
        <w:rPr>
          <w:del w:id="25" w:author="Steff Guzmán" w:date="2023-03-13T18:19:00Z"/>
        </w:rPr>
      </w:pPr>
      <w:del w:id="26" w:author="Steff Guzmán" w:date="2023-03-13T18:19:00Z">
        <w:r w:rsidRPr="003A3C4F" w:rsidDel="0052249A">
          <w:rPr>
            <w:rFonts w:cs="Times New Roman"/>
            <w:b/>
            <w:bCs/>
          </w:rPr>
          <w:delText>Objetivos</w:delText>
        </w:r>
        <w:r w:rsidR="003A3C4F" w:rsidDel="0052249A">
          <w:rPr>
            <w:rFonts w:cs="Times New Roman"/>
            <w:b/>
            <w:bCs/>
          </w:rPr>
          <w:delText xml:space="preserve">, </w:delText>
        </w:r>
        <w:r w:rsidR="003A3C4F" w:rsidDel="0052249A">
          <w:rPr>
            <w:rFonts w:cs="Times New Roman"/>
          </w:rPr>
          <w:delText>1</w:delText>
        </w:r>
        <w:r w:rsidR="001023B2" w:rsidDel="0052249A">
          <w:rPr>
            <w:rFonts w:cs="Times New Roman"/>
          </w:rPr>
          <w:delText>7</w:delText>
        </w:r>
      </w:del>
    </w:p>
    <w:p w14:paraId="584F7098" w14:textId="4090EBEB" w:rsidR="0052249A" w:rsidRDefault="0052249A" w:rsidP="008429A4">
      <w:pPr>
        <w:rPr>
          <w:ins w:id="27" w:author="Steff Guzmán" w:date="2023-03-13T18:19:00Z"/>
        </w:rPr>
      </w:pPr>
    </w:p>
    <w:p w14:paraId="32A421A5" w14:textId="48E5FBD8" w:rsidR="008429A4" w:rsidRPr="006D3013" w:rsidDel="0052249A" w:rsidRDefault="008429A4" w:rsidP="008429A4">
      <w:pPr>
        <w:rPr>
          <w:del w:id="28" w:author="Steff Guzmán" w:date="2023-03-13T18:19:00Z"/>
          <w:rFonts w:cs="Times New Roman"/>
        </w:rPr>
      </w:pPr>
      <w:del w:id="29" w:author="Steff Guzmán" w:date="2023-03-13T18:19:00Z">
        <w:r w:rsidRPr="003A3C4F" w:rsidDel="0052249A">
          <w:rPr>
            <w:rFonts w:cs="Times New Roman"/>
            <w:b/>
            <w:bCs/>
          </w:rPr>
          <w:lastRenderedPageBreak/>
          <w:delText xml:space="preserve">    </w:delText>
        </w:r>
        <w:r w:rsidRPr="003A3C4F" w:rsidDel="0052249A">
          <w:rPr>
            <w:rFonts w:cs="Times New Roman"/>
            <w:b/>
            <w:bCs/>
          </w:rPr>
          <w:tab/>
        </w:r>
        <w:r w:rsidRPr="006D3013" w:rsidDel="0052249A">
          <w:rPr>
            <w:rFonts w:cs="Times New Roman"/>
          </w:rPr>
          <w:delText>Objetivo General</w:delText>
        </w:r>
        <w:r w:rsidR="006D3013" w:rsidDel="0052249A">
          <w:rPr>
            <w:rFonts w:cs="Times New Roman"/>
          </w:rPr>
          <w:delText>, 1</w:delText>
        </w:r>
        <w:r w:rsidR="001023B2" w:rsidDel="0052249A">
          <w:rPr>
            <w:rFonts w:cs="Times New Roman"/>
          </w:rPr>
          <w:delText>7</w:delText>
        </w:r>
      </w:del>
    </w:p>
    <w:p w14:paraId="5DAB92BA" w14:textId="7E0D23FA" w:rsidR="008429A4" w:rsidRPr="006D3013" w:rsidDel="0052249A" w:rsidRDefault="008429A4" w:rsidP="008429A4">
      <w:pPr>
        <w:rPr>
          <w:del w:id="30" w:author="Steff Guzmán" w:date="2023-03-13T18:19:00Z"/>
          <w:rFonts w:cs="Times New Roman"/>
        </w:rPr>
      </w:pPr>
      <w:del w:id="31" w:author="Steff Guzmán" w:date="2023-03-13T18:19:00Z">
        <w:r w:rsidRPr="006D3013" w:rsidDel="0052249A">
          <w:rPr>
            <w:rFonts w:cs="Times New Roman"/>
          </w:rPr>
          <w:tab/>
          <w:delText xml:space="preserve">Objetivos </w:delText>
        </w:r>
        <w:r w:rsidR="003E24BD" w:rsidRPr="006D3013" w:rsidDel="0052249A">
          <w:rPr>
            <w:rFonts w:cs="Times New Roman"/>
          </w:rPr>
          <w:delText>Específicos</w:delText>
        </w:r>
        <w:r w:rsidR="006D3013" w:rsidDel="0052249A">
          <w:rPr>
            <w:rFonts w:cs="Times New Roman"/>
          </w:rPr>
          <w:delText>, 1</w:delText>
        </w:r>
        <w:r w:rsidR="001023B2" w:rsidDel="0052249A">
          <w:rPr>
            <w:rFonts w:cs="Times New Roman"/>
          </w:rPr>
          <w:delText>7</w:delText>
        </w:r>
      </w:del>
    </w:p>
    <w:p w14:paraId="03B5F28A" w14:textId="43624046" w:rsidR="0085500C" w:rsidRPr="006D3013" w:rsidDel="0052249A" w:rsidRDefault="0085500C" w:rsidP="008429A4">
      <w:pPr>
        <w:rPr>
          <w:del w:id="32" w:author="Steff Guzmán" w:date="2023-03-13T18:19:00Z"/>
          <w:rFonts w:cs="Times New Roman"/>
        </w:rPr>
      </w:pPr>
      <w:del w:id="33" w:author="Steff Guzmán" w:date="2023-03-13T18:19:00Z">
        <w:r w:rsidRPr="003A3C4F" w:rsidDel="0052249A">
          <w:rPr>
            <w:rFonts w:cs="Times New Roman"/>
            <w:b/>
            <w:bCs/>
          </w:rPr>
          <w:delText xml:space="preserve">Marco </w:delText>
        </w:r>
        <w:r w:rsidR="00785CED" w:rsidRPr="003A3C4F" w:rsidDel="0052249A">
          <w:rPr>
            <w:rFonts w:cs="Times New Roman"/>
            <w:b/>
            <w:bCs/>
          </w:rPr>
          <w:delText>Teórico</w:delText>
        </w:r>
        <w:r w:rsidR="006D3013" w:rsidDel="0052249A">
          <w:rPr>
            <w:rFonts w:cs="Times New Roman"/>
            <w:b/>
            <w:bCs/>
          </w:rPr>
          <w:delText xml:space="preserve">, </w:delText>
        </w:r>
        <w:r w:rsidR="006D3013" w:rsidDel="0052249A">
          <w:rPr>
            <w:rFonts w:cs="Times New Roman"/>
          </w:rPr>
          <w:delText>1</w:delText>
        </w:r>
        <w:r w:rsidR="001023B2" w:rsidDel="0052249A">
          <w:rPr>
            <w:rFonts w:cs="Times New Roman"/>
          </w:rPr>
          <w:delText>8</w:delText>
        </w:r>
      </w:del>
    </w:p>
    <w:p w14:paraId="6B75CE2E" w14:textId="710A9AB1" w:rsidR="0085500C" w:rsidRPr="003A3C4F" w:rsidDel="0052249A" w:rsidRDefault="00785CED" w:rsidP="008429A4">
      <w:pPr>
        <w:rPr>
          <w:del w:id="34" w:author="Steff Guzmán" w:date="2023-03-13T18:19:00Z"/>
          <w:rFonts w:cs="Times New Roman"/>
          <w:b/>
          <w:bCs/>
        </w:rPr>
      </w:pPr>
      <w:del w:id="35" w:author="Steff Guzmán" w:date="2023-03-13T18:19:00Z">
        <w:r w:rsidRPr="003A3C4F" w:rsidDel="0052249A">
          <w:rPr>
            <w:rFonts w:cs="Times New Roman"/>
            <w:b/>
            <w:bCs/>
          </w:rPr>
          <w:delText>Metodología</w:delText>
        </w:r>
        <w:r w:rsidR="006D3013" w:rsidDel="0052249A">
          <w:rPr>
            <w:rFonts w:cs="Times New Roman"/>
            <w:b/>
            <w:bCs/>
          </w:rPr>
          <w:delText xml:space="preserve">, </w:delText>
        </w:r>
        <w:r w:rsidR="001023B2" w:rsidDel="0052249A">
          <w:rPr>
            <w:rFonts w:cs="Times New Roman"/>
          </w:rPr>
          <w:delText>42</w:delText>
        </w:r>
      </w:del>
    </w:p>
    <w:p w14:paraId="452F5FEF" w14:textId="66834FFE" w:rsidR="0085500C" w:rsidDel="0052249A" w:rsidRDefault="0085500C" w:rsidP="008429A4">
      <w:pPr>
        <w:rPr>
          <w:del w:id="36" w:author="Steff Guzmán" w:date="2023-03-13T18:19:00Z"/>
          <w:rFonts w:cs="Times New Roman"/>
        </w:rPr>
      </w:pPr>
      <w:del w:id="37" w:author="Steff Guzmán" w:date="2023-03-13T18:19:00Z">
        <w:r w:rsidRPr="003A3C4F" w:rsidDel="0052249A">
          <w:rPr>
            <w:rFonts w:cs="Times New Roman"/>
            <w:b/>
            <w:bCs/>
          </w:rPr>
          <w:delText>Resultados</w:delText>
        </w:r>
        <w:r w:rsidR="006D3013" w:rsidDel="0052249A">
          <w:rPr>
            <w:rFonts w:cs="Times New Roman"/>
            <w:b/>
            <w:bCs/>
          </w:rPr>
          <w:delText xml:space="preserve">, </w:delText>
        </w:r>
        <w:r w:rsidR="001023B2" w:rsidDel="0052249A">
          <w:rPr>
            <w:rFonts w:cs="Times New Roman"/>
          </w:rPr>
          <w:delText>51</w:delText>
        </w:r>
      </w:del>
    </w:p>
    <w:p w14:paraId="56A0B8FC" w14:textId="388E3CD7" w:rsidR="001023B2" w:rsidRPr="001023B2" w:rsidDel="0052249A" w:rsidRDefault="001023B2" w:rsidP="008429A4">
      <w:pPr>
        <w:rPr>
          <w:del w:id="38" w:author="Steff Guzmán" w:date="2023-03-13T18:19:00Z"/>
          <w:rFonts w:cs="Times New Roman"/>
          <w:b/>
          <w:bCs/>
        </w:rPr>
      </w:pPr>
      <w:del w:id="39" w:author="Steff Guzmán" w:date="2023-03-13T18:19:00Z">
        <w:r w:rsidRPr="001023B2" w:rsidDel="0052249A">
          <w:rPr>
            <w:rFonts w:cs="Times New Roman"/>
            <w:b/>
            <w:bCs/>
          </w:rPr>
          <w:delText>Referencias,</w:delText>
        </w:r>
        <w:r w:rsidRPr="001023B2" w:rsidDel="0052249A">
          <w:rPr>
            <w:rFonts w:cs="Times New Roman"/>
          </w:rPr>
          <w:delText xml:space="preserve"> 58</w:delText>
        </w:r>
      </w:del>
    </w:p>
    <w:p w14:paraId="754A108C" w14:textId="0B736F59" w:rsidR="001023B2" w:rsidRPr="001023B2" w:rsidDel="0052249A" w:rsidRDefault="001023B2" w:rsidP="008429A4">
      <w:pPr>
        <w:rPr>
          <w:del w:id="40" w:author="Steff Guzmán" w:date="2023-03-13T18:19:00Z"/>
          <w:rFonts w:cs="Times New Roman"/>
          <w:b/>
          <w:bCs/>
        </w:rPr>
      </w:pPr>
      <w:del w:id="41" w:author="Steff Guzmán" w:date="2023-03-13T18:19:00Z">
        <w:r w:rsidRPr="001023B2" w:rsidDel="0052249A">
          <w:rPr>
            <w:rFonts w:cs="Times New Roman"/>
            <w:b/>
            <w:bCs/>
          </w:rPr>
          <w:delText xml:space="preserve">Anexos, </w:delText>
        </w:r>
        <w:r w:rsidRPr="001023B2" w:rsidDel="0052249A">
          <w:rPr>
            <w:rFonts w:cs="Times New Roman"/>
          </w:rPr>
          <w:delText>65</w:delText>
        </w:r>
      </w:del>
    </w:p>
    <w:p w14:paraId="4DF41F7D" w14:textId="77777777" w:rsidR="0085500C" w:rsidRPr="0085500C" w:rsidDel="0052249A" w:rsidRDefault="0085500C" w:rsidP="008429A4">
      <w:pPr>
        <w:rPr>
          <w:del w:id="42" w:author="Steff Guzmán" w:date="2023-03-13T18:19:00Z"/>
          <w:rFonts w:cs="Times New Roman"/>
        </w:rPr>
      </w:pPr>
    </w:p>
    <w:p w14:paraId="2BCBA310" w14:textId="77777777" w:rsidR="008429A4" w:rsidDel="0052249A" w:rsidRDefault="008429A4" w:rsidP="008429A4">
      <w:pPr>
        <w:rPr>
          <w:del w:id="43" w:author="Steff Guzmán" w:date="2023-03-13T18:19:00Z"/>
        </w:rPr>
      </w:pPr>
    </w:p>
    <w:p w14:paraId="3E3B74C7" w14:textId="6B77C31B" w:rsidR="008429A4" w:rsidDel="005A4444" w:rsidRDefault="008429A4" w:rsidP="008429A4">
      <w:pPr>
        <w:rPr>
          <w:del w:id="44" w:author="Steff Guzmán" w:date="2023-03-13T19:26:00Z"/>
        </w:rPr>
      </w:pPr>
    </w:p>
    <w:p w14:paraId="09FBD994" w14:textId="2C7BBE99" w:rsidR="008429A4" w:rsidDel="0052249A" w:rsidRDefault="008429A4" w:rsidP="008429A4">
      <w:pPr>
        <w:rPr>
          <w:del w:id="45" w:author="Steff Guzmán" w:date="2023-03-13T18:19:00Z"/>
        </w:rPr>
      </w:pPr>
    </w:p>
    <w:p w14:paraId="5B49D6E3" w14:textId="0B5DAC83" w:rsidR="00996369" w:rsidDel="0052249A" w:rsidRDefault="00996369" w:rsidP="008429A4">
      <w:pPr>
        <w:rPr>
          <w:del w:id="46" w:author="Steff Guzmán" w:date="2023-03-13T18:19:00Z"/>
        </w:rPr>
      </w:pPr>
    </w:p>
    <w:p w14:paraId="4CF58C62" w14:textId="42581330" w:rsidR="00996369" w:rsidDel="0052249A" w:rsidRDefault="00996369" w:rsidP="008429A4">
      <w:pPr>
        <w:rPr>
          <w:del w:id="47" w:author="Steff Guzmán" w:date="2023-03-13T18:19:00Z"/>
        </w:rPr>
      </w:pPr>
    </w:p>
    <w:p w14:paraId="33F1ADD8" w14:textId="407E3E38" w:rsidR="00996369" w:rsidDel="0052249A" w:rsidRDefault="00996369" w:rsidP="008429A4">
      <w:pPr>
        <w:rPr>
          <w:del w:id="48" w:author="Steff Guzmán" w:date="2023-03-13T18:18:00Z"/>
        </w:rPr>
      </w:pPr>
    </w:p>
    <w:p w14:paraId="77F6FBE4" w14:textId="05DFD5EA" w:rsidR="00996369" w:rsidDel="0052249A" w:rsidRDefault="00996369" w:rsidP="008429A4">
      <w:pPr>
        <w:rPr>
          <w:del w:id="49" w:author="Steff Guzmán" w:date="2023-03-13T18:18:00Z"/>
        </w:rPr>
      </w:pPr>
    </w:p>
    <w:p w14:paraId="46BEAE3F" w14:textId="5F39DF48" w:rsidR="00996369" w:rsidDel="0052249A" w:rsidRDefault="00996369" w:rsidP="008429A4">
      <w:pPr>
        <w:rPr>
          <w:del w:id="50" w:author="Steff Guzmán" w:date="2023-03-13T18:18:00Z"/>
        </w:rPr>
      </w:pPr>
    </w:p>
    <w:p w14:paraId="6361E8A6" w14:textId="41ADA35F" w:rsidR="00996369" w:rsidDel="0052249A" w:rsidRDefault="00996369" w:rsidP="008429A4">
      <w:pPr>
        <w:rPr>
          <w:del w:id="51" w:author="Steff Guzmán" w:date="2023-03-13T18:19:00Z"/>
        </w:rPr>
      </w:pPr>
    </w:p>
    <w:p w14:paraId="7C055A87" w14:textId="584B5979" w:rsidR="00996369" w:rsidDel="0052249A" w:rsidRDefault="00996369" w:rsidP="008429A4">
      <w:pPr>
        <w:rPr>
          <w:del w:id="52" w:author="Steff Guzmán" w:date="2023-03-13T18:19:00Z"/>
        </w:rPr>
      </w:pPr>
    </w:p>
    <w:p w14:paraId="7CEA38A9" w14:textId="07DBDAE5" w:rsidR="006D3013" w:rsidDel="0052249A" w:rsidRDefault="006D3013" w:rsidP="008429A4">
      <w:pPr>
        <w:rPr>
          <w:del w:id="53" w:author="Steff Guzmán" w:date="2023-03-13T18:19:00Z"/>
        </w:rPr>
      </w:pPr>
    </w:p>
    <w:p w14:paraId="5FFD6B48" w14:textId="5BDAE7B7" w:rsidR="00996369" w:rsidDel="0052249A" w:rsidRDefault="00996369" w:rsidP="008429A4">
      <w:pPr>
        <w:rPr>
          <w:del w:id="54" w:author="Steff Guzmán" w:date="2023-03-13T18:19:00Z"/>
        </w:rPr>
      </w:pPr>
    </w:p>
    <w:p w14:paraId="4409933C" w14:textId="6966A32F" w:rsidR="00996369" w:rsidDel="0052249A" w:rsidRDefault="00996369" w:rsidP="008429A4">
      <w:pPr>
        <w:rPr>
          <w:del w:id="55" w:author="Steff Guzmán" w:date="2023-03-13T18:19:00Z"/>
        </w:rPr>
      </w:pPr>
    </w:p>
    <w:p w14:paraId="59630C63" w14:textId="6DFBC29C" w:rsidR="00996369" w:rsidDel="0052249A" w:rsidRDefault="00996369" w:rsidP="008429A4">
      <w:pPr>
        <w:rPr>
          <w:del w:id="56" w:author="Steff Guzmán" w:date="2023-03-13T18:19:00Z"/>
        </w:rPr>
      </w:pPr>
    </w:p>
    <w:p w14:paraId="5416A106" w14:textId="4EBF24A4" w:rsidR="00996369" w:rsidDel="0052249A" w:rsidRDefault="00996369" w:rsidP="008429A4">
      <w:pPr>
        <w:rPr>
          <w:del w:id="57" w:author="Steff Guzmán" w:date="2023-03-13T18:19:00Z"/>
        </w:rPr>
      </w:pPr>
    </w:p>
    <w:p w14:paraId="0B8E6D96" w14:textId="5353FAF8" w:rsidR="00BB53D7" w:rsidDel="0052249A" w:rsidRDefault="00BB53D7" w:rsidP="00996369">
      <w:pPr>
        <w:jc w:val="center"/>
        <w:rPr>
          <w:del w:id="58" w:author="Steff Guzmán" w:date="2023-03-13T18:19:00Z"/>
        </w:rPr>
      </w:pPr>
    </w:p>
    <w:p w14:paraId="0E2D5B21" w14:textId="1749CDE2" w:rsidR="00996369" w:rsidRDefault="00996369" w:rsidP="00996369">
      <w:pPr>
        <w:jc w:val="center"/>
        <w:rPr>
          <w:ins w:id="59" w:author="Steff Guzmán" w:date="2023-03-13T19:26:00Z"/>
          <w:b/>
          <w:bCs/>
        </w:rPr>
      </w:pPr>
      <w:r w:rsidRPr="00BB53D7">
        <w:rPr>
          <w:b/>
          <w:bCs/>
        </w:rPr>
        <w:t>Lista de Tablas</w:t>
      </w:r>
    </w:p>
    <w:p w14:paraId="056C1D2A" w14:textId="77777777" w:rsidR="005A4444" w:rsidRDefault="005A4444" w:rsidP="00996369">
      <w:pPr>
        <w:jc w:val="center"/>
        <w:rPr>
          <w:ins w:id="60" w:author="Steff Guzmán" w:date="2023-03-13T18:38:00Z"/>
          <w:b/>
          <w:bCs/>
        </w:rPr>
      </w:pPr>
    </w:p>
    <w:p w14:paraId="1AE63F33" w14:textId="266B3AC4" w:rsidR="005A4444" w:rsidRDefault="005A4444">
      <w:pPr>
        <w:pStyle w:val="Tabladeilustraciones"/>
        <w:tabs>
          <w:tab w:val="right" w:leader="dot" w:pos="8828"/>
        </w:tabs>
        <w:rPr>
          <w:ins w:id="61" w:author="Steff Guzmán" w:date="2023-03-13T19:26:00Z"/>
          <w:rFonts w:asciiTheme="minorHAnsi" w:eastAsiaTheme="minorEastAsia" w:hAnsiTheme="minorHAnsi"/>
          <w:noProof/>
          <w:sz w:val="22"/>
          <w:lang w:eastAsia="es-CO"/>
        </w:rPr>
      </w:pPr>
      <w:ins w:id="62" w:author="Steff Guzmán" w:date="2023-03-13T19:26:00Z">
        <w:r>
          <w:rPr>
            <w:b/>
            <w:bCs/>
          </w:rPr>
          <w:fldChar w:fldCharType="begin"/>
        </w:r>
        <w:r>
          <w:rPr>
            <w:b/>
            <w:bCs/>
          </w:rPr>
          <w:instrText xml:space="preserve"> TOC \h \z \c "Tabla" </w:instrText>
        </w:r>
      </w:ins>
      <w:r>
        <w:rPr>
          <w:b/>
          <w:bCs/>
        </w:rPr>
        <w:fldChar w:fldCharType="separate"/>
      </w:r>
      <w:ins w:id="63" w:author="Steff Guzmán" w:date="2023-03-13T19:26:00Z">
        <w:r w:rsidRPr="000C6D06">
          <w:rPr>
            <w:rStyle w:val="Hipervnculo"/>
            <w:noProof/>
          </w:rPr>
          <w:fldChar w:fldCharType="begin"/>
        </w:r>
        <w:r w:rsidRPr="000C6D06">
          <w:rPr>
            <w:rStyle w:val="Hipervnculo"/>
            <w:noProof/>
          </w:rPr>
          <w:instrText xml:space="preserve"> </w:instrText>
        </w:r>
        <w:r>
          <w:rPr>
            <w:noProof/>
          </w:rPr>
          <w:instrText>HYPERLINK \l "_Toc129628014"</w:instrText>
        </w:r>
        <w:r w:rsidRPr="000C6D06">
          <w:rPr>
            <w:rStyle w:val="Hipervnculo"/>
            <w:noProof/>
          </w:rPr>
          <w:instrText xml:space="preserve"> </w:instrText>
        </w:r>
        <w:r w:rsidRPr="000C6D06">
          <w:rPr>
            <w:rStyle w:val="Hipervnculo"/>
            <w:noProof/>
          </w:rPr>
        </w:r>
        <w:r w:rsidRPr="000C6D06">
          <w:rPr>
            <w:rStyle w:val="Hipervnculo"/>
            <w:noProof/>
          </w:rPr>
          <w:fldChar w:fldCharType="separate"/>
        </w:r>
        <w:r w:rsidRPr="000C6D06">
          <w:rPr>
            <w:rStyle w:val="Hipervnculo"/>
            <w:noProof/>
          </w:rPr>
          <w:t>Tabla 1</w:t>
        </w:r>
        <w:r>
          <w:rPr>
            <w:noProof/>
            <w:webHidden/>
          </w:rPr>
          <w:tab/>
        </w:r>
        <w:r>
          <w:rPr>
            <w:noProof/>
            <w:webHidden/>
          </w:rPr>
          <w:fldChar w:fldCharType="begin"/>
        </w:r>
        <w:r>
          <w:rPr>
            <w:noProof/>
            <w:webHidden/>
          </w:rPr>
          <w:instrText xml:space="preserve"> PAGEREF _Toc129628014 \h </w:instrText>
        </w:r>
      </w:ins>
      <w:r>
        <w:rPr>
          <w:noProof/>
          <w:webHidden/>
        </w:rPr>
      </w:r>
      <w:r>
        <w:rPr>
          <w:noProof/>
          <w:webHidden/>
        </w:rPr>
        <w:fldChar w:fldCharType="separate"/>
      </w:r>
      <w:ins w:id="64" w:author="Steff Guzmán" w:date="2023-03-13T19:26:00Z">
        <w:r>
          <w:rPr>
            <w:noProof/>
            <w:webHidden/>
          </w:rPr>
          <w:t>32</w:t>
        </w:r>
        <w:r>
          <w:rPr>
            <w:noProof/>
            <w:webHidden/>
          </w:rPr>
          <w:fldChar w:fldCharType="end"/>
        </w:r>
        <w:r w:rsidRPr="000C6D06">
          <w:rPr>
            <w:rStyle w:val="Hipervnculo"/>
            <w:noProof/>
          </w:rPr>
          <w:fldChar w:fldCharType="end"/>
        </w:r>
      </w:ins>
    </w:p>
    <w:p w14:paraId="0E1340A0" w14:textId="2152CC00" w:rsidR="005A4444" w:rsidRDefault="005A4444">
      <w:pPr>
        <w:pStyle w:val="Tabladeilustraciones"/>
        <w:tabs>
          <w:tab w:val="right" w:leader="dot" w:pos="8828"/>
        </w:tabs>
        <w:rPr>
          <w:ins w:id="65" w:author="Steff Guzmán" w:date="2023-03-13T19:26:00Z"/>
          <w:rFonts w:asciiTheme="minorHAnsi" w:eastAsiaTheme="minorEastAsia" w:hAnsiTheme="minorHAnsi"/>
          <w:noProof/>
          <w:sz w:val="22"/>
          <w:lang w:eastAsia="es-CO"/>
        </w:rPr>
      </w:pPr>
      <w:ins w:id="66" w:author="Steff Guzmán" w:date="2023-03-13T19:26:00Z">
        <w:r w:rsidRPr="000C6D06">
          <w:rPr>
            <w:rStyle w:val="Hipervnculo"/>
            <w:noProof/>
          </w:rPr>
          <w:fldChar w:fldCharType="begin"/>
        </w:r>
        <w:r w:rsidRPr="000C6D06">
          <w:rPr>
            <w:rStyle w:val="Hipervnculo"/>
            <w:noProof/>
          </w:rPr>
          <w:instrText xml:space="preserve"> </w:instrText>
        </w:r>
        <w:r>
          <w:rPr>
            <w:noProof/>
          </w:rPr>
          <w:instrText>HYPERLINK \l "_Toc129628015"</w:instrText>
        </w:r>
        <w:r w:rsidRPr="000C6D06">
          <w:rPr>
            <w:rStyle w:val="Hipervnculo"/>
            <w:noProof/>
          </w:rPr>
          <w:instrText xml:space="preserve"> </w:instrText>
        </w:r>
        <w:r w:rsidRPr="000C6D06">
          <w:rPr>
            <w:rStyle w:val="Hipervnculo"/>
            <w:noProof/>
          </w:rPr>
        </w:r>
        <w:r w:rsidRPr="000C6D06">
          <w:rPr>
            <w:rStyle w:val="Hipervnculo"/>
            <w:noProof/>
          </w:rPr>
          <w:fldChar w:fldCharType="separate"/>
        </w:r>
        <w:r w:rsidRPr="000C6D06">
          <w:rPr>
            <w:rStyle w:val="Hipervnculo"/>
            <w:noProof/>
          </w:rPr>
          <w:t>Tabla 2</w:t>
        </w:r>
        <w:r>
          <w:rPr>
            <w:noProof/>
            <w:webHidden/>
          </w:rPr>
          <w:tab/>
        </w:r>
        <w:r>
          <w:rPr>
            <w:noProof/>
            <w:webHidden/>
          </w:rPr>
          <w:fldChar w:fldCharType="begin"/>
        </w:r>
        <w:r>
          <w:rPr>
            <w:noProof/>
            <w:webHidden/>
          </w:rPr>
          <w:instrText xml:space="preserve"> PAGEREF _Toc129628015 \h </w:instrText>
        </w:r>
      </w:ins>
      <w:r>
        <w:rPr>
          <w:noProof/>
          <w:webHidden/>
        </w:rPr>
      </w:r>
      <w:r>
        <w:rPr>
          <w:noProof/>
          <w:webHidden/>
        </w:rPr>
        <w:fldChar w:fldCharType="separate"/>
      </w:r>
      <w:ins w:id="67" w:author="Steff Guzmán" w:date="2023-03-13T19:26:00Z">
        <w:r>
          <w:rPr>
            <w:noProof/>
            <w:webHidden/>
          </w:rPr>
          <w:t>52</w:t>
        </w:r>
        <w:r>
          <w:rPr>
            <w:noProof/>
            <w:webHidden/>
          </w:rPr>
          <w:fldChar w:fldCharType="end"/>
        </w:r>
        <w:r w:rsidRPr="000C6D06">
          <w:rPr>
            <w:rStyle w:val="Hipervnculo"/>
            <w:noProof/>
          </w:rPr>
          <w:fldChar w:fldCharType="end"/>
        </w:r>
      </w:ins>
    </w:p>
    <w:p w14:paraId="13A2FD57" w14:textId="20D23E93" w:rsidR="005A4444" w:rsidRDefault="005A4444">
      <w:pPr>
        <w:pStyle w:val="Tabladeilustraciones"/>
        <w:tabs>
          <w:tab w:val="right" w:leader="dot" w:pos="8828"/>
        </w:tabs>
        <w:rPr>
          <w:ins w:id="68" w:author="Steff Guzmán" w:date="2023-03-13T19:26:00Z"/>
          <w:rFonts w:asciiTheme="minorHAnsi" w:eastAsiaTheme="minorEastAsia" w:hAnsiTheme="minorHAnsi"/>
          <w:noProof/>
          <w:sz w:val="22"/>
          <w:lang w:eastAsia="es-CO"/>
        </w:rPr>
      </w:pPr>
      <w:ins w:id="69" w:author="Steff Guzmán" w:date="2023-03-13T19:26:00Z">
        <w:r w:rsidRPr="000C6D06">
          <w:rPr>
            <w:rStyle w:val="Hipervnculo"/>
            <w:noProof/>
          </w:rPr>
          <w:fldChar w:fldCharType="begin"/>
        </w:r>
        <w:r w:rsidRPr="000C6D06">
          <w:rPr>
            <w:rStyle w:val="Hipervnculo"/>
            <w:noProof/>
          </w:rPr>
          <w:instrText xml:space="preserve"> </w:instrText>
        </w:r>
        <w:r>
          <w:rPr>
            <w:noProof/>
          </w:rPr>
          <w:instrText>HYPERLINK \l "_Toc129628016"</w:instrText>
        </w:r>
        <w:r w:rsidRPr="000C6D06">
          <w:rPr>
            <w:rStyle w:val="Hipervnculo"/>
            <w:noProof/>
          </w:rPr>
          <w:instrText xml:space="preserve"> </w:instrText>
        </w:r>
        <w:r w:rsidRPr="000C6D06">
          <w:rPr>
            <w:rStyle w:val="Hipervnculo"/>
            <w:noProof/>
          </w:rPr>
        </w:r>
        <w:r w:rsidRPr="000C6D06">
          <w:rPr>
            <w:rStyle w:val="Hipervnculo"/>
            <w:noProof/>
          </w:rPr>
          <w:fldChar w:fldCharType="separate"/>
        </w:r>
        <w:r w:rsidRPr="000C6D06">
          <w:rPr>
            <w:rStyle w:val="Hipervnculo"/>
            <w:noProof/>
          </w:rPr>
          <w:t>Tabla 3</w:t>
        </w:r>
        <w:r>
          <w:rPr>
            <w:noProof/>
            <w:webHidden/>
          </w:rPr>
          <w:tab/>
        </w:r>
        <w:r>
          <w:rPr>
            <w:noProof/>
            <w:webHidden/>
          </w:rPr>
          <w:fldChar w:fldCharType="begin"/>
        </w:r>
        <w:r>
          <w:rPr>
            <w:noProof/>
            <w:webHidden/>
          </w:rPr>
          <w:instrText xml:space="preserve"> PAGEREF _Toc129628016 \h </w:instrText>
        </w:r>
      </w:ins>
      <w:r>
        <w:rPr>
          <w:noProof/>
          <w:webHidden/>
        </w:rPr>
      </w:r>
      <w:r>
        <w:rPr>
          <w:noProof/>
          <w:webHidden/>
        </w:rPr>
        <w:fldChar w:fldCharType="separate"/>
      </w:r>
      <w:ins w:id="70" w:author="Steff Guzmán" w:date="2023-03-13T19:26:00Z">
        <w:r>
          <w:rPr>
            <w:noProof/>
            <w:webHidden/>
          </w:rPr>
          <w:t>58</w:t>
        </w:r>
        <w:r>
          <w:rPr>
            <w:noProof/>
            <w:webHidden/>
          </w:rPr>
          <w:fldChar w:fldCharType="end"/>
        </w:r>
        <w:r w:rsidRPr="000C6D06">
          <w:rPr>
            <w:rStyle w:val="Hipervnculo"/>
            <w:noProof/>
          </w:rPr>
          <w:fldChar w:fldCharType="end"/>
        </w:r>
      </w:ins>
    </w:p>
    <w:p w14:paraId="641FF5EE" w14:textId="6EDDA375" w:rsidR="00244CE1" w:rsidRDefault="005A4444" w:rsidP="00996369">
      <w:pPr>
        <w:jc w:val="center"/>
        <w:rPr>
          <w:b/>
          <w:bCs/>
        </w:rPr>
      </w:pPr>
      <w:ins w:id="71" w:author="Steff Guzmán" w:date="2023-03-13T19:26:00Z">
        <w:r>
          <w:rPr>
            <w:b/>
            <w:bCs/>
          </w:rPr>
          <w:fldChar w:fldCharType="end"/>
        </w:r>
      </w:ins>
    </w:p>
    <w:p w14:paraId="34D73E51" w14:textId="008AB2E8" w:rsidR="00BB53D7" w:rsidRPr="00925111" w:rsidDel="00244CE1" w:rsidRDefault="00BB53D7" w:rsidP="00BB53D7">
      <w:pPr>
        <w:rPr>
          <w:del w:id="72" w:author="Steff Guzmán" w:date="2023-03-13T18:38:00Z"/>
          <w:rFonts w:cs="Times New Roman"/>
          <w:i/>
          <w:iCs/>
          <w:szCs w:val="24"/>
        </w:rPr>
      </w:pPr>
      <w:del w:id="73" w:author="Steff Guzmán" w:date="2023-03-13T18:38:00Z">
        <w:r w:rsidRPr="00925111" w:rsidDel="00244CE1">
          <w:rPr>
            <w:rFonts w:cs="Times New Roman"/>
            <w:b/>
            <w:bCs/>
            <w:szCs w:val="24"/>
          </w:rPr>
          <w:delText xml:space="preserve">Tabla 1. </w:delText>
        </w:r>
        <w:r w:rsidRPr="00925111" w:rsidDel="00244CE1">
          <w:rPr>
            <w:rFonts w:cs="Times New Roman"/>
            <w:i/>
            <w:iCs/>
            <w:szCs w:val="24"/>
          </w:rPr>
          <w:delText>Etapas para realizar cadena de valor</w:delText>
        </w:r>
        <w:r w:rsidR="006D3013" w:rsidRPr="00925111" w:rsidDel="00244CE1">
          <w:rPr>
            <w:rFonts w:cs="Times New Roman"/>
            <w:i/>
            <w:iCs/>
            <w:szCs w:val="24"/>
          </w:rPr>
          <w:delText xml:space="preserve">, </w:delText>
        </w:r>
        <w:r w:rsidR="006D3013" w:rsidRPr="00925111" w:rsidDel="00244CE1">
          <w:rPr>
            <w:rFonts w:cs="Times New Roman"/>
            <w:szCs w:val="24"/>
          </w:rPr>
          <w:delText>2</w:delText>
        </w:r>
        <w:r w:rsidR="001023B2" w:rsidDel="00244CE1">
          <w:rPr>
            <w:rFonts w:cs="Times New Roman"/>
            <w:szCs w:val="24"/>
          </w:rPr>
          <w:delText>9</w:delText>
        </w:r>
      </w:del>
    </w:p>
    <w:p w14:paraId="4F2D3F6A" w14:textId="170C9E8A" w:rsidR="00BB53D7" w:rsidRPr="00925111" w:rsidDel="00244CE1" w:rsidRDefault="00BB53D7" w:rsidP="00BB53D7">
      <w:pPr>
        <w:rPr>
          <w:del w:id="74" w:author="Steff Guzmán" w:date="2023-03-13T18:38:00Z"/>
          <w:rFonts w:cs="Times New Roman"/>
          <w:i/>
          <w:iCs/>
          <w:szCs w:val="24"/>
        </w:rPr>
      </w:pPr>
      <w:del w:id="75" w:author="Steff Guzmán" w:date="2023-03-13T18:38:00Z">
        <w:r w:rsidRPr="001023B2" w:rsidDel="00244CE1">
          <w:rPr>
            <w:rFonts w:cs="Times New Roman"/>
            <w:b/>
            <w:bCs/>
            <w:szCs w:val="24"/>
          </w:rPr>
          <w:delText xml:space="preserve">Tabla 2. </w:delText>
        </w:r>
        <w:r w:rsidR="00925111" w:rsidRPr="00925111" w:rsidDel="00244CE1">
          <w:rPr>
            <w:rFonts w:cs="Times New Roman"/>
            <w:i/>
            <w:iCs/>
            <w:szCs w:val="24"/>
          </w:rPr>
          <w:delText xml:space="preserve">Promedio de datos diarios del mes de septiembre, </w:delText>
        </w:r>
        <w:r w:rsidR="001023B2" w:rsidDel="00244CE1">
          <w:rPr>
            <w:rFonts w:cs="Times New Roman"/>
            <w:szCs w:val="24"/>
          </w:rPr>
          <w:delText>52</w:delText>
        </w:r>
      </w:del>
    </w:p>
    <w:p w14:paraId="1E8D1FAF" w14:textId="27053CA4" w:rsidR="00A2571A" w:rsidRPr="00925111" w:rsidRDefault="00A2571A" w:rsidP="00996369">
      <w:pPr>
        <w:jc w:val="center"/>
        <w:rPr>
          <w:rFonts w:cs="Times New Roman"/>
          <w:szCs w:val="24"/>
        </w:rPr>
      </w:pPr>
    </w:p>
    <w:p w14:paraId="0EF41EAC" w14:textId="46495DB6" w:rsidR="00A2571A" w:rsidRDefault="00A2571A" w:rsidP="00996369">
      <w:pPr>
        <w:jc w:val="center"/>
      </w:pPr>
    </w:p>
    <w:p w14:paraId="079CF5EC" w14:textId="2B931A4E" w:rsidR="00A2571A" w:rsidRDefault="00A2571A" w:rsidP="00996369">
      <w:pPr>
        <w:jc w:val="center"/>
      </w:pPr>
    </w:p>
    <w:p w14:paraId="4564E552" w14:textId="4ABE6377" w:rsidR="00A2571A" w:rsidRDefault="00A2571A" w:rsidP="00996369">
      <w:pPr>
        <w:jc w:val="center"/>
      </w:pPr>
    </w:p>
    <w:p w14:paraId="04FA9C8F" w14:textId="1D54C2A3" w:rsidR="00A2571A" w:rsidRDefault="00A2571A" w:rsidP="00996369">
      <w:pPr>
        <w:jc w:val="center"/>
      </w:pPr>
    </w:p>
    <w:p w14:paraId="57BBB2E4" w14:textId="56CAC033" w:rsidR="00A2571A" w:rsidRDefault="00A2571A" w:rsidP="00996369">
      <w:pPr>
        <w:jc w:val="center"/>
      </w:pPr>
    </w:p>
    <w:p w14:paraId="3B3C4988" w14:textId="12DDBA8E" w:rsidR="00A2571A" w:rsidRDefault="00A2571A" w:rsidP="00996369">
      <w:pPr>
        <w:jc w:val="center"/>
      </w:pPr>
    </w:p>
    <w:p w14:paraId="5F4A8C63" w14:textId="49F891A6" w:rsidR="00A2571A" w:rsidRDefault="00A2571A" w:rsidP="00996369">
      <w:pPr>
        <w:jc w:val="center"/>
      </w:pPr>
    </w:p>
    <w:p w14:paraId="5FF8656B" w14:textId="5757AB16" w:rsidR="00A2571A" w:rsidRDefault="00A2571A" w:rsidP="00996369">
      <w:pPr>
        <w:jc w:val="center"/>
      </w:pPr>
    </w:p>
    <w:p w14:paraId="594B5670" w14:textId="3A3FF2A9" w:rsidR="00A2571A" w:rsidRDefault="00A2571A" w:rsidP="00996369">
      <w:pPr>
        <w:jc w:val="center"/>
      </w:pPr>
    </w:p>
    <w:p w14:paraId="424D0D6B" w14:textId="21089B6A" w:rsidR="00A2571A" w:rsidRDefault="00A2571A" w:rsidP="00996369">
      <w:pPr>
        <w:jc w:val="center"/>
      </w:pPr>
    </w:p>
    <w:p w14:paraId="623EE74E" w14:textId="223C8536" w:rsidR="00A2571A" w:rsidRDefault="00A2571A" w:rsidP="00996369">
      <w:pPr>
        <w:jc w:val="center"/>
      </w:pPr>
    </w:p>
    <w:p w14:paraId="06CF3559" w14:textId="563E4ACF" w:rsidR="00A2571A" w:rsidRDefault="00A2571A" w:rsidP="00996369">
      <w:pPr>
        <w:jc w:val="center"/>
      </w:pPr>
    </w:p>
    <w:p w14:paraId="2EC8B8DF" w14:textId="65691C66" w:rsidR="00A2571A" w:rsidRDefault="00A2571A" w:rsidP="00996369">
      <w:pPr>
        <w:jc w:val="center"/>
      </w:pPr>
    </w:p>
    <w:p w14:paraId="0C7369A6" w14:textId="42A8AAB2" w:rsidR="00A2571A" w:rsidRDefault="00A2571A" w:rsidP="00996369">
      <w:pPr>
        <w:jc w:val="center"/>
      </w:pPr>
    </w:p>
    <w:p w14:paraId="5BA93AA4" w14:textId="063B8677" w:rsidR="00A2571A" w:rsidRDefault="00A2571A" w:rsidP="00996369">
      <w:pPr>
        <w:jc w:val="center"/>
      </w:pPr>
    </w:p>
    <w:p w14:paraId="34A23163" w14:textId="4D4D789B" w:rsidR="00A2571A" w:rsidRDefault="00A2571A" w:rsidP="00996369">
      <w:pPr>
        <w:jc w:val="center"/>
      </w:pPr>
    </w:p>
    <w:p w14:paraId="3018C3C0" w14:textId="411A76BD" w:rsidR="00A2571A" w:rsidRDefault="00A2571A" w:rsidP="00996369">
      <w:pPr>
        <w:jc w:val="center"/>
      </w:pPr>
    </w:p>
    <w:p w14:paraId="2F4A1045" w14:textId="475EF837" w:rsidR="00A2571A" w:rsidRDefault="00A2571A" w:rsidP="00996369">
      <w:pPr>
        <w:jc w:val="center"/>
      </w:pPr>
    </w:p>
    <w:p w14:paraId="216524F5" w14:textId="6AF1F9C8" w:rsidR="00A2571A" w:rsidRDefault="00A2571A" w:rsidP="00996369">
      <w:pPr>
        <w:jc w:val="center"/>
      </w:pPr>
    </w:p>
    <w:p w14:paraId="60085B93" w14:textId="7209394F" w:rsidR="00AC0534" w:rsidRDefault="00AC0534" w:rsidP="00996369">
      <w:pPr>
        <w:jc w:val="center"/>
      </w:pPr>
    </w:p>
    <w:p w14:paraId="66E88D79" w14:textId="02884BE1" w:rsidR="00AC0534" w:rsidRDefault="00AC0534" w:rsidP="00996369">
      <w:pPr>
        <w:jc w:val="center"/>
      </w:pPr>
    </w:p>
    <w:p w14:paraId="41D39FF3" w14:textId="3729D499" w:rsidR="00AC0534" w:rsidRDefault="00AC0534" w:rsidP="00996369">
      <w:pPr>
        <w:jc w:val="center"/>
      </w:pPr>
    </w:p>
    <w:p w14:paraId="5ACDC1D4" w14:textId="27012373" w:rsidR="001023B2" w:rsidDel="005A4444" w:rsidRDefault="001023B2" w:rsidP="00996369">
      <w:pPr>
        <w:jc w:val="center"/>
        <w:rPr>
          <w:del w:id="76" w:author="Steff Guzmán" w:date="2023-03-13T19:26:00Z"/>
        </w:rPr>
      </w:pPr>
    </w:p>
    <w:p w14:paraId="4EF70EAA" w14:textId="3E0D543D" w:rsidR="001023B2" w:rsidDel="005A4444" w:rsidRDefault="001023B2" w:rsidP="00996369">
      <w:pPr>
        <w:jc w:val="center"/>
        <w:rPr>
          <w:del w:id="77" w:author="Steff Guzmán" w:date="2023-03-13T19:26:00Z"/>
        </w:rPr>
      </w:pPr>
    </w:p>
    <w:p w14:paraId="580A390A" w14:textId="1B803EEF" w:rsidR="00AC0534" w:rsidDel="005A4444" w:rsidRDefault="00AC0534" w:rsidP="00996369">
      <w:pPr>
        <w:jc w:val="center"/>
        <w:rPr>
          <w:del w:id="78" w:author="Steff Guzmán" w:date="2023-03-13T19:26:00Z"/>
        </w:rPr>
      </w:pPr>
    </w:p>
    <w:p w14:paraId="1461289D" w14:textId="646737CE" w:rsidR="00A2571A" w:rsidDel="005A4444" w:rsidRDefault="00A2571A" w:rsidP="00996369">
      <w:pPr>
        <w:jc w:val="center"/>
        <w:rPr>
          <w:del w:id="79" w:author="Steff Guzmán" w:date="2023-03-13T19:26:00Z"/>
        </w:rPr>
      </w:pPr>
    </w:p>
    <w:p w14:paraId="51F259DC" w14:textId="577F1D8E" w:rsidR="001023B2" w:rsidDel="005A4444" w:rsidRDefault="001023B2" w:rsidP="00996369">
      <w:pPr>
        <w:jc w:val="center"/>
        <w:rPr>
          <w:del w:id="80" w:author="Steff Guzmán" w:date="2023-03-13T19:26:00Z"/>
        </w:rPr>
      </w:pPr>
    </w:p>
    <w:p w14:paraId="47101A6A" w14:textId="77777777" w:rsidR="0052249A" w:rsidRDefault="0052249A" w:rsidP="00996369">
      <w:pPr>
        <w:jc w:val="center"/>
        <w:rPr>
          <w:ins w:id="81" w:author="Steff Guzmán" w:date="2023-03-13T18:24:00Z"/>
          <w:b/>
          <w:bCs/>
        </w:rPr>
      </w:pPr>
    </w:p>
    <w:p w14:paraId="710D5DF2" w14:textId="6E757572" w:rsidR="00996369" w:rsidRDefault="00996369" w:rsidP="00996369">
      <w:pPr>
        <w:jc w:val="center"/>
        <w:rPr>
          <w:ins w:id="82" w:author="Steff Guzmán" w:date="2023-03-13T18:47:00Z"/>
          <w:b/>
          <w:bCs/>
        </w:rPr>
      </w:pPr>
      <w:r w:rsidRPr="0087174B">
        <w:rPr>
          <w:b/>
          <w:bCs/>
        </w:rPr>
        <w:lastRenderedPageBreak/>
        <w:t>Lista de Figuras</w:t>
      </w:r>
    </w:p>
    <w:p w14:paraId="3860034E" w14:textId="164F679F" w:rsidR="00C87243" w:rsidRDefault="00C87243">
      <w:pPr>
        <w:pStyle w:val="Tabladeilustraciones"/>
        <w:tabs>
          <w:tab w:val="right" w:leader="dot" w:pos="8828"/>
        </w:tabs>
        <w:rPr>
          <w:ins w:id="83" w:author="Steff Guzmán" w:date="2023-03-13T18:48:00Z"/>
          <w:rFonts w:asciiTheme="minorHAnsi" w:eastAsiaTheme="minorEastAsia" w:hAnsiTheme="minorHAnsi"/>
          <w:noProof/>
          <w:sz w:val="22"/>
          <w:lang w:eastAsia="es-CO"/>
        </w:rPr>
      </w:pPr>
      <w:ins w:id="84" w:author="Steff Guzmán" w:date="2023-03-13T18:48:00Z">
        <w:r>
          <w:rPr>
            <w:b/>
            <w:bCs/>
          </w:rPr>
          <w:fldChar w:fldCharType="begin"/>
        </w:r>
        <w:r>
          <w:rPr>
            <w:b/>
            <w:bCs/>
          </w:rPr>
          <w:instrText xml:space="preserve"> TOC \h \z \c "Figura" </w:instrText>
        </w:r>
      </w:ins>
      <w:r>
        <w:rPr>
          <w:b/>
          <w:bCs/>
        </w:rPr>
        <w:fldChar w:fldCharType="separate"/>
      </w:r>
      <w:ins w:id="85"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"_Toc129625733"</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1</w:t>
        </w:r>
        <w:r>
          <w:rPr>
            <w:noProof/>
            <w:webHidden/>
          </w:rPr>
          <w:tab/>
        </w:r>
        <w:r>
          <w:rPr>
            <w:noProof/>
            <w:webHidden/>
          </w:rPr>
          <w:fldChar w:fldCharType="begin"/>
        </w:r>
        <w:r>
          <w:rPr>
            <w:noProof/>
            <w:webHidden/>
          </w:rPr>
          <w:instrText xml:space="preserve"> PAGEREF _Toc129625733 \h </w:instrText>
        </w:r>
      </w:ins>
      <w:r>
        <w:rPr>
          <w:noProof/>
          <w:webHidden/>
        </w:rPr>
      </w:r>
      <w:r>
        <w:rPr>
          <w:noProof/>
          <w:webHidden/>
        </w:rPr>
        <w:fldChar w:fldCharType="separate"/>
      </w:r>
      <w:ins w:id="86" w:author="Steff Guzmán" w:date="2023-03-13T18:48:00Z">
        <w:r>
          <w:rPr>
            <w:noProof/>
            <w:webHidden/>
          </w:rPr>
          <w:t>18</w:t>
        </w:r>
        <w:r>
          <w:rPr>
            <w:noProof/>
            <w:webHidden/>
          </w:rPr>
          <w:fldChar w:fldCharType="end"/>
        </w:r>
        <w:r w:rsidRPr="0073150D">
          <w:rPr>
            <w:rStyle w:val="Hipervnculo"/>
            <w:noProof/>
          </w:rPr>
          <w:fldChar w:fldCharType="end"/>
        </w:r>
      </w:ins>
    </w:p>
    <w:p w14:paraId="566B95EF" w14:textId="19FACC9B" w:rsidR="00C87243" w:rsidRDefault="00C87243">
      <w:pPr>
        <w:pStyle w:val="Tabladeilustraciones"/>
        <w:tabs>
          <w:tab w:val="right" w:leader="dot" w:pos="8828"/>
        </w:tabs>
        <w:rPr>
          <w:ins w:id="87" w:author="Steff Guzmán" w:date="2023-03-13T18:48:00Z"/>
          <w:rFonts w:asciiTheme="minorHAnsi" w:eastAsiaTheme="minorEastAsia" w:hAnsiTheme="minorHAnsi"/>
          <w:noProof/>
          <w:sz w:val="22"/>
          <w:lang w:eastAsia="es-CO"/>
        </w:rPr>
      </w:pPr>
      <w:ins w:id="88"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"_Toc129625734"</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2</w:t>
        </w:r>
        <w:r>
          <w:rPr>
            <w:noProof/>
            <w:webHidden/>
          </w:rPr>
          <w:tab/>
        </w:r>
        <w:r>
          <w:rPr>
            <w:noProof/>
            <w:webHidden/>
          </w:rPr>
          <w:fldChar w:fldCharType="begin"/>
        </w:r>
        <w:r>
          <w:rPr>
            <w:noProof/>
            <w:webHidden/>
          </w:rPr>
          <w:instrText xml:space="preserve"> PAGEREF _Toc129625734 \h </w:instrText>
        </w:r>
      </w:ins>
      <w:r>
        <w:rPr>
          <w:noProof/>
          <w:webHidden/>
        </w:rPr>
      </w:r>
      <w:r>
        <w:rPr>
          <w:noProof/>
          <w:webHidden/>
        </w:rPr>
        <w:fldChar w:fldCharType="separate"/>
      </w:r>
      <w:ins w:id="89" w:author="Steff Guzmán" w:date="2023-03-13T18:48:00Z">
        <w:r>
          <w:rPr>
            <w:noProof/>
            <w:webHidden/>
          </w:rPr>
          <w:t>24</w:t>
        </w:r>
        <w:r>
          <w:rPr>
            <w:noProof/>
            <w:webHidden/>
          </w:rPr>
          <w:fldChar w:fldCharType="end"/>
        </w:r>
        <w:r w:rsidRPr="0073150D">
          <w:rPr>
            <w:rStyle w:val="Hipervnculo"/>
            <w:noProof/>
          </w:rPr>
          <w:fldChar w:fldCharType="end"/>
        </w:r>
      </w:ins>
    </w:p>
    <w:p w14:paraId="7863E06A" w14:textId="26A752BD" w:rsidR="00C87243" w:rsidRDefault="00C87243">
      <w:pPr>
        <w:pStyle w:val="Tabladeilustraciones"/>
        <w:tabs>
          <w:tab w:val="right" w:leader="dot" w:pos="8828"/>
        </w:tabs>
        <w:rPr>
          <w:ins w:id="90" w:author="Steff Guzmán" w:date="2023-03-13T18:48:00Z"/>
          <w:rFonts w:asciiTheme="minorHAnsi" w:eastAsiaTheme="minorEastAsia" w:hAnsiTheme="minorHAnsi"/>
          <w:noProof/>
          <w:sz w:val="22"/>
          <w:lang w:eastAsia="es-CO"/>
        </w:rPr>
      </w:pPr>
      <w:ins w:id="91"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"_Toc129625735"</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3</w:t>
        </w:r>
        <w:r>
          <w:rPr>
            <w:noProof/>
            <w:webHidden/>
          </w:rPr>
          <w:tab/>
        </w:r>
        <w:r>
          <w:rPr>
            <w:noProof/>
            <w:webHidden/>
          </w:rPr>
          <w:fldChar w:fldCharType="begin"/>
        </w:r>
        <w:r>
          <w:rPr>
            <w:noProof/>
            <w:webHidden/>
          </w:rPr>
          <w:instrText xml:space="preserve"> PAGEREF _Toc129625735 \h </w:instrText>
        </w:r>
      </w:ins>
      <w:r>
        <w:rPr>
          <w:noProof/>
          <w:webHidden/>
        </w:rPr>
      </w:r>
      <w:r>
        <w:rPr>
          <w:noProof/>
          <w:webHidden/>
        </w:rPr>
        <w:fldChar w:fldCharType="separate"/>
      </w:r>
      <w:ins w:id="92" w:author="Steff Guzmán" w:date="2023-03-13T18:48:00Z">
        <w:r>
          <w:rPr>
            <w:noProof/>
            <w:webHidden/>
          </w:rPr>
          <w:t>27</w:t>
        </w:r>
        <w:r>
          <w:rPr>
            <w:noProof/>
            <w:webHidden/>
          </w:rPr>
          <w:fldChar w:fldCharType="end"/>
        </w:r>
        <w:r w:rsidRPr="0073150D">
          <w:rPr>
            <w:rStyle w:val="Hipervnculo"/>
            <w:noProof/>
          </w:rPr>
          <w:fldChar w:fldCharType="end"/>
        </w:r>
      </w:ins>
    </w:p>
    <w:p w14:paraId="2AA5469C" w14:textId="5C52F4B2" w:rsidR="00C87243" w:rsidRDefault="00C87243">
      <w:pPr>
        <w:pStyle w:val="Tabladeilustraciones"/>
        <w:tabs>
          <w:tab w:val="right" w:leader="dot" w:pos="8828"/>
        </w:tabs>
        <w:rPr>
          <w:ins w:id="93" w:author="Steff Guzmán" w:date="2023-03-13T18:48:00Z"/>
          <w:rFonts w:asciiTheme="minorHAnsi" w:eastAsiaTheme="minorEastAsia" w:hAnsiTheme="minorHAnsi"/>
          <w:noProof/>
          <w:sz w:val="22"/>
          <w:lang w:eastAsia="es-CO"/>
        </w:rPr>
      </w:pPr>
      <w:ins w:id="94"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"_Toc129625736"</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4</w:t>
        </w:r>
        <w:r>
          <w:rPr>
            <w:noProof/>
            <w:webHidden/>
          </w:rPr>
          <w:tab/>
        </w:r>
        <w:r>
          <w:rPr>
            <w:noProof/>
            <w:webHidden/>
          </w:rPr>
          <w:fldChar w:fldCharType="begin"/>
        </w:r>
        <w:r>
          <w:rPr>
            <w:noProof/>
            <w:webHidden/>
          </w:rPr>
          <w:instrText xml:space="preserve"> PAGEREF _Toc129625736 \h </w:instrText>
        </w:r>
      </w:ins>
      <w:r>
        <w:rPr>
          <w:noProof/>
          <w:webHidden/>
        </w:rPr>
      </w:r>
      <w:r>
        <w:rPr>
          <w:noProof/>
          <w:webHidden/>
        </w:rPr>
        <w:fldChar w:fldCharType="separate"/>
      </w:r>
      <w:ins w:id="95" w:author="Steff Guzmán" w:date="2023-03-13T18:48:00Z">
        <w:r>
          <w:rPr>
            <w:noProof/>
            <w:webHidden/>
          </w:rPr>
          <w:t>31</w:t>
        </w:r>
        <w:r>
          <w:rPr>
            <w:noProof/>
            <w:webHidden/>
          </w:rPr>
          <w:fldChar w:fldCharType="end"/>
        </w:r>
        <w:r w:rsidRPr="0073150D">
          <w:rPr>
            <w:rStyle w:val="Hipervnculo"/>
            <w:noProof/>
          </w:rPr>
          <w:fldChar w:fldCharType="end"/>
        </w:r>
      </w:ins>
    </w:p>
    <w:p w14:paraId="21928B24" w14:textId="2FE6EDCC" w:rsidR="00C87243" w:rsidRDefault="00C87243">
      <w:pPr>
        <w:pStyle w:val="Tabladeilustraciones"/>
        <w:tabs>
          <w:tab w:val="right" w:leader="dot" w:pos="8828"/>
        </w:tabs>
        <w:rPr>
          <w:ins w:id="96" w:author="Steff Guzmán" w:date="2023-03-13T18:48:00Z"/>
          <w:rFonts w:asciiTheme="minorHAnsi" w:eastAsiaTheme="minorEastAsia" w:hAnsiTheme="minorHAnsi"/>
          <w:noProof/>
          <w:sz w:val="22"/>
          <w:lang w:eastAsia="es-CO"/>
        </w:rPr>
      </w:pPr>
      <w:ins w:id="97"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"_Toc129625737"</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5</w:t>
        </w:r>
        <w:r>
          <w:rPr>
            <w:noProof/>
            <w:webHidden/>
          </w:rPr>
          <w:tab/>
        </w:r>
        <w:r>
          <w:rPr>
            <w:noProof/>
            <w:webHidden/>
          </w:rPr>
          <w:fldChar w:fldCharType="begin"/>
        </w:r>
        <w:r>
          <w:rPr>
            <w:noProof/>
            <w:webHidden/>
          </w:rPr>
          <w:instrText xml:space="preserve"> PAGEREF _Toc129625737 \h </w:instrText>
        </w:r>
      </w:ins>
      <w:r>
        <w:rPr>
          <w:noProof/>
          <w:webHidden/>
        </w:rPr>
      </w:r>
      <w:r>
        <w:rPr>
          <w:noProof/>
          <w:webHidden/>
        </w:rPr>
        <w:fldChar w:fldCharType="separate"/>
      </w:r>
      <w:ins w:id="98" w:author="Steff Guzmán" w:date="2023-03-13T18:48:00Z">
        <w:r>
          <w:rPr>
            <w:noProof/>
            <w:webHidden/>
          </w:rPr>
          <w:t>48</w:t>
        </w:r>
        <w:r>
          <w:rPr>
            <w:noProof/>
            <w:webHidden/>
          </w:rPr>
          <w:fldChar w:fldCharType="end"/>
        </w:r>
        <w:r w:rsidRPr="0073150D">
          <w:rPr>
            <w:rStyle w:val="Hipervnculo"/>
            <w:noProof/>
          </w:rPr>
          <w:fldChar w:fldCharType="end"/>
        </w:r>
      </w:ins>
    </w:p>
    <w:p w14:paraId="0DF0ADF6" w14:textId="1573682D" w:rsidR="00C87243" w:rsidRDefault="00C87243">
      <w:pPr>
        <w:pStyle w:val="Tabladeilustraciones"/>
        <w:tabs>
          <w:tab w:val="right" w:leader="dot" w:pos="8828"/>
        </w:tabs>
        <w:rPr>
          <w:ins w:id="99" w:author="Steff Guzmán" w:date="2023-03-13T18:48:00Z"/>
          <w:rFonts w:asciiTheme="minorHAnsi" w:eastAsiaTheme="minorEastAsia" w:hAnsiTheme="minorHAnsi"/>
          <w:noProof/>
          <w:sz w:val="22"/>
          <w:lang w:eastAsia="es-CO"/>
        </w:rPr>
      </w:pPr>
      <w:ins w:id="100"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"_Toc129625738"</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6</w:t>
        </w:r>
        <w:r>
          <w:rPr>
            <w:noProof/>
            <w:webHidden/>
          </w:rPr>
          <w:tab/>
        </w:r>
        <w:r>
          <w:rPr>
            <w:noProof/>
            <w:webHidden/>
          </w:rPr>
          <w:fldChar w:fldCharType="begin"/>
        </w:r>
        <w:r>
          <w:rPr>
            <w:noProof/>
            <w:webHidden/>
          </w:rPr>
          <w:instrText xml:space="preserve"> PAGEREF _Toc129625738 \h </w:instrText>
        </w:r>
      </w:ins>
      <w:r>
        <w:rPr>
          <w:noProof/>
          <w:webHidden/>
        </w:rPr>
      </w:r>
      <w:r>
        <w:rPr>
          <w:noProof/>
          <w:webHidden/>
        </w:rPr>
        <w:fldChar w:fldCharType="separate"/>
      </w:r>
      <w:ins w:id="101" w:author="Steff Guzmán" w:date="2023-03-13T18:48:00Z">
        <w:r>
          <w:rPr>
            <w:noProof/>
            <w:webHidden/>
          </w:rPr>
          <w:t>58</w:t>
        </w:r>
        <w:r>
          <w:rPr>
            <w:noProof/>
            <w:webHidden/>
          </w:rPr>
          <w:fldChar w:fldCharType="end"/>
        </w:r>
        <w:r w:rsidRPr="0073150D">
          <w:rPr>
            <w:rStyle w:val="Hipervnculo"/>
            <w:noProof/>
          </w:rPr>
          <w:fldChar w:fldCharType="end"/>
        </w:r>
      </w:ins>
    </w:p>
    <w:p w14:paraId="654E6D96" w14:textId="1B3A4D16" w:rsidR="00C87243" w:rsidRDefault="00C87243">
      <w:pPr>
        <w:pStyle w:val="Tabladeilustraciones"/>
        <w:tabs>
          <w:tab w:val="right" w:leader="dot" w:pos="8828"/>
        </w:tabs>
        <w:rPr>
          <w:ins w:id="102" w:author="Steff Guzmán" w:date="2023-03-13T18:48:00Z"/>
          <w:rFonts w:asciiTheme="minorHAnsi" w:eastAsiaTheme="minorEastAsia" w:hAnsiTheme="minorHAnsi"/>
          <w:noProof/>
          <w:sz w:val="22"/>
          <w:lang w:eastAsia="es-CO"/>
        </w:rPr>
      </w:pPr>
      <w:ins w:id="103" w:author="Steff Guzmán" w:date="2023-03-13T18:48:00Z">
        <w:r w:rsidRPr="0073150D">
          <w:rPr>
            <w:rStyle w:val="Hipervnculo"/>
            <w:noProof/>
          </w:rPr>
          <w:fldChar w:fldCharType="begin"/>
        </w:r>
        <w:r w:rsidRPr="0073150D">
          <w:rPr>
            <w:rStyle w:val="Hipervnculo"/>
            <w:noProof/>
          </w:rPr>
          <w:instrText xml:space="preserve"> </w:instrText>
        </w:r>
        <w:r>
          <w:rPr>
            <w:noProof/>
          </w:rPr>
          <w:instrText>HYPERLINK \l "_Toc129625739"</w:instrText>
        </w:r>
        <w:r w:rsidRPr="0073150D">
          <w:rPr>
            <w:rStyle w:val="Hipervnculo"/>
            <w:noProof/>
          </w:rPr>
          <w:instrText xml:space="preserve"> </w:instrText>
        </w:r>
        <w:r w:rsidRPr="0073150D">
          <w:rPr>
            <w:rStyle w:val="Hipervnculo"/>
            <w:noProof/>
          </w:rPr>
        </w:r>
        <w:r w:rsidRPr="0073150D">
          <w:rPr>
            <w:rStyle w:val="Hipervnculo"/>
            <w:noProof/>
          </w:rPr>
          <w:fldChar w:fldCharType="separate"/>
        </w:r>
        <w:r w:rsidRPr="0073150D">
          <w:rPr>
            <w:rStyle w:val="Hipervnculo"/>
            <w:noProof/>
          </w:rPr>
          <w:t>Figura 7</w:t>
        </w:r>
        <w:r>
          <w:rPr>
            <w:noProof/>
            <w:webHidden/>
          </w:rPr>
          <w:tab/>
        </w:r>
        <w:r>
          <w:rPr>
            <w:noProof/>
            <w:webHidden/>
          </w:rPr>
          <w:fldChar w:fldCharType="begin"/>
        </w:r>
        <w:r>
          <w:rPr>
            <w:noProof/>
            <w:webHidden/>
          </w:rPr>
          <w:instrText xml:space="preserve"> PAGEREF _Toc129625739 \h </w:instrText>
        </w:r>
      </w:ins>
      <w:r>
        <w:rPr>
          <w:noProof/>
          <w:webHidden/>
        </w:rPr>
      </w:r>
      <w:r>
        <w:rPr>
          <w:noProof/>
          <w:webHidden/>
        </w:rPr>
        <w:fldChar w:fldCharType="separate"/>
      </w:r>
      <w:ins w:id="104" w:author="Steff Guzmán" w:date="2023-03-13T18:48:00Z">
        <w:r>
          <w:rPr>
            <w:noProof/>
            <w:webHidden/>
          </w:rPr>
          <w:t>60</w:t>
        </w:r>
        <w:r>
          <w:rPr>
            <w:noProof/>
            <w:webHidden/>
          </w:rPr>
          <w:fldChar w:fldCharType="end"/>
        </w:r>
        <w:r w:rsidRPr="0073150D">
          <w:rPr>
            <w:rStyle w:val="Hipervnculo"/>
            <w:noProof/>
          </w:rPr>
          <w:fldChar w:fldCharType="end"/>
        </w:r>
      </w:ins>
    </w:p>
    <w:p w14:paraId="2B2792A6" w14:textId="0CCF0EAE" w:rsidR="00C87243" w:rsidRDefault="00C87243" w:rsidP="00996369">
      <w:pPr>
        <w:jc w:val="center"/>
        <w:rPr>
          <w:b/>
          <w:bCs/>
        </w:rPr>
      </w:pPr>
      <w:ins w:id="105" w:author="Steff Guzmán" w:date="2023-03-13T18:48:00Z">
        <w:r>
          <w:rPr>
            <w:b/>
            <w:bCs/>
          </w:rPr>
          <w:fldChar w:fldCharType="end"/>
        </w:r>
      </w:ins>
    </w:p>
    <w:p w14:paraId="23AFF992" w14:textId="509C7617" w:rsidR="0087174B" w:rsidRPr="006D3013" w:rsidDel="00C87243" w:rsidRDefault="0087174B" w:rsidP="0087174B">
      <w:pPr>
        <w:rPr>
          <w:del w:id="106" w:author="Steff Guzmán" w:date="2023-03-13T18:48:00Z"/>
          <w:rFonts w:cs="Times New Roman"/>
        </w:rPr>
      </w:pPr>
      <w:del w:id="107" w:author="Steff Guzmán" w:date="2023-03-13T18:48:00Z">
        <w:r w:rsidDel="00C87243">
          <w:rPr>
            <w:b/>
            <w:bCs/>
          </w:rPr>
          <w:delText xml:space="preserve">Figura 1. </w:delText>
        </w:r>
        <w:r w:rsidRPr="00BB53D7" w:rsidDel="00C87243">
          <w:rPr>
            <w:rFonts w:cs="Times New Roman"/>
            <w:i/>
            <w:iCs/>
          </w:rPr>
          <w:delText>Árbol de Problema</w:delText>
        </w:r>
        <w:r w:rsidR="006D3013" w:rsidDel="00C87243">
          <w:rPr>
            <w:rFonts w:cs="Times New Roman"/>
            <w:i/>
            <w:iCs/>
          </w:rPr>
          <w:delText xml:space="preserve">, </w:delText>
        </w:r>
        <w:r w:rsidR="006D3013" w:rsidDel="00C87243">
          <w:rPr>
            <w:rFonts w:cs="Times New Roman"/>
          </w:rPr>
          <w:delText>1</w:delText>
        </w:r>
        <w:r w:rsidR="001023B2" w:rsidDel="00C87243">
          <w:rPr>
            <w:rFonts w:cs="Times New Roman"/>
          </w:rPr>
          <w:delText>6</w:delText>
        </w:r>
      </w:del>
    </w:p>
    <w:p w14:paraId="2733100D" w14:textId="0EC97C9D" w:rsidR="0087174B" w:rsidRPr="006D3013" w:rsidDel="00C87243" w:rsidRDefault="0087174B" w:rsidP="0087174B">
      <w:pPr>
        <w:pStyle w:val="Descripcin"/>
        <w:rPr>
          <w:del w:id="108" w:author="Steff Guzmán" w:date="2023-03-13T18:48:00Z"/>
          <w:rFonts w:cs="Times New Roman"/>
          <w:i/>
          <w:iCs w:val="0"/>
        </w:rPr>
      </w:pPr>
      <w:del w:id="109" w:author="Steff Guzmán" w:date="2023-03-13T18:48:00Z">
        <w:r w:rsidRPr="0087174B" w:rsidDel="00C87243">
          <w:rPr>
            <w:bCs/>
            <w:iCs w:val="0"/>
          </w:rPr>
          <w:delText>Figura 2</w:delText>
        </w:r>
        <w:r w:rsidDel="00C87243">
          <w:rPr>
            <w:bCs/>
          </w:rPr>
          <w:delText xml:space="preserve">. </w:delText>
        </w:r>
        <w:r w:rsidRPr="00BB53D7" w:rsidDel="00C87243">
          <w:rPr>
            <w:rFonts w:cs="Times New Roman"/>
          </w:rPr>
          <w:delText>Modelo general de la arquitectura de una red IoT</w:delText>
        </w:r>
        <w:r w:rsidR="006D3013" w:rsidDel="00C87243">
          <w:rPr>
            <w:rFonts w:cs="Times New Roman"/>
          </w:rPr>
          <w:delText xml:space="preserve">, </w:delText>
        </w:r>
        <w:r w:rsidR="001023B2" w:rsidDel="00C87243">
          <w:rPr>
            <w:rFonts w:cs="Times New Roman"/>
            <w:iCs w:val="0"/>
          </w:rPr>
          <w:delText>21</w:delText>
        </w:r>
      </w:del>
    </w:p>
    <w:p w14:paraId="40A45A86" w14:textId="30743525" w:rsidR="0087174B" w:rsidRPr="006D3013" w:rsidDel="00C87243" w:rsidRDefault="0087174B" w:rsidP="0087174B">
      <w:pPr>
        <w:pStyle w:val="Descripcin"/>
        <w:rPr>
          <w:del w:id="110" w:author="Steff Guzmán" w:date="2023-03-13T18:48:00Z"/>
          <w:rFonts w:cs="Times New Roman"/>
          <w:i/>
          <w:iCs w:val="0"/>
        </w:rPr>
      </w:pPr>
      <w:del w:id="111" w:author="Steff Guzmán" w:date="2023-03-13T18:48:00Z">
        <w:r w:rsidRPr="0087174B" w:rsidDel="00C87243">
          <w:rPr>
            <w:bCs/>
            <w:iCs w:val="0"/>
          </w:rPr>
          <w:delText>Figura 3</w:delText>
        </w:r>
        <w:r w:rsidDel="00C87243">
          <w:rPr>
            <w:bCs/>
          </w:rPr>
          <w:delText xml:space="preserve">. </w:delText>
        </w:r>
        <w:r w:rsidRPr="00BB53D7" w:rsidDel="00C87243">
          <w:rPr>
            <w:rFonts w:cs="Times New Roman"/>
          </w:rPr>
          <w:delText>Funcionamiento de actuadores IoT</w:delText>
        </w:r>
        <w:r w:rsidR="006D3013" w:rsidDel="00C87243">
          <w:rPr>
            <w:rFonts w:cs="Times New Roman"/>
          </w:rPr>
          <w:delText xml:space="preserve">, </w:delText>
        </w:r>
        <w:r w:rsidR="006D3013" w:rsidDel="00C87243">
          <w:rPr>
            <w:rFonts w:cs="Times New Roman"/>
            <w:iCs w:val="0"/>
          </w:rPr>
          <w:delText>2</w:delText>
        </w:r>
        <w:r w:rsidR="001023B2" w:rsidDel="00C87243">
          <w:rPr>
            <w:rFonts w:cs="Times New Roman"/>
            <w:iCs w:val="0"/>
          </w:rPr>
          <w:delText>5</w:delText>
        </w:r>
      </w:del>
    </w:p>
    <w:p w14:paraId="1CEA60D8" w14:textId="74EE0F7C" w:rsidR="0087174B" w:rsidRPr="006D3013" w:rsidDel="00C87243" w:rsidRDefault="0087174B" w:rsidP="0087174B">
      <w:pPr>
        <w:rPr>
          <w:del w:id="112" w:author="Steff Guzmán" w:date="2023-03-13T18:48:00Z"/>
          <w:rFonts w:cs="Times New Roman"/>
        </w:rPr>
      </w:pPr>
      <w:del w:id="113" w:author="Steff Guzmán" w:date="2023-03-13T18:48:00Z">
        <w:r w:rsidDel="00C87243">
          <w:rPr>
            <w:b/>
            <w:bCs/>
          </w:rPr>
          <w:delText xml:space="preserve">Figura 4. </w:delText>
        </w:r>
        <w:r w:rsidRPr="00BB53D7" w:rsidDel="00C87243">
          <w:rPr>
            <w:rFonts w:cs="Times New Roman"/>
            <w:i/>
            <w:iCs/>
          </w:rPr>
          <w:delText>Cadena de valor</w:delText>
        </w:r>
        <w:r w:rsidR="006D3013" w:rsidDel="00C87243">
          <w:rPr>
            <w:rFonts w:cs="Times New Roman"/>
            <w:i/>
            <w:iCs/>
          </w:rPr>
          <w:delText xml:space="preserve">, </w:delText>
        </w:r>
        <w:r w:rsidR="006D3013" w:rsidDel="00C87243">
          <w:rPr>
            <w:rFonts w:cs="Times New Roman"/>
          </w:rPr>
          <w:delText>2</w:delText>
        </w:r>
        <w:r w:rsidR="001023B2" w:rsidDel="00C87243">
          <w:rPr>
            <w:rFonts w:cs="Times New Roman"/>
          </w:rPr>
          <w:delText>8</w:delText>
        </w:r>
      </w:del>
    </w:p>
    <w:p w14:paraId="46041EC9" w14:textId="4F5FE153" w:rsidR="0087174B" w:rsidRPr="006D3013" w:rsidDel="00C87243" w:rsidRDefault="0087174B" w:rsidP="0087174B">
      <w:pPr>
        <w:rPr>
          <w:del w:id="114" w:author="Steff Guzmán" w:date="2023-03-13T18:48:00Z"/>
          <w:b/>
          <w:bCs/>
        </w:rPr>
      </w:pPr>
      <w:del w:id="115" w:author="Steff Guzmán" w:date="2023-03-13T18:48:00Z">
        <w:r w:rsidDel="00C87243">
          <w:rPr>
            <w:b/>
            <w:bCs/>
          </w:rPr>
          <w:delText>Figura</w:delText>
        </w:r>
        <w:r w:rsidR="006D3013" w:rsidDel="00C87243">
          <w:rPr>
            <w:b/>
            <w:bCs/>
          </w:rPr>
          <w:delText xml:space="preserve"> </w:delText>
        </w:r>
        <w:r w:rsidDel="00C87243">
          <w:rPr>
            <w:b/>
            <w:bCs/>
          </w:rPr>
          <w:delText xml:space="preserve">5. </w:delText>
        </w:r>
        <w:r w:rsidRPr="00BB53D7" w:rsidDel="00C87243">
          <w:rPr>
            <w:rFonts w:cs="Times New Roman"/>
            <w:i/>
            <w:iCs/>
            <w:color w:val="000000" w:themeColor="text1"/>
          </w:rPr>
          <w:delText>Estructura de la metodología CRISP-DM</w:delText>
        </w:r>
        <w:r w:rsidR="006D3013" w:rsidDel="00C87243">
          <w:rPr>
            <w:rFonts w:cs="Times New Roman"/>
            <w:i/>
            <w:iCs/>
            <w:color w:val="000000" w:themeColor="text1"/>
          </w:rPr>
          <w:delText xml:space="preserve">, </w:delText>
        </w:r>
        <w:r w:rsidR="001023B2" w:rsidDel="00C87243">
          <w:rPr>
            <w:rFonts w:cs="Times New Roman"/>
            <w:color w:val="000000" w:themeColor="text1"/>
          </w:rPr>
          <w:delText>44</w:delText>
        </w:r>
      </w:del>
    </w:p>
    <w:p w14:paraId="62B762A3" w14:textId="447AF880" w:rsidR="0087174B" w:rsidRPr="006D3013" w:rsidDel="00C87243" w:rsidRDefault="0087174B" w:rsidP="0087174B">
      <w:pPr>
        <w:pStyle w:val="PrrAPA"/>
        <w:ind w:firstLine="0"/>
        <w:rPr>
          <w:del w:id="116" w:author="Steff Guzmán" w:date="2023-03-13T18:48:00Z"/>
          <w:color w:val="000000" w:themeColor="text1"/>
        </w:rPr>
      </w:pPr>
      <w:del w:id="117" w:author="Steff Guzmán" w:date="2023-03-13T18:48:00Z">
        <w:r w:rsidDel="00C87243">
          <w:rPr>
            <w:b/>
            <w:bCs/>
          </w:rPr>
          <w:delText xml:space="preserve">Figura 6. </w:delText>
        </w:r>
        <w:r w:rsidR="001023B2" w:rsidRPr="00925111" w:rsidDel="00C87243">
          <w:rPr>
            <w:i/>
            <w:iCs/>
          </w:rPr>
          <w:delText>Temperaturas obtenidas por modelo</w:delText>
        </w:r>
        <w:r w:rsidR="006D3013" w:rsidDel="00C87243">
          <w:rPr>
            <w:i/>
            <w:iCs/>
          </w:rPr>
          <w:delText xml:space="preserve">, </w:delText>
        </w:r>
        <w:r w:rsidR="001023B2" w:rsidDel="00C87243">
          <w:delText>53</w:delText>
        </w:r>
      </w:del>
    </w:p>
    <w:p w14:paraId="200538D1" w14:textId="6B4A22C8" w:rsidR="0087174B" w:rsidRPr="006D3013" w:rsidDel="00C87243" w:rsidRDefault="0087174B" w:rsidP="001023B2">
      <w:pPr>
        <w:rPr>
          <w:del w:id="118" w:author="Steff Guzmán" w:date="2023-03-13T18:48:00Z"/>
          <w:color w:val="000000" w:themeColor="text1"/>
        </w:rPr>
      </w:pPr>
      <w:del w:id="119" w:author="Steff Guzmán" w:date="2023-03-13T18:48:00Z">
        <w:r w:rsidDel="00C87243">
          <w:rPr>
            <w:b/>
            <w:bCs/>
          </w:rPr>
          <w:delText xml:space="preserve">Figura 7. </w:delText>
        </w:r>
        <w:r w:rsidR="001023B2" w:rsidRPr="001023B2" w:rsidDel="00C87243">
          <w:rPr>
            <w:i/>
            <w:iCs/>
            <w:noProof/>
          </w:rPr>
          <w:delText>Resultados gratificantes</w:delText>
        </w:r>
        <w:r w:rsidR="006D3013" w:rsidDel="00C87243">
          <w:rPr>
            <w:i/>
            <w:iCs/>
          </w:rPr>
          <w:delText xml:space="preserve">, </w:delText>
        </w:r>
        <w:r w:rsidR="001023B2" w:rsidDel="00C87243">
          <w:delText>54</w:delText>
        </w:r>
      </w:del>
    </w:p>
    <w:p w14:paraId="49F73D3B" w14:textId="03617635" w:rsidR="0087174B" w:rsidRDefault="0087174B" w:rsidP="0087174B">
      <w:pPr>
        <w:rPr>
          <w:b/>
          <w:bCs/>
        </w:rPr>
      </w:pPr>
    </w:p>
    <w:p w14:paraId="0D823285" w14:textId="77777777" w:rsidR="0087174B" w:rsidRPr="0087174B" w:rsidRDefault="0087174B" w:rsidP="0087174B">
      <w:pPr>
        <w:rPr>
          <w:b/>
          <w:bCs/>
        </w:rPr>
      </w:pPr>
    </w:p>
    <w:p w14:paraId="2B57E8EE" w14:textId="668FB90B" w:rsidR="00A2571A" w:rsidRDefault="00A2571A" w:rsidP="00996369">
      <w:pPr>
        <w:jc w:val="center"/>
      </w:pPr>
    </w:p>
    <w:p w14:paraId="32BAB8E2" w14:textId="4053806E" w:rsidR="00A2571A" w:rsidRDefault="00A2571A" w:rsidP="00996369">
      <w:pPr>
        <w:jc w:val="center"/>
      </w:pPr>
    </w:p>
    <w:p w14:paraId="5E72DCFE" w14:textId="7794DEBA" w:rsidR="00A2571A" w:rsidRDefault="00A2571A" w:rsidP="00996369">
      <w:pPr>
        <w:jc w:val="center"/>
      </w:pPr>
    </w:p>
    <w:p w14:paraId="25317956" w14:textId="7608A424" w:rsidR="00A2571A" w:rsidRDefault="00A2571A" w:rsidP="00996369">
      <w:pPr>
        <w:jc w:val="center"/>
      </w:pPr>
    </w:p>
    <w:p w14:paraId="448DF95B" w14:textId="15A3F0B4" w:rsidR="00A2571A" w:rsidRDefault="00A2571A" w:rsidP="00996369">
      <w:pPr>
        <w:jc w:val="center"/>
      </w:pPr>
    </w:p>
    <w:p w14:paraId="4D55D84C" w14:textId="7157AA35" w:rsidR="00A2571A" w:rsidRDefault="00A2571A" w:rsidP="00996369">
      <w:pPr>
        <w:jc w:val="center"/>
      </w:pPr>
    </w:p>
    <w:p w14:paraId="4B29A1D9" w14:textId="1732DF92" w:rsidR="00A2571A" w:rsidRDefault="00A2571A" w:rsidP="00996369">
      <w:pPr>
        <w:jc w:val="center"/>
      </w:pPr>
    </w:p>
    <w:p w14:paraId="15B7A06F" w14:textId="4092853C" w:rsidR="00A2571A" w:rsidRDefault="00A2571A" w:rsidP="00996369">
      <w:pPr>
        <w:jc w:val="center"/>
      </w:pPr>
    </w:p>
    <w:p w14:paraId="500E3081" w14:textId="640AB930" w:rsidR="00A2571A" w:rsidRDefault="00A2571A" w:rsidP="00996369">
      <w:pPr>
        <w:jc w:val="center"/>
        <w:rPr>
          <w:ins w:id="120" w:author="Steff Guzmán" w:date="2023-03-13T19:26:00Z"/>
        </w:rPr>
      </w:pPr>
    </w:p>
    <w:p w14:paraId="0A6F569C" w14:textId="64744F63" w:rsidR="005A4444" w:rsidRDefault="005A4444" w:rsidP="00996369">
      <w:pPr>
        <w:jc w:val="center"/>
        <w:rPr>
          <w:ins w:id="121" w:author="Steff Guzmán" w:date="2023-03-13T19:26:00Z"/>
        </w:rPr>
      </w:pPr>
    </w:p>
    <w:p w14:paraId="5D1666C6" w14:textId="1C4EBCAC" w:rsidR="005A4444" w:rsidRDefault="005A4444" w:rsidP="00996369">
      <w:pPr>
        <w:jc w:val="center"/>
        <w:rPr>
          <w:ins w:id="122" w:author="Steff Guzmán" w:date="2023-03-13T19:26:00Z"/>
        </w:rPr>
      </w:pPr>
    </w:p>
    <w:p w14:paraId="13A8CB5C" w14:textId="0C3A2C75" w:rsidR="005A4444" w:rsidRDefault="005A4444" w:rsidP="00996369">
      <w:pPr>
        <w:jc w:val="center"/>
        <w:rPr>
          <w:ins w:id="123" w:author="Steff Guzmán" w:date="2023-03-13T19:26:00Z"/>
        </w:rPr>
      </w:pPr>
    </w:p>
    <w:p w14:paraId="2EC84458" w14:textId="217BF2F6" w:rsidR="005A4444" w:rsidRDefault="005A4444" w:rsidP="00996369">
      <w:pPr>
        <w:jc w:val="center"/>
        <w:rPr>
          <w:ins w:id="124" w:author="Steff Guzmán" w:date="2023-03-13T19:26:00Z"/>
        </w:rPr>
      </w:pPr>
    </w:p>
    <w:p w14:paraId="2B24803D" w14:textId="0C4F07F6" w:rsidR="005A4444" w:rsidRDefault="005A4444" w:rsidP="00996369">
      <w:pPr>
        <w:jc w:val="center"/>
        <w:rPr>
          <w:ins w:id="125" w:author="Steff Guzmán" w:date="2023-03-13T19:26:00Z"/>
        </w:rPr>
      </w:pPr>
    </w:p>
    <w:p w14:paraId="4EF1182C" w14:textId="7A029946" w:rsidR="005A4444" w:rsidRDefault="005A4444" w:rsidP="00996369">
      <w:pPr>
        <w:jc w:val="center"/>
        <w:rPr>
          <w:ins w:id="126" w:author="Steff Guzmán" w:date="2023-03-13T19:26:00Z"/>
        </w:rPr>
      </w:pPr>
    </w:p>
    <w:p w14:paraId="50BF0A2A" w14:textId="2B65B48A" w:rsidR="005A4444" w:rsidRDefault="005A4444" w:rsidP="00996369">
      <w:pPr>
        <w:jc w:val="center"/>
        <w:rPr>
          <w:ins w:id="127" w:author="Steff Guzmán" w:date="2023-03-13T19:26:00Z"/>
        </w:rPr>
      </w:pPr>
    </w:p>
    <w:p w14:paraId="77CBE4A0" w14:textId="7CB0027A" w:rsidR="005A4444" w:rsidRDefault="005A4444" w:rsidP="00996369">
      <w:pPr>
        <w:jc w:val="center"/>
        <w:rPr>
          <w:ins w:id="128" w:author="Steff Guzmán" w:date="2023-03-13T19:26:00Z"/>
        </w:rPr>
      </w:pPr>
    </w:p>
    <w:p w14:paraId="075C0B85" w14:textId="0A86877A" w:rsidR="005A4444" w:rsidDel="005A4444" w:rsidRDefault="005A4444" w:rsidP="00996369">
      <w:pPr>
        <w:jc w:val="center"/>
        <w:rPr>
          <w:del w:id="129" w:author="Steff Guzmán" w:date="2023-03-13T19:26:00Z"/>
        </w:rPr>
      </w:pPr>
    </w:p>
    <w:p w14:paraId="60713A5F" w14:textId="14E451D1" w:rsidR="00A2571A" w:rsidDel="00104D00" w:rsidRDefault="00A2571A" w:rsidP="00996369">
      <w:pPr>
        <w:jc w:val="center"/>
        <w:rPr>
          <w:del w:id="130" w:author="Steff Guzmán" w:date="2023-03-13T18:49:00Z"/>
        </w:rPr>
      </w:pPr>
    </w:p>
    <w:p w14:paraId="14156685" w14:textId="377A4275" w:rsidR="00A2571A" w:rsidDel="00104D00" w:rsidRDefault="00A2571A" w:rsidP="00996369">
      <w:pPr>
        <w:jc w:val="center"/>
        <w:rPr>
          <w:del w:id="131" w:author="Steff Guzmán" w:date="2023-03-13T18:49:00Z"/>
        </w:rPr>
      </w:pPr>
    </w:p>
    <w:p w14:paraId="7A6B4061" w14:textId="491DC67F" w:rsidR="00A2571A" w:rsidDel="00104D00" w:rsidRDefault="00A2571A" w:rsidP="00996369">
      <w:pPr>
        <w:jc w:val="center"/>
        <w:rPr>
          <w:del w:id="132" w:author="Steff Guzmán" w:date="2023-03-13T18:49:00Z"/>
        </w:rPr>
      </w:pPr>
    </w:p>
    <w:p w14:paraId="15011BC9" w14:textId="3BAFD0A6" w:rsidR="00A2571A" w:rsidDel="00104D00" w:rsidRDefault="00A2571A" w:rsidP="00996369">
      <w:pPr>
        <w:jc w:val="center"/>
        <w:rPr>
          <w:del w:id="133" w:author="Steff Guzmán" w:date="2023-03-13T18:49:00Z"/>
        </w:rPr>
      </w:pPr>
    </w:p>
    <w:p w14:paraId="4B257A19" w14:textId="28A086FF" w:rsidR="00A2571A" w:rsidDel="00104D00" w:rsidRDefault="00A2571A" w:rsidP="00996369">
      <w:pPr>
        <w:jc w:val="center"/>
        <w:rPr>
          <w:del w:id="134" w:author="Steff Guzmán" w:date="2023-03-13T18:49:00Z"/>
        </w:rPr>
      </w:pPr>
    </w:p>
    <w:p w14:paraId="19152819" w14:textId="75FF1984" w:rsidR="00A2571A" w:rsidDel="00104D00" w:rsidRDefault="00A2571A" w:rsidP="00996369">
      <w:pPr>
        <w:jc w:val="center"/>
        <w:rPr>
          <w:del w:id="135" w:author="Steff Guzmán" w:date="2023-03-13T18:49:00Z"/>
        </w:rPr>
      </w:pPr>
    </w:p>
    <w:p w14:paraId="0AA7808E" w14:textId="3992022A" w:rsidR="00A2571A" w:rsidDel="00104D00" w:rsidRDefault="00A2571A" w:rsidP="00996369">
      <w:pPr>
        <w:jc w:val="center"/>
        <w:rPr>
          <w:del w:id="136" w:author="Steff Guzmán" w:date="2023-03-13T18:49:00Z"/>
        </w:rPr>
      </w:pPr>
    </w:p>
    <w:p w14:paraId="07933329" w14:textId="763AB0F2" w:rsidR="00A2571A" w:rsidDel="00104D00" w:rsidRDefault="00A2571A" w:rsidP="00996369">
      <w:pPr>
        <w:jc w:val="center"/>
        <w:rPr>
          <w:del w:id="137" w:author="Steff Guzmán" w:date="2023-03-13T18:49:00Z"/>
        </w:rPr>
      </w:pPr>
    </w:p>
    <w:p w14:paraId="6C346F0A" w14:textId="11A9A76B" w:rsidR="00A2571A" w:rsidDel="00104D00" w:rsidRDefault="00A2571A" w:rsidP="00996369">
      <w:pPr>
        <w:jc w:val="center"/>
        <w:rPr>
          <w:del w:id="138" w:author="Steff Guzmán" w:date="2023-03-13T18:49:00Z"/>
        </w:rPr>
      </w:pPr>
    </w:p>
    <w:p w14:paraId="10470610" w14:textId="53A26E99" w:rsidR="00A2571A" w:rsidDel="00104D00" w:rsidRDefault="00A2571A" w:rsidP="00996369">
      <w:pPr>
        <w:jc w:val="center"/>
        <w:rPr>
          <w:del w:id="139" w:author="Steff Guzmán" w:date="2023-03-13T18:49:00Z"/>
        </w:rPr>
      </w:pPr>
    </w:p>
    <w:p w14:paraId="3E25E00C" w14:textId="6BE630C3" w:rsidR="0087174B" w:rsidDel="00104D00" w:rsidRDefault="0087174B" w:rsidP="00996369">
      <w:pPr>
        <w:jc w:val="center"/>
        <w:rPr>
          <w:del w:id="140" w:author="Steff Guzmán" w:date="2023-03-13T18:49:00Z"/>
        </w:rPr>
      </w:pPr>
    </w:p>
    <w:p w14:paraId="353AC875" w14:textId="036CEB13" w:rsidR="00AC0534" w:rsidDel="00104D00" w:rsidRDefault="00AC0534" w:rsidP="00996369">
      <w:pPr>
        <w:jc w:val="center"/>
        <w:rPr>
          <w:del w:id="141" w:author="Steff Guzmán" w:date="2023-03-13T18:49:00Z"/>
          <w:b/>
          <w:bCs/>
        </w:rPr>
      </w:pPr>
    </w:p>
    <w:p w14:paraId="26AC1C1D" w14:textId="78461FB1" w:rsidR="00996369" w:rsidRDefault="00996369" w:rsidP="00996369">
      <w:pPr>
        <w:jc w:val="center"/>
        <w:rPr>
          <w:b/>
          <w:bCs/>
        </w:rPr>
      </w:pPr>
      <w:r w:rsidRPr="0087174B">
        <w:rPr>
          <w:b/>
          <w:bCs/>
        </w:rPr>
        <w:t>Lista de Anexos</w:t>
      </w:r>
    </w:p>
    <w:p w14:paraId="09D52E85" w14:textId="799077EB" w:rsidR="005A4444" w:rsidRDefault="005A4444">
      <w:pPr>
        <w:pStyle w:val="Tabladeilustraciones"/>
        <w:tabs>
          <w:tab w:val="right" w:leader="dot" w:pos="8828"/>
        </w:tabs>
        <w:rPr>
          <w:ins w:id="142" w:author="Steff Guzmán" w:date="2023-03-13T19:27:00Z"/>
          <w:rFonts w:asciiTheme="minorHAnsi" w:eastAsiaTheme="minorEastAsia" w:hAnsiTheme="minorHAnsi"/>
          <w:noProof/>
          <w:sz w:val="22"/>
          <w:lang w:eastAsia="es-CO"/>
        </w:rPr>
      </w:pPr>
      <w:ins w:id="143" w:author="Steff Guzmán" w:date="2023-03-13T19:27:00Z">
        <w:r>
          <w:rPr>
            <w:b/>
            <w:bCs/>
          </w:rPr>
          <w:fldChar w:fldCharType="begin"/>
        </w:r>
        <w:r>
          <w:rPr>
            <w:b/>
            <w:bCs/>
          </w:rPr>
          <w:instrText xml:space="preserve"> TOC \h \z \c "Anexo" </w:instrText>
        </w:r>
      </w:ins>
      <w:r>
        <w:rPr>
          <w:b/>
          <w:bCs/>
        </w:rPr>
        <w:fldChar w:fldCharType="separate"/>
      </w:r>
      <w:ins w:id="144" w:author="Steff Guzmán" w:date="2023-03-13T19:27:00Z">
        <w:r w:rsidRPr="004B5EE1">
          <w:rPr>
            <w:rStyle w:val="Hipervnculo"/>
            <w:noProof/>
          </w:rPr>
          <w:fldChar w:fldCharType="begin"/>
        </w:r>
        <w:r w:rsidRPr="004B5EE1">
          <w:rPr>
            <w:rStyle w:val="Hipervnculo"/>
            <w:noProof/>
          </w:rPr>
          <w:instrText xml:space="preserve"> </w:instrText>
        </w:r>
        <w:r>
          <w:rPr>
            <w:noProof/>
          </w:rPr>
          <w:instrText>HYPERLINK \l "_Toc129628046"</w:instrText>
        </w:r>
        <w:r w:rsidRPr="004B5EE1">
          <w:rPr>
            <w:rStyle w:val="Hipervnculo"/>
            <w:noProof/>
          </w:rPr>
          <w:instrText xml:space="preserve"> </w:instrText>
        </w:r>
        <w:r w:rsidRPr="004B5EE1">
          <w:rPr>
            <w:rStyle w:val="Hipervnculo"/>
            <w:noProof/>
          </w:rPr>
        </w:r>
        <w:r w:rsidRPr="004B5EE1">
          <w:rPr>
            <w:rStyle w:val="Hipervnculo"/>
            <w:noProof/>
          </w:rPr>
          <w:fldChar w:fldCharType="separate"/>
        </w:r>
        <w:r w:rsidRPr="004B5EE1">
          <w:rPr>
            <w:rStyle w:val="Hipervnculo"/>
            <w:noProof/>
          </w:rPr>
          <w:t>Anexo 1</w:t>
        </w:r>
        <w:r>
          <w:rPr>
            <w:noProof/>
            <w:webHidden/>
          </w:rPr>
          <w:tab/>
        </w:r>
        <w:r>
          <w:rPr>
            <w:noProof/>
            <w:webHidden/>
          </w:rPr>
          <w:fldChar w:fldCharType="begin"/>
        </w:r>
        <w:r>
          <w:rPr>
            <w:noProof/>
            <w:webHidden/>
          </w:rPr>
          <w:instrText xml:space="preserve"> PAGEREF _Toc129628046 \h </w:instrText>
        </w:r>
      </w:ins>
      <w:r>
        <w:rPr>
          <w:noProof/>
          <w:webHidden/>
        </w:rPr>
      </w:r>
      <w:r>
        <w:rPr>
          <w:noProof/>
          <w:webHidden/>
        </w:rPr>
        <w:fldChar w:fldCharType="separate"/>
      </w:r>
      <w:ins w:id="145" w:author="Steff Guzmán" w:date="2023-03-13T19:27:00Z">
        <w:r>
          <w:rPr>
            <w:noProof/>
            <w:webHidden/>
          </w:rPr>
          <w:t>71</w:t>
        </w:r>
        <w:r>
          <w:rPr>
            <w:noProof/>
            <w:webHidden/>
          </w:rPr>
          <w:fldChar w:fldCharType="end"/>
        </w:r>
        <w:r w:rsidRPr="004B5EE1">
          <w:rPr>
            <w:rStyle w:val="Hipervnculo"/>
            <w:noProof/>
          </w:rPr>
          <w:fldChar w:fldCharType="end"/>
        </w:r>
      </w:ins>
    </w:p>
    <w:p w14:paraId="32042D25" w14:textId="52665206" w:rsidR="003064BF" w:rsidRDefault="005A4444" w:rsidP="00996369">
      <w:pPr>
        <w:jc w:val="center"/>
        <w:rPr>
          <w:ins w:id="146" w:author="Steff Guzmán" w:date="2023-03-13T18:49:00Z"/>
          <w:b/>
          <w:bCs/>
        </w:rPr>
      </w:pPr>
      <w:ins w:id="147" w:author="Steff Guzmán" w:date="2023-03-13T19:27:00Z">
        <w:r>
          <w:rPr>
            <w:b/>
            <w:bCs/>
          </w:rPr>
          <w:fldChar w:fldCharType="end"/>
        </w:r>
      </w:ins>
    </w:p>
    <w:p w14:paraId="0324F399" w14:textId="1D1FA147" w:rsidR="00104D00" w:rsidRDefault="00104D00" w:rsidP="00996369">
      <w:pPr>
        <w:jc w:val="center"/>
        <w:rPr>
          <w:ins w:id="148" w:author="Steff Guzmán" w:date="2023-03-13T18:49:00Z"/>
          <w:b/>
          <w:bCs/>
        </w:rPr>
      </w:pPr>
    </w:p>
    <w:p w14:paraId="617AE174" w14:textId="09C03AA9" w:rsidR="00104D00" w:rsidRDefault="00104D00" w:rsidP="00996369">
      <w:pPr>
        <w:jc w:val="center"/>
        <w:rPr>
          <w:ins w:id="149" w:author="Steff Guzmán" w:date="2023-03-13T18:49:00Z"/>
          <w:b/>
          <w:bCs/>
        </w:rPr>
      </w:pPr>
    </w:p>
    <w:p w14:paraId="2E9717F9" w14:textId="76BBCFE0" w:rsidR="00104D00" w:rsidRDefault="00104D00" w:rsidP="00996369">
      <w:pPr>
        <w:jc w:val="center"/>
        <w:rPr>
          <w:ins w:id="150" w:author="Steff Guzmán" w:date="2023-03-13T18:49:00Z"/>
          <w:b/>
          <w:bCs/>
        </w:rPr>
      </w:pPr>
    </w:p>
    <w:p w14:paraId="1E22CC13" w14:textId="58D7B708" w:rsidR="00104D00" w:rsidRDefault="00104D00" w:rsidP="00996369">
      <w:pPr>
        <w:jc w:val="center"/>
        <w:rPr>
          <w:ins w:id="151" w:author="Steff Guzmán" w:date="2023-03-13T18:49:00Z"/>
          <w:b/>
          <w:bCs/>
        </w:rPr>
      </w:pPr>
    </w:p>
    <w:p w14:paraId="66958139" w14:textId="37F2ACF6" w:rsidR="00104D00" w:rsidRDefault="00104D00" w:rsidP="00996369">
      <w:pPr>
        <w:jc w:val="center"/>
        <w:rPr>
          <w:ins w:id="152" w:author="Steff Guzmán" w:date="2023-03-13T18:49:00Z"/>
          <w:b/>
          <w:bCs/>
        </w:rPr>
      </w:pPr>
    </w:p>
    <w:p w14:paraId="73E221BF" w14:textId="1DE19D2B" w:rsidR="00104D00" w:rsidRDefault="00104D00" w:rsidP="00996369">
      <w:pPr>
        <w:jc w:val="center"/>
        <w:rPr>
          <w:ins w:id="153" w:author="Steff Guzmán" w:date="2023-03-13T18:49:00Z"/>
          <w:b/>
          <w:bCs/>
        </w:rPr>
      </w:pPr>
    </w:p>
    <w:p w14:paraId="73573E81" w14:textId="4EA65666" w:rsidR="00104D00" w:rsidRDefault="00104D00" w:rsidP="00996369">
      <w:pPr>
        <w:jc w:val="center"/>
        <w:rPr>
          <w:ins w:id="154" w:author="Steff Guzmán" w:date="2023-03-13T18:49:00Z"/>
          <w:b/>
          <w:bCs/>
        </w:rPr>
      </w:pPr>
    </w:p>
    <w:p w14:paraId="5E4D78B8" w14:textId="78A1D099" w:rsidR="00104D00" w:rsidRDefault="00104D00" w:rsidP="00996369">
      <w:pPr>
        <w:jc w:val="center"/>
        <w:rPr>
          <w:ins w:id="155" w:author="Steff Guzmán" w:date="2023-03-13T18:49:00Z"/>
          <w:b/>
          <w:bCs/>
        </w:rPr>
      </w:pPr>
    </w:p>
    <w:p w14:paraId="72CC7551" w14:textId="0E6D7BF3" w:rsidR="00104D00" w:rsidRDefault="00104D00" w:rsidP="00996369">
      <w:pPr>
        <w:jc w:val="center"/>
        <w:rPr>
          <w:ins w:id="156" w:author="Steff Guzmán" w:date="2023-03-13T18:49:00Z"/>
          <w:b/>
          <w:bCs/>
        </w:rPr>
      </w:pPr>
    </w:p>
    <w:p w14:paraId="1938E28F" w14:textId="3E2846EA" w:rsidR="00104D00" w:rsidRDefault="00104D00" w:rsidP="00996369">
      <w:pPr>
        <w:jc w:val="center"/>
        <w:rPr>
          <w:ins w:id="157" w:author="Steff Guzmán" w:date="2023-03-13T18:49:00Z"/>
          <w:b/>
          <w:bCs/>
        </w:rPr>
      </w:pPr>
    </w:p>
    <w:p w14:paraId="2A356596" w14:textId="62089FB2" w:rsidR="00104D00" w:rsidRDefault="00104D00" w:rsidP="00996369">
      <w:pPr>
        <w:jc w:val="center"/>
        <w:rPr>
          <w:ins w:id="158" w:author="Steff Guzmán" w:date="2023-03-13T18:49:00Z"/>
          <w:b/>
          <w:bCs/>
        </w:rPr>
      </w:pPr>
    </w:p>
    <w:p w14:paraId="7FE35231" w14:textId="61A45F8E" w:rsidR="00104D00" w:rsidRDefault="00104D00" w:rsidP="00996369">
      <w:pPr>
        <w:jc w:val="center"/>
        <w:rPr>
          <w:ins w:id="159" w:author="Steff Guzmán" w:date="2023-03-13T18:49:00Z"/>
          <w:b/>
          <w:bCs/>
        </w:rPr>
      </w:pPr>
    </w:p>
    <w:p w14:paraId="79F2B4C2" w14:textId="0847EF59" w:rsidR="00104D00" w:rsidRDefault="00104D00" w:rsidP="00996369">
      <w:pPr>
        <w:jc w:val="center"/>
        <w:rPr>
          <w:ins w:id="160" w:author="Steff Guzmán" w:date="2023-03-13T18:49:00Z"/>
          <w:b/>
          <w:bCs/>
        </w:rPr>
      </w:pPr>
    </w:p>
    <w:p w14:paraId="4AB5EC64" w14:textId="5195D731" w:rsidR="00104D00" w:rsidRDefault="00104D00" w:rsidP="00996369">
      <w:pPr>
        <w:jc w:val="center"/>
        <w:rPr>
          <w:ins w:id="161" w:author="Steff Guzmán" w:date="2023-03-13T18:49:00Z"/>
          <w:b/>
          <w:bCs/>
        </w:rPr>
      </w:pPr>
    </w:p>
    <w:p w14:paraId="7C6D5960" w14:textId="7A4A303B" w:rsidR="00104D00" w:rsidRDefault="00104D00" w:rsidP="00996369">
      <w:pPr>
        <w:jc w:val="center"/>
        <w:rPr>
          <w:ins w:id="162" w:author="Steff Guzmán" w:date="2023-03-13T18:49:00Z"/>
          <w:b/>
          <w:bCs/>
        </w:rPr>
      </w:pPr>
    </w:p>
    <w:p w14:paraId="0B294D8F" w14:textId="33E7B45F" w:rsidR="00104D00" w:rsidRDefault="00104D00" w:rsidP="00996369">
      <w:pPr>
        <w:jc w:val="center"/>
        <w:rPr>
          <w:ins w:id="163" w:author="Steff Guzmán" w:date="2023-03-13T18:49:00Z"/>
          <w:b/>
          <w:bCs/>
        </w:rPr>
      </w:pPr>
    </w:p>
    <w:p w14:paraId="5AFF5FC0" w14:textId="731CEA2E" w:rsidR="00104D00" w:rsidRDefault="00104D00" w:rsidP="00996369">
      <w:pPr>
        <w:jc w:val="center"/>
        <w:rPr>
          <w:ins w:id="164" w:author="Steff Guzmán" w:date="2023-03-13T18:49:00Z"/>
          <w:b/>
          <w:bCs/>
        </w:rPr>
      </w:pPr>
    </w:p>
    <w:p w14:paraId="3750E1AB" w14:textId="77343482" w:rsidR="00104D00" w:rsidRDefault="00104D00" w:rsidP="00996369">
      <w:pPr>
        <w:jc w:val="center"/>
        <w:rPr>
          <w:ins w:id="165" w:author="Steff Guzmán" w:date="2023-03-13T18:49:00Z"/>
          <w:b/>
          <w:bCs/>
        </w:rPr>
      </w:pPr>
    </w:p>
    <w:p w14:paraId="28CF5158" w14:textId="3FA96B4F" w:rsidR="00104D00" w:rsidRDefault="00104D00" w:rsidP="00996369">
      <w:pPr>
        <w:jc w:val="center"/>
        <w:rPr>
          <w:ins w:id="166" w:author="Steff Guzmán" w:date="2023-03-13T18:49:00Z"/>
          <w:b/>
          <w:bCs/>
        </w:rPr>
      </w:pPr>
    </w:p>
    <w:p w14:paraId="618698E7" w14:textId="722EAC76" w:rsidR="00104D00" w:rsidRDefault="00104D00" w:rsidP="00996369">
      <w:pPr>
        <w:jc w:val="center"/>
        <w:rPr>
          <w:ins w:id="167" w:author="Steff Guzmán" w:date="2023-03-13T18:49:00Z"/>
          <w:b/>
          <w:bCs/>
        </w:rPr>
      </w:pPr>
    </w:p>
    <w:p w14:paraId="039B17BE" w14:textId="6C0F8D7C" w:rsidR="00104D00" w:rsidRDefault="00104D00" w:rsidP="00996369">
      <w:pPr>
        <w:jc w:val="center"/>
        <w:rPr>
          <w:ins w:id="168" w:author="Steff Guzmán" w:date="2023-03-13T18:49:00Z"/>
          <w:b/>
          <w:bCs/>
        </w:rPr>
      </w:pPr>
    </w:p>
    <w:p w14:paraId="2BB3BC91" w14:textId="7384CE21" w:rsidR="00104D00" w:rsidRDefault="00104D00" w:rsidP="00996369">
      <w:pPr>
        <w:jc w:val="center"/>
        <w:rPr>
          <w:ins w:id="169" w:author="Steff Guzmán" w:date="2023-03-13T18:49:00Z"/>
          <w:b/>
          <w:bCs/>
        </w:rPr>
      </w:pPr>
    </w:p>
    <w:p w14:paraId="48E4B96E" w14:textId="2FC6372A" w:rsidR="00104D00" w:rsidRDefault="00104D00" w:rsidP="00996369">
      <w:pPr>
        <w:jc w:val="center"/>
        <w:rPr>
          <w:ins w:id="170" w:author="Steff Guzmán" w:date="2023-03-13T18:49:00Z"/>
          <w:b/>
          <w:bCs/>
        </w:rPr>
      </w:pPr>
    </w:p>
    <w:p w14:paraId="623F24BE" w14:textId="36B592A6" w:rsidR="00104D00" w:rsidRDefault="00104D00" w:rsidP="00996369">
      <w:pPr>
        <w:jc w:val="center"/>
        <w:rPr>
          <w:ins w:id="171" w:author="Steff Guzmán" w:date="2023-03-13T18:49:00Z"/>
          <w:b/>
          <w:bCs/>
        </w:rPr>
      </w:pPr>
    </w:p>
    <w:p w14:paraId="6EC7CAF6" w14:textId="6F810D24" w:rsidR="00104D00" w:rsidRDefault="00104D00" w:rsidP="00996369">
      <w:pPr>
        <w:jc w:val="center"/>
        <w:rPr>
          <w:ins w:id="172" w:author="Steff Guzmán" w:date="2023-03-13T18:49:00Z"/>
          <w:b/>
          <w:bCs/>
        </w:rPr>
      </w:pPr>
    </w:p>
    <w:p w14:paraId="44E21D3B" w14:textId="0BB0B0CD" w:rsidR="00104D00" w:rsidRDefault="00104D00" w:rsidP="00996369">
      <w:pPr>
        <w:jc w:val="center"/>
        <w:rPr>
          <w:ins w:id="173" w:author="Steff Guzmán" w:date="2023-03-13T18:49:00Z"/>
          <w:b/>
          <w:bCs/>
        </w:rPr>
      </w:pPr>
    </w:p>
    <w:p w14:paraId="147B653E" w14:textId="12C637C3" w:rsidR="00104D00" w:rsidRDefault="00104D00" w:rsidP="00996369">
      <w:pPr>
        <w:jc w:val="center"/>
        <w:rPr>
          <w:ins w:id="174" w:author="Steff Guzmán" w:date="2023-03-13T18:49:00Z"/>
          <w:b/>
          <w:bCs/>
        </w:rPr>
      </w:pPr>
    </w:p>
    <w:p w14:paraId="5955FC38" w14:textId="7D333A7B" w:rsidR="00104D00" w:rsidRDefault="00104D00" w:rsidP="00996369">
      <w:pPr>
        <w:jc w:val="center"/>
        <w:rPr>
          <w:ins w:id="175" w:author="Steff Guzmán" w:date="2023-03-13T18:49:00Z"/>
          <w:b/>
          <w:bCs/>
        </w:rPr>
      </w:pPr>
    </w:p>
    <w:p w14:paraId="31576DDB" w14:textId="65AD682A" w:rsidR="00104D00" w:rsidDel="00104D00" w:rsidRDefault="00104D00" w:rsidP="00996369">
      <w:pPr>
        <w:jc w:val="center"/>
        <w:rPr>
          <w:del w:id="176" w:author="Steff Guzmán" w:date="2023-03-13T18:49:00Z"/>
          <w:b/>
          <w:bCs/>
        </w:rPr>
      </w:pPr>
    </w:p>
    <w:p w14:paraId="7C223B79" w14:textId="31514444" w:rsidR="0087174B" w:rsidDel="00104D00" w:rsidRDefault="0087174B" w:rsidP="0087174B">
      <w:pPr>
        <w:rPr>
          <w:del w:id="177" w:author="Steff Guzmán" w:date="2023-03-13T18:49:00Z"/>
          <w:b/>
          <w:bCs/>
        </w:rPr>
      </w:pPr>
      <w:del w:id="178" w:author="Steff Guzmán" w:date="2023-03-13T18:49:00Z">
        <w:r w:rsidDel="00104D00">
          <w:rPr>
            <w:b/>
            <w:bCs/>
          </w:rPr>
          <w:delText xml:space="preserve">Anexo 1. </w:delText>
        </w:r>
        <w:r w:rsidRPr="0087174B" w:rsidDel="00104D00">
          <w:rPr>
            <w:rFonts w:cs="Times New Roman"/>
          </w:rPr>
          <w:delText>Gestor de citas y referencias de Microsoft Word</w:delText>
        </w:r>
        <w:r w:rsidR="006D3013" w:rsidDel="00104D00">
          <w:rPr>
            <w:rFonts w:cs="Times New Roman"/>
          </w:rPr>
          <w:delText xml:space="preserve">, </w:delText>
        </w:r>
        <w:r w:rsidR="00771EC6" w:rsidDel="00104D00">
          <w:rPr>
            <w:rFonts w:cs="Times New Roman"/>
          </w:rPr>
          <w:delText>65</w:delText>
        </w:r>
      </w:del>
    </w:p>
    <w:p w14:paraId="5705B237" w14:textId="383D0FE2" w:rsidR="0087174B" w:rsidRPr="00BB53D7" w:rsidDel="00104D00" w:rsidRDefault="0087174B" w:rsidP="0087174B">
      <w:pPr>
        <w:rPr>
          <w:del w:id="179" w:author="Steff Guzmán" w:date="2023-03-13T18:49:00Z"/>
          <w:rFonts w:cs="Times New Roman"/>
          <w:b/>
          <w:szCs w:val="24"/>
        </w:rPr>
      </w:pPr>
      <w:del w:id="180" w:author="Steff Guzmán" w:date="2023-03-13T18:49:00Z">
        <w:r w:rsidDel="00104D00">
          <w:rPr>
            <w:b/>
            <w:bCs/>
          </w:rPr>
          <w:delText xml:space="preserve">Anexo 2. </w:delText>
        </w:r>
        <w:r w:rsidRPr="0087174B" w:rsidDel="00104D00">
          <w:rPr>
            <w:rFonts w:cs="Times New Roman"/>
            <w:bCs/>
            <w:szCs w:val="24"/>
          </w:rPr>
          <w:delText>Citas y referencias de material legal (leyes, decretos, sentencias, etc.)</w:delText>
        </w:r>
        <w:r w:rsidR="006D3013" w:rsidDel="00104D00">
          <w:rPr>
            <w:rFonts w:cs="Times New Roman"/>
            <w:bCs/>
            <w:szCs w:val="24"/>
          </w:rPr>
          <w:delText xml:space="preserve">, </w:delText>
        </w:r>
        <w:r w:rsidR="00771EC6" w:rsidDel="00104D00">
          <w:rPr>
            <w:rFonts w:cs="Times New Roman"/>
            <w:bCs/>
            <w:szCs w:val="24"/>
          </w:rPr>
          <w:delText>68</w:delText>
        </w:r>
      </w:del>
    </w:p>
    <w:p w14:paraId="4FDED5F1" w14:textId="45744C7C" w:rsidR="0087174B" w:rsidDel="00104D00" w:rsidRDefault="0087174B" w:rsidP="0087174B">
      <w:pPr>
        <w:rPr>
          <w:del w:id="181" w:author="Steff Guzmán" w:date="2023-03-13T18:49:00Z"/>
          <w:b/>
          <w:bCs/>
        </w:rPr>
      </w:pPr>
      <w:del w:id="182" w:author="Steff Guzmán" w:date="2023-03-13T18:49:00Z">
        <w:r w:rsidDel="00104D00">
          <w:rPr>
            <w:b/>
            <w:bCs/>
          </w:rPr>
          <w:delText>Anexo 3.</w:delText>
        </w:r>
        <w:r w:rsidR="003064BF" w:rsidDel="00104D00">
          <w:rPr>
            <w:b/>
            <w:bCs/>
          </w:rPr>
          <w:delText xml:space="preserve"> </w:delText>
        </w:r>
        <w:r w:rsidR="003064BF" w:rsidRPr="003064BF" w:rsidDel="00104D00">
          <w:rPr>
            <w:rFonts w:cs="Times New Roman"/>
            <w:bCs/>
          </w:rPr>
          <w:delText>Ortografía y gramática</w:delText>
        </w:r>
        <w:r w:rsidR="006D3013" w:rsidDel="00104D00">
          <w:rPr>
            <w:rFonts w:cs="Times New Roman"/>
            <w:bCs/>
          </w:rPr>
          <w:delText xml:space="preserve">, </w:delText>
        </w:r>
        <w:r w:rsidR="00771EC6" w:rsidDel="00104D00">
          <w:rPr>
            <w:rFonts w:cs="Times New Roman"/>
            <w:bCs/>
          </w:rPr>
          <w:delText>71</w:delText>
        </w:r>
      </w:del>
    </w:p>
    <w:p w14:paraId="19655D95" w14:textId="60B63D46" w:rsidR="0087174B" w:rsidRPr="003064BF" w:rsidDel="00104D00" w:rsidRDefault="0087174B" w:rsidP="0087174B">
      <w:pPr>
        <w:rPr>
          <w:del w:id="183" w:author="Steff Guzmán" w:date="2023-03-13T18:49:00Z"/>
          <w:rFonts w:cs="Times New Roman"/>
          <w:b/>
          <w:szCs w:val="24"/>
        </w:rPr>
      </w:pPr>
      <w:del w:id="184" w:author="Steff Guzmán" w:date="2023-03-13T18:49:00Z">
        <w:r w:rsidDel="00104D00">
          <w:rPr>
            <w:b/>
            <w:bCs/>
          </w:rPr>
          <w:delText xml:space="preserve">Anexo 4. </w:delText>
        </w:r>
        <w:r w:rsidR="003064BF" w:rsidDel="00104D00">
          <w:rPr>
            <w:b/>
            <w:bCs/>
          </w:rPr>
          <w:delText xml:space="preserve"> </w:delText>
        </w:r>
        <w:r w:rsidR="003064BF" w:rsidRPr="003064BF" w:rsidDel="00104D00">
          <w:rPr>
            <w:rFonts w:cs="Times New Roman"/>
            <w:bCs/>
            <w:szCs w:val="24"/>
          </w:rPr>
          <w:delText>Buscar, reemplazar y eliminar espacios (o palabras)</w:delText>
        </w:r>
        <w:r w:rsidR="006D3013" w:rsidDel="00104D00">
          <w:rPr>
            <w:rFonts w:cs="Times New Roman"/>
            <w:bCs/>
            <w:szCs w:val="24"/>
          </w:rPr>
          <w:delText xml:space="preserve">, </w:delText>
        </w:r>
        <w:r w:rsidR="00771EC6" w:rsidDel="00104D00">
          <w:rPr>
            <w:rFonts w:cs="Times New Roman"/>
            <w:bCs/>
            <w:szCs w:val="24"/>
          </w:rPr>
          <w:delText>73</w:delText>
        </w:r>
      </w:del>
    </w:p>
    <w:p w14:paraId="15FD55DB" w14:textId="6E1721C3" w:rsidR="0087174B" w:rsidRPr="003064BF" w:rsidDel="00104D00" w:rsidRDefault="0087174B" w:rsidP="0087174B">
      <w:pPr>
        <w:rPr>
          <w:del w:id="185" w:author="Steff Guzmán" w:date="2023-03-13T18:49:00Z"/>
          <w:rFonts w:cs="Times New Roman"/>
          <w:b/>
          <w:szCs w:val="24"/>
        </w:rPr>
      </w:pPr>
      <w:del w:id="186" w:author="Steff Guzmán" w:date="2023-03-13T18:49:00Z">
        <w:r w:rsidDel="00104D00">
          <w:rPr>
            <w:b/>
            <w:bCs/>
          </w:rPr>
          <w:delText>Anexo 5.</w:delText>
        </w:r>
        <w:r w:rsidR="003064BF" w:rsidDel="00104D00">
          <w:rPr>
            <w:b/>
            <w:bCs/>
          </w:rPr>
          <w:delText xml:space="preserve"> </w:delText>
        </w:r>
        <w:r w:rsidR="003064BF" w:rsidRPr="003064BF" w:rsidDel="00104D00">
          <w:rPr>
            <w:rFonts w:cs="Times New Roman"/>
            <w:bCs/>
            <w:szCs w:val="24"/>
          </w:rPr>
          <w:delText>Atajos de teclado útiles en Microsoft Word</w:delText>
        </w:r>
        <w:r w:rsidR="006D3013" w:rsidDel="00104D00">
          <w:rPr>
            <w:rFonts w:cs="Times New Roman"/>
            <w:bCs/>
            <w:szCs w:val="24"/>
          </w:rPr>
          <w:delText xml:space="preserve">, </w:delText>
        </w:r>
        <w:r w:rsidR="00771EC6" w:rsidDel="00104D00">
          <w:rPr>
            <w:rFonts w:cs="Times New Roman"/>
            <w:bCs/>
            <w:szCs w:val="24"/>
          </w:rPr>
          <w:delText>74</w:delText>
        </w:r>
      </w:del>
    </w:p>
    <w:p w14:paraId="09A855D5" w14:textId="59412C1B" w:rsidR="0087174B" w:rsidDel="00104D00" w:rsidRDefault="0087174B" w:rsidP="0087174B">
      <w:pPr>
        <w:rPr>
          <w:del w:id="187" w:author="Steff Guzmán" w:date="2023-03-13T18:49:00Z"/>
          <w:b/>
          <w:bCs/>
        </w:rPr>
      </w:pPr>
      <w:del w:id="188" w:author="Steff Guzmán" w:date="2023-03-13T18:49:00Z">
        <w:r w:rsidDel="00104D00">
          <w:rPr>
            <w:b/>
            <w:bCs/>
          </w:rPr>
          <w:delText>Anexo 6.</w:delText>
        </w:r>
        <w:r w:rsidR="003064BF" w:rsidDel="00104D00">
          <w:rPr>
            <w:b/>
            <w:bCs/>
          </w:rPr>
          <w:delText xml:space="preserve"> </w:delText>
        </w:r>
        <w:r w:rsidR="003064BF" w:rsidRPr="003064BF" w:rsidDel="00104D00">
          <w:rPr>
            <w:rFonts w:cs="Times New Roman"/>
            <w:bCs/>
            <w:szCs w:val="24"/>
          </w:rPr>
          <w:delText>Sinónimos y antónimos</w:delText>
        </w:r>
        <w:r w:rsidR="006D3013" w:rsidDel="00104D00">
          <w:rPr>
            <w:rFonts w:cs="Times New Roman"/>
            <w:bCs/>
            <w:szCs w:val="24"/>
          </w:rPr>
          <w:delText xml:space="preserve">, </w:delText>
        </w:r>
        <w:r w:rsidR="00771EC6" w:rsidDel="00104D00">
          <w:rPr>
            <w:rFonts w:cs="Times New Roman"/>
            <w:bCs/>
            <w:szCs w:val="24"/>
          </w:rPr>
          <w:delText>75</w:delText>
        </w:r>
      </w:del>
    </w:p>
    <w:p w14:paraId="0D906658" w14:textId="04F717EB" w:rsidR="0087174B" w:rsidRPr="003064BF" w:rsidDel="00104D00" w:rsidRDefault="0087174B" w:rsidP="0087174B">
      <w:pPr>
        <w:rPr>
          <w:del w:id="189" w:author="Steff Guzmán" w:date="2023-03-13T18:49:00Z"/>
          <w:rFonts w:cs="Times New Roman"/>
          <w:b/>
          <w:szCs w:val="24"/>
        </w:rPr>
      </w:pPr>
      <w:del w:id="190" w:author="Steff Guzmán" w:date="2023-03-13T18:49:00Z">
        <w:r w:rsidDel="00104D00">
          <w:rPr>
            <w:b/>
            <w:bCs/>
          </w:rPr>
          <w:delText>Anexo 7.</w:delText>
        </w:r>
        <w:r w:rsidR="003064BF" w:rsidDel="00104D00">
          <w:rPr>
            <w:b/>
            <w:bCs/>
          </w:rPr>
          <w:delText xml:space="preserve"> </w:delText>
        </w:r>
        <w:r w:rsidR="003064BF" w:rsidRPr="003064BF" w:rsidDel="00104D00">
          <w:rPr>
            <w:rFonts w:cs="Times New Roman"/>
            <w:bCs/>
            <w:szCs w:val="24"/>
          </w:rPr>
          <w:delText>Copiar y pegar sin formato</w:delText>
        </w:r>
        <w:r w:rsidR="006D3013" w:rsidDel="00104D00">
          <w:rPr>
            <w:rFonts w:cs="Times New Roman"/>
            <w:bCs/>
            <w:szCs w:val="24"/>
          </w:rPr>
          <w:delText xml:space="preserve">, </w:delText>
        </w:r>
        <w:r w:rsidR="00771EC6" w:rsidDel="00104D00">
          <w:rPr>
            <w:rFonts w:cs="Times New Roman"/>
            <w:bCs/>
            <w:szCs w:val="24"/>
          </w:rPr>
          <w:delText>76</w:delText>
        </w:r>
      </w:del>
    </w:p>
    <w:p w14:paraId="5FEC1A29" w14:textId="68C95585" w:rsidR="003064BF" w:rsidRPr="003064BF" w:rsidDel="00104D00" w:rsidRDefault="0087174B" w:rsidP="003064BF">
      <w:pPr>
        <w:rPr>
          <w:del w:id="191" w:author="Steff Guzmán" w:date="2023-03-13T18:49:00Z"/>
          <w:rFonts w:cs="Times New Roman"/>
          <w:bCs/>
          <w:szCs w:val="24"/>
        </w:rPr>
      </w:pPr>
      <w:del w:id="192" w:author="Steff Guzmán" w:date="2023-03-13T18:49:00Z">
        <w:r w:rsidDel="00104D00">
          <w:rPr>
            <w:b/>
            <w:bCs/>
          </w:rPr>
          <w:delText>Anexo 8.</w:delText>
        </w:r>
        <w:r w:rsidR="003064BF" w:rsidDel="00104D00">
          <w:rPr>
            <w:b/>
            <w:bCs/>
          </w:rPr>
          <w:delText xml:space="preserve"> </w:delText>
        </w:r>
        <w:r w:rsidR="003064BF" w:rsidRPr="003064BF" w:rsidDel="00104D00">
          <w:rPr>
            <w:rFonts w:cs="Times New Roman"/>
            <w:bCs/>
            <w:szCs w:val="24"/>
          </w:rPr>
          <w:delText>Comparar dos documentos</w:delText>
        </w:r>
        <w:r w:rsidR="006D3013" w:rsidDel="00104D00">
          <w:rPr>
            <w:rFonts w:cs="Times New Roman"/>
            <w:bCs/>
            <w:szCs w:val="24"/>
          </w:rPr>
          <w:delText xml:space="preserve">, </w:delText>
        </w:r>
        <w:r w:rsidR="00771EC6" w:rsidDel="00104D00">
          <w:rPr>
            <w:rFonts w:cs="Times New Roman"/>
            <w:bCs/>
            <w:szCs w:val="24"/>
          </w:rPr>
          <w:delText>77</w:delText>
        </w:r>
      </w:del>
    </w:p>
    <w:p w14:paraId="17F9DB64" w14:textId="178ADBD1" w:rsidR="003064BF" w:rsidRPr="003064BF" w:rsidDel="00104D00" w:rsidRDefault="003064BF" w:rsidP="003064BF">
      <w:pPr>
        <w:rPr>
          <w:del w:id="193" w:author="Steff Guzmán" w:date="2023-03-13T18:49:00Z"/>
          <w:rFonts w:cs="Times New Roman"/>
          <w:bCs/>
          <w:szCs w:val="24"/>
        </w:rPr>
      </w:pPr>
      <w:del w:id="194" w:author="Steff Guzmán" w:date="2023-03-13T18:49:00Z">
        <w:r w:rsidRPr="003064BF" w:rsidDel="00104D00">
          <w:rPr>
            <w:rFonts w:cs="Times New Roman"/>
            <w:b/>
            <w:szCs w:val="24"/>
          </w:rPr>
          <w:delText>Anexo 9.</w:delText>
        </w:r>
        <w:r w:rsidRPr="003064BF" w:rsidDel="00104D00">
          <w:rPr>
            <w:rFonts w:cs="Times New Roman"/>
            <w:bCs/>
            <w:szCs w:val="24"/>
          </w:rPr>
          <w:delText xml:space="preserve">  Control de cambios</w:delText>
        </w:r>
        <w:r w:rsidR="006D3013" w:rsidDel="00104D00">
          <w:rPr>
            <w:rFonts w:cs="Times New Roman"/>
            <w:bCs/>
            <w:szCs w:val="24"/>
          </w:rPr>
          <w:delText xml:space="preserve">, </w:delText>
        </w:r>
        <w:r w:rsidR="00771EC6" w:rsidDel="00104D00">
          <w:rPr>
            <w:rFonts w:cs="Times New Roman"/>
            <w:bCs/>
            <w:szCs w:val="24"/>
          </w:rPr>
          <w:delText>78</w:delText>
        </w:r>
      </w:del>
    </w:p>
    <w:p w14:paraId="058E9534" w14:textId="46E6485F" w:rsidR="003064BF" w:rsidRPr="003064BF" w:rsidDel="00104D00" w:rsidRDefault="003064BF" w:rsidP="003064BF">
      <w:pPr>
        <w:rPr>
          <w:del w:id="195" w:author="Steff Guzmán" w:date="2023-03-13T18:49:00Z"/>
          <w:rFonts w:cs="Times New Roman"/>
          <w:bCs/>
          <w:szCs w:val="24"/>
        </w:rPr>
      </w:pPr>
      <w:del w:id="196" w:author="Steff Guzmán" w:date="2023-03-13T18:49:00Z">
        <w:r w:rsidRPr="003064BF" w:rsidDel="00104D00">
          <w:rPr>
            <w:rFonts w:cs="Times New Roman"/>
            <w:b/>
            <w:szCs w:val="24"/>
          </w:rPr>
          <w:delText>Anexo 10.</w:delText>
        </w:r>
        <w:r w:rsidDel="00104D00">
          <w:rPr>
            <w:rFonts w:cs="Times New Roman"/>
            <w:b/>
            <w:szCs w:val="24"/>
          </w:rPr>
          <w:delText xml:space="preserve"> </w:delText>
        </w:r>
        <w:r w:rsidRPr="003064BF" w:rsidDel="00104D00">
          <w:rPr>
            <w:rFonts w:cs="Times New Roman"/>
            <w:bCs/>
            <w:szCs w:val="24"/>
          </w:rPr>
          <w:delText>Insertar salto de página</w:delText>
        </w:r>
        <w:r w:rsidR="006D3013" w:rsidDel="00104D00">
          <w:rPr>
            <w:rFonts w:cs="Times New Roman"/>
            <w:bCs/>
            <w:szCs w:val="24"/>
          </w:rPr>
          <w:delText>, 7</w:delText>
        </w:r>
        <w:r w:rsidR="00771EC6" w:rsidDel="00104D00">
          <w:rPr>
            <w:rFonts w:cs="Times New Roman"/>
            <w:bCs/>
            <w:szCs w:val="24"/>
          </w:rPr>
          <w:delText>9</w:delText>
        </w:r>
      </w:del>
    </w:p>
    <w:p w14:paraId="3439B6C5" w14:textId="47AE8995" w:rsidR="00AC0534" w:rsidDel="00104D00" w:rsidRDefault="003064BF" w:rsidP="003064BF">
      <w:pPr>
        <w:rPr>
          <w:del w:id="197" w:author="Steff Guzmán" w:date="2023-03-13T18:49:00Z"/>
          <w:rFonts w:cs="Times New Roman"/>
          <w:bCs/>
          <w:szCs w:val="24"/>
        </w:rPr>
        <w:sectPr w:rsidR="00AC0534"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203" w:author="Steff Guzmán" w:date="2023-03-13T18:49:00Z">
        <w:r w:rsidRPr="003064BF" w:rsidDel="00104D00">
          <w:rPr>
            <w:rFonts w:cs="Times New Roman"/>
            <w:b/>
            <w:szCs w:val="24"/>
          </w:rPr>
          <w:delText>Anexo 11.</w:delText>
        </w:r>
        <w:r w:rsidDel="00104D00">
          <w:rPr>
            <w:rFonts w:cs="Times New Roman"/>
            <w:b/>
            <w:szCs w:val="24"/>
          </w:rPr>
          <w:delText xml:space="preserve"> </w:delText>
        </w:r>
        <w:r w:rsidRPr="003064BF" w:rsidDel="00104D00">
          <w:rPr>
            <w:rFonts w:cs="Times New Roman"/>
            <w:bCs/>
            <w:szCs w:val="24"/>
          </w:rPr>
          <w:delText>Recortar y abreviar direcciones web largas</w:delText>
        </w:r>
        <w:r w:rsidR="006D3013" w:rsidDel="00104D00">
          <w:rPr>
            <w:rFonts w:cs="Times New Roman"/>
            <w:bCs/>
            <w:szCs w:val="24"/>
          </w:rPr>
          <w:delText xml:space="preserve">, </w:delText>
        </w:r>
        <w:r w:rsidR="00771EC6" w:rsidDel="00104D00">
          <w:rPr>
            <w:rFonts w:cs="Times New Roman"/>
            <w:bCs/>
            <w:szCs w:val="24"/>
          </w:rPr>
          <w:delText>80</w:delText>
        </w:r>
      </w:del>
    </w:p>
    <w:p w14:paraId="38041C24" w14:textId="43E42D5E" w:rsidR="00996369" w:rsidRPr="00B454D4" w:rsidRDefault="00996369">
      <w:pPr>
        <w:pStyle w:val="Ttulo2"/>
        <w:jc w:val="center"/>
        <w:pPrChange w:id="204" w:author="Steff Guzmán" w:date="2023-03-13T18:02:00Z">
          <w:pPr>
            <w:jc w:val="center"/>
          </w:pPr>
        </w:pPrChange>
      </w:pPr>
      <w:bookmarkStart w:id="205" w:name="_Toc129623643"/>
      <w:bookmarkStart w:id="206" w:name="_Toc129623690"/>
      <w:r w:rsidRPr="00B454D4">
        <w:t>Resumen</w:t>
      </w:r>
      <w:bookmarkEnd w:id="205"/>
      <w:bookmarkEnd w:id="206"/>
    </w:p>
    <w:p w14:paraId="24F0C3BF" w14:textId="77777777" w:rsidR="00836B69" w:rsidRDefault="00836B69">
      <w:pPr>
        <w:pStyle w:val="PrrAPA"/>
        <w:ind w:firstLine="720"/>
        <w:pPrChange w:id="207" w:author="Steff Guzmán" w:date="2023-03-13T19:30:00Z">
          <w:pPr>
            <w:pStyle w:val="PrrAPA"/>
          </w:pPr>
        </w:pPrChange>
      </w:pPr>
    </w:p>
    <w:p w14:paraId="558876B9" w14:textId="1536A9A8" w:rsidR="00836B69" w:rsidRPr="00836B69" w:rsidRDefault="00836B69">
      <w:pPr>
        <w:pStyle w:val="PrrAPA"/>
        <w:ind w:firstLine="720"/>
        <w:pPrChange w:id="208" w:author="Steff Guzmán" w:date="2023-03-13T19:30:00Z">
          <w:pPr>
            <w:pStyle w:val="PrrAPA"/>
          </w:pPr>
        </w:pPrChange>
      </w:pPr>
      <w:r w:rsidRPr="00836B69">
        <w:t>Las redes IoT</w:t>
      </w:r>
      <w:ins w:id="209" w:author="Camilo Andrés Díaz Gómez" w:date="2023-03-12T17:37:00Z">
        <w:r w:rsidR="00711D19" w:rsidRPr="00711D19">
          <w:rPr>
            <w:vertAlign w:val="superscript"/>
            <w:rPrChange w:id="210" w:author="Camilo Andrés Díaz Gómez" w:date="2023-03-12T17:37:00Z">
              <w:rPr/>
            </w:rPrChange>
          </w:rPr>
          <w:t>1</w:t>
        </w:r>
      </w:ins>
      <w:ins w:id="211" w:author="Camilo Andrés Díaz Gómez" w:date="2023-03-12T17:23:00Z">
        <w:r w:rsidR="0026198E">
          <w:t>,</w:t>
        </w:r>
      </w:ins>
      <w:ins w:id="212" w:author="DIANA CAROLINA CANDIA HERRERA" w:date="2023-03-07T09:32:00Z">
        <w:del w:id="213" w:author="Camilo Andrés Díaz Gómez" w:date="2023-03-12T17:23:00Z">
          <w:r w:rsidR="008D3197" w:rsidDel="0026198E">
            <w:delText>,</w:delText>
          </w:r>
        </w:del>
      </w:ins>
      <w:r w:rsidRPr="00836B69">
        <w:t xml:space="preserve"> han permitido mejorar diferentes aspectos para la humanidad, con el uso de ecosistemas tecnológicos que</w:t>
      </w:r>
      <w:del w:id="214" w:author="DIANA CAROLINA CANDIA HERRERA" w:date="2023-03-07T09:32:00Z">
        <w:r w:rsidRPr="00836B69" w:rsidDel="008D3197">
          <w:delText>,</w:delText>
        </w:r>
      </w:del>
      <w:r w:rsidRPr="00836B69">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836B69" w:rsidRDefault="00836B69">
      <w:pPr>
        <w:pStyle w:val="PrrAPA"/>
        <w:ind w:firstLine="720"/>
        <w:pPrChange w:id="215" w:author="Steff Guzmán" w:date="2023-03-13T19:30:00Z">
          <w:pPr>
            <w:pStyle w:val="PrrAPA"/>
          </w:pPr>
        </w:pPrChange>
      </w:pPr>
    </w:p>
    <w:p w14:paraId="6FF4CA20" w14:textId="1F987B22" w:rsidR="00836B69" w:rsidRPr="00836B69" w:rsidRDefault="00836B69">
      <w:pPr>
        <w:pStyle w:val="PrrAPA"/>
        <w:ind w:firstLine="720"/>
        <w:pPrChange w:id="216" w:author="Steff Guzmán" w:date="2023-03-13T19:30:00Z">
          <w:pPr>
            <w:pStyle w:val="PrrAPA"/>
          </w:pPr>
        </w:pPrChange>
      </w:pPr>
      <w:r w:rsidRPr="00836B69">
        <w:t>Ya que este tipo de redes están compuestos por dispositivos que se encargan de recopilar información del exterior o el ambiente que los rodea, llamado</w:t>
      </w:r>
      <w:ins w:id="217" w:author="DIANA CAROLINA CANDIA HERRERA" w:date="2023-03-07T09:33:00Z">
        <w:r w:rsidR="008D3197">
          <w:t>s</w:t>
        </w:r>
      </w:ins>
      <w:r w:rsidRPr="00836B69">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218"/>
      <w:r w:rsidRPr="00836B69">
        <w:t>IoT</w:t>
      </w:r>
      <w:commentRangeEnd w:id="218"/>
      <w:r w:rsidR="008D3197">
        <w:rPr>
          <w:rStyle w:val="Refdecomentario"/>
          <w:rFonts w:cstheme="minorBidi"/>
        </w:rPr>
        <w:commentReference w:id="218"/>
      </w:r>
      <w:r w:rsidRPr="00836B69">
        <w:t xml:space="preserve"> basada en datos ambientales. Para que los datos sean consistentes entre si es necesario desarrollar un modelo de simulación que genere los datos apropiados teniendo en cuenta los otros aspectos del ambiente que los rodean. </w:t>
      </w:r>
    </w:p>
    <w:p w14:paraId="1CFB109C" w14:textId="7A90B515" w:rsidR="00836B69" w:rsidRDefault="00DA6BE6">
      <w:pPr>
        <w:pStyle w:val="PrrAPA"/>
        <w:ind w:firstLine="720"/>
        <w:rPr>
          <w:ins w:id="219" w:author="Camilo Andrés Díaz Gómez" w:date="2023-03-12T17:52:00Z"/>
        </w:rPr>
        <w:pPrChange w:id="220" w:author="Steff Guzmán" w:date="2023-03-13T19:30:00Z">
          <w:pPr>
            <w:pStyle w:val="PrrAPA"/>
          </w:pPr>
        </w:pPrChange>
      </w:pPr>
      <w:ins w:id="221" w:author="Camilo Andrés Díaz Gómez" w:date="2023-03-12T17:52:00Z">
        <w:r w:rsidRPr="00DA6BE6">
          <w:t xml:space="preserve">Para lograr una simulación precisa de los datos ambientales, es necesario crear un modelo que tenga en cuenta las diferentes variables del ambiente. En este sentido, el Aprendizaje Automático (Machine </w:t>
        </w:r>
        <w:proofErr w:type="spellStart"/>
        <w:r w:rsidRPr="00DA6BE6">
          <w:t>Learning</w:t>
        </w:r>
        <w:proofErr w:type="spellEnd"/>
        <w:r w:rsidRPr="00DA6BE6">
          <w:t>)</w:t>
        </w:r>
      </w:ins>
      <w:ins w:id="222" w:author="Camilo Andrés Díaz Gómez" w:date="2023-03-12T17:53:00Z">
        <w:r>
          <w:t>, una disciplina de la inteligencia artificial,</w:t>
        </w:r>
      </w:ins>
      <w:ins w:id="223" w:author="Camilo Andrés Díaz Gómez" w:date="2023-03-12T17:52:00Z">
        <w:r w:rsidRPr="00DA6BE6">
          <w:t xml:space="preserve"> es clave para entrenar el modelo usando datos recopilados de diversas estaciones</w:t>
        </w:r>
      </w:ins>
      <w:ins w:id="224" w:author="Camilo Andrés Díaz Gómez" w:date="2023-03-12T17:54:00Z">
        <w:r w:rsidRPr="00DA6BE6">
          <w:t xml:space="preserve"> hidrometeorológicas</w:t>
        </w:r>
      </w:ins>
      <w:ins w:id="225" w:author="Camilo Andrés Díaz Gómez" w:date="2023-03-12T17:52:00Z">
        <w:r w:rsidRPr="00DA6BE6">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w:t>
        </w:r>
        <w:r w:rsidRPr="00DA6BE6">
          <w:lastRenderedPageBreak/>
          <w:t>modelo será capaz de predecir los datos ambientales en base a la información del entorno que rodea la simulación</w:t>
        </w:r>
      </w:ins>
      <w:ins w:id="226" w:author="Camilo Andrés Díaz Gómez" w:date="2023-03-12T17:54:00Z">
        <w:r>
          <w:t>.</w:t>
        </w:r>
      </w:ins>
    </w:p>
    <w:p w14:paraId="0A087F69" w14:textId="77777777" w:rsidR="00DA6BE6" w:rsidRPr="00836B69" w:rsidDel="00DA6BE6" w:rsidRDefault="00DA6BE6">
      <w:pPr>
        <w:pStyle w:val="PrrAPA"/>
        <w:ind w:firstLine="720"/>
        <w:rPr>
          <w:del w:id="227" w:author="Camilo Andrés Díaz Gómez" w:date="2023-03-12T17:54:00Z"/>
        </w:rPr>
        <w:pPrChange w:id="228" w:author="Steff Guzmán" w:date="2023-03-13T19:30:00Z">
          <w:pPr>
            <w:pStyle w:val="PrrAPA"/>
          </w:pPr>
        </w:pPrChange>
      </w:pPr>
      <w:commentRangeStart w:id="229"/>
    </w:p>
    <w:p w14:paraId="76F6B2E9" w14:textId="1D4C82BF" w:rsidR="00711D19" w:rsidRPr="00711D19" w:rsidRDefault="00836B69">
      <w:pPr>
        <w:tabs>
          <w:tab w:val="left" w:pos="3036"/>
        </w:tabs>
        <w:ind w:firstLine="720"/>
        <w:pPrChange w:id="230" w:author="Steff Guzmán" w:date="2023-03-13T19:30:00Z">
          <w:pPr>
            <w:pStyle w:val="PrrAPA"/>
          </w:pPr>
        </w:pPrChange>
      </w:pPr>
      <w:del w:id="231" w:author="Camilo Andrés Díaz Gómez" w:date="2023-03-12T17:54:00Z">
        <w:r w:rsidRPr="00836B69"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232"/>
        <w:r w:rsidRPr="00836B69" w:rsidDel="00DA6BE6">
          <w:delText>estaciones</w:delText>
        </w:r>
        <w:commentRangeEnd w:id="232"/>
        <w:r w:rsidR="00843772" w:rsidDel="00DA6BE6">
          <w:rPr>
            <w:rStyle w:val="Refdecomentario"/>
          </w:rPr>
          <w:commentReference w:id="232"/>
        </w:r>
        <w:r w:rsidRPr="00836B69"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Del="00DA6BE6">
          <w:delText xml:space="preserve"> </w:delText>
        </w:r>
        <w:commentRangeEnd w:id="229"/>
        <w:r w:rsidR="00843772" w:rsidDel="00DA6BE6">
          <w:rPr>
            <w:rStyle w:val="Refdecomentario"/>
          </w:rPr>
          <w:commentReference w:id="229"/>
        </w:r>
      </w:del>
      <w:ins w:id="233" w:author="Camilo Andrés Díaz Gómez" w:date="2023-03-12T17:37:00Z">
        <w:r w:rsidR="00711D19">
          <w:tab/>
        </w:r>
      </w:ins>
    </w:p>
    <w:p w14:paraId="5DCA9AD6" w14:textId="753736CC" w:rsidR="00836B69" w:rsidRPr="00836B69" w:rsidRDefault="00836B69">
      <w:pPr>
        <w:pStyle w:val="PrrAPA"/>
        <w:ind w:firstLine="720"/>
        <w:pPrChange w:id="234" w:author="Steff Guzmán" w:date="2023-03-13T19:30:00Z">
          <w:pPr>
            <w:pStyle w:val="PrrAPA"/>
          </w:pPr>
        </w:pPrChange>
      </w:pPr>
      <w:r w:rsidRPr="00836B69">
        <w:rPr>
          <w:i/>
        </w:rPr>
        <w:t>Palabras clave</w:t>
      </w:r>
      <w:r w:rsidRPr="00836B69">
        <w:t>:  Redes IoT, ecosistemas tecnológicos, sensores, datos ambientales, modelo de simulación, Machine Learning, inteligencia artificial, consistencia de datos, predicción de datos.</w:t>
      </w:r>
    </w:p>
    <w:p w14:paraId="40A2FB8E" w14:textId="77777777" w:rsidR="00836B69" w:rsidRPr="00836B69" w:rsidRDefault="00836B69" w:rsidP="00836B69">
      <w:pPr>
        <w:ind w:left="624"/>
        <w:rPr>
          <w:rFonts w:cs="Times New Roman"/>
          <w:szCs w:val="24"/>
        </w:rPr>
      </w:pPr>
    </w:p>
    <w:p w14:paraId="75A74EE2" w14:textId="77777777" w:rsidR="00836B69" w:rsidRPr="00704945" w:rsidRDefault="00836B69" w:rsidP="00836B69">
      <w:bookmarkStart w:id="235" w:name="_Toc67130056"/>
      <w:r w:rsidRPr="00704945">
        <w:br/>
      </w:r>
    </w:p>
    <w:p w14:paraId="02E67579" w14:textId="77777777" w:rsidR="00836B69" w:rsidRPr="00704945" w:rsidRDefault="00836B69">
      <w:pPr>
        <w:spacing w:after="160" w:line="259" w:lineRule="auto"/>
        <w:jc w:val="left"/>
      </w:pPr>
      <w:r w:rsidRPr="00704945">
        <w:br w:type="page"/>
      </w:r>
    </w:p>
    <w:p w14:paraId="47993B12" w14:textId="2E8A18CE" w:rsidR="00836B69" w:rsidRPr="00836B69" w:rsidRDefault="00836B69">
      <w:pPr>
        <w:pStyle w:val="Ttulo2"/>
        <w:jc w:val="center"/>
        <w:rPr>
          <w:szCs w:val="32"/>
          <w:lang w:val="en-US"/>
        </w:rPr>
        <w:pPrChange w:id="236" w:author="Steff Guzmán" w:date="2023-03-13T18:02:00Z">
          <w:pPr>
            <w:jc w:val="center"/>
          </w:pPr>
        </w:pPrChange>
      </w:pPr>
      <w:bookmarkStart w:id="237" w:name="_Toc129623644"/>
      <w:bookmarkStart w:id="238" w:name="_Toc129623691"/>
      <w:r w:rsidRPr="00836B69">
        <w:rPr>
          <w:lang w:val="en-US"/>
        </w:rPr>
        <w:lastRenderedPageBreak/>
        <w:t>Abstract</w:t>
      </w:r>
      <w:bookmarkEnd w:id="235"/>
      <w:bookmarkEnd w:id="237"/>
      <w:bookmarkEnd w:id="238"/>
    </w:p>
    <w:p w14:paraId="5C7BFC20" w14:textId="77777777" w:rsidR="00836B69" w:rsidRPr="00836B69" w:rsidRDefault="00836B69" w:rsidP="00836B69">
      <w:pPr>
        <w:rPr>
          <w:rFonts w:cs="Times New Roman"/>
          <w:szCs w:val="24"/>
          <w:lang w:val="en-US"/>
        </w:rPr>
      </w:pPr>
    </w:p>
    <w:p w14:paraId="1B84489F" w14:textId="77777777" w:rsidR="00836B69" w:rsidRPr="00836B69" w:rsidRDefault="00836B69">
      <w:pPr>
        <w:ind w:firstLine="720"/>
        <w:rPr>
          <w:rFonts w:cs="Times New Roman"/>
          <w:szCs w:val="24"/>
          <w:lang w:val="en-US"/>
        </w:rPr>
        <w:pPrChange w:id="239" w:author="Steff Guzmán" w:date="2023-03-13T19:30:00Z">
          <w:pPr>
            <w:ind w:firstLine="708"/>
          </w:pPr>
        </w:pPrChange>
      </w:pPr>
      <w:r w:rsidRPr="00836B69">
        <w:rPr>
          <w:rFonts w:cs="Times New Roman"/>
          <w:szCs w:val="24"/>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836B69" w:rsidRDefault="00836B69">
      <w:pPr>
        <w:ind w:firstLine="720"/>
        <w:rPr>
          <w:rFonts w:cs="Times New Roman"/>
          <w:szCs w:val="24"/>
          <w:lang w:val="en-US"/>
        </w:rPr>
        <w:pPrChange w:id="240" w:author="Steff Guzmán" w:date="2023-03-13T19:30:00Z">
          <w:pPr>
            <w:ind w:firstLine="708"/>
          </w:pPr>
        </w:pPrChange>
      </w:pPr>
    </w:p>
    <w:p w14:paraId="5EEB0E85" w14:textId="77777777" w:rsidR="00836B69" w:rsidRPr="00836B69" w:rsidRDefault="00836B69">
      <w:pPr>
        <w:ind w:firstLine="720"/>
        <w:rPr>
          <w:rFonts w:cs="Times New Roman"/>
          <w:szCs w:val="24"/>
          <w:lang w:val="en-US"/>
        </w:rPr>
        <w:pPrChange w:id="241" w:author="Steff Guzmán" w:date="2023-03-13T19:30:00Z">
          <w:pPr>
            <w:ind w:firstLine="708"/>
          </w:pPr>
        </w:pPrChange>
      </w:pPr>
      <w:r w:rsidRPr="00836B69">
        <w:rPr>
          <w:rFonts w:cs="Times New Roman"/>
          <w:szCs w:val="24"/>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836B69" w:rsidRDefault="00836B69">
      <w:pPr>
        <w:ind w:firstLine="720"/>
        <w:rPr>
          <w:rFonts w:cs="Times New Roman"/>
          <w:szCs w:val="24"/>
          <w:lang w:val="en-US"/>
        </w:rPr>
        <w:pPrChange w:id="242" w:author="Steff Guzmán" w:date="2023-03-13T19:30:00Z">
          <w:pPr>
            <w:ind w:firstLine="708"/>
          </w:pPr>
        </w:pPrChange>
      </w:pPr>
    </w:p>
    <w:p w14:paraId="24405F7B" w14:textId="77777777" w:rsidR="00704945" w:rsidRDefault="00836B69">
      <w:pPr>
        <w:ind w:firstLine="720"/>
        <w:rPr>
          <w:rFonts w:cs="Times New Roman"/>
          <w:szCs w:val="24"/>
          <w:lang w:val="en-US"/>
        </w:rPr>
        <w:pPrChange w:id="243" w:author="Steff Guzmán" w:date="2023-03-13T19:30:00Z">
          <w:pPr>
            <w:ind w:firstLine="708"/>
          </w:pPr>
        </w:pPrChange>
      </w:pPr>
      <w:r w:rsidRPr="00836B69">
        <w:rPr>
          <w:rFonts w:cs="Times New Roman"/>
          <w:szCs w:val="24"/>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61E644" w14:textId="061D11CB" w:rsidR="00836B69" w:rsidRPr="00836B69" w:rsidRDefault="00836B69">
      <w:pPr>
        <w:ind w:firstLine="720"/>
        <w:rPr>
          <w:rFonts w:cs="Times New Roman"/>
          <w:szCs w:val="24"/>
          <w:lang w:val="en-US"/>
        </w:rPr>
        <w:pPrChange w:id="244" w:author="Steff Guzmán" w:date="2023-03-13T19:30:00Z">
          <w:pPr>
            <w:ind w:firstLine="708"/>
          </w:pPr>
        </w:pPrChange>
      </w:pPr>
      <w:r w:rsidRPr="00836B69">
        <w:rPr>
          <w:rFonts w:cs="Times New Roman"/>
          <w:i/>
          <w:szCs w:val="24"/>
          <w:lang w:val="en-US"/>
        </w:rPr>
        <w:lastRenderedPageBreak/>
        <w:t>Keywords</w:t>
      </w:r>
      <w:r w:rsidRPr="00836B69">
        <w:rPr>
          <w:rFonts w:cs="Times New Roman"/>
          <w:b/>
          <w:szCs w:val="24"/>
          <w:lang w:val="en-US"/>
        </w:rPr>
        <w:t xml:space="preserve">: </w:t>
      </w:r>
      <w:r w:rsidRPr="00836B69">
        <w:rPr>
          <w:rFonts w:cs="Times New Roman"/>
          <w:szCs w:val="24"/>
          <w:lang w:val="en-US"/>
        </w:rPr>
        <w:t>IoT networks, technological ecosystems, sensors, environmental data, simulation model, Machine Learning, artificial intelligence, data consistency, data prediction.</w:t>
      </w:r>
    </w:p>
    <w:p w14:paraId="2A7EE593" w14:textId="77777777" w:rsidR="001F25C4" w:rsidRPr="00B454D4" w:rsidRDefault="001F25C4">
      <w:pPr>
        <w:spacing w:after="160" w:line="259" w:lineRule="auto"/>
        <w:jc w:val="left"/>
        <w:rPr>
          <w:ins w:id="245" w:author="Camilo Andrés Díaz Gómez" w:date="2023-03-12T18:01:00Z"/>
          <w:rFonts w:cs="Times New Roman"/>
          <w:b/>
          <w:bCs/>
          <w:lang w:val="en-US"/>
          <w:rPrChange w:id="246" w:author="Steff Guzmán" w:date="2023-03-13T17:58:00Z">
            <w:rPr>
              <w:ins w:id="247" w:author="Camilo Andrés Díaz Gómez" w:date="2023-03-12T18:01:00Z"/>
              <w:rFonts w:cs="Times New Roman"/>
              <w:b/>
              <w:bCs/>
            </w:rPr>
          </w:rPrChange>
        </w:rPr>
      </w:pPr>
      <w:ins w:id="248" w:author="Camilo Andrés Díaz Gómez" w:date="2023-03-12T18:01:00Z">
        <w:r w:rsidRPr="00B454D4">
          <w:rPr>
            <w:rFonts w:cs="Times New Roman"/>
            <w:b/>
            <w:bCs/>
            <w:lang w:val="en-US"/>
            <w:rPrChange w:id="249" w:author="Steff Guzmán" w:date="2023-03-13T17:58:00Z">
              <w:rPr>
                <w:rFonts w:cs="Times New Roman"/>
                <w:b/>
                <w:bCs/>
              </w:rPr>
            </w:rPrChange>
          </w:rPr>
          <w:br w:type="page"/>
        </w:r>
      </w:ins>
    </w:p>
    <w:p w14:paraId="38124428" w14:textId="57EC978D" w:rsidR="007A5D17" w:rsidRPr="00BB53D7" w:rsidRDefault="00996369">
      <w:pPr>
        <w:pStyle w:val="Ttulo2"/>
        <w:jc w:val="center"/>
        <w:pPrChange w:id="250" w:author="Steff Guzmán" w:date="2023-03-13T18:02:00Z">
          <w:pPr>
            <w:jc w:val="center"/>
          </w:pPr>
        </w:pPrChange>
      </w:pPr>
      <w:bookmarkStart w:id="251" w:name="_Toc129623645"/>
      <w:bookmarkStart w:id="252" w:name="_Toc129623692"/>
      <w:r w:rsidRPr="00BB53D7">
        <w:lastRenderedPageBreak/>
        <w:t>Introducción</w:t>
      </w:r>
      <w:bookmarkEnd w:id="251"/>
      <w:bookmarkEnd w:id="252"/>
    </w:p>
    <w:p w14:paraId="268CE201" w14:textId="4E964A98" w:rsidR="007A5D17" w:rsidRPr="00BB53D7" w:rsidRDefault="007A5D17" w:rsidP="007743C4">
      <w:pPr>
        <w:pStyle w:val="NormalWeb"/>
        <w:spacing w:line="360" w:lineRule="auto"/>
        <w:ind w:firstLine="720"/>
        <w:jc w:val="both"/>
        <w:rPr>
          <w:color w:val="000000" w:themeColor="text1"/>
        </w:rPr>
      </w:pPr>
      <w:r w:rsidRPr="00BB53D7">
        <w:rPr>
          <w:color w:val="000000" w:themeColor="text1"/>
        </w:rPr>
        <w:t>Con la aparición del internet, el crecimiento tecnológico de las comunicaciones ha avanzado considerablemente</w:t>
      </w:r>
      <w:del w:id="253" w:author="DIANA CAROLINA CANDIA HERRERA" w:date="2023-03-07T09:35:00Z">
        <w:r w:rsidRPr="00BB53D7" w:rsidDel="00843772">
          <w:rPr>
            <w:color w:val="000000" w:themeColor="text1"/>
          </w:rPr>
          <w:delText xml:space="preserve"> rápido</w:delText>
        </w:r>
      </w:del>
      <w:r w:rsidRPr="00BB53D7">
        <w:rPr>
          <w:color w:val="000000" w:themeColor="text1"/>
        </w:rPr>
        <w:t xml:space="preserve">, permitiendo así </w:t>
      </w:r>
      <w:ins w:id="254" w:author="DIANA CAROLINA CANDIA HERRERA" w:date="2023-03-07T09:36:00Z">
        <w:r w:rsidR="00843772">
          <w:rPr>
            <w:color w:val="000000" w:themeColor="text1"/>
          </w:rPr>
          <w:t>que</w:t>
        </w:r>
      </w:ins>
      <w:del w:id="255" w:author="DIANA CAROLINA CANDIA HERRERA" w:date="2023-03-07T09:36:00Z">
        <w:r w:rsidRPr="00BB53D7" w:rsidDel="00843772">
          <w:rPr>
            <w:color w:val="000000" w:themeColor="text1"/>
          </w:rPr>
          <w:delText>a</w:delText>
        </w:r>
      </w:del>
      <w:r w:rsidRPr="00BB53D7">
        <w:rPr>
          <w:color w:val="000000" w:themeColor="text1"/>
        </w:rPr>
        <w:t xml:space="preserve"> las personas </w:t>
      </w:r>
      <w:ins w:id="256" w:author="DIANA CAROLINA CANDIA HERRERA" w:date="2023-03-07T09:36:00Z">
        <w:r w:rsidR="00843772">
          <w:rPr>
            <w:color w:val="000000" w:themeColor="text1"/>
          </w:rPr>
          <w:t xml:space="preserve">puedan </w:t>
        </w:r>
      </w:ins>
      <w:r w:rsidRPr="00BB53D7">
        <w:rPr>
          <w:color w:val="000000" w:themeColor="text1"/>
        </w:rPr>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257" w:author="DIANA CAROLINA CANDIA HERRERA" w:date="2023-03-07T09:36:00Z">
        <w:r w:rsidRPr="00BB53D7" w:rsidDel="00843772">
          <w:rPr>
            <w:color w:val="000000" w:themeColor="text1"/>
          </w:rPr>
          <w:delText>,</w:delText>
        </w:r>
      </w:del>
      <w:r w:rsidRPr="00BB53D7">
        <w:rPr>
          <w:color w:val="000000" w:themeColor="text1"/>
        </w:rPr>
        <w:t xml:space="preserve"> permitiendo expandir aún más los usos que se pueden hacer con el internet y las redes de comunicaciones que lo componen, a esto se le conoce como  Internet </w:t>
      </w:r>
      <w:proofErr w:type="spellStart"/>
      <w:r w:rsidRPr="00BB53D7">
        <w:rPr>
          <w:color w:val="000000" w:themeColor="text1"/>
        </w:rPr>
        <w:t>of</w:t>
      </w:r>
      <w:proofErr w:type="spellEnd"/>
      <w:r w:rsidRPr="00BB53D7">
        <w:rPr>
          <w:color w:val="000000" w:themeColor="text1"/>
        </w:rPr>
        <w:t xml:space="preserve"> </w:t>
      </w:r>
      <w:proofErr w:type="spellStart"/>
      <w:r w:rsidRPr="00BB53D7">
        <w:rPr>
          <w:color w:val="000000" w:themeColor="text1"/>
        </w:rPr>
        <w:t>Things</w:t>
      </w:r>
      <w:proofErr w:type="spellEnd"/>
      <w:r w:rsidRPr="00BB53D7">
        <w:rPr>
          <w:color w:val="000000" w:themeColor="text1"/>
        </w:rPr>
        <w:t xml:space="preserve"> (</w:t>
      </w:r>
      <w:proofErr w:type="spellStart"/>
      <w:r w:rsidRPr="00BB53D7">
        <w:rPr>
          <w:color w:val="000000" w:themeColor="text1"/>
        </w:rPr>
        <w:t>IoT</w:t>
      </w:r>
      <w:proofErr w:type="spellEnd"/>
      <w:r w:rsidRPr="00BB53D7">
        <w:rPr>
          <w:color w:val="000000" w:themeColor="text1"/>
        </w:rPr>
        <w:t xml:space="preserve">) o también como internet de las cosas. </w:t>
      </w:r>
    </w:p>
    <w:p w14:paraId="05C6FBDC"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Por esta razón, el proyecto “</w:t>
      </w:r>
      <w:r w:rsidRPr="00BB53D7">
        <w:rPr>
          <w:color w:val="000000" w:themeColor="text1"/>
        </w:rPr>
        <w:fldChar w:fldCharType="begin"/>
      </w:r>
      <w:r w:rsidRPr="00BB53D7">
        <w:rPr>
          <w:color w:val="000000" w:themeColor="text1"/>
        </w:rPr>
        <w:instrText xml:space="preserve"> SEQ CHAPTER \h \r 1</w:instrText>
      </w:r>
      <w:r w:rsidRPr="00BB53D7">
        <w:rPr>
          <w:color w:val="000000" w:themeColor="text1"/>
        </w:rPr>
        <w:fldChar w:fldCharType="end"/>
      </w:r>
      <w:r w:rsidRPr="00BB53D7">
        <w:rPr>
          <w:color w:val="000000" w:themeColor="text1"/>
        </w:rPr>
        <w:t xml:space="preserve">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w:t>
      </w:r>
      <w:r w:rsidRPr="00BB53D7">
        <w:rPr>
          <w:color w:val="000000" w:themeColor="text1"/>
        </w:rPr>
        <w:lastRenderedPageBreak/>
        <w:t>ciudad de Bogotá para lugares cercanos al Jardín Botánico, Universidad Nacional y a la sede central del IDEAM.</w:t>
      </w:r>
    </w:p>
    <w:p w14:paraId="4B8014EC" w14:textId="77777777" w:rsidR="001F25C4" w:rsidRDefault="001F25C4" w:rsidP="007A5D17">
      <w:pPr>
        <w:spacing w:after="160" w:line="259" w:lineRule="auto"/>
        <w:jc w:val="center"/>
        <w:rPr>
          <w:ins w:id="258" w:author="Camilo Andrés Díaz Gómez" w:date="2023-03-12T18:01:00Z"/>
          <w:rFonts w:cs="Times New Roman"/>
        </w:rPr>
      </w:pPr>
    </w:p>
    <w:p w14:paraId="3523C43A" w14:textId="5AFA32EA" w:rsidR="00996369" w:rsidRPr="00B454D4" w:rsidRDefault="007A5D17">
      <w:pPr>
        <w:pStyle w:val="Ttulo2"/>
        <w:jc w:val="center"/>
        <w:pPrChange w:id="259" w:author="Steff Guzmán" w:date="2023-03-13T18:03:00Z">
          <w:pPr>
            <w:spacing w:after="160" w:line="259" w:lineRule="auto"/>
            <w:jc w:val="center"/>
          </w:pPr>
        </w:pPrChange>
      </w:pPr>
      <w:r w:rsidRPr="001F25C4">
        <w:br w:type="page"/>
      </w:r>
      <w:bookmarkStart w:id="260" w:name="_Toc129623646"/>
      <w:bookmarkStart w:id="261" w:name="_Toc129623693"/>
      <w:r w:rsidR="00996369" w:rsidRPr="00B454D4">
        <w:lastRenderedPageBreak/>
        <w:t>Planteamiento del Problema</w:t>
      </w:r>
      <w:bookmarkEnd w:id="260"/>
      <w:bookmarkEnd w:id="261"/>
    </w:p>
    <w:p w14:paraId="25F6DB75" w14:textId="6B2110D2" w:rsidR="007A5D17" w:rsidRPr="00BB53D7" w:rsidRDefault="00DA6BE6" w:rsidP="007743C4">
      <w:pPr>
        <w:pStyle w:val="PrrAPA"/>
        <w:ind w:firstLine="720"/>
      </w:pPr>
      <w:ins w:id="262" w:author="Camilo Andrés Díaz Gómez" w:date="2023-03-12T17:58:00Z">
        <w:r w:rsidRPr="00DA6BE6">
          <w:t>En la actualidad, un gran número de dispositivos electrónicos de uso diario, como celulares, computadores, televisores, neveras, aires acondicionados, sensores, entre otros, están conectados a internet con diversos propósitos</w:t>
        </w:r>
      </w:ins>
      <w:del w:id="263" w:author="Camilo Andrés Díaz Gómez" w:date="2023-03-12T17:58:00Z">
        <w:r w:rsidR="007A5D17" w:rsidRPr="00BB53D7" w:rsidDel="00DA6BE6">
          <w:delText xml:space="preserve">En la actualidad, una gran parte de los </w:delText>
        </w:r>
        <w:commentRangeStart w:id="264"/>
        <w:r w:rsidR="007A5D17" w:rsidRPr="00BB53D7" w:rsidDel="00DA6BE6">
          <w:delText xml:space="preserve">objetos electrónicos </w:delText>
        </w:r>
        <w:commentRangeEnd w:id="264"/>
        <w:r w:rsidR="00843772" w:rsidDel="00DA6BE6">
          <w:rPr>
            <w:rStyle w:val="Refdecomentario"/>
            <w:rFonts w:cstheme="minorBidi"/>
          </w:rPr>
          <w:commentReference w:id="264"/>
        </w:r>
        <w:r w:rsidR="007A5D17" w:rsidRPr="00BB53D7" w:rsidDel="00DA6BE6">
          <w:delText>de uso diario de la humanidad están conectados a internet por diferentes propósitos,</w:delText>
        </w:r>
      </w:del>
      <w:ins w:id="265" w:author="Camilo Andrés Díaz Gómez" w:date="2023-03-12T17:59:00Z">
        <w:r>
          <w:t>. A</w:t>
        </w:r>
      </w:ins>
      <w:del w:id="266" w:author="Camilo Andrés Díaz Gómez" w:date="2023-03-12T17:58:00Z">
        <w:r w:rsidR="007A5D17" w:rsidRPr="00BB53D7" w:rsidDel="00DA6BE6">
          <w:delText xml:space="preserve"> a</w:delText>
        </w:r>
      </w:del>
      <w:r w:rsidR="007A5D17" w:rsidRPr="00BB53D7">
        <w:t xml:space="preserve"> este concepto se le conoce como </w:t>
      </w:r>
      <w:proofErr w:type="spellStart"/>
      <w:r w:rsidR="007A5D17" w:rsidRPr="00BB53D7">
        <w:t>IoT</w:t>
      </w:r>
      <w:proofErr w:type="spellEnd"/>
      <w:r w:rsidR="007A5D17" w:rsidRPr="00BB53D7">
        <w:t xml:space="preserve"> “Internet </w:t>
      </w:r>
      <w:proofErr w:type="spellStart"/>
      <w:r w:rsidR="007A5D17" w:rsidRPr="00BB53D7">
        <w:t>of</w:t>
      </w:r>
      <w:proofErr w:type="spellEnd"/>
      <w:r w:rsidR="007A5D17" w:rsidRPr="00BB53D7">
        <w:t xml:space="preserve"> </w:t>
      </w:r>
      <w:proofErr w:type="spellStart"/>
      <w:r w:rsidR="007A5D17" w:rsidRPr="00BB53D7">
        <w:t>Things</w:t>
      </w:r>
      <w:proofErr w:type="spellEnd"/>
      <w:r w:rsidR="007A5D17" w:rsidRPr="00BB53D7">
        <w:t>”, el cual, “se refiere a la interconexión en red de objetos cotidianos, que a menudo están equipados con inteligencia ubicua”</w:t>
      </w:r>
      <w:r w:rsidR="00A3385F" w:rsidRPr="00BB53D7">
        <w:t xml:space="preserve"> (</w:t>
      </w:r>
      <w:r w:rsidR="00A3385F" w:rsidRPr="00BB53D7">
        <w:rPr>
          <w:noProof/>
        </w:rPr>
        <w:t>Xia, Yang, Wang &amp; Vinel, 2012).</w:t>
      </w:r>
    </w:p>
    <w:p w14:paraId="0A4DDC24" w14:textId="77777777" w:rsidR="007A5D17" w:rsidRPr="00BB53D7" w:rsidRDefault="007A5D17" w:rsidP="007743C4">
      <w:pPr>
        <w:pStyle w:val="PrrAPA"/>
        <w:ind w:firstLine="720"/>
      </w:pPr>
    </w:p>
    <w:p w14:paraId="6803133D" w14:textId="77777777" w:rsidR="007A5D17" w:rsidRPr="00BB53D7" w:rsidRDefault="007A5D17" w:rsidP="007743C4">
      <w:pPr>
        <w:pStyle w:val="PrrAPA"/>
        <w:ind w:firstLine="720"/>
      </w:pPr>
      <w:r w:rsidRPr="00BB53D7">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B53D7" w:rsidRDefault="007A5D17" w:rsidP="007743C4">
      <w:pPr>
        <w:pStyle w:val="PrrAPA"/>
        <w:ind w:firstLine="720"/>
      </w:pPr>
    </w:p>
    <w:p w14:paraId="546B08EF" w14:textId="0834F865" w:rsidR="007A5D17" w:rsidRPr="00BB53D7" w:rsidRDefault="007A5D17" w:rsidP="007743C4">
      <w:pPr>
        <w:pStyle w:val="PrrAPA"/>
        <w:ind w:firstLine="720"/>
      </w:pPr>
      <w:r w:rsidRPr="00BB53D7">
        <w:t xml:space="preserve">Los beneficios son amplios, </w:t>
      </w:r>
      <w:del w:id="267" w:author="DIANA CAROLINA CANDIA HERRERA" w:date="2023-03-07T09:39:00Z">
        <w:r w:rsidRPr="00BB53D7" w:rsidDel="00843772">
          <w:delText xml:space="preserve">más </w:delText>
        </w:r>
      </w:del>
      <w:r w:rsidRPr="00BB53D7">
        <w:t>adelante en el documento se podrán encontrar, y esto es gracias a que los dispositivos IoT están encargados de la obtención de datos y su envió a la nube (</w:t>
      </w:r>
      <w:proofErr w:type="spellStart"/>
      <w:r w:rsidRPr="00BB53D7">
        <w:t>cloud</w:t>
      </w:r>
      <w:proofErr w:type="spellEnd"/>
      <w:r w:rsidRPr="00BB53D7">
        <w:t xml:space="preserve">), permitiendo la conexión e intercambio de información entre estos objetos. </w:t>
      </w:r>
    </w:p>
    <w:p w14:paraId="2942AA1E" w14:textId="77777777" w:rsidR="007A5D17" w:rsidRPr="00BB53D7" w:rsidRDefault="007A5D17" w:rsidP="007743C4">
      <w:pPr>
        <w:pStyle w:val="PrrAPA"/>
        <w:ind w:firstLine="720"/>
        <w:rPr>
          <w:lang w:eastAsia="es-CO"/>
        </w:rPr>
      </w:pPr>
    </w:p>
    <w:p w14:paraId="7D850CF2" w14:textId="0B9ED681" w:rsidR="007A5D17" w:rsidRPr="00BB53D7" w:rsidRDefault="007A5D17" w:rsidP="007743C4">
      <w:pPr>
        <w:pStyle w:val="PrrAPA"/>
        <w:ind w:firstLine="720"/>
      </w:pPr>
      <w:r w:rsidRPr="00BB53D7">
        <w:rPr>
          <w:lang w:eastAsia="es-CO"/>
        </w:rPr>
        <w:t xml:space="preserve">Según el centro de investigación </w:t>
      </w:r>
      <w:commentRangeStart w:id="268"/>
      <w:r w:rsidRPr="00BB53D7">
        <w:rPr>
          <w:lang w:eastAsia="es-CO"/>
        </w:rPr>
        <w:t xml:space="preserve">SAP, </w:t>
      </w:r>
      <w:commentRangeEnd w:id="268"/>
      <w:r w:rsidR="00843772">
        <w:rPr>
          <w:rStyle w:val="Refdecomentario"/>
          <w:rFonts w:cstheme="minorBidi"/>
        </w:rPr>
        <w:commentReference w:id="268"/>
      </w:r>
      <w:r w:rsidRPr="00BB53D7">
        <w:rPr>
          <w:lang w:eastAsia="es-CO"/>
        </w:rPr>
        <w:t>estos objetos interconectados están perfectamente integrados a la red de información, lo que hace que se pueda interactuar con los mismos a través de internet, pudiendo consultar o editar su estado a tiempo real</w:t>
      </w:r>
      <w:r w:rsidR="00A3385F" w:rsidRPr="00BB53D7">
        <w:t xml:space="preserve"> (</w:t>
      </w:r>
      <w:r w:rsidR="00A3385F" w:rsidRPr="00BB53D7">
        <w:rPr>
          <w:noProof/>
        </w:rPr>
        <w:t>Sandy &amp;Abasolo, 2013)</w:t>
      </w:r>
    </w:p>
    <w:p w14:paraId="744EAE20" w14:textId="77777777" w:rsidR="007A5D17" w:rsidRPr="00BB53D7" w:rsidRDefault="007A5D17" w:rsidP="007743C4">
      <w:pPr>
        <w:pStyle w:val="PrrAPA"/>
        <w:ind w:firstLine="720"/>
        <w:rPr>
          <w:lang w:eastAsia="es-CO"/>
        </w:rPr>
      </w:pPr>
    </w:p>
    <w:p w14:paraId="6171CFFD" w14:textId="7907E831" w:rsidR="007743C4" w:rsidRPr="00BB53D7" w:rsidRDefault="007A5D17" w:rsidP="007743C4">
      <w:pPr>
        <w:pStyle w:val="PrrAPA"/>
        <w:ind w:firstLine="720"/>
        <w:rPr>
          <w:lang w:eastAsia="es-CO"/>
        </w:rPr>
      </w:pPr>
      <w:r w:rsidRPr="00BB53D7">
        <w:rPr>
          <w:lang w:eastAsia="es-CO"/>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269" w:author="DIANA CAROLINA CANDIA HERRERA" w:date="2023-03-07T09:40:00Z">
        <w:r w:rsidRPr="00BB53D7" w:rsidDel="00843772">
          <w:rPr>
            <w:lang w:eastAsia="es-CO"/>
          </w:rPr>
          <w:delText xml:space="preserve">más </w:delText>
        </w:r>
      </w:del>
      <w:r w:rsidRPr="00BB53D7">
        <w:rPr>
          <w:lang w:eastAsia="es-CO"/>
        </w:rPr>
        <w:t xml:space="preserve">recurrentes para la realización de estas conexiones y su posterior análisis es su alto costo económico la cual limitan la optimización, eficiencia y el tiempo en la construcción de estas conexiones </w:t>
      </w:r>
      <w:r w:rsidRPr="00BB53D7">
        <w:rPr>
          <w:lang w:eastAsia="es-CO"/>
        </w:rPr>
        <w:lastRenderedPageBreak/>
        <w:t>que es una de las razones por la que estos proyectos de redes IoT pueden costar más dependiendo del propósito y presupuestos.</w:t>
      </w:r>
    </w:p>
    <w:p w14:paraId="13133764" w14:textId="2EB8BA6B" w:rsidR="00AC054D" w:rsidRPr="00BB53D7" w:rsidRDefault="00AC054D" w:rsidP="00771EC6">
      <w:pPr>
        <w:pStyle w:val="PrrAPA"/>
        <w:ind w:firstLine="0"/>
      </w:pPr>
      <w:r w:rsidRPr="00BB53D7">
        <w:t xml:space="preserve">  </w:t>
      </w:r>
    </w:p>
    <w:p w14:paraId="0F6C0C63" w14:textId="77777777" w:rsidR="00B048F9" w:rsidRPr="00BB53D7" w:rsidRDefault="00B048F9" w:rsidP="00B048F9">
      <w:pPr>
        <w:rPr>
          <w:rFonts w:cs="Times New Roman"/>
          <w:b/>
        </w:rPr>
      </w:pPr>
    </w:p>
    <w:p w14:paraId="1C19EB2F" w14:textId="77777777" w:rsidR="00B048F9" w:rsidRPr="00B454D4" w:rsidRDefault="00B048F9">
      <w:pPr>
        <w:pStyle w:val="Ttulo3"/>
        <w:rPr>
          <w:rFonts w:cs="Times New Roman"/>
          <w:b/>
          <w:bCs/>
          <w:color w:val="000000" w:themeColor="text1"/>
          <w:rPrChange w:id="270" w:author="Steff Guzmán" w:date="2023-03-13T18:04:00Z">
            <w:rPr/>
          </w:rPrChange>
        </w:rPr>
        <w:pPrChange w:id="271" w:author="Steff Guzmán" w:date="2023-03-13T18:03:00Z">
          <w:pPr/>
        </w:pPrChange>
      </w:pPr>
      <w:bookmarkStart w:id="272" w:name="_Toc129623647"/>
      <w:bookmarkStart w:id="273" w:name="_Toc129623694"/>
      <w:r w:rsidRPr="00B454D4">
        <w:rPr>
          <w:rFonts w:ascii="Times New Roman" w:hAnsi="Times New Roman" w:cs="Times New Roman"/>
          <w:b/>
          <w:bCs/>
          <w:color w:val="000000" w:themeColor="text1"/>
          <w:rPrChange w:id="274" w:author="Steff Guzmán" w:date="2023-03-13T18:04:00Z">
            <w:rPr/>
          </w:rPrChange>
        </w:rPr>
        <w:t>Antecedentes</w:t>
      </w:r>
      <w:bookmarkEnd w:id="272"/>
      <w:bookmarkEnd w:id="273"/>
    </w:p>
    <w:p w14:paraId="4FE52C01" w14:textId="61733736" w:rsidR="00B048F9" w:rsidRPr="00BB53D7" w:rsidRDefault="00B048F9">
      <w:pPr>
        <w:ind w:firstLine="720"/>
        <w:rPr>
          <w:rFonts w:cs="Times New Roman"/>
          <w:b/>
        </w:rPr>
        <w:pPrChange w:id="275" w:author="Steff Guzmán" w:date="2023-03-13T19:33:00Z">
          <w:pPr>
            <w:ind w:firstLine="360"/>
          </w:pPr>
        </w:pPrChange>
      </w:pPr>
      <w:r w:rsidRPr="00BB53D7">
        <w:rPr>
          <w:rFonts w:cs="Times New Roman"/>
        </w:rPr>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3008BEF9" w14:textId="74CDC886" w:rsidR="00B048F9" w:rsidRPr="00704945" w:rsidRDefault="00B048F9" w:rsidP="00704945">
      <w:pPr>
        <w:pStyle w:val="NormalWeb"/>
        <w:spacing w:line="360" w:lineRule="auto"/>
        <w:jc w:val="both"/>
        <w:rPr>
          <w:b/>
          <w:bCs/>
          <w:i/>
          <w:iCs/>
        </w:rPr>
      </w:pPr>
      <w:r w:rsidRPr="00704945">
        <w:rPr>
          <w:b/>
          <w:bCs/>
          <w:i/>
          <w:iCs/>
        </w:rPr>
        <w:t xml:space="preserve">Cisco </w:t>
      </w:r>
      <w:proofErr w:type="spellStart"/>
      <w:r w:rsidRPr="00704945">
        <w:rPr>
          <w:b/>
          <w:bCs/>
          <w:i/>
          <w:iCs/>
        </w:rPr>
        <w:t>Packet</w:t>
      </w:r>
      <w:proofErr w:type="spellEnd"/>
      <w:r w:rsidRPr="00704945">
        <w:rPr>
          <w:b/>
          <w:bCs/>
          <w:i/>
          <w:iCs/>
        </w:rPr>
        <w:t xml:space="preserve"> </w:t>
      </w:r>
      <w:proofErr w:type="spellStart"/>
      <w:r w:rsidRPr="00704945">
        <w:rPr>
          <w:b/>
          <w:bCs/>
          <w:i/>
          <w:iCs/>
        </w:rPr>
        <w:t>Tracer</w:t>
      </w:r>
      <w:proofErr w:type="spellEnd"/>
    </w:p>
    <w:p w14:paraId="25D5F7EF" w14:textId="5AB97067" w:rsidR="00B048F9" w:rsidRPr="00BB53D7" w:rsidRDefault="00B048F9">
      <w:pPr>
        <w:pStyle w:val="NormalWeb"/>
        <w:spacing w:line="360" w:lineRule="auto"/>
        <w:ind w:firstLine="720"/>
        <w:jc w:val="both"/>
        <w:rPr>
          <w:b/>
          <w:bCs/>
        </w:rPr>
        <w:pPrChange w:id="276" w:author="Steff Guzmán" w:date="2023-03-13T19:33:00Z">
          <w:pPr>
            <w:pStyle w:val="NormalWeb"/>
            <w:spacing w:line="360" w:lineRule="auto"/>
            <w:ind w:firstLine="709"/>
            <w:jc w:val="both"/>
          </w:pPr>
        </w:pPrChange>
      </w:pPr>
      <w:r w:rsidRPr="00BB53D7">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97387E4" w14:textId="1592C4D4" w:rsidR="00B048F9" w:rsidRPr="00704945" w:rsidRDefault="00B048F9" w:rsidP="00704945">
      <w:pPr>
        <w:pStyle w:val="NormalWeb"/>
        <w:spacing w:line="360" w:lineRule="auto"/>
        <w:jc w:val="both"/>
        <w:rPr>
          <w:i/>
          <w:iCs/>
        </w:rPr>
      </w:pPr>
      <w:proofErr w:type="spellStart"/>
      <w:r w:rsidRPr="00704945">
        <w:rPr>
          <w:b/>
          <w:bCs/>
          <w:i/>
          <w:iCs/>
        </w:rPr>
        <w:t>IoT</w:t>
      </w:r>
      <w:proofErr w:type="spellEnd"/>
      <w:r w:rsidRPr="00704945">
        <w:rPr>
          <w:b/>
          <w:bCs/>
          <w:i/>
          <w:iCs/>
        </w:rPr>
        <w:t xml:space="preserve"> </w:t>
      </w:r>
      <w:proofErr w:type="spellStart"/>
      <w:r w:rsidRPr="00704945">
        <w:rPr>
          <w:b/>
          <w:bCs/>
          <w:i/>
          <w:iCs/>
        </w:rPr>
        <w:t>Device</w:t>
      </w:r>
      <w:proofErr w:type="spellEnd"/>
      <w:r w:rsidRPr="00704945">
        <w:rPr>
          <w:b/>
          <w:bCs/>
          <w:i/>
          <w:iCs/>
        </w:rPr>
        <w:t xml:space="preserve"> Simulator (AWS)</w:t>
      </w:r>
    </w:p>
    <w:p w14:paraId="272861F0" w14:textId="5415F562" w:rsidR="00B048F9" w:rsidRPr="00BB53D7" w:rsidRDefault="00B048F9">
      <w:pPr>
        <w:pStyle w:val="NormalWeb"/>
        <w:spacing w:line="360" w:lineRule="auto"/>
        <w:ind w:firstLine="720"/>
        <w:jc w:val="both"/>
        <w:pPrChange w:id="277" w:author="Steff Guzmán" w:date="2023-03-13T19:34:00Z">
          <w:pPr>
            <w:pStyle w:val="NormalWeb"/>
            <w:spacing w:line="360" w:lineRule="auto"/>
            <w:ind w:firstLine="709"/>
            <w:jc w:val="both"/>
          </w:pPr>
        </w:pPrChange>
      </w:pPr>
      <w:r w:rsidRPr="00BB53D7">
        <w:t xml:space="preserve">Gracias a la plataforma AWS (Amazon Web </w:t>
      </w:r>
      <w:proofErr w:type="spellStart"/>
      <w:r w:rsidRPr="00BB53D7">
        <w:t>Services</w:t>
      </w:r>
      <w:proofErr w:type="spellEnd"/>
      <w:r w:rsidRPr="00BB53D7">
        <w:t xml:space="preserve">) la cual ofrece servicios en la web como lo dice su propio nombre, se puede encontrar el servicio </w:t>
      </w:r>
      <w:proofErr w:type="spellStart"/>
      <w:r w:rsidRPr="00BB53D7">
        <w:t>IoT</w:t>
      </w:r>
      <w:proofErr w:type="spellEnd"/>
      <w:r w:rsidRPr="00BB53D7">
        <w:t xml:space="preserve"> </w:t>
      </w:r>
      <w:proofErr w:type="spellStart"/>
      <w:r w:rsidRPr="00BB53D7">
        <w:t>Device</w:t>
      </w:r>
      <w:proofErr w:type="spellEnd"/>
      <w:r w:rsidRPr="00BB53D7">
        <w:t xml:space="preserve"> Simulator, en el cual, como lo menciona “ayuda a los clientes a probar la integración de dispositivos y a mejorar el rendimiento de sus servicios </w:t>
      </w:r>
      <w:proofErr w:type="spellStart"/>
      <w:r w:rsidRPr="00BB53D7">
        <w:t>Backend</w:t>
      </w:r>
      <w:proofErr w:type="spellEnd"/>
      <w:r w:rsidRPr="00BB53D7">
        <w:t xml:space="preserve"> de </w:t>
      </w:r>
      <w:proofErr w:type="spellStart"/>
      <w:r w:rsidRPr="00BB53D7">
        <w:t>IoT</w:t>
      </w:r>
      <w:proofErr w:type="spellEnd"/>
      <w:r w:rsidRPr="00BB53D7">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47B37446" w:rsidR="00F91A33" w:rsidRPr="00704945" w:rsidRDefault="00B048F9" w:rsidP="00704945">
      <w:pPr>
        <w:spacing w:after="160"/>
        <w:rPr>
          <w:rStyle w:val="Textoennegrita"/>
          <w:rFonts w:cs="Times New Roman"/>
          <w:i/>
          <w:iCs/>
          <w:szCs w:val="24"/>
          <w:bdr w:val="none" w:sz="0" w:space="0" w:color="auto" w:frame="1"/>
          <w:shd w:val="clear" w:color="auto" w:fill="FFFFFF"/>
        </w:rPr>
      </w:pPr>
      <w:r w:rsidRPr="00704945">
        <w:rPr>
          <w:rStyle w:val="Textoennegrita"/>
          <w:rFonts w:cs="Times New Roman"/>
          <w:i/>
          <w:iCs/>
          <w:szCs w:val="24"/>
          <w:bdr w:val="none" w:sz="0" w:space="0" w:color="auto" w:frame="1"/>
          <w:shd w:val="clear" w:color="auto" w:fill="FFFFFF"/>
        </w:rPr>
        <w:t>Bluemix (IBM)</w:t>
      </w:r>
    </w:p>
    <w:p w14:paraId="5341ED0F" w14:textId="5445AEA9" w:rsidR="00B048F9" w:rsidRPr="00BB53D7" w:rsidRDefault="00B048F9">
      <w:pPr>
        <w:spacing w:after="160"/>
        <w:ind w:firstLine="720"/>
        <w:rPr>
          <w:rStyle w:val="Textoennegrita"/>
          <w:rFonts w:cs="Times New Roman"/>
          <w:b w:val="0"/>
          <w:bCs w:val="0"/>
          <w:szCs w:val="24"/>
          <w:bdr w:val="none" w:sz="0" w:space="0" w:color="auto" w:frame="1"/>
          <w:shd w:val="clear" w:color="auto" w:fill="FFFFFF"/>
        </w:rPr>
        <w:pPrChange w:id="278" w:author="Steff Guzmán" w:date="2023-03-13T19:34:00Z">
          <w:pPr>
            <w:spacing w:after="160"/>
            <w:ind w:firstLine="709"/>
          </w:pPr>
        </w:pPrChange>
      </w:pPr>
      <w:r w:rsidRPr="00BB53D7">
        <w:rPr>
          <w:rStyle w:val="Textoennegrita"/>
          <w:rFonts w:cs="Times New Roman"/>
          <w:b w:val="0"/>
          <w:bCs w:val="0"/>
          <w:szCs w:val="24"/>
          <w:bdr w:val="none" w:sz="0" w:space="0" w:color="auto" w:frame="1"/>
          <w:shd w:val="clear" w:color="auto" w:fill="FFFFFF"/>
        </w:rPr>
        <w:t xml:space="preserve"> </w:t>
      </w:r>
      <w:r w:rsidRPr="00BB53D7">
        <w:rPr>
          <w:rStyle w:val="Textoennegrita"/>
          <w:rFonts w:cs="Times New Roman"/>
          <w:b w:val="0"/>
          <w:bCs w:val="0"/>
          <w:bdr w:val="none" w:sz="0" w:space="0" w:color="auto" w:frame="1"/>
          <w:shd w:val="clear" w:color="auto" w:fill="FFFFFF"/>
        </w:rPr>
        <w:t xml:space="preserve">Es una servicio completamente almacenado y gestionado en la nube </w:t>
      </w:r>
      <w:r w:rsidRPr="00BB53D7">
        <w:rPr>
          <w:rFonts w:cs="Times New Roman"/>
          <w:shd w:val="clear" w:color="auto" w:fill="FFFFFF"/>
        </w:rPr>
        <w:t>que facilita la derivación de valor de los dispositivos de Internet de las cosas (IoT)</w:t>
      </w:r>
      <w:r w:rsidRPr="00BB53D7">
        <w:rPr>
          <w:rStyle w:val="Textoennegrita"/>
          <w:rFonts w:cs="Times New Roman"/>
          <w:bdr w:val="none" w:sz="0" w:space="0" w:color="auto" w:frame="1"/>
          <w:shd w:val="clear" w:color="auto" w:fill="FFFFFF"/>
        </w:rPr>
        <w:t>,</w:t>
      </w:r>
      <w:r w:rsidRPr="00BB53D7">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B53D7">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B53D7">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B53D7">
            <w:rPr>
              <w:rStyle w:val="Textoennegrita"/>
              <w:rFonts w:cs="Times New Roman"/>
              <w:szCs w:val="24"/>
              <w:bdr w:val="none" w:sz="0" w:space="0" w:color="auto" w:frame="1"/>
              <w:shd w:val="clear" w:color="auto" w:fill="FFFFFF"/>
            </w:rPr>
            <w:fldChar w:fldCharType="begin"/>
          </w:r>
          <w:r w:rsidRPr="00BB53D7">
            <w:rPr>
              <w:rStyle w:val="Textoennegrita"/>
              <w:rFonts w:cs="Times New Roman"/>
              <w:szCs w:val="24"/>
              <w:bdr w:val="none" w:sz="0" w:space="0" w:color="auto" w:frame="1"/>
              <w:shd w:val="clear" w:color="auto" w:fill="FFFFFF"/>
            </w:rPr>
            <w:instrText xml:space="preserve"> CITATION IBM \l 9226 </w:instrText>
          </w:r>
          <w:r w:rsidRPr="00BB53D7">
            <w:rPr>
              <w:rStyle w:val="Textoennegrita"/>
              <w:rFonts w:cs="Times New Roman"/>
              <w:szCs w:val="24"/>
              <w:bdr w:val="none" w:sz="0" w:space="0" w:color="auto" w:frame="1"/>
              <w:shd w:val="clear" w:color="auto" w:fill="FFFFFF"/>
            </w:rPr>
            <w:fldChar w:fldCharType="separate"/>
          </w:r>
          <w:r w:rsidRPr="00BB53D7">
            <w:rPr>
              <w:rStyle w:val="Textoennegrita"/>
              <w:rFonts w:cs="Times New Roman"/>
              <w:noProof/>
              <w:szCs w:val="24"/>
              <w:bdr w:val="none" w:sz="0" w:space="0" w:color="auto" w:frame="1"/>
              <w:shd w:val="clear" w:color="auto" w:fill="FFFFFF"/>
            </w:rPr>
            <w:t xml:space="preserve"> </w:t>
          </w:r>
          <w:r w:rsidRPr="00BB53D7">
            <w:rPr>
              <w:rFonts w:cs="Times New Roman"/>
              <w:noProof/>
              <w:szCs w:val="24"/>
              <w:bdr w:val="none" w:sz="0" w:space="0" w:color="auto" w:frame="1"/>
              <w:shd w:val="clear" w:color="auto" w:fill="FFFFFF"/>
            </w:rPr>
            <w:t>(IBM , s.f.)</w:t>
          </w:r>
          <w:r w:rsidRPr="00BB53D7">
            <w:rPr>
              <w:rStyle w:val="Textoennegrita"/>
              <w:rFonts w:cs="Times New Roman"/>
              <w:szCs w:val="24"/>
              <w:bdr w:val="none" w:sz="0" w:space="0" w:color="auto" w:frame="1"/>
              <w:shd w:val="clear" w:color="auto" w:fill="FFFFFF"/>
            </w:rPr>
            <w:fldChar w:fldCharType="end"/>
          </w:r>
        </w:sdtContent>
      </w:sdt>
      <w:r w:rsidRPr="00BB53D7">
        <w:rPr>
          <w:rStyle w:val="Textoennegrita"/>
          <w:rFonts w:cs="Times New Roman"/>
          <w:szCs w:val="24"/>
          <w:bdr w:val="none" w:sz="0" w:space="0" w:color="auto" w:frame="1"/>
          <w:shd w:val="clear" w:color="auto" w:fill="FFFFFF"/>
        </w:rPr>
        <w:t>.</w:t>
      </w:r>
    </w:p>
    <w:p w14:paraId="405448DD" w14:textId="4A808A8E" w:rsidR="00F91A33" w:rsidRPr="00704945" w:rsidRDefault="00B048F9" w:rsidP="00704945">
      <w:pPr>
        <w:pStyle w:val="NormalWeb"/>
        <w:spacing w:line="360" w:lineRule="auto"/>
        <w:jc w:val="both"/>
        <w:rPr>
          <w:rStyle w:val="Textoennegrita"/>
          <w:i/>
          <w:iCs/>
          <w:color w:val="000000" w:themeColor="text1"/>
          <w:bdr w:val="none" w:sz="0" w:space="0" w:color="auto" w:frame="1"/>
          <w:shd w:val="clear" w:color="auto" w:fill="FFFFFF"/>
        </w:rPr>
      </w:pPr>
      <w:proofErr w:type="spellStart"/>
      <w:r w:rsidRPr="00704945">
        <w:rPr>
          <w:rStyle w:val="Textoennegrita"/>
          <w:i/>
          <w:iCs/>
          <w:color w:val="000000" w:themeColor="text1"/>
          <w:bdr w:val="none" w:sz="0" w:space="0" w:color="auto" w:frame="1"/>
          <w:shd w:val="clear" w:color="auto" w:fill="FFFFFF"/>
        </w:rPr>
        <w:t>Iotify</w:t>
      </w:r>
      <w:proofErr w:type="spellEnd"/>
    </w:p>
    <w:p w14:paraId="63CCCC64" w14:textId="77777777" w:rsidR="00F91A33" w:rsidRPr="00BB53D7" w:rsidRDefault="00B048F9">
      <w:pPr>
        <w:pStyle w:val="NormalWeb"/>
        <w:spacing w:line="360" w:lineRule="auto"/>
        <w:ind w:firstLine="720"/>
        <w:jc w:val="both"/>
        <w:rPr>
          <w:rStyle w:val="Textoennegrita"/>
          <w:b w:val="0"/>
          <w:bCs w:val="0"/>
          <w:color w:val="000000" w:themeColor="text1"/>
          <w:bdr w:val="none" w:sz="0" w:space="0" w:color="auto" w:frame="1"/>
          <w:shd w:val="clear" w:color="auto" w:fill="FFFFFF"/>
        </w:rPr>
        <w:pPrChange w:id="279" w:author="Steff Guzmán" w:date="2023-03-13T19:34:00Z">
          <w:pPr>
            <w:pStyle w:val="NormalWeb"/>
            <w:spacing w:line="360" w:lineRule="auto"/>
            <w:ind w:firstLine="709"/>
            <w:jc w:val="both"/>
          </w:pPr>
        </w:pPrChange>
      </w:pPr>
      <w:r w:rsidRPr="00BB53D7">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software  libre, todo esto con la creación de proyectos de simulación, esto llevo a  la creación de proyectos gratis pero después cambiaron a tener una membrecía para poder utilizarla. </w:t>
      </w:r>
      <w:sdt>
        <w:sdtPr>
          <w:rPr>
            <w:rStyle w:val="Textoennegrita"/>
            <w:color w:val="000000" w:themeColor="text1"/>
            <w:bdr w:val="none" w:sz="0" w:space="0" w:color="auto" w:frame="1"/>
            <w:shd w:val="clear" w:color="auto" w:fill="FFFFFF"/>
          </w:rPr>
          <w:id w:val="1845815292"/>
          <w:citation/>
        </w:sdtPr>
        <w:sdtContent>
          <w:r w:rsidRPr="00BB53D7">
            <w:rPr>
              <w:rStyle w:val="Textoennegrita"/>
              <w:color w:val="000000" w:themeColor="text1"/>
              <w:bdr w:val="none" w:sz="0" w:space="0" w:color="auto" w:frame="1"/>
              <w:shd w:val="clear" w:color="auto" w:fill="FFFFFF"/>
            </w:rPr>
            <w:fldChar w:fldCharType="begin"/>
          </w:r>
          <w:r w:rsidRPr="00BB53D7">
            <w:rPr>
              <w:rStyle w:val="Textoennegrita"/>
              <w:color w:val="000000" w:themeColor="text1"/>
              <w:bdr w:val="none" w:sz="0" w:space="0" w:color="auto" w:frame="1"/>
              <w:shd w:val="clear" w:color="auto" w:fill="FFFFFF"/>
            </w:rPr>
            <w:instrText xml:space="preserve"> CITATION Har \l 9226 </w:instrText>
          </w:r>
          <w:r w:rsidRPr="00BB53D7">
            <w:rPr>
              <w:rStyle w:val="Textoennegrita"/>
              <w:color w:val="000000" w:themeColor="text1"/>
              <w:bdr w:val="none" w:sz="0" w:space="0" w:color="auto" w:frame="1"/>
              <w:shd w:val="clear" w:color="auto" w:fill="FFFFFF"/>
            </w:rPr>
            <w:fldChar w:fldCharType="separate"/>
          </w:r>
          <w:r w:rsidRPr="00BB53D7">
            <w:rPr>
              <w:noProof/>
              <w:color w:val="000000" w:themeColor="text1"/>
              <w:bdr w:val="none" w:sz="0" w:space="0" w:color="auto" w:frame="1"/>
              <w:shd w:val="clear" w:color="auto" w:fill="FFFFFF"/>
            </w:rPr>
            <w:t>(Hardwarelibre, s.f.)</w:t>
          </w:r>
          <w:r w:rsidRPr="00BB53D7">
            <w:rPr>
              <w:rStyle w:val="Textoennegrita"/>
              <w:color w:val="000000" w:themeColor="text1"/>
              <w:bdr w:val="none" w:sz="0" w:space="0" w:color="auto" w:frame="1"/>
              <w:shd w:val="clear" w:color="auto" w:fill="FFFFFF"/>
            </w:rPr>
            <w:fldChar w:fldCharType="end"/>
          </w:r>
        </w:sdtContent>
      </w:sdt>
    </w:p>
    <w:p w14:paraId="6529A34C" w14:textId="303810CC"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Matlab</w:t>
      </w:r>
    </w:p>
    <w:p w14:paraId="34D4690E" w14:textId="0F0F9DE9" w:rsidR="00B048F9" w:rsidRPr="00BB53D7" w:rsidRDefault="00B048F9">
      <w:pPr>
        <w:pStyle w:val="NormalWeb"/>
        <w:spacing w:line="360" w:lineRule="auto"/>
        <w:ind w:firstLine="720"/>
        <w:jc w:val="both"/>
        <w:rPr>
          <w:color w:val="000000" w:themeColor="text1"/>
          <w:bdr w:val="none" w:sz="0" w:space="0" w:color="auto" w:frame="1"/>
          <w:shd w:val="clear" w:color="auto" w:fill="FFFFFF"/>
        </w:rPr>
        <w:pPrChange w:id="280" w:author="Steff Guzmán" w:date="2023-03-13T19:36:00Z">
          <w:pPr>
            <w:pStyle w:val="NormalWeb"/>
            <w:spacing w:line="360" w:lineRule="auto"/>
            <w:ind w:firstLine="709"/>
            <w:jc w:val="both"/>
          </w:pPr>
        </w:pPrChange>
      </w:pPr>
      <w:r w:rsidRPr="00BB53D7">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B53D7">
        <w:rPr>
          <w:rStyle w:val="Textoennegrita"/>
          <w:color w:val="222222"/>
          <w:bdr w:val="none" w:sz="0" w:space="0" w:color="auto" w:frame="1"/>
          <w:shd w:val="clear" w:color="auto" w:fill="FFFFFF"/>
        </w:rPr>
        <w:t xml:space="preserve"> </w:t>
      </w:r>
      <w:r w:rsidRPr="00BB53D7">
        <w:rPr>
          <w:color w:val="222222"/>
          <w:shd w:val="clear" w:color="auto" w:fill="FFFFFF"/>
        </w:rPr>
        <w:t>también puedes crear prototipos de tus dispositivos inteligentes, también permite la manipulación de archivos y su visualización.</w:t>
      </w:r>
    </w:p>
    <w:p w14:paraId="4AA4D2F8" w14:textId="77777777" w:rsidR="00B048F9" w:rsidRPr="00BB53D7" w:rsidRDefault="00B048F9">
      <w:pPr>
        <w:pStyle w:val="NormalWeb"/>
        <w:spacing w:line="360" w:lineRule="auto"/>
        <w:ind w:firstLine="720"/>
        <w:jc w:val="both"/>
        <w:pPrChange w:id="281" w:author="Steff Guzmán" w:date="2023-03-13T19:36:00Z">
          <w:pPr>
            <w:pStyle w:val="NormalWeb"/>
            <w:spacing w:line="360" w:lineRule="auto"/>
            <w:jc w:val="both"/>
          </w:pPr>
        </w:pPrChange>
      </w:pPr>
      <w:r w:rsidRPr="00BB53D7">
        <w:t>De igual manera, muchos otros proyectos se encuentran dirigidos al desarrollo o implementación de redes IoT, como lo pueden ser:</w:t>
      </w:r>
    </w:p>
    <w:p w14:paraId="38D39E25" w14:textId="71E941A4"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Control y simulación de una planta piloto de laboratorio docente con integración de plataformas IoT para subida de datos a la nube</w:t>
      </w:r>
    </w:p>
    <w:p w14:paraId="1FC5CB14" w14:textId="2D6B7582" w:rsidR="00F91A33" w:rsidRDefault="00B048F9">
      <w:pPr>
        <w:pStyle w:val="NormalWeb"/>
        <w:spacing w:line="360" w:lineRule="auto"/>
        <w:ind w:firstLine="720"/>
        <w:jc w:val="both"/>
        <w:rPr>
          <w:color w:val="212121"/>
          <w:shd w:val="clear" w:color="auto" w:fill="FFFFFF"/>
        </w:rPr>
        <w:pPrChange w:id="282" w:author="Steff Guzmán" w:date="2023-03-13T19:36:00Z">
          <w:pPr>
            <w:pStyle w:val="NormalWeb"/>
            <w:spacing w:line="360" w:lineRule="auto"/>
            <w:ind w:firstLine="709"/>
            <w:jc w:val="both"/>
          </w:pPr>
        </w:pPrChange>
      </w:pPr>
      <w:r w:rsidRPr="00BB53D7">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B53D7">
        <w:rPr>
          <w:color w:val="212121"/>
          <w:shd w:val="clear" w:color="auto" w:fill="FFFFFF"/>
        </w:rPr>
        <w:t>Jines</w:t>
      </w:r>
      <w:proofErr w:type="spellEnd"/>
      <w:r w:rsidRPr="00BB53D7">
        <w:rPr>
          <w:color w:val="212121"/>
          <w:shd w:val="clear" w:color="auto" w:fill="FFFFFF"/>
        </w:rPr>
        <w:t xml:space="preserve">. En TFG, el control y la monitorización se realizan en SIMATIC Manager y </w:t>
      </w:r>
      <w:proofErr w:type="spellStart"/>
      <w:r w:rsidRPr="00BB53D7">
        <w:rPr>
          <w:color w:val="212121"/>
          <w:shd w:val="clear" w:color="auto" w:fill="FFFFFF"/>
        </w:rPr>
        <w:t>WinCC</w:t>
      </w:r>
      <w:proofErr w:type="spellEnd"/>
      <w:r w:rsidRPr="00BB53D7">
        <w:rPr>
          <w:color w:val="212121"/>
          <w:shd w:val="clear" w:color="auto" w:fill="FFFFFF"/>
        </w:rPr>
        <w:t xml:space="preserve"> Flexible 2008.</w:t>
      </w:r>
      <w:r w:rsidRPr="00BB53D7">
        <w:rPr>
          <w:b/>
          <w:bCs/>
          <w:color w:val="222222"/>
          <w:bdr w:val="none" w:sz="0" w:space="0" w:color="auto" w:frame="1"/>
          <w:shd w:val="clear" w:color="auto" w:fill="FFFFFF"/>
        </w:rPr>
        <w:t xml:space="preserve"> </w:t>
      </w:r>
      <w:r w:rsidRPr="00BB53D7">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B53D7">
        <w:rPr>
          <w:color w:val="212121"/>
          <w:shd w:val="clear" w:color="auto" w:fill="FFFFFF"/>
        </w:rPr>
        <w:t>.</w:t>
      </w:r>
    </w:p>
    <w:p w14:paraId="5B194446" w14:textId="1C88211F"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lastRenderedPageBreak/>
        <w:t>Simulación realista de comunicaciones IoT en entornos urbanos</w:t>
      </w:r>
    </w:p>
    <w:p w14:paraId="0E0E5154" w14:textId="77777777" w:rsidR="00F91A33" w:rsidRPr="00BB53D7" w:rsidRDefault="00B048F9">
      <w:pPr>
        <w:pStyle w:val="NormalWeb"/>
        <w:spacing w:line="360" w:lineRule="auto"/>
        <w:ind w:firstLine="720"/>
        <w:jc w:val="both"/>
        <w:rPr>
          <w:color w:val="212121"/>
        </w:rPr>
        <w:pPrChange w:id="283" w:author="Steff Guzmán" w:date="2023-03-13T19:36:00Z">
          <w:pPr>
            <w:pStyle w:val="NormalWeb"/>
            <w:spacing w:line="360" w:lineRule="auto"/>
            <w:ind w:firstLine="709"/>
            <w:jc w:val="both"/>
          </w:pPr>
        </w:pPrChange>
      </w:pPr>
      <w:r w:rsidRPr="00BB53D7">
        <w:rPr>
          <w:rStyle w:val="Textoennegrita"/>
          <w:color w:val="222222"/>
          <w:bdr w:val="none" w:sz="0" w:space="0" w:color="auto" w:frame="1"/>
          <w:shd w:val="clear" w:color="auto" w:fill="FFFFFF"/>
        </w:rPr>
        <w:t xml:space="preserve"> </w:t>
      </w:r>
      <w:r w:rsidRPr="00BB53D7">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B53D7" w:rsidRDefault="00B048F9">
      <w:pPr>
        <w:pStyle w:val="NormalWeb"/>
        <w:spacing w:line="360" w:lineRule="auto"/>
        <w:ind w:firstLine="720"/>
        <w:jc w:val="both"/>
        <w:pPrChange w:id="284" w:author="Steff Guzmán" w:date="2023-03-13T19:36:00Z">
          <w:pPr>
            <w:pStyle w:val="NormalWeb"/>
            <w:spacing w:line="360" w:lineRule="auto"/>
            <w:ind w:firstLine="709"/>
            <w:jc w:val="both"/>
          </w:pPr>
        </w:pPrChange>
      </w:pPr>
      <w:r w:rsidRPr="00BB53D7">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B53D7">
        <w:t>LoRaWAN</w:t>
      </w:r>
      <w:proofErr w:type="spellEnd"/>
      <w:r w:rsidRPr="00BB53D7">
        <w:t>).</w:t>
      </w:r>
    </w:p>
    <w:p w14:paraId="26CF9BDF" w14:textId="2CF90D74" w:rsidR="00F91A33" w:rsidRPr="00704945" w:rsidRDefault="00B048F9" w:rsidP="00704945">
      <w:pPr>
        <w:pStyle w:val="NormalWeb"/>
        <w:spacing w:line="360" w:lineRule="auto"/>
        <w:jc w:val="both"/>
        <w:rPr>
          <w:rStyle w:val="Textoennegrita"/>
          <w:i/>
          <w:iCs/>
          <w:color w:val="222222"/>
          <w:bdr w:val="none" w:sz="0" w:space="0" w:color="auto" w:frame="1"/>
          <w:shd w:val="clear" w:color="auto" w:fill="FFFFFF"/>
        </w:rPr>
      </w:pPr>
      <w:r w:rsidRPr="00704945">
        <w:rPr>
          <w:rStyle w:val="Textoennegrita"/>
          <w:i/>
          <w:iCs/>
          <w:color w:val="222222"/>
          <w:bdr w:val="none" w:sz="0" w:space="0" w:color="auto" w:frame="1"/>
          <w:shd w:val="clear" w:color="auto" w:fill="FFFFFF"/>
        </w:rPr>
        <w:t>Análisis de la simulación de dispositivos, circuitos y sistemas electrónicos para Internet de las cosas (IoT)</w:t>
      </w:r>
    </w:p>
    <w:p w14:paraId="305C424A" w14:textId="77777777" w:rsidR="00F91A33" w:rsidRPr="00BB53D7" w:rsidRDefault="00B048F9">
      <w:pPr>
        <w:pStyle w:val="NormalWeb"/>
        <w:spacing w:line="360" w:lineRule="auto"/>
        <w:ind w:firstLine="720"/>
        <w:jc w:val="both"/>
        <w:rPr>
          <w:rStyle w:val="Textoennegrita"/>
          <w:b w:val="0"/>
          <w:bCs w:val="0"/>
          <w:color w:val="222222"/>
          <w:bdr w:val="none" w:sz="0" w:space="0" w:color="auto" w:frame="1"/>
          <w:shd w:val="clear" w:color="auto" w:fill="FFFFFF"/>
        </w:rPr>
        <w:pPrChange w:id="285" w:author="Steff Guzmán" w:date="2023-03-13T19:37:00Z">
          <w:pPr>
            <w:pStyle w:val="NormalWeb"/>
            <w:spacing w:line="360" w:lineRule="auto"/>
            <w:ind w:firstLine="709"/>
            <w:jc w:val="both"/>
          </w:pPr>
        </w:pPrChange>
      </w:pPr>
      <w:r w:rsidRPr="00BB53D7">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559928F0" w14:textId="5BF58BFD" w:rsidR="00B048F9" w:rsidRPr="00BB53D7" w:rsidRDefault="00B048F9">
      <w:pPr>
        <w:pStyle w:val="NormalWeb"/>
        <w:spacing w:line="360" w:lineRule="auto"/>
        <w:ind w:firstLine="720"/>
        <w:jc w:val="both"/>
        <w:rPr>
          <w:rStyle w:val="Textoennegrita"/>
          <w:b w:val="0"/>
          <w:bCs w:val="0"/>
          <w:bdr w:val="none" w:sz="0" w:space="0" w:color="auto" w:frame="1"/>
          <w:shd w:val="clear" w:color="auto" w:fill="FFFFFF"/>
        </w:rPr>
        <w:pPrChange w:id="286" w:author="Steff Guzmán" w:date="2023-03-13T19:37:00Z">
          <w:pPr>
            <w:pStyle w:val="NormalWeb"/>
            <w:spacing w:line="360" w:lineRule="auto"/>
            <w:ind w:firstLine="709"/>
            <w:jc w:val="both"/>
          </w:pPr>
        </w:pPrChange>
      </w:pPr>
      <w:r w:rsidRPr="00BB53D7">
        <w:rPr>
          <w:rStyle w:val="Textoennegrita"/>
          <w:b w:val="0"/>
          <w:bCs w:val="0"/>
          <w:color w:val="FF0000"/>
          <w:bdr w:val="none" w:sz="0" w:space="0" w:color="auto" w:frame="1"/>
          <w:shd w:val="clear" w:color="auto" w:fill="FFFFFF"/>
        </w:rPr>
        <w:t xml:space="preserve"> </w:t>
      </w:r>
      <w:r w:rsidRPr="00BB53D7">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287" w:author="DIANA CAROLINA CANDIA HERRERA" w:date="2023-03-07T09:42:00Z">
        <w:r w:rsidRPr="00BB53D7" w:rsidDel="00843772">
          <w:rPr>
            <w:rStyle w:val="Textoennegrita"/>
            <w:b w:val="0"/>
            <w:bCs w:val="0"/>
            <w:bdr w:val="none" w:sz="0" w:space="0" w:color="auto" w:frame="1"/>
            <w:shd w:val="clear" w:color="auto" w:fill="FFFFFF"/>
          </w:rPr>
          <w:delText>una  red</w:delText>
        </w:r>
      </w:del>
      <w:ins w:id="288" w:author="DIANA CAROLINA CANDIA HERRERA" w:date="2023-03-07T09:42:00Z">
        <w:r w:rsidR="00843772" w:rsidRPr="00BB53D7">
          <w:rPr>
            <w:rStyle w:val="Textoennegrita"/>
            <w:b w:val="0"/>
            <w:bCs w:val="0"/>
            <w:bdr w:val="none" w:sz="0" w:space="0" w:color="auto" w:frame="1"/>
            <w:shd w:val="clear" w:color="auto" w:fill="FFFFFF"/>
          </w:rPr>
          <w:t>una red</w:t>
        </w:r>
      </w:ins>
      <w:r w:rsidRPr="00BB53D7">
        <w:rPr>
          <w:rStyle w:val="Textoennegrita"/>
          <w:b w:val="0"/>
          <w:bCs w:val="0"/>
          <w:bdr w:val="none" w:sz="0" w:space="0" w:color="auto" w:frame="1"/>
          <w:shd w:val="clear" w:color="auto" w:fill="FFFFFF"/>
        </w:rPr>
        <w:t xml:space="preserve"> </w:t>
      </w:r>
      <w:proofErr w:type="spellStart"/>
      <w:r w:rsidRPr="00BB53D7">
        <w:rPr>
          <w:rStyle w:val="Textoennegrita"/>
          <w:b w:val="0"/>
          <w:bCs w:val="0"/>
          <w:bdr w:val="none" w:sz="0" w:space="0" w:color="auto" w:frame="1"/>
          <w:shd w:val="clear" w:color="auto" w:fill="FFFFFF"/>
        </w:rPr>
        <w:t>IoT</w:t>
      </w:r>
      <w:proofErr w:type="spellEnd"/>
      <w:r w:rsidRPr="00BB53D7">
        <w:rPr>
          <w:rStyle w:val="Textoennegrita"/>
          <w:b w:val="0"/>
          <w:bCs w:val="0"/>
          <w:bdr w:val="none" w:sz="0" w:space="0" w:color="auto" w:frame="1"/>
          <w:shd w:val="clear" w:color="auto" w:fill="FFFFFF"/>
        </w:rPr>
        <w:t xml:space="preserve">. </w:t>
      </w:r>
    </w:p>
    <w:p w14:paraId="3F2A4234" w14:textId="77777777" w:rsidR="00AA1CC1" w:rsidRPr="00BB53D7" w:rsidRDefault="00AA1CC1">
      <w:pPr>
        <w:pStyle w:val="PrrAPA"/>
        <w:ind w:firstLine="720"/>
        <w:pPrChange w:id="289" w:author="Steff Guzmán" w:date="2023-03-13T19:37:00Z">
          <w:pPr>
            <w:pStyle w:val="PrrAPA"/>
            <w:ind w:firstLine="284"/>
          </w:pPr>
        </w:pPrChange>
      </w:pPr>
      <w:r w:rsidRPr="00BB53D7">
        <w:t xml:space="preserve">   </w:t>
      </w:r>
      <w:bookmarkStart w:id="290" w:name="_Hlk127619948"/>
      <w:r w:rsidRPr="00BB53D7">
        <w:t xml:space="preserve">Con lo anterior, se generó la siguiente pregunta: </w:t>
      </w:r>
    </w:p>
    <w:p w14:paraId="6F9FE4C2" w14:textId="744D1210" w:rsidR="00682C23" w:rsidRPr="00BB53D7" w:rsidRDefault="00682C23">
      <w:pPr>
        <w:pStyle w:val="PrrAPA"/>
        <w:ind w:firstLine="720"/>
        <w:rPr>
          <w:ins w:id="291" w:author="Camilo Andrés Díaz Gómez" w:date="2023-03-12T18:18:00Z"/>
        </w:rPr>
        <w:pPrChange w:id="292" w:author="Steff Guzmán" w:date="2023-03-13T19:37:00Z">
          <w:pPr>
            <w:pStyle w:val="PrrAPA"/>
            <w:ind w:firstLine="284"/>
          </w:pPr>
        </w:pPrChange>
      </w:pPr>
      <w:ins w:id="293" w:author="Camilo Andrés Díaz Gómez" w:date="2023-03-12T18:18:00Z">
        <w:r>
          <w:t xml:space="preserve">¿Cómo simular datos ambientales mediante el uso de Analítica de Datos </w:t>
        </w:r>
      </w:ins>
      <w:ins w:id="294" w:author="Camilo Andrés Díaz Gómez" w:date="2023-03-12T18:19:00Z">
        <w:r>
          <w:t xml:space="preserve">para </w:t>
        </w:r>
      </w:ins>
      <w:ins w:id="295" w:author="Camilo Andrés Díaz Gómez" w:date="2023-03-12T18:18:00Z">
        <w:r>
          <w:t>ayuda</w:t>
        </w:r>
      </w:ins>
      <w:ins w:id="296" w:author="Camilo Andrés Díaz Gómez" w:date="2023-03-12T18:19:00Z">
        <w:r>
          <w:t>r</w:t>
        </w:r>
      </w:ins>
      <w:ins w:id="297" w:author="Camilo Andrés Díaz Gómez" w:date="2023-03-12T18:18:00Z">
        <w:r>
          <w:t xml:space="preserve"> en la generación de proyectos para modelos </w:t>
        </w:r>
        <w:proofErr w:type="spellStart"/>
        <w:r>
          <w:t>IoT</w:t>
        </w:r>
        <w:proofErr w:type="spellEnd"/>
        <w:r>
          <w:t>?</w:t>
        </w:r>
      </w:ins>
    </w:p>
    <w:p w14:paraId="17489749" w14:textId="32EAAA9C" w:rsidR="00682C23" w:rsidRDefault="00AA1CC1">
      <w:pPr>
        <w:spacing w:after="160" w:line="259" w:lineRule="auto"/>
        <w:jc w:val="left"/>
        <w:rPr>
          <w:ins w:id="298" w:author="Camilo Andrés Díaz Gómez" w:date="2023-03-12T18:17:00Z"/>
          <w:rFonts w:cs="Times New Roman"/>
          <w:szCs w:val="24"/>
        </w:rPr>
      </w:pPr>
      <w:del w:id="299" w:author="Camilo Andrés Díaz Gómez" w:date="2023-03-12T18:18:00Z">
        <w:r w:rsidRPr="00BB53D7" w:rsidDel="00682C23">
          <w:delText>¿Cómo simular datos ambientales en un modelo IoT para validar herramientas de analítica de datos?</w:delText>
        </w:r>
      </w:del>
      <w:ins w:id="300" w:author="Camilo Andrés Díaz Gómez" w:date="2023-03-12T18:17:00Z">
        <w:r w:rsidR="00682C23">
          <w:br w:type="page"/>
        </w:r>
      </w:ins>
    </w:p>
    <w:p w14:paraId="1D29F452" w14:textId="77777777" w:rsidR="00AA1CC1" w:rsidDel="00682C23" w:rsidRDefault="00AA1CC1" w:rsidP="00AA1CC1">
      <w:pPr>
        <w:pStyle w:val="PrrAPA"/>
        <w:ind w:firstLine="284"/>
        <w:rPr>
          <w:ins w:id="301" w:author="DIANA CAROLINA CANDIA HERRERA" w:date="2023-03-07T09:43:00Z"/>
          <w:del w:id="302" w:author="Camilo Andrés Díaz Gómez" w:date="2023-03-12T18:17:00Z"/>
        </w:rPr>
      </w:pPr>
    </w:p>
    <w:p w14:paraId="7BE85439" w14:textId="02378771" w:rsidR="00956AE0" w:rsidRPr="00BB53D7" w:rsidDel="00682C23" w:rsidRDefault="00956AE0" w:rsidP="00682C23">
      <w:pPr>
        <w:pStyle w:val="PrrAPA"/>
        <w:ind w:firstLine="284"/>
        <w:rPr>
          <w:del w:id="303" w:author="Camilo Andrés Díaz Gómez" w:date="2023-03-12T18:17:00Z"/>
        </w:rPr>
      </w:pPr>
      <w:ins w:id="304" w:author="DIANA CAROLINA CANDIA HERRERA" w:date="2023-03-07T09:44:00Z">
        <w:del w:id="305" w:author="Camilo Andrés Díaz Gómez" w:date="2023-03-12T18:17:00Z">
          <w:r w:rsidDel="00682C23">
            <w:delText>¿Cómo la</w:delText>
          </w:r>
        </w:del>
      </w:ins>
      <w:ins w:id="306" w:author="DIANA CAROLINA CANDIA HERRERA" w:date="2023-03-07T09:45:00Z">
        <w:del w:id="307" w:author="Camilo Andrés Díaz Gómez" w:date="2023-03-12T18:17:00Z">
          <w:r w:rsidDel="00682C23">
            <w:delText xml:space="preserve"> simulación de datos ambientales</w:delText>
          </w:r>
        </w:del>
      </w:ins>
      <w:ins w:id="308" w:author="DIANA CAROLINA CANDIA HERRERA" w:date="2023-03-07T09:46:00Z">
        <w:del w:id="309" w:author="Camilo Andrés Díaz Gómez" w:date="2023-03-12T18:17:00Z">
          <w:r w:rsidDel="00682C23">
            <w:delText xml:space="preserve"> mediante el uso de analítica de </w:delText>
          </w:r>
        </w:del>
      </w:ins>
      <w:ins w:id="310" w:author="DIANA CAROLINA CANDIA HERRERA" w:date="2023-03-07T09:47:00Z">
        <w:del w:id="311" w:author="Camilo Andrés Díaz Gómez" w:date="2023-03-12T18:17:00Z">
          <w:r w:rsidDel="00682C23">
            <w:delText>datos</w:delText>
          </w:r>
        </w:del>
      </w:ins>
      <w:ins w:id="312" w:author="DIANA CAROLINA CANDIA HERRERA" w:date="2023-03-07T09:45:00Z">
        <w:del w:id="313" w:author="Camilo Andrés Díaz Gómez" w:date="2023-03-12T18:17:00Z">
          <w:r w:rsidDel="00682C23">
            <w:delText xml:space="preserve"> ayuda en la generación de proyectos </w:delText>
          </w:r>
        </w:del>
      </w:ins>
      <w:ins w:id="314" w:author="DIANA CAROLINA CANDIA HERRERA" w:date="2023-03-07T09:46:00Z">
        <w:del w:id="315" w:author="Camilo Andrés Díaz Gómez" w:date="2023-03-12T18:17:00Z">
          <w:r w:rsidDel="00682C23">
            <w:delText>para modelos IoT?</w:delText>
          </w:r>
        </w:del>
      </w:ins>
    </w:p>
    <w:bookmarkEnd w:id="290"/>
    <w:p w14:paraId="0C79FEA2" w14:textId="0331C684" w:rsidR="00AA1CC1" w:rsidDel="00682C23" w:rsidRDefault="00AA1CC1">
      <w:pPr>
        <w:pStyle w:val="PrrAPA"/>
        <w:ind w:firstLine="284"/>
        <w:rPr>
          <w:del w:id="316" w:author="Camilo Andrés Díaz Gómez" w:date="2023-03-12T18:17:00Z"/>
          <w:b/>
          <w:bCs/>
          <w:color w:val="FF0000"/>
          <w:bdr w:val="none" w:sz="0" w:space="0" w:color="auto" w:frame="1"/>
          <w:shd w:val="clear" w:color="auto" w:fill="FFFFFF"/>
        </w:rPr>
        <w:pPrChange w:id="317" w:author="Camilo Andrés Díaz Gómez" w:date="2023-03-12T18:17:00Z">
          <w:pPr>
            <w:pStyle w:val="NormalWeb"/>
            <w:spacing w:line="360" w:lineRule="auto"/>
            <w:ind w:firstLine="709"/>
            <w:jc w:val="both"/>
          </w:pPr>
        </w:pPrChange>
      </w:pPr>
    </w:p>
    <w:p w14:paraId="1360695F" w14:textId="32BFE00E" w:rsidR="00771EC6" w:rsidDel="00682C23" w:rsidRDefault="00771EC6" w:rsidP="00F91A33">
      <w:pPr>
        <w:pStyle w:val="NormalWeb"/>
        <w:spacing w:line="360" w:lineRule="auto"/>
        <w:ind w:firstLine="709"/>
        <w:jc w:val="both"/>
        <w:rPr>
          <w:del w:id="318" w:author="Camilo Andrés Díaz Gómez" w:date="2023-03-12T18:16:00Z"/>
          <w:b/>
          <w:bCs/>
          <w:color w:val="FF0000"/>
          <w:bdr w:val="none" w:sz="0" w:space="0" w:color="auto" w:frame="1"/>
          <w:shd w:val="clear" w:color="auto" w:fill="FFFFFF"/>
        </w:rPr>
      </w:pPr>
    </w:p>
    <w:p w14:paraId="3039ADBC" w14:textId="0603582C" w:rsidR="00771EC6" w:rsidDel="00682C23" w:rsidRDefault="00771EC6" w:rsidP="00F91A33">
      <w:pPr>
        <w:pStyle w:val="NormalWeb"/>
        <w:spacing w:line="360" w:lineRule="auto"/>
        <w:ind w:firstLine="709"/>
        <w:jc w:val="both"/>
        <w:rPr>
          <w:del w:id="319" w:author="Camilo Andrés Díaz Gómez" w:date="2023-03-12T18:16:00Z"/>
          <w:b/>
          <w:bCs/>
          <w:color w:val="FF0000"/>
          <w:bdr w:val="none" w:sz="0" w:space="0" w:color="auto" w:frame="1"/>
          <w:shd w:val="clear" w:color="auto" w:fill="FFFFFF"/>
        </w:rPr>
      </w:pPr>
    </w:p>
    <w:p w14:paraId="15D08887" w14:textId="495A56B7" w:rsidR="00771EC6" w:rsidDel="00682C23" w:rsidRDefault="00771EC6" w:rsidP="00F91A33">
      <w:pPr>
        <w:pStyle w:val="NormalWeb"/>
        <w:spacing w:line="360" w:lineRule="auto"/>
        <w:ind w:firstLine="709"/>
        <w:jc w:val="both"/>
        <w:rPr>
          <w:del w:id="320" w:author="Camilo Andrés Díaz Gómez" w:date="2023-03-12T18:16:00Z"/>
          <w:b/>
          <w:bCs/>
          <w:color w:val="FF0000"/>
          <w:bdr w:val="none" w:sz="0" w:space="0" w:color="auto" w:frame="1"/>
          <w:shd w:val="clear" w:color="auto" w:fill="FFFFFF"/>
        </w:rPr>
      </w:pPr>
    </w:p>
    <w:p w14:paraId="665A4050" w14:textId="5FE0756C" w:rsidR="00771EC6" w:rsidRPr="00BB53D7" w:rsidDel="00682C23" w:rsidRDefault="00771EC6">
      <w:pPr>
        <w:pStyle w:val="NormalWeb"/>
        <w:spacing w:line="360" w:lineRule="auto"/>
        <w:jc w:val="both"/>
        <w:rPr>
          <w:del w:id="321" w:author="Camilo Andrés Díaz Gómez" w:date="2023-03-12T18:16:00Z"/>
          <w:b/>
          <w:bCs/>
          <w:color w:val="FF0000"/>
          <w:bdr w:val="none" w:sz="0" w:space="0" w:color="auto" w:frame="1"/>
          <w:shd w:val="clear" w:color="auto" w:fill="FFFFFF"/>
        </w:rPr>
        <w:pPrChange w:id="322" w:author="Camilo Andrés Díaz Gómez" w:date="2023-03-12T18:16:00Z">
          <w:pPr>
            <w:pStyle w:val="NormalWeb"/>
            <w:spacing w:line="360" w:lineRule="auto"/>
            <w:ind w:firstLine="709"/>
            <w:jc w:val="both"/>
          </w:pPr>
        </w:pPrChange>
      </w:pPr>
    </w:p>
    <w:p w14:paraId="52873931" w14:textId="04E76E36" w:rsidR="00704945" w:rsidDel="00682C23" w:rsidRDefault="00704945" w:rsidP="007743C4">
      <w:pPr>
        <w:pStyle w:val="PrrAPA"/>
        <w:ind w:firstLine="284"/>
        <w:jc w:val="center"/>
        <w:rPr>
          <w:del w:id="323" w:author="Camilo Andrés Díaz Gómez" w:date="2023-03-12T18:16:00Z"/>
          <w:b/>
          <w:bCs/>
        </w:rPr>
      </w:pPr>
    </w:p>
    <w:p w14:paraId="531E3163" w14:textId="6985F14E" w:rsidR="00B048F9" w:rsidRPr="00BB53D7" w:rsidRDefault="00785CED">
      <w:pPr>
        <w:pStyle w:val="Ttulo2"/>
        <w:jc w:val="center"/>
        <w:pPrChange w:id="324" w:author="Steff Guzmán" w:date="2023-03-13T18:04:00Z">
          <w:pPr>
            <w:pStyle w:val="PrrAPA"/>
            <w:ind w:firstLine="284"/>
            <w:jc w:val="center"/>
          </w:pPr>
        </w:pPrChange>
      </w:pPr>
      <w:bookmarkStart w:id="325" w:name="_Toc129623648"/>
      <w:bookmarkStart w:id="326" w:name="_Toc129623695"/>
      <w:r w:rsidRPr="00BB53D7">
        <w:t>Justificación</w:t>
      </w:r>
      <w:bookmarkEnd w:id="325"/>
      <w:bookmarkEnd w:id="326"/>
    </w:p>
    <w:p w14:paraId="034F89F3" w14:textId="28C47CDF" w:rsidR="007743C4" w:rsidRPr="00BB53D7" w:rsidRDefault="007743C4" w:rsidP="00AA1CC1">
      <w:pPr>
        <w:pStyle w:val="PrrAPA"/>
        <w:ind w:firstLine="720"/>
      </w:pPr>
      <w:r w:rsidRPr="00BB53D7">
        <w:t>Las redes IoT están compuestas por dispositivos como</w:t>
      </w:r>
      <w:ins w:id="327" w:author="DIANA CAROLINA CANDIA HERRERA" w:date="2023-03-07T09:57:00Z">
        <w:r w:rsidR="003D4F76">
          <w:t>:</w:t>
        </w:r>
      </w:ins>
      <w:r w:rsidRPr="00BB53D7">
        <w:t xml:space="preserve"> sensores, actuadores, </w:t>
      </w:r>
      <w:proofErr w:type="spellStart"/>
      <w:r w:rsidRPr="00BB53D7">
        <w:t>cloud</w:t>
      </w:r>
      <w:proofErr w:type="spellEnd"/>
      <w:r w:rsidRPr="00BB53D7">
        <w:t xml:space="preserve">, entre otros. Estos dispositivos se encargan de recopilar e intercambiar información entre ellos y de esta manera cumplir con los propósitos planteados por </w:t>
      </w:r>
      <w:del w:id="328" w:author="DIANA CAROLINA CANDIA HERRERA" w:date="2023-03-07T09:57:00Z">
        <w:r w:rsidRPr="00BB53D7" w:rsidDel="003D4F76">
          <w:delText xml:space="preserve">el o </w:delText>
        </w:r>
      </w:del>
      <w:r w:rsidRPr="00BB53D7">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B53D7">
        <w:t>, es por esto que se tiene una estructura de un árbol de problema que permite explicar mejor la justificación del proyecto (ver Figura 1).</w:t>
      </w:r>
    </w:p>
    <w:p w14:paraId="1D6BE4C7" w14:textId="6AB11FC5" w:rsidR="007743C4" w:rsidDel="00DB0B24" w:rsidRDefault="007743C4" w:rsidP="00C87243">
      <w:pPr>
        <w:rPr>
          <w:del w:id="329" w:author="Steff Guzmán" w:date="2023-03-13T18:34:00Z"/>
        </w:rPr>
      </w:pPr>
    </w:p>
    <w:p w14:paraId="281CBE48" w14:textId="14911E3B" w:rsidR="00DB0B24" w:rsidRDefault="00DB0B24" w:rsidP="00244CE1">
      <w:pPr>
        <w:pStyle w:val="Descripcin"/>
        <w:rPr>
          <w:ins w:id="330" w:author="Steff Guzmán" w:date="2023-03-13T19:00:00Z"/>
          <w:b w:val="0"/>
          <w:iCs w:val="0"/>
          <w:szCs w:val="22"/>
        </w:rPr>
      </w:pPr>
    </w:p>
    <w:p w14:paraId="1E418A3D" w14:textId="407CD756" w:rsidR="00DB0B24" w:rsidRDefault="00DB0B24" w:rsidP="00DB0B24">
      <w:pPr>
        <w:rPr>
          <w:ins w:id="331" w:author="Steff Guzmán" w:date="2023-03-13T19:00:00Z"/>
        </w:rPr>
      </w:pPr>
    </w:p>
    <w:p w14:paraId="105DD995" w14:textId="26A56739" w:rsidR="00DB0B24" w:rsidRDefault="00DB0B24" w:rsidP="00DB0B24">
      <w:pPr>
        <w:rPr>
          <w:ins w:id="332" w:author="Steff Guzmán" w:date="2023-03-13T19:00:00Z"/>
        </w:rPr>
      </w:pPr>
    </w:p>
    <w:p w14:paraId="3275BE2A" w14:textId="5029D300" w:rsidR="00DB0B24" w:rsidRDefault="00DB0B24" w:rsidP="00DB0B24">
      <w:pPr>
        <w:rPr>
          <w:ins w:id="333" w:author="Steff Guzmán" w:date="2023-03-13T19:00:00Z"/>
        </w:rPr>
      </w:pPr>
    </w:p>
    <w:p w14:paraId="6F908170" w14:textId="2D92E48E" w:rsidR="00DB0B24" w:rsidRDefault="00DB0B24" w:rsidP="00DB0B24">
      <w:pPr>
        <w:rPr>
          <w:ins w:id="334" w:author="Steff Guzmán" w:date="2023-03-13T19:00:00Z"/>
        </w:rPr>
      </w:pPr>
    </w:p>
    <w:p w14:paraId="7756DC05" w14:textId="492CFDFC" w:rsidR="00DB0B24" w:rsidRDefault="00DB0B24" w:rsidP="00DB0B24">
      <w:pPr>
        <w:rPr>
          <w:ins w:id="335" w:author="Steff Guzmán" w:date="2023-03-13T19:00:00Z"/>
        </w:rPr>
      </w:pPr>
    </w:p>
    <w:p w14:paraId="5E189A51" w14:textId="002FFF18" w:rsidR="00DB0B24" w:rsidRDefault="00DB0B24" w:rsidP="00DB0B24">
      <w:pPr>
        <w:rPr>
          <w:ins w:id="336" w:author="Steff Guzmán" w:date="2023-03-13T19:00:00Z"/>
        </w:rPr>
      </w:pPr>
    </w:p>
    <w:p w14:paraId="4C59FA0F" w14:textId="0973B9F1" w:rsidR="00DB0B24" w:rsidRDefault="00DB0B24" w:rsidP="00DB0B24">
      <w:pPr>
        <w:rPr>
          <w:ins w:id="337" w:author="Steff Guzmán" w:date="2023-03-13T19:00:00Z"/>
        </w:rPr>
      </w:pPr>
    </w:p>
    <w:p w14:paraId="37B11623" w14:textId="01C12748" w:rsidR="00DB0B24" w:rsidRDefault="00DB0B24" w:rsidP="00DB0B24">
      <w:pPr>
        <w:rPr>
          <w:ins w:id="338" w:author="Steff Guzmán" w:date="2023-03-13T19:00:00Z"/>
        </w:rPr>
      </w:pPr>
    </w:p>
    <w:p w14:paraId="6A0C9BD1" w14:textId="0DA89653" w:rsidR="00DB0B24" w:rsidRDefault="00DB0B24" w:rsidP="00DB0B24">
      <w:pPr>
        <w:rPr>
          <w:ins w:id="339" w:author="Steff Guzmán" w:date="2023-03-13T19:00:00Z"/>
        </w:rPr>
      </w:pPr>
    </w:p>
    <w:p w14:paraId="179BAC0C" w14:textId="2ECAD42D" w:rsidR="00DB0B24" w:rsidRDefault="00DB0B24" w:rsidP="00DB0B24">
      <w:pPr>
        <w:rPr>
          <w:ins w:id="340" w:author="Steff Guzmán" w:date="2023-03-13T19:00:00Z"/>
        </w:rPr>
      </w:pPr>
    </w:p>
    <w:p w14:paraId="363A870F" w14:textId="77777777" w:rsidR="00DB0B24" w:rsidRPr="00DB0B24" w:rsidRDefault="00DB0B24">
      <w:pPr>
        <w:rPr>
          <w:ins w:id="341" w:author="Steff Guzmán" w:date="2023-03-13T19:00:00Z"/>
        </w:rPr>
        <w:pPrChange w:id="342" w:author="Steff Guzmán" w:date="2023-03-13T19:00:00Z">
          <w:pPr>
            <w:pStyle w:val="Descripcin"/>
          </w:pPr>
        </w:pPrChange>
      </w:pPr>
    </w:p>
    <w:p w14:paraId="718576AB" w14:textId="0A7EAD57" w:rsidR="00244CE1" w:rsidDel="00C87243" w:rsidRDefault="007743C4" w:rsidP="00C87243">
      <w:pPr>
        <w:pStyle w:val="Descripcin"/>
        <w:rPr>
          <w:del w:id="343" w:author="Steff Guzmán" w:date="2023-03-13T18:41:00Z"/>
        </w:rPr>
      </w:pPr>
      <w:del w:id="344" w:author="Steff Guzmán" w:date="2023-03-13T18:25:00Z">
        <w:r w:rsidRPr="0052249A" w:rsidDel="0052249A">
          <w:delText>Figura 1.</w:delText>
        </w:r>
      </w:del>
    </w:p>
    <w:p w14:paraId="38CC9E2D" w14:textId="77777777" w:rsidR="00C87243" w:rsidRPr="00C87243" w:rsidRDefault="00C87243" w:rsidP="00C87243">
      <w:pPr>
        <w:rPr>
          <w:ins w:id="345" w:author="Steff Guzmán" w:date="2023-03-13T18:42:00Z"/>
        </w:rPr>
      </w:pPr>
    </w:p>
    <w:p w14:paraId="24359860" w14:textId="29845761" w:rsidR="00C87243" w:rsidRPr="00244CE1" w:rsidRDefault="00C87243">
      <w:pPr>
        <w:pStyle w:val="Descripcin"/>
        <w:rPr>
          <w:ins w:id="346" w:author="Steff Guzmán" w:date="2023-03-13T18:41:00Z"/>
        </w:rPr>
        <w:pPrChange w:id="347" w:author="Steff Guzmán" w:date="2023-03-13T18:45:00Z">
          <w:pPr/>
        </w:pPrChange>
      </w:pPr>
      <w:bookmarkStart w:id="348" w:name="_Toc129625733"/>
      <w:ins w:id="349" w:author="Steff Guzmán" w:date="2023-03-13T18:45:00Z">
        <w:r>
          <w:lastRenderedPageBreak/>
          <w:t xml:space="preserve">Figura </w:t>
        </w:r>
        <w:r>
          <w:fldChar w:fldCharType="begin"/>
        </w:r>
        <w:r>
          <w:instrText xml:space="preserve"> SEQ Figura \* ARABIC </w:instrText>
        </w:r>
      </w:ins>
      <w:r>
        <w:fldChar w:fldCharType="separate"/>
      </w:r>
      <w:ins w:id="350" w:author="Steff Guzmán" w:date="2023-03-13T18:48:00Z">
        <w:r>
          <w:rPr>
            <w:noProof/>
          </w:rPr>
          <w:t>1</w:t>
        </w:r>
      </w:ins>
      <w:bookmarkEnd w:id="348"/>
      <w:ins w:id="351" w:author="Steff Guzmán" w:date="2023-03-13T18:45:00Z">
        <w:r>
          <w:fldChar w:fldCharType="end"/>
        </w:r>
      </w:ins>
    </w:p>
    <w:p w14:paraId="2A5E5576" w14:textId="77777777" w:rsidR="007743C4" w:rsidRPr="00BB53D7" w:rsidRDefault="007743C4" w:rsidP="007743C4">
      <w:pPr>
        <w:rPr>
          <w:rFonts w:cs="Times New Roman"/>
          <w:i/>
          <w:iCs/>
        </w:rPr>
      </w:pPr>
      <w:r w:rsidRPr="00BB53D7">
        <w:rPr>
          <w:rFonts w:cs="Times New Roman"/>
          <w:i/>
          <w:iCs/>
        </w:rPr>
        <w:t>Árbol de Problema</w:t>
      </w:r>
    </w:p>
    <w:p w14:paraId="00015F25" w14:textId="68CD742B" w:rsidR="007743C4" w:rsidDel="00DB0B24" w:rsidRDefault="007743C4" w:rsidP="00DB0B24">
      <w:pPr>
        <w:jc w:val="center"/>
        <w:rPr>
          <w:del w:id="352" w:author="Camilo Andrés Díaz Gómez" w:date="2023-03-12T18:19:00Z"/>
          <w:rFonts w:cs="Times New Roman"/>
        </w:rPr>
      </w:pPr>
      <w:r w:rsidRPr="00BB53D7">
        <w:rPr>
          <w:rFonts w:cs="Times New Roman"/>
          <w:noProof/>
        </w:rPr>
        <w:drawing>
          <wp:inline distT="0" distB="0" distL="0" distR="0" wp14:anchorId="4FABC8A9" wp14:editId="450837EA">
            <wp:extent cx="3167601" cy="2354400"/>
            <wp:effectExtent l="0" t="0" r="0" b="825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3167601" cy="2354400"/>
                    </a:xfrm>
                    <a:prstGeom prst="rect">
                      <a:avLst/>
                    </a:prstGeom>
                    <a:ln>
                      <a:noFill/>
                    </a:ln>
                    <a:extLst>
                      <a:ext uri="{53640926-AAD7-44D8-BBD7-CCE9431645EC}">
                        <a14:shadowObscured xmlns:a14="http://schemas.microsoft.com/office/drawing/2010/main"/>
                      </a:ext>
                    </a:extLst>
                  </pic:spPr>
                </pic:pic>
              </a:graphicData>
            </a:graphic>
          </wp:inline>
        </w:drawing>
      </w:r>
      <w:ins w:id="353" w:author="Camilo Andrés Díaz Gómez" w:date="2023-03-12T18:19:00Z">
        <w:del w:id="354" w:author="Steff Guzmán" w:date="2023-03-13T19:00:00Z">
          <w:r w:rsidR="00682C23" w:rsidDel="00DB0B24">
            <w:rPr>
              <w:rFonts w:cs="Times New Roman"/>
            </w:rPr>
            <w:br/>
          </w:r>
        </w:del>
      </w:ins>
    </w:p>
    <w:p w14:paraId="2CEE942D" w14:textId="77777777" w:rsidR="00DB0B24" w:rsidRPr="00BB53D7" w:rsidRDefault="00DB0B24">
      <w:pPr>
        <w:jc w:val="center"/>
        <w:rPr>
          <w:ins w:id="355" w:author="Steff Guzmán" w:date="2023-03-13T19:01:00Z"/>
          <w:rFonts w:cs="Times New Roman"/>
        </w:rPr>
        <w:pPrChange w:id="356" w:author="Steff Guzmán" w:date="2023-03-13T19:00:00Z">
          <w:pPr/>
        </w:pPrChange>
      </w:pPr>
    </w:p>
    <w:p w14:paraId="7EE8808C" w14:textId="321CB8CB" w:rsidR="00EF7707" w:rsidRPr="00925111" w:rsidRDefault="00DB0B24">
      <w:pPr>
        <w:jc w:val="left"/>
        <w:rPr>
          <w:ins w:id="357" w:author="Camilo Andrés Díaz Gómez" w:date="2023-03-12T18:22:00Z"/>
          <w:rFonts w:cs="Times New Roman"/>
          <w:i/>
          <w:iCs/>
          <w:szCs w:val="24"/>
        </w:rPr>
        <w:pPrChange w:id="358" w:author="Steff Guzmán" w:date="2023-03-13T19:01:00Z">
          <w:pPr/>
        </w:pPrChange>
      </w:pPr>
      <w:ins w:id="359" w:author="Steff Guzmán" w:date="2023-03-13T19:01:00Z">
        <w:r>
          <w:rPr>
            <w:rFonts w:cs="Times New Roman"/>
            <w:i/>
            <w:iCs/>
            <w:szCs w:val="24"/>
          </w:rPr>
          <w:t xml:space="preserve">Fuente: </w:t>
        </w:r>
      </w:ins>
      <w:ins w:id="360" w:author="Camilo Andrés Díaz Gómez" w:date="2023-03-12T18:22:00Z">
        <w:r w:rsidR="00EF7707">
          <w:rPr>
            <w:rFonts w:cs="Times New Roman"/>
            <w:i/>
            <w:iCs/>
            <w:szCs w:val="24"/>
          </w:rPr>
          <w:t>Elaboración propia</w:t>
        </w:r>
      </w:ins>
    </w:p>
    <w:p w14:paraId="759398BC" w14:textId="38987A6D" w:rsidR="00682C23" w:rsidRDefault="00682C23">
      <w:pPr>
        <w:spacing w:after="160" w:line="259" w:lineRule="auto"/>
        <w:jc w:val="left"/>
        <w:rPr>
          <w:ins w:id="361" w:author="Camilo Andrés Díaz Gómez" w:date="2023-03-12T18:19:00Z"/>
          <w:rFonts w:cs="Times New Roman"/>
          <w:b/>
          <w:bCs/>
        </w:rPr>
      </w:pPr>
    </w:p>
    <w:p w14:paraId="422A4609" w14:textId="77777777" w:rsidR="00EF7707" w:rsidRDefault="00EF7707">
      <w:pPr>
        <w:spacing w:after="160" w:line="259" w:lineRule="auto"/>
        <w:jc w:val="left"/>
        <w:rPr>
          <w:ins w:id="362" w:author="Camilo Andrés Díaz Gómez" w:date="2023-03-12T18:22:00Z"/>
          <w:rFonts w:cs="Times New Roman"/>
          <w:b/>
          <w:bCs/>
        </w:rPr>
      </w:pPr>
      <w:ins w:id="363" w:author="Camilo Andrés Díaz Gómez" w:date="2023-03-12T18:22:00Z">
        <w:r>
          <w:rPr>
            <w:rFonts w:cs="Times New Roman"/>
            <w:b/>
            <w:bCs/>
          </w:rPr>
          <w:br w:type="page"/>
        </w:r>
      </w:ins>
    </w:p>
    <w:p w14:paraId="003C6E59" w14:textId="6E154CA5" w:rsidR="00996369" w:rsidRPr="00BB53D7" w:rsidRDefault="00996369">
      <w:pPr>
        <w:pStyle w:val="Ttulo2"/>
        <w:jc w:val="center"/>
        <w:pPrChange w:id="364" w:author="Steff Guzmán" w:date="2023-03-13T18:04:00Z">
          <w:pPr>
            <w:jc w:val="center"/>
          </w:pPr>
        </w:pPrChange>
      </w:pPr>
      <w:bookmarkStart w:id="365" w:name="_Toc129623649"/>
      <w:bookmarkStart w:id="366" w:name="_Toc129623696"/>
      <w:r w:rsidRPr="00BB53D7">
        <w:lastRenderedPageBreak/>
        <w:t>Objetivos</w:t>
      </w:r>
      <w:bookmarkEnd w:id="365"/>
      <w:bookmarkEnd w:id="366"/>
    </w:p>
    <w:p w14:paraId="2961FEFC" w14:textId="13ECD1EB" w:rsidR="00996369" w:rsidRPr="00B454D4" w:rsidRDefault="00996369">
      <w:pPr>
        <w:pStyle w:val="Ttulo3"/>
        <w:rPr>
          <w:b/>
          <w:bCs/>
          <w:color w:val="000000" w:themeColor="text1"/>
          <w:rPrChange w:id="367" w:author="Steff Guzmán" w:date="2023-03-13T18:04:00Z">
            <w:rPr/>
          </w:rPrChange>
        </w:rPr>
        <w:pPrChange w:id="368" w:author="Steff Guzmán" w:date="2023-03-13T18:04:00Z">
          <w:pPr/>
        </w:pPrChange>
      </w:pPr>
      <w:r w:rsidRPr="00B454D4">
        <w:rPr>
          <w:b/>
          <w:bCs/>
          <w:color w:val="000000" w:themeColor="text1"/>
          <w:rPrChange w:id="369" w:author="Steff Guzmán" w:date="2023-03-13T18:04:00Z">
            <w:rPr/>
          </w:rPrChange>
        </w:rPr>
        <w:t xml:space="preserve"> </w:t>
      </w:r>
      <w:bookmarkStart w:id="370" w:name="_Toc129623650"/>
      <w:bookmarkStart w:id="371" w:name="_Toc129623697"/>
      <w:r w:rsidRPr="00B454D4">
        <w:rPr>
          <w:b/>
          <w:bCs/>
          <w:color w:val="000000" w:themeColor="text1"/>
          <w:rPrChange w:id="372" w:author="Steff Guzmán" w:date="2023-03-13T18:04:00Z">
            <w:rPr/>
          </w:rPrChange>
        </w:rPr>
        <w:t>Objetivo General</w:t>
      </w:r>
      <w:bookmarkEnd w:id="370"/>
      <w:bookmarkEnd w:id="371"/>
      <w:r w:rsidRPr="00B454D4">
        <w:rPr>
          <w:b/>
          <w:bCs/>
          <w:color w:val="000000" w:themeColor="text1"/>
          <w:rPrChange w:id="373" w:author="Steff Guzmán" w:date="2023-03-13T18:04:00Z">
            <w:rPr/>
          </w:rPrChange>
        </w:rPr>
        <w:t xml:space="preserve"> </w:t>
      </w:r>
    </w:p>
    <w:p w14:paraId="03F0019A" w14:textId="77777777" w:rsidR="00AC054D" w:rsidRPr="00BB53D7" w:rsidDel="00682C23" w:rsidRDefault="00AC054D" w:rsidP="00AC054D">
      <w:pPr>
        <w:ind w:firstLine="720"/>
        <w:rPr>
          <w:del w:id="374" w:author="Camilo Andrés Díaz Gómez" w:date="2023-03-12T18:19:00Z"/>
          <w:rFonts w:cs="Times New Roman"/>
        </w:rPr>
      </w:pPr>
      <w:bookmarkStart w:id="375" w:name="_Hlk127617368"/>
      <w:r w:rsidRPr="00BB53D7">
        <w:rPr>
          <w:rFonts w:cs="Times New Roman"/>
        </w:rPr>
        <w:t>Realizar un modelo para simular datos IoT mediante un lenguaje de programación para la posterior validación de estos y así facilitar pruebas de proyectos IoT para una región de Colombia.</w:t>
      </w:r>
    </w:p>
    <w:bookmarkEnd w:id="375"/>
    <w:p w14:paraId="094EA077" w14:textId="1AAC08E2" w:rsidR="00682C23" w:rsidRPr="00BB53D7" w:rsidRDefault="00682C23">
      <w:pPr>
        <w:ind w:firstLine="720"/>
        <w:rPr>
          <w:ins w:id="376" w:author="Camilo Andrés Díaz Gómez" w:date="2023-03-12T18:18:00Z"/>
        </w:rPr>
        <w:pPrChange w:id="377" w:author="Camilo Andrés Díaz Gómez" w:date="2023-03-12T18:19:00Z">
          <w:pPr>
            <w:pStyle w:val="PrrAPA"/>
            <w:ind w:firstLine="284"/>
          </w:pPr>
        </w:pPrChange>
      </w:pPr>
    </w:p>
    <w:p w14:paraId="3D933147" w14:textId="52C276A6" w:rsidR="003D4F76" w:rsidDel="00682C23" w:rsidRDefault="003D4F76" w:rsidP="003D4F76">
      <w:pPr>
        <w:pStyle w:val="PrrAPA"/>
        <w:ind w:firstLine="284"/>
        <w:rPr>
          <w:ins w:id="378" w:author="DIANA CAROLINA CANDIA HERRERA" w:date="2023-03-07T09:59:00Z"/>
          <w:del w:id="379" w:author="Camilo Andrés Díaz Gómez" w:date="2023-03-12T18:18:00Z"/>
        </w:rPr>
      </w:pPr>
      <w:ins w:id="380" w:author="DIANA CAROLINA CANDIA HERRERA" w:date="2023-03-07T09:59:00Z">
        <w:del w:id="381" w:author="Camilo Andrés Díaz Gómez" w:date="2023-03-12T18:18:00Z">
          <w:r w:rsidRPr="00BB53D7" w:rsidDel="00682C23">
            <w:delText>¿Cómo simular datos ambientales en un modelo IoT para validar herramientas de analítica de datos?</w:delText>
          </w:r>
        </w:del>
      </w:ins>
    </w:p>
    <w:p w14:paraId="52D642B0" w14:textId="0DDADC9B" w:rsidR="003D4F76" w:rsidRPr="00BB53D7" w:rsidRDefault="003D4F76">
      <w:pPr>
        <w:pStyle w:val="PrrAPA"/>
        <w:ind w:firstLine="0"/>
        <w:rPr>
          <w:ins w:id="382" w:author="DIANA CAROLINA CANDIA HERRERA" w:date="2023-03-07T09:59:00Z"/>
        </w:rPr>
        <w:pPrChange w:id="383" w:author="Camilo Andrés Díaz Gómez" w:date="2023-03-12T18:18:00Z">
          <w:pPr>
            <w:pStyle w:val="PrrAPA"/>
            <w:ind w:firstLine="284"/>
          </w:pPr>
        </w:pPrChange>
      </w:pPr>
      <w:ins w:id="384" w:author="DIANA CAROLINA CANDIA HERRERA" w:date="2023-03-07T09:59:00Z">
        <w:del w:id="385" w:author="Camilo Andrés Díaz Gómez" w:date="2023-03-12T18:18:00Z">
          <w:r w:rsidDel="00682C23">
            <w:delText>¿Cómo la simulación de datos ambientales mediante el uso de analítica de datos ayuda en la generación de proyectos para modelos IoT?</w:delText>
          </w:r>
        </w:del>
      </w:ins>
    </w:p>
    <w:p w14:paraId="2658059C" w14:textId="77777777" w:rsidR="00AC054D" w:rsidRPr="00BB53D7" w:rsidRDefault="00AC054D" w:rsidP="00996369">
      <w:pPr>
        <w:rPr>
          <w:rFonts w:cs="Times New Roman"/>
          <w:b/>
          <w:bCs/>
        </w:rPr>
      </w:pPr>
    </w:p>
    <w:p w14:paraId="2F7FDB4C" w14:textId="3DB2195D" w:rsidR="00996369" w:rsidRPr="00B454D4" w:rsidRDefault="00996369">
      <w:pPr>
        <w:pStyle w:val="Ttulo3"/>
        <w:rPr>
          <w:rFonts w:cs="Times New Roman"/>
          <w:b/>
          <w:bCs/>
          <w:color w:val="000000" w:themeColor="text1"/>
          <w:rPrChange w:id="386" w:author="Steff Guzmán" w:date="2023-03-13T18:05:00Z">
            <w:rPr/>
          </w:rPrChange>
        </w:rPr>
        <w:pPrChange w:id="387" w:author="Steff Guzmán" w:date="2023-03-13T18:04:00Z">
          <w:pPr/>
        </w:pPrChange>
      </w:pPr>
      <w:bookmarkStart w:id="388" w:name="_Toc129623651"/>
      <w:bookmarkStart w:id="389" w:name="_Toc129623698"/>
      <w:r w:rsidRPr="00B454D4">
        <w:rPr>
          <w:rFonts w:ascii="Times New Roman" w:hAnsi="Times New Roman" w:cs="Times New Roman"/>
          <w:b/>
          <w:bCs/>
          <w:color w:val="000000" w:themeColor="text1"/>
          <w:rPrChange w:id="390" w:author="Steff Guzmán" w:date="2023-03-13T18:05:00Z">
            <w:rPr/>
          </w:rPrChange>
        </w:rPr>
        <w:t xml:space="preserve">Objetivos </w:t>
      </w:r>
      <w:r w:rsidR="00F91A33" w:rsidRPr="00B454D4">
        <w:rPr>
          <w:rFonts w:ascii="Times New Roman" w:hAnsi="Times New Roman" w:cs="Times New Roman"/>
          <w:b/>
          <w:bCs/>
          <w:color w:val="000000" w:themeColor="text1"/>
          <w:rPrChange w:id="391" w:author="Steff Guzmán" w:date="2023-03-13T18:05:00Z">
            <w:rPr/>
          </w:rPrChange>
        </w:rPr>
        <w:t>Específicos</w:t>
      </w:r>
      <w:bookmarkEnd w:id="388"/>
      <w:bookmarkEnd w:id="389"/>
      <w:r w:rsidRPr="00B454D4">
        <w:rPr>
          <w:rFonts w:ascii="Times New Roman" w:hAnsi="Times New Roman" w:cs="Times New Roman"/>
          <w:b/>
          <w:bCs/>
          <w:color w:val="000000" w:themeColor="text1"/>
          <w:rPrChange w:id="392" w:author="Steff Guzmán" w:date="2023-03-13T18:05:00Z">
            <w:rPr/>
          </w:rPrChange>
        </w:rPr>
        <w:t xml:space="preserve"> </w:t>
      </w:r>
    </w:p>
    <w:p w14:paraId="2336C530" w14:textId="77777777" w:rsidR="00AC054D" w:rsidRPr="00BB53D7" w:rsidRDefault="00AC054D">
      <w:pPr>
        <w:spacing w:after="160"/>
        <w:ind w:firstLine="720"/>
        <w:rPr>
          <w:rFonts w:cs="Times New Roman"/>
          <w:szCs w:val="24"/>
        </w:rPr>
        <w:pPrChange w:id="393" w:author="Steff Guzmán" w:date="2023-03-13T19:37:00Z">
          <w:pPr>
            <w:spacing w:after="160"/>
            <w:ind w:firstLine="284"/>
          </w:pPr>
        </w:pPrChange>
      </w:pPr>
      <w:r w:rsidRPr="00BB53D7">
        <w:rPr>
          <w:rFonts w:cs="Times New Roman"/>
          <w:szCs w:val="24"/>
        </w:rPr>
        <w:t xml:space="preserve">Diseñar los algoritmos de simulación para los diferentes sensores y actuadores. </w:t>
      </w:r>
    </w:p>
    <w:p w14:paraId="07377D09" w14:textId="77777777" w:rsidR="00AC054D" w:rsidRPr="00BB53D7" w:rsidRDefault="00AC054D">
      <w:pPr>
        <w:spacing w:after="160"/>
        <w:ind w:firstLine="720"/>
        <w:rPr>
          <w:rFonts w:cs="Times New Roman"/>
          <w:szCs w:val="24"/>
        </w:rPr>
        <w:pPrChange w:id="394" w:author="Steff Guzmán" w:date="2023-03-13T19:37:00Z">
          <w:pPr>
            <w:spacing w:after="160"/>
            <w:ind w:firstLine="284"/>
          </w:pPr>
        </w:pPrChange>
      </w:pPr>
      <w:r w:rsidRPr="00BB53D7">
        <w:rPr>
          <w:rFonts w:cs="Times New Roman"/>
          <w:szCs w:val="24"/>
        </w:rPr>
        <w:t>Desarrollar los modelos de simulación de sensores IoT sobre un lenguaje de programación que permitirá a los usuarios hacer uso de estos.</w:t>
      </w:r>
    </w:p>
    <w:p w14:paraId="76C47764" w14:textId="77777777" w:rsidR="00AC054D" w:rsidRPr="00BB53D7" w:rsidRDefault="00AC054D">
      <w:pPr>
        <w:spacing w:after="160"/>
        <w:ind w:firstLine="720"/>
        <w:rPr>
          <w:rFonts w:cs="Times New Roman"/>
          <w:szCs w:val="24"/>
        </w:rPr>
        <w:pPrChange w:id="395" w:author="Steff Guzmán" w:date="2023-03-13T19:37:00Z">
          <w:pPr>
            <w:spacing w:after="160"/>
            <w:ind w:firstLine="284"/>
          </w:pPr>
        </w:pPrChange>
      </w:pPr>
      <w:r w:rsidRPr="00BB53D7">
        <w:rPr>
          <w:rFonts w:cs="Times New Roman"/>
          <w:szCs w:val="24"/>
        </w:rPr>
        <w:t>Generar datos e información mediante los algoritmos desarrollados.</w:t>
      </w:r>
    </w:p>
    <w:p w14:paraId="6A252F36" w14:textId="77777777" w:rsidR="00AC054D" w:rsidRPr="00BB53D7" w:rsidDel="003D4F76" w:rsidRDefault="00AC054D">
      <w:pPr>
        <w:spacing w:after="160"/>
        <w:ind w:firstLine="720"/>
        <w:rPr>
          <w:del w:id="396" w:author="DIANA CAROLINA CANDIA HERRERA" w:date="2023-03-07T10:03:00Z"/>
          <w:rFonts w:cs="Times New Roman"/>
          <w:szCs w:val="24"/>
        </w:rPr>
        <w:pPrChange w:id="397" w:author="Steff Guzmán" w:date="2023-03-13T19:37:00Z">
          <w:pPr>
            <w:spacing w:after="160"/>
            <w:ind w:firstLine="284"/>
          </w:pPr>
        </w:pPrChange>
      </w:pPr>
      <w:r w:rsidRPr="00BB53D7">
        <w:rPr>
          <w:rFonts w:cs="Times New Roman"/>
          <w:szCs w:val="24"/>
        </w:rPr>
        <w:t>Realizar pruebas funcionales para comprobar la validez de los datos simula</w:t>
      </w:r>
      <w:del w:id="398" w:author="DIANA CAROLINA CANDIA HERRERA" w:date="2023-03-07T10:03:00Z">
        <w:r w:rsidRPr="00BB53D7" w:rsidDel="003D4F76">
          <w:rPr>
            <w:rFonts w:cs="Times New Roman"/>
            <w:szCs w:val="24"/>
          </w:rPr>
          <w:delText>dos.</w:delText>
        </w:r>
      </w:del>
    </w:p>
    <w:p w14:paraId="081A911B" w14:textId="3CC06FBD" w:rsidR="00AC054D" w:rsidRPr="00BB53D7" w:rsidDel="003D4F76" w:rsidRDefault="00AC054D">
      <w:pPr>
        <w:spacing w:after="160"/>
        <w:ind w:firstLine="720"/>
        <w:rPr>
          <w:del w:id="399" w:author="DIANA CAROLINA CANDIA HERRERA" w:date="2023-03-07T10:03:00Z"/>
          <w:rFonts w:cs="Times New Roman"/>
        </w:rPr>
        <w:pPrChange w:id="400" w:author="Steff Guzmán" w:date="2023-03-13T19:37:00Z">
          <w:pPr/>
        </w:pPrChange>
      </w:pPr>
    </w:p>
    <w:p w14:paraId="3D8B6D11" w14:textId="28E402FD" w:rsidR="00B048F9" w:rsidRPr="00BB53D7" w:rsidDel="003D4F76" w:rsidRDefault="00B048F9">
      <w:pPr>
        <w:ind w:firstLine="720"/>
        <w:rPr>
          <w:del w:id="401" w:author="DIANA CAROLINA CANDIA HERRERA" w:date="2023-03-07T10:03:00Z"/>
          <w:rFonts w:cs="Times New Roman"/>
        </w:rPr>
        <w:pPrChange w:id="402" w:author="Steff Guzmán" w:date="2023-03-13T19:37:00Z">
          <w:pPr/>
        </w:pPrChange>
      </w:pPr>
    </w:p>
    <w:p w14:paraId="50F4F16D" w14:textId="5C9F0000" w:rsidR="00B048F9" w:rsidRPr="0052580A" w:rsidDel="003D4F76" w:rsidRDefault="00B048F9">
      <w:pPr>
        <w:ind w:firstLine="720"/>
        <w:rPr>
          <w:del w:id="403" w:author="DIANA CAROLINA CANDIA HERRERA" w:date="2023-03-07T10:03:00Z"/>
          <w:rFonts w:cs="Times New Roman"/>
        </w:rPr>
        <w:pPrChange w:id="404" w:author="Steff Guzmán" w:date="2023-03-13T19:37:00Z">
          <w:pPr/>
        </w:pPrChange>
      </w:pPr>
    </w:p>
    <w:p w14:paraId="7D9CB59E" w14:textId="05913773" w:rsidR="00B048F9" w:rsidRPr="0052580A" w:rsidDel="003D4F76" w:rsidRDefault="00B048F9">
      <w:pPr>
        <w:ind w:firstLine="720"/>
        <w:rPr>
          <w:del w:id="405" w:author="DIANA CAROLINA CANDIA HERRERA" w:date="2023-03-07T10:03:00Z"/>
          <w:rFonts w:cs="Times New Roman"/>
        </w:rPr>
        <w:pPrChange w:id="406" w:author="Steff Guzmán" w:date="2023-03-13T19:37:00Z">
          <w:pPr/>
        </w:pPrChange>
      </w:pPr>
    </w:p>
    <w:p w14:paraId="2F08E5C2" w14:textId="77777777" w:rsidR="00B048F9" w:rsidRPr="0052580A" w:rsidDel="003D4F76" w:rsidRDefault="00B048F9">
      <w:pPr>
        <w:ind w:firstLine="720"/>
        <w:rPr>
          <w:del w:id="407" w:author="DIANA CAROLINA CANDIA HERRERA" w:date="2023-03-07T10:03:00Z"/>
          <w:rFonts w:cs="Times New Roman"/>
        </w:rPr>
        <w:pPrChange w:id="408" w:author="Steff Guzmán" w:date="2023-03-13T19:37:00Z">
          <w:pPr/>
        </w:pPrChange>
      </w:pPr>
    </w:p>
    <w:p w14:paraId="43E171F0" w14:textId="3ADCD08A" w:rsidR="00B048F9" w:rsidRPr="0052580A" w:rsidDel="003D4F76" w:rsidRDefault="00B048F9">
      <w:pPr>
        <w:ind w:firstLine="720"/>
        <w:rPr>
          <w:del w:id="409" w:author="DIANA CAROLINA CANDIA HERRERA" w:date="2023-03-07T10:03:00Z"/>
          <w:rFonts w:cs="Times New Roman"/>
        </w:rPr>
        <w:pPrChange w:id="410" w:author="Steff Guzmán" w:date="2023-03-13T19:37:00Z">
          <w:pPr/>
        </w:pPrChange>
      </w:pPr>
    </w:p>
    <w:p w14:paraId="44391B7E" w14:textId="5DE0970D" w:rsidR="00B048F9" w:rsidRPr="0052580A" w:rsidDel="003D4F76" w:rsidRDefault="00B048F9">
      <w:pPr>
        <w:ind w:firstLine="720"/>
        <w:rPr>
          <w:del w:id="411" w:author="DIANA CAROLINA CANDIA HERRERA" w:date="2023-03-07T10:03:00Z"/>
          <w:rFonts w:cs="Times New Roman"/>
        </w:rPr>
        <w:pPrChange w:id="412" w:author="Steff Guzmán" w:date="2023-03-13T19:37:00Z">
          <w:pPr/>
        </w:pPrChange>
      </w:pPr>
    </w:p>
    <w:p w14:paraId="0C0FA53E" w14:textId="4F42F4FE" w:rsidR="00B048F9" w:rsidRPr="0052580A" w:rsidDel="003D4F76" w:rsidRDefault="00B048F9">
      <w:pPr>
        <w:ind w:firstLine="720"/>
        <w:rPr>
          <w:del w:id="413" w:author="DIANA CAROLINA CANDIA HERRERA" w:date="2023-03-07T10:03:00Z"/>
          <w:rFonts w:cs="Times New Roman"/>
        </w:rPr>
        <w:pPrChange w:id="414" w:author="Steff Guzmán" w:date="2023-03-13T19:37:00Z">
          <w:pPr/>
        </w:pPrChange>
      </w:pPr>
    </w:p>
    <w:p w14:paraId="56BD9A53" w14:textId="42D64B21" w:rsidR="00B048F9" w:rsidRPr="0052580A" w:rsidDel="003D4F76" w:rsidRDefault="00B048F9">
      <w:pPr>
        <w:ind w:firstLine="720"/>
        <w:rPr>
          <w:del w:id="415" w:author="DIANA CAROLINA CANDIA HERRERA" w:date="2023-03-07T10:03:00Z"/>
          <w:rFonts w:cs="Times New Roman"/>
        </w:rPr>
        <w:pPrChange w:id="416" w:author="Steff Guzmán" w:date="2023-03-13T19:37:00Z">
          <w:pPr/>
        </w:pPrChange>
      </w:pPr>
    </w:p>
    <w:p w14:paraId="320CF6D3" w14:textId="3665BB38" w:rsidR="00B048F9" w:rsidRPr="0052580A" w:rsidDel="003D4F76" w:rsidRDefault="00B048F9">
      <w:pPr>
        <w:ind w:firstLine="720"/>
        <w:rPr>
          <w:del w:id="417" w:author="DIANA CAROLINA CANDIA HERRERA" w:date="2023-03-07T10:03:00Z"/>
          <w:rFonts w:cs="Times New Roman"/>
        </w:rPr>
        <w:pPrChange w:id="418" w:author="Steff Guzmán" w:date="2023-03-13T19:37:00Z">
          <w:pPr/>
        </w:pPrChange>
      </w:pPr>
    </w:p>
    <w:p w14:paraId="77CC2084" w14:textId="6D086B9A" w:rsidR="00B048F9" w:rsidRPr="0052580A" w:rsidDel="003D4F76" w:rsidRDefault="00B048F9">
      <w:pPr>
        <w:ind w:firstLine="720"/>
        <w:rPr>
          <w:del w:id="419" w:author="DIANA CAROLINA CANDIA HERRERA" w:date="2023-03-07T10:03:00Z"/>
          <w:rFonts w:cs="Times New Roman"/>
        </w:rPr>
        <w:pPrChange w:id="420" w:author="Steff Guzmán" w:date="2023-03-13T19:37:00Z">
          <w:pPr/>
        </w:pPrChange>
      </w:pPr>
    </w:p>
    <w:p w14:paraId="7714D253" w14:textId="74D5C331" w:rsidR="00B048F9" w:rsidRPr="0052580A" w:rsidDel="003D4F76" w:rsidRDefault="00B048F9">
      <w:pPr>
        <w:ind w:firstLine="720"/>
        <w:rPr>
          <w:del w:id="421" w:author="DIANA CAROLINA CANDIA HERRERA" w:date="2023-03-07T10:03:00Z"/>
          <w:rFonts w:cs="Times New Roman"/>
        </w:rPr>
        <w:pPrChange w:id="422" w:author="Steff Guzmán" w:date="2023-03-13T19:37:00Z">
          <w:pPr/>
        </w:pPrChange>
      </w:pPr>
    </w:p>
    <w:p w14:paraId="026ACD04" w14:textId="77777777" w:rsidR="00F91A33" w:rsidRPr="0052580A" w:rsidDel="003D4F76" w:rsidRDefault="00F91A33">
      <w:pPr>
        <w:ind w:firstLine="720"/>
        <w:rPr>
          <w:del w:id="423" w:author="DIANA CAROLINA CANDIA HERRERA" w:date="2023-03-07T10:03:00Z"/>
          <w:rFonts w:cs="Times New Roman"/>
          <w:b/>
          <w:bCs/>
        </w:rPr>
        <w:pPrChange w:id="424" w:author="Steff Guzmán" w:date="2023-03-13T19:37:00Z">
          <w:pPr>
            <w:jc w:val="center"/>
          </w:pPr>
        </w:pPrChange>
      </w:pPr>
    </w:p>
    <w:p w14:paraId="1A980C1A" w14:textId="77777777" w:rsidR="00F91A33" w:rsidRPr="0052580A" w:rsidRDefault="00F91A33">
      <w:pPr>
        <w:ind w:firstLine="720"/>
        <w:rPr>
          <w:rFonts w:cs="Times New Roman"/>
          <w:b/>
          <w:bCs/>
        </w:rPr>
        <w:pPrChange w:id="425" w:author="Steff Guzmán" w:date="2023-03-13T19:37:00Z">
          <w:pPr>
            <w:jc w:val="center"/>
          </w:pPr>
        </w:pPrChange>
      </w:pPr>
    </w:p>
    <w:p w14:paraId="0135032C" w14:textId="5ACFEC92" w:rsidR="00F91A33" w:rsidRPr="0052580A" w:rsidRDefault="00F91A33" w:rsidP="00B048F9">
      <w:pPr>
        <w:jc w:val="center"/>
        <w:rPr>
          <w:rFonts w:cs="Times New Roman"/>
          <w:b/>
          <w:bCs/>
        </w:rPr>
      </w:pPr>
    </w:p>
    <w:p w14:paraId="75B37E71" w14:textId="77777777" w:rsidR="00AA1CC1" w:rsidRPr="0052580A" w:rsidRDefault="00AA1CC1" w:rsidP="00B048F9">
      <w:pPr>
        <w:jc w:val="center"/>
        <w:rPr>
          <w:rFonts w:cs="Times New Roman"/>
          <w:b/>
          <w:bCs/>
        </w:rPr>
      </w:pPr>
    </w:p>
    <w:p w14:paraId="20A33FD8" w14:textId="77777777" w:rsidR="00F91A33" w:rsidRPr="0052580A" w:rsidRDefault="00F91A33" w:rsidP="00B048F9">
      <w:pPr>
        <w:jc w:val="center"/>
        <w:rPr>
          <w:rFonts w:cs="Times New Roman"/>
          <w:b/>
          <w:bCs/>
        </w:rPr>
      </w:pPr>
    </w:p>
    <w:p w14:paraId="0C8899A5" w14:textId="2D663258" w:rsidR="00996369" w:rsidRPr="00BB53D7" w:rsidRDefault="00996369">
      <w:pPr>
        <w:pStyle w:val="Ttulo2"/>
        <w:jc w:val="center"/>
        <w:rPr>
          <w:lang w:val="en-US"/>
        </w:rPr>
        <w:pPrChange w:id="426" w:author="Steff Guzmán" w:date="2023-03-13T18:05:00Z">
          <w:pPr>
            <w:jc w:val="center"/>
          </w:pPr>
        </w:pPrChange>
      </w:pPr>
      <w:bookmarkStart w:id="427" w:name="_Toc129623652"/>
      <w:bookmarkStart w:id="428" w:name="_Toc129623699"/>
      <w:r w:rsidRPr="00BB53D7">
        <w:rPr>
          <w:lang w:val="en-US"/>
        </w:rPr>
        <w:t xml:space="preserve">Marco </w:t>
      </w:r>
      <w:proofErr w:type="spellStart"/>
      <w:r w:rsidR="001023B2">
        <w:rPr>
          <w:lang w:val="en-US"/>
        </w:rPr>
        <w:t>T</w:t>
      </w:r>
      <w:r w:rsidR="00785CED" w:rsidRPr="00BB53D7">
        <w:rPr>
          <w:lang w:val="en-US"/>
        </w:rPr>
        <w:t>e</w:t>
      </w:r>
      <w:r w:rsidR="007A700C" w:rsidRPr="00BB53D7">
        <w:rPr>
          <w:lang w:val="en-US"/>
        </w:rPr>
        <w:t>ó</w:t>
      </w:r>
      <w:r w:rsidR="00785CED" w:rsidRPr="00BB53D7">
        <w:rPr>
          <w:lang w:val="en-US"/>
        </w:rPr>
        <w:t>rico</w:t>
      </w:r>
      <w:bookmarkEnd w:id="427"/>
      <w:bookmarkEnd w:id="428"/>
      <w:proofErr w:type="spellEnd"/>
    </w:p>
    <w:p w14:paraId="55BF4BCE" w14:textId="65F0AE06" w:rsidR="00F91A33" w:rsidRPr="00B459BD" w:rsidRDefault="007743C4" w:rsidP="00B459BD">
      <w:pPr>
        <w:rPr>
          <w:b/>
          <w:bCs/>
          <w:lang w:val="en-US"/>
          <w:rPrChange w:id="429" w:author="Steff Guzmán" w:date="2023-03-13T18:09:00Z">
            <w:rPr>
              <w:lang w:val="en-US"/>
            </w:rPr>
          </w:rPrChange>
        </w:rPr>
      </w:pPr>
      <w:r w:rsidRPr="00B459BD">
        <w:rPr>
          <w:b/>
          <w:bCs/>
          <w:lang w:val="en-US"/>
          <w:rPrChange w:id="430" w:author="Steff Guzmán" w:date="2023-03-13T18:09:00Z">
            <w:rPr>
              <w:lang w:val="en-US"/>
            </w:rPr>
          </w:rPrChange>
        </w:rPr>
        <w:t>Internet of Things (IoT)</w:t>
      </w:r>
    </w:p>
    <w:p w14:paraId="56252914" w14:textId="13FB1136" w:rsidR="0052580A" w:rsidDel="00534D76" w:rsidRDefault="00AA1CC1" w:rsidP="0052580A">
      <w:pPr>
        <w:ind w:firstLine="720"/>
        <w:rPr>
          <w:del w:id="431" w:author="Steff Guzmán" w:date="2023-03-13T19:38:00Z"/>
        </w:rPr>
      </w:pPr>
      <w:r w:rsidRPr="00BB53D7">
        <w:rPr>
          <w:rFonts w:cs="Times New Roman"/>
        </w:rPr>
        <w:t>Internet of Things o también conocido como e</w:t>
      </w:r>
      <w:r w:rsidR="007743C4" w:rsidRPr="00BB53D7">
        <w:rPr>
          <w:rFonts w:cs="Times New Roman"/>
        </w:rPr>
        <w:t xml:space="preserve">l Internet de las cosas es un nuevo paradigma del mundo moderno el cual es la conexión de varios nodos IoT que contienen </w:t>
      </w:r>
      <w:del w:id="432" w:author="DIANA CAROLINA CANDIA HERRERA" w:date="2023-03-07T10:03:00Z">
        <w:r w:rsidR="007743C4" w:rsidRPr="00BB53D7" w:rsidDel="003D4F76">
          <w:rPr>
            <w:rFonts w:cs="Times New Roman"/>
          </w:rPr>
          <w:delText>integrado sensores</w:delText>
        </w:r>
      </w:del>
      <w:ins w:id="433" w:author="DIANA CAROLINA CANDIA HERRERA" w:date="2023-03-07T10:03:00Z">
        <w:r w:rsidR="003D4F76" w:rsidRPr="00BB53D7">
          <w:rPr>
            <w:rFonts w:cs="Times New Roman"/>
          </w:rPr>
          <w:t>integrados sensores</w:t>
        </w:r>
      </w:ins>
      <w:r w:rsidR="007743C4" w:rsidRPr="00BB53D7">
        <w:rPr>
          <w:rFonts w:cs="Times New Roman"/>
        </w:rPr>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w:t>
      </w:r>
      <w:r w:rsidR="007743C4" w:rsidRPr="00BB53D7">
        <w:rPr>
          <w:rFonts w:cs="Times New Roman"/>
        </w:rPr>
        <w:lastRenderedPageBreak/>
        <w:t>los sensores, estos pueden ser enseres domésticos, motores, ventiladores y demás. Esta información transmitida desde el sensor al actuador se hace por medio de las puertas de enlace (</w:t>
      </w:r>
      <w:proofErr w:type="spellStart"/>
      <w:r w:rsidR="007743C4" w:rsidRPr="00BB53D7">
        <w:rPr>
          <w:rFonts w:cs="Times New Roman"/>
        </w:rPr>
        <w:t>gateways</w:t>
      </w:r>
      <w:proofErr w:type="spellEnd"/>
      <w:r w:rsidR="007743C4" w:rsidRPr="00BB53D7">
        <w:rPr>
          <w:rFonts w:cs="Times New Roman"/>
        </w:rPr>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Pr>
          <w:rFonts w:cs="Times New Roman"/>
        </w:rPr>
        <w:t xml:space="preserve"> </w:t>
      </w:r>
      <w:sdt>
        <w:sdtPr>
          <w:id w:val="-819186758"/>
          <w:citation/>
        </w:sdtPr>
        <w:sdtContent>
          <w:r w:rsidR="006D3013" w:rsidRPr="00B918F1">
            <w:fldChar w:fldCharType="begin"/>
          </w:r>
          <w:r w:rsidR="006D3013" w:rsidRPr="00B918F1">
            <w:instrText xml:space="preserve"> CITATION Xia12 \l 9226 </w:instrText>
          </w:r>
          <w:r w:rsidR="006D3013" w:rsidRPr="00B918F1">
            <w:fldChar w:fldCharType="separate"/>
          </w:r>
          <w:r w:rsidR="006D3013">
            <w:rPr>
              <w:noProof/>
            </w:rPr>
            <w:t xml:space="preserve"> (Xia, Yang, Wang, &amp; Vinel, 2012)</w:t>
          </w:r>
          <w:r w:rsidR="006D3013" w:rsidRPr="00B918F1">
            <w:fldChar w:fldCharType="end"/>
          </w:r>
        </w:sdtContent>
      </w:sdt>
      <w:sdt>
        <w:sdtPr>
          <w:id w:val="-421101295"/>
          <w:citation/>
        </w:sdtPr>
        <w:sdtContent>
          <w:r w:rsidR="006D3013" w:rsidRPr="00B918F1">
            <w:fldChar w:fldCharType="begin"/>
          </w:r>
          <w:r w:rsidR="006D3013" w:rsidRPr="00B918F1">
            <w:instrText xml:space="preserve">CITATION IoT181 \l 9226 </w:instrText>
          </w:r>
          <w:r w:rsidR="006D3013" w:rsidRPr="00B918F1">
            <w:fldChar w:fldCharType="separate"/>
          </w:r>
          <w:r w:rsidR="006D3013">
            <w:rPr>
              <w:noProof/>
            </w:rPr>
            <w:t xml:space="preserve"> (CambioDigital, 2018)</w:t>
          </w:r>
          <w:r w:rsidR="006D3013" w:rsidRPr="00B918F1">
            <w:fldChar w:fldCharType="end"/>
          </w:r>
        </w:sdtContent>
      </w:sdt>
      <w:r w:rsidR="006D3013" w:rsidRPr="00B918F1">
        <w:t>.</w:t>
      </w:r>
    </w:p>
    <w:p w14:paraId="0899378E" w14:textId="77777777" w:rsidR="00534D76" w:rsidRDefault="00534D76" w:rsidP="0052580A">
      <w:pPr>
        <w:ind w:firstLine="720"/>
        <w:rPr>
          <w:ins w:id="434" w:author="Steff Guzmán" w:date="2023-03-13T19:38:00Z"/>
        </w:rPr>
      </w:pPr>
    </w:p>
    <w:p w14:paraId="69769667" w14:textId="76A08EF5" w:rsidR="0052580A" w:rsidRDefault="0052580A" w:rsidP="0052580A">
      <w:pPr>
        <w:ind w:firstLine="720"/>
      </w:pPr>
      <w:r w:rsidRPr="00C15192">
        <w:t xml:space="preserve">Actualmente, </w:t>
      </w:r>
      <w:proofErr w:type="spellStart"/>
      <w:r w:rsidRPr="00C15192">
        <w:t>IoT</w:t>
      </w:r>
      <w:proofErr w:type="spellEnd"/>
      <w:r w:rsidRPr="00C15192">
        <w:t xml:space="preserve">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B53D7" w:rsidRDefault="007743C4" w:rsidP="00AA1CC1">
      <w:pPr>
        <w:ind w:firstLine="720"/>
        <w:rPr>
          <w:rFonts w:cs="Times New Roman"/>
          <w:b/>
          <w:bCs/>
          <w:i/>
          <w:iCs/>
        </w:rPr>
      </w:pPr>
    </w:p>
    <w:p w14:paraId="0701A9B9" w14:textId="777EC16A" w:rsidR="007743C4" w:rsidRPr="00BB53D7" w:rsidRDefault="007743C4" w:rsidP="00AA1CC1">
      <w:pPr>
        <w:rPr>
          <w:rFonts w:cs="Times New Roman"/>
          <w:b/>
          <w:bCs/>
          <w:i/>
          <w:iCs/>
        </w:rPr>
      </w:pPr>
      <w:del w:id="435" w:author="DIANA CAROLINA CANDIA HERRERA" w:date="2023-03-07T10:03:00Z">
        <w:r w:rsidRPr="00BB53D7" w:rsidDel="003D4F76">
          <w:rPr>
            <w:rFonts w:cs="Times New Roman"/>
            <w:b/>
            <w:bCs/>
            <w:i/>
            <w:iCs/>
          </w:rPr>
          <w:delText>Areas</w:delText>
        </w:r>
      </w:del>
      <w:ins w:id="436" w:author="DIANA CAROLINA CANDIA HERRERA" w:date="2023-03-07T10:03:00Z">
        <w:r w:rsidR="003D4F76" w:rsidRPr="00BB53D7">
          <w:rPr>
            <w:rFonts w:cs="Times New Roman"/>
            <w:b/>
            <w:bCs/>
            <w:i/>
            <w:iCs/>
          </w:rPr>
          <w:t>Áreas</w:t>
        </w:r>
      </w:ins>
      <w:r w:rsidRPr="00BB53D7">
        <w:rPr>
          <w:rFonts w:cs="Times New Roman"/>
          <w:b/>
          <w:bCs/>
          <w:i/>
          <w:iCs/>
        </w:rPr>
        <w:t xml:space="preserve"> De Aplicación</w:t>
      </w:r>
    </w:p>
    <w:p w14:paraId="521FE0DB" w14:textId="77777777" w:rsidR="0052580A" w:rsidRDefault="0052580A">
      <w:pPr>
        <w:pStyle w:val="PrrAPA"/>
        <w:ind w:firstLine="720"/>
        <w:pPrChange w:id="437" w:author="Steff Guzmán" w:date="2023-03-13T19:38:00Z">
          <w:pPr>
            <w:pStyle w:val="PrrAPA"/>
          </w:pPr>
        </w:pPrChange>
      </w:pPr>
      <w:r w:rsidRPr="00C15192">
        <w:t>Las redes IoT tienen una amplia gama de áreas de aplicación en diferentes industrias y dominios, algunas de las cuales incluyen</w:t>
      </w:r>
    </w:p>
    <w:p w14:paraId="083FDCCB" w14:textId="77777777" w:rsidR="00AA1CC1" w:rsidRPr="00BB53D7" w:rsidRDefault="00AA1CC1" w:rsidP="00AA1CC1">
      <w:pPr>
        <w:rPr>
          <w:rFonts w:cs="Times New Roman"/>
          <w:b/>
          <w:bCs/>
          <w:i/>
          <w:iCs/>
        </w:rPr>
      </w:pPr>
    </w:p>
    <w:p w14:paraId="456F4C6A" w14:textId="77777777" w:rsidR="0052580A" w:rsidRDefault="0052580A">
      <w:pPr>
        <w:pStyle w:val="PrrAPA"/>
        <w:ind w:firstLine="720"/>
        <w:rPr>
          <w:color w:val="000000" w:themeColor="text1"/>
        </w:rPr>
        <w:pPrChange w:id="438" w:author="Steff Guzmán" w:date="2023-03-13T19:39:00Z">
          <w:pPr>
            <w:pStyle w:val="PrrAPA"/>
          </w:pPr>
        </w:pPrChange>
      </w:pPr>
      <w:r w:rsidRPr="00573335">
        <w:rPr>
          <w:b/>
          <w:bCs/>
          <w:color w:val="000000" w:themeColor="text1"/>
        </w:rPr>
        <w:t>Hogares inteligentes</w:t>
      </w:r>
      <w:r>
        <w:rPr>
          <w:color w:val="000000" w:themeColor="text1"/>
        </w:rPr>
        <w:t>.</w:t>
      </w:r>
    </w:p>
    <w:p w14:paraId="59D3605D" w14:textId="77777777" w:rsidR="0052580A" w:rsidRDefault="0052580A">
      <w:pPr>
        <w:pStyle w:val="PrrAPA"/>
        <w:ind w:firstLine="720"/>
        <w:rPr>
          <w:color w:val="000000" w:themeColor="text1"/>
        </w:rPr>
        <w:pPrChange w:id="439" w:author="Steff Guzmán" w:date="2023-03-13T19:39:00Z">
          <w:pPr>
            <w:pStyle w:val="PrrAPA"/>
          </w:pPr>
        </w:pPrChange>
      </w:pPr>
      <w:r>
        <w:rPr>
          <w:color w:val="000000" w:themeColor="text1"/>
        </w:rPr>
        <w:t>L</w:t>
      </w:r>
      <w:r w:rsidRPr="00C15192">
        <w:rPr>
          <w:color w:val="000000" w:themeColor="text1"/>
        </w:rPr>
        <w:t>as redes IoT se pueden usar para automatizar y controlar electrodomésticos y dispositivos, como termostatos, sistemas de iluminación, cámaras de seguridad y sistemas de entretenimiento.</w:t>
      </w:r>
    </w:p>
    <w:p w14:paraId="1D24B22B" w14:textId="77777777" w:rsidR="0052580A" w:rsidRDefault="0052580A">
      <w:pPr>
        <w:pStyle w:val="PrrAPA"/>
        <w:ind w:firstLine="720"/>
        <w:rPr>
          <w:color w:val="000000" w:themeColor="text1"/>
        </w:rPr>
        <w:pPrChange w:id="440" w:author="Steff Guzmán" w:date="2023-03-13T19:39:00Z">
          <w:pPr>
            <w:pStyle w:val="PrrAPA"/>
          </w:pPr>
        </w:pPrChange>
      </w:pPr>
    </w:p>
    <w:p w14:paraId="23D3E20E" w14:textId="0901E5BB" w:rsidR="0052580A" w:rsidDel="00534D76" w:rsidRDefault="0052580A">
      <w:pPr>
        <w:pStyle w:val="PrrAPA"/>
        <w:ind w:firstLine="720"/>
        <w:rPr>
          <w:del w:id="441" w:author="Steff Guzmán" w:date="2023-03-13T19:38:00Z"/>
          <w:color w:val="000000" w:themeColor="text1"/>
        </w:rPr>
        <w:pPrChange w:id="442" w:author="Steff Guzmán" w:date="2023-03-13T19:39:00Z">
          <w:pPr>
            <w:pStyle w:val="PrrAPA"/>
          </w:pPr>
        </w:pPrChange>
      </w:pPr>
    </w:p>
    <w:p w14:paraId="1294030A" w14:textId="25768FFE" w:rsidR="0052580A" w:rsidDel="00534D76" w:rsidRDefault="0052580A">
      <w:pPr>
        <w:pStyle w:val="PrrAPA"/>
        <w:ind w:firstLine="720"/>
        <w:rPr>
          <w:del w:id="443" w:author="Steff Guzmán" w:date="2023-03-13T19:38:00Z"/>
          <w:color w:val="000000" w:themeColor="text1"/>
        </w:rPr>
        <w:pPrChange w:id="444" w:author="Steff Guzmán" w:date="2023-03-13T19:39:00Z">
          <w:pPr>
            <w:pStyle w:val="PrrAPA"/>
          </w:pPr>
        </w:pPrChange>
      </w:pPr>
    </w:p>
    <w:p w14:paraId="534542D7" w14:textId="77777777" w:rsidR="0052580A" w:rsidRDefault="0052580A">
      <w:pPr>
        <w:pStyle w:val="PrrAPA"/>
        <w:ind w:firstLine="720"/>
        <w:rPr>
          <w:b/>
          <w:bCs/>
          <w:color w:val="000000" w:themeColor="text1"/>
        </w:rPr>
        <w:pPrChange w:id="445" w:author="Steff Guzmán" w:date="2023-03-13T19:39:00Z">
          <w:pPr>
            <w:pStyle w:val="PrrAPA"/>
          </w:pPr>
        </w:pPrChange>
      </w:pPr>
      <w:r w:rsidRPr="00573335">
        <w:rPr>
          <w:b/>
          <w:bCs/>
          <w:color w:val="000000" w:themeColor="text1"/>
        </w:rPr>
        <w:t>Automatización industrial.</w:t>
      </w:r>
    </w:p>
    <w:p w14:paraId="23221264" w14:textId="77777777" w:rsidR="0052580A" w:rsidRDefault="0052580A">
      <w:pPr>
        <w:pStyle w:val="PrrAPA"/>
        <w:ind w:firstLine="720"/>
        <w:rPr>
          <w:color w:val="000000" w:themeColor="text1"/>
        </w:rPr>
        <w:pPrChange w:id="446" w:author="Steff Guzmán" w:date="2023-03-13T19:39:00Z">
          <w:pPr>
            <w:pStyle w:val="PrrAPA"/>
          </w:pPr>
        </w:pPrChange>
      </w:pPr>
      <w:r w:rsidRPr="00573335">
        <w:rPr>
          <w:color w:val="000000" w:themeColor="text1"/>
        </w:rPr>
        <w:t>La</w:t>
      </w:r>
      <w:r w:rsidRPr="00C15192">
        <w:rPr>
          <w:color w:val="000000" w:themeColor="text1"/>
        </w:rPr>
        <w:t>s redes IoT se pueden usar para monitorear y controlar máquinas y equipos en fábricas, almacenes y otros entornos industriales, mejorando la eficiencia y reduciendo el tiempo de inactividad.</w:t>
      </w:r>
    </w:p>
    <w:p w14:paraId="6D284976" w14:textId="77777777" w:rsidR="0052580A" w:rsidRDefault="0052580A">
      <w:pPr>
        <w:pStyle w:val="PrrAPA"/>
        <w:ind w:firstLine="720"/>
        <w:rPr>
          <w:b/>
          <w:bCs/>
          <w:color w:val="000000" w:themeColor="text1"/>
        </w:rPr>
        <w:pPrChange w:id="447" w:author="Steff Guzmán" w:date="2023-03-13T19:39:00Z">
          <w:pPr>
            <w:pStyle w:val="PrrAPA"/>
          </w:pPr>
        </w:pPrChange>
      </w:pPr>
    </w:p>
    <w:p w14:paraId="3D972A7B" w14:textId="77777777" w:rsidR="0052580A" w:rsidRPr="00573335" w:rsidRDefault="0052580A">
      <w:pPr>
        <w:pStyle w:val="PrrAPA"/>
        <w:ind w:firstLine="720"/>
        <w:rPr>
          <w:b/>
          <w:bCs/>
          <w:color w:val="000000" w:themeColor="text1"/>
        </w:rPr>
        <w:pPrChange w:id="448" w:author="Steff Guzmán" w:date="2023-03-13T19:39:00Z">
          <w:pPr>
            <w:pStyle w:val="PrrAPA"/>
          </w:pPr>
        </w:pPrChange>
      </w:pPr>
      <w:r w:rsidRPr="00573335">
        <w:rPr>
          <w:b/>
          <w:bCs/>
          <w:color w:val="000000" w:themeColor="text1"/>
        </w:rPr>
        <w:t>Atención médica.</w:t>
      </w:r>
    </w:p>
    <w:p w14:paraId="6B4578D6" w14:textId="77777777" w:rsidR="0052580A" w:rsidRDefault="0052580A">
      <w:pPr>
        <w:pStyle w:val="PrrAPA"/>
        <w:ind w:firstLine="720"/>
        <w:rPr>
          <w:b/>
          <w:bCs/>
          <w:color w:val="000000" w:themeColor="text1"/>
        </w:rPr>
        <w:pPrChange w:id="449" w:author="Steff Guzmán" w:date="2023-03-13T19:39:00Z">
          <w:pPr>
            <w:pStyle w:val="PrrAPA"/>
          </w:pPr>
        </w:pPrChange>
      </w:pPr>
      <w:r w:rsidRPr="00C15192">
        <w:rPr>
          <w:color w:val="000000" w:themeColor="text1"/>
        </w:rPr>
        <w:t>las redes IoT se pueden usar para monitorear pacientes de forma remota, recopilar datos de salud de dispositivos portátiles y rastrear equipos médicos en hospitales.</w:t>
      </w:r>
    </w:p>
    <w:p w14:paraId="6339A6DF" w14:textId="77777777" w:rsidR="0052580A" w:rsidRPr="00573335" w:rsidRDefault="0052580A">
      <w:pPr>
        <w:pStyle w:val="PrrAPA"/>
        <w:ind w:firstLine="720"/>
        <w:rPr>
          <w:b/>
          <w:bCs/>
          <w:color w:val="000000" w:themeColor="text1"/>
        </w:rPr>
        <w:pPrChange w:id="450" w:author="Steff Guzmán" w:date="2023-03-13T19:39:00Z">
          <w:pPr>
            <w:pStyle w:val="PrrAPA"/>
          </w:pPr>
        </w:pPrChange>
      </w:pPr>
    </w:p>
    <w:p w14:paraId="35C3A00A" w14:textId="77777777" w:rsidR="0052580A" w:rsidRPr="00573335" w:rsidRDefault="0052580A">
      <w:pPr>
        <w:pStyle w:val="PrrAPA"/>
        <w:ind w:firstLine="720"/>
        <w:rPr>
          <w:b/>
          <w:bCs/>
          <w:color w:val="000000" w:themeColor="text1"/>
        </w:rPr>
        <w:pPrChange w:id="451" w:author="Steff Guzmán" w:date="2023-03-13T19:39:00Z">
          <w:pPr>
            <w:pStyle w:val="PrrAPA"/>
          </w:pPr>
        </w:pPrChange>
      </w:pPr>
      <w:r w:rsidRPr="00573335">
        <w:rPr>
          <w:b/>
          <w:bCs/>
          <w:color w:val="000000" w:themeColor="text1"/>
        </w:rPr>
        <w:lastRenderedPageBreak/>
        <w:t xml:space="preserve">Agricultura. </w:t>
      </w:r>
    </w:p>
    <w:p w14:paraId="2CDF701B" w14:textId="77777777" w:rsidR="0052580A" w:rsidRDefault="0052580A">
      <w:pPr>
        <w:pStyle w:val="PrrAPA"/>
        <w:ind w:firstLine="720"/>
        <w:rPr>
          <w:b/>
          <w:bCs/>
          <w:color w:val="000000" w:themeColor="text1"/>
        </w:rPr>
        <w:pPrChange w:id="452" w:author="Steff Guzmán" w:date="2023-03-13T19:39:00Z">
          <w:pPr>
            <w:pStyle w:val="PrrAPA"/>
          </w:pPr>
        </w:pPrChange>
      </w:pPr>
      <w:r>
        <w:rPr>
          <w:color w:val="000000" w:themeColor="text1"/>
        </w:rPr>
        <w:t>L</w:t>
      </w:r>
      <w:r w:rsidRPr="00C15192">
        <w:rPr>
          <w:color w:val="000000" w:themeColor="text1"/>
        </w:rPr>
        <w:t>as redes IoT se pueden usar para monitorear los niveles de humedad del suelo, la temperatura y otros factores ambientales para optimizar el rendimiento de los cultivos y reducir el uso de agua.</w:t>
      </w:r>
    </w:p>
    <w:p w14:paraId="12DC98CC" w14:textId="77777777" w:rsidR="0052580A" w:rsidRDefault="0052580A">
      <w:pPr>
        <w:pStyle w:val="PrrAPA"/>
        <w:ind w:firstLine="720"/>
        <w:rPr>
          <w:b/>
          <w:bCs/>
          <w:color w:val="000000" w:themeColor="text1"/>
        </w:rPr>
        <w:pPrChange w:id="453" w:author="Steff Guzmán" w:date="2023-03-13T19:39:00Z">
          <w:pPr>
            <w:pStyle w:val="PrrAPA"/>
          </w:pPr>
        </w:pPrChange>
      </w:pPr>
    </w:p>
    <w:p w14:paraId="33DE8D8C" w14:textId="77777777" w:rsidR="0052580A" w:rsidRPr="00573335" w:rsidRDefault="0052580A">
      <w:pPr>
        <w:pStyle w:val="PrrAPA"/>
        <w:ind w:firstLine="720"/>
        <w:rPr>
          <w:b/>
          <w:bCs/>
          <w:color w:val="000000" w:themeColor="text1"/>
        </w:rPr>
        <w:pPrChange w:id="454" w:author="Steff Guzmán" w:date="2023-03-13T19:39:00Z">
          <w:pPr>
            <w:pStyle w:val="PrrAPA"/>
          </w:pPr>
        </w:pPrChange>
      </w:pPr>
      <w:r w:rsidRPr="00573335">
        <w:rPr>
          <w:b/>
          <w:bCs/>
          <w:color w:val="000000" w:themeColor="text1"/>
        </w:rPr>
        <w:t>Transporte</w:t>
      </w:r>
      <w:r>
        <w:rPr>
          <w:b/>
          <w:bCs/>
          <w:color w:val="000000" w:themeColor="text1"/>
        </w:rPr>
        <w:t>.</w:t>
      </w:r>
    </w:p>
    <w:p w14:paraId="7BE8F99D" w14:textId="77777777" w:rsidR="0052580A" w:rsidRDefault="0052580A">
      <w:pPr>
        <w:pStyle w:val="PrrAPA"/>
        <w:ind w:firstLine="720"/>
        <w:rPr>
          <w:color w:val="000000" w:themeColor="text1"/>
        </w:rPr>
        <w:pPrChange w:id="455" w:author="Steff Guzmán" w:date="2023-03-13T19:39:00Z">
          <w:pPr>
            <w:pStyle w:val="PrrAPA"/>
          </w:pPr>
        </w:pPrChange>
      </w:pPr>
      <w:r>
        <w:rPr>
          <w:color w:val="000000" w:themeColor="text1"/>
        </w:rPr>
        <w:t>L</w:t>
      </w:r>
      <w:r w:rsidRPr="00C15192">
        <w:rPr>
          <w:color w:val="000000" w:themeColor="text1"/>
        </w:rPr>
        <w:t>as redes IoT se pueden usar para rastrear la ubicación y el estado de los vehículos, monitorear el flujo de tráfico y optimizar las operaciones logísticas.</w:t>
      </w:r>
    </w:p>
    <w:p w14:paraId="33BD005C" w14:textId="77777777" w:rsidR="0052580A" w:rsidRDefault="0052580A">
      <w:pPr>
        <w:pStyle w:val="PrrAPA"/>
        <w:ind w:firstLine="720"/>
        <w:rPr>
          <w:color w:val="000000" w:themeColor="text1"/>
        </w:rPr>
        <w:pPrChange w:id="456" w:author="Steff Guzmán" w:date="2023-03-13T19:39:00Z">
          <w:pPr>
            <w:pStyle w:val="PrrAPA"/>
          </w:pPr>
        </w:pPrChange>
      </w:pPr>
    </w:p>
    <w:p w14:paraId="74C39ADE" w14:textId="77777777" w:rsidR="0052580A" w:rsidRPr="00573335" w:rsidRDefault="0052580A">
      <w:pPr>
        <w:pStyle w:val="PrrAPA"/>
        <w:ind w:firstLine="720"/>
        <w:rPr>
          <w:b/>
          <w:bCs/>
          <w:color w:val="000000" w:themeColor="text1"/>
        </w:rPr>
        <w:pPrChange w:id="457" w:author="Steff Guzmán" w:date="2023-03-13T19:39:00Z">
          <w:pPr>
            <w:pStyle w:val="PrrAPA"/>
          </w:pPr>
        </w:pPrChange>
      </w:pPr>
      <w:r w:rsidRPr="00573335">
        <w:rPr>
          <w:b/>
          <w:bCs/>
          <w:color w:val="000000" w:themeColor="text1"/>
        </w:rPr>
        <w:t>Ciudades inteligentes.</w:t>
      </w:r>
    </w:p>
    <w:p w14:paraId="0F192180" w14:textId="77777777" w:rsidR="0052580A" w:rsidRPr="00C15192" w:rsidRDefault="0052580A">
      <w:pPr>
        <w:pStyle w:val="PrrAPA"/>
        <w:ind w:firstLine="720"/>
        <w:rPr>
          <w:color w:val="000000" w:themeColor="text1"/>
        </w:rPr>
        <w:pPrChange w:id="458" w:author="Steff Guzmán" w:date="2023-03-13T19:39:00Z">
          <w:pPr>
            <w:pStyle w:val="PrrAPA"/>
          </w:pPr>
        </w:pPrChange>
      </w:pPr>
      <w:r>
        <w:rPr>
          <w:color w:val="000000" w:themeColor="text1"/>
        </w:rPr>
        <w:t>L</w:t>
      </w:r>
      <w:r w:rsidRPr="00C15192">
        <w:rPr>
          <w:color w:val="000000" w:themeColor="text1"/>
        </w:rPr>
        <w:t>as redes IoT se pueden usar para monitorear y controlar el alumbrado público, el flujo de tráfico, la gestión de desechos y otros servicios en áreas urbanas.</w:t>
      </w:r>
    </w:p>
    <w:p w14:paraId="5226DFE0" w14:textId="77777777" w:rsidR="0052580A" w:rsidRPr="00C15192" w:rsidRDefault="0052580A">
      <w:pPr>
        <w:pStyle w:val="PrrAPA"/>
        <w:ind w:firstLine="720"/>
        <w:rPr>
          <w:color w:val="000000" w:themeColor="text1"/>
        </w:rPr>
        <w:pPrChange w:id="459" w:author="Steff Guzmán" w:date="2023-03-13T19:39:00Z">
          <w:pPr>
            <w:pStyle w:val="PrrAPA"/>
          </w:pPr>
        </w:pPrChange>
      </w:pPr>
    </w:p>
    <w:p w14:paraId="38676CF1" w14:textId="77777777" w:rsidR="0052580A" w:rsidRPr="00573335" w:rsidRDefault="0052580A">
      <w:pPr>
        <w:pStyle w:val="PrrAPA"/>
        <w:ind w:firstLine="720"/>
        <w:rPr>
          <w:b/>
          <w:bCs/>
          <w:color w:val="000000" w:themeColor="text1"/>
        </w:rPr>
        <w:pPrChange w:id="460" w:author="Steff Guzmán" w:date="2023-03-13T19:39:00Z">
          <w:pPr>
            <w:pStyle w:val="PrrAPA"/>
          </w:pPr>
        </w:pPrChange>
      </w:pPr>
      <w:r w:rsidRPr="00573335">
        <w:rPr>
          <w:b/>
          <w:bCs/>
          <w:color w:val="000000" w:themeColor="text1"/>
        </w:rPr>
        <w:t>Gestión de energía</w:t>
      </w:r>
      <w:r>
        <w:rPr>
          <w:b/>
          <w:bCs/>
          <w:color w:val="000000" w:themeColor="text1"/>
        </w:rPr>
        <w:t>.</w:t>
      </w:r>
    </w:p>
    <w:p w14:paraId="72CB27D9" w14:textId="77777777" w:rsidR="0052580A" w:rsidRPr="00C15192" w:rsidRDefault="0052580A">
      <w:pPr>
        <w:pStyle w:val="PrrAPA"/>
        <w:ind w:firstLine="720"/>
        <w:rPr>
          <w:color w:val="000000" w:themeColor="text1"/>
        </w:rPr>
        <w:pPrChange w:id="461" w:author="Steff Guzmán" w:date="2023-03-13T19:39:00Z">
          <w:pPr>
            <w:pStyle w:val="PrrAPA"/>
          </w:pPr>
        </w:pPrChange>
      </w:pPr>
      <w:r>
        <w:rPr>
          <w:color w:val="000000" w:themeColor="text1"/>
        </w:rPr>
        <w:t>L</w:t>
      </w:r>
      <w:r w:rsidRPr="00C15192">
        <w:rPr>
          <w:color w:val="000000" w:themeColor="text1"/>
        </w:rPr>
        <w:t>as redes IoT se pueden utilizar para monitorear y controlar el consumo de energía en hogares y negocios, lo que ayuda a reducir costos y mejorar la sostenibilidad.</w:t>
      </w:r>
    </w:p>
    <w:p w14:paraId="76C4A8EA" w14:textId="77777777" w:rsidR="0052580A" w:rsidRDefault="0052580A">
      <w:pPr>
        <w:ind w:firstLine="720"/>
        <w:rPr>
          <w:rFonts w:cs="Times New Roman"/>
          <w:b/>
          <w:bCs/>
          <w:i/>
          <w:iCs/>
        </w:rPr>
        <w:pPrChange w:id="462" w:author="Steff Guzmán" w:date="2023-03-13T19:39:00Z">
          <w:pPr/>
        </w:pPrChange>
      </w:pPr>
    </w:p>
    <w:p w14:paraId="7191073A" w14:textId="77777777" w:rsidR="0052580A" w:rsidRDefault="0052580A">
      <w:pPr>
        <w:pStyle w:val="PrrAPA"/>
        <w:ind w:firstLine="720"/>
        <w:pPrChange w:id="463" w:author="Steff Guzmán" w:date="2023-03-13T19:39:00Z">
          <w:pPr>
            <w:pStyle w:val="PrrAPA"/>
          </w:pPr>
        </w:pPrChange>
      </w:pPr>
      <w:r w:rsidRPr="001B5C1C">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Default="00330818" w:rsidP="00AA1CC1">
      <w:pPr>
        <w:rPr>
          <w:rFonts w:cs="Times New Roman"/>
          <w:b/>
          <w:bCs/>
          <w:i/>
          <w:iCs/>
        </w:rPr>
      </w:pPr>
    </w:p>
    <w:p w14:paraId="4E7A12F4" w14:textId="77777777" w:rsidR="00330818" w:rsidRDefault="00330818" w:rsidP="00AA1CC1">
      <w:pPr>
        <w:rPr>
          <w:rFonts w:cs="Times New Roman"/>
          <w:b/>
          <w:bCs/>
          <w:i/>
          <w:iCs/>
        </w:rPr>
      </w:pPr>
    </w:p>
    <w:p w14:paraId="2BE1AC86" w14:textId="7E42082F" w:rsidR="007743C4" w:rsidRDefault="007743C4" w:rsidP="00AA1CC1">
      <w:pPr>
        <w:rPr>
          <w:rFonts w:cs="Times New Roman"/>
          <w:b/>
          <w:bCs/>
          <w:i/>
          <w:iCs/>
        </w:rPr>
      </w:pPr>
      <w:r w:rsidRPr="00BB53D7">
        <w:rPr>
          <w:rFonts w:cs="Times New Roman"/>
          <w:b/>
          <w:bCs/>
          <w:i/>
          <w:iCs/>
        </w:rPr>
        <w:t xml:space="preserve">Beneficios </w:t>
      </w:r>
    </w:p>
    <w:p w14:paraId="4640E6D7" w14:textId="77777777" w:rsidR="0052580A" w:rsidRPr="00BB53D7" w:rsidRDefault="0052580A" w:rsidP="00AA1CC1">
      <w:pPr>
        <w:rPr>
          <w:rFonts w:cs="Times New Roman"/>
          <w:b/>
          <w:bCs/>
          <w:i/>
          <w:iCs/>
        </w:rPr>
      </w:pPr>
    </w:p>
    <w:p w14:paraId="510C5761" w14:textId="424C2419" w:rsidR="0052580A" w:rsidDel="00534D76" w:rsidRDefault="0052580A" w:rsidP="00534D76">
      <w:pPr>
        <w:pStyle w:val="PrrAPA"/>
        <w:ind w:firstLine="720"/>
        <w:rPr>
          <w:del w:id="464" w:author="Steff Guzmán" w:date="2023-03-13T19:40:00Z"/>
          <w:szCs w:val="22"/>
        </w:rPr>
      </w:pPr>
      <w:r w:rsidRPr="001B5C1C">
        <w:rPr>
          <w:szCs w:val="22"/>
        </w:rPr>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7E11B4B6" w14:textId="77777777" w:rsidR="00534D76" w:rsidRPr="001B5C1C" w:rsidRDefault="00534D76" w:rsidP="0052580A">
      <w:pPr>
        <w:pStyle w:val="PrrAPA"/>
        <w:ind w:firstLine="720"/>
        <w:rPr>
          <w:ins w:id="465" w:author="Steff Guzmán" w:date="2023-03-13T19:40:00Z"/>
          <w:szCs w:val="22"/>
        </w:rPr>
      </w:pPr>
    </w:p>
    <w:p w14:paraId="61811467" w14:textId="77777777" w:rsidR="0052580A" w:rsidRPr="001B5C1C" w:rsidDel="00534D76" w:rsidRDefault="0052580A" w:rsidP="0052580A">
      <w:pPr>
        <w:pStyle w:val="PrrAPA"/>
        <w:ind w:firstLine="720"/>
        <w:rPr>
          <w:del w:id="466" w:author="Steff Guzmán" w:date="2023-03-13T19:40:00Z"/>
          <w:szCs w:val="22"/>
        </w:rPr>
      </w:pPr>
    </w:p>
    <w:p w14:paraId="2FF8B066" w14:textId="77777777" w:rsidR="0052580A" w:rsidRPr="001B5C1C" w:rsidRDefault="0052580A" w:rsidP="00534D76">
      <w:pPr>
        <w:pStyle w:val="PrrAPA"/>
        <w:ind w:firstLine="720"/>
        <w:rPr>
          <w:szCs w:val="22"/>
        </w:rPr>
      </w:pPr>
      <w:r w:rsidRPr="001B5C1C">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1B5C1C">
        <w:rPr>
          <w:szCs w:val="22"/>
        </w:rPr>
        <w:t>Industry</w:t>
      </w:r>
      <w:proofErr w:type="spellEnd"/>
      <w:r w:rsidRPr="001B5C1C">
        <w:rPr>
          <w:szCs w:val="22"/>
        </w:rPr>
        <w:t xml:space="preserve"> 4.0 de Deloitte, se muestra que la tecnología IoT brinda información sobre el funcionamiento general del trabajo para analizarlo y realizar mejoras, incluido el monitoreo del estado de las máquinas, el control de calidad, el inventario y otros análisis.</w:t>
      </w:r>
    </w:p>
    <w:p w14:paraId="729411FE" w14:textId="77777777" w:rsidR="0052580A" w:rsidRPr="001B5C1C" w:rsidRDefault="0052580A" w:rsidP="0052580A">
      <w:pPr>
        <w:pStyle w:val="PrrAPA"/>
        <w:ind w:firstLine="720"/>
        <w:rPr>
          <w:szCs w:val="22"/>
        </w:rPr>
      </w:pPr>
    </w:p>
    <w:p w14:paraId="35832E6B" w14:textId="77777777" w:rsidR="0052580A" w:rsidRPr="001B5C1C" w:rsidRDefault="0052580A" w:rsidP="0052580A">
      <w:pPr>
        <w:pStyle w:val="PrrAPA"/>
        <w:ind w:firstLine="720"/>
        <w:rPr>
          <w:szCs w:val="22"/>
        </w:rPr>
      </w:pPr>
      <w:r w:rsidRPr="001B5C1C">
        <w:rPr>
          <w:szCs w:val="22"/>
        </w:rPr>
        <w:t xml:space="preserve">El sector agrícola también se ha beneficiado de la tecnología IoT en forma de Smart </w:t>
      </w:r>
      <w:proofErr w:type="spellStart"/>
      <w:r w:rsidRPr="001B5C1C">
        <w:rPr>
          <w:szCs w:val="22"/>
        </w:rPr>
        <w:t>Agriculture</w:t>
      </w:r>
      <w:proofErr w:type="spellEnd"/>
      <w:r w:rsidRPr="001B5C1C">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B53D7" w:rsidRDefault="00AA1CC1" w:rsidP="00AA1CC1">
      <w:pPr>
        <w:pStyle w:val="PrrAPA"/>
        <w:ind w:firstLine="720"/>
      </w:pPr>
    </w:p>
    <w:p w14:paraId="0F3D9EC2" w14:textId="77777777" w:rsidR="00AA1CC1" w:rsidRPr="00BB53D7" w:rsidRDefault="00AA1CC1" w:rsidP="00AA1CC1">
      <w:pPr>
        <w:rPr>
          <w:rFonts w:cs="Times New Roman"/>
          <w:b/>
          <w:bCs/>
          <w:i/>
          <w:iCs/>
        </w:rPr>
      </w:pPr>
      <w:r w:rsidRPr="00BB53D7">
        <w:rPr>
          <w:rFonts w:cs="Times New Roman"/>
          <w:b/>
          <w:bCs/>
          <w:i/>
          <w:iCs/>
        </w:rPr>
        <w:t xml:space="preserve">Modelos De Referencia </w:t>
      </w:r>
    </w:p>
    <w:p w14:paraId="50EA3CAA" w14:textId="3398E857" w:rsidR="005814B4" w:rsidDel="00C87243" w:rsidRDefault="00AA1CC1" w:rsidP="00244CE1">
      <w:pPr>
        <w:pStyle w:val="PrrAPA"/>
        <w:ind w:firstLine="0"/>
        <w:rPr>
          <w:del w:id="467" w:author="Steff Guzmán" w:date="2023-03-13T18:33:00Z"/>
        </w:rPr>
      </w:pPr>
      <w:r w:rsidRPr="00BB53D7">
        <w:t xml:space="preserve">En </w:t>
      </w:r>
      <w:del w:id="468" w:author="DIANA CAROLINA CANDIA HERRERA" w:date="2023-03-07T10:04:00Z">
        <w:r w:rsidRPr="00BB53D7" w:rsidDel="003D4F76">
          <w:delText>el  Modelo</w:delText>
        </w:r>
      </w:del>
      <w:ins w:id="469" w:author="DIANA CAROLINA CANDIA HERRERA" w:date="2023-03-07T10:04:00Z">
        <w:r w:rsidR="003D4F76" w:rsidRPr="00BB53D7">
          <w:t>el Modelo</w:t>
        </w:r>
      </w:ins>
      <w:r w:rsidRPr="00BB53D7">
        <w:t xml:space="preserve"> general de la arquitectura de una red IoT ( Ver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B53D7">
        <w:t>gateways</w:t>
      </w:r>
      <w:proofErr w:type="spellEnd"/>
      <w:r w:rsidRPr="00BB53D7">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t xml:space="preserve"> </w:t>
      </w:r>
      <w:sdt>
        <w:sdtPr>
          <w:id w:val="2131350113"/>
          <w:citation/>
        </w:sdtPr>
        <w:sdtContent>
          <w:r w:rsidR="00330818" w:rsidRPr="00330818">
            <w:fldChar w:fldCharType="begin"/>
          </w:r>
          <w:r w:rsidR="00330818" w:rsidRPr="00330818">
            <w:instrText xml:space="preserve"> CITATION Cre18 \l 9226 </w:instrText>
          </w:r>
          <w:r w:rsidR="00330818" w:rsidRPr="00330818">
            <w:fldChar w:fldCharType="separate"/>
          </w:r>
          <w:r w:rsidR="00330818" w:rsidRPr="00330818">
            <w:rPr>
              <w:noProof/>
            </w:rPr>
            <w:t xml:space="preserve"> (Crespo Moreno, 2018)</w:t>
          </w:r>
          <w:r w:rsidR="00330818" w:rsidRPr="00330818">
            <w:fldChar w:fldCharType="end"/>
          </w:r>
        </w:sdtContent>
      </w:sdt>
      <w:r w:rsidR="00330818" w:rsidRPr="00330818">
        <w:t>.</w:t>
      </w:r>
    </w:p>
    <w:p w14:paraId="0C162CCC" w14:textId="77777777" w:rsidR="00C87243" w:rsidRDefault="00C87243" w:rsidP="00244CE1">
      <w:pPr>
        <w:pStyle w:val="PrrAPA"/>
        <w:ind w:firstLine="720"/>
        <w:rPr>
          <w:ins w:id="470" w:author="Steff Guzmán" w:date="2023-03-13T18:41:00Z"/>
        </w:rPr>
      </w:pPr>
    </w:p>
    <w:p w14:paraId="20B4375B" w14:textId="74FD293D" w:rsidR="005814B4" w:rsidDel="00D00CDF" w:rsidRDefault="005814B4" w:rsidP="00C87243">
      <w:pPr>
        <w:pStyle w:val="Descripcin"/>
        <w:rPr>
          <w:del w:id="471" w:author="Steff Guzmán" w:date="2023-03-13T18:29:00Z"/>
        </w:rPr>
      </w:pPr>
    </w:p>
    <w:p w14:paraId="2F23F97B" w14:textId="77777777" w:rsidR="00D00CDF" w:rsidRPr="00D00CDF" w:rsidRDefault="00D00CDF">
      <w:pPr>
        <w:rPr>
          <w:ins w:id="472" w:author="Steff Guzmán" w:date="2023-03-13T19:40:00Z"/>
        </w:rPr>
        <w:pPrChange w:id="473" w:author="Steff Guzmán" w:date="2023-03-13T19:40:00Z">
          <w:pPr>
            <w:pStyle w:val="PrrAPA"/>
            <w:ind w:firstLine="0"/>
          </w:pPr>
        </w:pPrChange>
      </w:pPr>
    </w:p>
    <w:p w14:paraId="672A75E1" w14:textId="77777777" w:rsidR="00C87243" w:rsidRPr="00D22914" w:rsidRDefault="00C87243">
      <w:pPr>
        <w:pStyle w:val="Descripcin"/>
        <w:rPr>
          <w:ins w:id="474" w:author="Steff Guzmán" w:date="2023-03-13T18:45:00Z"/>
          <w:bCs/>
        </w:rPr>
        <w:pPrChange w:id="475" w:author="Steff Guzmán" w:date="2023-03-13T18:41:00Z">
          <w:pPr>
            <w:pStyle w:val="PrrAPA"/>
            <w:ind w:firstLine="0"/>
          </w:pPr>
        </w:pPrChange>
      </w:pPr>
    </w:p>
    <w:p w14:paraId="470A9E64" w14:textId="34854F8A" w:rsidR="00244CE1" w:rsidRDefault="00C87243">
      <w:pPr>
        <w:pStyle w:val="Descripcin"/>
        <w:rPr>
          <w:ins w:id="476" w:author="Steff Guzmán" w:date="2023-03-13T18:29:00Z"/>
          <w:bCs/>
        </w:rPr>
        <w:pPrChange w:id="477" w:author="Steff Guzmán" w:date="2023-03-13T18:45:00Z">
          <w:pPr>
            <w:pStyle w:val="PrrAPA"/>
            <w:ind w:firstLine="0"/>
          </w:pPr>
        </w:pPrChange>
      </w:pPr>
      <w:bookmarkStart w:id="478" w:name="_Toc129625734"/>
      <w:ins w:id="479" w:author="Steff Guzmán" w:date="2023-03-13T18:45:00Z">
        <w:r>
          <w:t xml:space="preserve">Figura </w:t>
        </w:r>
        <w:r>
          <w:fldChar w:fldCharType="begin"/>
        </w:r>
        <w:r>
          <w:instrText xml:space="preserve"> SEQ Figura \* ARABIC </w:instrText>
        </w:r>
      </w:ins>
      <w:r>
        <w:fldChar w:fldCharType="separate"/>
      </w:r>
      <w:ins w:id="480" w:author="Steff Guzmán" w:date="2023-03-13T18:48:00Z">
        <w:r>
          <w:rPr>
            <w:noProof/>
          </w:rPr>
          <w:t>2</w:t>
        </w:r>
      </w:ins>
      <w:bookmarkEnd w:id="478"/>
      <w:ins w:id="481" w:author="Steff Guzmán" w:date="2023-03-13T18:45:00Z">
        <w:r>
          <w:fldChar w:fldCharType="end"/>
        </w:r>
      </w:ins>
    </w:p>
    <w:p w14:paraId="23313CAC" w14:textId="65DDDE44" w:rsidR="005814B4" w:rsidRPr="00244CE1" w:rsidDel="00244CE1" w:rsidRDefault="00DB0B24" w:rsidP="005814B4">
      <w:pPr>
        <w:pStyle w:val="PrrAPA"/>
        <w:ind w:firstLine="0"/>
        <w:rPr>
          <w:del w:id="482" w:author="Steff Guzmán" w:date="2023-03-13T18:31:00Z"/>
          <w:b/>
          <w:bCs/>
          <w:i/>
          <w:iCs/>
          <w:rPrChange w:id="483" w:author="Steff Guzmán" w:date="2023-03-13T18:31:00Z">
            <w:rPr>
              <w:del w:id="484" w:author="Steff Guzmán" w:date="2023-03-13T18:31:00Z"/>
              <w:b/>
              <w:bCs/>
            </w:rPr>
          </w:rPrChange>
        </w:rPr>
      </w:pPr>
      <w:r w:rsidRPr="00BB53D7">
        <w:rPr>
          <w:noProof/>
        </w:rPr>
        <w:drawing>
          <wp:anchor distT="0" distB="0" distL="114300" distR="114300" simplePos="0" relativeHeight="251662848" behindDoc="0" locked="0" layoutInCell="1" allowOverlap="1" wp14:anchorId="19364266" wp14:editId="0BA4C1B4">
            <wp:simplePos x="0" y="0"/>
            <wp:positionH relativeFrom="margin">
              <wp:align>center</wp:align>
            </wp:positionH>
            <wp:positionV relativeFrom="paragraph">
              <wp:posOffset>227264</wp:posOffset>
            </wp:positionV>
            <wp:extent cx="4204848" cy="2354400"/>
            <wp:effectExtent l="0" t="0" r="5715" b="8255"/>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204848" cy="2354400"/>
                    </a:xfrm>
                    <a:prstGeom prst="rect">
                      <a:avLst/>
                    </a:prstGeom>
                    <a:ln>
                      <a:noFill/>
                    </a:ln>
                    <a:extLst>
                      <a:ext uri="{53640926-AAD7-44D8-BBD7-CCE9431645EC}">
                        <a14:shadowObscured xmlns:a14="http://schemas.microsoft.com/office/drawing/2010/main"/>
                      </a:ext>
                    </a:extLst>
                  </pic:spPr>
                </pic:pic>
              </a:graphicData>
            </a:graphic>
          </wp:anchor>
        </w:drawing>
      </w:r>
      <w:del w:id="485" w:author="Steff Guzmán" w:date="2023-03-13T18:31:00Z">
        <w:r w:rsidR="005814B4" w:rsidRPr="00244CE1" w:rsidDel="00244CE1">
          <w:rPr>
            <w:b/>
            <w:bCs/>
            <w:i/>
            <w:iCs/>
            <w:rPrChange w:id="486" w:author="Steff Guzmán" w:date="2023-03-13T18:31:00Z">
              <w:rPr>
                <w:b/>
                <w:bCs/>
              </w:rPr>
            </w:rPrChange>
          </w:rPr>
          <w:delText>Figura 2.</w:delText>
        </w:r>
      </w:del>
    </w:p>
    <w:p w14:paraId="064F076E" w14:textId="430FAE8E" w:rsidR="005814B4" w:rsidRPr="00244CE1" w:rsidRDefault="005814B4">
      <w:pPr>
        <w:pStyle w:val="PrrAPA"/>
        <w:ind w:firstLine="0"/>
        <w:rPr>
          <w:i/>
          <w:rPrChange w:id="487" w:author="Steff Guzmán" w:date="2023-03-13T18:31:00Z">
            <w:rPr>
              <w:rFonts w:cs="Times New Roman"/>
            </w:rPr>
          </w:rPrChange>
        </w:rPr>
        <w:pPrChange w:id="488" w:author="Steff Guzmán" w:date="2023-03-13T18:31:00Z">
          <w:pPr>
            <w:pStyle w:val="Descripcin"/>
          </w:pPr>
        </w:pPrChange>
      </w:pPr>
      <w:r w:rsidRPr="00244CE1">
        <w:rPr>
          <w:i/>
          <w:iCs/>
          <w:rPrChange w:id="489" w:author="Steff Guzmán" w:date="2023-03-13T18:31:00Z">
            <w:rPr>
              <w:b w:val="0"/>
              <w:iCs w:val="0"/>
            </w:rPr>
          </w:rPrChange>
        </w:rPr>
        <w:t>Modelo general de la arquitectura de una red IoT</w:t>
      </w:r>
    </w:p>
    <w:p w14:paraId="4BA85806" w14:textId="330870D8" w:rsidR="005814B4" w:rsidRDefault="00DB0B24">
      <w:pPr>
        <w:jc w:val="center"/>
        <w:rPr>
          <w:ins w:id="490" w:author="Camilo Andrés Díaz Gómez" w:date="2023-03-12T18:23:00Z"/>
          <w:rFonts w:cs="Times New Roman"/>
        </w:rPr>
        <w:pPrChange w:id="491" w:author="Steff Guzmán" w:date="2023-03-13T19:02:00Z">
          <w:pPr/>
        </w:pPrChange>
      </w:pPr>
      <w:ins w:id="492" w:author="Steff Guzmán" w:date="2023-03-13T19:01:00Z">
        <w:r>
          <w:rPr>
            <w:rFonts w:cs="Times New Roman"/>
          </w:rPr>
          <w:br w:type="textWrapping" w:clear="all"/>
        </w:r>
      </w:ins>
    </w:p>
    <w:p w14:paraId="5007B7C7" w14:textId="37B62F36" w:rsidR="00EF7707" w:rsidRPr="00925111" w:rsidRDefault="00DB0B24" w:rsidP="00EF7707">
      <w:pPr>
        <w:rPr>
          <w:ins w:id="493" w:author="Camilo Andrés Díaz Gómez" w:date="2023-03-12T18:23:00Z"/>
          <w:rFonts w:cs="Times New Roman"/>
          <w:i/>
          <w:iCs/>
          <w:szCs w:val="24"/>
        </w:rPr>
      </w:pPr>
      <w:ins w:id="494" w:author="Steff Guzmán" w:date="2023-03-13T19:01:00Z">
        <w:r>
          <w:rPr>
            <w:rFonts w:cs="Times New Roman"/>
            <w:i/>
            <w:iCs/>
            <w:szCs w:val="24"/>
          </w:rPr>
          <w:t xml:space="preserve">Fuente: </w:t>
        </w:r>
      </w:ins>
      <w:ins w:id="495" w:author="Camilo Andrés Díaz Gómez" w:date="2023-03-12T18:23:00Z">
        <w:r w:rsidR="00EF7707">
          <w:rPr>
            <w:rFonts w:cs="Times New Roman"/>
            <w:i/>
            <w:iCs/>
            <w:szCs w:val="24"/>
          </w:rPr>
          <w:t>Elaboración propia</w:t>
        </w:r>
      </w:ins>
    </w:p>
    <w:p w14:paraId="6E13BA55" w14:textId="77777777" w:rsidR="00EF7707" w:rsidRPr="00BB53D7" w:rsidRDefault="00EF7707" w:rsidP="005814B4">
      <w:pPr>
        <w:rPr>
          <w:rFonts w:cs="Times New Roman"/>
        </w:rPr>
      </w:pPr>
    </w:p>
    <w:p w14:paraId="2983E38D" w14:textId="77777777" w:rsidR="005814B4" w:rsidRPr="00BB53D7" w:rsidRDefault="005814B4" w:rsidP="005814B4">
      <w:pPr>
        <w:pStyle w:val="PrrAPA"/>
        <w:ind w:firstLine="0"/>
        <w:rPr>
          <w:b/>
          <w:bCs/>
          <w:i/>
          <w:iCs/>
        </w:rPr>
      </w:pPr>
    </w:p>
    <w:p w14:paraId="29FE5940" w14:textId="36ED3C5F" w:rsidR="00B048F9" w:rsidRPr="00BB53D7" w:rsidRDefault="005814B4" w:rsidP="00996369">
      <w:pPr>
        <w:rPr>
          <w:rFonts w:cs="Times New Roman"/>
          <w:b/>
          <w:bCs/>
          <w:i/>
          <w:iCs/>
        </w:rPr>
      </w:pPr>
      <w:r w:rsidRPr="00BB53D7">
        <w:rPr>
          <w:rFonts w:cs="Times New Roman"/>
          <w:b/>
          <w:bCs/>
          <w:i/>
          <w:iCs/>
        </w:rPr>
        <w:t xml:space="preserve">Protocolos </w:t>
      </w:r>
    </w:p>
    <w:p w14:paraId="7B8327F2" w14:textId="5243FA6A" w:rsidR="005814B4" w:rsidRPr="00BB53D7" w:rsidRDefault="005814B4">
      <w:pPr>
        <w:pStyle w:val="PrrAPA"/>
        <w:ind w:firstLine="720"/>
        <w:pPrChange w:id="496" w:author="Steff Guzmán" w:date="2023-03-13T19:40:00Z">
          <w:pPr>
            <w:pStyle w:val="PrrAPA"/>
          </w:pPr>
        </w:pPrChange>
      </w:pPr>
      <w:r w:rsidRPr="00BB53D7">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B53D7" w:rsidRDefault="005814B4" w:rsidP="005814B4">
      <w:pPr>
        <w:pStyle w:val="PrrAPA"/>
      </w:pPr>
    </w:p>
    <w:p w14:paraId="62A23D46" w14:textId="77777777" w:rsidR="00BB53D7" w:rsidRPr="00BB53D7" w:rsidRDefault="00BB53D7" w:rsidP="005814B4">
      <w:pPr>
        <w:ind w:firstLine="720"/>
        <w:rPr>
          <w:rFonts w:cs="Times New Roman"/>
          <w:b/>
          <w:bCs/>
          <w:i/>
          <w:iCs/>
        </w:rPr>
      </w:pPr>
    </w:p>
    <w:p w14:paraId="4631DCA8" w14:textId="43AD18EE" w:rsidR="005814B4" w:rsidRPr="00BB53D7" w:rsidRDefault="005814B4" w:rsidP="00D00CDF">
      <w:pPr>
        <w:ind w:firstLine="720"/>
        <w:rPr>
          <w:rFonts w:cs="Times New Roman"/>
          <w:b/>
          <w:bCs/>
          <w:i/>
          <w:iCs/>
        </w:rPr>
      </w:pPr>
      <w:r w:rsidRPr="00704945">
        <w:rPr>
          <w:rFonts w:cs="Times New Roman"/>
          <w:b/>
          <w:bCs/>
        </w:rPr>
        <w:t>Tipos de Protocolos IoT</w:t>
      </w:r>
      <w:r w:rsidRPr="00BB53D7">
        <w:rPr>
          <w:rFonts w:cs="Times New Roman"/>
          <w:b/>
          <w:bCs/>
          <w:i/>
          <w:iCs/>
        </w:rPr>
        <w:t>.</w:t>
      </w:r>
    </w:p>
    <w:p w14:paraId="7472AC80" w14:textId="77777777" w:rsidR="0052580A" w:rsidRDefault="0052580A">
      <w:pPr>
        <w:pStyle w:val="PrrAPA"/>
        <w:ind w:firstLine="720"/>
        <w:pPrChange w:id="497" w:author="Steff Guzmán" w:date="2023-03-13T19:42:00Z">
          <w:pPr>
            <w:pStyle w:val="PrrAPA"/>
          </w:pPr>
        </w:pPrChange>
      </w:pPr>
      <w:r w:rsidRPr="001B5C1C">
        <w:t xml:space="preserve">Con el crecimiento, desarrollo e implementación de dispositivos IoT, se han establecido diferentes protocolos IoT para la gestión de comunicaciones. Para determinar el tipo de protocolo que se debe implementar en una red IoT, se deben considerar los </w:t>
      </w:r>
      <w:r w:rsidRPr="001B5C1C">
        <w:lastRenderedPageBreak/>
        <w:t>dispositivos interconectados, su función u objetivo y la distancia que recorrerán para la transición de datos. Sin embargo, se utilizan comúnmente dos tipos principales de protocolos:</w:t>
      </w:r>
    </w:p>
    <w:p w14:paraId="3A47D347" w14:textId="77777777" w:rsidR="005814B4" w:rsidRPr="00BB53D7" w:rsidRDefault="005814B4">
      <w:pPr>
        <w:ind w:firstLine="720"/>
        <w:rPr>
          <w:rFonts w:cs="Times New Roman"/>
        </w:rPr>
        <w:pPrChange w:id="498" w:author="Steff Guzmán" w:date="2023-03-13T19:42:00Z">
          <w:pPr/>
        </w:pPrChange>
      </w:pPr>
    </w:p>
    <w:p w14:paraId="08358F61" w14:textId="77777777" w:rsidR="005814B4" w:rsidRPr="00704945" w:rsidRDefault="005814B4" w:rsidP="00D00CDF">
      <w:pPr>
        <w:spacing w:after="160"/>
        <w:ind w:firstLine="720"/>
        <w:rPr>
          <w:rFonts w:cs="Times New Roman"/>
          <w:b/>
          <w:bCs/>
          <w:szCs w:val="24"/>
        </w:rPr>
      </w:pPr>
      <w:r w:rsidRPr="00704945">
        <w:rPr>
          <w:rFonts w:cs="Times New Roman"/>
          <w:b/>
          <w:bCs/>
          <w:szCs w:val="24"/>
        </w:rPr>
        <w:t>Protocolos de acceso de red.</w:t>
      </w:r>
    </w:p>
    <w:p w14:paraId="385F1897" w14:textId="77777777" w:rsidR="0052580A" w:rsidRDefault="0052580A" w:rsidP="00D00CDF">
      <w:pPr>
        <w:spacing w:after="160"/>
        <w:ind w:firstLine="720"/>
        <w:rPr>
          <w:rFonts w:cs="Times New Roman"/>
          <w:b/>
          <w:bCs/>
          <w:i/>
          <w:iCs/>
          <w:szCs w:val="24"/>
        </w:rPr>
      </w:pPr>
      <w:r w:rsidRPr="001B5C1C">
        <w:rPr>
          <w:rFonts w:cs="Times New Roman"/>
          <w:color w:val="000000" w:themeColor="text1"/>
          <w:szCs w:val="24"/>
        </w:rPr>
        <w:t xml:space="preserve">Se utilizan en la capa inferior para permitir la conexión de dispositivos, que se puede realizar a través de </w:t>
      </w:r>
      <w:proofErr w:type="spellStart"/>
      <w:r w:rsidRPr="001B5C1C">
        <w:rPr>
          <w:rFonts w:cs="Times New Roman"/>
          <w:color w:val="000000" w:themeColor="text1"/>
          <w:szCs w:val="24"/>
        </w:rPr>
        <w:t>Wi</w:t>
      </w:r>
      <w:proofErr w:type="spellEnd"/>
      <w:r w:rsidRPr="001B5C1C">
        <w:rPr>
          <w:rFonts w:cs="Times New Roman"/>
          <w:color w:val="000000" w:themeColor="text1"/>
          <w:szCs w:val="24"/>
        </w:rPr>
        <w:t xml:space="preserve">-Fi, Ethernet, 3G, 4G, 5G, </w:t>
      </w:r>
      <w:proofErr w:type="spellStart"/>
      <w:r w:rsidRPr="001B5C1C">
        <w:rPr>
          <w:rFonts w:cs="Times New Roman"/>
          <w:color w:val="000000" w:themeColor="text1"/>
          <w:szCs w:val="24"/>
        </w:rPr>
        <w:t>etc</w:t>
      </w:r>
      <w:proofErr w:type="spellEnd"/>
      <w:r w:rsidRPr="00BB53D7">
        <w:rPr>
          <w:rFonts w:cs="Times New Roman"/>
          <w:b/>
          <w:bCs/>
          <w:i/>
          <w:iCs/>
          <w:szCs w:val="24"/>
        </w:rPr>
        <w:t xml:space="preserve"> </w:t>
      </w:r>
    </w:p>
    <w:p w14:paraId="51B9CD01" w14:textId="40EF5365" w:rsidR="005814B4" w:rsidRPr="00704945" w:rsidRDefault="005814B4" w:rsidP="00D00CDF">
      <w:pPr>
        <w:spacing w:after="160"/>
        <w:ind w:firstLine="720"/>
        <w:rPr>
          <w:rFonts w:cs="Times New Roman"/>
          <w:b/>
          <w:bCs/>
          <w:szCs w:val="24"/>
        </w:rPr>
      </w:pPr>
      <w:r w:rsidRPr="00704945">
        <w:rPr>
          <w:rFonts w:cs="Times New Roman"/>
          <w:b/>
          <w:bCs/>
          <w:szCs w:val="24"/>
        </w:rPr>
        <w:t>Protocolos de transmisión.</w:t>
      </w:r>
    </w:p>
    <w:p w14:paraId="63768F2D" w14:textId="77777777" w:rsidR="0052580A" w:rsidRDefault="005814B4" w:rsidP="00D00CDF">
      <w:pPr>
        <w:spacing w:after="160"/>
        <w:ind w:firstLine="720"/>
        <w:rPr>
          <w:rFonts w:cs="Times New Roman"/>
          <w:color w:val="000000" w:themeColor="text1"/>
          <w:szCs w:val="24"/>
        </w:rPr>
      </w:pPr>
      <w:r w:rsidRPr="00BB53D7">
        <w:rPr>
          <w:rFonts w:cs="Times New Roman"/>
          <w:szCs w:val="24"/>
        </w:rPr>
        <w:t xml:space="preserve"> </w:t>
      </w:r>
      <w:r w:rsidR="0052580A" w:rsidRPr="001B5C1C">
        <w:rPr>
          <w:rFonts w:cs="Times New Roman"/>
          <w:color w:val="000000" w:themeColor="text1"/>
          <w:szCs w:val="24"/>
        </w:rPr>
        <w:t>Utilizados en la transmisión de datos, que codifica la información enviada a través de las redes.</w:t>
      </w:r>
    </w:p>
    <w:p w14:paraId="49019BE4" w14:textId="77777777" w:rsidR="0052580A" w:rsidRDefault="0052580A" w:rsidP="00D00CDF">
      <w:pPr>
        <w:spacing w:after="160"/>
        <w:ind w:firstLine="720"/>
        <w:rPr>
          <w:rFonts w:cs="Times New Roman"/>
          <w:color w:val="000000" w:themeColor="text1"/>
          <w:szCs w:val="24"/>
        </w:rPr>
      </w:pPr>
      <w:r w:rsidRPr="001B5C1C">
        <w:rPr>
          <w:rFonts w:cs="Times New Roman"/>
          <w:color w:val="000000" w:themeColor="text1"/>
          <w:szCs w:val="24"/>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p>
    <w:p w14:paraId="33DF0F1A" w14:textId="0F533236" w:rsidR="0052580A" w:rsidRPr="00704945" w:rsidRDefault="0052580A" w:rsidP="00D00CDF">
      <w:pPr>
        <w:spacing w:after="160"/>
        <w:ind w:firstLine="720"/>
        <w:rPr>
          <w:rFonts w:cs="Times New Roman"/>
          <w:b/>
          <w:bCs/>
          <w:i/>
          <w:iCs/>
          <w:color w:val="000000" w:themeColor="text1"/>
          <w:szCs w:val="24"/>
        </w:rPr>
      </w:pPr>
      <w:r w:rsidRPr="00704945">
        <w:rPr>
          <w:rFonts w:cs="Times New Roman"/>
          <w:b/>
          <w:bCs/>
          <w:i/>
          <w:iCs/>
          <w:color w:val="000000" w:themeColor="text1"/>
          <w:szCs w:val="24"/>
        </w:rPr>
        <w:t xml:space="preserve">MQTT (Transporte de telemetría de </w:t>
      </w:r>
      <w:proofErr w:type="spellStart"/>
      <w:r w:rsidRPr="00704945">
        <w:rPr>
          <w:rFonts w:cs="Times New Roman"/>
          <w:b/>
          <w:bCs/>
          <w:i/>
          <w:iCs/>
          <w:color w:val="000000" w:themeColor="text1"/>
          <w:szCs w:val="24"/>
        </w:rPr>
        <w:t>Message</w:t>
      </w:r>
      <w:proofErr w:type="spellEnd"/>
      <w:r w:rsidRPr="00704945">
        <w:rPr>
          <w:rFonts w:cs="Times New Roman"/>
          <w:b/>
          <w:bCs/>
          <w:i/>
          <w:iCs/>
          <w:color w:val="000000" w:themeColor="text1"/>
          <w:szCs w:val="24"/>
        </w:rPr>
        <w:t xml:space="preserve"> </w:t>
      </w:r>
      <w:proofErr w:type="spellStart"/>
      <w:r w:rsidRPr="00704945">
        <w:rPr>
          <w:rFonts w:cs="Times New Roman"/>
          <w:b/>
          <w:bCs/>
          <w:i/>
          <w:iCs/>
          <w:color w:val="000000" w:themeColor="text1"/>
          <w:szCs w:val="24"/>
        </w:rPr>
        <w:t>Queue</w:t>
      </w:r>
      <w:proofErr w:type="spellEnd"/>
      <w:r w:rsidRPr="00704945">
        <w:rPr>
          <w:rFonts w:cs="Times New Roman"/>
          <w:b/>
          <w:bCs/>
          <w:i/>
          <w:iCs/>
          <w:color w:val="000000" w:themeColor="text1"/>
          <w:szCs w:val="24"/>
        </w:rPr>
        <w:t xml:space="preserve"> Server).</w:t>
      </w:r>
    </w:p>
    <w:p w14:paraId="0657DA06" w14:textId="1A74C292" w:rsidR="0052580A" w:rsidRDefault="00704945" w:rsidP="00D00CDF">
      <w:pPr>
        <w:spacing w:after="160"/>
        <w:ind w:firstLine="720"/>
        <w:rPr>
          <w:rFonts w:cs="Times New Roman"/>
          <w:color w:val="000000" w:themeColor="text1"/>
          <w:szCs w:val="24"/>
        </w:rPr>
      </w:pPr>
      <w:r>
        <w:rPr>
          <w:rFonts w:cs="Times New Roman"/>
          <w:color w:val="000000" w:themeColor="text1"/>
          <w:szCs w:val="24"/>
        </w:rPr>
        <w:t>E</w:t>
      </w:r>
      <w:r w:rsidR="0052580A" w:rsidRPr="0052580A">
        <w:rPr>
          <w:rFonts w:cs="Times New Roman"/>
          <w:color w:val="000000" w:themeColor="text1"/>
          <w:szCs w:val="24"/>
        </w:rPr>
        <w:t>ste protocolo se usa ampliamente en aplicaciones IoT por su baja sobrecarga y distribución eficiente de mensajes. Está diseñado para aplicaciones con redes de bajo ancho de banda y alta latencia.</w:t>
      </w:r>
    </w:p>
    <w:p w14:paraId="28A07E53" w14:textId="77777777" w:rsidR="0052580A" w:rsidRDefault="0052580A" w:rsidP="00D00CDF">
      <w:pPr>
        <w:spacing w:after="160"/>
        <w:ind w:firstLine="720"/>
        <w:rPr>
          <w:rFonts w:cs="Times New Roman"/>
          <w:color w:val="000000" w:themeColor="text1"/>
          <w:szCs w:val="24"/>
        </w:rPr>
      </w:pPr>
    </w:p>
    <w:p w14:paraId="2FCDDE71" w14:textId="77777777" w:rsidR="0052580A" w:rsidRPr="00704945" w:rsidRDefault="0052580A" w:rsidP="00D00CDF">
      <w:pPr>
        <w:spacing w:after="160"/>
        <w:ind w:firstLine="720"/>
        <w:rPr>
          <w:rFonts w:cs="Times New Roman"/>
          <w:b/>
          <w:bCs/>
          <w:i/>
          <w:iCs/>
          <w:color w:val="000000" w:themeColor="text1"/>
          <w:szCs w:val="24"/>
        </w:rPr>
      </w:pPr>
      <w:proofErr w:type="spellStart"/>
      <w:r w:rsidRPr="00704945">
        <w:rPr>
          <w:rFonts w:cs="Times New Roman"/>
          <w:b/>
          <w:bCs/>
          <w:i/>
          <w:iCs/>
          <w:color w:val="000000" w:themeColor="text1"/>
          <w:szCs w:val="24"/>
        </w:rPr>
        <w:t>CoAP</w:t>
      </w:r>
      <w:proofErr w:type="spellEnd"/>
      <w:r w:rsidRPr="00704945">
        <w:rPr>
          <w:rFonts w:cs="Times New Roman"/>
          <w:b/>
          <w:bCs/>
          <w:i/>
          <w:iCs/>
          <w:color w:val="000000" w:themeColor="text1"/>
          <w:szCs w:val="24"/>
        </w:rPr>
        <w:t xml:space="preserve"> (Protocolo de aplicación restringida).</w:t>
      </w:r>
    </w:p>
    <w:p w14:paraId="2EC62F65" w14:textId="77777777" w:rsidR="0052580A" w:rsidRDefault="0052580A" w:rsidP="00D00CDF">
      <w:pPr>
        <w:spacing w:after="160"/>
        <w:ind w:firstLine="720"/>
        <w:rPr>
          <w:rFonts w:cs="Times New Roman"/>
          <w:color w:val="000000" w:themeColor="text1"/>
          <w:szCs w:val="24"/>
        </w:rPr>
      </w:pPr>
      <w:r>
        <w:rPr>
          <w:rFonts w:cs="Times New Roman"/>
          <w:color w:val="000000" w:themeColor="text1"/>
          <w:szCs w:val="24"/>
        </w:rPr>
        <w:t>E</w:t>
      </w:r>
      <w:r w:rsidRPr="0052580A">
        <w:rPr>
          <w:rFonts w:cs="Times New Roman"/>
          <w:color w:val="000000" w:themeColor="text1"/>
          <w:szCs w:val="24"/>
        </w:rPr>
        <w:t>ste protocolo está diseñado para dispositivos y redes con recursos limitados, y se utiliza para transferir datos entre dispositivos.</w:t>
      </w:r>
    </w:p>
    <w:p w14:paraId="6DA4FD58" w14:textId="7F079EEF" w:rsidR="0052580A" w:rsidRPr="00704945" w:rsidRDefault="0052580A" w:rsidP="00D00CDF">
      <w:pPr>
        <w:spacing w:after="160"/>
        <w:ind w:firstLine="720"/>
        <w:rPr>
          <w:rFonts w:cs="Times New Roman"/>
          <w:b/>
          <w:bCs/>
          <w:i/>
          <w:iCs/>
          <w:color w:val="000000" w:themeColor="text1"/>
          <w:szCs w:val="24"/>
        </w:rPr>
      </w:pPr>
      <w:r w:rsidRPr="00704945">
        <w:rPr>
          <w:rFonts w:cs="Times New Roman"/>
          <w:b/>
          <w:bCs/>
          <w:i/>
          <w:iCs/>
          <w:color w:val="000000" w:themeColor="text1"/>
          <w:szCs w:val="24"/>
        </w:rPr>
        <w:t>HTTP (Protocolo de transferencia de hipertexto).</w:t>
      </w:r>
    </w:p>
    <w:p w14:paraId="3A3F5566" w14:textId="328D04FF" w:rsidR="0052580A" w:rsidRDefault="0052580A" w:rsidP="00D00CDF">
      <w:pPr>
        <w:spacing w:after="160"/>
        <w:ind w:firstLine="720"/>
        <w:rPr>
          <w:rFonts w:cs="Times New Roman"/>
          <w:color w:val="000000" w:themeColor="text1"/>
          <w:szCs w:val="24"/>
        </w:rPr>
      </w:pPr>
      <w:r>
        <w:rPr>
          <w:rFonts w:cs="Times New Roman"/>
          <w:color w:val="000000" w:themeColor="text1"/>
          <w:szCs w:val="24"/>
        </w:rPr>
        <w:t>A</w:t>
      </w:r>
      <w:r w:rsidRPr="0052580A">
        <w:rPr>
          <w:rFonts w:cs="Times New Roman"/>
          <w:color w:val="000000" w:themeColor="text1"/>
          <w:szCs w:val="24"/>
        </w:rPr>
        <w:t>unque originalmente se diseñó para la web, HTTP se usa en aplicaciones de IoT por su amplio soporte, compatibilidad y facilidad de uso.</w:t>
      </w:r>
    </w:p>
    <w:p w14:paraId="67057304" w14:textId="77777777" w:rsidR="0052580A" w:rsidRDefault="0052580A" w:rsidP="00D00CDF">
      <w:pPr>
        <w:spacing w:after="160"/>
        <w:ind w:firstLine="720"/>
        <w:rPr>
          <w:rFonts w:cs="Times New Roman"/>
          <w:color w:val="000000" w:themeColor="text1"/>
          <w:szCs w:val="24"/>
        </w:rPr>
      </w:pPr>
    </w:p>
    <w:p w14:paraId="796A5EC2" w14:textId="00C22188" w:rsidR="0052580A" w:rsidRPr="00704945" w:rsidRDefault="0052580A" w:rsidP="00D00CDF">
      <w:pPr>
        <w:spacing w:after="160"/>
        <w:ind w:firstLine="720"/>
        <w:rPr>
          <w:rFonts w:cs="Times New Roman"/>
          <w:b/>
          <w:bCs/>
          <w:i/>
          <w:iCs/>
          <w:color w:val="000000" w:themeColor="text1"/>
          <w:szCs w:val="24"/>
        </w:rPr>
      </w:pPr>
      <w:r w:rsidRPr="00704945">
        <w:rPr>
          <w:rFonts w:cs="Times New Roman"/>
          <w:b/>
          <w:bCs/>
          <w:i/>
          <w:iCs/>
          <w:color w:val="000000" w:themeColor="text1"/>
          <w:szCs w:val="24"/>
        </w:rPr>
        <w:lastRenderedPageBreak/>
        <w:t>DDS (servicio de distribución de datos).</w:t>
      </w:r>
    </w:p>
    <w:p w14:paraId="7198AC9C" w14:textId="77777777" w:rsidR="0052580A" w:rsidRDefault="0052580A" w:rsidP="00D00CDF">
      <w:pPr>
        <w:spacing w:after="160"/>
        <w:ind w:firstLine="720"/>
        <w:rPr>
          <w:rFonts w:cs="Times New Roman"/>
          <w:color w:val="000000" w:themeColor="text1"/>
          <w:szCs w:val="24"/>
        </w:rPr>
      </w:pPr>
      <w:r w:rsidRPr="0052580A">
        <w:rPr>
          <w:rFonts w:cs="Times New Roman"/>
          <w:color w:val="000000" w:themeColor="text1"/>
          <w:szCs w:val="24"/>
        </w:rPr>
        <w:t>DDS es un protocolo de mensajería de publicación/suscripción en tiempo real utilizado para sistemas centrados en datos como IoT.</w:t>
      </w:r>
    </w:p>
    <w:p w14:paraId="1E55D454" w14:textId="77777777" w:rsidR="0052580A" w:rsidRPr="00704945" w:rsidRDefault="0052580A" w:rsidP="00D00CDF">
      <w:pPr>
        <w:spacing w:after="160"/>
        <w:ind w:firstLine="720"/>
        <w:rPr>
          <w:rFonts w:cs="Times New Roman"/>
          <w:b/>
          <w:bCs/>
          <w:i/>
          <w:iCs/>
          <w:color w:val="000000" w:themeColor="text1"/>
          <w:szCs w:val="24"/>
        </w:rPr>
      </w:pPr>
      <w:r w:rsidRPr="00704945">
        <w:rPr>
          <w:rFonts w:cs="Times New Roman"/>
          <w:b/>
          <w:bCs/>
          <w:i/>
          <w:iCs/>
          <w:color w:val="000000" w:themeColor="text1"/>
          <w:szCs w:val="24"/>
        </w:rPr>
        <w:t xml:space="preserve">AMQP (Protocolo de cola de mensajes avanzado). </w:t>
      </w:r>
    </w:p>
    <w:p w14:paraId="5BC9958D" w14:textId="77777777" w:rsidR="0052580A" w:rsidRDefault="0052580A" w:rsidP="00D00CDF">
      <w:pPr>
        <w:spacing w:after="160"/>
        <w:ind w:firstLine="720"/>
        <w:rPr>
          <w:rFonts w:cs="Times New Roman"/>
          <w:color w:val="000000" w:themeColor="text1"/>
          <w:szCs w:val="24"/>
        </w:rPr>
      </w:pPr>
      <w:r>
        <w:rPr>
          <w:rFonts w:cs="Times New Roman"/>
          <w:color w:val="000000" w:themeColor="text1"/>
          <w:szCs w:val="24"/>
        </w:rPr>
        <w:t>Es</w:t>
      </w:r>
      <w:r w:rsidRPr="0052580A">
        <w:rPr>
          <w:rFonts w:cs="Times New Roman"/>
          <w:color w:val="000000" w:themeColor="text1"/>
          <w:szCs w:val="24"/>
        </w:rPr>
        <w:t>te protocolo está diseñado para la entrega confiable de mensajes y admite múltiples patrones de mensajería.</w:t>
      </w:r>
    </w:p>
    <w:p w14:paraId="0DA5EFB9" w14:textId="77777777" w:rsidR="00616790" w:rsidRPr="00704945" w:rsidRDefault="0052580A" w:rsidP="00D00CDF">
      <w:pPr>
        <w:spacing w:after="160"/>
        <w:ind w:firstLine="720"/>
        <w:rPr>
          <w:rFonts w:cs="Times New Roman"/>
          <w:i/>
          <w:iCs/>
          <w:color w:val="000000" w:themeColor="text1"/>
          <w:szCs w:val="24"/>
        </w:rPr>
      </w:pPr>
      <w:r w:rsidRPr="00704945">
        <w:rPr>
          <w:rFonts w:cs="Times New Roman"/>
          <w:b/>
          <w:bCs/>
          <w:i/>
          <w:iCs/>
          <w:color w:val="000000" w:themeColor="text1"/>
          <w:szCs w:val="24"/>
        </w:rPr>
        <w:t>ZigBee</w:t>
      </w:r>
      <w:r w:rsidR="00616790" w:rsidRPr="00704945">
        <w:rPr>
          <w:rFonts w:cs="Times New Roman"/>
          <w:i/>
          <w:iCs/>
          <w:color w:val="000000" w:themeColor="text1"/>
          <w:szCs w:val="24"/>
        </w:rPr>
        <w:t>.</w:t>
      </w:r>
    </w:p>
    <w:p w14:paraId="601E8F98" w14:textId="77777777" w:rsidR="00616790" w:rsidRDefault="00616790" w:rsidP="00D00CDF">
      <w:pPr>
        <w:spacing w:after="160"/>
        <w:ind w:firstLine="720"/>
        <w:rPr>
          <w:rFonts w:cs="Times New Roman"/>
          <w:color w:val="000000" w:themeColor="text1"/>
          <w:szCs w:val="24"/>
        </w:rPr>
      </w:pPr>
      <w:r>
        <w:rPr>
          <w:rFonts w:cs="Times New Roman"/>
          <w:color w:val="000000" w:themeColor="text1"/>
          <w:szCs w:val="24"/>
        </w:rPr>
        <w:t>E</w:t>
      </w:r>
      <w:r w:rsidR="0052580A" w:rsidRPr="0052580A">
        <w:rPr>
          <w:rFonts w:cs="Times New Roman"/>
          <w:color w:val="000000" w:themeColor="text1"/>
          <w:szCs w:val="24"/>
        </w:rPr>
        <w:t>ste protocolo se utiliza en redes inalámbricas de baja potencia y está diseñado para aplicaciones con velocidades de datos bajas y un número limitado de dispositivos.</w:t>
      </w:r>
    </w:p>
    <w:p w14:paraId="2091563F" w14:textId="77777777" w:rsidR="00616790" w:rsidRPr="00704945" w:rsidRDefault="0052580A" w:rsidP="00D00CDF">
      <w:pPr>
        <w:spacing w:after="160"/>
        <w:ind w:firstLine="720"/>
        <w:rPr>
          <w:rFonts w:cs="Times New Roman"/>
          <w:b/>
          <w:bCs/>
          <w:i/>
          <w:iCs/>
          <w:color w:val="000000" w:themeColor="text1"/>
          <w:szCs w:val="24"/>
        </w:rPr>
      </w:pPr>
      <w:proofErr w:type="spellStart"/>
      <w:r w:rsidRPr="00704945">
        <w:rPr>
          <w:rFonts w:cs="Times New Roman"/>
          <w:b/>
          <w:bCs/>
          <w:i/>
          <w:iCs/>
          <w:color w:val="000000" w:themeColor="text1"/>
          <w:szCs w:val="24"/>
        </w:rPr>
        <w:t>LoRaWAN</w:t>
      </w:r>
      <w:proofErr w:type="spellEnd"/>
      <w:r w:rsidRPr="00704945">
        <w:rPr>
          <w:rFonts w:cs="Times New Roman"/>
          <w:b/>
          <w:bCs/>
          <w:i/>
          <w:iCs/>
          <w:color w:val="000000" w:themeColor="text1"/>
          <w:szCs w:val="24"/>
        </w:rPr>
        <w:t xml:space="preserve"> (red de área amplia de largo alcance)</w:t>
      </w:r>
      <w:r w:rsidR="00616790" w:rsidRPr="00704945">
        <w:rPr>
          <w:rFonts w:cs="Times New Roman"/>
          <w:b/>
          <w:bCs/>
          <w:i/>
          <w:iCs/>
          <w:color w:val="000000" w:themeColor="text1"/>
          <w:szCs w:val="24"/>
        </w:rPr>
        <w:t>.</w:t>
      </w:r>
    </w:p>
    <w:p w14:paraId="4B803FB6" w14:textId="02A660B8" w:rsidR="0052580A" w:rsidRPr="00616790" w:rsidRDefault="00616790" w:rsidP="00D00CDF">
      <w:pPr>
        <w:spacing w:after="160"/>
        <w:ind w:firstLine="720"/>
        <w:rPr>
          <w:rFonts w:cs="Times New Roman"/>
          <w:color w:val="000000" w:themeColor="text1"/>
          <w:szCs w:val="24"/>
        </w:rPr>
      </w:pPr>
      <w:r>
        <w:rPr>
          <w:rFonts w:cs="Times New Roman"/>
          <w:color w:val="000000" w:themeColor="text1"/>
          <w:szCs w:val="24"/>
        </w:rPr>
        <w:t>E</w:t>
      </w:r>
      <w:r w:rsidR="0052580A" w:rsidRPr="00616790">
        <w:rPr>
          <w:rFonts w:cs="Times New Roman"/>
          <w:color w:val="000000" w:themeColor="text1"/>
          <w:szCs w:val="24"/>
        </w:rPr>
        <w:t>ste protocolo se utiliza en aplicaciones IoT que requieren comunicación de largo alcance, como las aplicaciones de ciudades inteligentes.</w:t>
      </w:r>
    </w:p>
    <w:p w14:paraId="324C4CE1" w14:textId="77777777" w:rsidR="00616790" w:rsidRDefault="00616790" w:rsidP="005814B4">
      <w:pPr>
        <w:spacing w:after="160"/>
        <w:rPr>
          <w:rFonts w:cs="Times New Roman"/>
          <w:b/>
          <w:bCs/>
          <w:i/>
          <w:iCs/>
          <w:szCs w:val="24"/>
        </w:rPr>
      </w:pPr>
    </w:p>
    <w:p w14:paraId="74020873" w14:textId="0046AC4A" w:rsidR="005814B4" w:rsidRPr="00BB53D7" w:rsidRDefault="005814B4" w:rsidP="005814B4">
      <w:pPr>
        <w:spacing w:after="160"/>
        <w:rPr>
          <w:rFonts w:cs="Times New Roman"/>
          <w:b/>
          <w:bCs/>
          <w:i/>
          <w:iCs/>
          <w:szCs w:val="24"/>
        </w:rPr>
      </w:pPr>
      <w:r w:rsidRPr="00BB53D7">
        <w:rPr>
          <w:rFonts w:cs="Times New Roman"/>
          <w:b/>
          <w:bCs/>
          <w:i/>
          <w:iCs/>
          <w:szCs w:val="24"/>
        </w:rPr>
        <w:t xml:space="preserve">Dispositivos </w:t>
      </w:r>
    </w:p>
    <w:p w14:paraId="07E516C3" w14:textId="77777777" w:rsidR="005814B4" w:rsidRPr="00BB53D7" w:rsidRDefault="005814B4">
      <w:pPr>
        <w:pStyle w:val="PrrAPA"/>
        <w:ind w:firstLine="720"/>
        <w:pPrChange w:id="499" w:author="Steff Guzmán" w:date="2023-03-13T19:42:00Z">
          <w:pPr>
            <w:pStyle w:val="PrrAPA"/>
          </w:pPr>
        </w:pPrChange>
      </w:pPr>
      <w:r w:rsidRPr="00BB53D7">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B53D7" w:rsidRDefault="005814B4" w:rsidP="005814B4">
      <w:pPr>
        <w:spacing w:after="160"/>
        <w:rPr>
          <w:rFonts w:cs="Times New Roman"/>
          <w:b/>
          <w:bCs/>
          <w:szCs w:val="24"/>
        </w:rPr>
      </w:pPr>
    </w:p>
    <w:p w14:paraId="6873222D" w14:textId="27CA7C23" w:rsidR="005814B4" w:rsidRPr="00BB53D7" w:rsidRDefault="005814B4" w:rsidP="005814B4">
      <w:pPr>
        <w:spacing w:after="160"/>
        <w:rPr>
          <w:rFonts w:cs="Times New Roman"/>
          <w:b/>
          <w:bCs/>
          <w:i/>
          <w:iCs/>
          <w:szCs w:val="24"/>
        </w:rPr>
      </w:pPr>
      <w:r w:rsidRPr="00BB53D7">
        <w:rPr>
          <w:rFonts w:cs="Times New Roman"/>
          <w:b/>
          <w:bCs/>
          <w:i/>
          <w:iCs/>
          <w:szCs w:val="24"/>
        </w:rPr>
        <w:t xml:space="preserve">Sensores </w:t>
      </w:r>
    </w:p>
    <w:p w14:paraId="664A0F65" w14:textId="3B3D44DA" w:rsidR="005814B4" w:rsidRPr="00BB53D7" w:rsidRDefault="005814B4">
      <w:pPr>
        <w:pStyle w:val="PrrAPA"/>
        <w:ind w:firstLine="720"/>
        <w:pPrChange w:id="500" w:author="Steff Guzmán" w:date="2023-03-13T19:42:00Z">
          <w:pPr>
            <w:pStyle w:val="PrrAPA"/>
          </w:pPr>
        </w:pPrChange>
      </w:pPr>
      <w:r w:rsidRPr="00BB53D7">
        <w:t xml:space="preserve">Los sensores son los dispositivos que recogen la información del ambiente en donde se encuentra funcionando o responden a una salida de un sistema, detectando así los cambios que ocurren, de esta manera, por medio de los </w:t>
      </w:r>
      <w:del w:id="501" w:author="DIANA CAROLINA CANDIA HERRERA" w:date="2023-03-07T10:05:00Z">
        <w:r w:rsidRPr="00BB53D7" w:rsidDel="003D4F76">
          <w:delText>gateways</w:delText>
        </w:r>
      </w:del>
      <w:ins w:id="502" w:author="DIANA CAROLINA CANDIA HERRERA" w:date="2023-03-07T10:05:00Z">
        <w:r w:rsidR="003D4F76" w:rsidRPr="00BB53D7">
          <w:t>Gateway</w:t>
        </w:r>
      </w:ins>
      <w:r w:rsidRPr="00BB53D7">
        <w:t xml:space="preserve"> es enviada toda la información para luego ser procesada y analizada en la red.</w:t>
      </w:r>
    </w:p>
    <w:p w14:paraId="1E09211C" w14:textId="051585F8" w:rsidR="005814B4" w:rsidRPr="00BB53D7" w:rsidRDefault="005814B4" w:rsidP="005814B4">
      <w:pPr>
        <w:spacing w:after="160"/>
        <w:rPr>
          <w:rFonts w:cs="Times New Roman"/>
          <w:b/>
          <w:bCs/>
          <w:i/>
          <w:iCs/>
          <w:szCs w:val="24"/>
        </w:rPr>
      </w:pPr>
    </w:p>
    <w:p w14:paraId="12E3F7CB" w14:textId="77777777" w:rsidR="005814B4" w:rsidRPr="00BB53D7" w:rsidRDefault="005814B4" w:rsidP="005814B4">
      <w:pPr>
        <w:spacing w:after="160"/>
        <w:rPr>
          <w:rFonts w:cs="Times New Roman"/>
          <w:b/>
          <w:bCs/>
          <w:i/>
          <w:iCs/>
          <w:szCs w:val="24"/>
        </w:rPr>
      </w:pPr>
      <w:r w:rsidRPr="00BB53D7">
        <w:rPr>
          <w:rFonts w:cs="Times New Roman"/>
          <w:b/>
          <w:bCs/>
          <w:i/>
          <w:iCs/>
          <w:szCs w:val="24"/>
        </w:rPr>
        <w:t xml:space="preserve">Actuadores </w:t>
      </w:r>
    </w:p>
    <w:p w14:paraId="0CEAD1EC" w14:textId="77777777" w:rsidR="005814B4" w:rsidRPr="00BB53D7" w:rsidRDefault="005814B4">
      <w:pPr>
        <w:pStyle w:val="PrrAPA"/>
        <w:ind w:firstLine="720"/>
        <w:pPrChange w:id="503" w:author="Steff Guzmán" w:date="2023-03-13T19:42:00Z">
          <w:pPr>
            <w:pStyle w:val="PrrAPA"/>
          </w:pPr>
        </w:pPrChange>
      </w:pPr>
      <w:r w:rsidRPr="00BB53D7">
        <w:t xml:space="preserve">Los actuadores son los dispositivos que reciben o responden a la información producida por los sensores y analizada en la red, todo esto por medio de los </w:t>
      </w:r>
      <w:proofErr w:type="spellStart"/>
      <w:r w:rsidRPr="00BB53D7">
        <w:t>gateways</w:t>
      </w:r>
      <w:proofErr w:type="spellEnd"/>
      <w:r w:rsidRPr="00BB53D7">
        <w:t>, para posteriormente por medio de la aplicación de control, funcionar dependiendo de la situación que en el que esté funcionando.</w:t>
      </w:r>
    </w:p>
    <w:p w14:paraId="2783F957" w14:textId="77777777" w:rsidR="005814B4" w:rsidRPr="00BB53D7" w:rsidRDefault="005814B4">
      <w:pPr>
        <w:pStyle w:val="PrrAPA"/>
        <w:ind w:firstLine="720"/>
        <w:pPrChange w:id="504" w:author="Steff Guzmán" w:date="2023-03-13T19:42:00Z">
          <w:pPr>
            <w:pStyle w:val="PrrAPA"/>
          </w:pPr>
        </w:pPrChange>
      </w:pPr>
    </w:p>
    <w:p w14:paraId="0D0157B3" w14:textId="735AC478" w:rsidR="005814B4" w:rsidRDefault="005814B4">
      <w:pPr>
        <w:pStyle w:val="PrrAPA"/>
        <w:ind w:firstLine="720"/>
        <w:pPrChange w:id="505" w:author="Steff Guzmán" w:date="2023-03-13T19:42:00Z">
          <w:pPr>
            <w:pStyle w:val="PrrAPA"/>
          </w:pPr>
        </w:pPrChange>
      </w:pPr>
      <w:r w:rsidRPr="00BB53D7">
        <w:t xml:space="preserve">Por ejemplo, como se podrá observar en la </w:t>
      </w:r>
      <w:r w:rsidRPr="00BB53D7">
        <w:fldChar w:fldCharType="begin"/>
      </w:r>
      <w:r w:rsidRPr="00BB53D7">
        <w:instrText xml:space="preserve"> REF _Ref101119213 \h  \* MERGEFORMAT </w:instrText>
      </w:r>
      <w:r w:rsidRPr="00BB53D7">
        <w:fldChar w:fldCharType="separate"/>
      </w:r>
      <w:r w:rsidR="00616790">
        <w:t>Figura</w:t>
      </w:r>
      <w:r w:rsidRPr="00BB53D7">
        <w:t xml:space="preserve"> </w:t>
      </w:r>
      <w:r w:rsidRPr="00BB53D7">
        <w:rPr>
          <w:noProof/>
        </w:rPr>
        <w:t>3</w:t>
      </w:r>
      <w:r w:rsidRPr="00BB53D7">
        <w:t xml:space="preserve"> Funcionamiento de actuadores </w:t>
      </w:r>
      <w:proofErr w:type="spellStart"/>
      <w:r w:rsidRPr="00BB53D7">
        <w:t>IoT</w:t>
      </w:r>
      <w:proofErr w:type="spellEnd"/>
      <w:r w:rsidRPr="00BB53D7">
        <w:fldChar w:fldCharType="end"/>
      </w:r>
      <w:r w:rsidRPr="00BB53D7">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17F9C8AD" w:rsidR="00616790" w:rsidRDefault="00616790" w:rsidP="005814B4">
      <w:pPr>
        <w:pStyle w:val="PrrAPA"/>
      </w:pPr>
    </w:p>
    <w:p w14:paraId="649441F4" w14:textId="26B314D2" w:rsidR="00704945" w:rsidRDefault="00704945" w:rsidP="005814B4">
      <w:pPr>
        <w:pStyle w:val="PrrAPA"/>
      </w:pPr>
    </w:p>
    <w:p w14:paraId="3F327456" w14:textId="0DA5DBFD" w:rsidR="00704945" w:rsidRDefault="00704945" w:rsidP="005814B4">
      <w:pPr>
        <w:pStyle w:val="PrrAPA"/>
      </w:pPr>
    </w:p>
    <w:p w14:paraId="2EF53D19" w14:textId="1135A6CD" w:rsidR="00704945" w:rsidRDefault="00704945" w:rsidP="005814B4">
      <w:pPr>
        <w:pStyle w:val="PrrAPA"/>
      </w:pPr>
    </w:p>
    <w:p w14:paraId="524CBB39" w14:textId="64B74EC0" w:rsidR="00704945" w:rsidRDefault="00704945" w:rsidP="005814B4">
      <w:pPr>
        <w:pStyle w:val="PrrAPA"/>
      </w:pPr>
    </w:p>
    <w:p w14:paraId="6754FBCE" w14:textId="21C823A3" w:rsidR="00704945" w:rsidRDefault="00704945" w:rsidP="005814B4">
      <w:pPr>
        <w:pStyle w:val="PrrAPA"/>
        <w:rPr>
          <w:ins w:id="506" w:author="Steff Guzmán" w:date="2023-03-13T18:58:00Z"/>
        </w:rPr>
      </w:pPr>
    </w:p>
    <w:p w14:paraId="160BF238" w14:textId="6D9E1E91" w:rsidR="00104D00" w:rsidRDefault="00104D00" w:rsidP="005814B4">
      <w:pPr>
        <w:pStyle w:val="PrrAPA"/>
        <w:rPr>
          <w:ins w:id="507" w:author="Steff Guzmán" w:date="2023-03-13T18:58:00Z"/>
        </w:rPr>
      </w:pPr>
    </w:p>
    <w:p w14:paraId="660783F4" w14:textId="3A6A2D48" w:rsidR="00104D00" w:rsidRDefault="00104D00" w:rsidP="005814B4">
      <w:pPr>
        <w:pStyle w:val="PrrAPA"/>
        <w:rPr>
          <w:ins w:id="508" w:author="Steff Guzmán" w:date="2023-03-13T18:58:00Z"/>
        </w:rPr>
      </w:pPr>
    </w:p>
    <w:p w14:paraId="1658083D" w14:textId="6E639B59" w:rsidR="00104D00" w:rsidRDefault="00104D00" w:rsidP="005814B4">
      <w:pPr>
        <w:pStyle w:val="PrrAPA"/>
        <w:rPr>
          <w:ins w:id="509" w:author="Steff Guzmán" w:date="2023-03-13T18:58:00Z"/>
        </w:rPr>
      </w:pPr>
    </w:p>
    <w:p w14:paraId="7E4B9C51" w14:textId="77777777" w:rsidR="00104D00" w:rsidRDefault="00104D00" w:rsidP="005814B4">
      <w:pPr>
        <w:pStyle w:val="PrrAPA"/>
      </w:pPr>
    </w:p>
    <w:p w14:paraId="2057305C" w14:textId="59E988D0" w:rsidR="00704945" w:rsidRDefault="00704945" w:rsidP="005814B4">
      <w:pPr>
        <w:pStyle w:val="PrrAPA"/>
        <w:rPr>
          <w:ins w:id="510" w:author="Steff Guzmán" w:date="2023-03-13T19:03:00Z"/>
        </w:rPr>
      </w:pPr>
    </w:p>
    <w:p w14:paraId="6F328441" w14:textId="075FBE01" w:rsidR="00DB0B24" w:rsidRDefault="00DB0B24" w:rsidP="005814B4">
      <w:pPr>
        <w:pStyle w:val="PrrAPA"/>
        <w:rPr>
          <w:ins w:id="511" w:author="Steff Guzmán" w:date="2023-03-13T19:42:00Z"/>
        </w:rPr>
      </w:pPr>
    </w:p>
    <w:p w14:paraId="7F08E275" w14:textId="04CD29E7" w:rsidR="00D00CDF" w:rsidRDefault="00D00CDF" w:rsidP="005814B4">
      <w:pPr>
        <w:pStyle w:val="PrrAPA"/>
        <w:rPr>
          <w:ins w:id="512" w:author="Steff Guzmán" w:date="2023-03-13T19:42:00Z"/>
        </w:rPr>
      </w:pPr>
    </w:p>
    <w:p w14:paraId="4DCD2B74" w14:textId="0E694925" w:rsidR="00D00CDF" w:rsidRDefault="00D00CDF" w:rsidP="005814B4">
      <w:pPr>
        <w:pStyle w:val="PrrAPA"/>
        <w:rPr>
          <w:ins w:id="513" w:author="Steff Guzmán" w:date="2023-03-13T19:42:00Z"/>
        </w:rPr>
      </w:pPr>
    </w:p>
    <w:p w14:paraId="7827CC28" w14:textId="6EF2B941" w:rsidR="00D00CDF" w:rsidRDefault="00D00CDF" w:rsidP="005814B4">
      <w:pPr>
        <w:pStyle w:val="PrrAPA"/>
        <w:rPr>
          <w:ins w:id="514" w:author="Steff Guzmán" w:date="2023-03-13T19:42:00Z"/>
        </w:rPr>
      </w:pPr>
    </w:p>
    <w:p w14:paraId="70B9F73C" w14:textId="77777777" w:rsidR="00D00CDF" w:rsidRDefault="00D00CDF" w:rsidP="005814B4">
      <w:pPr>
        <w:pStyle w:val="PrrAPA"/>
        <w:rPr>
          <w:ins w:id="515" w:author="Steff Guzmán" w:date="2023-03-13T19:03:00Z"/>
        </w:rPr>
      </w:pPr>
    </w:p>
    <w:p w14:paraId="080D84FC" w14:textId="77777777" w:rsidR="00DB0B24" w:rsidRDefault="00DB0B24" w:rsidP="005814B4">
      <w:pPr>
        <w:pStyle w:val="PrrAPA"/>
      </w:pPr>
    </w:p>
    <w:p w14:paraId="78066399" w14:textId="2827E709" w:rsidR="00704945" w:rsidRDefault="00704945" w:rsidP="005814B4">
      <w:pPr>
        <w:pStyle w:val="PrrAPA"/>
      </w:pPr>
    </w:p>
    <w:p w14:paraId="1DD700E4" w14:textId="1AD598EB" w:rsidR="00704945" w:rsidRDefault="00C87243">
      <w:pPr>
        <w:pStyle w:val="Descripcin"/>
        <w:pPrChange w:id="516" w:author="Steff Guzmán" w:date="2023-03-13T18:46:00Z">
          <w:pPr>
            <w:pStyle w:val="PrrAPA"/>
          </w:pPr>
        </w:pPrChange>
      </w:pPr>
      <w:bookmarkStart w:id="517" w:name="_Toc129625735"/>
      <w:ins w:id="518" w:author="Steff Guzmán" w:date="2023-03-13T18:46:00Z">
        <w:r>
          <w:lastRenderedPageBreak/>
          <w:t xml:space="preserve">Figura </w:t>
        </w:r>
        <w:r>
          <w:fldChar w:fldCharType="begin"/>
        </w:r>
        <w:r>
          <w:instrText xml:space="preserve"> SEQ Figura \* ARABIC </w:instrText>
        </w:r>
      </w:ins>
      <w:r>
        <w:fldChar w:fldCharType="separate"/>
      </w:r>
      <w:ins w:id="519" w:author="Steff Guzmán" w:date="2023-03-13T18:48:00Z">
        <w:r>
          <w:rPr>
            <w:noProof/>
          </w:rPr>
          <w:t>3</w:t>
        </w:r>
      </w:ins>
      <w:bookmarkEnd w:id="517"/>
      <w:ins w:id="520" w:author="Steff Guzmán" w:date="2023-03-13T18:46:00Z">
        <w:r>
          <w:fldChar w:fldCharType="end"/>
        </w:r>
      </w:ins>
    </w:p>
    <w:p w14:paraId="18948B81" w14:textId="2122E893" w:rsidR="00704945" w:rsidRPr="00104D00" w:rsidDel="00C87243" w:rsidRDefault="00704945" w:rsidP="005814B4">
      <w:pPr>
        <w:pStyle w:val="PrrAPA"/>
        <w:rPr>
          <w:del w:id="521" w:author="Steff Guzmán" w:date="2023-03-13T18:46:00Z"/>
          <w:b/>
          <w:bCs/>
          <w:i/>
          <w:rPrChange w:id="522" w:author="Steff Guzmán" w:date="2023-03-13T18:58:00Z">
            <w:rPr>
              <w:del w:id="523" w:author="Steff Guzmán" w:date="2023-03-13T18:46:00Z"/>
            </w:rPr>
          </w:rPrChange>
        </w:rPr>
      </w:pPr>
    </w:p>
    <w:p w14:paraId="62890DA6" w14:textId="0217EC65" w:rsidR="00704945" w:rsidRPr="00104D00" w:rsidDel="00244CE1" w:rsidRDefault="00704945">
      <w:pPr>
        <w:pStyle w:val="Descripcin"/>
        <w:rPr>
          <w:del w:id="524" w:author="Steff Guzmán" w:date="2023-03-13T18:32:00Z"/>
          <w:bCs/>
          <w:i/>
          <w:rPrChange w:id="525" w:author="Steff Guzmán" w:date="2023-03-13T18:58:00Z">
            <w:rPr>
              <w:del w:id="526" w:author="Steff Guzmán" w:date="2023-03-13T18:32:00Z"/>
            </w:rPr>
          </w:rPrChange>
        </w:rPr>
        <w:pPrChange w:id="527" w:author="Steff Guzmán" w:date="2023-03-13T18:45:00Z">
          <w:pPr>
            <w:pStyle w:val="PrrAPA"/>
          </w:pPr>
        </w:pPrChange>
      </w:pPr>
    </w:p>
    <w:p w14:paraId="513AFCBE" w14:textId="6AD48D12" w:rsidR="00704945" w:rsidRPr="00104D00" w:rsidDel="00C87243" w:rsidRDefault="00704945">
      <w:pPr>
        <w:pStyle w:val="Descripcin"/>
        <w:rPr>
          <w:del w:id="528" w:author="Steff Guzmán" w:date="2023-03-13T18:46:00Z"/>
          <w:bCs/>
          <w:i/>
          <w:rPrChange w:id="529" w:author="Steff Guzmán" w:date="2023-03-13T18:58:00Z">
            <w:rPr>
              <w:del w:id="530" w:author="Steff Guzmán" w:date="2023-03-13T18:46:00Z"/>
            </w:rPr>
          </w:rPrChange>
        </w:rPr>
        <w:pPrChange w:id="531" w:author="Steff Guzmán" w:date="2023-03-13T18:32:00Z">
          <w:pPr>
            <w:pStyle w:val="PrrAPA"/>
          </w:pPr>
        </w:pPrChange>
      </w:pPr>
    </w:p>
    <w:p w14:paraId="123E8231" w14:textId="41060626" w:rsidR="005814B4" w:rsidRPr="00104D00" w:rsidDel="00C87243" w:rsidRDefault="005814B4" w:rsidP="005814B4">
      <w:pPr>
        <w:pStyle w:val="PrrAPA"/>
        <w:ind w:firstLine="0"/>
        <w:rPr>
          <w:del w:id="532" w:author="Steff Guzmán" w:date="2023-03-13T18:46:00Z"/>
          <w:b/>
          <w:bCs/>
          <w:i/>
          <w:rPrChange w:id="533" w:author="Steff Guzmán" w:date="2023-03-13T18:58:00Z">
            <w:rPr>
              <w:del w:id="534" w:author="Steff Guzmán" w:date="2023-03-13T18:46:00Z"/>
              <w:b/>
              <w:bCs/>
            </w:rPr>
          </w:rPrChange>
        </w:rPr>
      </w:pPr>
      <w:del w:id="535" w:author="Steff Guzmán" w:date="2023-03-13T18:46:00Z">
        <w:r w:rsidRPr="00104D00" w:rsidDel="00C87243">
          <w:rPr>
            <w:b/>
            <w:bCs/>
            <w:i/>
            <w:rPrChange w:id="536" w:author="Steff Guzmán" w:date="2023-03-13T18:58:00Z">
              <w:rPr>
                <w:b/>
                <w:bCs/>
              </w:rPr>
            </w:rPrChange>
          </w:rPr>
          <w:delText>Figura 3.</w:delText>
        </w:r>
      </w:del>
    </w:p>
    <w:p w14:paraId="2385D031" w14:textId="643E70D3" w:rsidR="005814B4" w:rsidRPr="00104D00" w:rsidRDefault="005814B4" w:rsidP="005814B4">
      <w:pPr>
        <w:pStyle w:val="Descripcin"/>
        <w:rPr>
          <w:rFonts w:cs="Times New Roman"/>
          <w:b w:val="0"/>
          <w:bCs/>
          <w:i/>
          <w:iCs w:val="0"/>
          <w:rPrChange w:id="537" w:author="Steff Guzmán" w:date="2023-03-13T18:58:00Z">
            <w:rPr>
              <w:rFonts w:cs="Times New Roman"/>
            </w:rPr>
          </w:rPrChange>
        </w:rPr>
      </w:pPr>
      <w:r w:rsidRPr="00104D00">
        <w:rPr>
          <w:rFonts w:cs="Times New Roman"/>
          <w:b w:val="0"/>
          <w:bCs/>
          <w:i/>
          <w:iCs w:val="0"/>
          <w:rPrChange w:id="538" w:author="Steff Guzmán" w:date="2023-03-13T18:58:00Z">
            <w:rPr>
              <w:rFonts w:cs="Times New Roman"/>
            </w:rPr>
          </w:rPrChange>
        </w:rPr>
        <w:t xml:space="preserve">Funcionamiento de actuadores </w:t>
      </w:r>
      <w:proofErr w:type="spellStart"/>
      <w:r w:rsidRPr="00104D00">
        <w:rPr>
          <w:rFonts w:cs="Times New Roman"/>
          <w:b w:val="0"/>
          <w:bCs/>
          <w:i/>
          <w:iCs w:val="0"/>
          <w:rPrChange w:id="539" w:author="Steff Guzmán" w:date="2023-03-13T18:58:00Z">
            <w:rPr>
              <w:rFonts w:cs="Times New Roman"/>
            </w:rPr>
          </w:rPrChange>
        </w:rPr>
        <w:t>IoT</w:t>
      </w:r>
      <w:proofErr w:type="spellEnd"/>
    </w:p>
    <w:p w14:paraId="45D66167" w14:textId="4A7B329B" w:rsidR="005814B4" w:rsidRPr="00BB53D7" w:rsidRDefault="00787DED">
      <w:pPr>
        <w:pStyle w:val="PrrAPA"/>
        <w:jc w:val="center"/>
        <w:pPrChange w:id="540" w:author="Steff Guzmán" w:date="2023-03-13T19:02:00Z">
          <w:pPr>
            <w:pStyle w:val="PrrAPA"/>
          </w:pPr>
        </w:pPrChange>
      </w:pPr>
      <w:r w:rsidRPr="00BB53D7">
        <w:rPr>
          <w:noProof/>
        </w:rPr>
        <w:drawing>
          <wp:inline distT="0" distB="0" distL="0" distR="0" wp14:anchorId="1F7616EC" wp14:editId="4007BBBC">
            <wp:extent cx="4187321" cy="2354400"/>
            <wp:effectExtent l="0" t="0" r="3810" b="825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87321" cy="2354400"/>
                    </a:xfrm>
                    <a:prstGeom prst="rect">
                      <a:avLst/>
                    </a:prstGeom>
                  </pic:spPr>
                </pic:pic>
              </a:graphicData>
            </a:graphic>
          </wp:inline>
        </w:drawing>
      </w:r>
    </w:p>
    <w:p w14:paraId="2C96DE65" w14:textId="40C3C8C0" w:rsidR="00EF7707" w:rsidRDefault="00DB0B24" w:rsidP="00EF7707">
      <w:pPr>
        <w:rPr>
          <w:ins w:id="541" w:author="Camilo Andrés Díaz Gómez" w:date="2023-03-12T18:23:00Z"/>
          <w:rFonts w:cs="Times New Roman"/>
          <w:i/>
          <w:iCs/>
          <w:szCs w:val="24"/>
        </w:rPr>
      </w:pPr>
      <w:ins w:id="542" w:author="Steff Guzmán" w:date="2023-03-13T19:02:00Z">
        <w:r>
          <w:rPr>
            <w:rFonts w:cs="Times New Roman"/>
            <w:i/>
            <w:iCs/>
            <w:szCs w:val="24"/>
          </w:rPr>
          <w:t xml:space="preserve">Fuente: </w:t>
        </w:r>
      </w:ins>
      <w:ins w:id="543" w:author="Camilo Andrés Díaz Gómez" w:date="2023-03-12T18:23:00Z">
        <w:r w:rsidR="00EF7707">
          <w:rPr>
            <w:rFonts w:cs="Times New Roman"/>
            <w:i/>
            <w:iCs/>
            <w:szCs w:val="24"/>
          </w:rPr>
          <w:t>Elaboración propia.</w:t>
        </w:r>
      </w:ins>
    </w:p>
    <w:p w14:paraId="26D32AFE" w14:textId="77777777" w:rsidR="00EF7707" w:rsidRPr="00925111" w:rsidRDefault="00EF7707" w:rsidP="00EF7707">
      <w:pPr>
        <w:rPr>
          <w:ins w:id="544" w:author="Camilo Andrés Díaz Gómez" w:date="2023-03-12T18:23:00Z"/>
          <w:rFonts w:cs="Times New Roman"/>
          <w:i/>
          <w:iCs/>
          <w:szCs w:val="24"/>
        </w:rPr>
      </w:pPr>
    </w:p>
    <w:p w14:paraId="1A9E94AD" w14:textId="56F01B94" w:rsidR="005814B4" w:rsidRDefault="005814B4" w:rsidP="005814B4">
      <w:pPr>
        <w:rPr>
          <w:rFonts w:cs="Times New Roman"/>
          <w:b/>
          <w:bCs/>
          <w:i/>
          <w:iCs/>
        </w:rPr>
      </w:pPr>
      <w:r w:rsidRPr="00BB53D7">
        <w:rPr>
          <w:rFonts w:cs="Times New Roman"/>
          <w:b/>
          <w:bCs/>
          <w:i/>
          <w:iCs/>
        </w:rPr>
        <w:t>Gateway</w:t>
      </w:r>
    </w:p>
    <w:p w14:paraId="545EEEF5" w14:textId="77777777" w:rsidR="00616790" w:rsidRPr="00BB53D7" w:rsidRDefault="00616790" w:rsidP="005814B4">
      <w:pPr>
        <w:rPr>
          <w:rFonts w:cs="Times New Roman"/>
          <w:b/>
          <w:bCs/>
          <w:i/>
          <w:iCs/>
        </w:rPr>
      </w:pPr>
    </w:p>
    <w:p w14:paraId="50BA7DA6" w14:textId="2F4AB5F1" w:rsidR="005814B4" w:rsidRDefault="005814B4">
      <w:pPr>
        <w:pStyle w:val="PrrAPA"/>
        <w:ind w:firstLine="720"/>
        <w:pPrChange w:id="545" w:author="Steff Guzmán" w:date="2023-03-13T19:43:00Z">
          <w:pPr>
            <w:pStyle w:val="PrrAPA"/>
          </w:pPr>
        </w:pPrChange>
      </w:pPr>
      <w:r w:rsidRPr="00BB53D7">
        <w:t xml:space="preserve">Los </w:t>
      </w:r>
      <w:proofErr w:type="spellStart"/>
      <w:r w:rsidRPr="00BB53D7">
        <w:t>gateways</w:t>
      </w:r>
      <w:proofErr w:type="spellEnd"/>
      <w:r w:rsidRPr="00BB53D7">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B53D7">
            <w:fldChar w:fldCharType="begin"/>
          </w:r>
          <w:r w:rsidRPr="00BB53D7">
            <w:instrText xml:space="preserve"> CITATION Cre18 \l 9226 </w:instrText>
          </w:r>
          <w:r w:rsidRPr="00BB53D7">
            <w:fldChar w:fldCharType="separate"/>
          </w:r>
          <w:r w:rsidRPr="00BB53D7">
            <w:rPr>
              <w:noProof/>
            </w:rPr>
            <w:t>(Crespo Moreno, 2018)</w:t>
          </w:r>
          <w:r w:rsidRPr="00BB53D7">
            <w:fldChar w:fldCharType="end"/>
          </w:r>
        </w:sdtContent>
      </w:sdt>
      <w:r w:rsidRPr="00BB53D7">
        <w:t>.</w:t>
      </w:r>
    </w:p>
    <w:p w14:paraId="6032A8E1" w14:textId="77777777" w:rsidR="00616790" w:rsidRDefault="00616790">
      <w:pPr>
        <w:pStyle w:val="PrrAPA"/>
        <w:ind w:firstLine="720"/>
        <w:pPrChange w:id="546" w:author="Steff Guzmán" w:date="2023-03-13T19:43:00Z">
          <w:pPr>
            <w:pStyle w:val="PrrAPA"/>
          </w:pPr>
        </w:pPrChange>
      </w:pPr>
    </w:p>
    <w:p w14:paraId="7CA17C84" w14:textId="1285A0C6" w:rsidR="00616790" w:rsidRDefault="00616790" w:rsidP="00616790">
      <w:pPr>
        <w:rPr>
          <w:rFonts w:cs="Times New Roman"/>
          <w:b/>
          <w:bCs/>
          <w:i/>
          <w:iCs/>
        </w:rPr>
      </w:pPr>
      <w:r w:rsidRPr="003A651E">
        <w:rPr>
          <w:rFonts w:cs="Times New Roman"/>
          <w:b/>
          <w:bCs/>
          <w:i/>
          <w:iCs/>
        </w:rPr>
        <w:t>Teléfonos inteligentes y tablets</w:t>
      </w:r>
    </w:p>
    <w:p w14:paraId="2B758806" w14:textId="77777777" w:rsidR="00616790" w:rsidRPr="003A651E" w:rsidRDefault="00616790" w:rsidP="00616790">
      <w:pPr>
        <w:rPr>
          <w:rFonts w:cs="Times New Roman"/>
          <w:b/>
          <w:bCs/>
          <w:i/>
          <w:iCs/>
        </w:rPr>
      </w:pPr>
    </w:p>
    <w:p w14:paraId="5A32BF53" w14:textId="77777777" w:rsidR="00616790" w:rsidRPr="003A651E" w:rsidRDefault="00616790">
      <w:pPr>
        <w:pStyle w:val="PrrAPA"/>
        <w:ind w:firstLine="720"/>
        <w:pPrChange w:id="547" w:author="Steff Guzmán" w:date="2023-03-13T19:43:00Z">
          <w:pPr>
            <w:pStyle w:val="PrrAPA"/>
          </w:pPr>
        </w:pPrChange>
      </w:pPr>
      <w:r w:rsidRPr="003A651E">
        <w:t>Estos dispositivos se pueden usar para controlar y monitorear dispositivos IoT de forma remota.</w:t>
      </w:r>
    </w:p>
    <w:p w14:paraId="67E2B83A" w14:textId="77777777" w:rsidR="00616790" w:rsidRPr="00B40B00" w:rsidRDefault="00616790" w:rsidP="00616790">
      <w:pPr>
        <w:pStyle w:val="PrrAPA"/>
        <w:ind w:left="708"/>
        <w:rPr>
          <w:color w:val="5B9BD5" w:themeColor="accent5"/>
        </w:rPr>
      </w:pPr>
    </w:p>
    <w:p w14:paraId="7FC28A8B" w14:textId="77777777" w:rsidR="00616790" w:rsidRPr="003A651E" w:rsidRDefault="00616790" w:rsidP="00616790">
      <w:pPr>
        <w:rPr>
          <w:rFonts w:cs="Times New Roman"/>
          <w:b/>
          <w:bCs/>
          <w:i/>
          <w:iCs/>
        </w:rPr>
      </w:pPr>
      <w:r w:rsidRPr="003A651E">
        <w:rPr>
          <w:rFonts w:cs="Times New Roman"/>
          <w:b/>
          <w:bCs/>
          <w:i/>
          <w:iCs/>
        </w:rPr>
        <w:t>Wearables</w:t>
      </w:r>
    </w:p>
    <w:p w14:paraId="6549F1E7" w14:textId="77777777" w:rsidR="00616790" w:rsidRPr="003A651E" w:rsidRDefault="00616790">
      <w:pPr>
        <w:pStyle w:val="PrrAPA"/>
        <w:ind w:firstLine="720"/>
        <w:pPrChange w:id="548" w:author="Steff Guzmán" w:date="2023-03-13T19:43:00Z">
          <w:pPr>
            <w:pStyle w:val="PrrAPA"/>
          </w:pPr>
        </w:pPrChange>
      </w:pPr>
      <w:r w:rsidRPr="003A651E">
        <w:t>Estos dispositivos, como relojes inteligentes y rastreadores de actividad física, recopilan y transmiten datos sobre la actividad física y la salud de un usuario.</w:t>
      </w:r>
    </w:p>
    <w:p w14:paraId="60D20B0D" w14:textId="77777777" w:rsidR="00616790" w:rsidRPr="00B40B00" w:rsidRDefault="00616790">
      <w:pPr>
        <w:pStyle w:val="PrrAPA"/>
        <w:ind w:left="708" w:firstLine="720"/>
        <w:rPr>
          <w:color w:val="5B9BD5" w:themeColor="accent5"/>
        </w:rPr>
        <w:pPrChange w:id="549" w:author="Steff Guzmán" w:date="2023-03-13T19:43:00Z">
          <w:pPr>
            <w:pStyle w:val="PrrAPA"/>
            <w:ind w:left="708"/>
          </w:pPr>
        </w:pPrChange>
      </w:pPr>
    </w:p>
    <w:p w14:paraId="74FECD48" w14:textId="77777777" w:rsidR="00616790" w:rsidRPr="003A651E" w:rsidRDefault="00616790" w:rsidP="00616790">
      <w:pPr>
        <w:rPr>
          <w:rFonts w:cs="Times New Roman"/>
          <w:b/>
          <w:bCs/>
          <w:i/>
          <w:iCs/>
        </w:rPr>
      </w:pPr>
      <w:r w:rsidRPr="003A651E">
        <w:rPr>
          <w:rFonts w:cs="Times New Roman"/>
          <w:b/>
          <w:bCs/>
          <w:i/>
          <w:iCs/>
        </w:rPr>
        <w:t>Electrodomésticos inteligentes</w:t>
      </w:r>
    </w:p>
    <w:p w14:paraId="6E164202" w14:textId="77777777" w:rsidR="00616790" w:rsidRPr="003A651E" w:rsidRDefault="00616790">
      <w:pPr>
        <w:pStyle w:val="PrrAPA"/>
        <w:ind w:firstLine="720"/>
        <w:pPrChange w:id="550" w:author="Steff Guzmán" w:date="2023-03-13T19:43:00Z">
          <w:pPr>
            <w:pStyle w:val="PrrAPA"/>
          </w:pPr>
        </w:pPrChange>
      </w:pPr>
      <w:r w:rsidRPr="003A651E">
        <w:t>Estos dispositivos, como termostatos y refrigeradores inteligentes, se pueden controlar y monitorear de forma remota a través de un teléfono inteligente o una tableta.</w:t>
      </w:r>
    </w:p>
    <w:p w14:paraId="66EF347F" w14:textId="77777777" w:rsidR="00616790" w:rsidRPr="00B40B00" w:rsidRDefault="00616790" w:rsidP="00616790">
      <w:pPr>
        <w:pStyle w:val="PrrAPA"/>
        <w:ind w:left="708"/>
        <w:rPr>
          <w:color w:val="5B9BD5" w:themeColor="accent5"/>
        </w:rPr>
      </w:pPr>
    </w:p>
    <w:p w14:paraId="01BDCA07" w14:textId="77777777" w:rsidR="00616790" w:rsidRPr="003A651E" w:rsidRDefault="00616790" w:rsidP="00616790">
      <w:pPr>
        <w:rPr>
          <w:rFonts w:cs="Times New Roman"/>
          <w:b/>
          <w:bCs/>
          <w:i/>
          <w:iCs/>
        </w:rPr>
      </w:pPr>
      <w:r w:rsidRPr="003A651E">
        <w:rPr>
          <w:rFonts w:cs="Times New Roman"/>
          <w:b/>
          <w:bCs/>
          <w:i/>
          <w:iCs/>
        </w:rPr>
        <w:t>Sistemas integrados</w:t>
      </w:r>
    </w:p>
    <w:p w14:paraId="68FC1282" w14:textId="77777777" w:rsidR="00616790" w:rsidRPr="003A651E" w:rsidRDefault="00616790">
      <w:pPr>
        <w:pStyle w:val="PrrAPA"/>
        <w:ind w:firstLine="720"/>
        <w:pPrChange w:id="551" w:author="Steff Guzmán" w:date="2023-03-13T19:43:00Z">
          <w:pPr>
            <w:pStyle w:val="PrrAPA"/>
          </w:pPr>
        </w:pPrChange>
      </w:pPr>
      <w:r w:rsidRPr="003A651E">
        <w:t>Estos son sistemas informáticos especializados que están integrados en otros dispositivos, como automóviles o sistemas de seguridad para el hogar, para permitir la funcionalidad de IoT.</w:t>
      </w:r>
    </w:p>
    <w:p w14:paraId="61EDD8C2" w14:textId="77777777" w:rsidR="00616790" w:rsidRPr="00BB53D7" w:rsidRDefault="00616790" w:rsidP="005814B4">
      <w:pPr>
        <w:pStyle w:val="PrrAPA"/>
      </w:pPr>
    </w:p>
    <w:p w14:paraId="259B3B20" w14:textId="4F380C99" w:rsidR="005814B4" w:rsidRPr="00BB53D7" w:rsidRDefault="005814B4" w:rsidP="005814B4">
      <w:pPr>
        <w:pStyle w:val="PrrAPA"/>
        <w:ind w:firstLine="0"/>
        <w:rPr>
          <w:b/>
          <w:bCs/>
        </w:rPr>
      </w:pPr>
    </w:p>
    <w:p w14:paraId="3448187C" w14:textId="1E9BEF3F" w:rsidR="005814B4" w:rsidRPr="00BB53D7" w:rsidRDefault="00B40FCE" w:rsidP="005814B4">
      <w:pPr>
        <w:pStyle w:val="PrrAPA"/>
        <w:ind w:firstLine="0"/>
        <w:rPr>
          <w:b/>
          <w:bCs/>
        </w:rPr>
      </w:pPr>
      <w:r w:rsidRPr="00BB53D7">
        <w:rPr>
          <w:b/>
          <w:bCs/>
        </w:rPr>
        <w:t>Plataformas IoT</w:t>
      </w:r>
    </w:p>
    <w:p w14:paraId="39646E27" w14:textId="3D314933" w:rsidR="00B40FCE" w:rsidRPr="00BB53D7" w:rsidRDefault="00B40FCE">
      <w:pPr>
        <w:pStyle w:val="PrrAPA"/>
        <w:ind w:firstLine="720"/>
        <w:pPrChange w:id="552" w:author="Steff Guzmán" w:date="2023-03-13T19:44:00Z">
          <w:pPr>
            <w:pStyle w:val="PrrAPA"/>
          </w:pPr>
        </w:pPrChange>
      </w:pPr>
      <w:r w:rsidRPr="00BB53D7">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 </w:t>
      </w:r>
      <w:sdt>
        <w:sdtPr>
          <w:id w:val="387076818"/>
          <w:citation/>
        </w:sdtPr>
        <w:sdtContent>
          <w:r w:rsidRPr="00BB53D7">
            <w:fldChar w:fldCharType="begin"/>
          </w:r>
          <w:r w:rsidRPr="00BB53D7">
            <w:instrText xml:space="preserve"> CITATION Sis17 \l 9226 </w:instrText>
          </w:r>
          <w:r w:rsidRPr="00BB53D7">
            <w:fldChar w:fldCharType="separate"/>
          </w:r>
          <w:r w:rsidRPr="00BB53D7">
            <w:rPr>
              <w:noProof/>
            </w:rPr>
            <w:t>(Quiñones Cuenca, González Jaramillo, Torres, &amp; Miguel , 2017)</w:t>
          </w:r>
          <w:r w:rsidRPr="00BB53D7">
            <w:fldChar w:fldCharType="end"/>
          </w:r>
        </w:sdtContent>
      </w:sdt>
      <w:r w:rsidRPr="00BB53D7">
        <w:t>.</w:t>
      </w:r>
    </w:p>
    <w:p w14:paraId="26D1F9C7" w14:textId="60680F5F" w:rsidR="00B40FCE" w:rsidRPr="00BB53D7" w:rsidRDefault="00B40FCE" w:rsidP="00B40FCE">
      <w:pPr>
        <w:pStyle w:val="PrrAPA"/>
        <w:ind w:firstLine="0"/>
      </w:pPr>
    </w:p>
    <w:p w14:paraId="1322A5AD" w14:textId="769D18A0" w:rsidR="00B40FCE" w:rsidRPr="00BB53D7" w:rsidRDefault="00B40FCE" w:rsidP="00B40FCE">
      <w:pPr>
        <w:pStyle w:val="PrrAPA"/>
        <w:ind w:firstLine="0"/>
        <w:rPr>
          <w:b/>
          <w:bCs/>
          <w:i/>
          <w:iCs/>
        </w:rPr>
      </w:pPr>
      <w:r w:rsidRPr="00BB53D7">
        <w:rPr>
          <w:b/>
          <w:bCs/>
          <w:i/>
          <w:iCs/>
        </w:rPr>
        <w:t xml:space="preserve">Analítica De Datos </w:t>
      </w:r>
    </w:p>
    <w:p w14:paraId="4AE0F26B" w14:textId="77777777" w:rsidR="00B40FCE" w:rsidRPr="00BB53D7" w:rsidRDefault="00B40FCE">
      <w:pPr>
        <w:pStyle w:val="PrrAPA"/>
        <w:ind w:firstLine="720"/>
        <w:pPrChange w:id="553" w:author="Steff Guzmán" w:date="2023-03-13T19:44:00Z">
          <w:pPr>
            <w:pStyle w:val="PrrAPA"/>
          </w:pPr>
        </w:pPrChange>
      </w:pPr>
      <w:r w:rsidRPr="00BB53D7">
        <w:t>La analítica de datos es el uso de la información que se puede obtener de manera digital, con el propósito de extraer la mejor información para poder tomar las mejores decisiones</w:t>
      </w:r>
      <w:sdt>
        <w:sdtPr>
          <w:id w:val="1268816355"/>
          <w:citation/>
        </w:sdtPr>
        <w:sdtContent>
          <w:r w:rsidRPr="00BB53D7">
            <w:fldChar w:fldCharType="begin"/>
          </w:r>
          <w:r w:rsidRPr="00BB53D7">
            <w:instrText xml:space="preserve"> CITATION Gib12 \l 9226 </w:instrText>
          </w:r>
          <w:r w:rsidRPr="00BB53D7">
            <w:fldChar w:fldCharType="separate"/>
          </w:r>
          <w:r w:rsidRPr="00BB53D7">
            <w:rPr>
              <w:noProof/>
            </w:rPr>
            <w:t xml:space="preserve"> (Gibbs, 2012)</w:t>
          </w:r>
          <w:r w:rsidRPr="00BB53D7">
            <w:fldChar w:fldCharType="end"/>
          </w:r>
        </w:sdtContent>
      </w:sdt>
      <w:r w:rsidRPr="00BB53D7">
        <w:t>; varios autores vinculan la analítica con el manejo de variables con el uso de algoritmos.</w:t>
      </w:r>
    </w:p>
    <w:p w14:paraId="32C0D062" w14:textId="77777777" w:rsidR="00B40FCE" w:rsidRPr="00BB53D7" w:rsidRDefault="00B40FCE">
      <w:pPr>
        <w:pStyle w:val="PrrAPA"/>
        <w:ind w:firstLine="720"/>
        <w:rPr>
          <w:b/>
        </w:rPr>
        <w:pPrChange w:id="554" w:author="Steff Guzmán" w:date="2023-03-13T19:44:00Z">
          <w:pPr>
            <w:pStyle w:val="PrrAPA"/>
          </w:pPr>
        </w:pPrChange>
      </w:pPr>
    </w:p>
    <w:p w14:paraId="1C044D76" w14:textId="71B6A2B3" w:rsidR="00B40FCE" w:rsidRDefault="00B40FCE">
      <w:pPr>
        <w:pStyle w:val="PrrAPA"/>
        <w:ind w:firstLine="720"/>
        <w:rPr>
          <w:lang w:eastAsia="es-CO"/>
        </w:rPr>
        <w:pPrChange w:id="555" w:author="Steff Guzmán" w:date="2023-03-13T19:44:00Z">
          <w:pPr>
            <w:pStyle w:val="PrrAPA"/>
          </w:pPr>
        </w:pPrChange>
      </w:pPr>
      <w:r w:rsidRPr="00BB53D7">
        <w:rPr>
          <w:lang w:eastAsia="es-CO"/>
        </w:rPr>
        <w:t xml:space="preserve">La analítica de datos puede clasificarse en tres grandes categorías: analítica descriptiva, analítica predictiva y analítica prescriptiva </w:t>
      </w:r>
      <w:commentRangeStart w:id="556"/>
      <w:r w:rsidRPr="00BB53D7">
        <w:rPr>
          <w:lang w:eastAsia="es-CO"/>
        </w:rPr>
        <w:t>(</w:t>
      </w:r>
      <w:proofErr w:type="spellStart"/>
      <w:r w:rsidRPr="00BB53D7">
        <w:rPr>
          <w:lang w:eastAsia="es-CO"/>
        </w:rPr>
        <w:t>Pusala</w:t>
      </w:r>
      <w:proofErr w:type="spellEnd"/>
      <w:r w:rsidRPr="00BB53D7">
        <w:rPr>
          <w:lang w:eastAsia="es-CO"/>
        </w:rPr>
        <w:t xml:space="preserve">, </w:t>
      </w:r>
      <w:proofErr w:type="spellStart"/>
      <w:r w:rsidRPr="00BB53D7">
        <w:rPr>
          <w:lang w:eastAsia="es-CO"/>
        </w:rPr>
        <w:t>Amini</w:t>
      </w:r>
      <w:proofErr w:type="spellEnd"/>
      <w:r w:rsidRPr="00BB53D7">
        <w:rPr>
          <w:lang w:eastAsia="es-CO"/>
        </w:rPr>
        <w:t xml:space="preserve">, </w:t>
      </w:r>
      <w:proofErr w:type="spellStart"/>
      <w:r w:rsidRPr="00BB53D7">
        <w:rPr>
          <w:lang w:eastAsia="es-CO"/>
        </w:rPr>
        <w:t>Katukuri</w:t>
      </w:r>
      <w:proofErr w:type="spellEnd"/>
      <w:ins w:id="557" w:author="Camilo Andrés Díaz Gómez" w:date="2023-03-12T18:20:00Z">
        <w:r w:rsidR="00682C23">
          <w:rPr>
            <w:lang w:eastAsia="es-CO"/>
          </w:rPr>
          <w:t xml:space="preserve">, </w:t>
        </w:r>
      </w:ins>
      <w:del w:id="558" w:author="Camilo Andrés Díaz Gómez" w:date="2023-03-12T18:20:00Z">
        <w:r w:rsidRPr="00BB53D7" w:rsidDel="00682C23">
          <w:rPr>
            <w:lang w:eastAsia="es-CO"/>
          </w:rPr>
          <w:delText>(</w:delText>
        </w:r>
      </w:del>
      <w:r w:rsidRPr="00BB53D7">
        <w:rPr>
          <w:lang w:eastAsia="es-CO"/>
        </w:rPr>
        <w:t>2016).</w:t>
      </w:r>
      <w:commentRangeEnd w:id="556"/>
      <w:r w:rsidR="003D4F76">
        <w:rPr>
          <w:rStyle w:val="Refdecomentario"/>
          <w:rFonts w:cstheme="minorBidi"/>
        </w:rPr>
        <w:commentReference w:id="556"/>
      </w:r>
    </w:p>
    <w:p w14:paraId="3CC4EA0A" w14:textId="77777777" w:rsidR="00616790" w:rsidRPr="00BB53D7" w:rsidRDefault="00616790" w:rsidP="00B40FCE">
      <w:pPr>
        <w:pStyle w:val="PrrAPA"/>
        <w:rPr>
          <w:lang w:eastAsia="es-CO"/>
        </w:rPr>
      </w:pPr>
    </w:p>
    <w:p w14:paraId="7A7D5F56" w14:textId="77777777" w:rsidR="00B40FCE" w:rsidRPr="00BB53D7" w:rsidRDefault="00B40FCE">
      <w:pPr>
        <w:pStyle w:val="PrrAPA"/>
        <w:ind w:firstLine="720"/>
        <w:rPr>
          <w:b/>
          <w:bCs/>
          <w:i/>
          <w:iCs/>
          <w:lang w:eastAsia="es-CO"/>
        </w:rPr>
        <w:pPrChange w:id="559" w:author="Steff Guzmán" w:date="2023-03-13T19:44:00Z">
          <w:pPr>
            <w:pStyle w:val="PrrAPA"/>
          </w:pPr>
        </w:pPrChange>
      </w:pPr>
      <w:r w:rsidRPr="00BB53D7">
        <w:rPr>
          <w:b/>
          <w:bCs/>
          <w:i/>
          <w:iCs/>
          <w:lang w:eastAsia="es-CO"/>
        </w:rPr>
        <w:lastRenderedPageBreak/>
        <w:t>La analítica de datos descriptiva.</w:t>
      </w:r>
    </w:p>
    <w:p w14:paraId="0C9EC197" w14:textId="7A87EFC1" w:rsidR="00B40FCE" w:rsidRPr="00BB53D7" w:rsidRDefault="00B40FCE">
      <w:pPr>
        <w:pStyle w:val="PrrAPA"/>
        <w:ind w:firstLine="720"/>
        <w:rPr>
          <w:lang w:eastAsia="es-CO"/>
        </w:rPr>
        <w:pPrChange w:id="560" w:author="Steff Guzmán" w:date="2023-03-13T19:44:00Z">
          <w:pPr>
            <w:pStyle w:val="PrrAPA"/>
          </w:pPr>
        </w:pPrChange>
      </w:pPr>
      <w:r w:rsidRPr="00BB53D7">
        <w:rPr>
          <w:lang w:eastAsia="es-CO"/>
        </w:rPr>
        <w:t>Como estado inicial en el que los diferentes tomadores de decisiones profundizan en los respectivos datos históricos con el fin de detectar patrones de comportamiento en las variables para realizar análisis de correlación.</w:t>
      </w:r>
      <w:sdt>
        <w:sdtPr>
          <w:rPr>
            <w:lang w:eastAsia="es-CO"/>
          </w:rPr>
          <w:id w:val="-1049295451"/>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 xml:space="preserve"> (ibertech, 2006)</w:t>
          </w:r>
          <w:r w:rsidRPr="00BB53D7">
            <w:rPr>
              <w:lang w:eastAsia="es-CO"/>
            </w:rPr>
            <w:fldChar w:fldCharType="end"/>
          </w:r>
        </w:sdtContent>
      </w:sdt>
      <w:r w:rsidR="00BB53D7" w:rsidRPr="00BB53D7">
        <w:rPr>
          <w:lang w:eastAsia="es-CO"/>
        </w:rPr>
        <w:t>.</w:t>
      </w:r>
    </w:p>
    <w:p w14:paraId="3EDB34DE" w14:textId="77777777" w:rsidR="00BB53D7" w:rsidRPr="00BB53D7" w:rsidRDefault="00BB53D7">
      <w:pPr>
        <w:pStyle w:val="PrrAPA"/>
        <w:ind w:firstLine="720"/>
        <w:rPr>
          <w:b/>
          <w:bCs/>
          <w:i/>
          <w:iCs/>
        </w:rPr>
        <w:pPrChange w:id="561" w:author="Steff Guzmán" w:date="2023-03-13T19:44:00Z">
          <w:pPr>
            <w:pStyle w:val="PrrAPA"/>
          </w:pPr>
        </w:pPrChange>
      </w:pPr>
    </w:p>
    <w:p w14:paraId="23346461" w14:textId="511F7513" w:rsidR="00B40FCE" w:rsidRPr="00BB53D7" w:rsidRDefault="00B40FCE">
      <w:pPr>
        <w:pStyle w:val="PrrAPA"/>
        <w:ind w:firstLine="720"/>
        <w:rPr>
          <w:i/>
          <w:iCs/>
        </w:rPr>
        <w:pPrChange w:id="562" w:author="Steff Guzmán" w:date="2023-03-13T19:44:00Z">
          <w:pPr>
            <w:pStyle w:val="PrrAPA"/>
          </w:pPr>
        </w:pPrChange>
      </w:pPr>
      <w:r w:rsidRPr="00BB53D7">
        <w:rPr>
          <w:b/>
          <w:bCs/>
          <w:i/>
          <w:iCs/>
        </w:rPr>
        <w:t>La analítica de datos predictiva</w:t>
      </w:r>
      <w:r w:rsidRPr="00BB53D7">
        <w:rPr>
          <w:i/>
          <w:iCs/>
        </w:rPr>
        <w:t>.</w:t>
      </w:r>
    </w:p>
    <w:p w14:paraId="404AB2C3" w14:textId="3443EC0B" w:rsidR="00B40FCE" w:rsidRPr="00BB53D7" w:rsidRDefault="00B40FCE">
      <w:pPr>
        <w:pStyle w:val="PrrAPA"/>
        <w:ind w:firstLine="720"/>
        <w:rPr>
          <w:lang w:eastAsia="es-CO"/>
        </w:rPr>
        <w:pPrChange w:id="563" w:author="Steff Guzmán" w:date="2023-03-13T19:44:00Z">
          <w:pPr>
            <w:pStyle w:val="PrrAPA"/>
          </w:pPr>
        </w:pPrChange>
      </w:pPr>
      <w:r w:rsidRPr="00BB53D7">
        <w:t xml:space="preserve">Donde las empresas con datos registrados </w:t>
      </w:r>
      <w:del w:id="564" w:author="DIANA CAROLINA CANDIA HERRERA" w:date="2023-03-07T10:06:00Z">
        <w:r w:rsidRPr="00BB53D7" w:rsidDel="003D4F76">
          <w:delText>anteriormente  generan</w:delText>
        </w:r>
      </w:del>
      <w:ins w:id="565" w:author="DIANA CAROLINA CANDIA HERRERA" w:date="2023-03-07T10:06:00Z">
        <w:r w:rsidR="003D4F76" w:rsidRPr="00BB53D7">
          <w:t>anteriormente generan</w:t>
        </w:r>
      </w:ins>
      <w:r w:rsidRPr="00BB53D7">
        <w:t xml:space="preserve"> modelos de pronósticos sobre las tendencias y así poder realizar cambios para mejorar </w:t>
      </w:r>
      <w:sdt>
        <w:sdtPr>
          <w:rPr>
            <w:lang w:eastAsia="es-CO"/>
          </w:rPr>
          <w:id w:val="1291943706"/>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r w:rsidRPr="00BB53D7">
        <w:rPr>
          <w:lang w:eastAsia="es-CO"/>
        </w:rPr>
        <w:t>.</w:t>
      </w:r>
    </w:p>
    <w:p w14:paraId="2467E530" w14:textId="40D036A8" w:rsidR="00B40FCE" w:rsidRPr="00BB53D7" w:rsidRDefault="00B40FCE">
      <w:pPr>
        <w:pStyle w:val="PrrAPA"/>
        <w:ind w:firstLine="720"/>
        <w:rPr>
          <w:b/>
          <w:bCs/>
          <w:i/>
          <w:iCs/>
        </w:rPr>
        <w:pPrChange w:id="566" w:author="Steff Guzmán" w:date="2023-03-13T19:44:00Z">
          <w:pPr>
            <w:pStyle w:val="PrrAPA"/>
          </w:pPr>
        </w:pPrChange>
      </w:pPr>
      <w:r w:rsidRPr="00BB53D7">
        <w:rPr>
          <w:b/>
          <w:bCs/>
          <w:i/>
          <w:iCs/>
        </w:rPr>
        <w:t>La analítica de datos prescriptiva.</w:t>
      </w:r>
    </w:p>
    <w:p w14:paraId="1B899745" w14:textId="032C45D3" w:rsidR="00B40FCE" w:rsidRPr="00BB53D7" w:rsidRDefault="00B40FCE">
      <w:pPr>
        <w:pStyle w:val="PrrAPA"/>
        <w:ind w:firstLine="720"/>
        <w:rPr>
          <w:lang w:eastAsia="es-CO"/>
        </w:rPr>
        <w:pPrChange w:id="567" w:author="Steff Guzmán" w:date="2023-03-13T19:44:00Z">
          <w:pPr>
            <w:pStyle w:val="PrrAPA"/>
          </w:pPr>
        </w:pPrChange>
      </w:pPr>
      <w:r w:rsidRPr="00BB53D7">
        <w:t xml:space="preserve"> Donde las compañías utilizan modelos de simulación de escenarios, para la optimización de diferentes fuentes de interés. </w:t>
      </w:r>
      <w:sdt>
        <w:sdtPr>
          <w:rPr>
            <w:lang w:eastAsia="es-CO"/>
          </w:rPr>
          <w:id w:val="-1627546007"/>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p>
    <w:p w14:paraId="3F397D52" w14:textId="77777777" w:rsidR="00B40FCE" w:rsidRPr="00BB53D7" w:rsidRDefault="00B40FCE" w:rsidP="00D00CDF">
      <w:pPr>
        <w:pStyle w:val="PrrAPA"/>
        <w:ind w:firstLine="720"/>
        <w:rPr>
          <w:lang w:eastAsia="es-CO"/>
        </w:rPr>
      </w:pPr>
    </w:p>
    <w:p w14:paraId="507CBE80" w14:textId="77777777" w:rsidR="00B40FCE" w:rsidRPr="00BB53D7" w:rsidRDefault="00B40FCE" w:rsidP="00D00CDF">
      <w:pPr>
        <w:pStyle w:val="PrrAPA"/>
        <w:ind w:firstLine="720"/>
        <w:rPr>
          <w:b/>
          <w:bCs/>
          <w:lang w:eastAsia="es-CO"/>
        </w:rPr>
      </w:pPr>
      <w:r w:rsidRPr="00BB53D7">
        <w:rPr>
          <w:b/>
          <w:bCs/>
          <w:lang w:eastAsia="es-CO"/>
        </w:rPr>
        <w:t>Áreas De Aplicación De Analítica.</w:t>
      </w:r>
    </w:p>
    <w:p w14:paraId="4282F885" w14:textId="77777777" w:rsidR="00B40FCE" w:rsidRPr="00BB53D7" w:rsidRDefault="00B40FCE">
      <w:pPr>
        <w:pStyle w:val="PrrAPA"/>
        <w:ind w:firstLine="720"/>
        <w:pPrChange w:id="568" w:author="Steff Guzmán" w:date="2023-03-13T19:44:00Z">
          <w:pPr>
            <w:pStyle w:val="PrrAPA"/>
          </w:pPr>
        </w:pPrChange>
      </w:pPr>
      <w:r w:rsidRPr="00BB53D7">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sdt>
        <w:sdtPr>
          <w:id w:val="997393653"/>
          <w:citation/>
        </w:sdtPr>
        <w:sdtContent>
          <w:r w:rsidRPr="00BB53D7">
            <w:fldChar w:fldCharType="begin"/>
          </w:r>
          <w:r w:rsidRPr="00BB53D7">
            <w:instrText xml:space="preserve"> CITATION joy19 \l 9226 </w:instrText>
          </w:r>
          <w:r w:rsidRPr="00BB53D7">
            <w:fldChar w:fldCharType="separate"/>
          </w:r>
          <w:r w:rsidRPr="00BB53D7">
            <w:rPr>
              <w:noProof/>
            </w:rPr>
            <w:t xml:space="preserve"> (Joyanes Aguilar, 29 de mayo del 2019)</w:t>
          </w:r>
          <w:r w:rsidRPr="00BB53D7">
            <w:fldChar w:fldCharType="end"/>
          </w:r>
        </w:sdtContent>
      </w:sdt>
      <w:r w:rsidRPr="00BB53D7">
        <w:t>; muchas de las áreas pueden ser de economía, probabilidad, administración, web, inteligencia artificial etc.</w:t>
      </w:r>
      <w:sdt>
        <w:sdtPr>
          <w:id w:val="29148296"/>
          <w:citation/>
        </w:sdtPr>
        <w:sdtContent>
          <w:r w:rsidRPr="00BB53D7">
            <w:fldChar w:fldCharType="begin"/>
          </w:r>
          <w:r w:rsidRPr="00BB53D7">
            <w:instrText xml:space="preserve"> CITATION Gom14 \l 9226 </w:instrText>
          </w:r>
          <w:r w:rsidRPr="00BB53D7">
            <w:fldChar w:fldCharType="separate"/>
          </w:r>
          <w:r w:rsidRPr="00BB53D7">
            <w:rPr>
              <w:noProof/>
            </w:rPr>
            <w:t xml:space="preserve"> (Gomez-Aguilar, Garcia-Peñalvo, &amp; Theron, 2014)</w:t>
          </w:r>
          <w:r w:rsidRPr="00BB53D7">
            <w:fldChar w:fldCharType="end"/>
          </w:r>
        </w:sdtContent>
      </w:sdt>
      <w:r w:rsidRPr="00BB53D7">
        <w:t>.</w:t>
      </w:r>
    </w:p>
    <w:p w14:paraId="5C4073FD" w14:textId="47B39C37" w:rsidR="00B40FCE" w:rsidRPr="00BB53D7" w:rsidRDefault="00B40FCE" w:rsidP="00B40FCE">
      <w:pPr>
        <w:pStyle w:val="PrrAPA"/>
        <w:ind w:firstLine="720"/>
        <w:rPr>
          <w:b/>
          <w:bCs/>
          <w:lang w:eastAsia="es-CO"/>
        </w:rPr>
      </w:pPr>
      <w:r w:rsidRPr="00BB53D7">
        <w:rPr>
          <w:b/>
          <w:bCs/>
          <w:lang w:eastAsia="es-CO"/>
        </w:rPr>
        <w:t xml:space="preserve"> </w:t>
      </w:r>
    </w:p>
    <w:p w14:paraId="7605BFE0" w14:textId="1BA38BB3" w:rsidR="00B40FCE" w:rsidRPr="00BB53D7" w:rsidRDefault="00D843F5" w:rsidP="005814B4">
      <w:pPr>
        <w:pStyle w:val="PrrAPA"/>
        <w:ind w:firstLine="0"/>
        <w:rPr>
          <w:b/>
          <w:bCs/>
          <w:i/>
          <w:iCs/>
        </w:rPr>
      </w:pPr>
      <w:r w:rsidRPr="00BB53D7">
        <w:rPr>
          <w:b/>
          <w:bCs/>
          <w:i/>
          <w:iCs/>
        </w:rPr>
        <w:t xml:space="preserve">Cadena De Valor De Datos </w:t>
      </w:r>
    </w:p>
    <w:p w14:paraId="2C00E9A6" w14:textId="77777777" w:rsidR="00D843F5" w:rsidRPr="00BB53D7" w:rsidRDefault="00D843F5">
      <w:pPr>
        <w:pStyle w:val="PrrAPA"/>
        <w:ind w:firstLine="720"/>
        <w:pPrChange w:id="569" w:author="Steff Guzmán" w:date="2023-03-13T19:45:00Z">
          <w:pPr>
            <w:pStyle w:val="PrrAPA"/>
          </w:pPr>
        </w:pPrChange>
      </w:pPr>
      <w:r w:rsidRPr="00BB53D7">
        <w:t>Como su propio nombre indica, son una gran cantidad de datos que representan cierta información</w:t>
      </w:r>
      <w:sdt>
        <w:sdtPr>
          <w:id w:val="-77682052"/>
          <w:citation/>
        </w:sdtPr>
        <w:sdtContent>
          <w:r w:rsidRPr="00BB53D7">
            <w:fldChar w:fldCharType="begin"/>
          </w:r>
          <w:r w:rsidRPr="00BB53D7">
            <w:instrText xml:space="preserve"> CITATION Qui06 \l 9226 </w:instrText>
          </w:r>
          <w:r w:rsidRPr="00BB53D7">
            <w:fldChar w:fldCharType="separate"/>
          </w:r>
          <w:r w:rsidRPr="00BB53D7">
            <w:rPr>
              <w:noProof/>
            </w:rPr>
            <w:t xml:space="preserve"> (Quintero, 2006)</w:t>
          </w:r>
          <w:r w:rsidRPr="00BB53D7">
            <w:fldChar w:fldCharType="end"/>
          </w:r>
        </w:sdtContent>
      </w:sdt>
      <w:r w:rsidRPr="00BB53D7">
        <w:t>; en el cual ciertas empresas ya están destinadas a prestar estos servicios; la cadena tiene varias etapas para su realización las cuales son:</w:t>
      </w:r>
    </w:p>
    <w:p w14:paraId="3A105D7F" w14:textId="77777777" w:rsidR="00D843F5" w:rsidRPr="00BB53D7" w:rsidRDefault="00D843F5" w:rsidP="00D843F5">
      <w:pPr>
        <w:pStyle w:val="PrrAPA"/>
      </w:pPr>
    </w:p>
    <w:p w14:paraId="20DFA2F6"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lastRenderedPageBreak/>
        <w:t>Priorizar: Determina por su posición en la lista, el primer conjunto de datos tiene la prioridad más alta.</w:t>
      </w:r>
    </w:p>
    <w:p w14:paraId="3E7B785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Recolectar: Proceso de recopilación y medición de información sobre variables establecidas de una manera sistemática.</w:t>
      </w:r>
    </w:p>
    <w:p w14:paraId="21C41ADD"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Integrar: Combinación de procesos técnicos y de negocio que se utilizan para combinar información de diferentes fuentes.</w:t>
      </w:r>
    </w:p>
    <w:p w14:paraId="7B475CC9"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Procesar y analizar: Manipulación de elementos de datos para producir información significativa.</w:t>
      </w:r>
    </w:p>
    <w:p w14:paraId="7BBF7650"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Visualizar: Presentación de datos en formato ilustrado o gráfico, el cual permite a los tomadores de decisiones poder optar la mejor opción.</w:t>
      </w:r>
    </w:p>
    <w:p w14:paraId="7B2ADF7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Impactar: es el uso que se le pueden dar a los datos frente al impacto que pude tener frente a la empresa u organización</w:t>
      </w:r>
    </w:p>
    <w:p w14:paraId="6C331C5B" w14:textId="063E6DBF" w:rsidR="00D843F5" w:rsidRPr="00BB53D7" w:rsidRDefault="00D843F5" w:rsidP="00D843F5">
      <w:pPr>
        <w:pStyle w:val="PrrAPA"/>
        <w:ind w:firstLine="720"/>
      </w:pPr>
      <w:r w:rsidRPr="00BB53D7">
        <w:t>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planteamiento  de estrategias o contingencias para el manejo de los respectivos datos pulidos (ver Figura 4)</w:t>
      </w:r>
      <w:r w:rsidR="00D5049C" w:rsidRPr="00BB53D7">
        <w:t xml:space="preserve"> asimismo en la Tabla 1. Se muestran las etapas para realizar la cadena de valor </w:t>
      </w:r>
      <w:r w:rsidRPr="00BB53D7">
        <w:t xml:space="preserve"> </w:t>
      </w:r>
      <w:sdt>
        <w:sdtPr>
          <w:id w:val="1029300625"/>
          <w:citation/>
        </w:sdtPr>
        <w:sdtContent>
          <w:r w:rsidRPr="00BB53D7">
            <w:fldChar w:fldCharType="begin"/>
          </w:r>
          <w:r w:rsidRPr="00BB53D7">
            <w:instrText xml:space="preserve"> CITATION Her89 \l 9226 </w:instrText>
          </w:r>
          <w:r w:rsidRPr="00BB53D7">
            <w:fldChar w:fldCharType="separate"/>
          </w:r>
          <w:r w:rsidRPr="00BB53D7">
            <w:rPr>
              <w:noProof/>
            </w:rPr>
            <w:t>(Hergert &amp; Morris, 1989)</w:t>
          </w:r>
          <w:r w:rsidRPr="00BB53D7">
            <w:fldChar w:fldCharType="end"/>
          </w:r>
        </w:sdtContent>
      </w:sdt>
    </w:p>
    <w:p w14:paraId="3B3FE729" w14:textId="0E4115C4" w:rsidR="00D843F5" w:rsidRDefault="00D843F5" w:rsidP="00996369">
      <w:pPr>
        <w:rPr>
          <w:ins w:id="570" w:author="Steff Guzmán" w:date="2023-03-13T19:03:00Z"/>
          <w:rFonts w:cs="Times New Roman"/>
          <w:b/>
          <w:bCs/>
        </w:rPr>
      </w:pPr>
    </w:p>
    <w:p w14:paraId="71ECC655" w14:textId="064ADB0D" w:rsidR="00DB0B24" w:rsidRDefault="00DB0B24" w:rsidP="00996369">
      <w:pPr>
        <w:rPr>
          <w:ins w:id="571" w:author="Steff Guzmán" w:date="2023-03-13T19:03:00Z"/>
          <w:rFonts w:cs="Times New Roman"/>
          <w:b/>
          <w:bCs/>
        </w:rPr>
      </w:pPr>
    </w:p>
    <w:p w14:paraId="00C2471C" w14:textId="17BBCA99" w:rsidR="00DB0B24" w:rsidRDefault="00DB0B24" w:rsidP="00996369">
      <w:pPr>
        <w:rPr>
          <w:ins w:id="572" w:author="Steff Guzmán" w:date="2023-03-13T19:03:00Z"/>
          <w:rFonts w:cs="Times New Roman"/>
          <w:b/>
          <w:bCs/>
        </w:rPr>
      </w:pPr>
    </w:p>
    <w:p w14:paraId="1A580143" w14:textId="13082625" w:rsidR="00DB0B24" w:rsidRDefault="00DB0B24" w:rsidP="00996369">
      <w:pPr>
        <w:rPr>
          <w:ins w:id="573" w:author="Steff Guzmán" w:date="2023-03-13T19:03:00Z"/>
          <w:rFonts w:cs="Times New Roman"/>
          <w:b/>
          <w:bCs/>
        </w:rPr>
      </w:pPr>
    </w:p>
    <w:p w14:paraId="3AAC21AC" w14:textId="340D0E1E" w:rsidR="00DB0B24" w:rsidRDefault="00DB0B24" w:rsidP="00996369">
      <w:pPr>
        <w:rPr>
          <w:ins w:id="574" w:author="Steff Guzmán" w:date="2023-03-13T19:03:00Z"/>
          <w:rFonts w:cs="Times New Roman"/>
          <w:b/>
          <w:bCs/>
        </w:rPr>
      </w:pPr>
    </w:p>
    <w:p w14:paraId="73E36C56" w14:textId="09E9BDB1" w:rsidR="00DB0B24" w:rsidRDefault="00DB0B24" w:rsidP="00996369">
      <w:pPr>
        <w:rPr>
          <w:ins w:id="575" w:author="Steff Guzmán" w:date="2023-03-13T19:03:00Z"/>
          <w:rFonts w:cs="Times New Roman"/>
          <w:b/>
          <w:bCs/>
        </w:rPr>
      </w:pPr>
    </w:p>
    <w:p w14:paraId="671EF19C" w14:textId="60C4EA9E" w:rsidR="00DB0B24" w:rsidRDefault="00DB0B24" w:rsidP="00996369">
      <w:pPr>
        <w:rPr>
          <w:ins w:id="576" w:author="Steff Guzmán" w:date="2023-03-13T19:03:00Z"/>
          <w:rFonts w:cs="Times New Roman"/>
          <w:b/>
          <w:bCs/>
        </w:rPr>
      </w:pPr>
    </w:p>
    <w:p w14:paraId="7D698ABC" w14:textId="5F9796FF" w:rsidR="00DB0B24" w:rsidRDefault="00DB0B24" w:rsidP="00996369">
      <w:pPr>
        <w:rPr>
          <w:ins w:id="577" w:author="Steff Guzmán" w:date="2023-03-13T19:03:00Z"/>
          <w:rFonts w:cs="Times New Roman"/>
          <w:b/>
          <w:bCs/>
        </w:rPr>
      </w:pPr>
    </w:p>
    <w:p w14:paraId="5588A301" w14:textId="198A7951" w:rsidR="00DB0B24" w:rsidRDefault="00DB0B24" w:rsidP="00996369">
      <w:pPr>
        <w:rPr>
          <w:ins w:id="578" w:author="Steff Guzmán" w:date="2023-03-13T19:03:00Z"/>
          <w:rFonts w:cs="Times New Roman"/>
          <w:b/>
          <w:bCs/>
        </w:rPr>
      </w:pPr>
    </w:p>
    <w:p w14:paraId="705CE5AD" w14:textId="3D763C06" w:rsidR="00DB0B24" w:rsidRDefault="00DB0B24" w:rsidP="00996369">
      <w:pPr>
        <w:rPr>
          <w:ins w:id="579" w:author="Steff Guzmán" w:date="2023-03-13T19:03:00Z"/>
          <w:rFonts w:cs="Times New Roman"/>
          <w:b/>
          <w:bCs/>
        </w:rPr>
      </w:pPr>
    </w:p>
    <w:p w14:paraId="7BE98845" w14:textId="77777777" w:rsidR="00DB0B24" w:rsidRPr="00BB53D7" w:rsidRDefault="00DB0B24" w:rsidP="00996369">
      <w:pPr>
        <w:rPr>
          <w:rFonts w:cs="Times New Roman"/>
          <w:b/>
          <w:bCs/>
        </w:rPr>
      </w:pPr>
    </w:p>
    <w:p w14:paraId="290455D1" w14:textId="4A272000" w:rsidR="00D843F5" w:rsidDel="00C87243" w:rsidRDefault="00D843F5" w:rsidP="00996369">
      <w:pPr>
        <w:rPr>
          <w:del w:id="580" w:author="Steff Guzmán" w:date="2023-03-13T18:46:00Z"/>
          <w:rFonts w:cs="Times New Roman"/>
          <w:b/>
          <w:bCs/>
        </w:rPr>
      </w:pPr>
      <w:del w:id="581" w:author="Steff Guzmán" w:date="2023-03-13T18:46:00Z">
        <w:r w:rsidRPr="00BB53D7" w:rsidDel="00C87243">
          <w:rPr>
            <w:rFonts w:cs="Times New Roman"/>
            <w:b/>
            <w:bCs/>
          </w:rPr>
          <w:lastRenderedPageBreak/>
          <w:delText>Figura 4.</w:delText>
        </w:r>
      </w:del>
    </w:p>
    <w:p w14:paraId="5A038886" w14:textId="053603B0" w:rsidR="00C87243" w:rsidRPr="00BB53D7" w:rsidRDefault="00C87243">
      <w:pPr>
        <w:pStyle w:val="Descripcin"/>
        <w:rPr>
          <w:ins w:id="582" w:author="Steff Guzmán" w:date="2023-03-13T18:46:00Z"/>
          <w:rFonts w:cs="Times New Roman"/>
          <w:bCs/>
        </w:rPr>
        <w:pPrChange w:id="583" w:author="Steff Guzmán" w:date="2023-03-13T18:46:00Z">
          <w:pPr/>
        </w:pPrChange>
      </w:pPr>
      <w:bookmarkStart w:id="584" w:name="_Toc129625736"/>
      <w:ins w:id="585" w:author="Steff Guzmán" w:date="2023-03-13T18:46:00Z">
        <w:r>
          <w:t xml:space="preserve">Figura </w:t>
        </w:r>
        <w:r>
          <w:fldChar w:fldCharType="begin"/>
        </w:r>
        <w:r>
          <w:instrText xml:space="preserve"> SEQ Figura \* ARABIC </w:instrText>
        </w:r>
      </w:ins>
      <w:r>
        <w:fldChar w:fldCharType="separate"/>
      </w:r>
      <w:ins w:id="586" w:author="Steff Guzmán" w:date="2023-03-13T18:48:00Z">
        <w:r>
          <w:rPr>
            <w:noProof/>
          </w:rPr>
          <w:t>4</w:t>
        </w:r>
      </w:ins>
      <w:bookmarkEnd w:id="584"/>
      <w:ins w:id="587" w:author="Steff Guzmán" w:date="2023-03-13T18:46:00Z">
        <w:r>
          <w:fldChar w:fldCharType="end"/>
        </w:r>
      </w:ins>
    </w:p>
    <w:p w14:paraId="655832DB" w14:textId="6F14DD93" w:rsidR="00D843F5" w:rsidRPr="00BB53D7" w:rsidRDefault="00D22914" w:rsidP="00996369">
      <w:pPr>
        <w:rPr>
          <w:rFonts w:cs="Times New Roman"/>
          <w:i/>
          <w:iCs/>
        </w:rPr>
      </w:pPr>
      <w:r w:rsidRPr="00BB53D7">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r w:rsidR="00D843F5" w:rsidRPr="00BB53D7">
        <w:rPr>
          <w:rFonts w:cs="Times New Roman"/>
          <w:i/>
          <w:iCs/>
        </w:rPr>
        <w:t>Cadena de valor</w:t>
      </w:r>
    </w:p>
    <w:p w14:paraId="4DF668EB" w14:textId="50C6A0D5" w:rsidR="00D843F5" w:rsidRPr="00BB53D7" w:rsidRDefault="00D22914" w:rsidP="00D22914">
      <w:pPr>
        <w:jc w:val="left"/>
        <w:rPr>
          <w:rFonts w:cs="Times New Roman"/>
          <w:i/>
          <w:iCs/>
        </w:rPr>
        <w:pPrChange w:id="588" w:author="JHONATAN MAURICIO VILLARREAL CORREDOR" w:date="2023-03-13T20:47:00Z">
          <w:pPr/>
        </w:pPrChange>
      </w:pPr>
      <w:ins w:id="589" w:author="JHONATAN MAURICIO VILLARREAL CORREDOR" w:date="2023-03-13T20:47:00Z">
        <w:r>
          <w:rPr>
            <w:rFonts w:cs="Times New Roman"/>
            <w:i/>
            <w:iCs/>
          </w:rPr>
          <w:br w:type="textWrapping" w:clear="all"/>
        </w:r>
      </w:ins>
    </w:p>
    <w:p w14:paraId="39375DE8" w14:textId="78D0AF5B" w:rsidR="00D843F5" w:rsidRPr="00DB0B24" w:rsidRDefault="00DB0B24" w:rsidP="00996369">
      <w:pPr>
        <w:rPr>
          <w:rFonts w:cs="Times New Roman"/>
          <w:b/>
          <w:bCs/>
          <w:i/>
          <w:iCs/>
          <w:rPrChange w:id="590" w:author="Steff Guzmán" w:date="2023-03-13T19:03:00Z">
            <w:rPr>
              <w:rFonts w:cs="Times New Roman"/>
              <w:b/>
              <w:bCs/>
            </w:rPr>
          </w:rPrChange>
        </w:rPr>
      </w:pPr>
      <w:commentRangeStart w:id="591"/>
      <w:ins w:id="592" w:author="Steff Guzmán" w:date="2023-03-13T19:03:00Z">
        <w:r w:rsidRPr="00DB0B24">
          <w:rPr>
            <w:rFonts w:cs="Times New Roman"/>
            <w:b/>
            <w:bCs/>
            <w:i/>
            <w:iCs/>
            <w:rPrChange w:id="593" w:author="Steff Guzmán" w:date="2023-03-13T19:03:00Z">
              <w:rPr>
                <w:rFonts w:cs="Times New Roman"/>
                <w:b/>
                <w:bCs/>
              </w:rPr>
            </w:rPrChange>
          </w:rPr>
          <w:t>Fuente</w:t>
        </w:r>
      </w:ins>
      <w:commentRangeEnd w:id="591"/>
      <w:ins w:id="594" w:author="Steff Guzmán" w:date="2023-03-13T19:04:00Z">
        <w:r>
          <w:rPr>
            <w:rStyle w:val="Refdecomentario"/>
          </w:rPr>
          <w:commentReference w:id="591"/>
        </w:r>
      </w:ins>
      <w:customXmlInsRangeStart w:id="595" w:author="JHONATAN MAURICIO VILLARREAL CORREDOR" w:date="2023-03-13T20:55:00Z"/>
      <w:sdt>
        <w:sdtPr>
          <w:rPr>
            <w:rFonts w:cs="Times New Roman"/>
            <w:b/>
            <w:bCs/>
            <w:i/>
            <w:iCs/>
          </w:rPr>
          <w:id w:val="-1589373561"/>
          <w:citation/>
        </w:sdtPr>
        <w:sdtContent>
          <w:customXmlInsRangeEnd w:id="595"/>
          <w:ins w:id="596" w:author="JHONATAN MAURICIO VILLARREAL CORREDOR" w:date="2023-03-13T20:55:00Z">
            <w:r w:rsidR="00472E02">
              <w:rPr>
                <w:rFonts w:cs="Times New Roman"/>
                <w:b/>
                <w:bCs/>
                <w:i/>
                <w:iCs/>
              </w:rPr>
              <w:fldChar w:fldCharType="begin"/>
            </w:r>
            <w:r w:rsidR="00472E02">
              <w:rPr>
                <w:rFonts w:cs="Times New Roman"/>
                <w:b/>
                <w:bCs/>
                <w:i/>
                <w:iCs/>
              </w:rPr>
              <w:instrText xml:space="preserve"> CITATION Muñ19 \l 9226 </w:instrText>
            </w:r>
          </w:ins>
          <w:r w:rsidR="00472E02">
            <w:rPr>
              <w:rFonts w:cs="Times New Roman"/>
              <w:b/>
              <w:bCs/>
              <w:i/>
              <w:iCs/>
            </w:rPr>
            <w:fldChar w:fldCharType="separate"/>
          </w:r>
          <w:ins w:id="597" w:author="JHONATAN MAURICIO VILLARREAL CORREDOR" w:date="2023-03-13T20:55:00Z">
            <w:r w:rsidR="00472E02">
              <w:rPr>
                <w:rFonts w:cs="Times New Roman"/>
                <w:b/>
                <w:bCs/>
                <w:i/>
                <w:iCs/>
                <w:noProof/>
              </w:rPr>
              <w:t xml:space="preserve"> </w:t>
            </w:r>
            <w:r w:rsidR="00472E02" w:rsidRPr="00472E02">
              <w:rPr>
                <w:rFonts w:cs="Times New Roman"/>
                <w:noProof/>
                <w:rPrChange w:id="598" w:author="JHONATAN MAURICIO VILLARREAL CORREDOR" w:date="2023-03-13T20:55:00Z">
                  <w:rPr/>
                </w:rPrChange>
              </w:rPr>
              <w:t>(Muñoz, 2019)</w:t>
            </w:r>
            <w:r w:rsidR="00472E02">
              <w:rPr>
                <w:rFonts w:cs="Times New Roman"/>
                <w:b/>
                <w:bCs/>
                <w:i/>
                <w:iCs/>
              </w:rPr>
              <w:fldChar w:fldCharType="end"/>
            </w:r>
          </w:ins>
          <w:customXmlInsRangeStart w:id="599" w:author="JHONATAN MAURICIO VILLARREAL CORREDOR" w:date="2023-03-13T20:55:00Z"/>
        </w:sdtContent>
      </w:sdt>
      <w:customXmlInsRangeEnd w:id="599"/>
      <w:ins w:id="600" w:author="JHONATAN MAURICIO VILLARREAL CORREDOR" w:date="2023-03-13T20:45:00Z">
        <w:r w:rsidR="00D22914">
          <w:rPr>
            <w:rFonts w:cs="Times New Roman"/>
            <w:b/>
            <w:bCs/>
            <w:i/>
            <w:iCs/>
          </w:rPr>
          <w:t xml:space="preserve"> </w:t>
        </w:r>
      </w:ins>
      <w:customXmlInsRangeStart w:id="601" w:author="JHONATAN MAURICIO VILLARREAL CORREDOR" w:date="2023-03-13T20:47:00Z"/>
      <w:sdt>
        <w:sdtPr>
          <w:rPr>
            <w:rFonts w:cs="Times New Roman"/>
            <w:b/>
            <w:bCs/>
            <w:i/>
            <w:iCs/>
          </w:rPr>
          <w:id w:val="-399671665"/>
          <w:citation/>
        </w:sdtPr>
        <w:sdtContent>
          <w:customXmlInsRangeEnd w:id="601"/>
          <w:ins w:id="602" w:author="JHONATAN MAURICIO VILLARREAL CORREDOR" w:date="2023-03-13T20:47:00Z">
            <w:r w:rsidR="00D22914" w:rsidRPr="00D22914">
              <w:rPr>
                <w:rFonts w:cs="Times New Roman"/>
                <w:b/>
                <w:bCs/>
                <w:i/>
                <w:iCs/>
              </w:rPr>
              <w:fldChar w:fldCharType="begin"/>
            </w:r>
            <w:r w:rsidR="00D22914" w:rsidRPr="00D22914">
              <w:rPr>
                <w:rFonts w:cs="Times New Roman"/>
                <w:b/>
                <w:bCs/>
                <w:i/>
                <w:iCs/>
              </w:rPr>
              <w:instrText xml:space="preserve"> CITATION Muñ19 \l 9226 </w:instrText>
            </w:r>
          </w:ins>
          <w:r w:rsidR="00D22914" w:rsidRPr="00D22914">
            <w:rPr>
              <w:rFonts w:cs="Times New Roman"/>
              <w:b/>
              <w:bCs/>
              <w:i/>
              <w:iCs/>
            </w:rPr>
            <w:fldChar w:fldCharType="separate"/>
          </w:r>
          <w:ins w:id="603" w:author="JHONATAN MAURICIO VILLARREAL CORREDOR" w:date="2023-03-13T20:47:00Z">
            <w:r w:rsidR="00D22914" w:rsidRPr="00D22914">
              <w:rPr>
                <w:rFonts w:cs="Times New Roman"/>
                <w:i/>
                <w:iCs/>
                <w:noProof/>
                <w:rPrChange w:id="604" w:author="JHONATAN MAURICIO VILLARREAL CORREDOR" w:date="2023-03-13T20:48:00Z">
                  <w:rPr/>
                </w:rPrChange>
              </w:rPr>
              <w:t>(Muñoz, 2019)</w:t>
            </w:r>
            <w:r w:rsidR="00D22914" w:rsidRPr="00D22914">
              <w:rPr>
                <w:rFonts w:cs="Times New Roman"/>
                <w:b/>
                <w:bCs/>
                <w:i/>
                <w:iCs/>
              </w:rPr>
              <w:fldChar w:fldCharType="end"/>
            </w:r>
          </w:ins>
          <w:customXmlInsRangeStart w:id="605" w:author="JHONATAN MAURICIO VILLARREAL CORREDOR" w:date="2023-03-13T20:47:00Z"/>
        </w:sdtContent>
      </w:sdt>
      <w:customXmlInsRangeEnd w:id="605"/>
    </w:p>
    <w:p w14:paraId="70D8EB73" w14:textId="77777777" w:rsidR="00311749" w:rsidRDefault="00311749" w:rsidP="00996369">
      <w:pPr>
        <w:rPr>
          <w:rFonts w:cs="Times New Roman"/>
          <w:b/>
          <w:bCs/>
        </w:rPr>
      </w:pPr>
    </w:p>
    <w:p w14:paraId="1C3B738F" w14:textId="0FA8BD0C" w:rsidR="00244CE1" w:rsidRDefault="00244CE1">
      <w:pPr>
        <w:pStyle w:val="Descripcin"/>
        <w:rPr>
          <w:ins w:id="606" w:author="Steff Guzmán" w:date="2023-03-13T18:35:00Z"/>
          <w:rFonts w:cs="Times New Roman"/>
          <w:bCs/>
        </w:rPr>
        <w:pPrChange w:id="607" w:author="Steff Guzmán" w:date="2023-03-13T18:36:00Z">
          <w:pPr/>
        </w:pPrChange>
      </w:pPr>
      <w:bookmarkStart w:id="608" w:name="_Toc129625217"/>
      <w:bookmarkStart w:id="609" w:name="_Toc129628014"/>
      <w:ins w:id="610" w:author="Steff Guzmán" w:date="2023-03-13T18:36:00Z">
        <w:r>
          <w:t xml:space="preserve">Tabla </w:t>
        </w:r>
        <w:r>
          <w:fldChar w:fldCharType="begin"/>
        </w:r>
        <w:r>
          <w:instrText xml:space="preserve"> SEQ Tabla \* ARABIC </w:instrText>
        </w:r>
      </w:ins>
      <w:r>
        <w:fldChar w:fldCharType="separate"/>
      </w:r>
      <w:ins w:id="611" w:author="Steff Guzmán" w:date="2023-03-13T19:26:00Z">
        <w:r w:rsidR="005A4444">
          <w:rPr>
            <w:noProof/>
          </w:rPr>
          <w:t>1</w:t>
        </w:r>
      </w:ins>
      <w:bookmarkEnd w:id="608"/>
      <w:bookmarkEnd w:id="609"/>
      <w:ins w:id="612" w:author="Steff Guzmán" w:date="2023-03-13T18:36:00Z">
        <w:r>
          <w:fldChar w:fldCharType="end"/>
        </w:r>
      </w:ins>
    </w:p>
    <w:p w14:paraId="6CBEF70A" w14:textId="50D01BD5" w:rsidR="00D843F5" w:rsidRPr="00BB53D7" w:rsidDel="00244CE1" w:rsidRDefault="00D5049C" w:rsidP="00996369">
      <w:pPr>
        <w:rPr>
          <w:del w:id="613" w:author="Steff Guzmán" w:date="2023-03-13T18:36:00Z"/>
          <w:rFonts w:cs="Times New Roman"/>
          <w:b/>
          <w:bCs/>
        </w:rPr>
      </w:pPr>
      <w:del w:id="614" w:author="Steff Guzmán" w:date="2023-03-13T18:36:00Z">
        <w:r w:rsidRPr="00BB53D7" w:rsidDel="00244CE1">
          <w:rPr>
            <w:rFonts w:cs="Times New Roman"/>
            <w:b/>
            <w:bCs/>
          </w:rPr>
          <w:delText xml:space="preserve">Tabla 1. </w:delText>
        </w:r>
      </w:del>
    </w:p>
    <w:p w14:paraId="34B60D01" w14:textId="75839B9D" w:rsidR="00D5049C" w:rsidRPr="00BB53D7" w:rsidRDefault="00D5049C" w:rsidP="00996369">
      <w:pPr>
        <w:rPr>
          <w:rFonts w:cs="Times New Roman"/>
          <w:i/>
          <w:iCs/>
        </w:rPr>
      </w:pPr>
      <w:r w:rsidRPr="00BB53D7">
        <w:rPr>
          <w:rFonts w:cs="Times New Roman"/>
          <w:i/>
          <w:iCs/>
        </w:rPr>
        <w:t>Etapas para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B53D7"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B53D7" w:rsidRDefault="00D5049C" w:rsidP="00C60B05">
            <w:pPr>
              <w:pStyle w:val="Prrafodelista"/>
              <w:jc w:val="center"/>
              <w:rPr>
                <w:rFonts w:cs="Times New Roman"/>
                <w:color w:val="auto"/>
                <w:szCs w:val="24"/>
              </w:rPr>
            </w:pPr>
            <w:r w:rsidRPr="00BB53D7">
              <w:rPr>
                <w:rFonts w:cs="Times New Roman"/>
                <w:color w:val="auto"/>
                <w:szCs w:val="24"/>
              </w:rPr>
              <w:t>Recopilación</w:t>
            </w:r>
          </w:p>
        </w:tc>
        <w:tc>
          <w:tcPr>
            <w:tcW w:w="2046" w:type="dxa"/>
            <w:hideMark/>
          </w:tcPr>
          <w:p w14:paraId="30C5A018"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Publicación</w:t>
            </w:r>
          </w:p>
        </w:tc>
        <w:tc>
          <w:tcPr>
            <w:tcW w:w="1984" w:type="dxa"/>
            <w:hideMark/>
          </w:tcPr>
          <w:p w14:paraId="289B91A9"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Consumo</w:t>
            </w:r>
          </w:p>
        </w:tc>
        <w:tc>
          <w:tcPr>
            <w:tcW w:w="1983" w:type="dxa"/>
            <w:hideMark/>
          </w:tcPr>
          <w:p w14:paraId="732FCB2C"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Impacto</w:t>
            </w:r>
          </w:p>
        </w:tc>
      </w:tr>
      <w:tr w:rsidR="00D5049C" w:rsidRPr="00BB53D7"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Identificar</w:t>
            </w:r>
          </w:p>
        </w:tc>
        <w:tc>
          <w:tcPr>
            <w:tcW w:w="2046" w:type="dxa"/>
            <w:hideMark/>
          </w:tcPr>
          <w:p w14:paraId="112745E4"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Analizar</w:t>
            </w:r>
          </w:p>
        </w:tc>
        <w:tc>
          <w:tcPr>
            <w:tcW w:w="1984" w:type="dxa"/>
            <w:hideMark/>
          </w:tcPr>
          <w:p w14:paraId="2AB0EE68"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Conectar</w:t>
            </w:r>
          </w:p>
        </w:tc>
        <w:tc>
          <w:tcPr>
            <w:tcW w:w="1983" w:type="dxa"/>
            <w:hideMark/>
          </w:tcPr>
          <w:p w14:paraId="60B6D68F"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Usar</w:t>
            </w:r>
          </w:p>
        </w:tc>
      </w:tr>
      <w:tr w:rsidR="00D5049C" w:rsidRPr="00BB53D7"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 xml:space="preserve">Manipular </w:t>
            </w:r>
          </w:p>
        </w:tc>
        <w:tc>
          <w:tcPr>
            <w:tcW w:w="2046" w:type="dxa"/>
            <w:hideMark/>
          </w:tcPr>
          <w:p w14:paraId="3C45F6F3"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Liberación</w:t>
            </w:r>
          </w:p>
        </w:tc>
        <w:tc>
          <w:tcPr>
            <w:tcW w:w="1984" w:type="dxa"/>
            <w:hideMark/>
          </w:tcPr>
          <w:p w14:paraId="631FA556"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Incentivar</w:t>
            </w:r>
          </w:p>
        </w:tc>
        <w:tc>
          <w:tcPr>
            <w:tcW w:w="1983" w:type="dxa"/>
            <w:hideMark/>
          </w:tcPr>
          <w:p w14:paraId="5016C502"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Cambio</w:t>
            </w:r>
          </w:p>
        </w:tc>
      </w:tr>
      <w:tr w:rsidR="00D5049C" w:rsidRPr="00BB53D7"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Proceso</w:t>
            </w:r>
          </w:p>
        </w:tc>
        <w:tc>
          <w:tcPr>
            <w:tcW w:w="2046" w:type="dxa"/>
            <w:hideMark/>
          </w:tcPr>
          <w:p w14:paraId="0725E810"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Diseminar</w:t>
            </w:r>
          </w:p>
        </w:tc>
        <w:tc>
          <w:tcPr>
            <w:tcW w:w="1984" w:type="dxa"/>
            <w:hideMark/>
          </w:tcPr>
          <w:p w14:paraId="54444FC1"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Influencia</w:t>
            </w:r>
          </w:p>
        </w:tc>
        <w:tc>
          <w:tcPr>
            <w:tcW w:w="1983" w:type="dxa"/>
            <w:hideMark/>
          </w:tcPr>
          <w:p w14:paraId="5BB483D1" w14:textId="77777777" w:rsidR="00D5049C" w:rsidRPr="00BB53D7"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Reutilizar</w:t>
            </w:r>
          </w:p>
        </w:tc>
      </w:tr>
    </w:tbl>
    <w:p w14:paraId="54F5BA83" w14:textId="24DBADB9" w:rsidR="00D5049C" w:rsidRPr="00DB0B24" w:rsidRDefault="00DB0B24" w:rsidP="00996369">
      <w:pPr>
        <w:rPr>
          <w:rFonts w:cs="Times New Roman"/>
          <w:i/>
          <w:iCs/>
          <w:rPrChange w:id="615" w:author="Steff Guzmán" w:date="2023-03-13T19:05:00Z">
            <w:rPr>
              <w:rFonts w:cs="Times New Roman"/>
              <w:b/>
              <w:bCs/>
              <w:i/>
              <w:iCs/>
            </w:rPr>
          </w:rPrChange>
        </w:rPr>
      </w:pPr>
      <w:ins w:id="616" w:author="Steff Guzmán" w:date="2023-03-13T19:04:00Z">
        <w:r w:rsidRPr="00DB0B24">
          <w:rPr>
            <w:rFonts w:cs="Times New Roman"/>
            <w:i/>
            <w:iCs/>
            <w:rPrChange w:id="617" w:author="Steff Guzmán" w:date="2023-03-13T19:05:00Z">
              <w:rPr>
                <w:rFonts w:cs="Times New Roman"/>
                <w:b/>
                <w:bCs/>
                <w:i/>
                <w:iCs/>
              </w:rPr>
            </w:rPrChange>
          </w:rPr>
          <w:t xml:space="preserve">Fuente: </w:t>
        </w:r>
      </w:ins>
      <w:ins w:id="618" w:author="Steff Guzmán" w:date="2023-03-13T19:05:00Z">
        <w:r w:rsidRPr="00DB0B24">
          <w:rPr>
            <w:rFonts w:cs="Times New Roman"/>
            <w:i/>
            <w:iCs/>
            <w:rPrChange w:id="619" w:author="Steff Guzmán" w:date="2023-03-13T19:05:00Z">
              <w:rPr>
                <w:rFonts w:cs="Times New Roman"/>
                <w:b/>
                <w:bCs/>
                <w:i/>
                <w:iCs/>
              </w:rPr>
            </w:rPrChange>
          </w:rPr>
          <w:t>Elaboración propia</w:t>
        </w:r>
      </w:ins>
    </w:p>
    <w:p w14:paraId="221528FD" w14:textId="77777777" w:rsidR="00DB0B24" w:rsidRDefault="00DB0B24" w:rsidP="00996369">
      <w:pPr>
        <w:rPr>
          <w:ins w:id="620" w:author="Steff Guzmán" w:date="2023-03-13T19:05:00Z"/>
          <w:rFonts w:cs="Times New Roman"/>
          <w:b/>
          <w:bCs/>
        </w:rPr>
      </w:pPr>
    </w:p>
    <w:p w14:paraId="6E23B492" w14:textId="4030901B" w:rsidR="00D5049C" w:rsidRPr="00BB53D7" w:rsidRDefault="007A700C" w:rsidP="00996369">
      <w:pPr>
        <w:rPr>
          <w:rFonts w:cs="Times New Roman"/>
          <w:b/>
          <w:bCs/>
        </w:rPr>
      </w:pPr>
      <w:r w:rsidRPr="00BB53D7">
        <w:rPr>
          <w:rFonts w:cs="Times New Roman"/>
          <w:b/>
          <w:bCs/>
        </w:rPr>
        <w:t xml:space="preserve">Datos </w:t>
      </w:r>
    </w:p>
    <w:p w14:paraId="085448E1" w14:textId="77777777" w:rsidR="007A700C" w:rsidRPr="00BB53D7" w:rsidRDefault="007A700C">
      <w:pPr>
        <w:pStyle w:val="PrrAPA"/>
        <w:ind w:firstLine="720"/>
        <w:pPrChange w:id="621" w:author="Steff Guzmán" w:date="2023-03-13T19:46:00Z">
          <w:pPr>
            <w:pStyle w:val="PrrAPA"/>
          </w:pPr>
        </w:pPrChange>
      </w:pPr>
      <w:r w:rsidRPr="00BB53D7">
        <w:t xml:space="preserve">Representación simbólica de alguna información o procedimiento en la cual puede ser almacenado y analizado para poder realizar ciertas operaciones y así poder generar información adecuada para la implementación en campañas de publicidad para tomar </w:t>
      </w:r>
      <w:r w:rsidRPr="00BB53D7">
        <w:lastRenderedPageBreak/>
        <w:t>decisiones frente a el mejoramiento de procesos en los diferentes campos o predicciones al futuro para el desempeño de empresas o establecimientos.</w:t>
      </w:r>
    </w:p>
    <w:p w14:paraId="247C9F34" w14:textId="0AD6BF13" w:rsidR="007A700C" w:rsidRPr="00BB53D7" w:rsidRDefault="007A700C">
      <w:pPr>
        <w:pStyle w:val="PrrAPA"/>
        <w:ind w:firstLine="720"/>
        <w:pPrChange w:id="622" w:author="Steff Guzmán" w:date="2023-03-13T19:46:00Z">
          <w:pPr>
            <w:pStyle w:val="PrrAPA"/>
          </w:pPr>
        </w:pPrChange>
      </w:pPr>
      <w:r w:rsidRPr="00BB53D7">
        <w:t>Toda Información debe estar disponible en todo momento y estos tiene un valor justo en el cual los datos deben tener privilegios para poder distribuirlos y reutilizarlos.</w:t>
      </w:r>
      <w:sdt>
        <w:sdtPr>
          <w:id w:val="1112558567"/>
          <w:citation/>
        </w:sdtPr>
        <w:sdtContent>
          <w:r w:rsidRPr="00BB53D7">
            <w:fldChar w:fldCharType="begin"/>
          </w:r>
          <w:r w:rsidRPr="00BB53D7">
            <w:instrText xml:space="preserve"> CITATION Lou11 \l 9226 </w:instrText>
          </w:r>
          <w:r w:rsidRPr="00BB53D7">
            <w:fldChar w:fldCharType="separate"/>
          </w:r>
          <w:r w:rsidRPr="00BB53D7">
            <w:rPr>
              <w:noProof/>
            </w:rPr>
            <w:t xml:space="preserve"> (Loukides, 2011)</w:t>
          </w:r>
          <w:r w:rsidRPr="00BB53D7">
            <w:fldChar w:fldCharType="end"/>
          </w:r>
        </w:sdtContent>
      </w:sdt>
    </w:p>
    <w:p w14:paraId="18F44239" w14:textId="77777777" w:rsidR="007A700C" w:rsidRPr="00BB53D7" w:rsidRDefault="007A700C" w:rsidP="00616790">
      <w:pPr>
        <w:pStyle w:val="PrrAPA"/>
        <w:ind w:firstLine="0"/>
      </w:pPr>
    </w:p>
    <w:p w14:paraId="4A0DAB0C" w14:textId="3DB15B8A" w:rsidR="007A700C" w:rsidRPr="00BB53D7" w:rsidRDefault="007A700C" w:rsidP="00996369">
      <w:pPr>
        <w:rPr>
          <w:rFonts w:cs="Times New Roman"/>
          <w:b/>
          <w:bCs/>
          <w:i/>
          <w:iCs/>
        </w:rPr>
      </w:pPr>
      <w:r w:rsidRPr="00BB53D7">
        <w:rPr>
          <w:rFonts w:cs="Times New Roman"/>
          <w:b/>
          <w:bCs/>
          <w:i/>
          <w:iCs/>
        </w:rPr>
        <w:t xml:space="preserve">Datos Abiertos </w:t>
      </w:r>
    </w:p>
    <w:p w14:paraId="73899681" w14:textId="77777777" w:rsidR="007A700C" w:rsidRPr="00BB53D7" w:rsidRDefault="007A700C">
      <w:pPr>
        <w:pStyle w:val="PrrAPA"/>
        <w:ind w:firstLine="720"/>
        <w:pPrChange w:id="623" w:author="Steff Guzmán" w:date="2023-03-13T19:46:00Z">
          <w:pPr>
            <w:pStyle w:val="PrrAPA"/>
          </w:pPr>
        </w:pPrChange>
      </w:pPr>
      <w:r w:rsidRPr="00BB53D7">
        <w:t>Los datos abiertos son datos o información que se pueden utilizar, publicar y reutilizar tantas veces como quiera sin ninguna repercusión, pero los datos no pueden ser modificados</w:t>
      </w:r>
      <w:sdt>
        <w:sdtPr>
          <w:id w:val="548422296"/>
          <w:citation/>
        </w:sdtPr>
        <w:sdtContent>
          <w:r w:rsidRPr="00BB53D7">
            <w:fldChar w:fldCharType="begin"/>
          </w:r>
          <w:r w:rsidRPr="00BB53D7">
            <w:instrText xml:space="preserve"> CITATION Her13 \l 9226 </w:instrText>
          </w:r>
          <w:r w:rsidRPr="00BB53D7">
            <w:fldChar w:fldCharType="separate"/>
          </w:r>
          <w:r w:rsidRPr="00BB53D7">
            <w:rPr>
              <w:noProof/>
            </w:rPr>
            <w:t xml:space="preserve"> (Hernandez Perez, 2013)</w:t>
          </w:r>
          <w:r w:rsidRPr="00BB53D7">
            <w:fldChar w:fldCharType="end"/>
          </w:r>
        </w:sdtContent>
      </w:sdt>
      <w:r w:rsidRPr="00BB53D7">
        <w:t>.</w:t>
      </w:r>
    </w:p>
    <w:p w14:paraId="437E54E0" w14:textId="4C4FA897" w:rsidR="007A700C" w:rsidRPr="00BB53D7" w:rsidRDefault="007A700C" w:rsidP="00996369">
      <w:pPr>
        <w:rPr>
          <w:rFonts w:cs="Times New Roman"/>
          <w:b/>
          <w:bCs/>
          <w:i/>
          <w:iCs/>
        </w:rPr>
      </w:pPr>
    </w:p>
    <w:p w14:paraId="270389D1" w14:textId="0F031BBC" w:rsidR="007A700C" w:rsidRPr="00BB53D7" w:rsidRDefault="007A700C" w:rsidP="00996369">
      <w:pPr>
        <w:rPr>
          <w:rFonts w:cs="Times New Roman"/>
          <w:b/>
          <w:bCs/>
          <w:i/>
          <w:iCs/>
        </w:rPr>
      </w:pPr>
      <w:r w:rsidRPr="00BB53D7">
        <w:rPr>
          <w:rFonts w:cs="Times New Roman"/>
          <w:b/>
          <w:bCs/>
          <w:i/>
          <w:iCs/>
        </w:rPr>
        <w:t xml:space="preserve">Fuente De Datos </w:t>
      </w:r>
    </w:p>
    <w:p w14:paraId="27796650" w14:textId="77777777" w:rsidR="007A700C" w:rsidRPr="00BB53D7" w:rsidRDefault="007A700C">
      <w:pPr>
        <w:pStyle w:val="PrrAPA"/>
        <w:ind w:firstLine="720"/>
        <w:pPrChange w:id="624" w:author="Steff Guzmán" w:date="2023-03-13T19:46:00Z">
          <w:pPr>
            <w:pStyle w:val="PrrAPA"/>
          </w:pPr>
        </w:pPrChange>
      </w:pPr>
      <w:r w:rsidRPr="00BB53D7">
        <w:t>La fuente de datos son conjuntos de información con sus respectivos datos recolectados para su respectivo análisis en la cual son fuentes de información para nivel informático y analítico</w:t>
      </w:r>
      <w:sdt>
        <w:sdtPr>
          <w:id w:val="1966473776"/>
          <w:citation/>
        </w:sdtPr>
        <w:sdtContent>
          <w:r w:rsidRPr="00BB53D7">
            <w:fldChar w:fldCharType="begin"/>
          </w:r>
          <w:r w:rsidRPr="00BB53D7">
            <w:instrText xml:space="preserve"> CITATION Dia02 \l 9226 </w:instrText>
          </w:r>
          <w:r w:rsidRPr="00BB53D7">
            <w:fldChar w:fldCharType="separate"/>
          </w:r>
          <w:r w:rsidRPr="00BB53D7">
            <w:rPr>
              <w:noProof/>
            </w:rPr>
            <w:t xml:space="preserve"> (Diaz, Escriba, &amp; Murgui, 2002)</w:t>
          </w:r>
          <w:r w:rsidRPr="00BB53D7">
            <w:fldChar w:fldCharType="end"/>
          </w:r>
        </w:sdtContent>
      </w:sdt>
      <w:r w:rsidRPr="00BB53D7">
        <w:t>.</w:t>
      </w:r>
    </w:p>
    <w:p w14:paraId="054BC09C" w14:textId="112BD8B0" w:rsidR="007A700C" w:rsidRPr="00BB53D7" w:rsidRDefault="007A700C" w:rsidP="00996369">
      <w:pPr>
        <w:rPr>
          <w:rFonts w:cs="Times New Roman"/>
          <w:b/>
          <w:bCs/>
          <w:i/>
          <w:iCs/>
        </w:rPr>
      </w:pPr>
    </w:p>
    <w:p w14:paraId="5A248378" w14:textId="5614164D" w:rsidR="007A700C" w:rsidRPr="00BB53D7" w:rsidRDefault="007A700C" w:rsidP="00996369">
      <w:pPr>
        <w:rPr>
          <w:rFonts w:cs="Times New Roman"/>
          <w:b/>
          <w:bCs/>
          <w:i/>
          <w:iCs/>
        </w:rPr>
      </w:pPr>
      <w:r w:rsidRPr="00BB53D7">
        <w:rPr>
          <w:rFonts w:cs="Times New Roman"/>
          <w:b/>
          <w:bCs/>
          <w:i/>
          <w:iCs/>
        </w:rPr>
        <w:t xml:space="preserve">Estructurados </w:t>
      </w:r>
    </w:p>
    <w:p w14:paraId="62AEAF06" w14:textId="637C6E76" w:rsidR="007A700C" w:rsidRPr="00BB53D7" w:rsidRDefault="007A700C">
      <w:pPr>
        <w:pStyle w:val="PrrAPA"/>
        <w:ind w:firstLine="720"/>
        <w:pPrChange w:id="625" w:author="Steff Guzmán" w:date="2023-03-13T19:47:00Z">
          <w:pPr>
            <w:pStyle w:val="PrrAPA"/>
          </w:pPr>
        </w:pPrChange>
      </w:pPr>
      <w:r w:rsidRPr="00BB53D7">
        <w:t>Son la mayoría de los datos que se pueden encontrar almacenados en una base de datos;  se muestran en fila y columnas, tienen definido su longitud en el formato que se encuentran los respectivos datos</w:t>
      </w:r>
      <w:sdt>
        <w:sdtPr>
          <w:id w:val="-1132245922"/>
          <w:citation/>
        </w:sdtPr>
        <w:sdtContent>
          <w:r w:rsidRPr="00BB53D7">
            <w:fldChar w:fldCharType="begin"/>
          </w:r>
          <w:r w:rsidRPr="00BB53D7">
            <w:instrText xml:space="preserve"> CITATION Her08 \l 9226 </w:instrText>
          </w:r>
          <w:r w:rsidRPr="00BB53D7">
            <w:fldChar w:fldCharType="separate"/>
          </w:r>
          <w:r w:rsidRPr="00BB53D7">
            <w:rPr>
              <w:noProof/>
            </w:rPr>
            <w:t xml:space="preserve"> (Hernandez &amp; Rodriguez, 2008)</w:t>
          </w:r>
          <w:r w:rsidRPr="00BB53D7">
            <w:fldChar w:fldCharType="end"/>
          </w:r>
        </w:sdtContent>
      </w:sdt>
      <w:r w:rsidRPr="00BB53D7">
        <w:t>.</w:t>
      </w:r>
    </w:p>
    <w:p w14:paraId="37A68021" w14:textId="098E54F9" w:rsidR="007A700C" w:rsidRPr="00BB53D7" w:rsidRDefault="007A700C">
      <w:pPr>
        <w:pStyle w:val="PrrAPA"/>
        <w:ind w:firstLine="720"/>
        <w:pPrChange w:id="626" w:author="Steff Guzmán" w:date="2023-03-13T19:47:00Z">
          <w:pPr>
            <w:pStyle w:val="PrrAPA"/>
          </w:pPr>
        </w:pPrChange>
      </w:pPr>
    </w:p>
    <w:p w14:paraId="345E85E9" w14:textId="746A3C9C" w:rsidR="007A700C" w:rsidRPr="00BB53D7" w:rsidRDefault="007A700C" w:rsidP="007A700C">
      <w:pPr>
        <w:pStyle w:val="PrrAPA"/>
        <w:ind w:firstLine="0"/>
        <w:rPr>
          <w:b/>
          <w:bCs/>
          <w:i/>
          <w:iCs/>
        </w:rPr>
      </w:pPr>
      <w:r w:rsidRPr="00BB53D7">
        <w:rPr>
          <w:b/>
          <w:bCs/>
          <w:i/>
          <w:iCs/>
        </w:rPr>
        <w:t xml:space="preserve">No Estructurados </w:t>
      </w:r>
    </w:p>
    <w:p w14:paraId="2BD6262A" w14:textId="77777777" w:rsidR="007A700C" w:rsidRPr="00BB53D7" w:rsidRDefault="007A700C">
      <w:pPr>
        <w:pStyle w:val="PrrAPA"/>
        <w:ind w:firstLine="720"/>
        <w:pPrChange w:id="627" w:author="Steff Guzmán" w:date="2023-03-13T19:47:00Z">
          <w:pPr>
            <w:pStyle w:val="PrrAPA"/>
          </w:pPr>
        </w:pPrChange>
      </w:pPr>
      <w:r w:rsidRPr="00BB53D7">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B53D7">
            <w:fldChar w:fldCharType="begin"/>
          </w:r>
          <w:r w:rsidRPr="00BB53D7">
            <w:instrText xml:space="preserve"> CITATION Has18 \l 9226 </w:instrText>
          </w:r>
          <w:r w:rsidRPr="00BB53D7">
            <w:fldChar w:fldCharType="separate"/>
          </w:r>
          <w:r w:rsidRPr="00BB53D7">
            <w:rPr>
              <w:noProof/>
            </w:rPr>
            <w:t xml:space="preserve"> (Hassan, Domingo-Ferrer, &amp; Soria-comas, 2018)</w:t>
          </w:r>
          <w:r w:rsidRPr="00BB53D7">
            <w:fldChar w:fldCharType="end"/>
          </w:r>
        </w:sdtContent>
      </w:sdt>
    </w:p>
    <w:p w14:paraId="2AA42D1A" w14:textId="0FC0B7CE" w:rsidR="007A700C" w:rsidRDefault="007A700C" w:rsidP="007A700C">
      <w:pPr>
        <w:pStyle w:val="PrrAPA"/>
        <w:ind w:firstLine="0"/>
        <w:rPr>
          <w:ins w:id="628" w:author="Steff Guzmán" w:date="2023-03-13T19:47:00Z"/>
          <w:b/>
          <w:bCs/>
          <w:i/>
          <w:iCs/>
        </w:rPr>
      </w:pPr>
    </w:p>
    <w:p w14:paraId="6F58195F" w14:textId="529C26C5" w:rsidR="00D00CDF" w:rsidRDefault="00D00CDF" w:rsidP="007A700C">
      <w:pPr>
        <w:pStyle w:val="PrrAPA"/>
        <w:ind w:firstLine="0"/>
        <w:rPr>
          <w:ins w:id="629" w:author="Steff Guzmán" w:date="2023-03-13T19:47:00Z"/>
          <w:b/>
          <w:bCs/>
          <w:i/>
          <w:iCs/>
        </w:rPr>
      </w:pPr>
    </w:p>
    <w:p w14:paraId="4B883BB7" w14:textId="279CB26D" w:rsidR="00D00CDF" w:rsidRDefault="00D00CDF" w:rsidP="007A700C">
      <w:pPr>
        <w:pStyle w:val="PrrAPA"/>
        <w:ind w:firstLine="0"/>
        <w:rPr>
          <w:ins w:id="630" w:author="Steff Guzmán" w:date="2023-03-13T19:47:00Z"/>
          <w:b/>
          <w:bCs/>
          <w:i/>
          <w:iCs/>
        </w:rPr>
      </w:pPr>
    </w:p>
    <w:p w14:paraId="4175C462" w14:textId="77777777" w:rsidR="00D00CDF" w:rsidRPr="00BB53D7" w:rsidRDefault="00D00CDF" w:rsidP="007A700C">
      <w:pPr>
        <w:pStyle w:val="PrrAPA"/>
        <w:ind w:firstLine="0"/>
        <w:rPr>
          <w:b/>
          <w:bCs/>
          <w:i/>
          <w:iCs/>
        </w:rPr>
      </w:pPr>
    </w:p>
    <w:p w14:paraId="2194FC59" w14:textId="346110D1" w:rsidR="007A700C" w:rsidRPr="00BB53D7" w:rsidRDefault="007A700C" w:rsidP="007A700C">
      <w:pPr>
        <w:pStyle w:val="PrrAPA"/>
        <w:ind w:firstLine="0"/>
        <w:rPr>
          <w:b/>
          <w:bCs/>
          <w:i/>
          <w:iCs/>
        </w:rPr>
      </w:pPr>
      <w:r w:rsidRPr="00BB53D7">
        <w:rPr>
          <w:b/>
          <w:bCs/>
          <w:i/>
          <w:iCs/>
        </w:rPr>
        <w:t>Semi – estructurados</w:t>
      </w:r>
    </w:p>
    <w:p w14:paraId="6643C6CE" w14:textId="77777777" w:rsidR="007A700C" w:rsidRPr="00BB53D7" w:rsidRDefault="007A700C" w:rsidP="007A700C">
      <w:pPr>
        <w:pStyle w:val="PrrAPA"/>
      </w:pPr>
      <w:r w:rsidRPr="00BB53D7">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B53D7">
            <w:fldChar w:fldCharType="begin"/>
          </w:r>
          <w:r w:rsidRPr="00BB53D7">
            <w:instrText xml:space="preserve"> CITATION Rap07 \l 9226 </w:instrText>
          </w:r>
          <w:r w:rsidRPr="00BB53D7">
            <w:fldChar w:fldCharType="separate"/>
          </w:r>
          <w:r w:rsidRPr="00BB53D7">
            <w:rPr>
              <w:noProof/>
            </w:rPr>
            <w:t xml:space="preserve"> (Raposo, 2007)</w:t>
          </w:r>
          <w:r w:rsidRPr="00BB53D7">
            <w:fldChar w:fldCharType="end"/>
          </w:r>
        </w:sdtContent>
      </w:sdt>
      <w:r w:rsidRPr="00BB53D7">
        <w:t>.</w:t>
      </w:r>
      <w:bookmarkStart w:id="631" w:name="_Toc56811421"/>
      <w:bookmarkStart w:id="632" w:name="_Toc114686988"/>
      <w:bookmarkStart w:id="633" w:name="_Toc115172926"/>
    </w:p>
    <w:p w14:paraId="1A4EE9D0" w14:textId="77777777" w:rsidR="007A700C" w:rsidRPr="00BB53D7" w:rsidRDefault="007A700C" w:rsidP="007A700C">
      <w:pPr>
        <w:pStyle w:val="PrrAPA"/>
        <w:ind w:firstLine="0"/>
      </w:pPr>
    </w:p>
    <w:p w14:paraId="6B9D4670" w14:textId="512ECBC4" w:rsidR="007A700C" w:rsidRPr="00BB53D7" w:rsidRDefault="007A700C" w:rsidP="007A700C">
      <w:pPr>
        <w:pStyle w:val="PrrAPA"/>
        <w:ind w:firstLine="0"/>
        <w:rPr>
          <w:b/>
          <w:bCs/>
        </w:rPr>
      </w:pPr>
      <w:r w:rsidRPr="00BB53D7">
        <w:rPr>
          <w:b/>
          <w:bCs/>
        </w:rPr>
        <w:t>Ciclo de la analítica KDD – Metodologías</w:t>
      </w:r>
      <w:bookmarkEnd w:id="631"/>
      <w:bookmarkEnd w:id="632"/>
      <w:bookmarkEnd w:id="633"/>
    </w:p>
    <w:p w14:paraId="41B87B46" w14:textId="77777777" w:rsidR="007A700C" w:rsidRPr="00BB53D7" w:rsidRDefault="007A700C" w:rsidP="007A700C">
      <w:pPr>
        <w:rPr>
          <w:rFonts w:cs="Times New Roman"/>
          <w:b/>
          <w:bCs/>
          <w:i/>
          <w:iCs/>
        </w:rPr>
      </w:pPr>
    </w:p>
    <w:p w14:paraId="533E4D26" w14:textId="606C9C63" w:rsidR="007A700C" w:rsidRPr="00BB53D7" w:rsidRDefault="007A700C" w:rsidP="007A700C">
      <w:pPr>
        <w:rPr>
          <w:rFonts w:cs="Times New Roman"/>
          <w:b/>
          <w:bCs/>
          <w:i/>
          <w:iCs/>
        </w:rPr>
      </w:pPr>
      <w:r w:rsidRPr="00BB53D7">
        <w:rPr>
          <w:rFonts w:cs="Times New Roman"/>
          <w:b/>
          <w:bCs/>
          <w:i/>
          <w:iCs/>
        </w:rPr>
        <w:t xml:space="preserve"> </w:t>
      </w:r>
      <w:bookmarkStart w:id="634" w:name="_Toc56811422"/>
      <w:bookmarkStart w:id="635" w:name="_Toc114686989"/>
      <w:bookmarkStart w:id="636" w:name="_Toc115172927"/>
      <w:r w:rsidRPr="00BB53D7">
        <w:rPr>
          <w:rFonts w:cs="Times New Roman"/>
          <w:b/>
          <w:bCs/>
          <w:i/>
          <w:iCs/>
        </w:rPr>
        <w:t>Tipos de analítica</w:t>
      </w:r>
      <w:bookmarkEnd w:id="634"/>
      <w:bookmarkEnd w:id="635"/>
      <w:bookmarkEnd w:id="636"/>
    </w:p>
    <w:p w14:paraId="1822865F" w14:textId="77777777" w:rsidR="007A700C" w:rsidRPr="00BB53D7" w:rsidRDefault="007A700C" w:rsidP="007A700C">
      <w:pPr>
        <w:ind w:firstLine="720"/>
        <w:rPr>
          <w:rFonts w:cs="Times New Roman"/>
        </w:rPr>
      </w:pPr>
      <w:r w:rsidRPr="00BB53D7">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B53D7" w:rsidRDefault="007A700C" w:rsidP="007A700C">
      <w:pPr>
        <w:ind w:firstLine="720"/>
        <w:rPr>
          <w:rFonts w:cs="Times New Roman"/>
        </w:rPr>
      </w:pPr>
    </w:p>
    <w:p w14:paraId="5D4B06E9" w14:textId="77777777" w:rsidR="007A700C" w:rsidRPr="00BB53D7" w:rsidRDefault="007A700C" w:rsidP="007A700C">
      <w:pPr>
        <w:ind w:firstLine="720"/>
        <w:rPr>
          <w:rFonts w:cs="Times New Roman"/>
        </w:rPr>
      </w:pPr>
      <w:r w:rsidRPr="00BB53D7">
        <w:rPr>
          <w:rFonts w:cs="Times New Roman"/>
        </w:rPr>
        <w:t>“</w:t>
      </w:r>
      <w:r w:rsidRPr="00BB53D7">
        <w:rPr>
          <w:rFonts w:cs="Times New Roman"/>
          <w:i/>
          <w:iCs/>
        </w:rPr>
        <w:t>un conjunto de métodos de análisis matemático y estadístico que sirve para identificar patrones de comportamiento, pronósticos, escenarios “que pasaría si”, entre otros</w:t>
      </w:r>
      <w:r w:rsidRPr="00BB53D7">
        <w:rPr>
          <w:rFonts w:cs="Times New Roman"/>
        </w:rPr>
        <w:t xml:space="preserve">” (Davenport y </w:t>
      </w:r>
      <w:proofErr w:type="spellStart"/>
      <w:r w:rsidRPr="00BB53D7">
        <w:rPr>
          <w:rFonts w:cs="Times New Roman"/>
        </w:rPr>
        <w:t>Harrys</w:t>
      </w:r>
      <w:proofErr w:type="spellEnd"/>
      <w:r w:rsidRPr="00BB53D7">
        <w:rPr>
          <w:rFonts w:cs="Times New Roman"/>
        </w:rPr>
        <w:t>, 2017).</w:t>
      </w:r>
    </w:p>
    <w:p w14:paraId="2254EF7D" w14:textId="77777777" w:rsidR="007A700C" w:rsidRPr="00BB53D7" w:rsidRDefault="007A700C" w:rsidP="007A700C">
      <w:pPr>
        <w:rPr>
          <w:rFonts w:cs="Times New Roman"/>
        </w:rPr>
      </w:pPr>
    </w:p>
    <w:p w14:paraId="2F7455E5" w14:textId="2D00ACAB" w:rsidR="007A700C" w:rsidRPr="00BB53D7" w:rsidRDefault="007A700C">
      <w:pPr>
        <w:ind w:firstLine="720"/>
        <w:rPr>
          <w:rFonts w:cs="Times New Roman"/>
          <w:b/>
          <w:bCs/>
        </w:rPr>
        <w:pPrChange w:id="637" w:author="Steff Guzmán" w:date="2023-03-13T19:48:00Z">
          <w:pPr>
            <w:ind w:firstLine="708"/>
          </w:pPr>
        </w:pPrChange>
      </w:pPr>
      <w:bookmarkStart w:id="638" w:name="_Toc115172928"/>
      <w:r w:rsidRPr="00BB53D7">
        <w:rPr>
          <w:rFonts w:cs="Times New Roman"/>
          <w:b/>
          <w:bCs/>
        </w:rPr>
        <w:t>Descriptiva</w:t>
      </w:r>
      <w:bookmarkEnd w:id="638"/>
      <w:r w:rsidR="004E3955" w:rsidRPr="00BB53D7">
        <w:rPr>
          <w:rFonts w:cs="Times New Roman"/>
          <w:b/>
          <w:bCs/>
        </w:rPr>
        <w:t>.</w:t>
      </w:r>
    </w:p>
    <w:p w14:paraId="1D0FF09C" w14:textId="77777777" w:rsidR="007A700C" w:rsidRPr="00BB53D7" w:rsidRDefault="007A700C" w:rsidP="00D00CDF">
      <w:pPr>
        <w:ind w:firstLine="720"/>
        <w:rPr>
          <w:rFonts w:cs="Times New Roman"/>
          <w:shd w:val="clear" w:color="auto" w:fill="FFFFFF"/>
        </w:rPr>
      </w:pPr>
      <w:r w:rsidRPr="00BB53D7">
        <w:rPr>
          <w:rFonts w:cs="Times New Roman"/>
        </w:rPr>
        <w:t>Se pueden diferenciar de los otros tipos por medio de la pregunta inicial sea ¿qué sucedió?</w:t>
      </w:r>
      <w:r w:rsidRPr="00BB53D7">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B53D7">
            <w:rPr>
              <w:rFonts w:cs="Times New Roman"/>
              <w:shd w:val="clear" w:color="auto" w:fill="FFFFFF"/>
            </w:rPr>
            <w:fldChar w:fldCharType="begin"/>
          </w:r>
          <w:r w:rsidRPr="00BB53D7">
            <w:rPr>
              <w:rFonts w:cs="Times New Roman"/>
              <w:shd w:val="clear" w:color="auto" w:fill="FFFFFF"/>
            </w:rPr>
            <w:instrText xml:space="preserve">CITATION Ana18 \l 9226 </w:instrText>
          </w:r>
          <w:r w:rsidRPr="00BB53D7">
            <w:rPr>
              <w:rFonts w:cs="Times New Roman"/>
              <w:shd w:val="clear" w:color="auto" w:fill="FFFFFF"/>
            </w:rPr>
            <w:fldChar w:fldCharType="separate"/>
          </w:r>
          <w:r w:rsidRPr="00BB53D7">
            <w:rPr>
              <w:rFonts w:cs="Times New Roman"/>
              <w:noProof/>
              <w:shd w:val="clear" w:color="auto" w:fill="FFFFFF"/>
            </w:rPr>
            <w:t>(cuatro tipos de analítica de retail que todo comercio necesita en 2018, 2018)</w:t>
          </w:r>
          <w:r w:rsidRPr="00BB53D7">
            <w:rPr>
              <w:rFonts w:cs="Times New Roman"/>
              <w:shd w:val="clear" w:color="auto" w:fill="FFFFFF"/>
            </w:rPr>
            <w:fldChar w:fldCharType="end"/>
          </w:r>
        </w:sdtContent>
      </w:sdt>
      <w:r w:rsidRPr="00BB53D7">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B53D7" w:rsidRDefault="007A700C">
      <w:pPr>
        <w:ind w:firstLine="720"/>
        <w:rPr>
          <w:rFonts w:cs="Times New Roman"/>
        </w:rPr>
        <w:pPrChange w:id="639" w:author="Steff Guzmán" w:date="2023-03-13T19:48:00Z">
          <w:pPr/>
        </w:pPrChange>
      </w:pPr>
    </w:p>
    <w:p w14:paraId="799C832B" w14:textId="0DECF6CA" w:rsidR="007A700C" w:rsidRPr="00BB53D7" w:rsidRDefault="007A700C">
      <w:pPr>
        <w:ind w:firstLine="720"/>
        <w:rPr>
          <w:rFonts w:cs="Times New Roman"/>
          <w:b/>
          <w:bCs/>
        </w:rPr>
        <w:pPrChange w:id="640" w:author="Steff Guzmán" w:date="2023-03-13T19:48:00Z">
          <w:pPr>
            <w:ind w:firstLine="708"/>
          </w:pPr>
        </w:pPrChange>
      </w:pPr>
      <w:bookmarkStart w:id="641" w:name="_Toc115172929"/>
      <w:r w:rsidRPr="00BB53D7">
        <w:rPr>
          <w:rFonts w:cs="Times New Roman"/>
          <w:b/>
          <w:bCs/>
        </w:rPr>
        <w:t>Diagnostica</w:t>
      </w:r>
      <w:bookmarkEnd w:id="641"/>
      <w:r w:rsidR="004E3955" w:rsidRPr="00BB53D7">
        <w:rPr>
          <w:rFonts w:cs="Times New Roman"/>
          <w:b/>
          <w:bCs/>
        </w:rPr>
        <w:t>.</w:t>
      </w:r>
    </w:p>
    <w:p w14:paraId="04610D8C" w14:textId="77777777" w:rsidR="007A700C" w:rsidRPr="00BB53D7" w:rsidRDefault="007A700C" w:rsidP="00D00CDF">
      <w:pPr>
        <w:ind w:firstLine="720"/>
        <w:rPr>
          <w:rFonts w:cs="Times New Roman"/>
        </w:rPr>
      </w:pPr>
      <w:r w:rsidRPr="00BB53D7">
        <w:rPr>
          <w:rFonts w:cs="Times New Roman"/>
        </w:rPr>
        <w:lastRenderedPageBreak/>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(cuatro tipos de analítica de retail que todo comercio necesita en 2018, 2018)</w:t>
          </w:r>
          <w:r w:rsidRPr="00BB53D7">
            <w:rPr>
              <w:rFonts w:cs="Times New Roman"/>
            </w:rPr>
            <w:fldChar w:fldCharType="end"/>
          </w:r>
        </w:sdtContent>
      </w:sdt>
      <w:r w:rsidRPr="00BB53D7">
        <w:rPr>
          <w:rFonts w:cs="Times New Roman"/>
        </w:rPr>
        <w:t>.</w:t>
      </w:r>
    </w:p>
    <w:p w14:paraId="1A517054" w14:textId="77777777" w:rsidR="007A700C" w:rsidRPr="00BB53D7" w:rsidRDefault="007A700C">
      <w:pPr>
        <w:ind w:firstLine="720"/>
        <w:rPr>
          <w:rFonts w:cs="Times New Roman"/>
        </w:rPr>
        <w:pPrChange w:id="642" w:author="Steff Guzmán" w:date="2023-03-13T19:48:00Z">
          <w:pPr/>
        </w:pPrChange>
      </w:pPr>
    </w:p>
    <w:p w14:paraId="414F1065" w14:textId="4408D5D2" w:rsidR="007A700C" w:rsidRPr="00BB53D7" w:rsidRDefault="007A700C">
      <w:pPr>
        <w:ind w:firstLine="720"/>
        <w:rPr>
          <w:rFonts w:cs="Times New Roman"/>
          <w:b/>
          <w:bCs/>
        </w:rPr>
        <w:pPrChange w:id="643" w:author="Steff Guzmán" w:date="2023-03-13T19:48:00Z">
          <w:pPr>
            <w:ind w:firstLine="708"/>
          </w:pPr>
        </w:pPrChange>
      </w:pPr>
      <w:bookmarkStart w:id="644" w:name="_Toc115172930"/>
      <w:r w:rsidRPr="00BB53D7">
        <w:rPr>
          <w:rFonts w:cs="Times New Roman"/>
          <w:b/>
          <w:bCs/>
        </w:rPr>
        <w:t>Predictiva</w:t>
      </w:r>
      <w:bookmarkEnd w:id="644"/>
      <w:r w:rsidR="004E3955" w:rsidRPr="00BB53D7">
        <w:rPr>
          <w:rFonts w:cs="Times New Roman"/>
          <w:b/>
          <w:bCs/>
        </w:rPr>
        <w:t>.</w:t>
      </w:r>
    </w:p>
    <w:p w14:paraId="1134D048" w14:textId="77777777" w:rsidR="007A700C" w:rsidRPr="00BB53D7" w:rsidRDefault="007A700C" w:rsidP="00D00CDF">
      <w:pPr>
        <w:ind w:firstLine="720"/>
        <w:rPr>
          <w:rFonts w:cs="Times New Roman"/>
        </w:rPr>
      </w:pPr>
      <w:r w:rsidRPr="00BB53D7">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B53D7">
            <w:rPr>
              <w:rStyle w:val="PrrAPACar"/>
            </w:rPr>
            <w:fldChar w:fldCharType="begin"/>
          </w:r>
          <w:r w:rsidRPr="00BB53D7">
            <w:rPr>
              <w:rStyle w:val="PrrAPACar"/>
            </w:rPr>
            <w:instrText xml:space="preserve">CITATION Ana18 \l 9226 </w:instrText>
          </w:r>
          <w:r w:rsidRPr="00BB53D7">
            <w:rPr>
              <w:rStyle w:val="PrrAPACar"/>
            </w:rPr>
            <w:fldChar w:fldCharType="separate"/>
          </w:r>
          <w:r w:rsidRPr="00BB53D7">
            <w:rPr>
              <w:rStyle w:val="PrrAPACar"/>
              <w:noProof/>
            </w:rPr>
            <w:t xml:space="preserve"> </w:t>
          </w:r>
          <w:r w:rsidRPr="00BB53D7">
            <w:rPr>
              <w:rFonts w:cs="Times New Roman"/>
              <w:noProof/>
            </w:rPr>
            <w:t>(cuatro tipos de analítica de retail que todo comercio necesita en 2018, 2018)</w:t>
          </w:r>
          <w:r w:rsidRPr="00BB53D7">
            <w:rPr>
              <w:rStyle w:val="PrrAPACar"/>
            </w:rPr>
            <w:fldChar w:fldCharType="end"/>
          </w:r>
        </w:sdtContent>
      </w:sdt>
      <w:r w:rsidRPr="00BB53D7">
        <w:rPr>
          <w:rFonts w:cs="Times New Roman"/>
        </w:rPr>
        <w:t>.</w:t>
      </w:r>
    </w:p>
    <w:p w14:paraId="3227089D" w14:textId="77777777" w:rsidR="007A700C" w:rsidRPr="00BB53D7" w:rsidRDefault="007A700C">
      <w:pPr>
        <w:ind w:firstLine="720"/>
        <w:rPr>
          <w:rFonts w:cs="Times New Roman"/>
        </w:rPr>
        <w:pPrChange w:id="645" w:author="Steff Guzmán" w:date="2023-03-13T19:48:00Z">
          <w:pPr/>
        </w:pPrChange>
      </w:pPr>
    </w:p>
    <w:p w14:paraId="1E823A31" w14:textId="21FFABA3" w:rsidR="007A700C" w:rsidRPr="00BB53D7" w:rsidRDefault="007A700C">
      <w:pPr>
        <w:ind w:firstLine="720"/>
        <w:rPr>
          <w:rFonts w:cs="Times New Roman"/>
          <w:b/>
          <w:bCs/>
        </w:rPr>
        <w:pPrChange w:id="646" w:author="Steff Guzmán" w:date="2023-03-13T19:48:00Z">
          <w:pPr>
            <w:ind w:firstLine="708"/>
          </w:pPr>
        </w:pPrChange>
      </w:pPr>
      <w:bookmarkStart w:id="647" w:name="_Toc115172931"/>
      <w:r w:rsidRPr="00BB53D7">
        <w:rPr>
          <w:rFonts w:cs="Times New Roman"/>
          <w:b/>
          <w:bCs/>
        </w:rPr>
        <w:t>Prescriptiva</w:t>
      </w:r>
      <w:bookmarkEnd w:id="647"/>
      <w:r w:rsidR="004E3955" w:rsidRPr="00BB53D7">
        <w:rPr>
          <w:rFonts w:cs="Times New Roman"/>
          <w:b/>
          <w:bCs/>
        </w:rPr>
        <w:t>.</w:t>
      </w:r>
    </w:p>
    <w:p w14:paraId="04FF2466" w14:textId="77777777" w:rsidR="007A700C" w:rsidRPr="00BB53D7" w:rsidRDefault="007A700C">
      <w:pPr>
        <w:ind w:firstLine="720"/>
        <w:rPr>
          <w:rFonts w:cs="Times New Roman"/>
        </w:rPr>
        <w:pPrChange w:id="648" w:author="Steff Guzmán" w:date="2023-03-13T19:48:00Z">
          <w:pPr>
            <w:ind w:firstLine="708"/>
          </w:pPr>
        </w:pPrChange>
      </w:pPr>
      <w:r w:rsidRPr="00BB53D7">
        <w:rPr>
          <w:rFonts w:cs="Times New Roman"/>
        </w:rPr>
        <w:t xml:space="preserve">Se pueden diferenciar de los otros tipos por medio de la pregunta inicial sea ¿qué deberíamos hacer? o </w:t>
      </w:r>
      <w:r w:rsidRPr="00BB53D7">
        <w:rPr>
          <w:rFonts w:cs="Times New Roman"/>
          <w:shd w:val="clear" w:color="auto" w:fill="FFFFFF"/>
        </w:rPr>
        <w:t>¿Qué necesito hacer?</w:t>
      </w:r>
      <w:r w:rsidRPr="00BB53D7">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 xml:space="preserve"> (cuatro tipos de analítica de retail que todo comercio necesita en 2018, 2018)</w:t>
          </w:r>
          <w:r w:rsidRPr="00BB53D7">
            <w:rPr>
              <w:rFonts w:cs="Times New Roman"/>
            </w:rPr>
            <w:fldChar w:fldCharType="end"/>
          </w:r>
        </w:sdtContent>
      </w:sdt>
      <w:r w:rsidRPr="00BB53D7">
        <w:rPr>
          <w:rFonts w:cs="Times New Roman"/>
        </w:rPr>
        <w:t xml:space="preserve">. </w:t>
      </w:r>
    </w:p>
    <w:p w14:paraId="4B24122E" w14:textId="77777777" w:rsidR="007A700C" w:rsidRPr="00BB53D7" w:rsidRDefault="007A700C">
      <w:pPr>
        <w:ind w:firstLine="720"/>
        <w:rPr>
          <w:rFonts w:cs="Times New Roman"/>
        </w:rPr>
        <w:pPrChange w:id="649" w:author="Steff Guzmán" w:date="2023-03-13T19:48:00Z">
          <w:pPr/>
        </w:pPrChange>
      </w:pPr>
    </w:p>
    <w:p w14:paraId="41DA403C" w14:textId="7B17753F" w:rsidR="007A700C" w:rsidRPr="00BB53D7" w:rsidRDefault="007A700C" w:rsidP="007A700C">
      <w:pPr>
        <w:rPr>
          <w:rFonts w:cs="Times New Roman"/>
          <w:b/>
          <w:bCs/>
          <w:i/>
          <w:iCs/>
        </w:rPr>
      </w:pPr>
      <w:bookmarkStart w:id="650" w:name="_Toc56811423"/>
      <w:bookmarkStart w:id="651" w:name="_Toc114686990"/>
      <w:bookmarkStart w:id="652" w:name="_Toc115172932"/>
      <w:r w:rsidRPr="00BB53D7">
        <w:rPr>
          <w:rFonts w:cs="Times New Roman"/>
          <w:b/>
          <w:bCs/>
          <w:i/>
          <w:iCs/>
        </w:rPr>
        <w:t>Técnicas De Analítica</w:t>
      </w:r>
      <w:bookmarkEnd w:id="650"/>
      <w:bookmarkEnd w:id="651"/>
      <w:bookmarkEnd w:id="652"/>
    </w:p>
    <w:p w14:paraId="6CDF093F" w14:textId="77777777" w:rsidR="007A700C" w:rsidRPr="00BB53D7" w:rsidRDefault="007A700C">
      <w:pPr>
        <w:ind w:firstLine="720"/>
        <w:rPr>
          <w:rFonts w:cs="Times New Roman"/>
        </w:rPr>
        <w:pPrChange w:id="653" w:author="Steff Guzmán" w:date="2023-03-13T19:48:00Z">
          <w:pPr>
            <w:ind w:firstLine="708"/>
          </w:pPr>
        </w:pPrChange>
      </w:pPr>
      <w:r w:rsidRPr="00BB53D7">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B53D7">
            <w:rPr>
              <w:rFonts w:cs="Times New Roman"/>
            </w:rPr>
            <w:fldChar w:fldCharType="begin"/>
          </w:r>
          <w:r w:rsidRPr="00BB53D7">
            <w:rPr>
              <w:rFonts w:cs="Times New Roman"/>
            </w:rPr>
            <w:instrText xml:space="preserve"> CITATION Gar \l 9226 </w:instrText>
          </w:r>
          <w:r w:rsidRPr="00BB53D7">
            <w:rPr>
              <w:rFonts w:cs="Times New Roman"/>
            </w:rPr>
            <w:fldChar w:fldCharType="separate"/>
          </w:r>
          <w:r w:rsidRPr="00BB53D7">
            <w:rPr>
              <w:rFonts w:cs="Times New Roman"/>
              <w:noProof/>
            </w:rPr>
            <w:t xml:space="preserve"> (Garcia, 2006)</w:t>
          </w:r>
          <w:r w:rsidRPr="00BB53D7">
            <w:rPr>
              <w:rFonts w:cs="Times New Roman"/>
            </w:rPr>
            <w:fldChar w:fldCharType="end"/>
          </w:r>
        </w:sdtContent>
      </w:sdt>
      <w:r w:rsidRPr="00BB53D7">
        <w:rPr>
          <w:rFonts w:cs="Times New Roman"/>
        </w:rPr>
        <w:t>.</w:t>
      </w:r>
    </w:p>
    <w:p w14:paraId="223F0800" w14:textId="444732CD" w:rsidR="007A700C" w:rsidRDefault="007A700C" w:rsidP="007A700C">
      <w:pPr>
        <w:rPr>
          <w:rFonts w:cs="Times New Roman"/>
          <w:szCs w:val="24"/>
        </w:rPr>
      </w:pPr>
    </w:p>
    <w:p w14:paraId="6722A298" w14:textId="05F531B9" w:rsidR="007A700C" w:rsidRPr="00BB53D7" w:rsidRDefault="007A700C">
      <w:pPr>
        <w:ind w:firstLine="720"/>
        <w:rPr>
          <w:rFonts w:cs="Times New Roman"/>
          <w:b/>
          <w:bCs/>
        </w:rPr>
        <w:pPrChange w:id="654" w:author="Steff Guzmán" w:date="2023-03-13T19:49:00Z">
          <w:pPr>
            <w:ind w:firstLine="708"/>
          </w:pPr>
        </w:pPrChange>
      </w:pPr>
      <w:bookmarkStart w:id="655" w:name="_Toc56811425"/>
      <w:bookmarkStart w:id="656" w:name="_Toc101718654"/>
      <w:bookmarkStart w:id="657" w:name="_Toc115172937"/>
      <w:r w:rsidRPr="00BB53D7">
        <w:rPr>
          <w:rFonts w:cs="Times New Roman"/>
          <w:b/>
          <w:bCs/>
        </w:rPr>
        <w:t>Simulación</w:t>
      </w:r>
      <w:bookmarkEnd w:id="655"/>
      <w:bookmarkEnd w:id="656"/>
      <w:bookmarkEnd w:id="657"/>
      <w:r w:rsidR="004E3955" w:rsidRPr="00BB53D7">
        <w:rPr>
          <w:rFonts w:cs="Times New Roman"/>
          <w:b/>
          <w:bCs/>
        </w:rPr>
        <w:t xml:space="preserve">. </w:t>
      </w:r>
    </w:p>
    <w:p w14:paraId="36C47CB5" w14:textId="77777777" w:rsidR="007A700C" w:rsidRPr="00BB53D7" w:rsidRDefault="007A700C">
      <w:pPr>
        <w:ind w:firstLine="720"/>
        <w:rPr>
          <w:rFonts w:cs="Times New Roman"/>
          <w:lang w:eastAsia="es-CO"/>
        </w:rPr>
        <w:pPrChange w:id="658" w:author="Steff Guzmán" w:date="2023-03-13T19:49:00Z">
          <w:pPr>
            <w:ind w:firstLine="708"/>
          </w:pPr>
        </w:pPrChange>
      </w:pPr>
      <w:r w:rsidRPr="00BB53D7">
        <w:rPr>
          <w:rFonts w:cs="Times New Roman"/>
          <w:lang w:eastAsia="es-CO"/>
        </w:rPr>
        <w:lastRenderedPageBreak/>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B53D7">
            <w:rPr>
              <w:rFonts w:cs="Times New Roman"/>
              <w:lang w:eastAsia="es-CO"/>
            </w:rPr>
            <w:fldChar w:fldCharType="begin"/>
          </w:r>
          <w:r w:rsidRPr="00BB53D7">
            <w:rPr>
              <w:rFonts w:cs="Times New Roman"/>
              <w:lang w:eastAsia="es-CO"/>
            </w:rPr>
            <w:instrText xml:space="preserve"> CITATION Cas06 \l 9226 </w:instrText>
          </w:r>
          <w:r w:rsidRPr="00BB53D7">
            <w:rPr>
              <w:rFonts w:cs="Times New Roman"/>
              <w:lang w:eastAsia="es-CO"/>
            </w:rPr>
            <w:fldChar w:fldCharType="separate"/>
          </w:r>
          <w:r w:rsidRPr="00BB53D7">
            <w:rPr>
              <w:rFonts w:cs="Times New Roman"/>
              <w:noProof/>
              <w:lang w:eastAsia="es-CO"/>
            </w:rPr>
            <w:t xml:space="preserve"> (Castellanos Hernández &amp; Chacon Osorio, 2006)</w:t>
          </w:r>
          <w:r w:rsidRPr="00BB53D7">
            <w:rPr>
              <w:rFonts w:cs="Times New Roman"/>
              <w:lang w:eastAsia="es-CO"/>
            </w:rPr>
            <w:fldChar w:fldCharType="end"/>
          </w:r>
        </w:sdtContent>
      </w:sdt>
      <w:r w:rsidRPr="00BB53D7">
        <w:rPr>
          <w:rFonts w:cs="Times New Roman"/>
          <w:lang w:eastAsia="es-CO"/>
        </w:rPr>
        <w:t xml:space="preserve">. </w:t>
      </w:r>
    </w:p>
    <w:p w14:paraId="2AF0FD47" w14:textId="77777777" w:rsidR="007A700C" w:rsidRPr="00BB53D7" w:rsidRDefault="007A700C">
      <w:pPr>
        <w:ind w:firstLine="720"/>
        <w:rPr>
          <w:rFonts w:cs="Times New Roman"/>
        </w:rPr>
        <w:pPrChange w:id="659" w:author="Steff Guzmán" w:date="2023-03-13T19:49:00Z">
          <w:pPr/>
        </w:pPrChange>
      </w:pPr>
    </w:p>
    <w:p w14:paraId="358DA872" w14:textId="4A16247F" w:rsidR="007A700C" w:rsidRPr="00BB53D7" w:rsidRDefault="007A700C">
      <w:pPr>
        <w:ind w:firstLine="720"/>
        <w:rPr>
          <w:rFonts w:cs="Times New Roman"/>
          <w:b/>
          <w:bCs/>
          <w:i/>
          <w:iCs/>
          <w:szCs w:val="24"/>
        </w:rPr>
        <w:pPrChange w:id="660" w:author="Steff Guzmán" w:date="2023-03-13T19:49:00Z">
          <w:pPr>
            <w:ind w:firstLine="708"/>
          </w:pPr>
        </w:pPrChange>
      </w:pPr>
      <w:bookmarkStart w:id="661" w:name="_Toc56811426"/>
      <w:bookmarkStart w:id="662" w:name="_Toc115172938"/>
      <w:r w:rsidRPr="00BB53D7">
        <w:rPr>
          <w:rFonts w:cs="Times New Roman"/>
          <w:b/>
          <w:bCs/>
          <w:i/>
          <w:iCs/>
          <w:szCs w:val="24"/>
        </w:rPr>
        <w:t>Tipos De Simulación</w:t>
      </w:r>
      <w:bookmarkStart w:id="663" w:name="_Toc115172939"/>
      <w:bookmarkEnd w:id="661"/>
      <w:bookmarkEnd w:id="662"/>
      <w:r w:rsidRPr="00BB53D7">
        <w:rPr>
          <w:rFonts w:cs="Times New Roman"/>
          <w:b/>
          <w:bCs/>
          <w:i/>
          <w:iCs/>
          <w:szCs w:val="24"/>
        </w:rPr>
        <w:t>.</w:t>
      </w:r>
    </w:p>
    <w:p w14:paraId="36E854D8" w14:textId="2B61A1F6" w:rsidR="007A700C" w:rsidRPr="00BB53D7" w:rsidRDefault="007A700C">
      <w:pPr>
        <w:ind w:firstLine="720"/>
        <w:rPr>
          <w:rFonts w:cs="Times New Roman"/>
          <w:szCs w:val="24"/>
        </w:rPr>
        <w:pPrChange w:id="664" w:author="Steff Guzmán" w:date="2023-03-13T19:49:00Z">
          <w:pPr>
            <w:ind w:firstLine="708"/>
          </w:pPr>
        </w:pPrChange>
      </w:pPr>
      <w:r w:rsidRPr="00BB53D7">
        <w:rPr>
          <w:rStyle w:val="Ttulo4Car"/>
          <w:rFonts w:ascii="Times New Roman" w:eastAsiaTheme="minorEastAsia" w:hAnsi="Times New Roman" w:cs="Times New Roman"/>
          <w:b/>
          <w:bCs/>
          <w:color w:val="000000" w:themeColor="text1"/>
          <w:szCs w:val="24"/>
        </w:rPr>
        <w:t>Simulación de situaciones</w:t>
      </w:r>
      <w:bookmarkEnd w:id="663"/>
      <w:r w:rsidRPr="00BB53D7">
        <w:rPr>
          <w:rStyle w:val="Ttulo4Car"/>
          <w:rFonts w:ascii="Times New Roman" w:eastAsiaTheme="minorEastAsia" w:hAnsi="Times New Roman" w:cs="Times New Roman"/>
          <w:szCs w:val="24"/>
        </w:rPr>
        <w:t>.</w:t>
      </w:r>
      <w:r w:rsidR="004E3955" w:rsidRPr="00BB53D7">
        <w:rPr>
          <w:rStyle w:val="Ttulo4Car"/>
          <w:rFonts w:ascii="Times New Roman" w:eastAsiaTheme="minorEastAsia" w:hAnsi="Times New Roman" w:cs="Times New Roman"/>
          <w:szCs w:val="24"/>
        </w:rPr>
        <w:t xml:space="preserve"> </w:t>
      </w:r>
      <w:r w:rsidRPr="00BB53D7">
        <w:rPr>
          <w:rFonts w:cs="Times New Roman"/>
          <w:szCs w:val="24"/>
        </w:rPr>
        <w:t>Permite simular una situación física o real y observar su comportamiento</w:t>
      </w:r>
      <w:sdt>
        <w:sdtPr>
          <w:rPr>
            <w:rFonts w:cs="Times New Roman"/>
            <w:szCs w:val="24"/>
          </w:rPr>
          <w:id w:val="852775565"/>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bookmarkStart w:id="665" w:name="_Toc115172940"/>
    </w:p>
    <w:p w14:paraId="0AE26A8D" w14:textId="77777777" w:rsidR="007A700C" w:rsidRPr="00BB53D7" w:rsidRDefault="007A700C">
      <w:pPr>
        <w:ind w:firstLine="720"/>
        <w:rPr>
          <w:rFonts w:cs="Times New Roman"/>
          <w:szCs w:val="24"/>
        </w:rPr>
        <w:pPrChange w:id="666" w:author="Steff Guzmán" w:date="2023-03-13T19:49:00Z">
          <w:pPr>
            <w:ind w:firstLine="708"/>
          </w:pPr>
        </w:pPrChange>
      </w:pPr>
    </w:p>
    <w:p w14:paraId="47725136" w14:textId="7ABE4200" w:rsidR="007A700C" w:rsidRPr="00BB53D7" w:rsidRDefault="007A700C">
      <w:pPr>
        <w:ind w:firstLine="720"/>
        <w:rPr>
          <w:rFonts w:cs="Times New Roman"/>
          <w:szCs w:val="24"/>
        </w:rPr>
        <w:pPrChange w:id="667" w:author="Steff Guzmán" w:date="2023-03-13T19:49:00Z">
          <w:pPr>
            <w:ind w:firstLine="708"/>
          </w:pPr>
        </w:pPrChange>
      </w:pPr>
      <w:r w:rsidRPr="00BB53D7">
        <w:rPr>
          <w:rStyle w:val="Ttulo4Car"/>
          <w:rFonts w:ascii="Times New Roman" w:eastAsiaTheme="minorEastAsia" w:hAnsi="Times New Roman" w:cs="Times New Roman"/>
          <w:b/>
          <w:bCs/>
          <w:color w:val="000000" w:themeColor="text1"/>
          <w:szCs w:val="24"/>
        </w:rPr>
        <w:t>Simulación De Realizar Alguna Situación</w:t>
      </w:r>
      <w:bookmarkEnd w:id="665"/>
      <w:r w:rsidR="004E3955" w:rsidRPr="00BB53D7">
        <w:rPr>
          <w:rStyle w:val="Ttulo4Car"/>
          <w:rFonts w:ascii="Times New Roman" w:eastAsiaTheme="minorEastAsia" w:hAnsi="Times New Roman" w:cs="Times New Roman"/>
          <w:b/>
          <w:bCs/>
          <w:color w:val="000000" w:themeColor="text1"/>
          <w:szCs w:val="24"/>
        </w:rPr>
        <w:t>.</w:t>
      </w:r>
      <w:r w:rsidRPr="00BB53D7">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p>
    <w:p w14:paraId="07A26594" w14:textId="77777777" w:rsidR="007A700C" w:rsidRPr="00BB53D7" w:rsidRDefault="007A700C">
      <w:pPr>
        <w:ind w:firstLine="720"/>
        <w:rPr>
          <w:rFonts w:cs="Times New Roman"/>
          <w:szCs w:val="24"/>
        </w:rPr>
        <w:pPrChange w:id="668" w:author="Steff Guzmán" w:date="2023-03-13T19:49:00Z">
          <w:pPr/>
        </w:pPrChange>
      </w:pPr>
    </w:p>
    <w:p w14:paraId="3D10AD7E" w14:textId="77777777" w:rsidR="003128E3" w:rsidRPr="00BB53D7" w:rsidRDefault="007A700C">
      <w:pPr>
        <w:ind w:firstLine="720"/>
        <w:rPr>
          <w:rFonts w:cs="Times New Roman"/>
          <w:b/>
          <w:bCs/>
          <w:i/>
          <w:iCs/>
          <w:szCs w:val="24"/>
        </w:rPr>
        <w:pPrChange w:id="669" w:author="Steff Guzmán" w:date="2023-03-13T19:49:00Z">
          <w:pPr>
            <w:ind w:firstLine="708"/>
          </w:pPr>
        </w:pPrChange>
      </w:pPr>
      <w:bookmarkStart w:id="670" w:name="_Toc56811427"/>
      <w:bookmarkStart w:id="671" w:name="_Toc115172941"/>
      <w:r w:rsidRPr="00BB53D7">
        <w:rPr>
          <w:rFonts w:cs="Times New Roman"/>
          <w:b/>
          <w:bCs/>
          <w:i/>
          <w:iCs/>
          <w:szCs w:val="24"/>
        </w:rPr>
        <w:t>Fases De Estudio De Simulación</w:t>
      </w:r>
      <w:bookmarkEnd w:id="670"/>
      <w:bookmarkEnd w:id="671"/>
      <w:r w:rsidR="003128E3" w:rsidRPr="00BB53D7">
        <w:rPr>
          <w:rFonts w:cs="Times New Roman"/>
          <w:b/>
          <w:bCs/>
          <w:i/>
          <w:iCs/>
          <w:szCs w:val="24"/>
        </w:rPr>
        <w:t>.</w:t>
      </w:r>
    </w:p>
    <w:p w14:paraId="4DCA653D" w14:textId="0C29DB15" w:rsidR="003128E3" w:rsidRPr="00BB53D7" w:rsidRDefault="007A700C">
      <w:pPr>
        <w:ind w:firstLine="720"/>
        <w:rPr>
          <w:rFonts w:cs="Times New Roman"/>
          <w:szCs w:val="24"/>
        </w:rPr>
        <w:pPrChange w:id="672" w:author="Steff Guzmán" w:date="2023-03-13T19:49:00Z">
          <w:pPr>
            <w:ind w:firstLine="708"/>
          </w:pPr>
        </w:pPrChange>
      </w:pPr>
      <w:r w:rsidRPr="00BB53D7">
        <w:rPr>
          <w:rFonts w:cs="Times New Roman"/>
          <w:b/>
          <w:bCs/>
          <w:i/>
          <w:iCs/>
          <w:szCs w:val="24"/>
        </w:rPr>
        <w:t>Definición de objetivos</w:t>
      </w:r>
      <w:r w:rsidR="003128E3" w:rsidRPr="00BB53D7">
        <w:rPr>
          <w:rFonts w:cs="Times New Roman"/>
          <w:b/>
          <w:bCs/>
          <w:i/>
          <w:iCs/>
          <w:szCs w:val="24"/>
        </w:rPr>
        <w:t xml:space="preserve">. </w:t>
      </w:r>
      <w:r w:rsidRPr="00BB53D7">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CC6621C" w14:textId="77777777" w:rsidR="004E3955" w:rsidRPr="00BB53D7" w:rsidRDefault="004E3955">
      <w:pPr>
        <w:ind w:firstLine="720"/>
        <w:rPr>
          <w:rFonts w:cs="Times New Roman"/>
          <w:szCs w:val="24"/>
        </w:rPr>
        <w:pPrChange w:id="673" w:author="Steff Guzmán" w:date="2023-03-13T19:49:00Z">
          <w:pPr>
            <w:ind w:firstLine="708"/>
          </w:pPr>
        </w:pPrChange>
      </w:pPr>
    </w:p>
    <w:p w14:paraId="08FD4E9D" w14:textId="21AEAFD4" w:rsidR="003128E3" w:rsidRPr="00BB53D7" w:rsidRDefault="007A700C">
      <w:pPr>
        <w:ind w:firstLine="720"/>
        <w:rPr>
          <w:rFonts w:cs="Times New Roman"/>
          <w:szCs w:val="24"/>
        </w:rPr>
        <w:pPrChange w:id="674" w:author="Steff Guzmán" w:date="2023-03-13T19:49:00Z">
          <w:pPr>
            <w:ind w:firstLine="708"/>
          </w:pPr>
        </w:pPrChange>
      </w:pPr>
      <w:r w:rsidRPr="00BB53D7">
        <w:rPr>
          <w:rFonts w:cs="Times New Roman"/>
          <w:b/>
          <w:bCs/>
          <w:i/>
          <w:iCs/>
          <w:szCs w:val="24"/>
        </w:rPr>
        <w:t>Definición del sistema</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59C21D2" w14:textId="77777777" w:rsidR="004E3955" w:rsidRPr="00BB53D7" w:rsidRDefault="004E3955">
      <w:pPr>
        <w:ind w:firstLine="720"/>
        <w:rPr>
          <w:rFonts w:cs="Times New Roman"/>
          <w:szCs w:val="24"/>
        </w:rPr>
        <w:pPrChange w:id="675" w:author="Steff Guzmán" w:date="2023-03-13T19:49:00Z">
          <w:pPr>
            <w:ind w:firstLine="708"/>
          </w:pPr>
        </w:pPrChange>
      </w:pPr>
    </w:p>
    <w:p w14:paraId="5BF653BF" w14:textId="73541686" w:rsidR="003128E3" w:rsidRPr="00BB53D7" w:rsidRDefault="007A700C">
      <w:pPr>
        <w:ind w:firstLine="720"/>
        <w:rPr>
          <w:rFonts w:cs="Times New Roman"/>
          <w:szCs w:val="24"/>
        </w:rPr>
        <w:pPrChange w:id="676" w:author="Steff Guzmán" w:date="2023-03-13T19:49:00Z">
          <w:pPr>
            <w:ind w:firstLine="708"/>
          </w:pPr>
        </w:pPrChange>
      </w:pPr>
      <w:r w:rsidRPr="00BB53D7">
        <w:rPr>
          <w:rFonts w:cs="Times New Roman"/>
          <w:b/>
          <w:bCs/>
          <w:i/>
          <w:iCs/>
          <w:szCs w:val="24"/>
        </w:rPr>
        <w:t>Elaboración del modelo conceptual</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1F79CF58" w14:textId="77777777" w:rsidR="003128E3" w:rsidRPr="00BB53D7" w:rsidRDefault="003128E3">
      <w:pPr>
        <w:ind w:firstLine="720"/>
        <w:rPr>
          <w:rFonts w:cs="Times New Roman"/>
          <w:szCs w:val="24"/>
        </w:rPr>
        <w:pPrChange w:id="677" w:author="Steff Guzmán" w:date="2023-03-13T19:49:00Z">
          <w:pPr>
            <w:ind w:firstLine="708"/>
          </w:pPr>
        </w:pPrChange>
      </w:pPr>
    </w:p>
    <w:p w14:paraId="6FF1D04E" w14:textId="77777777" w:rsidR="003128E3" w:rsidRPr="00BB53D7" w:rsidRDefault="007A700C">
      <w:pPr>
        <w:ind w:firstLine="720"/>
        <w:rPr>
          <w:rFonts w:cs="Times New Roman"/>
          <w:szCs w:val="24"/>
        </w:rPr>
        <w:pPrChange w:id="678" w:author="Steff Guzmán" w:date="2023-03-13T19:49:00Z">
          <w:pPr>
            <w:ind w:firstLine="708"/>
          </w:pPr>
        </w:pPrChange>
      </w:pPr>
      <w:r w:rsidRPr="00BB53D7">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 xml:space="preserve"> (Coss Bu, 2003)</w:t>
          </w:r>
          <w:r w:rsidRPr="00BB53D7">
            <w:rPr>
              <w:rFonts w:cs="Times New Roman"/>
              <w:szCs w:val="24"/>
            </w:rPr>
            <w:fldChar w:fldCharType="end"/>
          </w:r>
        </w:sdtContent>
      </w:sdt>
      <w:r w:rsidRPr="00BB53D7">
        <w:rPr>
          <w:rFonts w:cs="Times New Roman"/>
          <w:szCs w:val="24"/>
        </w:rPr>
        <w:t>.</w:t>
      </w:r>
    </w:p>
    <w:p w14:paraId="7657BEE9" w14:textId="7BD4AE49" w:rsidR="003128E3" w:rsidRPr="00BB53D7" w:rsidRDefault="007A700C">
      <w:pPr>
        <w:ind w:firstLine="720"/>
        <w:rPr>
          <w:rFonts w:cs="Times New Roman"/>
          <w:szCs w:val="24"/>
        </w:rPr>
        <w:pPrChange w:id="679" w:author="Steff Guzmán" w:date="2023-03-13T19:49:00Z">
          <w:pPr>
            <w:ind w:firstLine="708"/>
          </w:pPr>
        </w:pPrChange>
      </w:pPr>
      <w:r w:rsidRPr="00BB53D7">
        <w:rPr>
          <w:rFonts w:cs="Times New Roman"/>
          <w:b/>
          <w:bCs/>
          <w:i/>
          <w:iCs/>
          <w:szCs w:val="24"/>
        </w:rPr>
        <w:t>Elaboración del sistema comunicativo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19D613F" w14:textId="77777777" w:rsidR="003128E3" w:rsidRPr="00BB53D7" w:rsidRDefault="003128E3">
      <w:pPr>
        <w:ind w:firstLine="720"/>
        <w:rPr>
          <w:rFonts w:cs="Times New Roman"/>
          <w:szCs w:val="24"/>
        </w:rPr>
        <w:pPrChange w:id="680" w:author="Steff Guzmán" w:date="2023-03-13T19:49:00Z">
          <w:pPr>
            <w:ind w:firstLine="708"/>
          </w:pPr>
        </w:pPrChange>
      </w:pPr>
    </w:p>
    <w:p w14:paraId="42A0C667" w14:textId="390CEA47" w:rsidR="007A700C" w:rsidRPr="00BB53D7" w:rsidRDefault="007A700C">
      <w:pPr>
        <w:ind w:firstLine="720"/>
        <w:rPr>
          <w:rFonts w:cs="Times New Roman"/>
          <w:szCs w:val="24"/>
        </w:rPr>
        <w:pPrChange w:id="681" w:author="Steff Guzmán" w:date="2023-03-13T19:49:00Z">
          <w:pPr>
            <w:ind w:firstLine="708"/>
          </w:pPr>
        </w:pPrChange>
      </w:pPr>
      <w:r w:rsidRPr="00BB53D7">
        <w:rPr>
          <w:rFonts w:cs="Times New Roman"/>
          <w:b/>
          <w:bCs/>
          <w:i/>
          <w:iCs/>
          <w:szCs w:val="24"/>
        </w:rPr>
        <w:t>Construcción y verificación de modelo informático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CE82D4B" w14:textId="77777777" w:rsidR="007A700C" w:rsidRPr="00BB53D7" w:rsidRDefault="007A700C">
      <w:pPr>
        <w:ind w:firstLine="720"/>
        <w:rPr>
          <w:rFonts w:cs="Times New Roman"/>
          <w:szCs w:val="24"/>
        </w:rPr>
        <w:pPrChange w:id="682" w:author="Steff Guzmán" w:date="2023-03-13T19:49:00Z">
          <w:pPr/>
        </w:pPrChange>
      </w:pPr>
    </w:p>
    <w:p w14:paraId="621E61D9" w14:textId="4043F7EA" w:rsidR="007A700C" w:rsidRPr="00BB53D7" w:rsidRDefault="007A700C">
      <w:pPr>
        <w:ind w:firstLine="720"/>
        <w:rPr>
          <w:rFonts w:cs="Times New Roman"/>
          <w:szCs w:val="24"/>
        </w:rPr>
        <w:pPrChange w:id="683" w:author="Steff Guzmán" w:date="2023-03-13T19:49:00Z">
          <w:pPr>
            <w:ind w:firstLine="708"/>
          </w:pPr>
        </w:pPrChange>
      </w:pPr>
      <w:r w:rsidRPr="00BB53D7">
        <w:rPr>
          <w:rFonts w:cs="Times New Roman"/>
          <w:b/>
          <w:bCs/>
          <w:i/>
          <w:iCs/>
          <w:szCs w:val="24"/>
        </w:rPr>
        <w:t>Validación final</w:t>
      </w:r>
      <w:r w:rsidR="003128E3" w:rsidRPr="00BB53D7">
        <w:rPr>
          <w:rFonts w:cs="Times New Roman"/>
          <w:szCs w:val="24"/>
        </w:rPr>
        <w:t xml:space="preserve">. </w:t>
      </w:r>
      <w:r w:rsidRPr="00BB53D7">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(Coss Bu, 2003)</w:t>
          </w:r>
          <w:r w:rsidRPr="00BB53D7">
            <w:rPr>
              <w:rFonts w:cs="Times New Roman"/>
              <w:szCs w:val="24"/>
            </w:rPr>
            <w:fldChar w:fldCharType="end"/>
          </w:r>
        </w:sdtContent>
      </w:sdt>
      <w:r w:rsidRPr="00BB53D7">
        <w:rPr>
          <w:rFonts w:cs="Times New Roman"/>
          <w:szCs w:val="24"/>
        </w:rPr>
        <w:t>.</w:t>
      </w:r>
    </w:p>
    <w:p w14:paraId="429CA63C" w14:textId="77777777" w:rsidR="007A700C" w:rsidRPr="00BB53D7" w:rsidRDefault="007A700C">
      <w:pPr>
        <w:ind w:firstLine="720"/>
        <w:rPr>
          <w:rFonts w:cs="Times New Roman"/>
          <w:b/>
          <w:bCs/>
          <w:szCs w:val="24"/>
        </w:rPr>
        <w:pPrChange w:id="684" w:author="Steff Guzmán" w:date="2023-03-13T19:49:00Z">
          <w:pPr/>
        </w:pPrChange>
      </w:pPr>
    </w:p>
    <w:p w14:paraId="22C5F592" w14:textId="77777777" w:rsidR="00704945" w:rsidRDefault="007A700C">
      <w:pPr>
        <w:ind w:firstLine="720"/>
        <w:rPr>
          <w:rFonts w:cs="Times New Roman"/>
          <w:b/>
          <w:bCs/>
          <w:i/>
          <w:iCs/>
          <w:szCs w:val="24"/>
        </w:rPr>
        <w:pPrChange w:id="685" w:author="Steff Guzmán" w:date="2023-03-13T19:49:00Z">
          <w:pPr>
            <w:ind w:firstLine="708"/>
          </w:pPr>
        </w:pPrChange>
      </w:pPr>
      <w:bookmarkStart w:id="686" w:name="_Toc56811428"/>
      <w:bookmarkStart w:id="687" w:name="_Toc115172942"/>
      <w:r w:rsidRPr="00BB53D7">
        <w:rPr>
          <w:rFonts w:cs="Times New Roman"/>
          <w:b/>
          <w:bCs/>
          <w:i/>
          <w:iCs/>
          <w:szCs w:val="24"/>
        </w:rPr>
        <w:t>Modelos de simulación</w:t>
      </w:r>
      <w:bookmarkEnd w:id="686"/>
      <w:bookmarkEnd w:id="687"/>
      <w:r w:rsidR="00E07D42" w:rsidRPr="00BB53D7">
        <w:rPr>
          <w:rFonts w:cs="Times New Roman"/>
          <w:b/>
          <w:bCs/>
          <w:i/>
          <w:iCs/>
          <w:szCs w:val="24"/>
        </w:rPr>
        <w:t>.</w:t>
      </w:r>
    </w:p>
    <w:p w14:paraId="7FD51580" w14:textId="7C4CA0E9" w:rsidR="007A700C" w:rsidRPr="00704945" w:rsidRDefault="007A700C">
      <w:pPr>
        <w:ind w:firstLine="720"/>
        <w:rPr>
          <w:rFonts w:cs="Times New Roman"/>
          <w:b/>
          <w:bCs/>
          <w:i/>
          <w:iCs/>
          <w:szCs w:val="24"/>
        </w:rPr>
        <w:pPrChange w:id="688" w:author="Steff Guzmán" w:date="2023-03-13T19:49:00Z">
          <w:pPr>
            <w:ind w:firstLine="708"/>
          </w:pPr>
        </w:pPrChange>
      </w:pPr>
      <w:r w:rsidRPr="00BB53D7">
        <w:rPr>
          <w:rFonts w:cs="Times New Roman"/>
          <w:szCs w:val="24"/>
        </w:rPr>
        <w:t>Hay diversos modelos de simulación los cuales serán mencionados a continuación, pero nos centraremos más en el modelo Estocástico:</w:t>
      </w:r>
    </w:p>
    <w:p w14:paraId="2CA6D28D" w14:textId="77777777" w:rsidR="007A700C" w:rsidRPr="00BB53D7" w:rsidRDefault="007A700C">
      <w:pPr>
        <w:ind w:firstLine="720"/>
        <w:rPr>
          <w:rFonts w:cs="Times New Roman"/>
          <w:szCs w:val="24"/>
        </w:rPr>
        <w:pPrChange w:id="689" w:author="Steff Guzmán" w:date="2023-03-13T19:49:00Z">
          <w:pPr/>
        </w:pPrChange>
      </w:pPr>
    </w:p>
    <w:p w14:paraId="16E8393A" w14:textId="147E3E72" w:rsidR="007A700C" w:rsidRPr="00BB53D7" w:rsidRDefault="007A700C">
      <w:pPr>
        <w:ind w:firstLine="720"/>
        <w:rPr>
          <w:rFonts w:cs="Times New Roman"/>
          <w:szCs w:val="24"/>
        </w:rPr>
        <w:pPrChange w:id="690" w:author="Steff Guzmán" w:date="2023-03-13T19:49:00Z">
          <w:pPr>
            <w:ind w:firstLine="708"/>
          </w:pPr>
        </w:pPrChange>
      </w:pPr>
      <w:bookmarkStart w:id="691" w:name="_Toc115172943"/>
      <w:r w:rsidRPr="00BB53D7">
        <w:rPr>
          <w:rStyle w:val="Ttulo4Car"/>
          <w:rFonts w:ascii="Times New Roman" w:eastAsiaTheme="minorEastAsia" w:hAnsi="Times New Roman" w:cs="Times New Roman"/>
          <w:b/>
          <w:bCs/>
          <w:color w:val="000000" w:themeColor="text1"/>
          <w:szCs w:val="24"/>
        </w:rPr>
        <w:t>Estático</w:t>
      </w:r>
      <w:bookmarkEnd w:id="691"/>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La simulación no depende del tiempo, por ejemplo, un sistema que se encuentra en un estado de equilibrio o reposo.</w:t>
      </w:r>
      <w:sdt>
        <w:sdtPr>
          <w:rPr>
            <w:rFonts w:cs="Times New Roman"/>
            <w:szCs w:val="24"/>
          </w:rPr>
          <w:id w:val="1036770193"/>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5E81CEA" w14:textId="77777777" w:rsidR="007A700C" w:rsidRPr="00BB53D7" w:rsidRDefault="007A700C">
      <w:pPr>
        <w:ind w:firstLine="720"/>
        <w:rPr>
          <w:rFonts w:cs="Times New Roman"/>
          <w:szCs w:val="24"/>
        </w:rPr>
        <w:pPrChange w:id="692" w:author="Steff Guzmán" w:date="2023-03-13T19:49:00Z">
          <w:pPr/>
        </w:pPrChange>
      </w:pPr>
    </w:p>
    <w:p w14:paraId="14AA3BB7" w14:textId="4729220D" w:rsidR="007A700C" w:rsidRPr="00BB53D7" w:rsidRDefault="007A700C">
      <w:pPr>
        <w:ind w:firstLine="720"/>
        <w:rPr>
          <w:rFonts w:cs="Times New Roman"/>
          <w:szCs w:val="24"/>
        </w:rPr>
        <w:pPrChange w:id="693" w:author="Steff Guzmán" w:date="2023-03-13T19:49:00Z">
          <w:pPr>
            <w:ind w:firstLine="708"/>
          </w:pPr>
        </w:pPrChange>
      </w:pPr>
      <w:bookmarkStart w:id="694" w:name="_Toc115172944"/>
      <w:r w:rsidRPr="00BB53D7">
        <w:rPr>
          <w:rStyle w:val="Ttulo4Car"/>
          <w:rFonts w:ascii="Times New Roman" w:eastAsiaTheme="minorEastAsia" w:hAnsi="Times New Roman" w:cs="Times New Roman"/>
          <w:b/>
          <w:bCs/>
          <w:color w:val="000000" w:themeColor="text1"/>
          <w:szCs w:val="24"/>
        </w:rPr>
        <w:t>Dinámico</w:t>
      </w:r>
      <w:bookmarkEnd w:id="694"/>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bdr w:val="none" w:sz="0" w:space="0" w:color="auto" w:frame="1"/>
        </w:rPr>
        <w:t xml:space="preserve">En contraparte a la simulación estática, el modelo dinámico depende del tiempo, sus procesos pueden variar respecto al tiempo que va transcurriendo, por ejemplo, </w:t>
      </w:r>
      <w:r w:rsidRPr="00BB53D7">
        <w:rPr>
          <w:rStyle w:val="normaltextrun"/>
          <w:rFonts w:cs="Times New Roman"/>
          <w:color w:val="000000"/>
          <w:szCs w:val="24"/>
          <w:bdr w:val="none" w:sz="0" w:space="0" w:color="auto" w:frame="1"/>
        </w:rPr>
        <w:lastRenderedPageBreak/>
        <w:t xml:space="preserve">un modelo que represente el incremento poblacional al cabo de n años. </w:t>
      </w:r>
      <w:sdt>
        <w:sdtPr>
          <w:rPr>
            <w:rFonts w:cs="Times New Roman"/>
            <w:szCs w:val="24"/>
          </w:rPr>
          <w:id w:val="177782578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61C194E0" w14:textId="00ACFB53" w:rsidR="007A700C" w:rsidRPr="00BB53D7" w:rsidRDefault="007A700C">
      <w:pPr>
        <w:ind w:firstLine="720"/>
        <w:rPr>
          <w:rFonts w:cs="Times New Roman"/>
          <w:szCs w:val="24"/>
        </w:rPr>
        <w:pPrChange w:id="695" w:author="Steff Guzmán" w:date="2023-03-13T19:49:00Z">
          <w:pPr>
            <w:ind w:firstLine="708"/>
          </w:pPr>
        </w:pPrChange>
      </w:pPr>
      <w:bookmarkStart w:id="696" w:name="_Toc115172945"/>
      <w:r w:rsidRPr="00BB53D7">
        <w:rPr>
          <w:rStyle w:val="Ttulo4Car"/>
          <w:rFonts w:ascii="Times New Roman" w:eastAsiaTheme="minorEastAsia" w:hAnsi="Times New Roman" w:cs="Times New Roman"/>
          <w:b/>
          <w:bCs/>
          <w:color w:val="000000" w:themeColor="text1"/>
          <w:szCs w:val="24"/>
        </w:rPr>
        <w:t>Determinístico</w:t>
      </w:r>
      <w:bookmarkEnd w:id="696"/>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B53D7">
        <w:rPr>
          <w:rFonts w:cs="Times New Roman"/>
          <w:szCs w:val="24"/>
        </w:rPr>
        <w:t xml:space="preserve"> </w:t>
      </w:r>
      <w:sdt>
        <w:sdtPr>
          <w:rPr>
            <w:rFonts w:cs="Times New Roman"/>
            <w:szCs w:val="24"/>
          </w:rPr>
          <w:id w:val="70645109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5A793475" w14:textId="77777777" w:rsidR="007A700C" w:rsidRPr="00BB53D7" w:rsidRDefault="007A700C">
      <w:pPr>
        <w:ind w:firstLine="720"/>
        <w:rPr>
          <w:rFonts w:cs="Times New Roman"/>
          <w:szCs w:val="24"/>
        </w:rPr>
        <w:pPrChange w:id="697" w:author="Steff Guzmán" w:date="2023-03-13T19:49:00Z">
          <w:pPr/>
        </w:pPrChange>
      </w:pPr>
    </w:p>
    <w:p w14:paraId="76DE5999" w14:textId="08CCF07A" w:rsidR="007A700C" w:rsidRPr="00BB53D7" w:rsidRDefault="007A700C">
      <w:pPr>
        <w:ind w:firstLine="720"/>
        <w:rPr>
          <w:rFonts w:cs="Times New Roman"/>
          <w:szCs w:val="24"/>
        </w:rPr>
        <w:pPrChange w:id="698" w:author="Steff Guzmán" w:date="2023-03-13T19:49:00Z">
          <w:pPr>
            <w:ind w:firstLine="708"/>
          </w:pPr>
        </w:pPrChange>
      </w:pPr>
      <w:bookmarkStart w:id="699" w:name="_Toc115172946"/>
      <w:r w:rsidRPr="00BB53D7">
        <w:rPr>
          <w:rStyle w:val="Ttulo4Car"/>
          <w:rFonts w:ascii="Times New Roman" w:eastAsiaTheme="minorEastAsia" w:hAnsi="Times New Roman" w:cs="Times New Roman"/>
          <w:b/>
          <w:bCs/>
          <w:color w:val="000000" w:themeColor="text1"/>
          <w:szCs w:val="24"/>
        </w:rPr>
        <w:t>Estocástico</w:t>
      </w:r>
      <w:bookmarkEnd w:id="699"/>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 </w:t>
      </w:r>
      <w:sdt>
        <w:sdtPr>
          <w:rPr>
            <w:rFonts w:cs="Times New Roman"/>
            <w:szCs w:val="24"/>
          </w:rPr>
          <w:id w:val="-16536670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B202E67" w14:textId="77777777" w:rsidR="007A700C" w:rsidRPr="00BB53D7" w:rsidRDefault="007A700C">
      <w:pPr>
        <w:ind w:firstLine="720"/>
        <w:rPr>
          <w:rFonts w:cs="Times New Roman"/>
          <w:szCs w:val="24"/>
        </w:rPr>
        <w:pPrChange w:id="700" w:author="Steff Guzmán" w:date="2023-03-13T19:49:00Z">
          <w:pPr/>
        </w:pPrChange>
      </w:pPr>
    </w:p>
    <w:p w14:paraId="2CA10DF2" w14:textId="03085CD6" w:rsidR="007A700C" w:rsidRPr="00BB53D7" w:rsidRDefault="007A700C">
      <w:pPr>
        <w:ind w:firstLine="720"/>
        <w:rPr>
          <w:rFonts w:cs="Times New Roman"/>
          <w:szCs w:val="24"/>
        </w:rPr>
        <w:pPrChange w:id="701" w:author="Steff Guzmán" w:date="2023-03-13T19:49:00Z">
          <w:pPr>
            <w:ind w:firstLine="708"/>
          </w:pPr>
        </w:pPrChange>
      </w:pPr>
      <w:bookmarkStart w:id="702" w:name="_Toc115172947"/>
      <w:r w:rsidRPr="00BB53D7">
        <w:rPr>
          <w:rStyle w:val="Ttulo4Car"/>
          <w:rFonts w:ascii="Times New Roman" w:eastAsiaTheme="minorEastAsia" w:hAnsi="Times New Roman" w:cs="Times New Roman"/>
          <w:b/>
          <w:bCs/>
          <w:color w:val="000000" w:themeColor="text1"/>
          <w:szCs w:val="24"/>
        </w:rPr>
        <w:t>Discreto</w:t>
      </w:r>
      <w:bookmarkEnd w:id="702"/>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9A0BF4D" w14:textId="77777777" w:rsidR="007A700C" w:rsidRPr="00BB53D7" w:rsidRDefault="007A700C">
      <w:pPr>
        <w:ind w:firstLine="720"/>
        <w:rPr>
          <w:rFonts w:cs="Times New Roman"/>
          <w:szCs w:val="24"/>
        </w:rPr>
        <w:pPrChange w:id="703" w:author="Steff Guzmán" w:date="2023-03-13T19:49:00Z">
          <w:pPr/>
        </w:pPrChange>
      </w:pPr>
    </w:p>
    <w:p w14:paraId="66D7C443" w14:textId="6FFDBD00" w:rsidR="007A700C" w:rsidRPr="00BB53D7" w:rsidRDefault="007A700C">
      <w:pPr>
        <w:ind w:firstLine="720"/>
        <w:rPr>
          <w:rFonts w:cs="Times New Roman"/>
          <w:szCs w:val="24"/>
        </w:rPr>
        <w:pPrChange w:id="704" w:author="Steff Guzmán" w:date="2023-03-13T19:49:00Z">
          <w:pPr>
            <w:ind w:firstLine="708"/>
          </w:pPr>
        </w:pPrChange>
      </w:pPr>
      <w:bookmarkStart w:id="705" w:name="_Toc115172948"/>
      <w:r w:rsidRPr="00BB53D7">
        <w:rPr>
          <w:rStyle w:val="Ttulo4Car"/>
          <w:rFonts w:ascii="Times New Roman" w:eastAsiaTheme="minorEastAsia" w:hAnsi="Times New Roman" w:cs="Times New Roman"/>
          <w:b/>
          <w:bCs/>
          <w:color w:val="000000" w:themeColor="text1"/>
          <w:szCs w:val="24"/>
        </w:rPr>
        <w:t>Continuo</w:t>
      </w:r>
      <w:bookmarkEnd w:id="705"/>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B53D7" w:rsidRDefault="003128E3">
      <w:pPr>
        <w:ind w:firstLine="720"/>
        <w:rPr>
          <w:rFonts w:cs="Times New Roman"/>
          <w:szCs w:val="24"/>
        </w:rPr>
        <w:pPrChange w:id="706" w:author="Steff Guzmán" w:date="2023-03-13T19:49:00Z">
          <w:pPr>
            <w:ind w:firstLine="708"/>
          </w:pPr>
        </w:pPrChange>
      </w:pPr>
    </w:p>
    <w:p w14:paraId="7E912FA1" w14:textId="26A87A6D" w:rsidR="007A700C" w:rsidRPr="00BB53D7" w:rsidRDefault="007A700C">
      <w:pPr>
        <w:ind w:firstLine="720"/>
        <w:rPr>
          <w:rFonts w:cs="Times New Roman"/>
          <w:szCs w:val="24"/>
        </w:rPr>
        <w:pPrChange w:id="707" w:author="Steff Guzmán" w:date="2023-03-13T19:49:00Z">
          <w:pPr>
            <w:ind w:firstLine="708"/>
          </w:pPr>
        </w:pPrChange>
      </w:pPr>
      <w:bookmarkStart w:id="708" w:name="_Toc115172949"/>
      <w:r w:rsidRPr="00BB53D7">
        <w:rPr>
          <w:rStyle w:val="Ttulo4Car"/>
          <w:rFonts w:ascii="Times New Roman" w:eastAsiaTheme="minorEastAsia" w:hAnsi="Times New Roman" w:cs="Times New Roman"/>
          <w:b/>
          <w:bCs/>
          <w:color w:val="000000" w:themeColor="text1"/>
          <w:szCs w:val="24"/>
        </w:rPr>
        <w:t>Físicos</w:t>
      </w:r>
      <w:bookmarkEnd w:id="708"/>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2DD25E8" w14:textId="77777777" w:rsidR="007A700C" w:rsidRPr="00BB53D7" w:rsidRDefault="007A700C" w:rsidP="007A700C">
      <w:pPr>
        <w:rPr>
          <w:rFonts w:cs="Times New Roman"/>
          <w:szCs w:val="24"/>
        </w:rPr>
      </w:pPr>
    </w:p>
    <w:p w14:paraId="1903F6D9" w14:textId="77777777" w:rsidR="007A700C" w:rsidRPr="00BB53D7" w:rsidRDefault="007A700C" w:rsidP="007A700C">
      <w:pPr>
        <w:rPr>
          <w:rStyle w:val="Hipervnculo"/>
          <w:rFonts w:cs="Times New Roman"/>
          <w:b/>
          <w:bCs/>
          <w:i/>
          <w:iCs/>
          <w:szCs w:val="24"/>
        </w:rPr>
      </w:pPr>
      <w:bookmarkStart w:id="709" w:name="_Toc56811429"/>
      <w:bookmarkStart w:id="710" w:name="_Toc115172950"/>
      <w:r w:rsidRPr="00BB53D7">
        <w:rPr>
          <w:rFonts w:cs="Times New Roman"/>
          <w:b/>
          <w:bCs/>
          <w:i/>
          <w:iCs/>
          <w:szCs w:val="24"/>
        </w:rPr>
        <w:t>Procesos estocásticos</w:t>
      </w:r>
      <w:bookmarkEnd w:id="709"/>
      <w:bookmarkEnd w:id="710"/>
      <w:r w:rsidRPr="00BB53D7">
        <w:rPr>
          <w:rFonts w:cs="Times New Roman"/>
          <w:b/>
          <w:bCs/>
          <w:i/>
          <w:iCs/>
          <w:szCs w:val="24"/>
        </w:rPr>
        <w:t xml:space="preserve"> </w:t>
      </w:r>
    </w:p>
    <w:p w14:paraId="482193D6" w14:textId="77777777" w:rsidR="007A700C" w:rsidRPr="00BB53D7" w:rsidRDefault="007A700C">
      <w:pPr>
        <w:ind w:firstLine="720"/>
        <w:rPr>
          <w:rStyle w:val="Hipervnculo"/>
          <w:rFonts w:cs="Times New Roman"/>
        </w:rPr>
        <w:pPrChange w:id="711" w:author="Steff Guzmán" w:date="2023-03-13T19:49:00Z">
          <w:pPr>
            <w:ind w:firstLine="708"/>
          </w:pPr>
        </w:pPrChange>
      </w:pPr>
      <w:r w:rsidRPr="00BB53D7">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B53D7">
            <w:rPr>
              <w:rStyle w:val="PrrAPACar"/>
            </w:rPr>
            <w:fldChar w:fldCharType="begin"/>
          </w:r>
          <w:r w:rsidRPr="00BB53D7">
            <w:rPr>
              <w:rStyle w:val="PrrAPACar"/>
            </w:rPr>
            <w:instrText xml:space="preserve"> CITATION Myr91 \l 9226 </w:instrText>
          </w:r>
          <w:r w:rsidRPr="00BB53D7">
            <w:rPr>
              <w:rStyle w:val="PrrAPACar"/>
            </w:rPr>
            <w:fldChar w:fldCharType="separate"/>
          </w:r>
          <w:r w:rsidRPr="00BB53D7">
            <w:rPr>
              <w:rStyle w:val="PrrAPACar"/>
              <w:noProof/>
            </w:rPr>
            <w:t xml:space="preserve"> </w:t>
          </w:r>
          <w:r w:rsidRPr="00BB53D7">
            <w:rPr>
              <w:rFonts w:cs="Times New Roman"/>
              <w:noProof/>
            </w:rPr>
            <w:t>(Myriam Muñoz de ózak, 1991)</w:t>
          </w:r>
          <w:r w:rsidRPr="00BB53D7">
            <w:rPr>
              <w:rStyle w:val="PrrAPACar"/>
            </w:rPr>
            <w:fldChar w:fldCharType="end"/>
          </w:r>
        </w:sdtContent>
      </w:sdt>
      <w:r w:rsidRPr="00BB53D7">
        <w:rPr>
          <w:rStyle w:val="Hipervnculo"/>
          <w:rFonts w:cs="Times New Roman"/>
        </w:rPr>
        <w:t>.</w:t>
      </w:r>
    </w:p>
    <w:p w14:paraId="4B314AA3" w14:textId="77777777" w:rsidR="007A700C" w:rsidRPr="00BB53D7" w:rsidRDefault="007A700C">
      <w:pPr>
        <w:ind w:firstLine="720"/>
        <w:rPr>
          <w:rStyle w:val="Hipervnculo"/>
          <w:rFonts w:cs="Times New Roman"/>
        </w:rPr>
        <w:pPrChange w:id="712" w:author="Steff Guzmán" w:date="2023-03-13T19:49:00Z">
          <w:pPr/>
        </w:pPrChange>
      </w:pPr>
    </w:p>
    <w:p w14:paraId="3D093D83" w14:textId="77777777" w:rsidR="007A700C" w:rsidRPr="00BB53D7" w:rsidRDefault="007A700C">
      <w:pPr>
        <w:ind w:firstLine="720"/>
        <w:rPr>
          <w:rStyle w:val="Hipervnculo"/>
          <w:rFonts w:cs="Times New Roman"/>
          <w:color w:val="auto"/>
          <w:u w:val="none"/>
        </w:rPr>
        <w:pPrChange w:id="713" w:author="Steff Guzmán" w:date="2023-03-13T19:49:00Z">
          <w:pPr>
            <w:ind w:firstLine="708"/>
          </w:pPr>
        </w:pPrChange>
      </w:pPr>
      <w:r w:rsidRPr="00BB53D7">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w:t>
      </w:r>
    </w:p>
    <w:p w14:paraId="26898C74" w14:textId="77777777" w:rsidR="007A700C" w:rsidRPr="00BB53D7" w:rsidRDefault="007A700C">
      <w:pPr>
        <w:ind w:firstLine="720"/>
        <w:rPr>
          <w:rStyle w:val="Hipervnculo"/>
          <w:rFonts w:cs="Times New Roman"/>
        </w:rPr>
        <w:pPrChange w:id="714" w:author="Steff Guzmán" w:date="2023-03-13T19:49:00Z">
          <w:pPr/>
        </w:pPrChange>
      </w:pPr>
    </w:p>
    <w:p w14:paraId="05DE0B05" w14:textId="77777777" w:rsidR="007A700C" w:rsidRPr="00BB53D7" w:rsidRDefault="007A700C">
      <w:pPr>
        <w:ind w:firstLine="720"/>
        <w:rPr>
          <w:rStyle w:val="Hipervnculo"/>
          <w:rFonts w:cs="Times New Roman"/>
          <w:color w:val="auto"/>
          <w:u w:val="none"/>
        </w:rPr>
        <w:pPrChange w:id="715" w:author="Steff Guzmán" w:date="2023-03-13T19:49:00Z">
          <w:pPr>
            <w:ind w:firstLine="708"/>
          </w:pPr>
        </w:pPrChange>
      </w:pPr>
      <w:r w:rsidRPr="00BB53D7">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B53D7" w:rsidRDefault="007A700C" w:rsidP="007A700C">
      <w:pPr>
        <w:rPr>
          <w:rStyle w:val="Hipervnculo"/>
          <w:rFonts w:cs="Times New Roman"/>
        </w:rPr>
      </w:pPr>
    </w:p>
    <w:p w14:paraId="2E9920DD" w14:textId="77777777" w:rsidR="007A700C" w:rsidRPr="00BB53D7" w:rsidRDefault="007A700C" w:rsidP="007A700C">
      <w:pPr>
        <w:rPr>
          <w:rFonts w:cs="Times New Roman"/>
          <w:b/>
          <w:bCs/>
          <w:i/>
          <w:iCs/>
          <w:szCs w:val="24"/>
        </w:rPr>
      </w:pPr>
      <w:bookmarkStart w:id="716" w:name="_Toc56811430"/>
      <w:bookmarkStart w:id="717" w:name="_Toc115172951"/>
      <w:r w:rsidRPr="00BB53D7">
        <w:rPr>
          <w:rFonts w:cs="Times New Roman"/>
          <w:b/>
          <w:bCs/>
          <w:i/>
          <w:iCs/>
          <w:szCs w:val="24"/>
        </w:rPr>
        <w:t>Variables aleatorias</w:t>
      </w:r>
      <w:bookmarkEnd w:id="716"/>
      <w:bookmarkEnd w:id="717"/>
    </w:p>
    <w:p w14:paraId="438E986D" w14:textId="77777777" w:rsidR="007A700C" w:rsidRPr="00BB53D7" w:rsidRDefault="007A700C">
      <w:pPr>
        <w:ind w:firstLine="720"/>
        <w:rPr>
          <w:rFonts w:cs="Times New Roman"/>
        </w:rPr>
        <w:pPrChange w:id="718" w:author="Steff Guzmán" w:date="2023-03-13T19:49:00Z">
          <w:pPr>
            <w:ind w:firstLine="708"/>
          </w:pPr>
        </w:pPrChange>
      </w:pPr>
      <w:r w:rsidRPr="00BB53D7">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07A54C7" w14:textId="77777777" w:rsidR="007A700C" w:rsidRPr="00BB53D7" w:rsidRDefault="007A700C">
      <w:pPr>
        <w:ind w:firstLine="720"/>
        <w:rPr>
          <w:rFonts w:cs="Times New Roman"/>
        </w:rPr>
        <w:pPrChange w:id="719" w:author="Steff Guzmán" w:date="2023-03-13T19:49:00Z">
          <w:pPr/>
        </w:pPrChange>
      </w:pPr>
    </w:p>
    <w:p w14:paraId="00134591" w14:textId="77777777" w:rsidR="007A700C" w:rsidRPr="00BB53D7" w:rsidRDefault="007A700C">
      <w:pPr>
        <w:ind w:firstLine="720"/>
        <w:rPr>
          <w:rFonts w:cs="Times New Roman"/>
        </w:rPr>
        <w:pPrChange w:id="720" w:author="Steff Guzmán" w:date="2023-03-13T19:49:00Z">
          <w:pPr>
            <w:ind w:firstLine="708"/>
          </w:pPr>
        </w:pPrChange>
      </w:pPr>
      <w:r w:rsidRPr="00BB53D7">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7E607508" w14:textId="77777777" w:rsidR="007A700C" w:rsidRPr="00BB53D7" w:rsidRDefault="007A700C">
      <w:pPr>
        <w:ind w:firstLine="720"/>
        <w:rPr>
          <w:rFonts w:cs="Times New Roman"/>
        </w:rPr>
        <w:pPrChange w:id="721" w:author="Steff Guzmán" w:date="2023-03-13T19:49:00Z">
          <w:pPr/>
        </w:pPrChange>
      </w:pPr>
    </w:p>
    <w:p w14:paraId="5576BE4D" w14:textId="77777777" w:rsidR="007A700C" w:rsidRPr="00BB53D7" w:rsidRDefault="007A700C">
      <w:pPr>
        <w:ind w:firstLine="720"/>
        <w:rPr>
          <w:rFonts w:cs="Times New Roman"/>
        </w:rPr>
        <w:pPrChange w:id="722" w:author="Steff Guzmán" w:date="2023-03-13T19:49:00Z">
          <w:pPr>
            <w:ind w:firstLine="708"/>
          </w:pPr>
        </w:pPrChange>
      </w:pPr>
      <w:r w:rsidRPr="00BB53D7">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xml:space="preserve">. </w:t>
      </w:r>
    </w:p>
    <w:p w14:paraId="476F63F8" w14:textId="163E3643" w:rsidR="007A700C" w:rsidRPr="00BB53D7" w:rsidRDefault="007A700C" w:rsidP="007A700C">
      <w:pPr>
        <w:rPr>
          <w:rFonts w:cs="Times New Roman"/>
        </w:rPr>
      </w:pPr>
    </w:p>
    <w:p w14:paraId="175AEC53" w14:textId="63AFA0ED" w:rsidR="007A700C" w:rsidRPr="00BB53D7" w:rsidRDefault="007A700C" w:rsidP="007A700C">
      <w:pPr>
        <w:rPr>
          <w:rFonts w:cs="Times New Roman"/>
          <w:b/>
          <w:bCs/>
          <w:i/>
          <w:iCs/>
          <w:szCs w:val="24"/>
        </w:rPr>
      </w:pPr>
      <w:bookmarkStart w:id="723" w:name="_Toc56811431"/>
      <w:bookmarkStart w:id="724" w:name="_Toc115172952"/>
      <w:r w:rsidRPr="00BB53D7">
        <w:rPr>
          <w:rFonts w:cs="Times New Roman"/>
          <w:b/>
          <w:bCs/>
          <w:i/>
          <w:iCs/>
          <w:szCs w:val="24"/>
        </w:rPr>
        <w:t>Modelos probabilísticos</w:t>
      </w:r>
      <w:bookmarkEnd w:id="723"/>
      <w:bookmarkEnd w:id="724"/>
    </w:p>
    <w:p w14:paraId="63BD9640" w14:textId="77777777" w:rsidR="003128E3" w:rsidRPr="00BB53D7" w:rsidRDefault="003128E3" w:rsidP="007A700C">
      <w:pPr>
        <w:rPr>
          <w:rFonts w:cs="Times New Roman"/>
          <w:b/>
          <w:bCs/>
          <w:i/>
          <w:iCs/>
          <w:szCs w:val="24"/>
        </w:rPr>
      </w:pPr>
    </w:p>
    <w:p w14:paraId="1628EDB8" w14:textId="77777777" w:rsidR="007A700C" w:rsidRPr="00BB53D7" w:rsidRDefault="007A700C">
      <w:pPr>
        <w:ind w:firstLine="720"/>
        <w:rPr>
          <w:rFonts w:cs="Times New Roman"/>
        </w:rPr>
        <w:pPrChange w:id="725" w:author="Steff Guzmán" w:date="2023-03-13T19:50:00Z">
          <w:pPr>
            <w:ind w:firstLine="708"/>
          </w:pPr>
        </w:pPrChange>
      </w:pPr>
      <w:r w:rsidRPr="00BB53D7">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B53D7">
            <w:rPr>
              <w:rFonts w:cs="Times New Roman"/>
            </w:rPr>
            <w:fldChar w:fldCharType="begin"/>
          </w:r>
          <w:r w:rsidRPr="00BB53D7">
            <w:rPr>
              <w:rFonts w:cs="Times New Roman"/>
            </w:rPr>
            <w:instrText xml:space="preserve">CITATION Leó00 \l 9226 </w:instrText>
          </w:r>
          <w:r w:rsidRPr="00BB53D7">
            <w:rPr>
              <w:rFonts w:cs="Times New Roman"/>
            </w:rPr>
            <w:fldChar w:fldCharType="separate"/>
          </w:r>
          <w:r w:rsidRPr="00BB53D7">
            <w:rPr>
              <w:rFonts w:cs="Times New Roman"/>
              <w:noProof/>
            </w:rPr>
            <w:t xml:space="preserve"> (Leónardo Darío Bello Parias, 2000)</w:t>
          </w:r>
          <w:r w:rsidRPr="00BB53D7">
            <w:rPr>
              <w:rFonts w:cs="Times New Roman"/>
            </w:rPr>
            <w:fldChar w:fldCharType="end"/>
          </w:r>
        </w:sdtContent>
      </w:sdt>
      <w:r w:rsidRPr="00BB53D7">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B53D7" w:rsidRDefault="007A700C">
      <w:pPr>
        <w:ind w:firstLine="720"/>
        <w:rPr>
          <w:rFonts w:cs="Times New Roman"/>
        </w:rPr>
        <w:pPrChange w:id="726" w:author="Steff Guzmán" w:date="2023-03-13T19:50:00Z">
          <w:pPr/>
        </w:pPrChange>
      </w:pPr>
    </w:p>
    <w:p w14:paraId="62DAC2BA" w14:textId="77777777" w:rsidR="007A700C" w:rsidRPr="00BB53D7" w:rsidRDefault="007A700C">
      <w:pPr>
        <w:ind w:firstLine="720"/>
        <w:rPr>
          <w:rFonts w:cs="Times New Roman"/>
        </w:rPr>
        <w:pPrChange w:id="727" w:author="Steff Guzmán" w:date="2023-03-13T19:50:00Z">
          <w:pPr/>
        </w:pPrChange>
      </w:pPr>
      <w:r w:rsidRPr="00BB53D7">
        <w:rPr>
          <w:rFonts w:cs="Times New Roman"/>
        </w:rPr>
        <w:lastRenderedPageBreak/>
        <w:t>Existen varios modelos probabilísticos para variables aleatorias:</w:t>
      </w:r>
    </w:p>
    <w:p w14:paraId="7D6D47DD" w14:textId="77777777" w:rsidR="007A700C" w:rsidRPr="00BB53D7" w:rsidRDefault="007A700C" w:rsidP="00D00CDF">
      <w:pPr>
        <w:ind w:firstLine="720"/>
        <w:rPr>
          <w:rFonts w:cs="Times New Roman"/>
          <w:szCs w:val="24"/>
        </w:rPr>
      </w:pPr>
      <w:r w:rsidRPr="00BB53D7">
        <w:rPr>
          <w:rFonts w:cs="Times New Roman"/>
          <w:szCs w:val="24"/>
        </w:rPr>
        <w:t>Distribución Uniforme</w:t>
      </w:r>
    </w:p>
    <w:p w14:paraId="646AD182" w14:textId="77777777" w:rsidR="007A700C" w:rsidRPr="00BB53D7" w:rsidRDefault="007A700C" w:rsidP="00D00CDF">
      <w:pPr>
        <w:ind w:firstLine="720"/>
        <w:rPr>
          <w:rFonts w:cs="Times New Roman"/>
          <w:szCs w:val="24"/>
        </w:rPr>
      </w:pPr>
      <w:r w:rsidRPr="00BB53D7">
        <w:rPr>
          <w:rFonts w:cs="Times New Roman"/>
          <w:szCs w:val="24"/>
        </w:rPr>
        <w:t>Distribución Gamma</w:t>
      </w:r>
    </w:p>
    <w:p w14:paraId="70F45B8A" w14:textId="77777777" w:rsidR="007A700C" w:rsidRPr="00BB53D7" w:rsidRDefault="007A700C" w:rsidP="00D00CDF">
      <w:pPr>
        <w:ind w:firstLine="720"/>
        <w:rPr>
          <w:rFonts w:cs="Times New Roman"/>
          <w:szCs w:val="24"/>
        </w:rPr>
      </w:pPr>
      <w:r w:rsidRPr="00BB53D7">
        <w:rPr>
          <w:rFonts w:cs="Times New Roman"/>
          <w:szCs w:val="24"/>
        </w:rPr>
        <w:t>Distribución Exponencial</w:t>
      </w:r>
    </w:p>
    <w:p w14:paraId="6968ABE0" w14:textId="77777777" w:rsidR="007A700C" w:rsidRPr="00BB53D7" w:rsidRDefault="007A700C" w:rsidP="00D00CDF">
      <w:pPr>
        <w:ind w:firstLine="720"/>
        <w:rPr>
          <w:rFonts w:cs="Times New Roman"/>
          <w:szCs w:val="24"/>
        </w:rPr>
      </w:pPr>
      <w:r w:rsidRPr="00BB53D7">
        <w:rPr>
          <w:rFonts w:cs="Times New Roman"/>
          <w:szCs w:val="24"/>
        </w:rPr>
        <w:t>Distribución Ji-dos</w:t>
      </w:r>
    </w:p>
    <w:p w14:paraId="6F969C32" w14:textId="77777777" w:rsidR="007A700C" w:rsidRPr="00BB53D7" w:rsidRDefault="007A700C" w:rsidP="00D00CDF">
      <w:pPr>
        <w:ind w:firstLine="720"/>
        <w:rPr>
          <w:rFonts w:cs="Times New Roman"/>
          <w:szCs w:val="24"/>
        </w:rPr>
      </w:pPr>
      <w:r w:rsidRPr="00BB53D7">
        <w:rPr>
          <w:rFonts w:cs="Times New Roman"/>
          <w:szCs w:val="24"/>
        </w:rPr>
        <w:t>Distribución Normal</w:t>
      </w:r>
    </w:p>
    <w:p w14:paraId="7FF3129C" w14:textId="77777777" w:rsidR="007A700C" w:rsidRPr="00BB53D7" w:rsidRDefault="007A700C" w:rsidP="00D00CDF">
      <w:pPr>
        <w:ind w:firstLine="720"/>
        <w:rPr>
          <w:rFonts w:cs="Times New Roman"/>
          <w:szCs w:val="24"/>
        </w:rPr>
      </w:pPr>
      <w:r w:rsidRPr="00BB53D7">
        <w:rPr>
          <w:rFonts w:cs="Times New Roman"/>
          <w:szCs w:val="24"/>
        </w:rPr>
        <w:t xml:space="preserve">Distribución t </w:t>
      </w:r>
      <w:proofErr w:type="spellStart"/>
      <w:r w:rsidRPr="00BB53D7">
        <w:rPr>
          <w:rFonts w:cs="Times New Roman"/>
          <w:szCs w:val="24"/>
        </w:rPr>
        <w:t>Student</w:t>
      </w:r>
      <w:proofErr w:type="spellEnd"/>
    </w:p>
    <w:p w14:paraId="2B1DF2F8" w14:textId="77777777" w:rsidR="007A700C" w:rsidRPr="00BB53D7" w:rsidRDefault="007A700C" w:rsidP="00D00CDF">
      <w:pPr>
        <w:ind w:firstLine="720"/>
        <w:rPr>
          <w:rFonts w:cs="Times New Roman"/>
          <w:szCs w:val="24"/>
        </w:rPr>
      </w:pPr>
      <w:r w:rsidRPr="00BB53D7">
        <w:rPr>
          <w:rFonts w:cs="Times New Roman"/>
          <w:szCs w:val="24"/>
        </w:rPr>
        <w:t xml:space="preserve">Distribución F de </w:t>
      </w:r>
      <w:proofErr w:type="spellStart"/>
      <w:r w:rsidRPr="00BB53D7">
        <w:rPr>
          <w:rFonts w:cs="Times New Roman"/>
          <w:szCs w:val="24"/>
        </w:rPr>
        <w:t>Sendecos</w:t>
      </w:r>
      <w:proofErr w:type="spellEnd"/>
    </w:p>
    <w:p w14:paraId="36FED728" w14:textId="77777777" w:rsidR="007A700C" w:rsidRPr="00BB53D7" w:rsidRDefault="007A700C" w:rsidP="00D00CDF">
      <w:pPr>
        <w:ind w:firstLine="720"/>
        <w:rPr>
          <w:rFonts w:cs="Times New Roman"/>
          <w:szCs w:val="24"/>
        </w:rPr>
      </w:pPr>
      <w:r w:rsidRPr="00BB53D7">
        <w:rPr>
          <w:rFonts w:cs="Times New Roman"/>
          <w:szCs w:val="24"/>
        </w:rPr>
        <w:t>Distribución normal bivariante</w:t>
      </w:r>
    </w:p>
    <w:p w14:paraId="6990E2CF" w14:textId="77777777" w:rsidR="007A700C" w:rsidRPr="00BB53D7" w:rsidRDefault="007A700C" w:rsidP="007A700C">
      <w:pPr>
        <w:rPr>
          <w:rFonts w:cs="Times New Roman"/>
          <w:szCs w:val="24"/>
        </w:rPr>
      </w:pPr>
    </w:p>
    <w:p w14:paraId="765A11C3" w14:textId="77777777" w:rsidR="007A700C" w:rsidRPr="00BB53D7" w:rsidRDefault="007A700C">
      <w:pPr>
        <w:ind w:firstLine="720"/>
        <w:rPr>
          <w:rFonts w:cs="Times New Roman"/>
        </w:rPr>
        <w:pPrChange w:id="728" w:author="Steff Guzmán" w:date="2023-03-13T19:50:00Z">
          <w:pPr>
            <w:ind w:firstLine="708"/>
          </w:pPr>
        </w:pPrChange>
      </w:pPr>
      <w:r w:rsidRPr="00BB53D7">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B53D7">
            <w:rPr>
              <w:rFonts w:cs="Times New Roman"/>
            </w:rPr>
            <w:fldChar w:fldCharType="begin"/>
          </w:r>
          <w:r w:rsidRPr="00BB53D7">
            <w:rPr>
              <w:rFonts w:cs="Times New Roman"/>
            </w:rPr>
            <w:instrText xml:space="preserve"> CITATION Car15 \l 9226 </w:instrText>
          </w:r>
          <w:r w:rsidRPr="00BB53D7">
            <w:rPr>
              <w:rFonts w:cs="Times New Roman"/>
            </w:rPr>
            <w:fldChar w:fldCharType="separate"/>
          </w:r>
          <w:r w:rsidRPr="00BB53D7">
            <w:rPr>
              <w:rFonts w:cs="Times New Roman"/>
              <w:noProof/>
            </w:rPr>
            <w:t xml:space="preserve"> (Carlos Gamero Burón, 2015)</w:t>
          </w:r>
          <w:r w:rsidRPr="00BB53D7">
            <w:rPr>
              <w:rFonts w:cs="Times New Roman"/>
            </w:rPr>
            <w:fldChar w:fldCharType="end"/>
          </w:r>
        </w:sdtContent>
      </w:sdt>
      <w:r w:rsidRPr="00BB53D7">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B53D7" w:rsidRDefault="007A700C">
      <w:pPr>
        <w:ind w:firstLine="720"/>
        <w:rPr>
          <w:rFonts w:cs="Times New Roman"/>
        </w:rPr>
        <w:pPrChange w:id="729" w:author="Steff Guzmán" w:date="2023-03-13T19:50:00Z">
          <w:pPr/>
        </w:pPrChange>
      </w:pPr>
    </w:p>
    <w:p w14:paraId="568FF7A5" w14:textId="46AF2958" w:rsidR="007A700C" w:rsidRPr="00BB53D7" w:rsidRDefault="007A700C">
      <w:pPr>
        <w:ind w:firstLine="720"/>
        <w:rPr>
          <w:rFonts w:cs="Times New Roman"/>
          <w:b/>
          <w:bCs/>
          <w:szCs w:val="24"/>
        </w:rPr>
        <w:pPrChange w:id="730" w:author="Steff Guzmán" w:date="2023-03-13T19:50:00Z">
          <w:pPr>
            <w:ind w:firstLine="708"/>
          </w:pPr>
        </w:pPrChange>
      </w:pPr>
      <w:bookmarkStart w:id="731" w:name="_Toc56811432"/>
      <w:bookmarkStart w:id="732" w:name="_Toc115172953"/>
      <w:r w:rsidRPr="00BB53D7">
        <w:rPr>
          <w:rFonts w:cs="Times New Roman"/>
          <w:b/>
          <w:bCs/>
          <w:szCs w:val="24"/>
        </w:rPr>
        <w:t>Números pseudoaleatorios</w:t>
      </w:r>
      <w:bookmarkEnd w:id="731"/>
      <w:bookmarkEnd w:id="732"/>
      <w:r w:rsidR="00E07D42" w:rsidRPr="00BB53D7">
        <w:rPr>
          <w:rFonts w:cs="Times New Roman"/>
          <w:b/>
          <w:bCs/>
          <w:szCs w:val="24"/>
        </w:rPr>
        <w:t>.</w:t>
      </w:r>
    </w:p>
    <w:p w14:paraId="21E9883B" w14:textId="77777777" w:rsidR="003128E3" w:rsidRPr="00BB53D7" w:rsidRDefault="003128E3">
      <w:pPr>
        <w:ind w:firstLine="720"/>
        <w:rPr>
          <w:rFonts w:cs="Times New Roman"/>
        </w:rPr>
        <w:pPrChange w:id="733" w:author="Steff Guzmán" w:date="2023-03-13T19:50:00Z">
          <w:pPr>
            <w:ind w:firstLine="708"/>
          </w:pPr>
        </w:pPrChange>
      </w:pPr>
    </w:p>
    <w:p w14:paraId="6C1C4BC8" w14:textId="20095AB5" w:rsidR="007A700C" w:rsidRPr="00BB53D7" w:rsidRDefault="007A700C">
      <w:pPr>
        <w:ind w:firstLine="720"/>
        <w:rPr>
          <w:rFonts w:cs="Times New Roman"/>
        </w:rPr>
        <w:pPrChange w:id="734" w:author="Steff Guzmán" w:date="2023-03-13T19:50:00Z">
          <w:pPr>
            <w:ind w:firstLine="708"/>
          </w:pPr>
        </w:pPrChange>
      </w:pPr>
      <w:r w:rsidRPr="00BB53D7">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4942581" w14:textId="77777777" w:rsidR="007A700C" w:rsidRPr="00BB53D7" w:rsidRDefault="007A700C">
      <w:pPr>
        <w:ind w:firstLine="720"/>
        <w:rPr>
          <w:rFonts w:cs="Times New Roman"/>
        </w:rPr>
        <w:pPrChange w:id="735" w:author="Steff Guzmán" w:date="2023-03-13T19:50:00Z">
          <w:pPr/>
        </w:pPrChange>
      </w:pPr>
    </w:p>
    <w:p w14:paraId="126F846E" w14:textId="388D0D26" w:rsidR="007A700C" w:rsidRPr="00BB53D7" w:rsidRDefault="007A700C">
      <w:pPr>
        <w:ind w:firstLine="720"/>
        <w:rPr>
          <w:rFonts w:cs="Times New Roman"/>
          <w:b/>
          <w:bCs/>
          <w:szCs w:val="24"/>
        </w:rPr>
        <w:pPrChange w:id="736" w:author="Steff Guzmán" w:date="2023-03-13T19:50:00Z">
          <w:pPr>
            <w:ind w:firstLine="708"/>
          </w:pPr>
        </w:pPrChange>
      </w:pPr>
      <w:bookmarkStart w:id="737" w:name="_Toc56811433"/>
      <w:bookmarkStart w:id="738" w:name="_Toc115172954"/>
      <w:r w:rsidRPr="00BB53D7">
        <w:rPr>
          <w:rFonts w:cs="Times New Roman"/>
          <w:b/>
          <w:bCs/>
          <w:szCs w:val="24"/>
        </w:rPr>
        <w:t>Generación de números de pseudoaleatorios</w:t>
      </w:r>
      <w:bookmarkEnd w:id="737"/>
      <w:bookmarkEnd w:id="738"/>
      <w:r w:rsidR="00E07D42" w:rsidRPr="00BB53D7">
        <w:rPr>
          <w:rFonts w:cs="Times New Roman"/>
          <w:b/>
          <w:bCs/>
          <w:szCs w:val="24"/>
        </w:rPr>
        <w:t>.</w:t>
      </w:r>
    </w:p>
    <w:p w14:paraId="269042D4" w14:textId="77777777" w:rsidR="003128E3" w:rsidRPr="00BB53D7" w:rsidRDefault="003128E3">
      <w:pPr>
        <w:ind w:firstLine="720"/>
        <w:rPr>
          <w:rFonts w:cs="Times New Roman"/>
        </w:rPr>
        <w:pPrChange w:id="739" w:author="Steff Guzmán" w:date="2023-03-13T19:50:00Z">
          <w:pPr>
            <w:ind w:firstLine="708"/>
          </w:pPr>
        </w:pPrChange>
      </w:pPr>
    </w:p>
    <w:p w14:paraId="5B383D23" w14:textId="171BF4EF" w:rsidR="007A700C" w:rsidRPr="00BB53D7" w:rsidRDefault="007A700C">
      <w:pPr>
        <w:ind w:firstLine="720"/>
        <w:rPr>
          <w:rFonts w:cs="Times New Roman"/>
        </w:rPr>
        <w:pPrChange w:id="740" w:author="Steff Guzmán" w:date="2023-03-13T19:50:00Z">
          <w:pPr>
            <w:ind w:firstLine="708"/>
          </w:pPr>
        </w:pPrChange>
      </w:pPr>
      <w:r w:rsidRPr="00BB53D7">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78E4501" w14:textId="77777777" w:rsidR="007A700C" w:rsidRPr="00BB53D7" w:rsidRDefault="007A700C">
      <w:pPr>
        <w:ind w:firstLine="720"/>
        <w:rPr>
          <w:rFonts w:cs="Times New Roman"/>
        </w:rPr>
        <w:pPrChange w:id="741" w:author="Steff Guzmán" w:date="2023-03-13T19:50:00Z">
          <w:pPr/>
        </w:pPrChange>
      </w:pPr>
    </w:p>
    <w:p w14:paraId="47F9F04F" w14:textId="77777777" w:rsidR="007A700C" w:rsidRPr="00BB53D7" w:rsidRDefault="007A700C">
      <w:pPr>
        <w:ind w:firstLine="720"/>
        <w:rPr>
          <w:rFonts w:cs="Times New Roman"/>
        </w:rPr>
        <w:pPrChange w:id="742" w:author="Steff Guzmán" w:date="2023-03-13T19:50:00Z">
          <w:pPr>
            <w:ind w:firstLine="708"/>
          </w:pPr>
        </w:pPrChange>
      </w:pPr>
      <w:r w:rsidRPr="00BB53D7">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A84E256" w14:textId="77777777" w:rsidR="007A700C" w:rsidRPr="00BB53D7" w:rsidRDefault="007A700C" w:rsidP="007A700C">
      <w:pPr>
        <w:rPr>
          <w:rFonts w:cs="Times New Roman"/>
        </w:rPr>
      </w:pPr>
    </w:p>
    <w:p w14:paraId="36EBDCB4" w14:textId="77777777" w:rsidR="007A700C" w:rsidRPr="00BB53D7" w:rsidRDefault="007A700C" w:rsidP="007A700C">
      <w:pPr>
        <w:rPr>
          <w:rFonts w:cs="Times New Roman"/>
          <w:b/>
          <w:bCs/>
          <w:i/>
          <w:iCs/>
          <w:szCs w:val="24"/>
        </w:rPr>
      </w:pPr>
      <w:bookmarkStart w:id="743" w:name="_Toc115172955"/>
      <w:r w:rsidRPr="00BB53D7">
        <w:rPr>
          <w:rFonts w:cs="Times New Roman"/>
          <w:b/>
          <w:bCs/>
          <w:szCs w:val="24"/>
        </w:rPr>
        <w:t>Ventajas de la simulación</w:t>
      </w:r>
      <w:bookmarkEnd w:id="743"/>
    </w:p>
    <w:p w14:paraId="1A9677A1" w14:textId="77777777" w:rsidR="003128E3" w:rsidRPr="00BB53D7" w:rsidRDefault="003128E3" w:rsidP="007A700C">
      <w:pPr>
        <w:rPr>
          <w:rFonts w:cs="Times New Roman"/>
          <w:szCs w:val="24"/>
        </w:rPr>
      </w:pPr>
    </w:p>
    <w:p w14:paraId="78392623" w14:textId="77777777" w:rsidR="00E07D42" w:rsidRPr="00BB53D7" w:rsidRDefault="007A700C">
      <w:pPr>
        <w:ind w:firstLine="720"/>
        <w:rPr>
          <w:rFonts w:cs="Times New Roman"/>
          <w:szCs w:val="24"/>
        </w:rPr>
        <w:pPrChange w:id="744" w:author="Steff Guzmán" w:date="2023-03-13T19:50:00Z">
          <w:pPr>
            <w:ind w:firstLine="708"/>
          </w:pPr>
        </w:pPrChange>
      </w:pPr>
      <w:r w:rsidRPr="00BB53D7">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16F329" w14:textId="6B996EB6" w:rsidR="007A700C" w:rsidRPr="00BB53D7" w:rsidRDefault="007A700C">
      <w:pPr>
        <w:ind w:firstLine="720"/>
        <w:rPr>
          <w:rFonts w:cs="Times New Roman"/>
          <w:szCs w:val="24"/>
        </w:rPr>
        <w:pPrChange w:id="745" w:author="Steff Guzmán" w:date="2023-03-13T19:50:00Z">
          <w:pPr>
            <w:ind w:firstLine="708"/>
          </w:pPr>
        </w:pPrChange>
      </w:pPr>
      <w:r w:rsidRPr="00BB53D7">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27B5637" w14:textId="77777777" w:rsidR="007A700C" w:rsidRPr="00BB53D7" w:rsidRDefault="007A700C">
      <w:pPr>
        <w:ind w:firstLine="720"/>
        <w:rPr>
          <w:rFonts w:cs="Times New Roman"/>
          <w:szCs w:val="24"/>
        </w:rPr>
        <w:pPrChange w:id="746" w:author="Steff Guzmán" w:date="2023-03-13T19:50:00Z">
          <w:pPr>
            <w:ind w:firstLine="708"/>
          </w:pPr>
        </w:pPrChange>
      </w:pPr>
      <w:r w:rsidRPr="00BB53D7">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A77285" w14:textId="77777777" w:rsidR="007A700C" w:rsidRPr="00BB53D7" w:rsidRDefault="007A700C">
      <w:pPr>
        <w:ind w:firstLine="720"/>
        <w:rPr>
          <w:rFonts w:cs="Times New Roman"/>
          <w:szCs w:val="24"/>
        </w:rPr>
        <w:pPrChange w:id="747" w:author="Steff Guzmán" w:date="2023-03-13T19:50:00Z">
          <w:pPr>
            <w:ind w:firstLine="708"/>
          </w:pPr>
        </w:pPrChange>
      </w:pPr>
      <w:r w:rsidRPr="00BB53D7">
        <w:rPr>
          <w:rFonts w:cs="Times New Roman"/>
          <w:szCs w:val="24"/>
        </w:rPr>
        <w:t>La simulación puede permitir una mejor comprensión del evento que está simulando</w:t>
      </w:r>
      <w:sdt>
        <w:sdtPr>
          <w:rPr>
            <w:rFonts w:cs="Times New Roman"/>
            <w:szCs w:val="24"/>
          </w:rPr>
          <w:id w:val="-192825564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22E1196E" w14:textId="77777777" w:rsidR="007A700C" w:rsidRPr="00BB53D7" w:rsidRDefault="007A700C">
      <w:pPr>
        <w:ind w:firstLine="720"/>
        <w:rPr>
          <w:rFonts w:cs="Times New Roman"/>
          <w:szCs w:val="24"/>
        </w:rPr>
        <w:pPrChange w:id="748" w:author="Steff Guzmán" w:date="2023-03-13T19:50:00Z">
          <w:pPr>
            <w:ind w:firstLine="708"/>
          </w:pPr>
        </w:pPrChange>
      </w:pPr>
      <w:r w:rsidRPr="00BB53D7">
        <w:rPr>
          <w:rFonts w:cs="Times New Roman"/>
          <w:szCs w:val="24"/>
        </w:rPr>
        <w:lastRenderedPageBreak/>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9964E2" w14:textId="77777777" w:rsidR="007A700C" w:rsidRPr="00BB53D7" w:rsidRDefault="007A700C" w:rsidP="007A700C">
      <w:pPr>
        <w:rPr>
          <w:rFonts w:cs="Times New Roman"/>
          <w:szCs w:val="24"/>
        </w:rPr>
      </w:pPr>
    </w:p>
    <w:p w14:paraId="51DB7580" w14:textId="77777777" w:rsidR="003064BF" w:rsidRDefault="003064BF" w:rsidP="007A700C">
      <w:pPr>
        <w:rPr>
          <w:rFonts w:cs="Times New Roman"/>
          <w:b/>
          <w:bCs/>
          <w:szCs w:val="24"/>
        </w:rPr>
      </w:pPr>
      <w:bookmarkStart w:id="749" w:name="_Toc115172956"/>
    </w:p>
    <w:p w14:paraId="07BFF65D" w14:textId="7421DB00" w:rsidR="007A700C" w:rsidRPr="00BB53D7" w:rsidRDefault="007A700C" w:rsidP="007A700C">
      <w:pPr>
        <w:rPr>
          <w:rFonts w:cs="Times New Roman"/>
          <w:b/>
          <w:bCs/>
          <w:i/>
          <w:iCs/>
          <w:szCs w:val="24"/>
        </w:rPr>
      </w:pPr>
      <w:r w:rsidRPr="00BB53D7">
        <w:rPr>
          <w:rFonts w:cs="Times New Roman"/>
          <w:b/>
          <w:bCs/>
          <w:szCs w:val="24"/>
        </w:rPr>
        <w:t>Desventajas de la simulación</w:t>
      </w:r>
      <w:bookmarkEnd w:id="749"/>
      <w:r w:rsidRPr="00BB53D7">
        <w:rPr>
          <w:rFonts w:cs="Times New Roman"/>
          <w:b/>
          <w:bCs/>
          <w:szCs w:val="24"/>
        </w:rPr>
        <w:t xml:space="preserve"> </w:t>
      </w:r>
    </w:p>
    <w:p w14:paraId="6A5B1377" w14:textId="6B379BEB" w:rsidR="007A700C" w:rsidRPr="00BB53D7" w:rsidRDefault="007A700C">
      <w:pPr>
        <w:ind w:firstLine="720"/>
        <w:rPr>
          <w:rFonts w:cs="Times New Roman"/>
          <w:szCs w:val="24"/>
        </w:rPr>
        <w:pPrChange w:id="750" w:author="Steff Guzmán" w:date="2023-03-13T19:51:00Z">
          <w:pPr>
            <w:ind w:firstLine="708"/>
          </w:pPr>
        </w:pPrChange>
      </w:pPr>
      <w:r w:rsidRPr="00BB53D7">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06B996" w14:textId="77777777" w:rsidR="007A700C" w:rsidRPr="00BB53D7" w:rsidRDefault="007A700C">
      <w:pPr>
        <w:ind w:firstLine="720"/>
        <w:rPr>
          <w:rFonts w:cs="Times New Roman"/>
          <w:szCs w:val="24"/>
        </w:rPr>
        <w:pPrChange w:id="751" w:author="Steff Guzmán" w:date="2023-03-13T19:51:00Z">
          <w:pPr>
            <w:ind w:firstLine="708"/>
          </w:pPr>
        </w:pPrChange>
      </w:pPr>
      <w:r w:rsidRPr="00BB53D7">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740A84E8" w14:textId="77777777" w:rsidR="007A700C" w:rsidRPr="00BB53D7" w:rsidRDefault="007A700C" w:rsidP="007A700C">
      <w:pPr>
        <w:rPr>
          <w:rFonts w:cs="Times New Roman"/>
          <w:szCs w:val="24"/>
        </w:rPr>
      </w:pPr>
    </w:p>
    <w:p w14:paraId="5299BB2E" w14:textId="77777777" w:rsidR="007A700C" w:rsidRPr="00BB53D7" w:rsidRDefault="007A700C" w:rsidP="007A700C">
      <w:pPr>
        <w:rPr>
          <w:rFonts w:cs="Times New Roman"/>
          <w:b/>
          <w:bCs/>
          <w:color w:val="000000" w:themeColor="text1"/>
        </w:rPr>
      </w:pPr>
      <w:r w:rsidRPr="00BB53D7">
        <w:rPr>
          <w:rFonts w:cs="Times New Roman"/>
          <w:b/>
          <w:bCs/>
          <w:color w:val="000000" w:themeColor="text1"/>
        </w:rPr>
        <w:t>Machine Learning</w:t>
      </w:r>
    </w:p>
    <w:p w14:paraId="6EAEBA23" w14:textId="2F33C12A" w:rsidR="007A700C" w:rsidRDefault="007A700C">
      <w:pPr>
        <w:ind w:firstLine="720"/>
        <w:rPr>
          <w:rFonts w:cs="Times New Roman"/>
          <w:color w:val="000000" w:themeColor="text1"/>
        </w:rPr>
        <w:pPrChange w:id="752" w:author="Steff Guzmán" w:date="2023-03-13T19:51:00Z">
          <w:pPr>
            <w:ind w:firstLine="708"/>
          </w:pPr>
        </w:pPrChange>
      </w:pPr>
      <w:r w:rsidRPr="00BB53D7">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Ora22 \l 9226 </w:instrText>
          </w:r>
          <w:r w:rsidRPr="00BB53D7">
            <w:rPr>
              <w:rFonts w:cs="Times New Roman"/>
              <w:color w:val="000000" w:themeColor="text1"/>
            </w:rPr>
            <w:fldChar w:fldCharType="separate"/>
          </w:r>
          <w:r w:rsidRPr="00BB53D7">
            <w:rPr>
              <w:rFonts w:cs="Times New Roman"/>
              <w:noProof/>
              <w:color w:val="000000" w:themeColor="text1"/>
            </w:rPr>
            <w:t>(Oracle, 2022)</w:t>
          </w:r>
          <w:r w:rsidRPr="00BB53D7">
            <w:rPr>
              <w:rFonts w:cs="Times New Roman"/>
              <w:color w:val="000000" w:themeColor="text1"/>
            </w:rPr>
            <w:fldChar w:fldCharType="end"/>
          </w:r>
        </w:sdtContent>
      </w:sdt>
      <w:r w:rsidRPr="00BB53D7">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B53D7" w:rsidRDefault="00CE074B">
      <w:pPr>
        <w:ind w:firstLine="720"/>
        <w:rPr>
          <w:rFonts w:cs="Times New Roman"/>
          <w:color w:val="000000" w:themeColor="text1"/>
        </w:rPr>
        <w:pPrChange w:id="753" w:author="Steff Guzmán" w:date="2023-03-13T19:51:00Z">
          <w:pPr>
            <w:ind w:firstLine="708"/>
          </w:pPr>
        </w:pPrChange>
      </w:pPr>
    </w:p>
    <w:p w14:paraId="77315FE3" w14:textId="4F2288C1" w:rsidR="007A700C" w:rsidRPr="00BB53D7" w:rsidRDefault="007A700C">
      <w:pPr>
        <w:ind w:firstLine="720"/>
        <w:rPr>
          <w:rFonts w:cs="Times New Roman"/>
          <w:color w:val="000000" w:themeColor="text1"/>
        </w:rPr>
        <w:pPrChange w:id="754" w:author="Steff Guzmán" w:date="2023-03-13T19:51:00Z">
          <w:pPr>
            <w:ind w:firstLine="708"/>
          </w:pPr>
        </w:pPrChange>
      </w:pPr>
      <w:r w:rsidRPr="00BB53D7">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Uni22 \l 9226 </w:instrText>
          </w:r>
          <w:r w:rsidRPr="00BB53D7">
            <w:rPr>
              <w:rFonts w:cs="Times New Roman"/>
              <w:color w:val="000000" w:themeColor="text1"/>
            </w:rPr>
            <w:fldChar w:fldCharType="separate"/>
          </w:r>
          <w:r w:rsidRPr="00BB53D7">
            <w:rPr>
              <w:rFonts w:cs="Times New Roman"/>
              <w:noProof/>
              <w:color w:val="000000" w:themeColor="text1"/>
            </w:rPr>
            <w:t>(Carlemany, 2022)</w:t>
          </w:r>
          <w:r w:rsidRPr="00BB53D7">
            <w:rPr>
              <w:rFonts w:cs="Times New Roman"/>
              <w:color w:val="000000" w:themeColor="text1"/>
            </w:rPr>
            <w:fldChar w:fldCharType="end"/>
          </w:r>
        </w:sdtContent>
      </w:sdt>
      <w:r w:rsidRPr="00BB53D7">
        <w:rPr>
          <w:rFonts w:cs="Times New Roman"/>
          <w:color w:val="000000" w:themeColor="text1"/>
        </w:rPr>
        <w:t xml:space="preserve">, es decir que los algoritmos integrados en un sistema de aprendizaje automático deben tener la </w:t>
      </w:r>
      <w:r w:rsidRPr="00BB53D7">
        <w:rPr>
          <w:rFonts w:cs="Times New Roman"/>
          <w:color w:val="000000" w:themeColor="text1"/>
        </w:rPr>
        <w:lastRenderedPageBreak/>
        <w:t xml:space="preserve">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755" w:name="_Toc115172935"/>
      <w:r w:rsidR="000D40F7" w:rsidRPr="000D40F7">
        <w:rPr>
          <w:rFonts w:cs="Times New Roman"/>
          <w:color w:val="000000" w:themeColor="text1"/>
        </w:rPr>
        <w:t xml:space="preserve">Para lograr el entrenamiento de los algoritmos de </w:t>
      </w:r>
      <w:r w:rsidR="000D40F7">
        <w:rPr>
          <w:rFonts w:cs="Times New Roman"/>
          <w:color w:val="000000" w:themeColor="text1"/>
        </w:rPr>
        <w:t>M</w:t>
      </w:r>
      <w:r w:rsidR="000D40F7" w:rsidRPr="000D40F7">
        <w:rPr>
          <w:rFonts w:cs="Times New Roman"/>
          <w:color w:val="000000" w:themeColor="text1"/>
        </w:rPr>
        <w:t xml:space="preserve">achine </w:t>
      </w:r>
      <w:r w:rsidR="000D40F7">
        <w:rPr>
          <w:rFonts w:cs="Times New Roman"/>
          <w:color w:val="000000" w:themeColor="text1"/>
        </w:rPr>
        <w:t>L</w:t>
      </w:r>
      <w:r w:rsidR="000D40F7" w:rsidRPr="000D40F7">
        <w:rPr>
          <w:rFonts w:cs="Times New Roman"/>
          <w:color w:val="000000" w:themeColor="text1"/>
        </w:rPr>
        <w:t xml:space="preserve">earning, se pueden utilizar </w:t>
      </w:r>
      <w:r w:rsidR="00811FFA">
        <w:rPr>
          <w:rFonts w:cs="Times New Roman"/>
          <w:color w:val="000000" w:themeColor="text1"/>
        </w:rPr>
        <w:t>tres</w:t>
      </w:r>
      <w:r w:rsidR="000D40F7" w:rsidRPr="000D40F7">
        <w:rPr>
          <w:rFonts w:cs="Times New Roman"/>
          <w:color w:val="000000" w:themeColor="text1"/>
        </w:rPr>
        <w:t xml:space="preserve"> métodos de aprendizaje: supervisado</w:t>
      </w:r>
      <w:r w:rsidR="00811FFA">
        <w:rPr>
          <w:rFonts w:cs="Times New Roman"/>
          <w:color w:val="000000" w:themeColor="text1"/>
        </w:rPr>
        <w:t>,</w:t>
      </w:r>
      <w:r w:rsidR="000D40F7" w:rsidRPr="000D40F7">
        <w:rPr>
          <w:rFonts w:cs="Times New Roman"/>
          <w:color w:val="000000" w:themeColor="text1"/>
        </w:rPr>
        <w:t xml:space="preserve"> no supervisado</w:t>
      </w:r>
      <w:r w:rsidR="004D7820">
        <w:rPr>
          <w:rFonts w:cs="Times New Roman"/>
          <w:color w:val="000000" w:themeColor="text1"/>
        </w:rPr>
        <w:t xml:space="preserve"> y por esfuerzo</w:t>
      </w:r>
      <w:r w:rsidR="000D40F7" w:rsidRPr="000D40F7">
        <w:rPr>
          <w:rFonts w:cs="Times New Roman"/>
          <w:color w:val="000000" w:themeColor="text1"/>
        </w:rPr>
        <w:t>.</w:t>
      </w:r>
    </w:p>
    <w:p w14:paraId="32A51DDF" w14:textId="77777777" w:rsidR="00E07D42" w:rsidRPr="00BB53D7" w:rsidRDefault="00E07D42" w:rsidP="00E07D42">
      <w:pPr>
        <w:ind w:firstLine="708"/>
        <w:rPr>
          <w:rFonts w:cs="Times New Roman"/>
          <w:color w:val="000000" w:themeColor="text1"/>
        </w:rPr>
      </w:pPr>
    </w:p>
    <w:p w14:paraId="4E84675D" w14:textId="7147B13E" w:rsidR="007A700C" w:rsidRDefault="007A700C" w:rsidP="007A700C">
      <w:pPr>
        <w:rPr>
          <w:rFonts w:cs="Times New Roman"/>
          <w:b/>
          <w:bCs/>
          <w:i/>
          <w:iCs/>
          <w:color w:val="000000" w:themeColor="text1"/>
        </w:rPr>
      </w:pPr>
      <w:r w:rsidRPr="00BB53D7">
        <w:rPr>
          <w:rFonts w:cs="Times New Roman"/>
          <w:b/>
          <w:bCs/>
          <w:i/>
          <w:iCs/>
          <w:color w:val="000000" w:themeColor="text1"/>
        </w:rPr>
        <w:t>Supervisados</w:t>
      </w:r>
      <w:bookmarkEnd w:id="755"/>
    </w:p>
    <w:p w14:paraId="4DB98806" w14:textId="35178344" w:rsidR="000D40F7" w:rsidRDefault="000D40F7">
      <w:pPr>
        <w:ind w:firstLine="720"/>
        <w:rPr>
          <w:rFonts w:cs="Times New Roman"/>
          <w:color w:val="000000" w:themeColor="text1"/>
          <w:shd w:val="clear" w:color="auto" w:fill="FFFFFF"/>
        </w:rPr>
        <w:pPrChange w:id="756" w:author="Steff Guzmán" w:date="2023-03-13T19:51:00Z">
          <w:pPr>
            <w:ind w:firstLine="708"/>
          </w:pPr>
        </w:pPrChange>
      </w:pPr>
      <w:r w:rsidRPr="000D40F7">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B53D7">
            <w:rPr>
              <w:rFonts w:cs="Times New Roman"/>
              <w:color w:val="000000" w:themeColor="text1"/>
              <w:shd w:val="clear" w:color="auto" w:fill="FFFFFF"/>
            </w:rPr>
            <w:fldChar w:fldCharType="begin"/>
          </w:r>
          <w:r w:rsidRPr="00BB53D7">
            <w:rPr>
              <w:rFonts w:cs="Times New Roman"/>
              <w:color w:val="000000" w:themeColor="text1"/>
              <w:shd w:val="clear" w:color="auto" w:fill="FFFFFF"/>
            </w:rPr>
            <w:instrText xml:space="preserve"> CITATION Lil18 \l 9226 </w:instrText>
          </w:r>
          <w:r w:rsidRPr="00BB53D7">
            <w:rPr>
              <w:rFonts w:cs="Times New Roman"/>
              <w:color w:val="000000" w:themeColor="text1"/>
              <w:shd w:val="clear" w:color="auto" w:fill="FFFFFF"/>
            </w:rPr>
            <w:fldChar w:fldCharType="separate"/>
          </w:r>
          <w:r w:rsidRPr="00BB53D7">
            <w:rPr>
              <w:rFonts w:cs="Times New Roman"/>
              <w:noProof/>
              <w:color w:val="000000" w:themeColor="text1"/>
              <w:shd w:val="clear" w:color="auto" w:fill="FFFFFF"/>
            </w:rPr>
            <w:t>(Sandoval, 2018)</w:t>
          </w:r>
          <w:r w:rsidRPr="00BB53D7">
            <w:rPr>
              <w:rFonts w:cs="Times New Roman"/>
              <w:color w:val="000000" w:themeColor="text1"/>
              <w:shd w:val="clear" w:color="auto" w:fill="FFFFFF"/>
            </w:rPr>
            <w:fldChar w:fldCharType="end"/>
          </w:r>
        </w:sdtContent>
      </w:sdt>
      <w:r w:rsidRPr="000D40F7">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Default="000D40F7">
      <w:pPr>
        <w:ind w:firstLine="720"/>
        <w:rPr>
          <w:rFonts w:cs="Times New Roman"/>
          <w:color w:val="000000" w:themeColor="text1"/>
          <w:shd w:val="clear" w:color="auto" w:fill="FFFFFF"/>
        </w:rPr>
        <w:pPrChange w:id="757" w:author="Steff Guzmán" w:date="2023-03-13T19:51:00Z">
          <w:pPr/>
        </w:pPrChange>
      </w:pPr>
    </w:p>
    <w:p w14:paraId="2AFDE396" w14:textId="0E0363B7" w:rsidR="007A700C" w:rsidRPr="00BB53D7" w:rsidRDefault="007A700C">
      <w:pPr>
        <w:ind w:firstLine="720"/>
        <w:rPr>
          <w:rFonts w:cs="Times New Roman"/>
          <w:color w:val="000000" w:themeColor="text1"/>
          <w:shd w:val="clear" w:color="auto" w:fill="FFFFFF"/>
        </w:rPr>
        <w:pPrChange w:id="758" w:author="Steff Guzmán" w:date="2023-03-13T19:51:00Z">
          <w:pPr>
            <w:ind w:firstLine="708"/>
          </w:pPr>
        </w:pPrChange>
      </w:pPr>
      <w:r w:rsidRPr="00BB53D7">
        <w:rPr>
          <w:rFonts w:cs="Times New Roman"/>
          <w:color w:val="000000" w:themeColor="text1"/>
          <w:shd w:val="clear" w:color="auto" w:fill="FFFFFF"/>
        </w:rPr>
        <w:t>Este tipo de aprendizaje está dividido en dos tipos de algoritmos que son:</w:t>
      </w:r>
    </w:p>
    <w:p w14:paraId="3315238C" w14:textId="77777777" w:rsidR="00E07D42" w:rsidRPr="00BB53D7" w:rsidRDefault="00E07D42">
      <w:pPr>
        <w:ind w:firstLine="720"/>
        <w:rPr>
          <w:rFonts w:cs="Times New Roman"/>
          <w:color w:val="000000" w:themeColor="text1"/>
          <w:shd w:val="clear" w:color="auto" w:fill="FFFFFF"/>
        </w:rPr>
        <w:pPrChange w:id="759" w:author="Steff Guzmán" w:date="2023-03-13T19:51:00Z">
          <w:pPr>
            <w:ind w:firstLine="708"/>
          </w:pPr>
        </w:pPrChange>
      </w:pPr>
    </w:p>
    <w:p w14:paraId="180F78D0" w14:textId="0A9E8980" w:rsidR="00E07D42" w:rsidRPr="00BB53D7" w:rsidRDefault="007A700C">
      <w:pPr>
        <w:ind w:firstLine="720"/>
        <w:rPr>
          <w:rFonts w:cs="Times New Roman"/>
          <w:b/>
          <w:bCs/>
          <w:color w:val="000000" w:themeColor="text1"/>
        </w:rPr>
        <w:pPrChange w:id="760" w:author="Steff Guzmán" w:date="2023-03-13T19:51:00Z">
          <w:pPr>
            <w:ind w:firstLine="708"/>
          </w:pPr>
        </w:pPrChange>
      </w:pPr>
      <w:bookmarkStart w:id="761" w:name="_Hlk117295958"/>
      <w:r w:rsidRPr="00BB53D7">
        <w:rPr>
          <w:rFonts w:cs="Times New Roman"/>
          <w:b/>
          <w:bCs/>
          <w:color w:val="000000" w:themeColor="text1"/>
        </w:rPr>
        <w:t xml:space="preserve">Algoritmo </w:t>
      </w:r>
      <w:r w:rsidR="00E07D42" w:rsidRPr="00BB53D7">
        <w:rPr>
          <w:rFonts w:cs="Times New Roman"/>
          <w:b/>
          <w:bCs/>
          <w:color w:val="000000" w:themeColor="text1"/>
        </w:rPr>
        <w:t>De Clasificación</w:t>
      </w:r>
      <w:bookmarkEnd w:id="761"/>
      <w:r w:rsidR="00E07D42" w:rsidRPr="00BB53D7">
        <w:rPr>
          <w:rFonts w:cs="Times New Roman"/>
          <w:b/>
          <w:bCs/>
          <w:color w:val="000000" w:themeColor="text1"/>
        </w:rPr>
        <w:t>.</w:t>
      </w:r>
    </w:p>
    <w:p w14:paraId="669EB8CB" w14:textId="79DD3F34" w:rsidR="000D40F7" w:rsidRDefault="000D40F7">
      <w:pPr>
        <w:ind w:firstLine="720"/>
        <w:rPr>
          <w:rFonts w:cs="Times New Roman"/>
          <w:color w:val="000000" w:themeColor="text1"/>
        </w:rPr>
        <w:pPrChange w:id="762" w:author="Steff Guzmán" w:date="2023-03-13T19:51:00Z">
          <w:pPr>
            <w:ind w:firstLine="708"/>
          </w:pPr>
        </w:pPrChange>
      </w:pPr>
      <w:r w:rsidRPr="000D40F7">
        <w:rPr>
          <w:rFonts w:cs="Times New Roman"/>
          <w:color w:val="000000" w:themeColor="text1"/>
        </w:rPr>
        <w:t xml:space="preserve">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 </w:t>
      </w:r>
      <w:sdt>
        <w:sdtPr>
          <w:rPr>
            <w:rFonts w:cs="Times New Roman"/>
            <w:color w:val="000000" w:themeColor="text1"/>
          </w:rPr>
          <w:id w:val="1091513929"/>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Lil18 \l 9226 </w:instrText>
          </w:r>
          <w:r w:rsidRPr="00BB53D7">
            <w:rPr>
              <w:rFonts w:cs="Times New Roman"/>
              <w:color w:val="000000" w:themeColor="text1"/>
            </w:rPr>
            <w:fldChar w:fldCharType="separate"/>
          </w:r>
          <w:r w:rsidRPr="00BB53D7">
            <w:rPr>
              <w:rFonts w:cs="Times New Roman"/>
              <w:noProof/>
              <w:color w:val="000000" w:themeColor="text1"/>
            </w:rPr>
            <w:t>(Sandoval, 2018)</w:t>
          </w:r>
          <w:r w:rsidRPr="00BB53D7">
            <w:rPr>
              <w:rFonts w:cs="Times New Roman"/>
              <w:color w:val="000000" w:themeColor="text1"/>
            </w:rPr>
            <w:fldChar w:fldCharType="end"/>
          </w:r>
        </w:sdtContent>
      </w:sdt>
    </w:p>
    <w:p w14:paraId="4B56F1DE" w14:textId="77777777" w:rsidR="00E07D42" w:rsidRPr="00BB53D7" w:rsidRDefault="00E07D42">
      <w:pPr>
        <w:ind w:firstLine="720"/>
        <w:rPr>
          <w:rFonts w:cs="Times New Roman"/>
          <w:color w:val="000000" w:themeColor="text1"/>
        </w:rPr>
        <w:pPrChange w:id="763" w:author="Steff Guzmán" w:date="2023-03-13T19:51:00Z">
          <w:pPr>
            <w:ind w:firstLine="708"/>
          </w:pPr>
        </w:pPrChange>
      </w:pPr>
    </w:p>
    <w:p w14:paraId="0468EDDF" w14:textId="4D5E2BB8" w:rsidR="007A700C" w:rsidRPr="00BB53D7" w:rsidRDefault="007A700C">
      <w:pPr>
        <w:ind w:firstLine="720"/>
        <w:rPr>
          <w:rFonts w:cs="Times New Roman"/>
          <w:b/>
          <w:bCs/>
          <w:color w:val="000000" w:themeColor="text1"/>
        </w:rPr>
        <w:pPrChange w:id="764" w:author="Steff Guzmán" w:date="2023-03-13T19:51:00Z">
          <w:pPr>
            <w:ind w:firstLine="708"/>
          </w:pPr>
        </w:pPrChange>
      </w:pPr>
      <w:r w:rsidRPr="00BB53D7">
        <w:rPr>
          <w:rFonts w:cs="Times New Roman"/>
          <w:b/>
          <w:bCs/>
          <w:color w:val="000000" w:themeColor="text1"/>
        </w:rPr>
        <w:t xml:space="preserve">Algoritmo </w:t>
      </w:r>
      <w:r w:rsidR="00E07D42" w:rsidRPr="00BB53D7">
        <w:rPr>
          <w:rFonts w:cs="Times New Roman"/>
          <w:b/>
          <w:bCs/>
          <w:color w:val="000000" w:themeColor="text1"/>
        </w:rPr>
        <w:t>De Regresión.</w:t>
      </w:r>
    </w:p>
    <w:p w14:paraId="20193B5E" w14:textId="7AE52CAD" w:rsidR="000D40F7" w:rsidRPr="004D7820" w:rsidRDefault="000D40F7">
      <w:pPr>
        <w:ind w:firstLine="720"/>
        <w:rPr>
          <w:rFonts w:cs="Times New Roman"/>
          <w:color w:val="000000" w:themeColor="text1"/>
        </w:rPr>
        <w:pPrChange w:id="765" w:author="Steff Guzmán" w:date="2023-03-13T19:51:00Z">
          <w:pPr>
            <w:ind w:firstLine="708"/>
          </w:pPr>
        </w:pPrChange>
      </w:pPr>
      <w:r w:rsidRPr="000D40F7">
        <w:rPr>
          <w:rFonts w:cs="Times New Roman"/>
          <w:color w:val="000000" w:themeColor="text1"/>
        </w:rPr>
        <w:t xml:space="preserve">El algoritmo de regresión, por otro lado, se utiliza para predecir una característica de un elemento, generalmente un número, en función de las demás características que lo componen. </w:t>
      </w:r>
      <w:sdt>
        <w:sdtPr>
          <w:rPr>
            <w:rFonts w:cs="Times New Roman"/>
            <w:color w:val="000000" w:themeColor="text1"/>
          </w:rPr>
          <w:id w:val="-1429723473"/>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Lil18 \l 9226 </w:instrText>
          </w:r>
          <w:r w:rsidRPr="00BB53D7">
            <w:rPr>
              <w:rFonts w:cs="Times New Roman"/>
              <w:color w:val="000000" w:themeColor="text1"/>
            </w:rPr>
            <w:fldChar w:fldCharType="separate"/>
          </w:r>
          <w:r w:rsidRPr="00BB53D7">
            <w:rPr>
              <w:rFonts w:cs="Times New Roman"/>
              <w:noProof/>
              <w:color w:val="000000" w:themeColor="text1"/>
            </w:rPr>
            <w:t>(Sandoval, 2018)</w:t>
          </w:r>
          <w:r w:rsidRPr="00BB53D7">
            <w:rPr>
              <w:rFonts w:cs="Times New Roman"/>
              <w:color w:val="000000" w:themeColor="text1"/>
            </w:rPr>
            <w:fldChar w:fldCharType="end"/>
          </w:r>
        </w:sdtContent>
      </w:sdt>
      <w:bookmarkStart w:id="766" w:name="_Toc115172936"/>
    </w:p>
    <w:p w14:paraId="12A1543E" w14:textId="56088669" w:rsidR="007A700C" w:rsidRPr="00BB53D7" w:rsidRDefault="007A700C" w:rsidP="007A700C">
      <w:pPr>
        <w:rPr>
          <w:rFonts w:cs="Times New Roman"/>
          <w:b/>
          <w:bCs/>
          <w:i/>
          <w:iCs/>
          <w:color w:val="000000" w:themeColor="text1"/>
        </w:rPr>
      </w:pPr>
      <w:r w:rsidRPr="00BB53D7">
        <w:rPr>
          <w:rFonts w:cs="Times New Roman"/>
          <w:b/>
          <w:bCs/>
          <w:i/>
          <w:iCs/>
          <w:color w:val="000000" w:themeColor="text1"/>
        </w:rPr>
        <w:lastRenderedPageBreak/>
        <w:t xml:space="preserve">No </w:t>
      </w:r>
      <w:r w:rsidR="00E07D42" w:rsidRPr="00BB53D7">
        <w:rPr>
          <w:rFonts w:cs="Times New Roman"/>
          <w:b/>
          <w:bCs/>
          <w:i/>
          <w:iCs/>
          <w:color w:val="000000" w:themeColor="text1"/>
        </w:rPr>
        <w:t>Supervisados</w:t>
      </w:r>
      <w:bookmarkEnd w:id="766"/>
    </w:p>
    <w:p w14:paraId="11346836" w14:textId="61FCA6C0" w:rsidR="000D40F7" w:rsidRDefault="000D40F7">
      <w:pPr>
        <w:ind w:firstLine="720"/>
        <w:rPr>
          <w:rFonts w:cs="Times New Roman"/>
          <w:color w:val="000000" w:themeColor="text1"/>
          <w:shd w:val="clear" w:color="auto" w:fill="FFFFFF"/>
        </w:rPr>
        <w:pPrChange w:id="767" w:author="Steff Guzmán" w:date="2023-03-13T19:52:00Z">
          <w:pPr>
            <w:ind w:firstLine="708"/>
          </w:pPr>
        </w:pPrChange>
      </w:pPr>
      <w:r w:rsidRPr="000D40F7">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B53D7">
            <w:rPr>
              <w:rFonts w:cs="Times New Roman"/>
              <w:color w:val="000000" w:themeColor="text1"/>
              <w:shd w:val="clear" w:color="auto" w:fill="FFFFFF"/>
            </w:rPr>
            <w:fldChar w:fldCharType="begin"/>
          </w:r>
          <w:r w:rsidR="00CE074B" w:rsidRPr="00BB53D7">
            <w:rPr>
              <w:rFonts w:cs="Times New Roman"/>
              <w:color w:val="000000" w:themeColor="text1"/>
              <w:shd w:val="clear" w:color="auto" w:fill="FFFFFF"/>
            </w:rPr>
            <w:instrText xml:space="preserve"> CITATION Dra20 \l 9226 </w:instrText>
          </w:r>
          <w:r w:rsidR="00CE074B" w:rsidRPr="00BB53D7">
            <w:rPr>
              <w:rFonts w:cs="Times New Roman"/>
              <w:color w:val="000000" w:themeColor="text1"/>
              <w:shd w:val="clear" w:color="auto" w:fill="FFFFFF"/>
            </w:rPr>
            <w:fldChar w:fldCharType="separate"/>
          </w:r>
          <w:r w:rsidR="00CE074B" w:rsidRPr="00BB53D7">
            <w:rPr>
              <w:rFonts w:cs="Times New Roman"/>
              <w:noProof/>
              <w:color w:val="000000" w:themeColor="text1"/>
              <w:shd w:val="clear" w:color="auto" w:fill="FFFFFF"/>
            </w:rPr>
            <w:t xml:space="preserve"> (Dra. Marianella Álvarez Vega, 2020)</w:t>
          </w:r>
          <w:r w:rsidR="00CE074B" w:rsidRPr="00BB53D7">
            <w:rPr>
              <w:rFonts w:cs="Times New Roman"/>
              <w:color w:val="000000" w:themeColor="text1"/>
              <w:shd w:val="clear" w:color="auto" w:fill="FFFFFF"/>
            </w:rPr>
            <w:fldChar w:fldCharType="end"/>
          </w:r>
        </w:sdtContent>
      </w:sdt>
      <w:r w:rsidRPr="000D40F7">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B53D7" w:rsidRDefault="007A700C">
      <w:pPr>
        <w:ind w:firstLine="720"/>
        <w:rPr>
          <w:rFonts w:cs="Times New Roman"/>
          <w:i/>
          <w:iCs/>
          <w:color w:val="000000" w:themeColor="text1"/>
          <w:shd w:val="clear" w:color="auto" w:fill="FFFFFF"/>
        </w:rPr>
        <w:pPrChange w:id="768" w:author="Steff Guzmán" w:date="2023-03-13T19:52:00Z">
          <w:pPr/>
        </w:pPrChange>
      </w:pPr>
    </w:p>
    <w:p w14:paraId="1D671728" w14:textId="77777777" w:rsidR="00E07D42" w:rsidRPr="00BB53D7" w:rsidRDefault="007A700C">
      <w:pPr>
        <w:ind w:firstLine="720"/>
        <w:rPr>
          <w:rFonts w:cs="Times New Roman"/>
          <w:b/>
          <w:bCs/>
          <w:color w:val="000000" w:themeColor="text1"/>
        </w:rPr>
        <w:pPrChange w:id="769" w:author="Steff Guzmán" w:date="2023-03-13T19:52:00Z">
          <w:pPr>
            <w:ind w:firstLine="708"/>
          </w:pPr>
        </w:pPrChange>
      </w:pPr>
      <w:r w:rsidRPr="00BB53D7">
        <w:rPr>
          <w:rFonts w:cs="Times New Roman"/>
          <w:b/>
          <w:bCs/>
          <w:color w:val="000000" w:themeColor="text1"/>
        </w:rPr>
        <w:t>Agrupamiento</w:t>
      </w:r>
      <w:r w:rsidR="00E07D42" w:rsidRPr="00BB53D7">
        <w:rPr>
          <w:rFonts w:cs="Times New Roman"/>
          <w:b/>
          <w:bCs/>
          <w:color w:val="000000" w:themeColor="text1"/>
        </w:rPr>
        <w:t>.</w:t>
      </w:r>
    </w:p>
    <w:p w14:paraId="6F7FD20F" w14:textId="6F81043F" w:rsidR="007A700C" w:rsidRPr="00BB53D7" w:rsidRDefault="00CE074B">
      <w:pPr>
        <w:ind w:firstLine="720"/>
        <w:rPr>
          <w:rFonts w:cs="Times New Roman"/>
          <w:color w:val="000000" w:themeColor="text1"/>
          <w:shd w:val="clear" w:color="auto" w:fill="FFFFFF"/>
        </w:rPr>
        <w:pPrChange w:id="770" w:author="Steff Guzmán" w:date="2023-03-13T19:52:00Z">
          <w:pPr>
            <w:ind w:firstLine="708"/>
          </w:pPr>
        </w:pPrChange>
      </w:pPr>
      <w:r w:rsidRPr="00CE074B">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sdt>
        <w:sdtPr>
          <w:rPr>
            <w:rFonts w:cs="Times New Roman"/>
            <w:color w:val="000000" w:themeColor="text1"/>
            <w:shd w:val="clear" w:color="auto" w:fill="FFFFFF"/>
          </w:rPr>
          <w:id w:val="2055278411"/>
          <w:citation/>
        </w:sdtPr>
        <w:sdtContent>
          <w:r w:rsidR="007A700C" w:rsidRPr="00BB53D7">
            <w:rPr>
              <w:rFonts w:cs="Times New Roman"/>
              <w:color w:val="000000" w:themeColor="text1"/>
              <w:shd w:val="clear" w:color="auto" w:fill="FFFFFF"/>
            </w:rPr>
            <w:fldChar w:fldCharType="begin"/>
          </w:r>
          <w:r w:rsidR="007A700C" w:rsidRPr="00BB53D7">
            <w:rPr>
              <w:rFonts w:cs="Times New Roman"/>
              <w:color w:val="000000" w:themeColor="text1"/>
              <w:shd w:val="clear" w:color="auto" w:fill="FFFFFF"/>
            </w:rPr>
            <w:instrText xml:space="preserve"> CITATION Gon15 \l 9226 </w:instrText>
          </w:r>
          <w:r w:rsidR="007A700C" w:rsidRPr="00BB53D7">
            <w:rPr>
              <w:rFonts w:cs="Times New Roman"/>
              <w:color w:val="000000" w:themeColor="text1"/>
              <w:shd w:val="clear" w:color="auto" w:fill="FFFFFF"/>
            </w:rPr>
            <w:fldChar w:fldCharType="separate"/>
          </w:r>
          <w:r w:rsidR="007A700C" w:rsidRPr="00BB53D7">
            <w:rPr>
              <w:rFonts w:cs="Times New Roman"/>
              <w:noProof/>
              <w:color w:val="000000" w:themeColor="text1"/>
              <w:shd w:val="clear" w:color="auto" w:fill="FFFFFF"/>
            </w:rPr>
            <w:t xml:space="preserve"> (González, 2015)</w:t>
          </w:r>
          <w:r w:rsidR="007A700C" w:rsidRPr="00BB53D7">
            <w:rPr>
              <w:rFonts w:cs="Times New Roman"/>
              <w:color w:val="000000" w:themeColor="text1"/>
              <w:shd w:val="clear" w:color="auto" w:fill="FFFFFF"/>
            </w:rPr>
            <w:fldChar w:fldCharType="end"/>
          </w:r>
        </w:sdtContent>
      </w:sdt>
    </w:p>
    <w:p w14:paraId="0BE5CA59" w14:textId="77777777" w:rsidR="00E07D42" w:rsidRPr="00BB53D7" w:rsidRDefault="00E07D42">
      <w:pPr>
        <w:ind w:firstLine="720"/>
        <w:rPr>
          <w:rFonts w:cs="Times New Roman"/>
          <w:color w:val="000000" w:themeColor="text1"/>
        </w:rPr>
        <w:pPrChange w:id="771" w:author="Steff Guzmán" w:date="2023-03-13T19:52:00Z">
          <w:pPr>
            <w:ind w:firstLine="708"/>
          </w:pPr>
        </w:pPrChange>
      </w:pPr>
    </w:p>
    <w:p w14:paraId="4175D5CD" w14:textId="77777777" w:rsidR="00E07D42" w:rsidRPr="00BB53D7" w:rsidRDefault="007A700C">
      <w:pPr>
        <w:ind w:firstLine="720"/>
        <w:rPr>
          <w:rFonts w:cs="Times New Roman"/>
          <w:b/>
          <w:bCs/>
          <w:color w:val="000000" w:themeColor="text1"/>
        </w:rPr>
        <w:pPrChange w:id="772" w:author="Steff Guzmán" w:date="2023-03-13T19:52:00Z">
          <w:pPr>
            <w:ind w:firstLine="708"/>
          </w:pPr>
        </w:pPrChange>
      </w:pPr>
      <w:r w:rsidRPr="00BB53D7">
        <w:rPr>
          <w:rFonts w:cs="Times New Roman"/>
          <w:b/>
          <w:bCs/>
          <w:color w:val="000000" w:themeColor="text1"/>
        </w:rPr>
        <w:t>Reducción de la dimensionalidad</w:t>
      </w:r>
      <w:r w:rsidR="00E07D42" w:rsidRPr="00BB53D7">
        <w:rPr>
          <w:rFonts w:cs="Times New Roman"/>
          <w:b/>
          <w:bCs/>
          <w:color w:val="000000" w:themeColor="text1"/>
        </w:rPr>
        <w:t>.</w:t>
      </w:r>
    </w:p>
    <w:p w14:paraId="4B2A74EF" w14:textId="02543050" w:rsidR="007A700C" w:rsidRPr="00BB53D7" w:rsidRDefault="00CE074B">
      <w:pPr>
        <w:ind w:firstLine="720"/>
        <w:rPr>
          <w:rFonts w:cs="Times New Roman"/>
          <w:color w:val="000000" w:themeColor="text1"/>
        </w:rPr>
        <w:pPrChange w:id="773" w:author="Steff Guzmán" w:date="2023-03-13T19:52:00Z">
          <w:pPr>
            <w:ind w:firstLine="708"/>
          </w:pPr>
        </w:pPrChange>
      </w:pPr>
      <w:r w:rsidRPr="00CE074B">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r w:rsidR="007A700C" w:rsidRPr="00BB53D7">
        <w:rPr>
          <w:rFonts w:cs="Times New Roman"/>
          <w:color w:val="000000" w:themeColor="text1"/>
        </w:rPr>
        <w:t xml:space="preserve"> </w:t>
      </w:r>
      <w:sdt>
        <w:sdtPr>
          <w:rPr>
            <w:rFonts w:cs="Times New Roman"/>
            <w:color w:val="000000" w:themeColor="text1"/>
          </w:rPr>
          <w:id w:val="-110367966"/>
          <w:citation/>
        </w:sdtPr>
        <w:sdtContent>
          <w:r w:rsidR="007A700C" w:rsidRPr="00BB53D7">
            <w:rPr>
              <w:rFonts w:cs="Times New Roman"/>
              <w:color w:val="000000" w:themeColor="text1"/>
            </w:rPr>
            <w:fldChar w:fldCharType="begin"/>
          </w:r>
          <w:r w:rsidR="007A700C" w:rsidRPr="00BB53D7">
            <w:rPr>
              <w:rFonts w:cs="Times New Roman"/>
              <w:color w:val="000000" w:themeColor="text1"/>
            </w:rPr>
            <w:instrText xml:space="preserve"> CITATION Sof21 \l 9226 </w:instrText>
          </w:r>
          <w:r w:rsidR="007A700C" w:rsidRPr="00BB53D7">
            <w:rPr>
              <w:rFonts w:cs="Times New Roman"/>
              <w:color w:val="000000" w:themeColor="text1"/>
            </w:rPr>
            <w:fldChar w:fldCharType="separate"/>
          </w:r>
          <w:r w:rsidR="007A700C" w:rsidRPr="00BB53D7">
            <w:rPr>
              <w:rFonts w:cs="Times New Roman"/>
              <w:noProof/>
              <w:color w:val="000000" w:themeColor="text1"/>
            </w:rPr>
            <w:t>(Softtek, 2021)</w:t>
          </w:r>
          <w:r w:rsidR="007A700C" w:rsidRPr="00BB53D7">
            <w:rPr>
              <w:rFonts w:cs="Times New Roman"/>
              <w:color w:val="000000" w:themeColor="text1"/>
            </w:rPr>
            <w:fldChar w:fldCharType="end"/>
          </w:r>
        </w:sdtContent>
      </w:sdt>
    </w:p>
    <w:p w14:paraId="43C77715" w14:textId="36D4CEE4" w:rsidR="007A700C" w:rsidRPr="00BB53D7" w:rsidRDefault="007A700C">
      <w:pPr>
        <w:pStyle w:val="PrrAPA"/>
        <w:ind w:firstLine="720"/>
        <w:rPr>
          <w:b/>
          <w:bCs/>
          <w:i/>
          <w:iCs/>
          <w:color w:val="000000" w:themeColor="text1"/>
        </w:rPr>
        <w:pPrChange w:id="774" w:author="Steff Guzmán" w:date="2023-03-13T19:52:00Z">
          <w:pPr>
            <w:pStyle w:val="PrrAPA"/>
            <w:ind w:firstLine="0"/>
          </w:pPr>
        </w:pPrChange>
      </w:pPr>
    </w:p>
    <w:p w14:paraId="5BA85B11" w14:textId="77777777" w:rsidR="007A700C" w:rsidRPr="00BB53D7" w:rsidRDefault="007A700C" w:rsidP="00996369">
      <w:pPr>
        <w:rPr>
          <w:rFonts w:cs="Times New Roman"/>
          <w:b/>
          <w:bCs/>
          <w:i/>
          <w:iCs/>
        </w:rPr>
      </w:pPr>
    </w:p>
    <w:p w14:paraId="55A08EB0" w14:textId="6F9911AD" w:rsidR="004D7820" w:rsidRPr="00BB53D7" w:rsidRDefault="004D7820" w:rsidP="004D7820">
      <w:pPr>
        <w:rPr>
          <w:rFonts w:cs="Times New Roman"/>
          <w:b/>
          <w:bCs/>
          <w:i/>
          <w:iCs/>
          <w:color w:val="000000" w:themeColor="text1"/>
        </w:rPr>
      </w:pPr>
      <w:r>
        <w:rPr>
          <w:rFonts w:cs="Times New Roman"/>
          <w:b/>
          <w:bCs/>
          <w:i/>
          <w:iCs/>
          <w:color w:val="000000" w:themeColor="text1"/>
        </w:rPr>
        <w:t>Por esfuerzo</w:t>
      </w:r>
    </w:p>
    <w:p w14:paraId="0CF21236" w14:textId="4185E786" w:rsidR="007A700C" w:rsidRPr="00BB53D7" w:rsidRDefault="00A77CC0">
      <w:pPr>
        <w:ind w:firstLine="720"/>
        <w:rPr>
          <w:rFonts w:cs="Times New Roman"/>
          <w:b/>
          <w:bCs/>
        </w:rPr>
        <w:pPrChange w:id="775" w:author="Steff Guzmán" w:date="2023-03-13T19:52:00Z">
          <w:pPr>
            <w:ind w:firstLine="708"/>
          </w:pPr>
        </w:pPrChange>
      </w:pPr>
      <w:r w:rsidRPr="00A77CC0">
        <w:rPr>
          <w:rFonts w:cs="Times New Roman"/>
          <w:color w:val="000000" w:themeColor="text1"/>
          <w:shd w:val="clear" w:color="auto" w:fill="FFFFFF"/>
        </w:rPr>
        <w:t xml:space="preserve">El aprendizaje por esfuerzo (también conocido como aprendizaje activo o aprendizaje </w:t>
      </w:r>
      <w:proofErr w:type="spellStart"/>
      <w:r w:rsidRPr="00A77CC0">
        <w:rPr>
          <w:rFonts w:cs="Times New Roman"/>
          <w:color w:val="000000" w:themeColor="text1"/>
          <w:shd w:val="clear" w:color="auto" w:fill="FFFFFF"/>
        </w:rPr>
        <w:t>semisupervisado</w:t>
      </w:r>
      <w:proofErr w:type="spellEnd"/>
      <w:r w:rsidRPr="00A77CC0">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B53D7" w:rsidRDefault="00E07D42">
      <w:pPr>
        <w:ind w:firstLine="720"/>
        <w:rPr>
          <w:rFonts w:cs="Times New Roman"/>
          <w:b/>
          <w:bCs/>
        </w:rPr>
        <w:pPrChange w:id="776" w:author="Steff Guzmán" w:date="2023-03-13T19:52:00Z">
          <w:pPr/>
        </w:pPrChange>
      </w:pPr>
    </w:p>
    <w:p w14:paraId="611F06B0" w14:textId="7E506C0B" w:rsidR="00E07D42" w:rsidRPr="00BB53D7" w:rsidRDefault="00E07D42" w:rsidP="00DC078A">
      <w:pPr>
        <w:jc w:val="center"/>
        <w:rPr>
          <w:rFonts w:cs="Times New Roman"/>
          <w:b/>
          <w:bCs/>
        </w:rPr>
      </w:pPr>
    </w:p>
    <w:p w14:paraId="6E4DE797" w14:textId="5B517AA9" w:rsidR="00E07D42" w:rsidRPr="00BB53D7" w:rsidDel="00DB0B24" w:rsidRDefault="00E07D42" w:rsidP="00DC078A">
      <w:pPr>
        <w:jc w:val="center"/>
        <w:rPr>
          <w:del w:id="777" w:author="Steff Guzmán" w:date="2023-03-13T19:05:00Z"/>
          <w:rFonts w:cs="Times New Roman"/>
          <w:b/>
          <w:bCs/>
        </w:rPr>
      </w:pPr>
    </w:p>
    <w:p w14:paraId="37D875FE" w14:textId="4C98A737" w:rsidR="00E07D42" w:rsidRPr="00BB53D7" w:rsidDel="00DB0B24" w:rsidRDefault="00E07D42" w:rsidP="00DC078A">
      <w:pPr>
        <w:jc w:val="center"/>
        <w:rPr>
          <w:del w:id="778" w:author="Steff Guzmán" w:date="2023-03-13T19:05:00Z"/>
          <w:rFonts w:cs="Times New Roman"/>
          <w:b/>
          <w:bCs/>
        </w:rPr>
      </w:pPr>
    </w:p>
    <w:p w14:paraId="7A9BCBFE" w14:textId="05E8469B" w:rsidR="00E07D42" w:rsidRPr="00BB53D7" w:rsidDel="00DB0B24" w:rsidRDefault="00E07D42" w:rsidP="00DC078A">
      <w:pPr>
        <w:jc w:val="center"/>
        <w:rPr>
          <w:del w:id="779" w:author="Steff Guzmán" w:date="2023-03-13T19:05:00Z"/>
          <w:rFonts w:cs="Times New Roman"/>
          <w:b/>
          <w:bCs/>
        </w:rPr>
      </w:pPr>
    </w:p>
    <w:p w14:paraId="664ABC42" w14:textId="3BA27F56" w:rsidR="00CE074B" w:rsidRDefault="00CE074B">
      <w:pPr>
        <w:spacing w:after="160" w:line="259" w:lineRule="auto"/>
        <w:jc w:val="left"/>
        <w:rPr>
          <w:rFonts w:cs="Times New Roman"/>
          <w:b/>
          <w:bCs/>
        </w:rPr>
      </w:pPr>
      <w:del w:id="780" w:author="Steff Guzmán" w:date="2023-03-13T19:05:00Z">
        <w:r w:rsidDel="00DB0B24">
          <w:rPr>
            <w:rFonts w:cs="Times New Roman"/>
            <w:b/>
            <w:bCs/>
          </w:rPr>
          <w:br w:type="page"/>
        </w:r>
      </w:del>
    </w:p>
    <w:p w14:paraId="6F7B1299" w14:textId="2BBC03A6" w:rsidR="00996369" w:rsidRPr="00BB53D7" w:rsidRDefault="00996369">
      <w:pPr>
        <w:pStyle w:val="Ttulo2"/>
        <w:jc w:val="center"/>
        <w:pPrChange w:id="781" w:author="Steff Guzmán" w:date="2023-03-13T18:09:00Z">
          <w:pPr>
            <w:jc w:val="center"/>
          </w:pPr>
        </w:pPrChange>
      </w:pPr>
      <w:bookmarkStart w:id="782" w:name="_Toc129623653"/>
      <w:bookmarkStart w:id="783" w:name="_Toc129623700"/>
      <w:r w:rsidRPr="00BB53D7">
        <w:t>Metodolog</w:t>
      </w:r>
      <w:r w:rsidR="00AA1CC1" w:rsidRPr="00BB53D7">
        <w:t>í</w:t>
      </w:r>
      <w:r w:rsidRPr="00BB53D7">
        <w:t>a</w:t>
      </w:r>
      <w:bookmarkEnd w:id="782"/>
      <w:bookmarkEnd w:id="783"/>
    </w:p>
    <w:p w14:paraId="40FC0827" w14:textId="77777777" w:rsidR="00616790" w:rsidRPr="00B40B00" w:rsidRDefault="00616790">
      <w:pPr>
        <w:pStyle w:val="PrrAPA"/>
        <w:ind w:firstLine="720"/>
        <w:pPrChange w:id="784" w:author="Steff Guzmán" w:date="2023-03-13T19:52:00Z">
          <w:pPr>
            <w:pStyle w:val="PrrAPA"/>
          </w:pPr>
        </w:pPrChange>
      </w:pPr>
      <w:del w:id="785" w:author="DIANA CAROLINA CANDIA HERRERA" w:date="2023-03-07T10:11:00Z">
        <w:r w:rsidRPr="00B40B00" w:rsidDel="00987997">
          <w:delText>"</w:delText>
        </w:r>
      </w:del>
      <w:r w:rsidRPr="00B40B00">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para la minería de datos.</w:t>
      </w:r>
    </w:p>
    <w:p w14:paraId="1FD19AD5" w14:textId="77777777" w:rsidR="00616790" w:rsidRPr="00B40B00" w:rsidRDefault="00616790">
      <w:pPr>
        <w:pStyle w:val="PrrAPA"/>
        <w:ind w:firstLine="720"/>
        <w:pPrChange w:id="786" w:author="Steff Guzmán" w:date="2023-03-13T19:52:00Z">
          <w:pPr>
            <w:pStyle w:val="PrrAPA"/>
          </w:pPr>
        </w:pPrChange>
      </w:pPr>
    </w:p>
    <w:p w14:paraId="472DAEFA" w14:textId="77777777" w:rsidR="00616790" w:rsidRPr="00B40B00" w:rsidRDefault="00616790">
      <w:pPr>
        <w:pStyle w:val="PrrAPA"/>
        <w:ind w:firstLine="720"/>
        <w:pPrChange w:id="787" w:author="Steff Guzmán" w:date="2023-03-13T19:52:00Z">
          <w:pPr>
            <w:pStyle w:val="PrrAPA"/>
          </w:pPr>
        </w:pPrChange>
      </w:pPr>
      <w:r w:rsidRPr="00B40B00">
        <w:t xml:space="preserve">Las técnicas de ciencia de datos y análisis de datos se originaron en la década de 1990 con el concepto de </w:t>
      </w:r>
      <w:proofErr w:type="spellStart"/>
      <w:r w:rsidRPr="00B40B00">
        <w:t>Knowledge</w:t>
      </w:r>
      <w:proofErr w:type="spellEnd"/>
      <w:r w:rsidRPr="00B40B00">
        <w:t xml:space="preserve"> Discovery in </w:t>
      </w:r>
      <w:proofErr w:type="spellStart"/>
      <w:r w:rsidRPr="00B40B00">
        <w:t>Databases</w:t>
      </w:r>
      <w:proofErr w:type="spellEnd"/>
      <w:r w:rsidRPr="00B40B00">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40B00" w:rsidRDefault="00616790">
      <w:pPr>
        <w:pStyle w:val="PrrAPA"/>
        <w:ind w:firstLine="720"/>
        <w:pPrChange w:id="788" w:author="Steff Guzmán" w:date="2023-03-13T19:52:00Z">
          <w:pPr>
            <w:pStyle w:val="PrrAPA"/>
          </w:pPr>
        </w:pPrChange>
      </w:pPr>
    </w:p>
    <w:p w14:paraId="50DF72F5" w14:textId="2749F23A" w:rsidR="004C4EDB" w:rsidRDefault="00616790">
      <w:pPr>
        <w:pStyle w:val="PrrAPA"/>
        <w:ind w:firstLine="720"/>
        <w:pPrChange w:id="789" w:author="Steff Guzmán" w:date="2023-03-13T19:52:00Z">
          <w:pPr>
            <w:pStyle w:val="PrrAPA"/>
          </w:pPr>
        </w:pPrChange>
      </w:pPr>
      <w:r w:rsidRPr="00B40B00">
        <w:t>CRISP-DM (Cross-</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4C4EDB" w:rsidRDefault="004C4EDB" w:rsidP="004C4EDB">
      <w:pPr>
        <w:pStyle w:val="PrrAPA"/>
        <w:rPr>
          <w:b/>
          <w:bCs/>
        </w:rPr>
      </w:pPr>
    </w:p>
    <w:p w14:paraId="335FBAF8" w14:textId="77777777" w:rsidR="004C4EDB" w:rsidRPr="004C4EDB" w:rsidRDefault="00616790" w:rsidP="004C4EDB">
      <w:pPr>
        <w:pStyle w:val="PrrAPA"/>
        <w:ind w:firstLine="0"/>
        <w:rPr>
          <w:b/>
          <w:bCs/>
          <w:i/>
          <w:iCs/>
          <w:color w:val="000000" w:themeColor="text1"/>
        </w:rPr>
      </w:pPr>
      <w:r w:rsidRPr="004C4EDB">
        <w:rPr>
          <w:b/>
          <w:bCs/>
          <w:i/>
          <w:iCs/>
          <w:color w:val="000000" w:themeColor="text1"/>
        </w:rPr>
        <w:t>Comprensión del negocio</w:t>
      </w:r>
    </w:p>
    <w:p w14:paraId="0B41E0D5" w14:textId="2FB93579" w:rsidR="00616790" w:rsidRPr="004C4EDB" w:rsidRDefault="004C4EDB">
      <w:pPr>
        <w:pStyle w:val="PrrAPA"/>
        <w:ind w:firstLine="720"/>
        <w:pPrChange w:id="790" w:author="Steff Guzmán" w:date="2023-03-13T19:52:00Z">
          <w:pPr>
            <w:pStyle w:val="PrrAPA"/>
            <w:ind w:firstLine="708"/>
          </w:pPr>
        </w:pPrChange>
      </w:pPr>
      <w:r>
        <w:rPr>
          <w:color w:val="000000" w:themeColor="text1"/>
        </w:rPr>
        <w:t>C</w:t>
      </w:r>
      <w:r w:rsidR="00616790" w:rsidRPr="00051F84">
        <w:rPr>
          <w:color w:val="000000" w:themeColor="text1"/>
        </w:rPr>
        <w:t>omprender los objetivos y requisitos del proyecto, identificar el problema a resolver y definir los objetivos de la minería de datos.</w:t>
      </w:r>
    </w:p>
    <w:p w14:paraId="795AF423" w14:textId="77777777" w:rsidR="00616790" w:rsidRPr="004C4EDB" w:rsidRDefault="00616790" w:rsidP="00616790">
      <w:pPr>
        <w:pStyle w:val="PrrAPA"/>
        <w:rPr>
          <w:b/>
          <w:bCs/>
          <w:color w:val="000000" w:themeColor="text1"/>
        </w:rPr>
      </w:pPr>
    </w:p>
    <w:p w14:paraId="6E475991" w14:textId="0E66F9C2" w:rsidR="004C4EDB" w:rsidRPr="004C4EDB" w:rsidRDefault="00616790" w:rsidP="004C4EDB">
      <w:pPr>
        <w:pStyle w:val="PrrAPA"/>
        <w:ind w:firstLine="0"/>
        <w:rPr>
          <w:b/>
          <w:bCs/>
          <w:i/>
          <w:iCs/>
          <w:color w:val="000000" w:themeColor="text1"/>
        </w:rPr>
      </w:pPr>
      <w:r w:rsidRPr="004C4EDB">
        <w:rPr>
          <w:b/>
          <w:bCs/>
          <w:i/>
          <w:iCs/>
          <w:color w:val="000000" w:themeColor="text1"/>
        </w:rPr>
        <w:t>Comprensión de datos</w:t>
      </w:r>
    </w:p>
    <w:p w14:paraId="3154DBBA" w14:textId="42440337" w:rsidR="00616790" w:rsidRPr="00051F84" w:rsidRDefault="004C4EDB">
      <w:pPr>
        <w:pStyle w:val="PrrAPA"/>
        <w:ind w:firstLine="720"/>
        <w:rPr>
          <w:color w:val="000000" w:themeColor="text1"/>
        </w:rPr>
        <w:pPrChange w:id="791" w:author="Steff Guzmán" w:date="2023-03-13T19:52:00Z">
          <w:pPr>
            <w:pStyle w:val="PrrAPA"/>
          </w:pPr>
        </w:pPrChange>
      </w:pPr>
      <w:r>
        <w:rPr>
          <w:color w:val="000000" w:themeColor="text1"/>
        </w:rPr>
        <w:t>R</w:t>
      </w:r>
      <w:r w:rsidR="00616790" w:rsidRPr="00051F84">
        <w:rPr>
          <w:color w:val="000000" w:themeColor="text1"/>
        </w:rPr>
        <w:t>ecopilación y exploración de datos, identificación de problemas de calidad de datos y verificación de la idoneidad de los datos para el modelado.</w:t>
      </w:r>
    </w:p>
    <w:p w14:paraId="1F7E2F89" w14:textId="77777777" w:rsidR="00616790" w:rsidRPr="00051F84" w:rsidRDefault="00616790" w:rsidP="00616790">
      <w:pPr>
        <w:pStyle w:val="PrrAPA"/>
        <w:rPr>
          <w:color w:val="000000" w:themeColor="text1"/>
        </w:rPr>
      </w:pPr>
    </w:p>
    <w:p w14:paraId="4D5E10ED" w14:textId="77777777" w:rsidR="004C4EDB" w:rsidRPr="004C4EDB" w:rsidRDefault="00616790" w:rsidP="004C4EDB">
      <w:pPr>
        <w:pStyle w:val="PrrAPA"/>
        <w:ind w:firstLine="0"/>
        <w:rPr>
          <w:b/>
          <w:bCs/>
          <w:i/>
          <w:iCs/>
          <w:color w:val="000000" w:themeColor="text1"/>
        </w:rPr>
      </w:pPr>
      <w:r w:rsidRPr="004C4EDB">
        <w:rPr>
          <w:b/>
          <w:bCs/>
          <w:i/>
          <w:iCs/>
          <w:color w:val="000000" w:themeColor="text1"/>
        </w:rPr>
        <w:lastRenderedPageBreak/>
        <w:t>Preparación de datos</w:t>
      </w:r>
    </w:p>
    <w:p w14:paraId="46F260C1" w14:textId="4D433EF1" w:rsidR="00616790" w:rsidRPr="00051F84" w:rsidRDefault="004C4EDB">
      <w:pPr>
        <w:pStyle w:val="PrrAPA"/>
        <w:ind w:firstLine="720"/>
        <w:rPr>
          <w:color w:val="000000" w:themeColor="text1"/>
        </w:rPr>
        <w:pPrChange w:id="792" w:author="Steff Guzmán" w:date="2023-03-13T19:53:00Z">
          <w:pPr>
            <w:pStyle w:val="PrrAPA"/>
            <w:ind w:firstLine="708"/>
          </w:pPr>
        </w:pPrChange>
      </w:pPr>
      <w:r>
        <w:rPr>
          <w:color w:val="000000" w:themeColor="text1"/>
        </w:rPr>
        <w:t>L</w:t>
      </w:r>
      <w:r w:rsidR="00616790" w:rsidRPr="00051F84">
        <w:rPr>
          <w:color w:val="000000" w:themeColor="text1"/>
        </w:rPr>
        <w:t>impieza, transformación y selección de los datos más apropiados para ser utilizados en el modelado.</w:t>
      </w:r>
    </w:p>
    <w:p w14:paraId="5B76989D" w14:textId="77777777" w:rsidR="00616790" w:rsidRPr="00051F84" w:rsidRDefault="00616790" w:rsidP="00616790">
      <w:pPr>
        <w:pStyle w:val="PrrAPA"/>
        <w:rPr>
          <w:color w:val="000000" w:themeColor="text1"/>
        </w:rPr>
      </w:pPr>
    </w:p>
    <w:p w14:paraId="5D192E63" w14:textId="77777777" w:rsidR="004C4EDB" w:rsidRPr="004C4EDB" w:rsidRDefault="00616790" w:rsidP="004C4EDB">
      <w:pPr>
        <w:pStyle w:val="PrrAPA"/>
        <w:ind w:firstLine="0"/>
        <w:rPr>
          <w:b/>
          <w:bCs/>
          <w:i/>
          <w:iCs/>
          <w:color w:val="000000" w:themeColor="text1"/>
        </w:rPr>
      </w:pPr>
      <w:r w:rsidRPr="004C4EDB">
        <w:rPr>
          <w:b/>
          <w:bCs/>
          <w:i/>
          <w:iCs/>
          <w:color w:val="000000" w:themeColor="text1"/>
        </w:rPr>
        <w:t>Modelado</w:t>
      </w:r>
    </w:p>
    <w:p w14:paraId="6FC9AA54" w14:textId="2A156368" w:rsidR="00616790" w:rsidRPr="00051F84" w:rsidRDefault="004C4EDB">
      <w:pPr>
        <w:pStyle w:val="PrrAPA"/>
        <w:ind w:firstLine="720"/>
        <w:rPr>
          <w:color w:val="000000" w:themeColor="text1"/>
        </w:rPr>
        <w:pPrChange w:id="793" w:author="Steff Guzmán" w:date="2023-03-13T19:53:00Z">
          <w:pPr>
            <w:pStyle w:val="PrrAPA"/>
          </w:pPr>
        </w:pPrChange>
      </w:pPr>
      <w:r>
        <w:rPr>
          <w:color w:val="000000" w:themeColor="text1"/>
        </w:rPr>
        <w:t>S</w:t>
      </w:r>
      <w:r w:rsidR="00616790" w:rsidRPr="00051F84">
        <w:rPr>
          <w:color w:val="000000" w:themeColor="text1"/>
        </w:rPr>
        <w:t>eleccionar las técnicas de modelado a utilizar, construir y evaluar el modelo, y seleccionar el mejor.</w:t>
      </w:r>
    </w:p>
    <w:p w14:paraId="26985CEA" w14:textId="77777777" w:rsidR="00616790" w:rsidRPr="00051F84" w:rsidRDefault="00616790" w:rsidP="00616790">
      <w:pPr>
        <w:pStyle w:val="PrrAPA"/>
        <w:rPr>
          <w:color w:val="000000" w:themeColor="text1"/>
        </w:rPr>
      </w:pPr>
    </w:p>
    <w:p w14:paraId="7D2A1FB5" w14:textId="77777777" w:rsidR="004C4EDB" w:rsidRPr="004C4EDB" w:rsidRDefault="00616790" w:rsidP="004C4EDB">
      <w:pPr>
        <w:pStyle w:val="PrrAPA"/>
        <w:ind w:firstLine="0"/>
        <w:rPr>
          <w:b/>
          <w:bCs/>
          <w:i/>
          <w:iCs/>
          <w:color w:val="000000" w:themeColor="text1"/>
        </w:rPr>
      </w:pPr>
      <w:r w:rsidRPr="004C4EDB">
        <w:rPr>
          <w:b/>
          <w:bCs/>
          <w:i/>
          <w:iCs/>
          <w:color w:val="000000" w:themeColor="text1"/>
        </w:rPr>
        <w:t>Evaluación</w:t>
      </w:r>
    </w:p>
    <w:p w14:paraId="3E315559" w14:textId="540F546B" w:rsidR="00616790" w:rsidRPr="00051F84" w:rsidRDefault="004C4EDB">
      <w:pPr>
        <w:pStyle w:val="PrrAPA"/>
        <w:ind w:firstLine="720"/>
        <w:rPr>
          <w:color w:val="000000" w:themeColor="text1"/>
        </w:rPr>
        <w:pPrChange w:id="794" w:author="Steff Guzmán" w:date="2023-03-13T19:53:00Z">
          <w:pPr>
            <w:pStyle w:val="PrrAPA"/>
            <w:ind w:firstLine="708"/>
          </w:pPr>
        </w:pPrChange>
      </w:pPr>
      <w:r>
        <w:rPr>
          <w:color w:val="000000" w:themeColor="text1"/>
        </w:rPr>
        <w:t>E</w:t>
      </w:r>
      <w:r w:rsidR="00616790" w:rsidRPr="00051F84">
        <w:rPr>
          <w:color w:val="000000" w:themeColor="text1"/>
        </w:rPr>
        <w:t>valuar la efectividad del modelo, probar su generalización y asegurarse de que cumpla con los objetivos comerciales.</w:t>
      </w:r>
    </w:p>
    <w:p w14:paraId="05A41718" w14:textId="77777777" w:rsidR="00616790" w:rsidRPr="00051F84" w:rsidRDefault="00616790" w:rsidP="00616790">
      <w:pPr>
        <w:pStyle w:val="PrrAPA"/>
        <w:rPr>
          <w:color w:val="000000" w:themeColor="text1"/>
        </w:rPr>
      </w:pPr>
    </w:p>
    <w:p w14:paraId="16513413" w14:textId="650B443E" w:rsidR="004C4EDB" w:rsidRPr="003E1A28" w:rsidRDefault="00616790" w:rsidP="004C4EDB">
      <w:pPr>
        <w:pStyle w:val="PrrAPA"/>
        <w:ind w:firstLine="0"/>
        <w:rPr>
          <w:b/>
          <w:bCs/>
          <w:i/>
          <w:iCs/>
          <w:color w:val="000000" w:themeColor="text1"/>
        </w:rPr>
      </w:pPr>
      <w:r w:rsidRPr="003E1A28">
        <w:rPr>
          <w:b/>
          <w:bCs/>
          <w:i/>
          <w:iCs/>
          <w:color w:val="000000" w:themeColor="text1"/>
        </w:rPr>
        <w:t>Despliegue</w:t>
      </w:r>
      <w:r w:rsidR="004C4EDB" w:rsidRPr="003E1A28">
        <w:rPr>
          <w:b/>
          <w:bCs/>
          <w:i/>
          <w:iCs/>
          <w:color w:val="000000" w:themeColor="text1"/>
        </w:rPr>
        <w:t>.</w:t>
      </w:r>
    </w:p>
    <w:p w14:paraId="0316AC72" w14:textId="3EAD382F" w:rsidR="00616790" w:rsidRPr="00051F84" w:rsidRDefault="004C4EDB" w:rsidP="004C4EDB">
      <w:pPr>
        <w:pStyle w:val="PrrAPA"/>
        <w:ind w:firstLine="708"/>
        <w:rPr>
          <w:color w:val="000000" w:themeColor="text1"/>
        </w:rPr>
      </w:pPr>
      <w:r>
        <w:rPr>
          <w:color w:val="000000" w:themeColor="text1"/>
        </w:rPr>
        <w:t>I</w:t>
      </w:r>
      <w:r w:rsidR="00616790" w:rsidRPr="00051F84">
        <w:rPr>
          <w:color w:val="000000" w:themeColor="text1"/>
        </w:rPr>
        <w:t>ntegración del modelo en el proceso de negocio y seguimiento de su rendimiento.</w:t>
      </w:r>
    </w:p>
    <w:p w14:paraId="17E231C9" w14:textId="77777777" w:rsidR="00616790" w:rsidRPr="00B40B00" w:rsidRDefault="00616790" w:rsidP="00616790">
      <w:pPr>
        <w:pStyle w:val="PrrAPA"/>
        <w:rPr>
          <w:color w:val="5B9BD5" w:themeColor="accent5"/>
        </w:rPr>
      </w:pPr>
    </w:p>
    <w:p w14:paraId="5B9CB17B" w14:textId="77777777" w:rsidR="00616790" w:rsidRPr="00051F84" w:rsidRDefault="00616790">
      <w:pPr>
        <w:pStyle w:val="PrrAPA"/>
        <w:ind w:firstLine="720"/>
        <w:pPrChange w:id="795" w:author="Steff Guzmán" w:date="2023-03-13T19:54:00Z">
          <w:pPr>
            <w:pStyle w:val="PrrAPA"/>
          </w:pPr>
        </w:pPrChange>
      </w:pPr>
      <w:r w:rsidRPr="00051F84">
        <w:t xml:space="preserve">Para el presente proyecto de simulación de datos ambientales, la metodología CRISP-DM será utilizado para guiar el desarrollo del modelo de simulación. En la fase de Business </w:t>
      </w:r>
      <w:proofErr w:type="spellStart"/>
      <w:r w:rsidRPr="00051F84">
        <w:t>Understanding</w:t>
      </w:r>
      <w:proofErr w:type="spellEnd"/>
      <w:r w:rsidRPr="00051F84">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Default="00616790" w:rsidP="00616790">
      <w:pPr>
        <w:pStyle w:val="PrrAPA"/>
      </w:pPr>
    </w:p>
    <w:p w14:paraId="4F571838" w14:textId="5B48F608" w:rsidR="001023B2" w:rsidRDefault="001023B2" w:rsidP="00616790">
      <w:pPr>
        <w:pStyle w:val="PrrAPA"/>
      </w:pPr>
    </w:p>
    <w:p w14:paraId="19137B02" w14:textId="1B62B6FF" w:rsidR="001023B2" w:rsidRDefault="001023B2" w:rsidP="00616790">
      <w:pPr>
        <w:pStyle w:val="PrrAPA"/>
      </w:pPr>
    </w:p>
    <w:p w14:paraId="3513221D" w14:textId="3A108555" w:rsidR="001023B2" w:rsidRDefault="001023B2" w:rsidP="00616790">
      <w:pPr>
        <w:pStyle w:val="PrrAPA"/>
      </w:pPr>
    </w:p>
    <w:p w14:paraId="26D7DCB5" w14:textId="423AC287" w:rsidR="001023B2" w:rsidRDefault="001023B2" w:rsidP="00616790">
      <w:pPr>
        <w:pStyle w:val="PrrAPA"/>
      </w:pPr>
    </w:p>
    <w:p w14:paraId="6345866A" w14:textId="7D427462" w:rsidR="001023B2" w:rsidRDefault="001023B2" w:rsidP="00616790">
      <w:pPr>
        <w:pStyle w:val="PrrAPA"/>
      </w:pPr>
    </w:p>
    <w:p w14:paraId="7977D8AC" w14:textId="49CF7184" w:rsidR="001023B2" w:rsidRPr="00051F84" w:rsidRDefault="00C87243">
      <w:pPr>
        <w:pStyle w:val="Descripcin"/>
        <w:pPrChange w:id="796" w:author="Steff Guzmán" w:date="2023-03-13T18:47:00Z">
          <w:pPr>
            <w:pStyle w:val="PrrAPA"/>
          </w:pPr>
        </w:pPrChange>
      </w:pPr>
      <w:bookmarkStart w:id="797" w:name="_Toc129625737"/>
      <w:ins w:id="798" w:author="Steff Guzmán" w:date="2023-03-13T18:47:00Z">
        <w:r>
          <w:t xml:space="preserve">Figura </w:t>
        </w:r>
        <w:r>
          <w:fldChar w:fldCharType="begin"/>
        </w:r>
        <w:r>
          <w:instrText xml:space="preserve"> SEQ Figura \* ARABIC </w:instrText>
        </w:r>
      </w:ins>
      <w:r>
        <w:fldChar w:fldCharType="separate"/>
      </w:r>
      <w:ins w:id="799" w:author="Steff Guzmán" w:date="2023-03-13T18:48:00Z">
        <w:r>
          <w:rPr>
            <w:noProof/>
          </w:rPr>
          <w:t>5</w:t>
        </w:r>
      </w:ins>
      <w:bookmarkEnd w:id="797"/>
      <w:ins w:id="800" w:author="Steff Guzmán" w:date="2023-03-13T18:47:00Z">
        <w:r>
          <w:fldChar w:fldCharType="end"/>
        </w:r>
      </w:ins>
    </w:p>
    <w:p w14:paraId="5A6F27D1" w14:textId="04F609A0" w:rsidR="00DC078A" w:rsidRPr="00BB53D7" w:rsidDel="00C87243" w:rsidRDefault="0027258A" w:rsidP="0027258A">
      <w:pPr>
        <w:jc w:val="left"/>
        <w:rPr>
          <w:del w:id="801" w:author="Steff Guzmán" w:date="2023-03-13T18:47:00Z"/>
          <w:rFonts w:cs="Times New Roman"/>
          <w:b/>
          <w:bCs/>
        </w:rPr>
      </w:pPr>
      <w:del w:id="802" w:author="Steff Guzmán" w:date="2023-03-13T18:47:00Z">
        <w:r w:rsidRPr="00BB53D7" w:rsidDel="00C87243">
          <w:rPr>
            <w:rFonts w:cs="Times New Roman"/>
            <w:b/>
            <w:bCs/>
          </w:rPr>
          <w:delText>Figura 5.</w:delText>
        </w:r>
      </w:del>
    </w:p>
    <w:p w14:paraId="41EEEB57" w14:textId="49746B19" w:rsidR="0027258A" w:rsidRPr="00BB53D7" w:rsidRDefault="003E2519" w:rsidP="0027258A">
      <w:pPr>
        <w:jc w:val="left"/>
        <w:rPr>
          <w:rFonts w:cs="Times New Roman"/>
          <w:i/>
          <w:iCs/>
          <w:color w:val="000000" w:themeColor="text1"/>
        </w:rPr>
      </w:pPr>
      <w:r w:rsidRPr="00BB53D7">
        <w:rPr>
          <w:rFonts w:cs="Times New Roman"/>
          <w:i/>
          <w:iCs/>
          <w:color w:val="000000" w:themeColor="text1"/>
        </w:rPr>
        <w:t>Estructura de la metodología CRISP-DM</w:t>
      </w:r>
    </w:p>
    <w:p w14:paraId="3AD90002" w14:textId="53714A52" w:rsidR="0027258A" w:rsidRDefault="0027258A" w:rsidP="00DC078A">
      <w:pPr>
        <w:jc w:val="center"/>
        <w:rPr>
          <w:ins w:id="803" w:author="Camilo Andrés Díaz Gómez" w:date="2023-03-12T18:24:00Z"/>
          <w:rFonts w:cs="Times New Roman"/>
          <w:b/>
          <w:bCs/>
        </w:rPr>
      </w:pPr>
      <w:r w:rsidRPr="00BB53D7">
        <w:rPr>
          <w:rFonts w:cs="Times New Roman"/>
          <w:noProof/>
          <w:color w:val="00B050"/>
        </w:rPr>
        <w:drawing>
          <wp:inline distT="0" distB="0" distL="0" distR="0" wp14:anchorId="4CA09254" wp14:editId="74346207">
            <wp:extent cx="3533751" cy="2354400"/>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3533751" cy="2354400"/>
                    </a:xfrm>
                    <a:prstGeom prst="rect">
                      <a:avLst/>
                    </a:prstGeom>
                    <a:ln>
                      <a:noFill/>
                    </a:ln>
                    <a:extLst>
                      <a:ext uri="{53640926-AAD7-44D8-BBD7-CCE9431645EC}">
                        <a14:shadowObscured xmlns:a14="http://schemas.microsoft.com/office/drawing/2010/main"/>
                      </a:ext>
                    </a:extLst>
                  </pic:spPr>
                </pic:pic>
              </a:graphicData>
            </a:graphic>
          </wp:inline>
        </w:drawing>
      </w:r>
    </w:p>
    <w:p w14:paraId="3C3D15D0" w14:textId="796E3443" w:rsidR="00EF7707" w:rsidRDefault="00DB0B24" w:rsidP="00EF7707">
      <w:pPr>
        <w:jc w:val="left"/>
        <w:rPr>
          <w:ins w:id="804" w:author="Camilo Andrés Díaz Gómez" w:date="2023-03-12T18:24:00Z"/>
          <w:rFonts w:cs="Times New Roman"/>
          <w:i/>
          <w:iCs/>
          <w:color w:val="000000" w:themeColor="text1"/>
        </w:rPr>
      </w:pPr>
      <w:ins w:id="805" w:author="Steff Guzmán" w:date="2023-03-13T19:06:00Z">
        <w:r>
          <w:rPr>
            <w:rFonts w:cs="Times New Roman"/>
            <w:i/>
            <w:iCs/>
            <w:color w:val="000000" w:themeColor="text1"/>
          </w:rPr>
          <w:t xml:space="preserve">Fuente: </w:t>
        </w:r>
      </w:ins>
      <w:ins w:id="806" w:author="Camilo Andrés Díaz Gómez" w:date="2023-03-12T18:24:00Z">
        <w:r w:rsidR="00EF7707">
          <w:rPr>
            <w:rFonts w:cs="Times New Roman"/>
            <w:i/>
            <w:iCs/>
            <w:color w:val="000000" w:themeColor="text1"/>
          </w:rPr>
          <w:t>Elaboración propia</w:t>
        </w:r>
      </w:ins>
    </w:p>
    <w:p w14:paraId="02CA491D" w14:textId="77777777" w:rsidR="00EF7707" w:rsidRPr="00BB53D7" w:rsidRDefault="00EF7707">
      <w:pPr>
        <w:jc w:val="left"/>
        <w:rPr>
          <w:rFonts w:cs="Times New Roman"/>
          <w:b/>
          <w:bCs/>
        </w:rPr>
        <w:pPrChange w:id="807" w:author="Camilo Andrés Díaz Gómez" w:date="2023-03-12T18:24:00Z">
          <w:pPr>
            <w:jc w:val="center"/>
          </w:pPr>
        </w:pPrChange>
      </w:pPr>
    </w:p>
    <w:p w14:paraId="2F9C9297" w14:textId="29678BBF" w:rsidR="0027258A" w:rsidRPr="00BB53D7" w:rsidRDefault="0027258A" w:rsidP="0027258A">
      <w:pPr>
        <w:pStyle w:val="PrrAPA"/>
        <w:ind w:firstLine="0"/>
        <w:rPr>
          <w:b/>
          <w:bCs/>
          <w:color w:val="000000" w:themeColor="text1"/>
        </w:rPr>
      </w:pPr>
      <w:r w:rsidRPr="00BB53D7">
        <w:rPr>
          <w:b/>
          <w:bCs/>
          <w:color w:val="000000" w:themeColor="text1"/>
        </w:rPr>
        <w:t>Entendimiento del negocio</w:t>
      </w:r>
    </w:p>
    <w:p w14:paraId="24B07F74" w14:textId="77777777" w:rsidR="0027258A" w:rsidRPr="00BB53D7" w:rsidRDefault="0027258A">
      <w:pPr>
        <w:pStyle w:val="PrrAPA"/>
        <w:ind w:firstLine="720"/>
        <w:rPr>
          <w:color w:val="000000" w:themeColor="text1"/>
        </w:rPr>
        <w:pPrChange w:id="808" w:author="Steff Guzmán" w:date="2023-03-13T19:54:00Z">
          <w:pPr>
            <w:pStyle w:val="PrrAPA"/>
          </w:pPr>
        </w:pPrChange>
      </w:pPr>
      <w:r w:rsidRPr="00BB53D7">
        <w:rPr>
          <w:color w:val="000000" w:themeColor="text1"/>
        </w:rPr>
        <w:t>En esta fase se entenderá el propósito del modelo, contexto del ámbito ambiental y climatológico, terminología, objetivos y búsqueda de la información.</w:t>
      </w:r>
    </w:p>
    <w:p w14:paraId="22163B64" w14:textId="77777777" w:rsidR="0027258A" w:rsidRPr="00BB53D7" w:rsidRDefault="0027258A">
      <w:pPr>
        <w:pStyle w:val="PrrAPA"/>
        <w:ind w:firstLine="720"/>
        <w:rPr>
          <w:color w:val="000000" w:themeColor="text1"/>
        </w:rPr>
        <w:pPrChange w:id="809" w:author="Steff Guzmán" w:date="2023-03-13T19:54:00Z">
          <w:pPr>
            <w:pStyle w:val="PrrAPA"/>
          </w:pPr>
        </w:pPrChange>
      </w:pPr>
      <w:r w:rsidRPr="00BB53D7">
        <w:rPr>
          <w:color w:val="000000" w:themeColor="text1"/>
        </w:rPr>
        <w:t>Para esta fase se tuvo previsto una X semanas de investigación, entendimiento de los diferentes temas y búsqueda de los datos.</w:t>
      </w:r>
    </w:p>
    <w:p w14:paraId="49F13249" w14:textId="2D71BBE3"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2D31F5B5"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w:t>
      </w:r>
    </w:p>
    <w:p w14:paraId="4522F4E2" w14:textId="35D450F1"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Análisis de objetivos.</w:t>
      </w:r>
    </w:p>
    <w:p w14:paraId="0C12F88F"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2.</w:t>
      </w:r>
    </w:p>
    <w:p w14:paraId="69195E30" w14:textId="0961E821"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Diseño de justificación y pregunta problema.</w:t>
      </w:r>
    </w:p>
    <w:p w14:paraId="6A45DE53"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lastRenderedPageBreak/>
        <w:t>Actividad 3.</w:t>
      </w:r>
    </w:p>
    <w:p w14:paraId="0D3F3A59" w14:textId="00AF9077"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Generación de alcances y limitaciones.</w:t>
      </w:r>
    </w:p>
    <w:p w14:paraId="3FDF6F6A"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4.</w:t>
      </w:r>
    </w:p>
    <w:p w14:paraId="4DAE12D1" w14:textId="7B7547D5"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Marco conceptual.</w:t>
      </w:r>
    </w:p>
    <w:p w14:paraId="601B77DA"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5.</w:t>
      </w:r>
    </w:p>
    <w:p w14:paraId="2A14B564" w14:textId="5EAAF8E6"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Búsqueda de antecedentes.</w:t>
      </w:r>
    </w:p>
    <w:p w14:paraId="54E12473"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6.</w:t>
      </w:r>
    </w:p>
    <w:p w14:paraId="777F9285" w14:textId="747F5B5E"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Socialización y aprobación del documento.</w:t>
      </w:r>
    </w:p>
    <w:p w14:paraId="283B55D2"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7.</w:t>
      </w:r>
    </w:p>
    <w:p w14:paraId="7424E64F" w14:textId="7E2D3AF2"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Correcciones del documento.</w:t>
      </w:r>
    </w:p>
    <w:p w14:paraId="3AF48286"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8.</w:t>
      </w:r>
    </w:p>
    <w:p w14:paraId="46A4576A" w14:textId="63F4A1EA"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Base de conocimiento.</w:t>
      </w:r>
    </w:p>
    <w:p w14:paraId="1F7A8C9C" w14:textId="77777777" w:rsidR="003064BF" w:rsidRDefault="003064BF" w:rsidP="0027258A">
      <w:pPr>
        <w:pStyle w:val="PrrAPA"/>
        <w:ind w:firstLine="0"/>
        <w:rPr>
          <w:b/>
          <w:bCs/>
          <w:color w:val="000000" w:themeColor="text1"/>
        </w:rPr>
      </w:pPr>
    </w:p>
    <w:p w14:paraId="77776AF0" w14:textId="77777777" w:rsidR="003064BF" w:rsidRDefault="003064BF" w:rsidP="0027258A">
      <w:pPr>
        <w:pStyle w:val="PrrAPA"/>
        <w:ind w:firstLine="0"/>
        <w:rPr>
          <w:b/>
          <w:bCs/>
          <w:color w:val="000000" w:themeColor="text1"/>
        </w:rPr>
      </w:pPr>
    </w:p>
    <w:p w14:paraId="413AB181" w14:textId="3B70F518" w:rsidR="0027258A" w:rsidRPr="00BB53D7" w:rsidRDefault="0027258A" w:rsidP="0027258A">
      <w:pPr>
        <w:pStyle w:val="PrrAPA"/>
        <w:ind w:firstLine="0"/>
        <w:rPr>
          <w:b/>
          <w:bCs/>
          <w:color w:val="000000" w:themeColor="text1"/>
        </w:rPr>
      </w:pPr>
      <w:r w:rsidRPr="00BB53D7">
        <w:rPr>
          <w:b/>
          <w:bCs/>
          <w:color w:val="000000" w:themeColor="text1"/>
        </w:rPr>
        <w:t>Entendimiento de los datos</w:t>
      </w:r>
    </w:p>
    <w:p w14:paraId="03B88226" w14:textId="77777777" w:rsidR="0027258A" w:rsidRPr="00BB53D7" w:rsidRDefault="0027258A">
      <w:pPr>
        <w:pStyle w:val="PrrAPA"/>
        <w:ind w:firstLine="720"/>
        <w:rPr>
          <w:color w:val="000000" w:themeColor="text1"/>
        </w:rPr>
        <w:pPrChange w:id="810" w:author="Steff Guzmán" w:date="2023-03-13T19:54:00Z">
          <w:pPr>
            <w:pStyle w:val="PrrAPA"/>
          </w:pPr>
        </w:pPrChange>
      </w:pPr>
      <w:r w:rsidRPr="00BB53D7">
        <w:rPr>
          <w:color w:val="000000" w:themeColor="text1"/>
        </w:rPr>
        <w:t>En esta fase se entenderán los datos obtenidos después de haberlos obtenido en las fuentes correspondientes, en el caso del proyecto y la fuente más confiable es Datos Abiertos del modelo, contexto del ámbito ambiental y climatológico, terminología, objetivos y búsqueda de la información.</w:t>
      </w:r>
    </w:p>
    <w:p w14:paraId="5865AEF0" w14:textId="77777777" w:rsidR="0027258A" w:rsidRPr="00BB53D7" w:rsidRDefault="0027258A">
      <w:pPr>
        <w:pStyle w:val="PrrAPA"/>
        <w:ind w:firstLine="720"/>
        <w:rPr>
          <w:color w:val="000000" w:themeColor="text1"/>
        </w:rPr>
        <w:pPrChange w:id="811" w:author="Steff Guzmán" w:date="2023-03-13T19:54:00Z">
          <w:pPr>
            <w:pStyle w:val="PrrAPA"/>
          </w:pPr>
        </w:pPrChange>
      </w:pPr>
      <w:r w:rsidRPr="00BB53D7">
        <w:rPr>
          <w:color w:val="000000" w:themeColor="text1"/>
        </w:rPr>
        <w:t>Para esta fase se tuvo previsto unas 4 semanas de investigación, entendimiento de los diferentes temas y búsqueda de los datos.</w:t>
      </w:r>
    </w:p>
    <w:p w14:paraId="4BFE49CD" w14:textId="77777777" w:rsidR="003064BF" w:rsidRDefault="003064BF" w:rsidP="0027258A">
      <w:pPr>
        <w:pStyle w:val="PrrAPA"/>
        <w:ind w:firstLine="0"/>
        <w:rPr>
          <w:b/>
          <w:bCs/>
          <w:i/>
          <w:iCs/>
          <w:color w:val="000000" w:themeColor="text1"/>
        </w:rPr>
      </w:pPr>
    </w:p>
    <w:p w14:paraId="4FF523CC" w14:textId="3B4E757F"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7FEAB11E"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9.</w:t>
      </w:r>
    </w:p>
    <w:p w14:paraId="0A6B378F" w14:textId="74EB3F5C"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Web </w:t>
      </w:r>
      <w:proofErr w:type="spellStart"/>
      <w:r w:rsidRPr="00BB53D7">
        <w:rPr>
          <w:rFonts w:cs="Times New Roman"/>
          <w:iCs/>
          <w:color w:val="000000" w:themeColor="text1"/>
          <w:szCs w:val="24"/>
        </w:rPr>
        <w:t>Scrapping</w:t>
      </w:r>
      <w:proofErr w:type="spellEnd"/>
      <w:r w:rsidRPr="00BB53D7">
        <w:rPr>
          <w:rFonts w:cs="Times New Roman"/>
          <w:iCs/>
          <w:color w:val="000000" w:themeColor="text1"/>
          <w:szCs w:val="24"/>
        </w:rPr>
        <w:t xml:space="preserve"> de los datos.</w:t>
      </w:r>
    </w:p>
    <w:p w14:paraId="17081B17"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lastRenderedPageBreak/>
        <w:t>Actividad 10.</w:t>
      </w:r>
    </w:p>
    <w:p w14:paraId="4E3F1262" w14:textId="72E62759"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Analítica descriptiva de los datos.</w:t>
      </w:r>
    </w:p>
    <w:p w14:paraId="028082D0" w14:textId="77777777" w:rsidR="0027258A" w:rsidRPr="00BB53D7" w:rsidRDefault="0027258A" w:rsidP="0027258A">
      <w:pPr>
        <w:spacing w:after="160"/>
        <w:ind w:firstLine="720"/>
        <w:jc w:val="left"/>
        <w:rPr>
          <w:rFonts w:cs="Times New Roman"/>
          <w:iCs/>
          <w:color w:val="000000" w:themeColor="text1"/>
          <w:szCs w:val="24"/>
        </w:rPr>
      </w:pPr>
    </w:p>
    <w:p w14:paraId="7AD5EA1B" w14:textId="6101871A" w:rsidR="0027258A" w:rsidRPr="00BB53D7" w:rsidRDefault="0027258A" w:rsidP="0027258A">
      <w:pPr>
        <w:pStyle w:val="PrrAPA"/>
        <w:ind w:firstLine="0"/>
        <w:rPr>
          <w:b/>
          <w:bCs/>
          <w:color w:val="000000" w:themeColor="text1"/>
        </w:rPr>
      </w:pPr>
      <w:r w:rsidRPr="00BB53D7">
        <w:rPr>
          <w:b/>
          <w:bCs/>
          <w:color w:val="000000" w:themeColor="text1"/>
        </w:rPr>
        <w:t>Preparación de los datos</w:t>
      </w:r>
    </w:p>
    <w:p w14:paraId="000C5E18" w14:textId="77777777" w:rsidR="004C4EDB" w:rsidRDefault="004C4EDB">
      <w:pPr>
        <w:pStyle w:val="PrrAPA"/>
        <w:ind w:firstLine="720"/>
        <w:rPr>
          <w:color w:val="000000" w:themeColor="text1"/>
        </w:rPr>
        <w:pPrChange w:id="812" w:author="Steff Guzmán" w:date="2023-03-13T19:54:00Z">
          <w:pPr>
            <w:pStyle w:val="PrrAPA"/>
          </w:pPr>
        </w:pPrChange>
      </w:pPr>
      <w:r w:rsidRPr="00C24553">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BB53D7" w:rsidRDefault="003E2519" w:rsidP="0027258A">
      <w:pPr>
        <w:pStyle w:val="PrrAPA"/>
        <w:rPr>
          <w:color w:val="000000" w:themeColor="text1"/>
        </w:rPr>
      </w:pPr>
    </w:p>
    <w:p w14:paraId="6A39A363" w14:textId="51406E95"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08B69B4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11</w:t>
      </w:r>
      <w:r w:rsidR="003E2519" w:rsidRPr="00BB53D7">
        <w:rPr>
          <w:rFonts w:cs="Times New Roman"/>
          <w:b/>
          <w:bCs/>
          <w:iCs/>
          <w:color w:val="000000" w:themeColor="text1"/>
          <w:szCs w:val="24"/>
        </w:rPr>
        <w:t>.</w:t>
      </w:r>
    </w:p>
    <w:p w14:paraId="403E0C45" w14:textId="5BD154FF"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Estandarización de datos.</w:t>
      </w:r>
    </w:p>
    <w:p w14:paraId="24B2CA7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12</w:t>
      </w:r>
      <w:r w:rsidR="003E2519" w:rsidRPr="00BB53D7">
        <w:rPr>
          <w:rFonts w:cs="Times New Roman"/>
          <w:b/>
          <w:bCs/>
          <w:iCs/>
          <w:color w:val="000000" w:themeColor="text1"/>
          <w:szCs w:val="24"/>
        </w:rPr>
        <w:t>.</w:t>
      </w:r>
    </w:p>
    <w:p w14:paraId="27697DD9" w14:textId="4A8D2AE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datos extras con respecto a la fecha (año, mes, día y hora).</w:t>
      </w:r>
    </w:p>
    <w:p w14:paraId="3B35F85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13</w:t>
      </w:r>
      <w:r w:rsidR="003E2519" w:rsidRPr="00BB53D7">
        <w:rPr>
          <w:rFonts w:cs="Times New Roman"/>
          <w:b/>
          <w:bCs/>
          <w:iCs/>
          <w:color w:val="000000" w:themeColor="text1"/>
          <w:szCs w:val="24"/>
        </w:rPr>
        <w:t>.</w:t>
      </w:r>
    </w:p>
    <w:p w14:paraId="150DABF3" w14:textId="57538C30"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Carga de datos al sistema de gestión de bases de datos relacional llamado MySQL.</w:t>
      </w:r>
    </w:p>
    <w:p w14:paraId="22777BBE"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14</w:t>
      </w:r>
      <w:r w:rsidR="003E2519" w:rsidRPr="00BB53D7">
        <w:rPr>
          <w:rFonts w:cs="Times New Roman"/>
          <w:b/>
          <w:bCs/>
          <w:iCs/>
          <w:color w:val="000000" w:themeColor="text1"/>
          <w:szCs w:val="24"/>
        </w:rPr>
        <w:t>.</w:t>
      </w:r>
    </w:p>
    <w:p w14:paraId="488A5302" w14:textId="1A615145"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promedios horarios por variable.</w:t>
      </w:r>
    </w:p>
    <w:p w14:paraId="7F8EB48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15</w:t>
      </w:r>
      <w:r w:rsidR="003E2519" w:rsidRPr="00BB53D7">
        <w:rPr>
          <w:rFonts w:cs="Times New Roman"/>
          <w:b/>
          <w:bCs/>
          <w:iCs/>
          <w:color w:val="000000" w:themeColor="text1"/>
          <w:szCs w:val="24"/>
        </w:rPr>
        <w:t>.</w:t>
      </w:r>
    </w:p>
    <w:p w14:paraId="7D9F435F" w14:textId="665FAD78"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Unión de variables para la construcción del conjunto de datos final.</w:t>
      </w:r>
    </w:p>
    <w:p w14:paraId="244A1D92"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16</w:t>
      </w:r>
      <w:r w:rsidR="003E2519" w:rsidRPr="00BB53D7">
        <w:rPr>
          <w:rFonts w:cs="Times New Roman"/>
          <w:b/>
          <w:bCs/>
          <w:iCs/>
          <w:color w:val="000000" w:themeColor="text1"/>
          <w:szCs w:val="24"/>
        </w:rPr>
        <w:t>.</w:t>
      </w:r>
    </w:p>
    <w:p w14:paraId="61E896EF" w14:textId="084042AA"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Verificación y carga de datos a Google </w:t>
      </w:r>
      <w:proofErr w:type="spellStart"/>
      <w:r w:rsidRPr="00BB53D7">
        <w:rPr>
          <w:rFonts w:cs="Times New Roman"/>
          <w:iCs/>
          <w:color w:val="000000" w:themeColor="text1"/>
          <w:szCs w:val="24"/>
        </w:rPr>
        <w:t>Collab</w:t>
      </w:r>
      <w:proofErr w:type="spellEnd"/>
      <w:r w:rsidRPr="00BB53D7">
        <w:rPr>
          <w:rFonts w:cs="Times New Roman"/>
          <w:iCs/>
          <w:color w:val="000000" w:themeColor="text1"/>
          <w:szCs w:val="24"/>
        </w:rPr>
        <w:t>.</w:t>
      </w:r>
    </w:p>
    <w:p w14:paraId="38E12B99" w14:textId="77777777" w:rsidR="0027258A" w:rsidRPr="00BB53D7" w:rsidRDefault="0027258A" w:rsidP="0027258A">
      <w:pPr>
        <w:pStyle w:val="PrrAPA"/>
        <w:rPr>
          <w:color w:val="000000" w:themeColor="text1"/>
        </w:rPr>
      </w:pPr>
    </w:p>
    <w:p w14:paraId="315262AD" w14:textId="56158091" w:rsidR="0027258A" w:rsidRPr="00BB53D7" w:rsidRDefault="0027258A" w:rsidP="003E2519">
      <w:pPr>
        <w:pStyle w:val="PrrAPA"/>
        <w:ind w:firstLine="0"/>
        <w:rPr>
          <w:b/>
          <w:bCs/>
          <w:color w:val="000000" w:themeColor="text1"/>
        </w:rPr>
      </w:pPr>
      <w:r w:rsidRPr="00BB53D7">
        <w:rPr>
          <w:b/>
          <w:bCs/>
          <w:color w:val="000000" w:themeColor="text1"/>
        </w:rPr>
        <w:t>Modelado</w:t>
      </w:r>
    </w:p>
    <w:p w14:paraId="30AB057F" w14:textId="77777777" w:rsidR="004C4EDB" w:rsidRPr="007B3228" w:rsidRDefault="004C4EDB">
      <w:pPr>
        <w:pStyle w:val="PrrAPA"/>
        <w:ind w:firstLine="720"/>
        <w:pPrChange w:id="813" w:author="Steff Guzmán" w:date="2023-03-13T19:55:00Z">
          <w:pPr>
            <w:pStyle w:val="PrrAPA"/>
          </w:pPr>
        </w:pPrChange>
      </w:pPr>
      <w:r w:rsidRPr="007B3228">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BB53D7" w:rsidRDefault="003E2519" w:rsidP="003E2519">
      <w:pPr>
        <w:pStyle w:val="PrrAPA"/>
        <w:ind w:firstLine="0"/>
        <w:rPr>
          <w:b/>
          <w:bCs/>
          <w:color w:val="000000" w:themeColor="text1"/>
        </w:rPr>
      </w:pPr>
    </w:p>
    <w:p w14:paraId="61F80523" w14:textId="4823B90D" w:rsidR="0027258A" w:rsidRPr="00BB53D7" w:rsidRDefault="0027258A" w:rsidP="003E2519">
      <w:pPr>
        <w:pStyle w:val="PrrAPA"/>
        <w:ind w:firstLine="0"/>
        <w:rPr>
          <w:b/>
          <w:bCs/>
          <w:i/>
          <w:iCs/>
          <w:color w:val="000000" w:themeColor="text1"/>
        </w:rPr>
      </w:pPr>
      <w:r w:rsidRPr="00BB53D7">
        <w:rPr>
          <w:b/>
          <w:bCs/>
          <w:i/>
          <w:iCs/>
          <w:color w:val="000000" w:themeColor="text1"/>
        </w:rPr>
        <w:t>Tareas</w:t>
      </w:r>
    </w:p>
    <w:p w14:paraId="62EEA18F"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17</w:t>
      </w:r>
      <w:r w:rsidR="003E2519" w:rsidRPr="00BB53D7">
        <w:rPr>
          <w:rFonts w:cs="Times New Roman"/>
          <w:b/>
          <w:bCs/>
          <w:iCs/>
          <w:color w:val="000000" w:themeColor="text1"/>
          <w:szCs w:val="24"/>
        </w:rPr>
        <w:t>.</w:t>
      </w:r>
    </w:p>
    <w:p w14:paraId="02E9F193" w14:textId="2FE0ECF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Entendimiento del conjunto de datos por medio del lenguaje de programación Python.</w:t>
      </w:r>
    </w:p>
    <w:p w14:paraId="126A5F11"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18</w:t>
      </w:r>
      <w:r w:rsidR="003E2519" w:rsidRPr="00BB53D7">
        <w:rPr>
          <w:rFonts w:cs="Times New Roman"/>
          <w:b/>
          <w:bCs/>
          <w:iCs/>
          <w:color w:val="000000" w:themeColor="text1"/>
          <w:szCs w:val="24"/>
        </w:rPr>
        <w:t>.</w:t>
      </w:r>
    </w:p>
    <w:p w14:paraId="63E5506B" w14:textId="38E3B382"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Realización de analítica descriptiva a los datos por medio del lenguaje de programación Python.</w:t>
      </w:r>
    </w:p>
    <w:p w14:paraId="39F82113"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19</w:t>
      </w:r>
      <w:r w:rsidR="003E2519" w:rsidRPr="00BB53D7">
        <w:rPr>
          <w:rFonts w:cs="Times New Roman"/>
          <w:b/>
          <w:bCs/>
          <w:iCs/>
          <w:color w:val="000000" w:themeColor="text1"/>
          <w:szCs w:val="24"/>
        </w:rPr>
        <w:t>.</w:t>
      </w:r>
    </w:p>
    <w:p w14:paraId="6F4B05AB" w14:textId="1FF5F657"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Realización de los diferentes modelos de Machine Learning.</w:t>
      </w:r>
    </w:p>
    <w:p w14:paraId="6407EEF7" w14:textId="77777777" w:rsidR="003064BF" w:rsidRDefault="003064BF" w:rsidP="003E2519">
      <w:pPr>
        <w:pStyle w:val="PrrAPA"/>
        <w:ind w:firstLine="0"/>
        <w:rPr>
          <w:b/>
          <w:bCs/>
          <w:color w:val="000000" w:themeColor="text1"/>
        </w:rPr>
      </w:pPr>
    </w:p>
    <w:p w14:paraId="2FB09A8F" w14:textId="3087C7C7" w:rsidR="0027258A" w:rsidRPr="00BB53D7" w:rsidRDefault="0027258A" w:rsidP="003E2519">
      <w:pPr>
        <w:pStyle w:val="PrrAPA"/>
        <w:ind w:firstLine="0"/>
        <w:rPr>
          <w:b/>
          <w:bCs/>
          <w:color w:val="000000" w:themeColor="text1"/>
        </w:rPr>
      </w:pPr>
      <w:r w:rsidRPr="00BB53D7">
        <w:rPr>
          <w:b/>
          <w:bCs/>
          <w:color w:val="000000" w:themeColor="text1"/>
        </w:rPr>
        <w:t>Evaluación</w:t>
      </w:r>
    </w:p>
    <w:p w14:paraId="3D1C1260" w14:textId="77777777" w:rsidR="004C4EDB" w:rsidRDefault="004C4EDB">
      <w:pPr>
        <w:pStyle w:val="PrrAPA"/>
        <w:ind w:firstLine="720"/>
        <w:rPr>
          <w:color w:val="000000" w:themeColor="text1"/>
        </w:rPr>
        <w:pPrChange w:id="814" w:author="Steff Guzmán" w:date="2023-03-13T19:55:00Z">
          <w:pPr>
            <w:pStyle w:val="PrrAPA"/>
            <w:ind w:firstLine="708"/>
          </w:pPr>
        </w:pPrChange>
      </w:pPr>
      <w:r w:rsidRPr="0087052D">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3E2E0B3C" w:rsidR="0027258A" w:rsidRPr="00BB53D7" w:rsidRDefault="0027258A" w:rsidP="003E2519">
      <w:pPr>
        <w:pStyle w:val="PrrAPA"/>
        <w:ind w:firstLine="0"/>
        <w:rPr>
          <w:b/>
          <w:bCs/>
          <w:i/>
          <w:iCs/>
          <w:color w:val="000000" w:themeColor="text1"/>
        </w:rPr>
      </w:pPr>
      <w:r w:rsidRPr="00BB53D7">
        <w:rPr>
          <w:b/>
          <w:bCs/>
          <w:i/>
          <w:iCs/>
          <w:color w:val="000000" w:themeColor="text1"/>
        </w:rPr>
        <w:t xml:space="preserve">Tareas </w:t>
      </w:r>
    </w:p>
    <w:p w14:paraId="243B5584"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20:</w:t>
      </w:r>
      <w:r w:rsidRPr="00BB53D7">
        <w:rPr>
          <w:rFonts w:cs="Times New Roman"/>
          <w:iCs/>
          <w:color w:val="000000" w:themeColor="text1"/>
          <w:szCs w:val="24"/>
        </w:rPr>
        <w:t xml:space="preserve"> Pruebas funcionales al código.</w:t>
      </w:r>
    </w:p>
    <w:p w14:paraId="134C6E1D"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21:</w:t>
      </w:r>
      <w:r w:rsidRPr="00BB53D7">
        <w:rPr>
          <w:rFonts w:cs="Times New Roman"/>
          <w:iCs/>
          <w:color w:val="000000" w:themeColor="text1"/>
          <w:szCs w:val="24"/>
        </w:rPr>
        <w:t xml:space="preserve"> Comparación de datos reales con los datos obtenidos mediante el modelo realizado.</w:t>
      </w:r>
    </w:p>
    <w:p w14:paraId="76291B1C" w14:textId="77777777" w:rsidR="0027258A" w:rsidRPr="00BB53D7" w:rsidRDefault="0027258A" w:rsidP="0027258A">
      <w:pPr>
        <w:pStyle w:val="PrrAPA"/>
        <w:rPr>
          <w:color w:val="000000" w:themeColor="text1"/>
        </w:rPr>
      </w:pPr>
    </w:p>
    <w:p w14:paraId="2201F371" w14:textId="052C7B4D" w:rsidR="0027258A" w:rsidRPr="00BB53D7" w:rsidRDefault="0027258A" w:rsidP="003E2519">
      <w:pPr>
        <w:pStyle w:val="PrrAPA"/>
        <w:ind w:firstLine="0"/>
        <w:rPr>
          <w:b/>
          <w:bCs/>
          <w:color w:val="000000" w:themeColor="text1"/>
        </w:rPr>
      </w:pPr>
      <w:r w:rsidRPr="00BB53D7">
        <w:rPr>
          <w:b/>
          <w:bCs/>
          <w:color w:val="000000" w:themeColor="text1"/>
        </w:rPr>
        <w:t>Despliegue</w:t>
      </w:r>
    </w:p>
    <w:p w14:paraId="727DC312" w14:textId="77777777" w:rsidR="004C4EDB" w:rsidRDefault="004C4EDB">
      <w:pPr>
        <w:pStyle w:val="PrrAPA"/>
        <w:ind w:firstLine="720"/>
        <w:pPrChange w:id="815" w:author="Steff Guzmán" w:date="2023-03-13T19:55:00Z">
          <w:pPr>
            <w:pStyle w:val="PrrAPA"/>
          </w:pPr>
        </w:pPrChange>
      </w:pPr>
      <w:r w:rsidRPr="0087052D">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Default="004C4EDB" w:rsidP="003E2519">
      <w:pPr>
        <w:pStyle w:val="PrrAPA"/>
        <w:ind w:firstLine="0"/>
        <w:rPr>
          <w:b/>
          <w:bCs/>
          <w:i/>
          <w:iCs/>
          <w:color w:val="000000" w:themeColor="text1"/>
        </w:rPr>
      </w:pPr>
    </w:p>
    <w:p w14:paraId="4BE57175" w14:textId="791F19FF" w:rsidR="0027258A" w:rsidRPr="00BB53D7" w:rsidRDefault="0027258A" w:rsidP="003E2519">
      <w:pPr>
        <w:pStyle w:val="PrrAPA"/>
        <w:ind w:firstLine="0"/>
        <w:rPr>
          <w:b/>
          <w:bCs/>
          <w:i/>
          <w:iCs/>
          <w:color w:val="000000" w:themeColor="text1"/>
        </w:rPr>
      </w:pPr>
      <w:r w:rsidRPr="00BB53D7">
        <w:rPr>
          <w:b/>
          <w:bCs/>
          <w:i/>
          <w:iCs/>
          <w:color w:val="000000" w:themeColor="text1"/>
        </w:rPr>
        <w:t>Tareas</w:t>
      </w:r>
    </w:p>
    <w:p w14:paraId="7C45A5AA" w14:textId="50C1AF91" w:rsidR="004C4EDB" w:rsidDel="00AC7859" w:rsidRDefault="004C4EDB">
      <w:pPr>
        <w:spacing w:after="160"/>
        <w:ind w:firstLine="720"/>
        <w:jc w:val="left"/>
        <w:rPr>
          <w:del w:id="816" w:author="Steff Guzmán" w:date="2023-03-13T19:55:00Z"/>
          <w:rFonts w:cs="Times New Roman"/>
          <w:b/>
          <w:bCs/>
          <w:iCs/>
          <w:color w:val="000000" w:themeColor="text1"/>
          <w:szCs w:val="24"/>
        </w:rPr>
      </w:pPr>
    </w:p>
    <w:p w14:paraId="73A4F40C" w14:textId="492A7134" w:rsidR="003E2519" w:rsidRPr="00BB53D7" w:rsidRDefault="0027258A" w:rsidP="00AC785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22</w:t>
      </w:r>
      <w:r w:rsidR="003E2519" w:rsidRPr="00BB53D7">
        <w:rPr>
          <w:rFonts w:cs="Times New Roman"/>
          <w:b/>
          <w:bCs/>
          <w:iCs/>
          <w:color w:val="000000" w:themeColor="text1"/>
          <w:szCs w:val="24"/>
        </w:rPr>
        <w:t xml:space="preserve">. </w:t>
      </w:r>
      <w:r w:rsidRPr="00BB53D7">
        <w:rPr>
          <w:rFonts w:cs="Times New Roman"/>
          <w:iCs/>
          <w:color w:val="000000" w:themeColor="text1"/>
          <w:szCs w:val="24"/>
        </w:rPr>
        <w:t>Desarrollo de la estructura de la base de datos, también conocido como DDL, la cual, contendrá los datos previamente obtenidos con el modelo.</w:t>
      </w:r>
    </w:p>
    <w:p w14:paraId="1A3364E0" w14:textId="1E3FCF7D" w:rsidR="00A17136" w:rsidRDefault="00A17136">
      <w:pPr>
        <w:pStyle w:val="PrrAPA"/>
        <w:ind w:firstLine="720"/>
        <w:rPr>
          <w:ins w:id="817" w:author="Steff Guzmán" w:date="2023-03-13T19:17:00Z"/>
          <w:color w:val="000000" w:themeColor="text1"/>
        </w:rPr>
        <w:pPrChange w:id="818" w:author="Steff Guzmán" w:date="2023-03-13T19:55:00Z">
          <w:pPr>
            <w:pStyle w:val="PrrAPA"/>
          </w:pPr>
        </w:pPrChange>
      </w:pPr>
      <w:r w:rsidRPr="00BB53D7">
        <w:rPr>
          <w:color w:val="000000" w:themeColor="text1"/>
        </w:rPr>
        <w:t>Teniendo en cuenta lo anteriormente mencionado, se definieron las siguientes tareas y cronograma realizadas durante todo el proceso.</w:t>
      </w:r>
    </w:p>
    <w:p w14:paraId="1107B898" w14:textId="7F895D23" w:rsidR="00323D57" w:rsidRDefault="00323D57">
      <w:pPr>
        <w:pStyle w:val="PrrAPA"/>
        <w:ind w:firstLine="720"/>
        <w:rPr>
          <w:ins w:id="819" w:author="Steff Guzmán" w:date="2023-03-13T19:23:00Z"/>
          <w:color w:val="000000" w:themeColor="text1"/>
        </w:rPr>
        <w:pPrChange w:id="820" w:author="Steff Guzmán" w:date="2023-03-13T19:55:00Z">
          <w:pPr>
            <w:pStyle w:val="PrrAPA"/>
          </w:pPr>
        </w:pPrChange>
      </w:pPr>
    </w:p>
    <w:p w14:paraId="53C7096A" w14:textId="2F1BD380" w:rsidR="005A4444" w:rsidRDefault="005A4444" w:rsidP="00A17136">
      <w:pPr>
        <w:pStyle w:val="PrrAPA"/>
        <w:rPr>
          <w:ins w:id="821" w:author="Steff Guzmán" w:date="2023-03-13T19:23:00Z"/>
          <w:color w:val="000000" w:themeColor="text1"/>
        </w:rPr>
      </w:pPr>
    </w:p>
    <w:p w14:paraId="598D9BDB" w14:textId="06A979D0" w:rsidR="005A4444" w:rsidRDefault="005A4444" w:rsidP="00A17136">
      <w:pPr>
        <w:pStyle w:val="PrrAPA"/>
        <w:rPr>
          <w:ins w:id="822" w:author="Steff Guzmán" w:date="2023-03-13T19:23:00Z"/>
          <w:color w:val="000000" w:themeColor="text1"/>
        </w:rPr>
      </w:pPr>
    </w:p>
    <w:p w14:paraId="2EB2C2CE" w14:textId="11536B4C" w:rsidR="005A4444" w:rsidRDefault="005A4444" w:rsidP="00A17136">
      <w:pPr>
        <w:pStyle w:val="PrrAPA"/>
        <w:rPr>
          <w:ins w:id="823" w:author="Steff Guzmán" w:date="2023-03-13T19:23:00Z"/>
          <w:color w:val="000000" w:themeColor="text1"/>
        </w:rPr>
      </w:pPr>
    </w:p>
    <w:p w14:paraId="4847F868" w14:textId="37C743EC" w:rsidR="005A4444" w:rsidRDefault="005A4444" w:rsidP="00A17136">
      <w:pPr>
        <w:pStyle w:val="PrrAPA"/>
        <w:rPr>
          <w:ins w:id="824" w:author="Steff Guzmán" w:date="2023-03-13T19:23:00Z"/>
          <w:color w:val="000000" w:themeColor="text1"/>
        </w:rPr>
      </w:pPr>
    </w:p>
    <w:p w14:paraId="72858D4C" w14:textId="561F41B9" w:rsidR="005A4444" w:rsidRDefault="005A4444" w:rsidP="00A17136">
      <w:pPr>
        <w:pStyle w:val="PrrAPA"/>
        <w:rPr>
          <w:ins w:id="825" w:author="Steff Guzmán" w:date="2023-03-13T19:23:00Z"/>
          <w:color w:val="000000" w:themeColor="text1"/>
        </w:rPr>
      </w:pPr>
    </w:p>
    <w:p w14:paraId="08292E54" w14:textId="4FF15D8A" w:rsidR="005A4444" w:rsidRDefault="005A4444" w:rsidP="00A17136">
      <w:pPr>
        <w:pStyle w:val="PrrAPA"/>
        <w:rPr>
          <w:ins w:id="826" w:author="Steff Guzmán" w:date="2023-03-13T19:23:00Z"/>
          <w:color w:val="000000" w:themeColor="text1"/>
        </w:rPr>
      </w:pPr>
    </w:p>
    <w:p w14:paraId="799E64D3" w14:textId="7C971FB9" w:rsidR="005A4444" w:rsidRDefault="005A4444" w:rsidP="00A17136">
      <w:pPr>
        <w:pStyle w:val="PrrAPA"/>
        <w:rPr>
          <w:ins w:id="827" w:author="Steff Guzmán" w:date="2023-03-13T19:23:00Z"/>
          <w:color w:val="000000" w:themeColor="text1"/>
        </w:rPr>
      </w:pPr>
    </w:p>
    <w:p w14:paraId="4CA8F969" w14:textId="791E127E" w:rsidR="005A4444" w:rsidRDefault="005A4444" w:rsidP="00A17136">
      <w:pPr>
        <w:pStyle w:val="PrrAPA"/>
        <w:rPr>
          <w:ins w:id="828" w:author="Steff Guzmán" w:date="2023-03-13T19:23:00Z"/>
          <w:color w:val="000000" w:themeColor="text1"/>
        </w:rPr>
      </w:pPr>
    </w:p>
    <w:p w14:paraId="11B85D38" w14:textId="628AB08A" w:rsidR="005A4444" w:rsidRDefault="005A4444" w:rsidP="00A17136">
      <w:pPr>
        <w:pStyle w:val="PrrAPA"/>
        <w:rPr>
          <w:ins w:id="829" w:author="Steff Guzmán" w:date="2023-03-13T19:23:00Z"/>
          <w:color w:val="000000" w:themeColor="text1"/>
        </w:rPr>
      </w:pPr>
    </w:p>
    <w:p w14:paraId="7DA3799E" w14:textId="5ADA7300" w:rsidR="005A4444" w:rsidRDefault="005A4444" w:rsidP="00A17136">
      <w:pPr>
        <w:pStyle w:val="PrrAPA"/>
        <w:rPr>
          <w:ins w:id="830" w:author="Steff Guzmán" w:date="2023-03-13T19:23:00Z"/>
          <w:color w:val="000000" w:themeColor="text1"/>
        </w:rPr>
      </w:pPr>
    </w:p>
    <w:p w14:paraId="097AC0B0" w14:textId="3BCE86CD" w:rsidR="005A4444" w:rsidRDefault="005A4444" w:rsidP="00A17136">
      <w:pPr>
        <w:pStyle w:val="PrrAPA"/>
        <w:rPr>
          <w:ins w:id="831" w:author="Steff Guzmán" w:date="2023-03-13T19:23:00Z"/>
          <w:color w:val="000000" w:themeColor="text1"/>
        </w:rPr>
      </w:pPr>
    </w:p>
    <w:p w14:paraId="7D162AE2" w14:textId="77777777" w:rsidR="005A4444" w:rsidRDefault="005A4444" w:rsidP="00A17136">
      <w:pPr>
        <w:pStyle w:val="PrrAPA"/>
        <w:rPr>
          <w:ins w:id="832" w:author="Steff Guzmán" w:date="2023-03-13T19:17:00Z"/>
          <w:color w:val="000000" w:themeColor="text1"/>
        </w:rPr>
      </w:pPr>
    </w:p>
    <w:p w14:paraId="30E871CD" w14:textId="1E41A386" w:rsidR="00323D57" w:rsidRDefault="005A4444">
      <w:pPr>
        <w:pStyle w:val="Descripcin"/>
        <w:ind w:left="3540" w:hanging="3540"/>
        <w:rPr>
          <w:ins w:id="833" w:author="Steff Guzmán" w:date="2023-03-13T19:17:00Z"/>
          <w:color w:val="000000" w:themeColor="text1"/>
        </w:rPr>
        <w:pPrChange w:id="834" w:author="Steff Guzmán" w:date="2023-03-13T19:24:00Z">
          <w:pPr>
            <w:pStyle w:val="PrrAPA"/>
          </w:pPr>
        </w:pPrChange>
      </w:pPr>
      <w:bookmarkStart w:id="835" w:name="_Toc129628015"/>
      <w:ins w:id="836" w:author="Steff Guzmán" w:date="2023-03-13T19:23:00Z">
        <w:r>
          <w:t xml:space="preserve">Tabla </w:t>
        </w:r>
        <w:r>
          <w:fldChar w:fldCharType="begin"/>
        </w:r>
        <w:r>
          <w:instrText xml:space="preserve"> SEQ Tabla \* ARABIC </w:instrText>
        </w:r>
      </w:ins>
      <w:r>
        <w:fldChar w:fldCharType="separate"/>
      </w:r>
      <w:ins w:id="837" w:author="Steff Guzmán" w:date="2023-03-13T19:26:00Z">
        <w:r>
          <w:rPr>
            <w:noProof/>
          </w:rPr>
          <w:t>2</w:t>
        </w:r>
      </w:ins>
      <w:bookmarkEnd w:id="835"/>
      <w:ins w:id="838" w:author="Steff Guzmán" w:date="2023-03-13T19:23:00Z">
        <w:r>
          <w:fldChar w:fldCharType="end"/>
        </w:r>
      </w:ins>
    </w:p>
    <w:p w14:paraId="0EB09F10" w14:textId="77777777" w:rsidR="00323D57" w:rsidRPr="00BB53D7" w:rsidDel="005A4444" w:rsidRDefault="00323D57" w:rsidP="00A17136">
      <w:pPr>
        <w:pStyle w:val="PrrAPA"/>
        <w:rPr>
          <w:del w:id="839" w:author="Steff Guzmán" w:date="2023-03-13T19:23:00Z"/>
          <w:color w:val="000000" w:themeColor="text1"/>
        </w:rPr>
      </w:pPr>
    </w:p>
    <w:p w14:paraId="165CBF37" w14:textId="3CF3CAEA" w:rsidR="00A17136" w:rsidRPr="00BB53D7" w:rsidRDefault="005A4444">
      <w:pPr>
        <w:spacing w:after="160"/>
        <w:jc w:val="left"/>
        <w:rPr>
          <w:rFonts w:cs="Times New Roman"/>
          <w:color w:val="000000" w:themeColor="text1"/>
        </w:rPr>
        <w:sectPr w:rsidR="00A17136" w:rsidRPr="00BB53D7" w:rsidSect="001F25C4">
          <w:headerReference w:type="default" r:id="rId24"/>
          <w:footerReference w:type="even" r:id="rId25"/>
          <w:pgSz w:w="12240" w:h="15840"/>
          <w:pgMar w:top="1417" w:right="1701" w:bottom="1417" w:left="1701" w:header="708" w:footer="708" w:gutter="0"/>
          <w:cols w:space="708"/>
          <w:docGrid w:linePitch="360"/>
        </w:sectPr>
        <w:pPrChange w:id="845" w:author="Steff Guzmán" w:date="2023-03-13T19:23:00Z">
          <w:pPr>
            <w:spacing w:after="160"/>
            <w:ind w:firstLine="720"/>
            <w:jc w:val="left"/>
          </w:pPr>
        </w:pPrChange>
      </w:pPr>
      <w:ins w:id="846" w:author="Steff Guzmán" w:date="2023-03-13T19:23:00Z">
        <w:r>
          <w:rPr>
            <w:color w:val="000000"/>
          </w:rPr>
          <w:t xml:space="preserve"> </w:t>
        </w:r>
        <w:r>
          <w:rPr>
            <w:i/>
            <w:iCs/>
            <w:color w:val="000000"/>
          </w:rPr>
          <w:t>Cronograma de actividades generales.</w:t>
        </w:r>
      </w:ins>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847"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848">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B53D7" w:rsidDel="00AC7859" w14:paraId="22036E05" w14:textId="7AD0DA55" w:rsidTr="005A4444">
        <w:trPr>
          <w:del w:id="849" w:author="Steff Guzmán" w:date="2023-03-13T19:56:00Z"/>
        </w:trPr>
        <w:tc>
          <w:tcPr>
            <w:tcW w:w="0" w:type="dxa"/>
            <w:tcPrChange w:id="850" w:author="Steff Guzmán" w:date="2023-03-13T19:20:00Z">
              <w:tcPr>
                <w:tcW w:w="1129" w:type="dxa"/>
              </w:tcPr>
            </w:tcPrChange>
          </w:tcPr>
          <w:p w14:paraId="6E9EBF5D" w14:textId="3B899D26" w:rsidR="00A17136" w:rsidRPr="00BB53D7" w:rsidDel="00AC7859" w:rsidRDefault="00A17136" w:rsidP="005A4444">
            <w:pPr>
              <w:jc w:val="center"/>
              <w:cnfStyle w:val="101000000000" w:firstRow="1" w:lastRow="0" w:firstColumn="1" w:lastColumn="0" w:oddVBand="0" w:evenVBand="0" w:oddHBand="0" w:evenHBand="0" w:firstRowFirstColumn="0" w:firstRowLastColumn="0" w:lastRowFirstColumn="0" w:lastRowLastColumn="0"/>
              <w:rPr>
                <w:del w:id="851" w:author="Steff Guzmán" w:date="2023-03-13T19:56:00Z"/>
                <w:rFonts w:cs="Times New Roman"/>
                <w:szCs w:val="24"/>
              </w:rPr>
            </w:pPr>
          </w:p>
        </w:tc>
        <w:tc>
          <w:tcPr>
            <w:tcW w:w="0" w:type="dxa"/>
            <w:gridSpan w:val="5"/>
            <w:tcPrChange w:id="852" w:author="Steff Guzmán" w:date="2023-03-13T19:20:00Z">
              <w:tcPr>
                <w:tcW w:w="3828" w:type="dxa"/>
                <w:gridSpan w:val="5"/>
              </w:tcPr>
            </w:tcPrChange>
          </w:tcPr>
          <w:p w14:paraId="5B203610" w14:textId="2E117D40" w:rsidR="00A17136" w:rsidRPr="00BB53D7" w:rsidDel="00AC7859" w:rsidRDefault="00A17136" w:rsidP="005A4444">
            <w:pPr>
              <w:jc w:val="center"/>
              <w:cnfStyle w:val="100000000000" w:firstRow="1" w:lastRow="0" w:firstColumn="0" w:lastColumn="0" w:oddVBand="0" w:evenVBand="0" w:oddHBand="0" w:evenHBand="0" w:firstRowFirstColumn="0" w:firstRowLastColumn="0" w:lastRowFirstColumn="0" w:lastRowLastColumn="0"/>
              <w:rPr>
                <w:del w:id="853" w:author="Steff Guzmán" w:date="2023-03-13T19:56:00Z"/>
                <w:rFonts w:cs="Times New Roman"/>
                <w:szCs w:val="24"/>
              </w:rPr>
            </w:pPr>
            <w:del w:id="854" w:author="Steff Guzmán" w:date="2023-03-13T19:56:00Z">
              <w:r w:rsidRPr="00BB53D7" w:rsidDel="00AC7859">
                <w:rPr>
                  <w:rFonts w:cs="Times New Roman"/>
                  <w:szCs w:val="24"/>
                </w:rPr>
                <w:delText>Ago.</w:delText>
              </w:r>
            </w:del>
          </w:p>
        </w:tc>
        <w:tc>
          <w:tcPr>
            <w:tcW w:w="0" w:type="dxa"/>
            <w:gridSpan w:val="4"/>
            <w:tcPrChange w:id="855" w:author="Steff Guzmán" w:date="2023-03-13T19:20:00Z">
              <w:tcPr>
                <w:tcW w:w="2766" w:type="dxa"/>
                <w:gridSpan w:val="4"/>
              </w:tcPr>
            </w:tcPrChange>
          </w:tcPr>
          <w:p w14:paraId="7DC6F793" w14:textId="1D7A879E" w:rsidR="00A17136" w:rsidRPr="00BB53D7" w:rsidDel="00AC7859" w:rsidRDefault="00A17136" w:rsidP="005A4444">
            <w:pPr>
              <w:cnfStyle w:val="100000000000" w:firstRow="1" w:lastRow="0" w:firstColumn="0" w:lastColumn="0" w:oddVBand="0" w:evenVBand="0" w:oddHBand="0" w:evenHBand="0" w:firstRowFirstColumn="0" w:firstRowLastColumn="0" w:lastRowFirstColumn="0" w:lastRowLastColumn="0"/>
              <w:rPr>
                <w:del w:id="856" w:author="Steff Guzmán" w:date="2023-03-13T19:56:00Z"/>
                <w:rFonts w:cs="Times New Roman"/>
                <w:szCs w:val="24"/>
              </w:rPr>
            </w:pPr>
            <w:del w:id="857" w:author="Steff Guzmán" w:date="2023-03-13T19:56:00Z">
              <w:r w:rsidRPr="00BB53D7" w:rsidDel="00AC7859">
                <w:rPr>
                  <w:rFonts w:cs="Times New Roman"/>
                  <w:szCs w:val="24"/>
                </w:rPr>
                <w:delText>Sept</w:delText>
              </w:r>
            </w:del>
          </w:p>
        </w:tc>
        <w:tc>
          <w:tcPr>
            <w:tcW w:w="0" w:type="dxa"/>
            <w:gridSpan w:val="4"/>
            <w:tcPrChange w:id="858" w:author="Steff Guzmán" w:date="2023-03-13T19:20:00Z">
              <w:tcPr>
                <w:tcW w:w="2611" w:type="dxa"/>
                <w:gridSpan w:val="4"/>
              </w:tcPr>
            </w:tcPrChange>
          </w:tcPr>
          <w:p w14:paraId="5514B498" w14:textId="34F99A37" w:rsidR="00A17136" w:rsidRPr="00BB53D7" w:rsidDel="00AC7859" w:rsidRDefault="00A17136" w:rsidP="005A4444">
            <w:pPr>
              <w:cnfStyle w:val="100000000000" w:firstRow="1" w:lastRow="0" w:firstColumn="0" w:lastColumn="0" w:oddVBand="0" w:evenVBand="0" w:oddHBand="0" w:evenHBand="0" w:firstRowFirstColumn="0" w:firstRowLastColumn="0" w:lastRowFirstColumn="0" w:lastRowLastColumn="0"/>
              <w:rPr>
                <w:del w:id="859" w:author="Steff Guzmán" w:date="2023-03-13T19:56:00Z"/>
                <w:rFonts w:cs="Times New Roman"/>
                <w:szCs w:val="24"/>
              </w:rPr>
            </w:pPr>
            <w:del w:id="860" w:author="Steff Guzmán" w:date="2023-03-13T19:56:00Z">
              <w:r w:rsidRPr="00BB53D7" w:rsidDel="00AC7859">
                <w:rPr>
                  <w:rFonts w:cs="Times New Roman"/>
                  <w:szCs w:val="24"/>
                </w:rPr>
                <w:delText>Oct</w:delText>
              </w:r>
            </w:del>
          </w:p>
        </w:tc>
        <w:tc>
          <w:tcPr>
            <w:tcW w:w="0" w:type="dxa"/>
            <w:gridSpan w:val="3"/>
            <w:tcPrChange w:id="861" w:author="Steff Guzmán" w:date="2023-03-13T19:20:00Z">
              <w:tcPr>
                <w:tcW w:w="1852" w:type="dxa"/>
                <w:gridSpan w:val="3"/>
              </w:tcPr>
            </w:tcPrChange>
          </w:tcPr>
          <w:p w14:paraId="1660FE2B" w14:textId="575BE0ED" w:rsidR="00A17136" w:rsidRPr="00BB53D7" w:rsidDel="00AC7859" w:rsidRDefault="00A17136" w:rsidP="005A4444">
            <w:pPr>
              <w:cnfStyle w:val="100000000000" w:firstRow="1" w:lastRow="0" w:firstColumn="0" w:lastColumn="0" w:oddVBand="0" w:evenVBand="0" w:oddHBand="0" w:evenHBand="0" w:firstRowFirstColumn="0" w:firstRowLastColumn="0" w:lastRowFirstColumn="0" w:lastRowLastColumn="0"/>
              <w:rPr>
                <w:del w:id="862" w:author="Steff Guzmán" w:date="2023-03-13T19:56:00Z"/>
                <w:rFonts w:cs="Times New Roman"/>
                <w:szCs w:val="24"/>
              </w:rPr>
            </w:pPr>
            <w:del w:id="863" w:author="Steff Guzmán" w:date="2023-03-13T19:56:00Z">
              <w:r w:rsidRPr="00BB53D7" w:rsidDel="00AC7859">
                <w:rPr>
                  <w:rFonts w:cs="Times New Roman"/>
                  <w:szCs w:val="24"/>
                </w:rPr>
                <w:delText>Nov</w:delText>
              </w:r>
            </w:del>
          </w:p>
        </w:tc>
      </w:tr>
      <w:tr w:rsidR="00A17136" w:rsidRPr="00BB53D7" w:rsidDel="00AC7859" w14:paraId="76781991" w14:textId="39D768F9" w:rsidTr="005A4444">
        <w:trPr>
          <w:del w:id="864" w:author="Steff Guzmán" w:date="2023-03-13T19:56:00Z"/>
        </w:trPr>
        <w:tc>
          <w:tcPr>
            <w:tcW w:w="0" w:type="dxa"/>
            <w:tcPrChange w:id="865" w:author="Steff Guzmán" w:date="2023-03-13T19:20:00Z">
              <w:tcPr>
                <w:tcW w:w="1129" w:type="dxa"/>
              </w:tcPr>
            </w:tcPrChange>
          </w:tcPr>
          <w:p w14:paraId="78A08AB5" w14:textId="0842A2F4"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866" w:author="Steff Guzmán" w:date="2023-03-13T19:56:00Z"/>
                <w:rFonts w:cs="Times New Roman"/>
                <w:szCs w:val="24"/>
              </w:rPr>
            </w:pPr>
            <w:del w:id="867" w:author="Steff Guzmán" w:date="2023-03-13T19:56:00Z">
              <w:r w:rsidRPr="00BB53D7" w:rsidDel="00AC7859">
                <w:rPr>
                  <w:rFonts w:cs="Times New Roman"/>
                  <w:szCs w:val="24"/>
                </w:rPr>
                <w:delText>Actividades</w:delText>
              </w:r>
            </w:del>
          </w:p>
        </w:tc>
        <w:tc>
          <w:tcPr>
            <w:tcW w:w="0" w:type="dxa"/>
            <w:tcPrChange w:id="868" w:author="Steff Guzmán" w:date="2023-03-13T19:20:00Z">
              <w:tcPr>
                <w:tcW w:w="993" w:type="dxa"/>
              </w:tcPr>
            </w:tcPrChange>
          </w:tcPr>
          <w:p w14:paraId="41F63A3D" w14:textId="55903260"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69" w:author="Steff Guzmán" w:date="2023-03-13T19:56:00Z"/>
                <w:rFonts w:cs="Times New Roman"/>
              </w:rPr>
            </w:pPr>
            <w:del w:id="870" w:author="Steff Guzmán" w:date="2023-03-13T19:56:00Z">
              <w:r w:rsidRPr="00BB53D7" w:rsidDel="00AC7859">
                <w:rPr>
                  <w:rFonts w:cs="Times New Roman"/>
                </w:rPr>
                <w:delText>S. 1</w:delText>
              </w:r>
            </w:del>
          </w:p>
        </w:tc>
        <w:tc>
          <w:tcPr>
            <w:tcW w:w="0" w:type="dxa"/>
            <w:tcPrChange w:id="871" w:author="Steff Guzmán" w:date="2023-03-13T19:20:00Z">
              <w:tcPr>
                <w:tcW w:w="708" w:type="dxa"/>
              </w:tcPr>
            </w:tcPrChange>
          </w:tcPr>
          <w:p w14:paraId="1E251300" w14:textId="7094C676"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72" w:author="Steff Guzmán" w:date="2023-03-13T19:56:00Z"/>
                <w:rFonts w:cs="Times New Roman"/>
              </w:rPr>
            </w:pPr>
            <w:del w:id="873" w:author="Steff Guzmán" w:date="2023-03-13T19:56:00Z">
              <w:r w:rsidRPr="00BB53D7" w:rsidDel="00AC7859">
                <w:rPr>
                  <w:rFonts w:cs="Times New Roman"/>
                </w:rPr>
                <w:delText>S. 2</w:delText>
              </w:r>
            </w:del>
          </w:p>
        </w:tc>
        <w:tc>
          <w:tcPr>
            <w:tcW w:w="0" w:type="dxa"/>
            <w:tcPrChange w:id="874" w:author="Steff Guzmán" w:date="2023-03-13T19:20:00Z">
              <w:tcPr>
                <w:tcW w:w="709" w:type="dxa"/>
              </w:tcPr>
            </w:tcPrChange>
          </w:tcPr>
          <w:p w14:paraId="0F569C81" w14:textId="73EDFE2B"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75" w:author="Steff Guzmán" w:date="2023-03-13T19:56:00Z"/>
                <w:rFonts w:cs="Times New Roman"/>
              </w:rPr>
            </w:pPr>
            <w:del w:id="876" w:author="Steff Guzmán" w:date="2023-03-13T19:56:00Z">
              <w:r w:rsidRPr="00BB53D7" w:rsidDel="00AC7859">
                <w:rPr>
                  <w:rFonts w:cs="Times New Roman"/>
                </w:rPr>
                <w:delText>S. 3</w:delText>
              </w:r>
            </w:del>
          </w:p>
        </w:tc>
        <w:tc>
          <w:tcPr>
            <w:tcW w:w="0" w:type="dxa"/>
            <w:tcPrChange w:id="877" w:author="Steff Guzmán" w:date="2023-03-13T19:20:00Z">
              <w:tcPr>
                <w:tcW w:w="709" w:type="dxa"/>
              </w:tcPr>
            </w:tcPrChange>
          </w:tcPr>
          <w:p w14:paraId="08BEA881" w14:textId="0F1A5A33"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78" w:author="Steff Guzmán" w:date="2023-03-13T19:56:00Z"/>
                <w:rFonts w:cs="Times New Roman"/>
              </w:rPr>
            </w:pPr>
            <w:del w:id="879" w:author="Steff Guzmán" w:date="2023-03-13T19:56:00Z">
              <w:r w:rsidRPr="00BB53D7" w:rsidDel="00AC7859">
                <w:rPr>
                  <w:rFonts w:cs="Times New Roman"/>
                </w:rPr>
                <w:delText>S. 4</w:delText>
              </w:r>
            </w:del>
          </w:p>
        </w:tc>
        <w:tc>
          <w:tcPr>
            <w:tcW w:w="0" w:type="dxa"/>
            <w:tcPrChange w:id="880" w:author="Steff Guzmán" w:date="2023-03-13T19:20:00Z">
              <w:tcPr>
                <w:tcW w:w="709" w:type="dxa"/>
              </w:tcPr>
            </w:tcPrChange>
          </w:tcPr>
          <w:p w14:paraId="155313B7" w14:textId="6E9AA367"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81" w:author="Steff Guzmán" w:date="2023-03-13T19:56:00Z"/>
                <w:rFonts w:cs="Times New Roman"/>
              </w:rPr>
            </w:pPr>
            <w:del w:id="882" w:author="Steff Guzmán" w:date="2023-03-13T19:56:00Z">
              <w:r w:rsidRPr="00BB53D7" w:rsidDel="00AC7859">
                <w:rPr>
                  <w:rFonts w:cs="Times New Roman"/>
                </w:rPr>
                <w:delText>S. 5</w:delText>
              </w:r>
            </w:del>
          </w:p>
        </w:tc>
        <w:tc>
          <w:tcPr>
            <w:tcW w:w="0" w:type="dxa"/>
            <w:tcPrChange w:id="883" w:author="Steff Guzmán" w:date="2023-03-13T19:20:00Z">
              <w:tcPr>
                <w:tcW w:w="708" w:type="dxa"/>
              </w:tcPr>
            </w:tcPrChange>
          </w:tcPr>
          <w:p w14:paraId="2F280576" w14:textId="470B14A5"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84" w:author="Steff Guzmán" w:date="2023-03-13T19:56:00Z"/>
                <w:rFonts w:cs="Times New Roman"/>
              </w:rPr>
            </w:pPr>
            <w:del w:id="885" w:author="Steff Guzmán" w:date="2023-03-13T19:56:00Z">
              <w:r w:rsidRPr="00BB53D7" w:rsidDel="00AC7859">
                <w:rPr>
                  <w:rFonts w:cs="Times New Roman"/>
                </w:rPr>
                <w:delText>S. 6</w:delText>
              </w:r>
            </w:del>
          </w:p>
        </w:tc>
        <w:tc>
          <w:tcPr>
            <w:tcW w:w="0" w:type="dxa"/>
            <w:tcPrChange w:id="886" w:author="Steff Guzmán" w:date="2023-03-13T19:20:00Z">
              <w:tcPr>
                <w:tcW w:w="754" w:type="dxa"/>
              </w:tcPr>
            </w:tcPrChange>
          </w:tcPr>
          <w:p w14:paraId="2D663944" w14:textId="6A7663B8"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87" w:author="Steff Guzmán" w:date="2023-03-13T19:56:00Z"/>
                <w:rFonts w:cs="Times New Roman"/>
              </w:rPr>
            </w:pPr>
            <w:del w:id="888" w:author="Steff Guzmán" w:date="2023-03-13T19:56:00Z">
              <w:r w:rsidRPr="00BB53D7" w:rsidDel="00AC7859">
                <w:rPr>
                  <w:rFonts w:cs="Times New Roman"/>
                </w:rPr>
                <w:delText>S. 7</w:delText>
              </w:r>
            </w:del>
          </w:p>
        </w:tc>
        <w:tc>
          <w:tcPr>
            <w:tcW w:w="0" w:type="dxa"/>
            <w:tcPrChange w:id="889" w:author="Steff Guzmán" w:date="2023-03-13T19:20:00Z">
              <w:tcPr>
                <w:tcW w:w="652" w:type="dxa"/>
              </w:tcPr>
            </w:tcPrChange>
          </w:tcPr>
          <w:p w14:paraId="45AF9E6C" w14:textId="553F12DB"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90" w:author="Steff Guzmán" w:date="2023-03-13T19:56:00Z"/>
                <w:rFonts w:cs="Times New Roman"/>
              </w:rPr>
            </w:pPr>
            <w:del w:id="891" w:author="Steff Guzmán" w:date="2023-03-13T19:56:00Z">
              <w:r w:rsidRPr="00BB53D7" w:rsidDel="00AC7859">
                <w:rPr>
                  <w:rFonts w:cs="Times New Roman"/>
                </w:rPr>
                <w:delText>S. 8</w:delText>
              </w:r>
            </w:del>
          </w:p>
        </w:tc>
        <w:tc>
          <w:tcPr>
            <w:tcW w:w="0" w:type="dxa"/>
            <w:tcPrChange w:id="892" w:author="Steff Guzmán" w:date="2023-03-13T19:20:00Z">
              <w:tcPr>
                <w:tcW w:w="652" w:type="dxa"/>
              </w:tcPr>
            </w:tcPrChange>
          </w:tcPr>
          <w:p w14:paraId="7D5D8254" w14:textId="30122E26"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93" w:author="Steff Guzmán" w:date="2023-03-13T19:56:00Z"/>
                <w:rFonts w:cs="Times New Roman"/>
              </w:rPr>
            </w:pPr>
            <w:del w:id="894" w:author="Steff Guzmán" w:date="2023-03-13T19:56:00Z">
              <w:r w:rsidRPr="00BB53D7" w:rsidDel="00AC7859">
                <w:rPr>
                  <w:rFonts w:cs="Times New Roman"/>
                </w:rPr>
                <w:delText>S. 9</w:delText>
              </w:r>
            </w:del>
          </w:p>
        </w:tc>
        <w:tc>
          <w:tcPr>
            <w:tcW w:w="0" w:type="dxa"/>
            <w:tcPrChange w:id="895" w:author="Steff Guzmán" w:date="2023-03-13T19:20:00Z">
              <w:tcPr>
                <w:tcW w:w="655" w:type="dxa"/>
              </w:tcPr>
            </w:tcPrChange>
          </w:tcPr>
          <w:p w14:paraId="075DBC57" w14:textId="2C16BBC1"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96" w:author="Steff Guzmán" w:date="2023-03-13T19:56:00Z"/>
                <w:rFonts w:cs="Times New Roman"/>
              </w:rPr>
            </w:pPr>
            <w:del w:id="897" w:author="Steff Guzmán" w:date="2023-03-13T19:56:00Z">
              <w:r w:rsidRPr="00BB53D7" w:rsidDel="00AC7859">
                <w:rPr>
                  <w:rFonts w:cs="Times New Roman"/>
                </w:rPr>
                <w:delText>S. 10</w:delText>
              </w:r>
            </w:del>
          </w:p>
        </w:tc>
        <w:tc>
          <w:tcPr>
            <w:tcW w:w="0" w:type="dxa"/>
            <w:tcPrChange w:id="898" w:author="Steff Guzmán" w:date="2023-03-13T19:20:00Z">
              <w:tcPr>
                <w:tcW w:w="652" w:type="dxa"/>
              </w:tcPr>
            </w:tcPrChange>
          </w:tcPr>
          <w:p w14:paraId="320F17C5" w14:textId="16DD0DD1"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899" w:author="Steff Guzmán" w:date="2023-03-13T19:56:00Z"/>
                <w:rFonts w:cs="Times New Roman"/>
              </w:rPr>
            </w:pPr>
            <w:del w:id="900" w:author="Steff Guzmán" w:date="2023-03-13T19:56:00Z">
              <w:r w:rsidRPr="00BB53D7" w:rsidDel="00AC7859">
                <w:rPr>
                  <w:rFonts w:cs="Times New Roman"/>
                </w:rPr>
                <w:delText>S. 11</w:delText>
              </w:r>
            </w:del>
          </w:p>
        </w:tc>
        <w:tc>
          <w:tcPr>
            <w:tcW w:w="0" w:type="dxa"/>
            <w:tcPrChange w:id="901" w:author="Steff Guzmán" w:date="2023-03-13T19:20:00Z">
              <w:tcPr>
                <w:tcW w:w="652" w:type="dxa"/>
              </w:tcPr>
            </w:tcPrChange>
          </w:tcPr>
          <w:p w14:paraId="080FA2F5" w14:textId="5D42389B"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902" w:author="Steff Guzmán" w:date="2023-03-13T19:56:00Z"/>
                <w:rFonts w:cs="Times New Roman"/>
              </w:rPr>
            </w:pPr>
            <w:del w:id="903" w:author="Steff Guzmán" w:date="2023-03-13T19:56:00Z">
              <w:r w:rsidRPr="00BB53D7" w:rsidDel="00AC7859">
                <w:rPr>
                  <w:rFonts w:cs="Times New Roman"/>
                </w:rPr>
                <w:delText>S. 12</w:delText>
              </w:r>
            </w:del>
          </w:p>
        </w:tc>
        <w:tc>
          <w:tcPr>
            <w:tcW w:w="0" w:type="dxa"/>
            <w:tcPrChange w:id="904" w:author="Steff Guzmán" w:date="2023-03-13T19:20:00Z">
              <w:tcPr>
                <w:tcW w:w="652" w:type="dxa"/>
              </w:tcPr>
            </w:tcPrChange>
          </w:tcPr>
          <w:p w14:paraId="5AEB41EE" w14:textId="363C8253"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905" w:author="Steff Guzmán" w:date="2023-03-13T19:56:00Z"/>
                <w:rFonts w:cs="Times New Roman"/>
              </w:rPr>
            </w:pPr>
            <w:del w:id="906" w:author="Steff Guzmán" w:date="2023-03-13T19:56:00Z">
              <w:r w:rsidRPr="00BB53D7" w:rsidDel="00AC7859">
                <w:rPr>
                  <w:rFonts w:cs="Times New Roman"/>
                </w:rPr>
                <w:delText>S. 13</w:delText>
              </w:r>
            </w:del>
          </w:p>
        </w:tc>
        <w:tc>
          <w:tcPr>
            <w:tcW w:w="0" w:type="dxa"/>
            <w:tcPrChange w:id="907" w:author="Steff Guzmán" w:date="2023-03-13T19:20:00Z">
              <w:tcPr>
                <w:tcW w:w="652" w:type="dxa"/>
              </w:tcPr>
            </w:tcPrChange>
          </w:tcPr>
          <w:p w14:paraId="0E4D38C2" w14:textId="6FFA23E1"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908" w:author="Steff Guzmán" w:date="2023-03-13T19:56:00Z"/>
                <w:rFonts w:cs="Times New Roman"/>
              </w:rPr>
            </w:pPr>
            <w:del w:id="909" w:author="Steff Guzmán" w:date="2023-03-13T19:56:00Z">
              <w:r w:rsidRPr="00BB53D7" w:rsidDel="00AC7859">
                <w:rPr>
                  <w:rFonts w:cs="Times New Roman"/>
                </w:rPr>
                <w:delText>S. 14</w:delText>
              </w:r>
            </w:del>
          </w:p>
        </w:tc>
        <w:tc>
          <w:tcPr>
            <w:tcW w:w="0" w:type="dxa"/>
            <w:tcPrChange w:id="910" w:author="Steff Guzmán" w:date="2023-03-13T19:20:00Z">
              <w:tcPr>
                <w:tcW w:w="652" w:type="dxa"/>
              </w:tcPr>
            </w:tcPrChange>
          </w:tcPr>
          <w:p w14:paraId="4387102A" w14:textId="1C903C52"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911" w:author="Steff Guzmán" w:date="2023-03-13T19:56:00Z"/>
                <w:rFonts w:cs="Times New Roman"/>
              </w:rPr>
            </w:pPr>
            <w:del w:id="912" w:author="Steff Guzmán" w:date="2023-03-13T19:56:00Z">
              <w:r w:rsidRPr="00BB53D7" w:rsidDel="00AC7859">
                <w:rPr>
                  <w:rFonts w:cs="Times New Roman"/>
                </w:rPr>
                <w:delText>S. 15</w:delText>
              </w:r>
            </w:del>
          </w:p>
        </w:tc>
        <w:tc>
          <w:tcPr>
            <w:tcW w:w="0" w:type="dxa"/>
            <w:tcPrChange w:id="913" w:author="Steff Guzmán" w:date="2023-03-13T19:20:00Z">
              <w:tcPr>
                <w:tcW w:w="548" w:type="dxa"/>
              </w:tcPr>
            </w:tcPrChange>
          </w:tcPr>
          <w:p w14:paraId="2F84031C" w14:textId="57F0541B" w:rsidR="00A17136" w:rsidRPr="00BB53D7"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914" w:author="Steff Guzmán" w:date="2023-03-13T19:56:00Z"/>
                <w:rFonts w:cs="Times New Roman"/>
              </w:rPr>
            </w:pPr>
            <w:del w:id="915" w:author="Steff Guzmán" w:date="2023-03-13T19:56:00Z">
              <w:r w:rsidRPr="00BB53D7" w:rsidDel="00AC7859">
                <w:rPr>
                  <w:rFonts w:cs="Times New Roman"/>
                </w:rPr>
                <w:delText>S. 16</w:delText>
              </w:r>
            </w:del>
          </w:p>
        </w:tc>
      </w:tr>
      <w:tr w:rsidR="00A17136" w:rsidRPr="00BB53D7" w:rsidDel="00AC7859" w14:paraId="5F9E33DC" w14:textId="0E39EE9B" w:rsidTr="005A4444">
        <w:trPr>
          <w:del w:id="916" w:author="Steff Guzmán" w:date="2023-03-13T19:56:00Z"/>
        </w:trPr>
        <w:tc>
          <w:tcPr>
            <w:tcW w:w="0" w:type="dxa"/>
            <w:tcPrChange w:id="917" w:author="Steff Guzmán" w:date="2023-03-13T19:20:00Z">
              <w:tcPr>
                <w:tcW w:w="1129" w:type="dxa"/>
              </w:tcPr>
            </w:tcPrChange>
          </w:tcPr>
          <w:p w14:paraId="7879CC0E" w14:textId="79565531"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918" w:author="Steff Guzmán" w:date="2023-03-13T19:56:00Z"/>
                <w:rFonts w:cs="Times New Roman"/>
                <w:szCs w:val="24"/>
              </w:rPr>
            </w:pPr>
            <w:del w:id="919" w:author="Steff Guzmán" w:date="2023-03-13T19:56:00Z">
              <w:r w:rsidRPr="00BB53D7" w:rsidDel="00AC7859">
                <w:rPr>
                  <w:rFonts w:cs="Times New Roman"/>
                  <w:szCs w:val="24"/>
                </w:rPr>
                <w:delText>Act. #1</w:delText>
              </w:r>
            </w:del>
          </w:p>
        </w:tc>
        <w:tc>
          <w:tcPr>
            <w:tcW w:w="0" w:type="dxa"/>
            <w:shd w:val="clear" w:color="auto" w:fill="D9E2F3" w:themeFill="accent1" w:themeFillTint="33"/>
            <w:tcPrChange w:id="920" w:author="Steff Guzmán" w:date="2023-03-13T19:20:00Z">
              <w:tcPr>
                <w:tcW w:w="993" w:type="dxa"/>
                <w:shd w:val="clear" w:color="auto" w:fill="D9E2F3" w:themeFill="accent1" w:themeFillTint="33"/>
              </w:tcPr>
            </w:tcPrChange>
          </w:tcPr>
          <w:p w14:paraId="73962301" w14:textId="60CBC6F9" w:rsidR="00A17136" w:rsidRPr="00BB53D7" w:rsidDel="00AC7859" w:rsidRDefault="00A17136" w:rsidP="005A4444">
            <w:pPr>
              <w:rPr>
                <w:del w:id="921" w:author="Steff Guzmán" w:date="2023-03-13T19:56:00Z"/>
                <w:rFonts w:cs="Times New Roman"/>
              </w:rPr>
            </w:pPr>
            <w:del w:id="922" w:author="Steff Guzmán" w:date="2023-03-13T19:56:00Z">
              <w:r w:rsidRPr="00BB53D7" w:rsidDel="00AC7859">
                <w:rPr>
                  <w:rFonts w:cs="Times New Roman"/>
                </w:rPr>
                <w:delText>X</w:delText>
              </w:r>
            </w:del>
          </w:p>
        </w:tc>
        <w:tc>
          <w:tcPr>
            <w:tcW w:w="0" w:type="dxa"/>
            <w:shd w:val="clear" w:color="auto" w:fill="D9E2F3" w:themeFill="accent1" w:themeFillTint="33"/>
            <w:tcPrChange w:id="923" w:author="Steff Guzmán" w:date="2023-03-13T19:20:00Z">
              <w:tcPr>
                <w:tcW w:w="708" w:type="dxa"/>
                <w:shd w:val="clear" w:color="auto" w:fill="D9E2F3" w:themeFill="accent1" w:themeFillTint="33"/>
              </w:tcPr>
            </w:tcPrChange>
          </w:tcPr>
          <w:p w14:paraId="61C9C92F" w14:textId="1D7CEF99" w:rsidR="00A17136" w:rsidRPr="00BB53D7" w:rsidDel="00AC7859" w:rsidRDefault="00A17136" w:rsidP="005A4444">
            <w:pPr>
              <w:rPr>
                <w:del w:id="924" w:author="Steff Guzmán" w:date="2023-03-13T19:56:00Z"/>
                <w:rFonts w:cs="Times New Roman"/>
              </w:rPr>
            </w:pPr>
            <w:del w:id="925" w:author="Steff Guzmán" w:date="2023-03-13T19:56:00Z">
              <w:r w:rsidRPr="00BB53D7" w:rsidDel="00AC7859">
                <w:rPr>
                  <w:rFonts w:cs="Times New Roman"/>
                </w:rPr>
                <w:delText>X</w:delText>
              </w:r>
            </w:del>
          </w:p>
        </w:tc>
        <w:tc>
          <w:tcPr>
            <w:tcW w:w="0" w:type="dxa"/>
            <w:tcPrChange w:id="926" w:author="Steff Guzmán" w:date="2023-03-13T19:20:00Z">
              <w:tcPr>
                <w:tcW w:w="709" w:type="dxa"/>
              </w:tcPr>
            </w:tcPrChange>
          </w:tcPr>
          <w:p w14:paraId="1537F89A" w14:textId="5D007661" w:rsidR="00A17136" w:rsidRPr="00BB53D7" w:rsidDel="00AC7859" w:rsidRDefault="00A17136" w:rsidP="005A4444">
            <w:pPr>
              <w:rPr>
                <w:del w:id="927" w:author="Steff Guzmán" w:date="2023-03-13T19:56:00Z"/>
                <w:rFonts w:cs="Times New Roman"/>
              </w:rPr>
            </w:pPr>
          </w:p>
        </w:tc>
        <w:tc>
          <w:tcPr>
            <w:tcW w:w="0" w:type="dxa"/>
            <w:tcPrChange w:id="928" w:author="Steff Guzmán" w:date="2023-03-13T19:20:00Z">
              <w:tcPr>
                <w:tcW w:w="709" w:type="dxa"/>
              </w:tcPr>
            </w:tcPrChange>
          </w:tcPr>
          <w:p w14:paraId="1F48EE56" w14:textId="75CA511C" w:rsidR="00A17136" w:rsidRPr="00BB53D7" w:rsidDel="00AC7859" w:rsidRDefault="00A17136" w:rsidP="005A4444">
            <w:pPr>
              <w:rPr>
                <w:del w:id="929" w:author="Steff Guzmán" w:date="2023-03-13T19:56:00Z"/>
                <w:rFonts w:cs="Times New Roman"/>
              </w:rPr>
            </w:pPr>
          </w:p>
        </w:tc>
        <w:tc>
          <w:tcPr>
            <w:tcW w:w="0" w:type="dxa"/>
            <w:tcPrChange w:id="930" w:author="Steff Guzmán" w:date="2023-03-13T19:20:00Z">
              <w:tcPr>
                <w:tcW w:w="709" w:type="dxa"/>
              </w:tcPr>
            </w:tcPrChange>
          </w:tcPr>
          <w:p w14:paraId="4BEC0A2C" w14:textId="6D969242" w:rsidR="00A17136" w:rsidRPr="00BB53D7" w:rsidDel="00AC7859" w:rsidRDefault="00A17136" w:rsidP="005A4444">
            <w:pPr>
              <w:rPr>
                <w:del w:id="931" w:author="Steff Guzmán" w:date="2023-03-13T19:56:00Z"/>
                <w:rFonts w:cs="Times New Roman"/>
              </w:rPr>
            </w:pPr>
          </w:p>
        </w:tc>
        <w:tc>
          <w:tcPr>
            <w:tcW w:w="0" w:type="dxa"/>
            <w:tcPrChange w:id="932" w:author="Steff Guzmán" w:date="2023-03-13T19:20:00Z">
              <w:tcPr>
                <w:tcW w:w="708" w:type="dxa"/>
              </w:tcPr>
            </w:tcPrChange>
          </w:tcPr>
          <w:p w14:paraId="394F04EA" w14:textId="4475EE2E" w:rsidR="00A17136" w:rsidRPr="00BB53D7" w:rsidDel="00AC7859" w:rsidRDefault="00A17136" w:rsidP="005A4444">
            <w:pPr>
              <w:rPr>
                <w:del w:id="933" w:author="Steff Guzmán" w:date="2023-03-13T19:56:00Z"/>
                <w:rFonts w:cs="Times New Roman"/>
              </w:rPr>
            </w:pPr>
          </w:p>
        </w:tc>
        <w:tc>
          <w:tcPr>
            <w:tcW w:w="0" w:type="dxa"/>
            <w:tcPrChange w:id="934" w:author="Steff Guzmán" w:date="2023-03-13T19:20:00Z">
              <w:tcPr>
                <w:tcW w:w="754" w:type="dxa"/>
              </w:tcPr>
            </w:tcPrChange>
          </w:tcPr>
          <w:p w14:paraId="277C5110" w14:textId="7B3F2C74" w:rsidR="00A17136" w:rsidRPr="00BB53D7" w:rsidDel="00AC7859" w:rsidRDefault="00A17136" w:rsidP="005A4444">
            <w:pPr>
              <w:rPr>
                <w:del w:id="935" w:author="Steff Guzmán" w:date="2023-03-13T19:56:00Z"/>
                <w:rFonts w:cs="Times New Roman"/>
              </w:rPr>
            </w:pPr>
          </w:p>
        </w:tc>
        <w:tc>
          <w:tcPr>
            <w:tcW w:w="0" w:type="dxa"/>
            <w:tcPrChange w:id="936" w:author="Steff Guzmán" w:date="2023-03-13T19:20:00Z">
              <w:tcPr>
                <w:tcW w:w="652" w:type="dxa"/>
              </w:tcPr>
            </w:tcPrChange>
          </w:tcPr>
          <w:p w14:paraId="673E944C" w14:textId="419964DD" w:rsidR="00A17136" w:rsidRPr="00BB53D7" w:rsidDel="00AC7859" w:rsidRDefault="00A17136" w:rsidP="005A4444">
            <w:pPr>
              <w:rPr>
                <w:del w:id="937" w:author="Steff Guzmán" w:date="2023-03-13T19:56:00Z"/>
                <w:rFonts w:cs="Times New Roman"/>
              </w:rPr>
            </w:pPr>
          </w:p>
        </w:tc>
        <w:tc>
          <w:tcPr>
            <w:tcW w:w="0" w:type="dxa"/>
            <w:tcPrChange w:id="938" w:author="Steff Guzmán" w:date="2023-03-13T19:20:00Z">
              <w:tcPr>
                <w:tcW w:w="652" w:type="dxa"/>
              </w:tcPr>
            </w:tcPrChange>
          </w:tcPr>
          <w:p w14:paraId="66CC1E5E" w14:textId="34BF3C8A" w:rsidR="00A17136" w:rsidRPr="00BB53D7" w:rsidDel="00AC7859" w:rsidRDefault="00A17136" w:rsidP="005A4444">
            <w:pPr>
              <w:rPr>
                <w:del w:id="939" w:author="Steff Guzmán" w:date="2023-03-13T19:56:00Z"/>
                <w:rFonts w:cs="Times New Roman"/>
              </w:rPr>
            </w:pPr>
          </w:p>
        </w:tc>
        <w:tc>
          <w:tcPr>
            <w:tcW w:w="0" w:type="dxa"/>
            <w:tcPrChange w:id="940" w:author="Steff Guzmán" w:date="2023-03-13T19:20:00Z">
              <w:tcPr>
                <w:tcW w:w="655" w:type="dxa"/>
              </w:tcPr>
            </w:tcPrChange>
          </w:tcPr>
          <w:p w14:paraId="3FB5F888" w14:textId="27825433" w:rsidR="00A17136" w:rsidRPr="00BB53D7" w:rsidDel="00AC7859" w:rsidRDefault="00A17136" w:rsidP="005A4444">
            <w:pPr>
              <w:rPr>
                <w:del w:id="941" w:author="Steff Guzmán" w:date="2023-03-13T19:56:00Z"/>
                <w:rFonts w:cs="Times New Roman"/>
              </w:rPr>
            </w:pPr>
          </w:p>
        </w:tc>
        <w:tc>
          <w:tcPr>
            <w:tcW w:w="0" w:type="dxa"/>
            <w:tcPrChange w:id="942" w:author="Steff Guzmán" w:date="2023-03-13T19:20:00Z">
              <w:tcPr>
                <w:tcW w:w="652" w:type="dxa"/>
              </w:tcPr>
            </w:tcPrChange>
          </w:tcPr>
          <w:p w14:paraId="430C40F7" w14:textId="4DE4E8BE" w:rsidR="00A17136" w:rsidRPr="00BB53D7" w:rsidDel="00AC7859" w:rsidRDefault="00A17136" w:rsidP="005A4444">
            <w:pPr>
              <w:rPr>
                <w:del w:id="943" w:author="Steff Guzmán" w:date="2023-03-13T19:56:00Z"/>
                <w:rFonts w:cs="Times New Roman"/>
              </w:rPr>
            </w:pPr>
          </w:p>
        </w:tc>
        <w:tc>
          <w:tcPr>
            <w:tcW w:w="0" w:type="dxa"/>
            <w:tcPrChange w:id="944" w:author="Steff Guzmán" w:date="2023-03-13T19:20:00Z">
              <w:tcPr>
                <w:tcW w:w="652" w:type="dxa"/>
              </w:tcPr>
            </w:tcPrChange>
          </w:tcPr>
          <w:p w14:paraId="4825091D" w14:textId="61C18E0C" w:rsidR="00A17136" w:rsidRPr="00BB53D7" w:rsidDel="00AC7859" w:rsidRDefault="00A17136" w:rsidP="005A4444">
            <w:pPr>
              <w:rPr>
                <w:del w:id="945" w:author="Steff Guzmán" w:date="2023-03-13T19:56:00Z"/>
                <w:rFonts w:cs="Times New Roman"/>
              </w:rPr>
            </w:pPr>
          </w:p>
        </w:tc>
        <w:tc>
          <w:tcPr>
            <w:tcW w:w="0" w:type="dxa"/>
            <w:tcPrChange w:id="946" w:author="Steff Guzmán" w:date="2023-03-13T19:20:00Z">
              <w:tcPr>
                <w:tcW w:w="652" w:type="dxa"/>
              </w:tcPr>
            </w:tcPrChange>
          </w:tcPr>
          <w:p w14:paraId="4FDB7F04" w14:textId="59735812" w:rsidR="00A17136" w:rsidRPr="00BB53D7" w:rsidDel="00AC7859" w:rsidRDefault="00A17136" w:rsidP="005A4444">
            <w:pPr>
              <w:rPr>
                <w:del w:id="947" w:author="Steff Guzmán" w:date="2023-03-13T19:56:00Z"/>
                <w:rFonts w:cs="Times New Roman"/>
              </w:rPr>
            </w:pPr>
          </w:p>
        </w:tc>
        <w:tc>
          <w:tcPr>
            <w:tcW w:w="0" w:type="dxa"/>
            <w:tcPrChange w:id="948" w:author="Steff Guzmán" w:date="2023-03-13T19:20:00Z">
              <w:tcPr>
                <w:tcW w:w="652" w:type="dxa"/>
              </w:tcPr>
            </w:tcPrChange>
          </w:tcPr>
          <w:p w14:paraId="32A4A25B" w14:textId="39069217" w:rsidR="00A17136" w:rsidRPr="00BB53D7" w:rsidDel="00AC7859" w:rsidRDefault="00A17136" w:rsidP="005A4444">
            <w:pPr>
              <w:rPr>
                <w:del w:id="949" w:author="Steff Guzmán" w:date="2023-03-13T19:56:00Z"/>
                <w:rFonts w:cs="Times New Roman"/>
              </w:rPr>
            </w:pPr>
          </w:p>
        </w:tc>
        <w:tc>
          <w:tcPr>
            <w:tcW w:w="0" w:type="dxa"/>
            <w:tcPrChange w:id="950" w:author="Steff Guzmán" w:date="2023-03-13T19:20:00Z">
              <w:tcPr>
                <w:tcW w:w="652" w:type="dxa"/>
              </w:tcPr>
            </w:tcPrChange>
          </w:tcPr>
          <w:p w14:paraId="70F55818" w14:textId="4C1F573E" w:rsidR="00A17136" w:rsidRPr="00BB53D7" w:rsidDel="00AC7859" w:rsidRDefault="00A17136" w:rsidP="005A4444">
            <w:pPr>
              <w:rPr>
                <w:del w:id="951" w:author="Steff Guzmán" w:date="2023-03-13T19:56:00Z"/>
                <w:rFonts w:cs="Times New Roman"/>
              </w:rPr>
            </w:pPr>
          </w:p>
        </w:tc>
        <w:tc>
          <w:tcPr>
            <w:tcW w:w="0" w:type="dxa"/>
            <w:tcPrChange w:id="952" w:author="Steff Guzmán" w:date="2023-03-13T19:20:00Z">
              <w:tcPr>
                <w:tcW w:w="548" w:type="dxa"/>
              </w:tcPr>
            </w:tcPrChange>
          </w:tcPr>
          <w:p w14:paraId="0F418529" w14:textId="6962CC06" w:rsidR="00A17136" w:rsidRPr="00BB53D7" w:rsidDel="00AC7859" w:rsidRDefault="00A17136" w:rsidP="005A4444">
            <w:pPr>
              <w:rPr>
                <w:del w:id="953" w:author="Steff Guzmán" w:date="2023-03-13T19:56:00Z"/>
                <w:rFonts w:cs="Times New Roman"/>
              </w:rPr>
            </w:pPr>
          </w:p>
        </w:tc>
      </w:tr>
      <w:tr w:rsidR="00A17136" w:rsidRPr="00BB53D7" w:rsidDel="00AC7859" w14:paraId="38DD11BA" w14:textId="0BA8839B" w:rsidTr="005A4444">
        <w:trPr>
          <w:del w:id="954" w:author="Steff Guzmán" w:date="2023-03-13T19:56:00Z"/>
        </w:trPr>
        <w:tc>
          <w:tcPr>
            <w:tcW w:w="0" w:type="dxa"/>
            <w:tcPrChange w:id="955" w:author="Steff Guzmán" w:date="2023-03-13T19:20:00Z">
              <w:tcPr>
                <w:tcW w:w="1129" w:type="dxa"/>
              </w:tcPr>
            </w:tcPrChange>
          </w:tcPr>
          <w:p w14:paraId="53386114" w14:textId="4DA392AF"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956" w:author="Steff Guzmán" w:date="2023-03-13T19:56:00Z"/>
                <w:rFonts w:cs="Times New Roman"/>
                <w:szCs w:val="24"/>
              </w:rPr>
            </w:pPr>
            <w:del w:id="957" w:author="Steff Guzmán" w:date="2023-03-13T19:56:00Z">
              <w:r w:rsidRPr="00BB53D7" w:rsidDel="00AC7859">
                <w:rPr>
                  <w:rFonts w:cs="Times New Roman"/>
                  <w:szCs w:val="24"/>
                </w:rPr>
                <w:delText>Act. #2</w:delText>
              </w:r>
            </w:del>
          </w:p>
        </w:tc>
        <w:tc>
          <w:tcPr>
            <w:tcW w:w="0" w:type="dxa"/>
            <w:shd w:val="clear" w:color="auto" w:fill="D9E2F3" w:themeFill="accent1" w:themeFillTint="33"/>
            <w:tcPrChange w:id="958" w:author="Steff Guzmán" w:date="2023-03-13T19:20:00Z">
              <w:tcPr>
                <w:tcW w:w="993" w:type="dxa"/>
                <w:shd w:val="clear" w:color="auto" w:fill="D9E2F3" w:themeFill="accent1" w:themeFillTint="33"/>
              </w:tcPr>
            </w:tcPrChange>
          </w:tcPr>
          <w:p w14:paraId="34F11428" w14:textId="6C07954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59" w:author="Steff Guzmán" w:date="2023-03-13T19:56:00Z"/>
                <w:rFonts w:cs="Times New Roman"/>
              </w:rPr>
            </w:pPr>
            <w:del w:id="960" w:author="Steff Guzmán" w:date="2023-03-13T19:56:00Z">
              <w:r w:rsidRPr="00BB53D7" w:rsidDel="00AC7859">
                <w:rPr>
                  <w:rFonts w:cs="Times New Roman"/>
                </w:rPr>
                <w:delText>X</w:delText>
              </w:r>
            </w:del>
          </w:p>
        </w:tc>
        <w:tc>
          <w:tcPr>
            <w:tcW w:w="0" w:type="dxa"/>
            <w:shd w:val="clear" w:color="auto" w:fill="D9E2F3" w:themeFill="accent1" w:themeFillTint="33"/>
            <w:tcPrChange w:id="961" w:author="Steff Guzmán" w:date="2023-03-13T19:20:00Z">
              <w:tcPr>
                <w:tcW w:w="708" w:type="dxa"/>
                <w:shd w:val="clear" w:color="auto" w:fill="D9E2F3" w:themeFill="accent1" w:themeFillTint="33"/>
              </w:tcPr>
            </w:tcPrChange>
          </w:tcPr>
          <w:p w14:paraId="1F9F1ED8" w14:textId="18F0BB3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62" w:author="Steff Guzmán" w:date="2023-03-13T19:56:00Z"/>
                <w:rFonts w:cs="Times New Roman"/>
              </w:rPr>
            </w:pPr>
            <w:del w:id="963" w:author="Steff Guzmán" w:date="2023-03-13T19:56:00Z">
              <w:r w:rsidRPr="00BB53D7" w:rsidDel="00AC7859">
                <w:rPr>
                  <w:rFonts w:cs="Times New Roman"/>
                </w:rPr>
                <w:delText>X</w:delText>
              </w:r>
            </w:del>
          </w:p>
        </w:tc>
        <w:tc>
          <w:tcPr>
            <w:tcW w:w="0" w:type="dxa"/>
            <w:tcPrChange w:id="964" w:author="Steff Guzmán" w:date="2023-03-13T19:20:00Z">
              <w:tcPr>
                <w:tcW w:w="709" w:type="dxa"/>
              </w:tcPr>
            </w:tcPrChange>
          </w:tcPr>
          <w:p w14:paraId="366F15EB" w14:textId="664A098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65" w:author="Steff Guzmán" w:date="2023-03-13T19:56:00Z"/>
                <w:rFonts w:cs="Times New Roman"/>
              </w:rPr>
            </w:pPr>
          </w:p>
        </w:tc>
        <w:tc>
          <w:tcPr>
            <w:tcW w:w="0" w:type="dxa"/>
            <w:tcPrChange w:id="966" w:author="Steff Guzmán" w:date="2023-03-13T19:20:00Z">
              <w:tcPr>
                <w:tcW w:w="709" w:type="dxa"/>
              </w:tcPr>
            </w:tcPrChange>
          </w:tcPr>
          <w:p w14:paraId="5EA89CDB" w14:textId="415DAD1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67" w:author="Steff Guzmán" w:date="2023-03-13T19:56:00Z"/>
                <w:rFonts w:cs="Times New Roman"/>
              </w:rPr>
            </w:pPr>
          </w:p>
        </w:tc>
        <w:tc>
          <w:tcPr>
            <w:tcW w:w="0" w:type="dxa"/>
            <w:tcPrChange w:id="968" w:author="Steff Guzmán" w:date="2023-03-13T19:20:00Z">
              <w:tcPr>
                <w:tcW w:w="709" w:type="dxa"/>
              </w:tcPr>
            </w:tcPrChange>
          </w:tcPr>
          <w:p w14:paraId="05965827" w14:textId="41C5DB5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69" w:author="Steff Guzmán" w:date="2023-03-13T19:56:00Z"/>
                <w:rFonts w:cs="Times New Roman"/>
              </w:rPr>
            </w:pPr>
          </w:p>
        </w:tc>
        <w:tc>
          <w:tcPr>
            <w:tcW w:w="0" w:type="dxa"/>
            <w:tcPrChange w:id="970" w:author="Steff Guzmán" w:date="2023-03-13T19:20:00Z">
              <w:tcPr>
                <w:tcW w:w="708" w:type="dxa"/>
              </w:tcPr>
            </w:tcPrChange>
          </w:tcPr>
          <w:p w14:paraId="73C0746E" w14:textId="5E7B805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71" w:author="Steff Guzmán" w:date="2023-03-13T19:56:00Z"/>
                <w:rFonts w:cs="Times New Roman"/>
              </w:rPr>
            </w:pPr>
          </w:p>
        </w:tc>
        <w:tc>
          <w:tcPr>
            <w:tcW w:w="0" w:type="dxa"/>
            <w:tcPrChange w:id="972" w:author="Steff Guzmán" w:date="2023-03-13T19:20:00Z">
              <w:tcPr>
                <w:tcW w:w="754" w:type="dxa"/>
              </w:tcPr>
            </w:tcPrChange>
          </w:tcPr>
          <w:p w14:paraId="393F9CDE" w14:textId="42F7D2F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73" w:author="Steff Guzmán" w:date="2023-03-13T19:56:00Z"/>
                <w:rFonts w:cs="Times New Roman"/>
              </w:rPr>
            </w:pPr>
          </w:p>
        </w:tc>
        <w:tc>
          <w:tcPr>
            <w:tcW w:w="0" w:type="dxa"/>
            <w:tcPrChange w:id="974" w:author="Steff Guzmán" w:date="2023-03-13T19:20:00Z">
              <w:tcPr>
                <w:tcW w:w="652" w:type="dxa"/>
              </w:tcPr>
            </w:tcPrChange>
          </w:tcPr>
          <w:p w14:paraId="5871C2B2" w14:textId="38641DA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75" w:author="Steff Guzmán" w:date="2023-03-13T19:56:00Z"/>
                <w:rFonts w:cs="Times New Roman"/>
              </w:rPr>
            </w:pPr>
          </w:p>
        </w:tc>
        <w:tc>
          <w:tcPr>
            <w:tcW w:w="0" w:type="dxa"/>
            <w:tcPrChange w:id="976" w:author="Steff Guzmán" w:date="2023-03-13T19:20:00Z">
              <w:tcPr>
                <w:tcW w:w="652" w:type="dxa"/>
              </w:tcPr>
            </w:tcPrChange>
          </w:tcPr>
          <w:p w14:paraId="1F46FC89" w14:textId="73D248B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77" w:author="Steff Guzmán" w:date="2023-03-13T19:56:00Z"/>
                <w:rFonts w:cs="Times New Roman"/>
              </w:rPr>
            </w:pPr>
          </w:p>
        </w:tc>
        <w:tc>
          <w:tcPr>
            <w:tcW w:w="0" w:type="dxa"/>
            <w:tcPrChange w:id="978" w:author="Steff Guzmán" w:date="2023-03-13T19:20:00Z">
              <w:tcPr>
                <w:tcW w:w="655" w:type="dxa"/>
              </w:tcPr>
            </w:tcPrChange>
          </w:tcPr>
          <w:p w14:paraId="0152CD65" w14:textId="653B6A8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79" w:author="Steff Guzmán" w:date="2023-03-13T19:56:00Z"/>
                <w:rFonts w:cs="Times New Roman"/>
              </w:rPr>
            </w:pPr>
          </w:p>
        </w:tc>
        <w:tc>
          <w:tcPr>
            <w:tcW w:w="0" w:type="dxa"/>
            <w:tcPrChange w:id="980" w:author="Steff Guzmán" w:date="2023-03-13T19:20:00Z">
              <w:tcPr>
                <w:tcW w:w="652" w:type="dxa"/>
              </w:tcPr>
            </w:tcPrChange>
          </w:tcPr>
          <w:p w14:paraId="609E42F4" w14:textId="337331D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81" w:author="Steff Guzmán" w:date="2023-03-13T19:56:00Z"/>
                <w:rFonts w:cs="Times New Roman"/>
              </w:rPr>
            </w:pPr>
          </w:p>
        </w:tc>
        <w:tc>
          <w:tcPr>
            <w:tcW w:w="0" w:type="dxa"/>
            <w:tcPrChange w:id="982" w:author="Steff Guzmán" w:date="2023-03-13T19:20:00Z">
              <w:tcPr>
                <w:tcW w:w="652" w:type="dxa"/>
              </w:tcPr>
            </w:tcPrChange>
          </w:tcPr>
          <w:p w14:paraId="327B6B60" w14:textId="654BA25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83" w:author="Steff Guzmán" w:date="2023-03-13T19:56:00Z"/>
                <w:rFonts w:cs="Times New Roman"/>
              </w:rPr>
            </w:pPr>
          </w:p>
        </w:tc>
        <w:tc>
          <w:tcPr>
            <w:tcW w:w="0" w:type="dxa"/>
            <w:tcPrChange w:id="984" w:author="Steff Guzmán" w:date="2023-03-13T19:20:00Z">
              <w:tcPr>
                <w:tcW w:w="652" w:type="dxa"/>
              </w:tcPr>
            </w:tcPrChange>
          </w:tcPr>
          <w:p w14:paraId="43D313EC" w14:textId="219F443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85" w:author="Steff Guzmán" w:date="2023-03-13T19:56:00Z"/>
                <w:rFonts w:cs="Times New Roman"/>
              </w:rPr>
            </w:pPr>
          </w:p>
        </w:tc>
        <w:tc>
          <w:tcPr>
            <w:tcW w:w="0" w:type="dxa"/>
            <w:tcPrChange w:id="986" w:author="Steff Guzmán" w:date="2023-03-13T19:20:00Z">
              <w:tcPr>
                <w:tcW w:w="652" w:type="dxa"/>
              </w:tcPr>
            </w:tcPrChange>
          </w:tcPr>
          <w:p w14:paraId="13B01A9B" w14:textId="7608A15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87" w:author="Steff Guzmán" w:date="2023-03-13T19:56:00Z"/>
                <w:rFonts w:cs="Times New Roman"/>
              </w:rPr>
            </w:pPr>
          </w:p>
        </w:tc>
        <w:tc>
          <w:tcPr>
            <w:tcW w:w="0" w:type="dxa"/>
            <w:tcPrChange w:id="988" w:author="Steff Guzmán" w:date="2023-03-13T19:20:00Z">
              <w:tcPr>
                <w:tcW w:w="652" w:type="dxa"/>
              </w:tcPr>
            </w:tcPrChange>
          </w:tcPr>
          <w:p w14:paraId="65F965ED" w14:textId="4422324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89" w:author="Steff Guzmán" w:date="2023-03-13T19:56:00Z"/>
                <w:rFonts w:cs="Times New Roman"/>
              </w:rPr>
            </w:pPr>
          </w:p>
        </w:tc>
        <w:tc>
          <w:tcPr>
            <w:tcW w:w="0" w:type="dxa"/>
            <w:tcPrChange w:id="990" w:author="Steff Guzmán" w:date="2023-03-13T19:20:00Z">
              <w:tcPr>
                <w:tcW w:w="548" w:type="dxa"/>
              </w:tcPr>
            </w:tcPrChange>
          </w:tcPr>
          <w:p w14:paraId="2BC82917" w14:textId="6EF016D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991" w:author="Steff Guzmán" w:date="2023-03-13T19:56:00Z"/>
                <w:rFonts w:cs="Times New Roman"/>
              </w:rPr>
            </w:pPr>
          </w:p>
        </w:tc>
      </w:tr>
      <w:tr w:rsidR="00A17136" w:rsidRPr="00BB53D7" w:rsidDel="00AC7859" w14:paraId="030E2886" w14:textId="7FFA3FC1" w:rsidTr="005A4444">
        <w:trPr>
          <w:del w:id="992" w:author="Steff Guzmán" w:date="2023-03-13T19:56:00Z"/>
        </w:trPr>
        <w:tc>
          <w:tcPr>
            <w:tcW w:w="0" w:type="dxa"/>
            <w:tcPrChange w:id="993" w:author="Steff Guzmán" w:date="2023-03-13T19:20:00Z">
              <w:tcPr>
                <w:tcW w:w="1129" w:type="dxa"/>
              </w:tcPr>
            </w:tcPrChange>
          </w:tcPr>
          <w:p w14:paraId="13FDD328" w14:textId="1CBEBE6A"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994" w:author="Steff Guzmán" w:date="2023-03-13T19:56:00Z"/>
                <w:rFonts w:cs="Times New Roman"/>
                <w:szCs w:val="24"/>
              </w:rPr>
            </w:pPr>
            <w:del w:id="995" w:author="Steff Guzmán" w:date="2023-03-13T19:56:00Z">
              <w:r w:rsidRPr="00BB53D7" w:rsidDel="00AC7859">
                <w:rPr>
                  <w:rFonts w:cs="Times New Roman"/>
                  <w:szCs w:val="24"/>
                </w:rPr>
                <w:delText>Act. #3</w:delText>
              </w:r>
            </w:del>
          </w:p>
        </w:tc>
        <w:tc>
          <w:tcPr>
            <w:tcW w:w="0" w:type="dxa"/>
            <w:tcPrChange w:id="996" w:author="Steff Guzmán" w:date="2023-03-13T19:20:00Z">
              <w:tcPr>
                <w:tcW w:w="993" w:type="dxa"/>
              </w:tcPr>
            </w:tcPrChange>
          </w:tcPr>
          <w:p w14:paraId="0B9A5D0F" w14:textId="5C9BA353" w:rsidR="00A17136" w:rsidRPr="00BB53D7" w:rsidDel="00AC7859" w:rsidRDefault="00A17136" w:rsidP="005A4444">
            <w:pPr>
              <w:rPr>
                <w:del w:id="997" w:author="Steff Guzmán" w:date="2023-03-13T19:56:00Z"/>
                <w:rFonts w:cs="Times New Roman"/>
              </w:rPr>
            </w:pPr>
          </w:p>
        </w:tc>
        <w:tc>
          <w:tcPr>
            <w:tcW w:w="0" w:type="dxa"/>
            <w:shd w:val="clear" w:color="auto" w:fill="D9E2F3" w:themeFill="accent1" w:themeFillTint="33"/>
            <w:tcPrChange w:id="998" w:author="Steff Guzmán" w:date="2023-03-13T19:20:00Z">
              <w:tcPr>
                <w:tcW w:w="708" w:type="dxa"/>
                <w:shd w:val="clear" w:color="auto" w:fill="D9E2F3" w:themeFill="accent1" w:themeFillTint="33"/>
              </w:tcPr>
            </w:tcPrChange>
          </w:tcPr>
          <w:p w14:paraId="3BF0AC6A" w14:textId="72239B04" w:rsidR="00A17136" w:rsidRPr="00BB53D7" w:rsidDel="00AC7859" w:rsidRDefault="00A17136" w:rsidP="005A4444">
            <w:pPr>
              <w:rPr>
                <w:del w:id="999" w:author="Steff Guzmán" w:date="2023-03-13T19:56:00Z"/>
                <w:rFonts w:cs="Times New Roman"/>
              </w:rPr>
            </w:pPr>
            <w:del w:id="1000" w:author="Steff Guzmán" w:date="2023-03-13T19:56:00Z">
              <w:r w:rsidRPr="00BB53D7" w:rsidDel="00AC7859">
                <w:rPr>
                  <w:rFonts w:cs="Times New Roman"/>
                </w:rPr>
                <w:delText>X</w:delText>
              </w:r>
            </w:del>
          </w:p>
        </w:tc>
        <w:tc>
          <w:tcPr>
            <w:tcW w:w="0" w:type="dxa"/>
            <w:tcPrChange w:id="1001" w:author="Steff Guzmán" w:date="2023-03-13T19:20:00Z">
              <w:tcPr>
                <w:tcW w:w="709" w:type="dxa"/>
              </w:tcPr>
            </w:tcPrChange>
          </w:tcPr>
          <w:p w14:paraId="1B133F8B" w14:textId="5AFEDB64" w:rsidR="00A17136" w:rsidRPr="00BB53D7" w:rsidDel="00AC7859" w:rsidRDefault="00A17136" w:rsidP="005A4444">
            <w:pPr>
              <w:rPr>
                <w:del w:id="1002" w:author="Steff Guzmán" w:date="2023-03-13T19:56:00Z"/>
                <w:rFonts w:cs="Times New Roman"/>
              </w:rPr>
            </w:pPr>
          </w:p>
        </w:tc>
        <w:tc>
          <w:tcPr>
            <w:tcW w:w="0" w:type="dxa"/>
            <w:tcPrChange w:id="1003" w:author="Steff Guzmán" w:date="2023-03-13T19:20:00Z">
              <w:tcPr>
                <w:tcW w:w="709" w:type="dxa"/>
              </w:tcPr>
            </w:tcPrChange>
          </w:tcPr>
          <w:p w14:paraId="4C797397" w14:textId="7E337DBD" w:rsidR="00A17136" w:rsidRPr="00BB53D7" w:rsidDel="00AC7859" w:rsidRDefault="00A17136" w:rsidP="005A4444">
            <w:pPr>
              <w:rPr>
                <w:del w:id="1004" w:author="Steff Guzmán" w:date="2023-03-13T19:56:00Z"/>
                <w:rFonts w:cs="Times New Roman"/>
              </w:rPr>
            </w:pPr>
          </w:p>
        </w:tc>
        <w:tc>
          <w:tcPr>
            <w:tcW w:w="0" w:type="dxa"/>
            <w:tcPrChange w:id="1005" w:author="Steff Guzmán" w:date="2023-03-13T19:20:00Z">
              <w:tcPr>
                <w:tcW w:w="709" w:type="dxa"/>
              </w:tcPr>
            </w:tcPrChange>
          </w:tcPr>
          <w:p w14:paraId="6A543541" w14:textId="186BC9E0" w:rsidR="00A17136" w:rsidRPr="00BB53D7" w:rsidDel="00AC7859" w:rsidRDefault="00A17136" w:rsidP="005A4444">
            <w:pPr>
              <w:rPr>
                <w:del w:id="1006" w:author="Steff Guzmán" w:date="2023-03-13T19:56:00Z"/>
                <w:rFonts w:cs="Times New Roman"/>
              </w:rPr>
            </w:pPr>
          </w:p>
        </w:tc>
        <w:tc>
          <w:tcPr>
            <w:tcW w:w="0" w:type="dxa"/>
            <w:tcPrChange w:id="1007" w:author="Steff Guzmán" w:date="2023-03-13T19:20:00Z">
              <w:tcPr>
                <w:tcW w:w="708" w:type="dxa"/>
              </w:tcPr>
            </w:tcPrChange>
          </w:tcPr>
          <w:p w14:paraId="3B8BF0CE" w14:textId="7A2C66EB" w:rsidR="00A17136" w:rsidRPr="00BB53D7" w:rsidDel="00AC7859" w:rsidRDefault="00A17136" w:rsidP="005A4444">
            <w:pPr>
              <w:rPr>
                <w:del w:id="1008" w:author="Steff Guzmán" w:date="2023-03-13T19:56:00Z"/>
                <w:rFonts w:cs="Times New Roman"/>
              </w:rPr>
            </w:pPr>
          </w:p>
        </w:tc>
        <w:tc>
          <w:tcPr>
            <w:tcW w:w="0" w:type="dxa"/>
            <w:tcPrChange w:id="1009" w:author="Steff Guzmán" w:date="2023-03-13T19:20:00Z">
              <w:tcPr>
                <w:tcW w:w="754" w:type="dxa"/>
              </w:tcPr>
            </w:tcPrChange>
          </w:tcPr>
          <w:p w14:paraId="02A1E1C9" w14:textId="14754FB1" w:rsidR="00A17136" w:rsidRPr="00BB53D7" w:rsidDel="00AC7859" w:rsidRDefault="00A17136" w:rsidP="005A4444">
            <w:pPr>
              <w:rPr>
                <w:del w:id="1010" w:author="Steff Guzmán" w:date="2023-03-13T19:56:00Z"/>
                <w:rFonts w:cs="Times New Roman"/>
              </w:rPr>
            </w:pPr>
          </w:p>
        </w:tc>
        <w:tc>
          <w:tcPr>
            <w:tcW w:w="0" w:type="dxa"/>
            <w:tcPrChange w:id="1011" w:author="Steff Guzmán" w:date="2023-03-13T19:20:00Z">
              <w:tcPr>
                <w:tcW w:w="652" w:type="dxa"/>
              </w:tcPr>
            </w:tcPrChange>
          </w:tcPr>
          <w:p w14:paraId="175F926C" w14:textId="737EF8C3" w:rsidR="00A17136" w:rsidRPr="00BB53D7" w:rsidDel="00AC7859" w:rsidRDefault="00A17136" w:rsidP="005A4444">
            <w:pPr>
              <w:rPr>
                <w:del w:id="1012" w:author="Steff Guzmán" w:date="2023-03-13T19:56:00Z"/>
                <w:rFonts w:cs="Times New Roman"/>
              </w:rPr>
            </w:pPr>
          </w:p>
        </w:tc>
        <w:tc>
          <w:tcPr>
            <w:tcW w:w="0" w:type="dxa"/>
            <w:tcPrChange w:id="1013" w:author="Steff Guzmán" w:date="2023-03-13T19:20:00Z">
              <w:tcPr>
                <w:tcW w:w="652" w:type="dxa"/>
              </w:tcPr>
            </w:tcPrChange>
          </w:tcPr>
          <w:p w14:paraId="4880E7C4" w14:textId="691A4B45" w:rsidR="00A17136" w:rsidRPr="00BB53D7" w:rsidDel="00AC7859" w:rsidRDefault="00A17136" w:rsidP="005A4444">
            <w:pPr>
              <w:rPr>
                <w:del w:id="1014" w:author="Steff Guzmán" w:date="2023-03-13T19:56:00Z"/>
                <w:rFonts w:cs="Times New Roman"/>
              </w:rPr>
            </w:pPr>
          </w:p>
        </w:tc>
        <w:tc>
          <w:tcPr>
            <w:tcW w:w="0" w:type="dxa"/>
            <w:tcPrChange w:id="1015" w:author="Steff Guzmán" w:date="2023-03-13T19:20:00Z">
              <w:tcPr>
                <w:tcW w:w="655" w:type="dxa"/>
              </w:tcPr>
            </w:tcPrChange>
          </w:tcPr>
          <w:p w14:paraId="14483355" w14:textId="30C68EC7" w:rsidR="00A17136" w:rsidRPr="00BB53D7" w:rsidDel="00AC7859" w:rsidRDefault="00A17136" w:rsidP="005A4444">
            <w:pPr>
              <w:rPr>
                <w:del w:id="1016" w:author="Steff Guzmán" w:date="2023-03-13T19:56:00Z"/>
                <w:rFonts w:cs="Times New Roman"/>
              </w:rPr>
            </w:pPr>
          </w:p>
        </w:tc>
        <w:tc>
          <w:tcPr>
            <w:tcW w:w="0" w:type="dxa"/>
            <w:tcPrChange w:id="1017" w:author="Steff Guzmán" w:date="2023-03-13T19:20:00Z">
              <w:tcPr>
                <w:tcW w:w="652" w:type="dxa"/>
              </w:tcPr>
            </w:tcPrChange>
          </w:tcPr>
          <w:p w14:paraId="30E5F149" w14:textId="4C6033AC" w:rsidR="00A17136" w:rsidRPr="00BB53D7" w:rsidDel="00AC7859" w:rsidRDefault="00A17136" w:rsidP="005A4444">
            <w:pPr>
              <w:rPr>
                <w:del w:id="1018" w:author="Steff Guzmán" w:date="2023-03-13T19:56:00Z"/>
                <w:rFonts w:cs="Times New Roman"/>
              </w:rPr>
            </w:pPr>
          </w:p>
        </w:tc>
        <w:tc>
          <w:tcPr>
            <w:tcW w:w="0" w:type="dxa"/>
            <w:tcPrChange w:id="1019" w:author="Steff Guzmán" w:date="2023-03-13T19:20:00Z">
              <w:tcPr>
                <w:tcW w:w="652" w:type="dxa"/>
              </w:tcPr>
            </w:tcPrChange>
          </w:tcPr>
          <w:p w14:paraId="00665A36" w14:textId="21AB1CFC" w:rsidR="00A17136" w:rsidRPr="00BB53D7" w:rsidDel="00AC7859" w:rsidRDefault="00A17136" w:rsidP="005A4444">
            <w:pPr>
              <w:rPr>
                <w:del w:id="1020" w:author="Steff Guzmán" w:date="2023-03-13T19:56:00Z"/>
                <w:rFonts w:cs="Times New Roman"/>
              </w:rPr>
            </w:pPr>
          </w:p>
        </w:tc>
        <w:tc>
          <w:tcPr>
            <w:tcW w:w="0" w:type="dxa"/>
            <w:tcPrChange w:id="1021" w:author="Steff Guzmán" w:date="2023-03-13T19:20:00Z">
              <w:tcPr>
                <w:tcW w:w="652" w:type="dxa"/>
              </w:tcPr>
            </w:tcPrChange>
          </w:tcPr>
          <w:p w14:paraId="719F712D" w14:textId="3C83BEAC" w:rsidR="00A17136" w:rsidRPr="00BB53D7" w:rsidDel="00AC7859" w:rsidRDefault="00A17136" w:rsidP="005A4444">
            <w:pPr>
              <w:rPr>
                <w:del w:id="1022" w:author="Steff Guzmán" w:date="2023-03-13T19:56:00Z"/>
                <w:rFonts w:cs="Times New Roman"/>
              </w:rPr>
            </w:pPr>
          </w:p>
        </w:tc>
        <w:tc>
          <w:tcPr>
            <w:tcW w:w="0" w:type="dxa"/>
            <w:tcPrChange w:id="1023" w:author="Steff Guzmán" w:date="2023-03-13T19:20:00Z">
              <w:tcPr>
                <w:tcW w:w="652" w:type="dxa"/>
              </w:tcPr>
            </w:tcPrChange>
          </w:tcPr>
          <w:p w14:paraId="0CC5C7F5" w14:textId="25369F22" w:rsidR="00A17136" w:rsidRPr="00BB53D7" w:rsidDel="00AC7859" w:rsidRDefault="00A17136" w:rsidP="005A4444">
            <w:pPr>
              <w:rPr>
                <w:del w:id="1024" w:author="Steff Guzmán" w:date="2023-03-13T19:56:00Z"/>
                <w:rFonts w:cs="Times New Roman"/>
              </w:rPr>
            </w:pPr>
          </w:p>
        </w:tc>
        <w:tc>
          <w:tcPr>
            <w:tcW w:w="0" w:type="dxa"/>
            <w:tcPrChange w:id="1025" w:author="Steff Guzmán" w:date="2023-03-13T19:20:00Z">
              <w:tcPr>
                <w:tcW w:w="652" w:type="dxa"/>
              </w:tcPr>
            </w:tcPrChange>
          </w:tcPr>
          <w:p w14:paraId="1A94C691" w14:textId="3B839C3D" w:rsidR="00A17136" w:rsidRPr="00BB53D7" w:rsidDel="00AC7859" w:rsidRDefault="00A17136" w:rsidP="005A4444">
            <w:pPr>
              <w:rPr>
                <w:del w:id="1026" w:author="Steff Guzmán" w:date="2023-03-13T19:56:00Z"/>
                <w:rFonts w:cs="Times New Roman"/>
              </w:rPr>
            </w:pPr>
          </w:p>
        </w:tc>
        <w:tc>
          <w:tcPr>
            <w:tcW w:w="0" w:type="dxa"/>
            <w:tcPrChange w:id="1027" w:author="Steff Guzmán" w:date="2023-03-13T19:20:00Z">
              <w:tcPr>
                <w:tcW w:w="548" w:type="dxa"/>
              </w:tcPr>
            </w:tcPrChange>
          </w:tcPr>
          <w:p w14:paraId="589263DE" w14:textId="430DB58A" w:rsidR="00A17136" w:rsidRPr="00BB53D7" w:rsidDel="00AC7859" w:rsidRDefault="00A17136" w:rsidP="005A4444">
            <w:pPr>
              <w:rPr>
                <w:del w:id="1028" w:author="Steff Guzmán" w:date="2023-03-13T19:56:00Z"/>
                <w:rFonts w:cs="Times New Roman"/>
              </w:rPr>
            </w:pPr>
          </w:p>
        </w:tc>
      </w:tr>
      <w:tr w:rsidR="00A17136" w:rsidRPr="00BB53D7" w:rsidDel="00AC7859" w14:paraId="43D7DDA9" w14:textId="6362E440" w:rsidTr="005A4444">
        <w:trPr>
          <w:del w:id="1029" w:author="Steff Guzmán" w:date="2023-03-13T19:56:00Z"/>
        </w:trPr>
        <w:tc>
          <w:tcPr>
            <w:tcW w:w="0" w:type="dxa"/>
            <w:tcPrChange w:id="1030" w:author="Steff Guzmán" w:date="2023-03-13T19:20:00Z">
              <w:tcPr>
                <w:tcW w:w="1129" w:type="dxa"/>
              </w:tcPr>
            </w:tcPrChange>
          </w:tcPr>
          <w:p w14:paraId="51354D3C" w14:textId="6C29CCE6"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031" w:author="Steff Guzmán" w:date="2023-03-13T19:56:00Z"/>
                <w:rFonts w:cs="Times New Roman"/>
                <w:szCs w:val="24"/>
              </w:rPr>
            </w:pPr>
            <w:del w:id="1032" w:author="Steff Guzmán" w:date="2023-03-13T19:56:00Z">
              <w:r w:rsidRPr="00BB53D7" w:rsidDel="00AC7859">
                <w:rPr>
                  <w:rFonts w:cs="Times New Roman"/>
                  <w:szCs w:val="24"/>
                </w:rPr>
                <w:delText>Act. #4</w:delText>
              </w:r>
            </w:del>
          </w:p>
        </w:tc>
        <w:tc>
          <w:tcPr>
            <w:tcW w:w="0" w:type="dxa"/>
            <w:tcPrChange w:id="1033" w:author="Steff Guzmán" w:date="2023-03-13T19:20:00Z">
              <w:tcPr>
                <w:tcW w:w="993" w:type="dxa"/>
              </w:tcPr>
            </w:tcPrChange>
          </w:tcPr>
          <w:p w14:paraId="04E0C541" w14:textId="1AA6876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34" w:author="Steff Guzmán" w:date="2023-03-13T19:56:00Z"/>
                <w:rFonts w:cs="Times New Roman"/>
              </w:rPr>
            </w:pPr>
          </w:p>
        </w:tc>
        <w:tc>
          <w:tcPr>
            <w:tcW w:w="0" w:type="dxa"/>
            <w:shd w:val="clear" w:color="auto" w:fill="D9E2F3" w:themeFill="accent1" w:themeFillTint="33"/>
            <w:tcPrChange w:id="1035" w:author="Steff Guzmán" w:date="2023-03-13T19:20:00Z">
              <w:tcPr>
                <w:tcW w:w="708" w:type="dxa"/>
                <w:shd w:val="clear" w:color="auto" w:fill="D9E2F3" w:themeFill="accent1" w:themeFillTint="33"/>
              </w:tcPr>
            </w:tcPrChange>
          </w:tcPr>
          <w:p w14:paraId="3DFBF98C" w14:textId="321649F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36" w:author="Steff Guzmán" w:date="2023-03-13T19:56:00Z"/>
                <w:rFonts w:cs="Times New Roman"/>
              </w:rPr>
            </w:pPr>
            <w:del w:id="1037" w:author="Steff Guzmán" w:date="2023-03-13T19:56:00Z">
              <w:r w:rsidRPr="00BB53D7" w:rsidDel="00AC7859">
                <w:rPr>
                  <w:rFonts w:cs="Times New Roman"/>
                </w:rPr>
                <w:delText>X</w:delText>
              </w:r>
            </w:del>
          </w:p>
        </w:tc>
        <w:tc>
          <w:tcPr>
            <w:tcW w:w="0" w:type="dxa"/>
            <w:shd w:val="clear" w:color="auto" w:fill="D9E2F3" w:themeFill="accent1" w:themeFillTint="33"/>
            <w:tcPrChange w:id="1038" w:author="Steff Guzmán" w:date="2023-03-13T19:20:00Z">
              <w:tcPr>
                <w:tcW w:w="709" w:type="dxa"/>
                <w:shd w:val="clear" w:color="auto" w:fill="D9E2F3" w:themeFill="accent1" w:themeFillTint="33"/>
              </w:tcPr>
            </w:tcPrChange>
          </w:tcPr>
          <w:p w14:paraId="06A14CC6" w14:textId="31F3DA1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39" w:author="Steff Guzmán" w:date="2023-03-13T19:56:00Z"/>
                <w:rFonts w:cs="Times New Roman"/>
              </w:rPr>
            </w:pPr>
            <w:del w:id="1040" w:author="Steff Guzmán" w:date="2023-03-13T19:56:00Z">
              <w:r w:rsidRPr="00BB53D7" w:rsidDel="00AC7859">
                <w:rPr>
                  <w:rFonts w:cs="Times New Roman"/>
                </w:rPr>
                <w:delText>X</w:delText>
              </w:r>
            </w:del>
          </w:p>
        </w:tc>
        <w:tc>
          <w:tcPr>
            <w:tcW w:w="0" w:type="dxa"/>
            <w:shd w:val="clear" w:color="auto" w:fill="D9E2F3" w:themeFill="accent1" w:themeFillTint="33"/>
            <w:tcPrChange w:id="1041" w:author="Steff Guzmán" w:date="2023-03-13T19:20:00Z">
              <w:tcPr>
                <w:tcW w:w="709" w:type="dxa"/>
                <w:shd w:val="clear" w:color="auto" w:fill="D9E2F3" w:themeFill="accent1" w:themeFillTint="33"/>
              </w:tcPr>
            </w:tcPrChange>
          </w:tcPr>
          <w:p w14:paraId="750B0465" w14:textId="559440B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42" w:author="Steff Guzmán" w:date="2023-03-13T19:56:00Z"/>
                <w:rFonts w:cs="Times New Roman"/>
              </w:rPr>
            </w:pPr>
            <w:del w:id="1043" w:author="Steff Guzmán" w:date="2023-03-13T19:56:00Z">
              <w:r w:rsidRPr="00BB53D7" w:rsidDel="00AC7859">
                <w:rPr>
                  <w:rFonts w:cs="Times New Roman"/>
                </w:rPr>
                <w:delText>X</w:delText>
              </w:r>
            </w:del>
          </w:p>
        </w:tc>
        <w:tc>
          <w:tcPr>
            <w:tcW w:w="0" w:type="dxa"/>
            <w:tcPrChange w:id="1044" w:author="Steff Guzmán" w:date="2023-03-13T19:20:00Z">
              <w:tcPr>
                <w:tcW w:w="709" w:type="dxa"/>
              </w:tcPr>
            </w:tcPrChange>
          </w:tcPr>
          <w:p w14:paraId="42B486EF" w14:textId="33844D7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45" w:author="Steff Guzmán" w:date="2023-03-13T19:56:00Z"/>
                <w:rFonts w:cs="Times New Roman"/>
              </w:rPr>
            </w:pPr>
          </w:p>
        </w:tc>
        <w:tc>
          <w:tcPr>
            <w:tcW w:w="0" w:type="dxa"/>
            <w:tcPrChange w:id="1046" w:author="Steff Guzmán" w:date="2023-03-13T19:20:00Z">
              <w:tcPr>
                <w:tcW w:w="708" w:type="dxa"/>
              </w:tcPr>
            </w:tcPrChange>
          </w:tcPr>
          <w:p w14:paraId="22A95C90" w14:textId="759D31B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47" w:author="Steff Guzmán" w:date="2023-03-13T19:56:00Z"/>
                <w:rFonts w:cs="Times New Roman"/>
              </w:rPr>
            </w:pPr>
          </w:p>
        </w:tc>
        <w:tc>
          <w:tcPr>
            <w:tcW w:w="0" w:type="dxa"/>
            <w:tcPrChange w:id="1048" w:author="Steff Guzmán" w:date="2023-03-13T19:20:00Z">
              <w:tcPr>
                <w:tcW w:w="754" w:type="dxa"/>
              </w:tcPr>
            </w:tcPrChange>
          </w:tcPr>
          <w:p w14:paraId="5650BCB4" w14:textId="2A88FEA4"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49" w:author="Steff Guzmán" w:date="2023-03-13T19:56:00Z"/>
                <w:rFonts w:cs="Times New Roman"/>
              </w:rPr>
            </w:pPr>
          </w:p>
        </w:tc>
        <w:tc>
          <w:tcPr>
            <w:tcW w:w="0" w:type="dxa"/>
            <w:tcPrChange w:id="1050" w:author="Steff Guzmán" w:date="2023-03-13T19:20:00Z">
              <w:tcPr>
                <w:tcW w:w="652" w:type="dxa"/>
              </w:tcPr>
            </w:tcPrChange>
          </w:tcPr>
          <w:p w14:paraId="72642EAA" w14:textId="649DA63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51" w:author="Steff Guzmán" w:date="2023-03-13T19:56:00Z"/>
                <w:rFonts w:cs="Times New Roman"/>
              </w:rPr>
            </w:pPr>
          </w:p>
        </w:tc>
        <w:tc>
          <w:tcPr>
            <w:tcW w:w="0" w:type="dxa"/>
            <w:tcPrChange w:id="1052" w:author="Steff Guzmán" w:date="2023-03-13T19:20:00Z">
              <w:tcPr>
                <w:tcW w:w="652" w:type="dxa"/>
              </w:tcPr>
            </w:tcPrChange>
          </w:tcPr>
          <w:p w14:paraId="085F1178" w14:textId="0EFEF84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53" w:author="Steff Guzmán" w:date="2023-03-13T19:56:00Z"/>
                <w:rFonts w:cs="Times New Roman"/>
              </w:rPr>
            </w:pPr>
          </w:p>
        </w:tc>
        <w:tc>
          <w:tcPr>
            <w:tcW w:w="0" w:type="dxa"/>
            <w:tcPrChange w:id="1054" w:author="Steff Guzmán" w:date="2023-03-13T19:20:00Z">
              <w:tcPr>
                <w:tcW w:w="655" w:type="dxa"/>
              </w:tcPr>
            </w:tcPrChange>
          </w:tcPr>
          <w:p w14:paraId="422DD6AD" w14:textId="66889E2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55" w:author="Steff Guzmán" w:date="2023-03-13T19:56:00Z"/>
                <w:rFonts w:cs="Times New Roman"/>
              </w:rPr>
            </w:pPr>
          </w:p>
        </w:tc>
        <w:tc>
          <w:tcPr>
            <w:tcW w:w="0" w:type="dxa"/>
            <w:tcPrChange w:id="1056" w:author="Steff Guzmán" w:date="2023-03-13T19:20:00Z">
              <w:tcPr>
                <w:tcW w:w="652" w:type="dxa"/>
              </w:tcPr>
            </w:tcPrChange>
          </w:tcPr>
          <w:p w14:paraId="73917985" w14:textId="2227310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57" w:author="Steff Guzmán" w:date="2023-03-13T19:56:00Z"/>
                <w:rFonts w:cs="Times New Roman"/>
              </w:rPr>
            </w:pPr>
          </w:p>
        </w:tc>
        <w:tc>
          <w:tcPr>
            <w:tcW w:w="0" w:type="dxa"/>
            <w:tcPrChange w:id="1058" w:author="Steff Guzmán" w:date="2023-03-13T19:20:00Z">
              <w:tcPr>
                <w:tcW w:w="652" w:type="dxa"/>
              </w:tcPr>
            </w:tcPrChange>
          </w:tcPr>
          <w:p w14:paraId="2EEFD8E1" w14:textId="548FC51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59" w:author="Steff Guzmán" w:date="2023-03-13T19:56:00Z"/>
                <w:rFonts w:cs="Times New Roman"/>
              </w:rPr>
            </w:pPr>
          </w:p>
        </w:tc>
        <w:tc>
          <w:tcPr>
            <w:tcW w:w="0" w:type="dxa"/>
            <w:tcPrChange w:id="1060" w:author="Steff Guzmán" w:date="2023-03-13T19:20:00Z">
              <w:tcPr>
                <w:tcW w:w="652" w:type="dxa"/>
              </w:tcPr>
            </w:tcPrChange>
          </w:tcPr>
          <w:p w14:paraId="4260096D" w14:textId="2A89A388"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61" w:author="Steff Guzmán" w:date="2023-03-13T19:56:00Z"/>
                <w:rFonts w:cs="Times New Roman"/>
              </w:rPr>
            </w:pPr>
          </w:p>
        </w:tc>
        <w:tc>
          <w:tcPr>
            <w:tcW w:w="0" w:type="dxa"/>
            <w:tcPrChange w:id="1062" w:author="Steff Guzmán" w:date="2023-03-13T19:20:00Z">
              <w:tcPr>
                <w:tcW w:w="652" w:type="dxa"/>
              </w:tcPr>
            </w:tcPrChange>
          </w:tcPr>
          <w:p w14:paraId="795684B1" w14:textId="7D53628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63" w:author="Steff Guzmán" w:date="2023-03-13T19:56:00Z"/>
                <w:rFonts w:cs="Times New Roman"/>
              </w:rPr>
            </w:pPr>
          </w:p>
        </w:tc>
        <w:tc>
          <w:tcPr>
            <w:tcW w:w="0" w:type="dxa"/>
            <w:tcPrChange w:id="1064" w:author="Steff Guzmán" w:date="2023-03-13T19:20:00Z">
              <w:tcPr>
                <w:tcW w:w="652" w:type="dxa"/>
              </w:tcPr>
            </w:tcPrChange>
          </w:tcPr>
          <w:p w14:paraId="072D824D" w14:textId="02F707B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65" w:author="Steff Guzmán" w:date="2023-03-13T19:56:00Z"/>
                <w:rFonts w:cs="Times New Roman"/>
              </w:rPr>
            </w:pPr>
          </w:p>
        </w:tc>
        <w:tc>
          <w:tcPr>
            <w:tcW w:w="0" w:type="dxa"/>
            <w:tcPrChange w:id="1066" w:author="Steff Guzmán" w:date="2023-03-13T19:20:00Z">
              <w:tcPr>
                <w:tcW w:w="548" w:type="dxa"/>
              </w:tcPr>
            </w:tcPrChange>
          </w:tcPr>
          <w:p w14:paraId="77EC6B28" w14:textId="59EFE64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067" w:author="Steff Guzmán" w:date="2023-03-13T19:56:00Z"/>
                <w:rFonts w:cs="Times New Roman"/>
              </w:rPr>
            </w:pPr>
          </w:p>
        </w:tc>
      </w:tr>
      <w:tr w:rsidR="00A17136" w:rsidRPr="00BB53D7" w:rsidDel="00AC7859" w14:paraId="5A7F36E5" w14:textId="058E2CAB" w:rsidTr="005A4444">
        <w:trPr>
          <w:del w:id="1068" w:author="Steff Guzmán" w:date="2023-03-13T19:56:00Z"/>
        </w:trPr>
        <w:tc>
          <w:tcPr>
            <w:tcW w:w="0" w:type="dxa"/>
            <w:tcPrChange w:id="1069" w:author="Steff Guzmán" w:date="2023-03-13T19:20:00Z">
              <w:tcPr>
                <w:tcW w:w="1129" w:type="dxa"/>
              </w:tcPr>
            </w:tcPrChange>
          </w:tcPr>
          <w:p w14:paraId="4B5F673F" w14:textId="70E49345"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070" w:author="Steff Guzmán" w:date="2023-03-13T19:56:00Z"/>
                <w:rFonts w:cs="Times New Roman"/>
                <w:szCs w:val="24"/>
              </w:rPr>
            </w:pPr>
            <w:del w:id="1071" w:author="Steff Guzmán" w:date="2023-03-13T19:56:00Z">
              <w:r w:rsidRPr="00BB53D7" w:rsidDel="00AC7859">
                <w:rPr>
                  <w:rFonts w:cs="Times New Roman"/>
                  <w:szCs w:val="24"/>
                </w:rPr>
                <w:delText>Act. #5</w:delText>
              </w:r>
            </w:del>
          </w:p>
        </w:tc>
        <w:tc>
          <w:tcPr>
            <w:tcW w:w="0" w:type="dxa"/>
            <w:tcPrChange w:id="1072" w:author="Steff Guzmán" w:date="2023-03-13T19:20:00Z">
              <w:tcPr>
                <w:tcW w:w="993" w:type="dxa"/>
              </w:tcPr>
            </w:tcPrChange>
          </w:tcPr>
          <w:p w14:paraId="2608C756" w14:textId="0BF2BC66" w:rsidR="00A17136" w:rsidRPr="00BB53D7" w:rsidDel="00AC7859" w:rsidRDefault="00A17136" w:rsidP="005A4444">
            <w:pPr>
              <w:rPr>
                <w:del w:id="1073" w:author="Steff Guzmán" w:date="2023-03-13T19:56:00Z"/>
                <w:rFonts w:cs="Times New Roman"/>
              </w:rPr>
            </w:pPr>
          </w:p>
        </w:tc>
        <w:tc>
          <w:tcPr>
            <w:tcW w:w="0" w:type="dxa"/>
            <w:tcPrChange w:id="1074" w:author="Steff Guzmán" w:date="2023-03-13T19:20:00Z">
              <w:tcPr>
                <w:tcW w:w="708" w:type="dxa"/>
              </w:tcPr>
            </w:tcPrChange>
          </w:tcPr>
          <w:p w14:paraId="39D3F3DA" w14:textId="7A32521E" w:rsidR="00A17136" w:rsidRPr="00BB53D7" w:rsidDel="00AC7859" w:rsidRDefault="00A17136" w:rsidP="005A4444">
            <w:pPr>
              <w:rPr>
                <w:del w:id="1075" w:author="Steff Guzmán" w:date="2023-03-13T19:56:00Z"/>
                <w:rFonts w:cs="Times New Roman"/>
              </w:rPr>
            </w:pPr>
          </w:p>
        </w:tc>
        <w:tc>
          <w:tcPr>
            <w:tcW w:w="0" w:type="dxa"/>
            <w:shd w:val="clear" w:color="auto" w:fill="D9E2F3" w:themeFill="accent1" w:themeFillTint="33"/>
            <w:tcPrChange w:id="1076" w:author="Steff Guzmán" w:date="2023-03-13T19:20:00Z">
              <w:tcPr>
                <w:tcW w:w="709" w:type="dxa"/>
                <w:shd w:val="clear" w:color="auto" w:fill="D9E2F3" w:themeFill="accent1" w:themeFillTint="33"/>
              </w:tcPr>
            </w:tcPrChange>
          </w:tcPr>
          <w:p w14:paraId="133EC239" w14:textId="4F88D9CF" w:rsidR="00A17136" w:rsidRPr="00BB53D7" w:rsidDel="00AC7859" w:rsidRDefault="00A17136" w:rsidP="005A4444">
            <w:pPr>
              <w:rPr>
                <w:del w:id="1077" w:author="Steff Guzmán" w:date="2023-03-13T19:56:00Z"/>
                <w:rFonts w:cs="Times New Roman"/>
              </w:rPr>
            </w:pPr>
            <w:del w:id="1078" w:author="Steff Guzmán" w:date="2023-03-13T19:56:00Z">
              <w:r w:rsidRPr="00BB53D7" w:rsidDel="00AC7859">
                <w:rPr>
                  <w:rFonts w:cs="Times New Roman"/>
                </w:rPr>
                <w:delText>X</w:delText>
              </w:r>
            </w:del>
          </w:p>
        </w:tc>
        <w:tc>
          <w:tcPr>
            <w:tcW w:w="0" w:type="dxa"/>
            <w:shd w:val="clear" w:color="auto" w:fill="D9E2F3" w:themeFill="accent1" w:themeFillTint="33"/>
            <w:tcPrChange w:id="1079" w:author="Steff Guzmán" w:date="2023-03-13T19:20:00Z">
              <w:tcPr>
                <w:tcW w:w="709" w:type="dxa"/>
                <w:shd w:val="clear" w:color="auto" w:fill="D9E2F3" w:themeFill="accent1" w:themeFillTint="33"/>
              </w:tcPr>
            </w:tcPrChange>
          </w:tcPr>
          <w:p w14:paraId="69ADB7E1" w14:textId="608BA09C" w:rsidR="00A17136" w:rsidRPr="00BB53D7" w:rsidDel="00AC7859" w:rsidRDefault="00A17136" w:rsidP="005A4444">
            <w:pPr>
              <w:rPr>
                <w:del w:id="1080" w:author="Steff Guzmán" w:date="2023-03-13T19:56:00Z"/>
                <w:rFonts w:cs="Times New Roman"/>
              </w:rPr>
            </w:pPr>
            <w:del w:id="1081" w:author="Steff Guzmán" w:date="2023-03-13T19:56:00Z">
              <w:r w:rsidRPr="00BB53D7" w:rsidDel="00AC7859">
                <w:rPr>
                  <w:rFonts w:cs="Times New Roman"/>
                </w:rPr>
                <w:delText>X</w:delText>
              </w:r>
            </w:del>
          </w:p>
        </w:tc>
        <w:tc>
          <w:tcPr>
            <w:tcW w:w="0" w:type="dxa"/>
            <w:tcPrChange w:id="1082" w:author="Steff Guzmán" w:date="2023-03-13T19:20:00Z">
              <w:tcPr>
                <w:tcW w:w="709" w:type="dxa"/>
              </w:tcPr>
            </w:tcPrChange>
          </w:tcPr>
          <w:p w14:paraId="48743543" w14:textId="679D793B" w:rsidR="00A17136" w:rsidRPr="00BB53D7" w:rsidDel="00AC7859" w:rsidRDefault="00A17136" w:rsidP="005A4444">
            <w:pPr>
              <w:rPr>
                <w:del w:id="1083" w:author="Steff Guzmán" w:date="2023-03-13T19:56:00Z"/>
                <w:rFonts w:cs="Times New Roman"/>
              </w:rPr>
            </w:pPr>
          </w:p>
        </w:tc>
        <w:tc>
          <w:tcPr>
            <w:tcW w:w="0" w:type="dxa"/>
            <w:tcPrChange w:id="1084" w:author="Steff Guzmán" w:date="2023-03-13T19:20:00Z">
              <w:tcPr>
                <w:tcW w:w="708" w:type="dxa"/>
              </w:tcPr>
            </w:tcPrChange>
          </w:tcPr>
          <w:p w14:paraId="2D2C3537" w14:textId="1F40B03E" w:rsidR="00A17136" w:rsidRPr="00BB53D7" w:rsidDel="00AC7859" w:rsidRDefault="00A17136" w:rsidP="005A4444">
            <w:pPr>
              <w:rPr>
                <w:del w:id="1085" w:author="Steff Guzmán" w:date="2023-03-13T19:56:00Z"/>
                <w:rFonts w:cs="Times New Roman"/>
              </w:rPr>
            </w:pPr>
          </w:p>
        </w:tc>
        <w:tc>
          <w:tcPr>
            <w:tcW w:w="0" w:type="dxa"/>
            <w:tcPrChange w:id="1086" w:author="Steff Guzmán" w:date="2023-03-13T19:20:00Z">
              <w:tcPr>
                <w:tcW w:w="754" w:type="dxa"/>
              </w:tcPr>
            </w:tcPrChange>
          </w:tcPr>
          <w:p w14:paraId="14024BB6" w14:textId="0FB5EBE8" w:rsidR="00A17136" w:rsidRPr="00BB53D7" w:rsidDel="00AC7859" w:rsidRDefault="00A17136" w:rsidP="005A4444">
            <w:pPr>
              <w:rPr>
                <w:del w:id="1087" w:author="Steff Guzmán" w:date="2023-03-13T19:56:00Z"/>
                <w:rFonts w:cs="Times New Roman"/>
              </w:rPr>
            </w:pPr>
          </w:p>
        </w:tc>
        <w:tc>
          <w:tcPr>
            <w:tcW w:w="0" w:type="dxa"/>
            <w:tcPrChange w:id="1088" w:author="Steff Guzmán" w:date="2023-03-13T19:20:00Z">
              <w:tcPr>
                <w:tcW w:w="652" w:type="dxa"/>
              </w:tcPr>
            </w:tcPrChange>
          </w:tcPr>
          <w:p w14:paraId="371F3898" w14:textId="5127CB4B" w:rsidR="00A17136" w:rsidRPr="00BB53D7" w:rsidDel="00AC7859" w:rsidRDefault="00A17136" w:rsidP="005A4444">
            <w:pPr>
              <w:rPr>
                <w:del w:id="1089" w:author="Steff Guzmán" w:date="2023-03-13T19:56:00Z"/>
                <w:rFonts w:cs="Times New Roman"/>
              </w:rPr>
            </w:pPr>
          </w:p>
        </w:tc>
        <w:tc>
          <w:tcPr>
            <w:tcW w:w="0" w:type="dxa"/>
            <w:tcPrChange w:id="1090" w:author="Steff Guzmán" w:date="2023-03-13T19:20:00Z">
              <w:tcPr>
                <w:tcW w:w="652" w:type="dxa"/>
              </w:tcPr>
            </w:tcPrChange>
          </w:tcPr>
          <w:p w14:paraId="43CAF0E4" w14:textId="7EAED5EF" w:rsidR="00A17136" w:rsidRPr="00BB53D7" w:rsidDel="00AC7859" w:rsidRDefault="00A17136" w:rsidP="005A4444">
            <w:pPr>
              <w:rPr>
                <w:del w:id="1091" w:author="Steff Guzmán" w:date="2023-03-13T19:56:00Z"/>
                <w:rFonts w:cs="Times New Roman"/>
              </w:rPr>
            </w:pPr>
          </w:p>
        </w:tc>
        <w:tc>
          <w:tcPr>
            <w:tcW w:w="0" w:type="dxa"/>
            <w:tcPrChange w:id="1092" w:author="Steff Guzmán" w:date="2023-03-13T19:20:00Z">
              <w:tcPr>
                <w:tcW w:w="655" w:type="dxa"/>
              </w:tcPr>
            </w:tcPrChange>
          </w:tcPr>
          <w:p w14:paraId="5B883437" w14:textId="14521BED" w:rsidR="00A17136" w:rsidRPr="00BB53D7" w:rsidDel="00AC7859" w:rsidRDefault="00A17136" w:rsidP="005A4444">
            <w:pPr>
              <w:rPr>
                <w:del w:id="1093" w:author="Steff Guzmán" w:date="2023-03-13T19:56:00Z"/>
                <w:rFonts w:cs="Times New Roman"/>
              </w:rPr>
            </w:pPr>
          </w:p>
        </w:tc>
        <w:tc>
          <w:tcPr>
            <w:tcW w:w="0" w:type="dxa"/>
            <w:tcPrChange w:id="1094" w:author="Steff Guzmán" w:date="2023-03-13T19:20:00Z">
              <w:tcPr>
                <w:tcW w:w="652" w:type="dxa"/>
              </w:tcPr>
            </w:tcPrChange>
          </w:tcPr>
          <w:p w14:paraId="13481692" w14:textId="2D060E5E" w:rsidR="00A17136" w:rsidRPr="00BB53D7" w:rsidDel="00AC7859" w:rsidRDefault="00A17136" w:rsidP="005A4444">
            <w:pPr>
              <w:rPr>
                <w:del w:id="1095" w:author="Steff Guzmán" w:date="2023-03-13T19:56:00Z"/>
                <w:rFonts w:cs="Times New Roman"/>
              </w:rPr>
            </w:pPr>
          </w:p>
        </w:tc>
        <w:tc>
          <w:tcPr>
            <w:tcW w:w="0" w:type="dxa"/>
            <w:tcPrChange w:id="1096" w:author="Steff Guzmán" w:date="2023-03-13T19:20:00Z">
              <w:tcPr>
                <w:tcW w:w="652" w:type="dxa"/>
              </w:tcPr>
            </w:tcPrChange>
          </w:tcPr>
          <w:p w14:paraId="4F96AACA" w14:textId="5C61F99F" w:rsidR="00A17136" w:rsidRPr="00BB53D7" w:rsidDel="00AC7859" w:rsidRDefault="00A17136" w:rsidP="005A4444">
            <w:pPr>
              <w:rPr>
                <w:del w:id="1097" w:author="Steff Guzmán" w:date="2023-03-13T19:56:00Z"/>
                <w:rFonts w:cs="Times New Roman"/>
              </w:rPr>
            </w:pPr>
          </w:p>
        </w:tc>
        <w:tc>
          <w:tcPr>
            <w:tcW w:w="0" w:type="dxa"/>
            <w:tcPrChange w:id="1098" w:author="Steff Guzmán" w:date="2023-03-13T19:20:00Z">
              <w:tcPr>
                <w:tcW w:w="652" w:type="dxa"/>
              </w:tcPr>
            </w:tcPrChange>
          </w:tcPr>
          <w:p w14:paraId="6222F9B9" w14:textId="35B241EC" w:rsidR="00A17136" w:rsidRPr="00BB53D7" w:rsidDel="00AC7859" w:rsidRDefault="00A17136" w:rsidP="005A4444">
            <w:pPr>
              <w:rPr>
                <w:del w:id="1099" w:author="Steff Guzmán" w:date="2023-03-13T19:56:00Z"/>
                <w:rFonts w:cs="Times New Roman"/>
              </w:rPr>
            </w:pPr>
          </w:p>
        </w:tc>
        <w:tc>
          <w:tcPr>
            <w:tcW w:w="0" w:type="dxa"/>
            <w:tcPrChange w:id="1100" w:author="Steff Guzmán" w:date="2023-03-13T19:20:00Z">
              <w:tcPr>
                <w:tcW w:w="652" w:type="dxa"/>
              </w:tcPr>
            </w:tcPrChange>
          </w:tcPr>
          <w:p w14:paraId="72D30F16" w14:textId="1297C990" w:rsidR="00A17136" w:rsidRPr="00BB53D7" w:rsidDel="00AC7859" w:rsidRDefault="00A17136" w:rsidP="005A4444">
            <w:pPr>
              <w:rPr>
                <w:del w:id="1101" w:author="Steff Guzmán" w:date="2023-03-13T19:56:00Z"/>
                <w:rFonts w:cs="Times New Roman"/>
              </w:rPr>
            </w:pPr>
          </w:p>
        </w:tc>
        <w:tc>
          <w:tcPr>
            <w:tcW w:w="0" w:type="dxa"/>
            <w:tcPrChange w:id="1102" w:author="Steff Guzmán" w:date="2023-03-13T19:20:00Z">
              <w:tcPr>
                <w:tcW w:w="652" w:type="dxa"/>
              </w:tcPr>
            </w:tcPrChange>
          </w:tcPr>
          <w:p w14:paraId="25F6B9E0" w14:textId="641C5015" w:rsidR="00A17136" w:rsidRPr="00BB53D7" w:rsidDel="00AC7859" w:rsidRDefault="00A17136" w:rsidP="005A4444">
            <w:pPr>
              <w:rPr>
                <w:del w:id="1103" w:author="Steff Guzmán" w:date="2023-03-13T19:56:00Z"/>
                <w:rFonts w:cs="Times New Roman"/>
              </w:rPr>
            </w:pPr>
          </w:p>
        </w:tc>
        <w:tc>
          <w:tcPr>
            <w:tcW w:w="0" w:type="dxa"/>
            <w:tcPrChange w:id="1104" w:author="Steff Guzmán" w:date="2023-03-13T19:20:00Z">
              <w:tcPr>
                <w:tcW w:w="548" w:type="dxa"/>
              </w:tcPr>
            </w:tcPrChange>
          </w:tcPr>
          <w:p w14:paraId="05459C06" w14:textId="2D392D5E" w:rsidR="00A17136" w:rsidRPr="00BB53D7" w:rsidDel="00AC7859" w:rsidRDefault="00A17136" w:rsidP="005A4444">
            <w:pPr>
              <w:rPr>
                <w:del w:id="1105" w:author="Steff Guzmán" w:date="2023-03-13T19:56:00Z"/>
                <w:rFonts w:cs="Times New Roman"/>
              </w:rPr>
            </w:pPr>
          </w:p>
        </w:tc>
      </w:tr>
      <w:tr w:rsidR="00A17136" w:rsidRPr="00BB53D7" w:rsidDel="00AC7859" w14:paraId="50C2A174" w14:textId="5AD76D17" w:rsidTr="005A4444">
        <w:trPr>
          <w:del w:id="1106" w:author="Steff Guzmán" w:date="2023-03-13T19:56:00Z"/>
        </w:trPr>
        <w:tc>
          <w:tcPr>
            <w:tcW w:w="0" w:type="dxa"/>
            <w:tcPrChange w:id="1107" w:author="Steff Guzmán" w:date="2023-03-13T19:20:00Z">
              <w:tcPr>
                <w:tcW w:w="1129" w:type="dxa"/>
              </w:tcPr>
            </w:tcPrChange>
          </w:tcPr>
          <w:p w14:paraId="5D69C92E" w14:textId="503949D9"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108" w:author="Steff Guzmán" w:date="2023-03-13T19:56:00Z"/>
                <w:rFonts w:cs="Times New Roman"/>
                <w:szCs w:val="24"/>
              </w:rPr>
            </w:pPr>
            <w:del w:id="1109" w:author="Steff Guzmán" w:date="2023-03-13T19:56:00Z">
              <w:r w:rsidRPr="00BB53D7" w:rsidDel="00AC7859">
                <w:rPr>
                  <w:rFonts w:cs="Times New Roman"/>
                  <w:szCs w:val="24"/>
                </w:rPr>
                <w:delText>Act. #6</w:delText>
              </w:r>
            </w:del>
          </w:p>
        </w:tc>
        <w:tc>
          <w:tcPr>
            <w:tcW w:w="0" w:type="dxa"/>
            <w:tcPrChange w:id="1110" w:author="Steff Guzmán" w:date="2023-03-13T19:20:00Z">
              <w:tcPr>
                <w:tcW w:w="993" w:type="dxa"/>
              </w:tcPr>
            </w:tcPrChange>
          </w:tcPr>
          <w:p w14:paraId="3E57C952" w14:textId="40D2E3E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11" w:author="Steff Guzmán" w:date="2023-03-13T19:56:00Z"/>
                <w:rFonts w:cs="Times New Roman"/>
              </w:rPr>
            </w:pPr>
          </w:p>
        </w:tc>
        <w:tc>
          <w:tcPr>
            <w:tcW w:w="0" w:type="dxa"/>
            <w:tcPrChange w:id="1112" w:author="Steff Guzmán" w:date="2023-03-13T19:20:00Z">
              <w:tcPr>
                <w:tcW w:w="708" w:type="dxa"/>
              </w:tcPr>
            </w:tcPrChange>
          </w:tcPr>
          <w:p w14:paraId="48D31FF0" w14:textId="757DAEC4"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13" w:author="Steff Guzmán" w:date="2023-03-13T19:56:00Z"/>
                <w:rFonts w:cs="Times New Roman"/>
              </w:rPr>
            </w:pPr>
          </w:p>
        </w:tc>
        <w:tc>
          <w:tcPr>
            <w:tcW w:w="0" w:type="dxa"/>
            <w:tcPrChange w:id="1114" w:author="Steff Guzmán" w:date="2023-03-13T19:20:00Z">
              <w:tcPr>
                <w:tcW w:w="709" w:type="dxa"/>
              </w:tcPr>
            </w:tcPrChange>
          </w:tcPr>
          <w:p w14:paraId="667D0929" w14:textId="71A6889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15" w:author="Steff Guzmán" w:date="2023-03-13T19:56:00Z"/>
                <w:rFonts w:cs="Times New Roman"/>
              </w:rPr>
            </w:pPr>
          </w:p>
        </w:tc>
        <w:tc>
          <w:tcPr>
            <w:tcW w:w="0" w:type="dxa"/>
            <w:shd w:val="clear" w:color="auto" w:fill="D9E2F3" w:themeFill="accent1" w:themeFillTint="33"/>
            <w:tcPrChange w:id="1116" w:author="Steff Guzmán" w:date="2023-03-13T19:20:00Z">
              <w:tcPr>
                <w:tcW w:w="709" w:type="dxa"/>
                <w:shd w:val="clear" w:color="auto" w:fill="D9E2F3" w:themeFill="accent1" w:themeFillTint="33"/>
              </w:tcPr>
            </w:tcPrChange>
          </w:tcPr>
          <w:p w14:paraId="65D554F7" w14:textId="657CE84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17" w:author="Steff Guzmán" w:date="2023-03-13T19:56:00Z"/>
                <w:rFonts w:cs="Times New Roman"/>
              </w:rPr>
            </w:pPr>
            <w:del w:id="1118" w:author="Steff Guzmán" w:date="2023-03-13T19:56:00Z">
              <w:r w:rsidRPr="00BB53D7" w:rsidDel="00AC7859">
                <w:rPr>
                  <w:rFonts w:cs="Times New Roman"/>
                </w:rPr>
                <w:delText>X</w:delText>
              </w:r>
            </w:del>
          </w:p>
        </w:tc>
        <w:tc>
          <w:tcPr>
            <w:tcW w:w="0" w:type="dxa"/>
            <w:tcPrChange w:id="1119" w:author="Steff Guzmán" w:date="2023-03-13T19:20:00Z">
              <w:tcPr>
                <w:tcW w:w="709" w:type="dxa"/>
              </w:tcPr>
            </w:tcPrChange>
          </w:tcPr>
          <w:p w14:paraId="44297739" w14:textId="03E8B3D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20" w:author="Steff Guzmán" w:date="2023-03-13T19:56:00Z"/>
                <w:rFonts w:cs="Times New Roman"/>
              </w:rPr>
            </w:pPr>
          </w:p>
        </w:tc>
        <w:tc>
          <w:tcPr>
            <w:tcW w:w="0" w:type="dxa"/>
            <w:tcPrChange w:id="1121" w:author="Steff Guzmán" w:date="2023-03-13T19:20:00Z">
              <w:tcPr>
                <w:tcW w:w="708" w:type="dxa"/>
              </w:tcPr>
            </w:tcPrChange>
          </w:tcPr>
          <w:p w14:paraId="05CFAA57" w14:textId="1147AE6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22" w:author="Steff Guzmán" w:date="2023-03-13T19:56:00Z"/>
                <w:rFonts w:cs="Times New Roman"/>
              </w:rPr>
            </w:pPr>
          </w:p>
        </w:tc>
        <w:tc>
          <w:tcPr>
            <w:tcW w:w="0" w:type="dxa"/>
            <w:tcPrChange w:id="1123" w:author="Steff Guzmán" w:date="2023-03-13T19:20:00Z">
              <w:tcPr>
                <w:tcW w:w="754" w:type="dxa"/>
              </w:tcPr>
            </w:tcPrChange>
          </w:tcPr>
          <w:p w14:paraId="0AC67CE9" w14:textId="05FA457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24" w:author="Steff Guzmán" w:date="2023-03-13T19:56:00Z"/>
                <w:rFonts w:cs="Times New Roman"/>
              </w:rPr>
            </w:pPr>
          </w:p>
        </w:tc>
        <w:tc>
          <w:tcPr>
            <w:tcW w:w="0" w:type="dxa"/>
            <w:tcPrChange w:id="1125" w:author="Steff Guzmán" w:date="2023-03-13T19:20:00Z">
              <w:tcPr>
                <w:tcW w:w="652" w:type="dxa"/>
              </w:tcPr>
            </w:tcPrChange>
          </w:tcPr>
          <w:p w14:paraId="7BB2BE0C" w14:textId="6D489C5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26" w:author="Steff Guzmán" w:date="2023-03-13T19:56:00Z"/>
                <w:rFonts w:cs="Times New Roman"/>
              </w:rPr>
            </w:pPr>
          </w:p>
        </w:tc>
        <w:tc>
          <w:tcPr>
            <w:tcW w:w="0" w:type="dxa"/>
            <w:tcPrChange w:id="1127" w:author="Steff Guzmán" w:date="2023-03-13T19:20:00Z">
              <w:tcPr>
                <w:tcW w:w="652" w:type="dxa"/>
              </w:tcPr>
            </w:tcPrChange>
          </w:tcPr>
          <w:p w14:paraId="1331D689" w14:textId="15A347F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28" w:author="Steff Guzmán" w:date="2023-03-13T19:56:00Z"/>
                <w:rFonts w:cs="Times New Roman"/>
              </w:rPr>
            </w:pPr>
          </w:p>
        </w:tc>
        <w:tc>
          <w:tcPr>
            <w:tcW w:w="0" w:type="dxa"/>
            <w:tcPrChange w:id="1129" w:author="Steff Guzmán" w:date="2023-03-13T19:20:00Z">
              <w:tcPr>
                <w:tcW w:w="655" w:type="dxa"/>
              </w:tcPr>
            </w:tcPrChange>
          </w:tcPr>
          <w:p w14:paraId="7A000920" w14:textId="340DBBB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30" w:author="Steff Guzmán" w:date="2023-03-13T19:56:00Z"/>
                <w:rFonts w:cs="Times New Roman"/>
              </w:rPr>
            </w:pPr>
          </w:p>
        </w:tc>
        <w:tc>
          <w:tcPr>
            <w:tcW w:w="0" w:type="dxa"/>
            <w:tcPrChange w:id="1131" w:author="Steff Guzmán" w:date="2023-03-13T19:20:00Z">
              <w:tcPr>
                <w:tcW w:w="652" w:type="dxa"/>
              </w:tcPr>
            </w:tcPrChange>
          </w:tcPr>
          <w:p w14:paraId="6E6B1C24" w14:textId="0DE6DFD4"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32" w:author="Steff Guzmán" w:date="2023-03-13T19:56:00Z"/>
                <w:rFonts w:cs="Times New Roman"/>
              </w:rPr>
            </w:pPr>
          </w:p>
        </w:tc>
        <w:tc>
          <w:tcPr>
            <w:tcW w:w="0" w:type="dxa"/>
            <w:tcPrChange w:id="1133" w:author="Steff Guzmán" w:date="2023-03-13T19:20:00Z">
              <w:tcPr>
                <w:tcW w:w="652" w:type="dxa"/>
              </w:tcPr>
            </w:tcPrChange>
          </w:tcPr>
          <w:p w14:paraId="1E237350" w14:textId="6D25900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34" w:author="Steff Guzmán" w:date="2023-03-13T19:56:00Z"/>
                <w:rFonts w:cs="Times New Roman"/>
              </w:rPr>
            </w:pPr>
          </w:p>
        </w:tc>
        <w:tc>
          <w:tcPr>
            <w:tcW w:w="0" w:type="dxa"/>
            <w:tcPrChange w:id="1135" w:author="Steff Guzmán" w:date="2023-03-13T19:20:00Z">
              <w:tcPr>
                <w:tcW w:w="652" w:type="dxa"/>
              </w:tcPr>
            </w:tcPrChange>
          </w:tcPr>
          <w:p w14:paraId="510B7CA2" w14:textId="5512FF0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36" w:author="Steff Guzmán" w:date="2023-03-13T19:56:00Z"/>
                <w:rFonts w:cs="Times New Roman"/>
              </w:rPr>
            </w:pPr>
          </w:p>
        </w:tc>
        <w:tc>
          <w:tcPr>
            <w:tcW w:w="0" w:type="dxa"/>
            <w:tcPrChange w:id="1137" w:author="Steff Guzmán" w:date="2023-03-13T19:20:00Z">
              <w:tcPr>
                <w:tcW w:w="652" w:type="dxa"/>
              </w:tcPr>
            </w:tcPrChange>
          </w:tcPr>
          <w:p w14:paraId="40B93203" w14:textId="54CDDED8"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38" w:author="Steff Guzmán" w:date="2023-03-13T19:56:00Z"/>
                <w:rFonts w:cs="Times New Roman"/>
              </w:rPr>
            </w:pPr>
          </w:p>
        </w:tc>
        <w:tc>
          <w:tcPr>
            <w:tcW w:w="0" w:type="dxa"/>
            <w:tcPrChange w:id="1139" w:author="Steff Guzmán" w:date="2023-03-13T19:20:00Z">
              <w:tcPr>
                <w:tcW w:w="652" w:type="dxa"/>
              </w:tcPr>
            </w:tcPrChange>
          </w:tcPr>
          <w:p w14:paraId="1BC06ACB" w14:textId="78EAEC9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40" w:author="Steff Guzmán" w:date="2023-03-13T19:56:00Z"/>
                <w:rFonts w:cs="Times New Roman"/>
              </w:rPr>
            </w:pPr>
          </w:p>
        </w:tc>
        <w:tc>
          <w:tcPr>
            <w:tcW w:w="0" w:type="dxa"/>
            <w:tcPrChange w:id="1141" w:author="Steff Guzmán" w:date="2023-03-13T19:20:00Z">
              <w:tcPr>
                <w:tcW w:w="548" w:type="dxa"/>
              </w:tcPr>
            </w:tcPrChange>
          </w:tcPr>
          <w:p w14:paraId="3FCDAF15" w14:textId="678455A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42" w:author="Steff Guzmán" w:date="2023-03-13T19:56:00Z"/>
                <w:rFonts w:cs="Times New Roman"/>
              </w:rPr>
            </w:pPr>
          </w:p>
        </w:tc>
      </w:tr>
      <w:tr w:rsidR="00A17136" w:rsidRPr="00BB53D7" w:rsidDel="00AC7859" w14:paraId="17AB1A70" w14:textId="3734187F" w:rsidTr="005A4444">
        <w:trPr>
          <w:del w:id="1143" w:author="Steff Guzmán" w:date="2023-03-13T19:56:00Z"/>
        </w:trPr>
        <w:tc>
          <w:tcPr>
            <w:tcW w:w="0" w:type="dxa"/>
            <w:tcPrChange w:id="1144" w:author="Steff Guzmán" w:date="2023-03-13T19:20:00Z">
              <w:tcPr>
                <w:tcW w:w="1129" w:type="dxa"/>
              </w:tcPr>
            </w:tcPrChange>
          </w:tcPr>
          <w:p w14:paraId="55B8BD66" w14:textId="112CAF91"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145" w:author="Steff Guzmán" w:date="2023-03-13T19:56:00Z"/>
                <w:rFonts w:cs="Times New Roman"/>
                <w:szCs w:val="24"/>
              </w:rPr>
            </w:pPr>
            <w:del w:id="1146" w:author="Steff Guzmán" w:date="2023-03-13T19:56:00Z">
              <w:r w:rsidRPr="00BB53D7" w:rsidDel="00AC7859">
                <w:rPr>
                  <w:rFonts w:cs="Times New Roman"/>
                  <w:szCs w:val="24"/>
                </w:rPr>
                <w:delText>Act. #7</w:delText>
              </w:r>
            </w:del>
          </w:p>
        </w:tc>
        <w:tc>
          <w:tcPr>
            <w:tcW w:w="0" w:type="dxa"/>
            <w:tcPrChange w:id="1147" w:author="Steff Guzmán" w:date="2023-03-13T19:20:00Z">
              <w:tcPr>
                <w:tcW w:w="993" w:type="dxa"/>
              </w:tcPr>
            </w:tcPrChange>
          </w:tcPr>
          <w:p w14:paraId="2B46DF3A" w14:textId="7A580379" w:rsidR="00A17136" w:rsidRPr="00BB53D7" w:rsidDel="00AC7859" w:rsidRDefault="00A17136" w:rsidP="005A4444">
            <w:pPr>
              <w:rPr>
                <w:del w:id="1148" w:author="Steff Guzmán" w:date="2023-03-13T19:56:00Z"/>
                <w:rFonts w:cs="Times New Roman"/>
              </w:rPr>
            </w:pPr>
          </w:p>
        </w:tc>
        <w:tc>
          <w:tcPr>
            <w:tcW w:w="0" w:type="dxa"/>
            <w:tcPrChange w:id="1149" w:author="Steff Guzmán" w:date="2023-03-13T19:20:00Z">
              <w:tcPr>
                <w:tcW w:w="708" w:type="dxa"/>
              </w:tcPr>
            </w:tcPrChange>
          </w:tcPr>
          <w:p w14:paraId="58EE807F" w14:textId="1D8A22D5" w:rsidR="00A17136" w:rsidRPr="00BB53D7" w:rsidDel="00AC7859" w:rsidRDefault="00A17136" w:rsidP="005A4444">
            <w:pPr>
              <w:rPr>
                <w:del w:id="1150" w:author="Steff Guzmán" w:date="2023-03-13T19:56:00Z"/>
                <w:rFonts w:cs="Times New Roman"/>
              </w:rPr>
            </w:pPr>
          </w:p>
        </w:tc>
        <w:tc>
          <w:tcPr>
            <w:tcW w:w="0" w:type="dxa"/>
            <w:tcPrChange w:id="1151" w:author="Steff Guzmán" w:date="2023-03-13T19:20:00Z">
              <w:tcPr>
                <w:tcW w:w="709" w:type="dxa"/>
              </w:tcPr>
            </w:tcPrChange>
          </w:tcPr>
          <w:p w14:paraId="50C46C77" w14:textId="5767122E" w:rsidR="00A17136" w:rsidRPr="00BB53D7" w:rsidDel="00AC7859" w:rsidRDefault="00A17136" w:rsidP="005A4444">
            <w:pPr>
              <w:rPr>
                <w:del w:id="1152" w:author="Steff Guzmán" w:date="2023-03-13T19:56:00Z"/>
                <w:rFonts w:cs="Times New Roman"/>
              </w:rPr>
            </w:pPr>
          </w:p>
        </w:tc>
        <w:tc>
          <w:tcPr>
            <w:tcW w:w="0" w:type="dxa"/>
            <w:shd w:val="clear" w:color="auto" w:fill="D9E2F3" w:themeFill="accent1" w:themeFillTint="33"/>
            <w:tcPrChange w:id="1153" w:author="Steff Guzmán" w:date="2023-03-13T19:20:00Z">
              <w:tcPr>
                <w:tcW w:w="709" w:type="dxa"/>
                <w:shd w:val="clear" w:color="auto" w:fill="D9E2F3" w:themeFill="accent1" w:themeFillTint="33"/>
              </w:tcPr>
            </w:tcPrChange>
          </w:tcPr>
          <w:p w14:paraId="1A81F364" w14:textId="06C46EDF" w:rsidR="00A17136" w:rsidRPr="00BB53D7" w:rsidDel="00AC7859" w:rsidRDefault="00A17136" w:rsidP="005A4444">
            <w:pPr>
              <w:rPr>
                <w:del w:id="1154" w:author="Steff Guzmán" w:date="2023-03-13T19:56:00Z"/>
                <w:rFonts w:cs="Times New Roman"/>
              </w:rPr>
            </w:pPr>
            <w:del w:id="1155" w:author="Steff Guzmán" w:date="2023-03-13T19:56:00Z">
              <w:r w:rsidRPr="00BB53D7" w:rsidDel="00AC7859">
                <w:rPr>
                  <w:rFonts w:cs="Times New Roman"/>
                </w:rPr>
                <w:delText>X</w:delText>
              </w:r>
            </w:del>
          </w:p>
        </w:tc>
        <w:tc>
          <w:tcPr>
            <w:tcW w:w="0" w:type="dxa"/>
            <w:tcPrChange w:id="1156" w:author="Steff Guzmán" w:date="2023-03-13T19:20:00Z">
              <w:tcPr>
                <w:tcW w:w="709" w:type="dxa"/>
              </w:tcPr>
            </w:tcPrChange>
          </w:tcPr>
          <w:p w14:paraId="0662F4DC" w14:textId="38DE146A" w:rsidR="00A17136" w:rsidRPr="00BB53D7" w:rsidDel="00AC7859" w:rsidRDefault="00A17136" w:rsidP="005A4444">
            <w:pPr>
              <w:rPr>
                <w:del w:id="1157" w:author="Steff Guzmán" w:date="2023-03-13T19:56:00Z"/>
                <w:rFonts w:cs="Times New Roman"/>
              </w:rPr>
            </w:pPr>
          </w:p>
        </w:tc>
        <w:tc>
          <w:tcPr>
            <w:tcW w:w="0" w:type="dxa"/>
            <w:tcPrChange w:id="1158" w:author="Steff Guzmán" w:date="2023-03-13T19:20:00Z">
              <w:tcPr>
                <w:tcW w:w="708" w:type="dxa"/>
              </w:tcPr>
            </w:tcPrChange>
          </w:tcPr>
          <w:p w14:paraId="1D5851DF" w14:textId="3AC1F136" w:rsidR="00A17136" w:rsidRPr="00BB53D7" w:rsidDel="00AC7859" w:rsidRDefault="00A17136" w:rsidP="005A4444">
            <w:pPr>
              <w:rPr>
                <w:del w:id="1159" w:author="Steff Guzmán" w:date="2023-03-13T19:56:00Z"/>
                <w:rFonts w:cs="Times New Roman"/>
              </w:rPr>
            </w:pPr>
          </w:p>
        </w:tc>
        <w:tc>
          <w:tcPr>
            <w:tcW w:w="0" w:type="dxa"/>
            <w:tcPrChange w:id="1160" w:author="Steff Guzmán" w:date="2023-03-13T19:20:00Z">
              <w:tcPr>
                <w:tcW w:w="754" w:type="dxa"/>
              </w:tcPr>
            </w:tcPrChange>
          </w:tcPr>
          <w:p w14:paraId="6049A975" w14:textId="3D4F8221" w:rsidR="00A17136" w:rsidRPr="00BB53D7" w:rsidDel="00AC7859" w:rsidRDefault="00A17136" w:rsidP="005A4444">
            <w:pPr>
              <w:rPr>
                <w:del w:id="1161" w:author="Steff Guzmán" w:date="2023-03-13T19:56:00Z"/>
                <w:rFonts w:cs="Times New Roman"/>
              </w:rPr>
            </w:pPr>
          </w:p>
        </w:tc>
        <w:tc>
          <w:tcPr>
            <w:tcW w:w="0" w:type="dxa"/>
            <w:tcPrChange w:id="1162" w:author="Steff Guzmán" w:date="2023-03-13T19:20:00Z">
              <w:tcPr>
                <w:tcW w:w="652" w:type="dxa"/>
              </w:tcPr>
            </w:tcPrChange>
          </w:tcPr>
          <w:p w14:paraId="04F6D85B" w14:textId="2E3FF9D7" w:rsidR="00A17136" w:rsidRPr="00BB53D7" w:rsidDel="00AC7859" w:rsidRDefault="00A17136" w:rsidP="005A4444">
            <w:pPr>
              <w:rPr>
                <w:del w:id="1163" w:author="Steff Guzmán" w:date="2023-03-13T19:56:00Z"/>
                <w:rFonts w:cs="Times New Roman"/>
              </w:rPr>
            </w:pPr>
          </w:p>
        </w:tc>
        <w:tc>
          <w:tcPr>
            <w:tcW w:w="0" w:type="dxa"/>
            <w:tcPrChange w:id="1164" w:author="Steff Guzmán" w:date="2023-03-13T19:20:00Z">
              <w:tcPr>
                <w:tcW w:w="652" w:type="dxa"/>
              </w:tcPr>
            </w:tcPrChange>
          </w:tcPr>
          <w:p w14:paraId="0CD6CF49" w14:textId="67607C61" w:rsidR="00A17136" w:rsidRPr="00BB53D7" w:rsidDel="00AC7859" w:rsidRDefault="00A17136" w:rsidP="005A4444">
            <w:pPr>
              <w:rPr>
                <w:del w:id="1165" w:author="Steff Guzmán" w:date="2023-03-13T19:56:00Z"/>
                <w:rFonts w:cs="Times New Roman"/>
              </w:rPr>
            </w:pPr>
          </w:p>
        </w:tc>
        <w:tc>
          <w:tcPr>
            <w:tcW w:w="0" w:type="dxa"/>
            <w:tcPrChange w:id="1166" w:author="Steff Guzmán" w:date="2023-03-13T19:20:00Z">
              <w:tcPr>
                <w:tcW w:w="655" w:type="dxa"/>
              </w:tcPr>
            </w:tcPrChange>
          </w:tcPr>
          <w:p w14:paraId="27DAEE26" w14:textId="7B9075D1" w:rsidR="00A17136" w:rsidRPr="00BB53D7" w:rsidDel="00AC7859" w:rsidRDefault="00A17136" w:rsidP="005A4444">
            <w:pPr>
              <w:rPr>
                <w:del w:id="1167" w:author="Steff Guzmán" w:date="2023-03-13T19:56:00Z"/>
                <w:rFonts w:cs="Times New Roman"/>
              </w:rPr>
            </w:pPr>
          </w:p>
        </w:tc>
        <w:tc>
          <w:tcPr>
            <w:tcW w:w="0" w:type="dxa"/>
            <w:tcPrChange w:id="1168" w:author="Steff Guzmán" w:date="2023-03-13T19:20:00Z">
              <w:tcPr>
                <w:tcW w:w="652" w:type="dxa"/>
              </w:tcPr>
            </w:tcPrChange>
          </w:tcPr>
          <w:p w14:paraId="14EEFE5A" w14:textId="7004D84C" w:rsidR="00A17136" w:rsidRPr="00BB53D7" w:rsidDel="00AC7859" w:rsidRDefault="00A17136" w:rsidP="005A4444">
            <w:pPr>
              <w:rPr>
                <w:del w:id="1169" w:author="Steff Guzmán" w:date="2023-03-13T19:56:00Z"/>
                <w:rFonts w:cs="Times New Roman"/>
              </w:rPr>
            </w:pPr>
          </w:p>
        </w:tc>
        <w:tc>
          <w:tcPr>
            <w:tcW w:w="0" w:type="dxa"/>
            <w:tcPrChange w:id="1170" w:author="Steff Guzmán" w:date="2023-03-13T19:20:00Z">
              <w:tcPr>
                <w:tcW w:w="652" w:type="dxa"/>
              </w:tcPr>
            </w:tcPrChange>
          </w:tcPr>
          <w:p w14:paraId="2FA06E4E" w14:textId="04EAC1BE" w:rsidR="00A17136" w:rsidRPr="00BB53D7" w:rsidDel="00AC7859" w:rsidRDefault="00A17136" w:rsidP="005A4444">
            <w:pPr>
              <w:rPr>
                <w:del w:id="1171" w:author="Steff Guzmán" w:date="2023-03-13T19:56:00Z"/>
                <w:rFonts w:cs="Times New Roman"/>
              </w:rPr>
            </w:pPr>
          </w:p>
        </w:tc>
        <w:tc>
          <w:tcPr>
            <w:tcW w:w="0" w:type="dxa"/>
            <w:tcPrChange w:id="1172" w:author="Steff Guzmán" w:date="2023-03-13T19:20:00Z">
              <w:tcPr>
                <w:tcW w:w="652" w:type="dxa"/>
              </w:tcPr>
            </w:tcPrChange>
          </w:tcPr>
          <w:p w14:paraId="38B4753C" w14:textId="3D173951" w:rsidR="00A17136" w:rsidRPr="00BB53D7" w:rsidDel="00AC7859" w:rsidRDefault="00A17136" w:rsidP="005A4444">
            <w:pPr>
              <w:rPr>
                <w:del w:id="1173" w:author="Steff Guzmán" w:date="2023-03-13T19:56:00Z"/>
                <w:rFonts w:cs="Times New Roman"/>
              </w:rPr>
            </w:pPr>
          </w:p>
        </w:tc>
        <w:tc>
          <w:tcPr>
            <w:tcW w:w="0" w:type="dxa"/>
            <w:tcPrChange w:id="1174" w:author="Steff Guzmán" w:date="2023-03-13T19:20:00Z">
              <w:tcPr>
                <w:tcW w:w="652" w:type="dxa"/>
              </w:tcPr>
            </w:tcPrChange>
          </w:tcPr>
          <w:p w14:paraId="7E0262E6" w14:textId="3EFEA11B" w:rsidR="00A17136" w:rsidRPr="00BB53D7" w:rsidDel="00AC7859" w:rsidRDefault="00A17136" w:rsidP="005A4444">
            <w:pPr>
              <w:rPr>
                <w:del w:id="1175" w:author="Steff Guzmán" w:date="2023-03-13T19:56:00Z"/>
                <w:rFonts w:cs="Times New Roman"/>
              </w:rPr>
            </w:pPr>
          </w:p>
        </w:tc>
        <w:tc>
          <w:tcPr>
            <w:tcW w:w="0" w:type="dxa"/>
            <w:tcPrChange w:id="1176" w:author="Steff Guzmán" w:date="2023-03-13T19:20:00Z">
              <w:tcPr>
                <w:tcW w:w="652" w:type="dxa"/>
              </w:tcPr>
            </w:tcPrChange>
          </w:tcPr>
          <w:p w14:paraId="3C99052B" w14:textId="497769FE" w:rsidR="00A17136" w:rsidRPr="00BB53D7" w:rsidDel="00AC7859" w:rsidRDefault="00A17136" w:rsidP="005A4444">
            <w:pPr>
              <w:rPr>
                <w:del w:id="1177" w:author="Steff Guzmán" w:date="2023-03-13T19:56:00Z"/>
                <w:rFonts w:cs="Times New Roman"/>
              </w:rPr>
            </w:pPr>
          </w:p>
        </w:tc>
        <w:tc>
          <w:tcPr>
            <w:tcW w:w="0" w:type="dxa"/>
            <w:tcPrChange w:id="1178" w:author="Steff Guzmán" w:date="2023-03-13T19:20:00Z">
              <w:tcPr>
                <w:tcW w:w="548" w:type="dxa"/>
              </w:tcPr>
            </w:tcPrChange>
          </w:tcPr>
          <w:p w14:paraId="556826F3" w14:textId="0529FF4E" w:rsidR="00A17136" w:rsidRPr="00BB53D7" w:rsidDel="00AC7859" w:rsidRDefault="00A17136" w:rsidP="005A4444">
            <w:pPr>
              <w:rPr>
                <w:del w:id="1179" w:author="Steff Guzmán" w:date="2023-03-13T19:56:00Z"/>
                <w:rFonts w:cs="Times New Roman"/>
              </w:rPr>
            </w:pPr>
          </w:p>
        </w:tc>
      </w:tr>
      <w:tr w:rsidR="00AC7859" w:rsidRPr="00BB53D7" w:rsidDel="00AC7859" w14:paraId="20B3D197" w14:textId="77777777" w:rsidTr="005A4444">
        <w:trPr>
          <w:del w:id="1180" w:author="Steff Guzmán" w:date="2023-03-13T19:56:00Z"/>
        </w:trPr>
        <w:tc>
          <w:tcPr>
            <w:tcW w:w="1129" w:type="dxa"/>
          </w:tcPr>
          <w:p w14:paraId="1A21EC38" w14:textId="64CF1462"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181" w:author="Steff Guzmán" w:date="2023-03-13T19:56:00Z"/>
                <w:rFonts w:cs="Times New Roman"/>
                <w:szCs w:val="24"/>
              </w:rPr>
            </w:pPr>
            <w:del w:id="1182" w:author="Steff Guzmán" w:date="2023-03-13T19:56:00Z">
              <w:r w:rsidRPr="00BB53D7" w:rsidDel="00AC7859">
                <w:rPr>
                  <w:rFonts w:cs="Times New Roman"/>
                  <w:szCs w:val="24"/>
                </w:rPr>
                <w:delText>Act. #8</w:delText>
              </w:r>
            </w:del>
          </w:p>
        </w:tc>
        <w:tc>
          <w:tcPr>
            <w:tcW w:w="993" w:type="dxa"/>
          </w:tcPr>
          <w:p w14:paraId="226FD64B" w14:textId="774DCD8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83" w:author="Steff Guzmán" w:date="2023-03-13T19:56:00Z"/>
                <w:rFonts w:cs="Times New Roman"/>
              </w:rPr>
            </w:pPr>
          </w:p>
        </w:tc>
        <w:tc>
          <w:tcPr>
            <w:tcW w:w="708" w:type="dxa"/>
          </w:tcPr>
          <w:p w14:paraId="377CCCB2" w14:textId="7ED2199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84" w:author="Steff Guzmán" w:date="2023-03-13T19:56:00Z"/>
                <w:rFonts w:cs="Times New Roman"/>
              </w:rPr>
            </w:pPr>
          </w:p>
        </w:tc>
        <w:tc>
          <w:tcPr>
            <w:tcW w:w="709" w:type="dxa"/>
          </w:tcPr>
          <w:p w14:paraId="49C58D26" w14:textId="5D2CB19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85" w:author="Steff Guzmán" w:date="2023-03-13T19:56:00Z"/>
                <w:rFonts w:cs="Times New Roman"/>
              </w:rPr>
            </w:pPr>
          </w:p>
        </w:tc>
        <w:tc>
          <w:tcPr>
            <w:tcW w:w="709" w:type="dxa"/>
            <w:shd w:val="clear" w:color="auto" w:fill="D9E2F3" w:themeFill="accent1" w:themeFillTint="33"/>
          </w:tcPr>
          <w:p w14:paraId="3AC4C565" w14:textId="480BA01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86" w:author="Steff Guzmán" w:date="2023-03-13T19:56:00Z"/>
                <w:rFonts w:cs="Times New Roman"/>
              </w:rPr>
            </w:pPr>
            <w:del w:id="1187" w:author="Steff Guzmán" w:date="2023-03-13T19:56:00Z">
              <w:r w:rsidRPr="00BB53D7" w:rsidDel="00AC7859">
                <w:rPr>
                  <w:rFonts w:cs="Times New Roman"/>
                </w:rPr>
                <w:delText>X</w:delText>
              </w:r>
            </w:del>
          </w:p>
        </w:tc>
        <w:tc>
          <w:tcPr>
            <w:tcW w:w="709" w:type="dxa"/>
            <w:shd w:val="clear" w:color="auto" w:fill="D9E2F3" w:themeFill="accent1" w:themeFillTint="33"/>
          </w:tcPr>
          <w:p w14:paraId="29D57E52" w14:textId="560ED00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88" w:author="Steff Guzmán" w:date="2023-03-13T19:56:00Z"/>
                <w:rFonts w:cs="Times New Roman"/>
              </w:rPr>
            </w:pPr>
            <w:del w:id="1189" w:author="Steff Guzmán" w:date="2023-03-13T19:56:00Z">
              <w:r w:rsidRPr="00BB53D7" w:rsidDel="00AC7859">
                <w:rPr>
                  <w:rFonts w:cs="Times New Roman"/>
                </w:rPr>
                <w:delText>X</w:delText>
              </w:r>
            </w:del>
          </w:p>
        </w:tc>
        <w:tc>
          <w:tcPr>
            <w:tcW w:w="708" w:type="dxa"/>
          </w:tcPr>
          <w:p w14:paraId="7E5BE654" w14:textId="114EADE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0" w:author="Steff Guzmán" w:date="2023-03-13T19:56:00Z"/>
                <w:rFonts w:cs="Times New Roman"/>
              </w:rPr>
            </w:pPr>
          </w:p>
        </w:tc>
        <w:tc>
          <w:tcPr>
            <w:tcW w:w="754" w:type="dxa"/>
          </w:tcPr>
          <w:p w14:paraId="26A01CDA" w14:textId="127144D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1" w:author="Steff Guzmán" w:date="2023-03-13T19:56:00Z"/>
                <w:rFonts w:cs="Times New Roman"/>
              </w:rPr>
            </w:pPr>
          </w:p>
        </w:tc>
        <w:tc>
          <w:tcPr>
            <w:tcW w:w="652" w:type="dxa"/>
          </w:tcPr>
          <w:p w14:paraId="677FA63E" w14:textId="1E69C29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2" w:author="Steff Guzmán" w:date="2023-03-13T19:56:00Z"/>
                <w:rFonts w:cs="Times New Roman"/>
              </w:rPr>
            </w:pPr>
          </w:p>
        </w:tc>
        <w:tc>
          <w:tcPr>
            <w:tcW w:w="652" w:type="dxa"/>
          </w:tcPr>
          <w:p w14:paraId="27198A91" w14:textId="5A5C062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3" w:author="Steff Guzmán" w:date="2023-03-13T19:56:00Z"/>
                <w:rFonts w:cs="Times New Roman"/>
              </w:rPr>
            </w:pPr>
          </w:p>
        </w:tc>
        <w:tc>
          <w:tcPr>
            <w:tcW w:w="655" w:type="dxa"/>
          </w:tcPr>
          <w:p w14:paraId="19E5A1B0" w14:textId="17660A4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4" w:author="Steff Guzmán" w:date="2023-03-13T19:56:00Z"/>
                <w:rFonts w:cs="Times New Roman"/>
              </w:rPr>
            </w:pPr>
          </w:p>
        </w:tc>
        <w:tc>
          <w:tcPr>
            <w:tcW w:w="652" w:type="dxa"/>
          </w:tcPr>
          <w:p w14:paraId="19789B95" w14:textId="40A5DB8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5" w:author="Steff Guzmán" w:date="2023-03-13T19:56:00Z"/>
                <w:rFonts w:cs="Times New Roman"/>
              </w:rPr>
            </w:pPr>
          </w:p>
        </w:tc>
        <w:tc>
          <w:tcPr>
            <w:tcW w:w="652" w:type="dxa"/>
          </w:tcPr>
          <w:p w14:paraId="42F550E9" w14:textId="35E4972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6" w:author="Steff Guzmán" w:date="2023-03-13T19:56:00Z"/>
                <w:rFonts w:cs="Times New Roman"/>
              </w:rPr>
            </w:pPr>
          </w:p>
        </w:tc>
        <w:tc>
          <w:tcPr>
            <w:tcW w:w="652" w:type="dxa"/>
          </w:tcPr>
          <w:p w14:paraId="582DD3CF" w14:textId="1D8862D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7" w:author="Steff Guzmán" w:date="2023-03-13T19:56:00Z"/>
                <w:rFonts w:cs="Times New Roman"/>
              </w:rPr>
            </w:pPr>
          </w:p>
        </w:tc>
        <w:tc>
          <w:tcPr>
            <w:tcW w:w="652" w:type="dxa"/>
          </w:tcPr>
          <w:p w14:paraId="71238BE1" w14:textId="1445264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8" w:author="Steff Guzmán" w:date="2023-03-13T19:56:00Z"/>
                <w:rFonts w:cs="Times New Roman"/>
              </w:rPr>
            </w:pPr>
          </w:p>
        </w:tc>
        <w:tc>
          <w:tcPr>
            <w:tcW w:w="652" w:type="dxa"/>
          </w:tcPr>
          <w:p w14:paraId="7BBA3537" w14:textId="3BDB416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199" w:author="Steff Guzmán" w:date="2023-03-13T19:56:00Z"/>
                <w:rFonts w:cs="Times New Roman"/>
              </w:rPr>
            </w:pPr>
          </w:p>
        </w:tc>
        <w:tc>
          <w:tcPr>
            <w:tcW w:w="548" w:type="dxa"/>
          </w:tcPr>
          <w:p w14:paraId="31987033" w14:textId="6568AF5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00" w:author="Steff Guzmán" w:date="2023-03-13T19:56:00Z"/>
                <w:rFonts w:cs="Times New Roman"/>
              </w:rPr>
            </w:pPr>
          </w:p>
        </w:tc>
      </w:tr>
      <w:tr w:rsidR="00AC7859" w:rsidRPr="00BB53D7" w:rsidDel="00AC7859" w14:paraId="6DB61BE8" w14:textId="77777777" w:rsidTr="005A4444">
        <w:trPr>
          <w:del w:id="1201" w:author="Steff Guzmán" w:date="2023-03-13T19:56:00Z"/>
        </w:trPr>
        <w:tc>
          <w:tcPr>
            <w:tcW w:w="1129" w:type="dxa"/>
          </w:tcPr>
          <w:p w14:paraId="04874185" w14:textId="3401A643"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202" w:author="Steff Guzmán" w:date="2023-03-13T19:56:00Z"/>
                <w:rFonts w:cs="Times New Roman"/>
                <w:szCs w:val="24"/>
              </w:rPr>
            </w:pPr>
            <w:del w:id="1203" w:author="Steff Guzmán" w:date="2023-03-13T19:56:00Z">
              <w:r w:rsidRPr="00BB53D7" w:rsidDel="00AC7859">
                <w:rPr>
                  <w:rFonts w:cs="Times New Roman"/>
                  <w:szCs w:val="24"/>
                </w:rPr>
                <w:delText>Act. #9</w:delText>
              </w:r>
            </w:del>
          </w:p>
        </w:tc>
        <w:tc>
          <w:tcPr>
            <w:tcW w:w="993" w:type="dxa"/>
          </w:tcPr>
          <w:p w14:paraId="53E930DB" w14:textId="3E542F1B" w:rsidR="00A17136" w:rsidRPr="00BB53D7" w:rsidDel="00AC7859" w:rsidRDefault="00A17136" w:rsidP="005A4444">
            <w:pPr>
              <w:rPr>
                <w:del w:id="1204" w:author="Steff Guzmán" w:date="2023-03-13T19:56:00Z"/>
                <w:rFonts w:cs="Times New Roman"/>
              </w:rPr>
            </w:pPr>
          </w:p>
        </w:tc>
        <w:tc>
          <w:tcPr>
            <w:tcW w:w="708" w:type="dxa"/>
          </w:tcPr>
          <w:p w14:paraId="34041B79" w14:textId="3EA005AF" w:rsidR="00A17136" w:rsidRPr="00BB53D7" w:rsidDel="00AC7859" w:rsidRDefault="00A17136" w:rsidP="005A4444">
            <w:pPr>
              <w:rPr>
                <w:del w:id="1205" w:author="Steff Guzmán" w:date="2023-03-13T19:56:00Z"/>
                <w:rFonts w:cs="Times New Roman"/>
              </w:rPr>
            </w:pPr>
          </w:p>
        </w:tc>
        <w:tc>
          <w:tcPr>
            <w:tcW w:w="709" w:type="dxa"/>
          </w:tcPr>
          <w:p w14:paraId="1C9EC99A" w14:textId="1C06F37A" w:rsidR="00A17136" w:rsidRPr="00BB53D7" w:rsidDel="00AC7859" w:rsidRDefault="00A17136" w:rsidP="005A4444">
            <w:pPr>
              <w:rPr>
                <w:del w:id="1206" w:author="Steff Guzmán" w:date="2023-03-13T19:56:00Z"/>
                <w:rFonts w:cs="Times New Roman"/>
              </w:rPr>
            </w:pPr>
          </w:p>
        </w:tc>
        <w:tc>
          <w:tcPr>
            <w:tcW w:w="709" w:type="dxa"/>
          </w:tcPr>
          <w:p w14:paraId="12A8C7DB" w14:textId="51B74E2F" w:rsidR="00A17136" w:rsidRPr="00BB53D7" w:rsidDel="00AC7859" w:rsidRDefault="00A17136" w:rsidP="005A4444">
            <w:pPr>
              <w:rPr>
                <w:del w:id="1207" w:author="Steff Guzmán" w:date="2023-03-13T19:56:00Z"/>
                <w:rFonts w:cs="Times New Roman"/>
              </w:rPr>
            </w:pPr>
          </w:p>
        </w:tc>
        <w:tc>
          <w:tcPr>
            <w:tcW w:w="709" w:type="dxa"/>
            <w:shd w:val="clear" w:color="auto" w:fill="FBE4D5" w:themeFill="accent2" w:themeFillTint="33"/>
          </w:tcPr>
          <w:p w14:paraId="7007C4CB" w14:textId="170B7A6E" w:rsidR="00A17136" w:rsidRPr="00BB53D7" w:rsidDel="00AC7859" w:rsidRDefault="00A17136" w:rsidP="005A4444">
            <w:pPr>
              <w:rPr>
                <w:del w:id="1208" w:author="Steff Guzmán" w:date="2023-03-13T19:56:00Z"/>
                <w:rFonts w:cs="Times New Roman"/>
              </w:rPr>
            </w:pPr>
            <w:del w:id="1209" w:author="Steff Guzmán" w:date="2023-03-13T19:56:00Z">
              <w:r w:rsidRPr="00BB53D7" w:rsidDel="00AC7859">
                <w:rPr>
                  <w:rFonts w:cs="Times New Roman"/>
                </w:rPr>
                <w:delText>X</w:delText>
              </w:r>
            </w:del>
          </w:p>
        </w:tc>
        <w:tc>
          <w:tcPr>
            <w:tcW w:w="708" w:type="dxa"/>
          </w:tcPr>
          <w:p w14:paraId="75158E56" w14:textId="2E648868" w:rsidR="00A17136" w:rsidRPr="00BB53D7" w:rsidDel="00AC7859" w:rsidRDefault="00A17136" w:rsidP="005A4444">
            <w:pPr>
              <w:rPr>
                <w:del w:id="1210" w:author="Steff Guzmán" w:date="2023-03-13T19:56:00Z"/>
                <w:rFonts w:cs="Times New Roman"/>
              </w:rPr>
            </w:pPr>
          </w:p>
        </w:tc>
        <w:tc>
          <w:tcPr>
            <w:tcW w:w="754" w:type="dxa"/>
          </w:tcPr>
          <w:p w14:paraId="57027D57" w14:textId="61D1D9B3" w:rsidR="00A17136" w:rsidRPr="00BB53D7" w:rsidDel="00AC7859" w:rsidRDefault="00A17136" w:rsidP="005A4444">
            <w:pPr>
              <w:rPr>
                <w:del w:id="1211" w:author="Steff Guzmán" w:date="2023-03-13T19:56:00Z"/>
                <w:rFonts w:cs="Times New Roman"/>
              </w:rPr>
            </w:pPr>
          </w:p>
        </w:tc>
        <w:tc>
          <w:tcPr>
            <w:tcW w:w="652" w:type="dxa"/>
          </w:tcPr>
          <w:p w14:paraId="158F5570" w14:textId="4A9984DD" w:rsidR="00A17136" w:rsidRPr="00BB53D7" w:rsidDel="00AC7859" w:rsidRDefault="00A17136" w:rsidP="005A4444">
            <w:pPr>
              <w:rPr>
                <w:del w:id="1212" w:author="Steff Guzmán" w:date="2023-03-13T19:56:00Z"/>
                <w:rFonts w:cs="Times New Roman"/>
              </w:rPr>
            </w:pPr>
          </w:p>
        </w:tc>
        <w:tc>
          <w:tcPr>
            <w:tcW w:w="652" w:type="dxa"/>
          </w:tcPr>
          <w:p w14:paraId="36CD7391" w14:textId="7E8AEE25" w:rsidR="00A17136" w:rsidRPr="00BB53D7" w:rsidDel="00AC7859" w:rsidRDefault="00A17136" w:rsidP="005A4444">
            <w:pPr>
              <w:rPr>
                <w:del w:id="1213" w:author="Steff Guzmán" w:date="2023-03-13T19:56:00Z"/>
                <w:rFonts w:cs="Times New Roman"/>
              </w:rPr>
            </w:pPr>
          </w:p>
        </w:tc>
        <w:tc>
          <w:tcPr>
            <w:tcW w:w="655" w:type="dxa"/>
          </w:tcPr>
          <w:p w14:paraId="02D75F44" w14:textId="32DEF5CE" w:rsidR="00A17136" w:rsidRPr="00BB53D7" w:rsidDel="00AC7859" w:rsidRDefault="00A17136" w:rsidP="005A4444">
            <w:pPr>
              <w:rPr>
                <w:del w:id="1214" w:author="Steff Guzmán" w:date="2023-03-13T19:56:00Z"/>
                <w:rFonts w:cs="Times New Roman"/>
              </w:rPr>
            </w:pPr>
          </w:p>
        </w:tc>
        <w:tc>
          <w:tcPr>
            <w:tcW w:w="652" w:type="dxa"/>
          </w:tcPr>
          <w:p w14:paraId="1B6E6229" w14:textId="2E88BD20" w:rsidR="00A17136" w:rsidRPr="00BB53D7" w:rsidDel="00AC7859" w:rsidRDefault="00A17136" w:rsidP="005A4444">
            <w:pPr>
              <w:rPr>
                <w:del w:id="1215" w:author="Steff Guzmán" w:date="2023-03-13T19:56:00Z"/>
                <w:rFonts w:cs="Times New Roman"/>
              </w:rPr>
            </w:pPr>
          </w:p>
        </w:tc>
        <w:tc>
          <w:tcPr>
            <w:tcW w:w="652" w:type="dxa"/>
          </w:tcPr>
          <w:p w14:paraId="74B88A0C" w14:textId="4ECC2D92" w:rsidR="00A17136" w:rsidRPr="00BB53D7" w:rsidDel="00AC7859" w:rsidRDefault="00A17136" w:rsidP="005A4444">
            <w:pPr>
              <w:rPr>
                <w:del w:id="1216" w:author="Steff Guzmán" w:date="2023-03-13T19:56:00Z"/>
                <w:rFonts w:cs="Times New Roman"/>
              </w:rPr>
            </w:pPr>
          </w:p>
        </w:tc>
        <w:tc>
          <w:tcPr>
            <w:tcW w:w="652" w:type="dxa"/>
          </w:tcPr>
          <w:p w14:paraId="6694E651" w14:textId="09FD15AE" w:rsidR="00A17136" w:rsidRPr="00BB53D7" w:rsidDel="00AC7859" w:rsidRDefault="00A17136" w:rsidP="005A4444">
            <w:pPr>
              <w:rPr>
                <w:del w:id="1217" w:author="Steff Guzmán" w:date="2023-03-13T19:56:00Z"/>
                <w:rFonts w:cs="Times New Roman"/>
              </w:rPr>
            </w:pPr>
          </w:p>
        </w:tc>
        <w:tc>
          <w:tcPr>
            <w:tcW w:w="652" w:type="dxa"/>
          </w:tcPr>
          <w:p w14:paraId="7954AA48" w14:textId="4D356D4E" w:rsidR="00A17136" w:rsidRPr="00BB53D7" w:rsidDel="00AC7859" w:rsidRDefault="00A17136" w:rsidP="005A4444">
            <w:pPr>
              <w:rPr>
                <w:del w:id="1218" w:author="Steff Guzmán" w:date="2023-03-13T19:56:00Z"/>
                <w:rFonts w:cs="Times New Roman"/>
              </w:rPr>
            </w:pPr>
          </w:p>
        </w:tc>
        <w:tc>
          <w:tcPr>
            <w:tcW w:w="652" w:type="dxa"/>
          </w:tcPr>
          <w:p w14:paraId="40158BD6" w14:textId="15AF32EA" w:rsidR="00A17136" w:rsidRPr="00BB53D7" w:rsidDel="00AC7859" w:rsidRDefault="00A17136" w:rsidP="005A4444">
            <w:pPr>
              <w:rPr>
                <w:del w:id="1219" w:author="Steff Guzmán" w:date="2023-03-13T19:56:00Z"/>
                <w:rFonts w:cs="Times New Roman"/>
              </w:rPr>
            </w:pPr>
          </w:p>
        </w:tc>
        <w:tc>
          <w:tcPr>
            <w:tcW w:w="548" w:type="dxa"/>
          </w:tcPr>
          <w:p w14:paraId="15A25800" w14:textId="7D40EBDC" w:rsidR="00A17136" w:rsidRPr="00BB53D7" w:rsidDel="00AC7859" w:rsidRDefault="00A17136" w:rsidP="005A4444">
            <w:pPr>
              <w:rPr>
                <w:del w:id="1220" w:author="Steff Guzmán" w:date="2023-03-13T19:56:00Z"/>
                <w:rFonts w:cs="Times New Roman"/>
              </w:rPr>
            </w:pPr>
          </w:p>
        </w:tc>
      </w:tr>
      <w:tr w:rsidR="00AC7859" w:rsidRPr="00BB53D7" w:rsidDel="00AC7859" w14:paraId="646384E4" w14:textId="77777777" w:rsidTr="005A4444">
        <w:trPr>
          <w:del w:id="1221" w:author="Steff Guzmán" w:date="2023-03-13T19:56:00Z"/>
        </w:trPr>
        <w:tc>
          <w:tcPr>
            <w:tcW w:w="1129" w:type="dxa"/>
          </w:tcPr>
          <w:p w14:paraId="54FEA7FA" w14:textId="6F8AACCB"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222" w:author="Steff Guzmán" w:date="2023-03-13T19:56:00Z"/>
                <w:rFonts w:cs="Times New Roman"/>
                <w:szCs w:val="24"/>
              </w:rPr>
            </w:pPr>
            <w:del w:id="1223" w:author="Steff Guzmán" w:date="2023-03-13T19:56:00Z">
              <w:r w:rsidRPr="00BB53D7" w:rsidDel="00AC7859">
                <w:rPr>
                  <w:rFonts w:cs="Times New Roman"/>
                  <w:szCs w:val="24"/>
                </w:rPr>
                <w:delText>Act. #10</w:delText>
              </w:r>
            </w:del>
          </w:p>
        </w:tc>
        <w:tc>
          <w:tcPr>
            <w:tcW w:w="993" w:type="dxa"/>
          </w:tcPr>
          <w:p w14:paraId="487F0639" w14:textId="3613DDE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24" w:author="Steff Guzmán" w:date="2023-03-13T19:56:00Z"/>
                <w:rFonts w:cs="Times New Roman"/>
              </w:rPr>
            </w:pPr>
          </w:p>
        </w:tc>
        <w:tc>
          <w:tcPr>
            <w:tcW w:w="708" w:type="dxa"/>
          </w:tcPr>
          <w:p w14:paraId="4C1EA1D5" w14:textId="3334F85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25" w:author="Steff Guzmán" w:date="2023-03-13T19:56:00Z"/>
                <w:rFonts w:cs="Times New Roman"/>
              </w:rPr>
            </w:pPr>
          </w:p>
        </w:tc>
        <w:tc>
          <w:tcPr>
            <w:tcW w:w="709" w:type="dxa"/>
          </w:tcPr>
          <w:p w14:paraId="4E333C26" w14:textId="1228843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26" w:author="Steff Guzmán" w:date="2023-03-13T19:56:00Z"/>
                <w:rFonts w:cs="Times New Roman"/>
              </w:rPr>
            </w:pPr>
          </w:p>
        </w:tc>
        <w:tc>
          <w:tcPr>
            <w:tcW w:w="709" w:type="dxa"/>
          </w:tcPr>
          <w:p w14:paraId="1E975A7E" w14:textId="37640A1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27" w:author="Steff Guzmán" w:date="2023-03-13T19:56:00Z"/>
                <w:rFonts w:cs="Times New Roman"/>
              </w:rPr>
            </w:pPr>
          </w:p>
        </w:tc>
        <w:tc>
          <w:tcPr>
            <w:tcW w:w="709" w:type="dxa"/>
            <w:shd w:val="clear" w:color="auto" w:fill="FBE4D5" w:themeFill="accent2" w:themeFillTint="33"/>
          </w:tcPr>
          <w:p w14:paraId="2F7761B3" w14:textId="0763F6E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28" w:author="Steff Guzmán" w:date="2023-03-13T19:56:00Z"/>
                <w:rFonts w:cs="Times New Roman"/>
              </w:rPr>
            </w:pPr>
            <w:del w:id="1229" w:author="Steff Guzmán" w:date="2023-03-13T19:56:00Z">
              <w:r w:rsidRPr="00BB53D7" w:rsidDel="00AC7859">
                <w:rPr>
                  <w:rFonts w:cs="Times New Roman"/>
                </w:rPr>
                <w:delText>X</w:delText>
              </w:r>
            </w:del>
          </w:p>
        </w:tc>
        <w:tc>
          <w:tcPr>
            <w:tcW w:w="708" w:type="dxa"/>
            <w:shd w:val="clear" w:color="auto" w:fill="FBE4D5" w:themeFill="accent2" w:themeFillTint="33"/>
          </w:tcPr>
          <w:p w14:paraId="11EBE646" w14:textId="03866DC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0" w:author="Steff Guzmán" w:date="2023-03-13T19:56:00Z"/>
                <w:rFonts w:cs="Times New Roman"/>
              </w:rPr>
            </w:pPr>
            <w:del w:id="1231" w:author="Steff Guzmán" w:date="2023-03-13T19:56:00Z">
              <w:r w:rsidRPr="00BB53D7" w:rsidDel="00AC7859">
                <w:rPr>
                  <w:rFonts w:cs="Times New Roman"/>
                </w:rPr>
                <w:delText>X</w:delText>
              </w:r>
            </w:del>
          </w:p>
        </w:tc>
        <w:tc>
          <w:tcPr>
            <w:tcW w:w="754" w:type="dxa"/>
          </w:tcPr>
          <w:p w14:paraId="21EDC188" w14:textId="572F104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2" w:author="Steff Guzmán" w:date="2023-03-13T19:56:00Z"/>
                <w:rFonts w:cs="Times New Roman"/>
              </w:rPr>
            </w:pPr>
          </w:p>
        </w:tc>
        <w:tc>
          <w:tcPr>
            <w:tcW w:w="652" w:type="dxa"/>
          </w:tcPr>
          <w:p w14:paraId="3926376D" w14:textId="438FBC6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3" w:author="Steff Guzmán" w:date="2023-03-13T19:56:00Z"/>
                <w:rFonts w:cs="Times New Roman"/>
              </w:rPr>
            </w:pPr>
          </w:p>
        </w:tc>
        <w:tc>
          <w:tcPr>
            <w:tcW w:w="652" w:type="dxa"/>
          </w:tcPr>
          <w:p w14:paraId="0A293335" w14:textId="7C3C4C2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4" w:author="Steff Guzmán" w:date="2023-03-13T19:56:00Z"/>
                <w:rFonts w:cs="Times New Roman"/>
              </w:rPr>
            </w:pPr>
          </w:p>
        </w:tc>
        <w:tc>
          <w:tcPr>
            <w:tcW w:w="655" w:type="dxa"/>
          </w:tcPr>
          <w:p w14:paraId="699E2D3A" w14:textId="30427AF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5" w:author="Steff Guzmán" w:date="2023-03-13T19:56:00Z"/>
                <w:rFonts w:cs="Times New Roman"/>
              </w:rPr>
            </w:pPr>
          </w:p>
        </w:tc>
        <w:tc>
          <w:tcPr>
            <w:tcW w:w="652" w:type="dxa"/>
          </w:tcPr>
          <w:p w14:paraId="7439F404" w14:textId="017426E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6" w:author="Steff Guzmán" w:date="2023-03-13T19:56:00Z"/>
                <w:rFonts w:cs="Times New Roman"/>
              </w:rPr>
            </w:pPr>
          </w:p>
        </w:tc>
        <w:tc>
          <w:tcPr>
            <w:tcW w:w="652" w:type="dxa"/>
          </w:tcPr>
          <w:p w14:paraId="6E533782" w14:textId="600454B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7" w:author="Steff Guzmán" w:date="2023-03-13T19:56:00Z"/>
                <w:rFonts w:cs="Times New Roman"/>
              </w:rPr>
            </w:pPr>
          </w:p>
        </w:tc>
        <w:tc>
          <w:tcPr>
            <w:tcW w:w="652" w:type="dxa"/>
          </w:tcPr>
          <w:p w14:paraId="09857263" w14:textId="2132B53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8" w:author="Steff Guzmán" w:date="2023-03-13T19:56:00Z"/>
                <w:rFonts w:cs="Times New Roman"/>
              </w:rPr>
            </w:pPr>
          </w:p>
        </w:tc>
        <w:tc>
          <w:tcPr>
            <w:tcW w:w="652" w:type="dxa"/>
          </w:tcPr>
          <w:p w14:paraId="5F81F2B1" w14:textId="315DED6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39" w:author="Steff Guzmán" w:date="2023-03-13T19:56:00Z"/>
                <w:rFonts w:cs="Times New Roman"/>
              </w:rPr>
            </w:pPr>
          </w:p>
        </w:tc>
        <w:tc>
          <w:tcPr>
            <w:tcW w:w="652" w:type="dxa"/>
          </w:tcPr>
          <w:p w14:paraId="17484905" w14:textId="7B69184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40" w:author="Steff Guzmán" w:date="2023-03-13T19:56:00Z"/>
                <w:rFonts w:cs="Times New Roman"/>
              </w:rPr>
            </w:pPr>
          </w:p>
        </w:tc>
        <w:tc>
          <w:tcPr>
            <w:tcW w:w="548" w:type="dxa"/>
          </w:tcPr>
          <w:p w14:paraId="4B25FAB1" w14:textId="09D62F4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41" w:author="Steff Guzmán" w:date="2023-03-13T19:56:00Z"/>
                <w:rFonts w:cs="Times New Roman"/>
              </w:rPr>
            </w:pPr>
          </w:p>
        </w:tc>
      </w:tr>
      <w:tr w:rsidR="00AC7859" w:rsidRPr="00BB53D7" w:rsidDel="00AC7859" w14:paraId="33792EF0" w14:textId="77777777" w:rsidTr="005A4444">
        <w:trPr>
          <w:del w:id="1242" w:author="Steff Guzmán" w:date="2023-03-13T19:56:00Z"/>
        </w:trPr>
        <w:tc>
          <w:tcPr>
            <w:tcW w:w="1129" w:type="dxa"/>
          </w:tcPr>
          <w:p w14:paraId="5EB61B43" w14:textId="414E256C"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243" w:author="Steff Guzmán" w:date="2023-03-13T19:56:00Z"/>
                <w:rFonts w:cs="Times New Roman"/>
                <w:szCs w:val="24"/>
              </w:rPr>
            </w:pPr>
            <w:del w:id="1244" w:author="Steff Guzmán" w:date="2023-03-13T19:56:00Z">
              <w:r w:rsidRPr="00BB53D7" w:rsidDel="00AC7859">
                <w:rPr>
                  <w:rFonts w:cs="Times New Roman"/>
                  <w:szCs w:val="24"/>
                </w:rPr>
                <w:delText>Act. #11</w:delText>
              </w:r>
            </w:del>
          </w:p>
        </w:tc>
        <w:tc>
          <w:tcPr>
            <w:tcW w:w="993" w:type="dxa"/>
          </w:tcPr>
          <w:p w14:paraId="0B40B38F" w14:textId="6DFE7F77" w:rsidR="00A17136" w:rsidRPr="00BB53D7" w:rsidDel="00AC7859" w:rsidRDefault="00A17136" w:rsidP="005A4444">
            <w:pPr>
              <w:rPr>
                <w:del w:id="1245" w:author="Steff Guzmán" w:date="2023-03-13T19:56:00Z"/>
                <w:rFonts w:cs="Times New Roman"/>
              </w:rPr>
            </w:pPr>
          </w:p>
        </w:tc>
        <w:tc>
          <w:tcPr>
            <w:tcW w:w="708" w:type="dxa"/>
          </w:tcPr>
          <w:p w14:paraId="4C351CBC" w14:textId="576CF343" w:rsidR="00A17136" w:rsidRPr="00BB53D7" w:rsidDel="00AC7859" w:rsidRDefault="00A17136" w:rsidP="005A4444">
            <w:pPr>
              <w:rPr>
                <w:del w:id="1246" w:author="Steff Guzmán" w:date="2023-03-13T19:56:00Z"/>
                <w:rFonts w:cs="Times New Roman"/>
              </w:rPr>
            </w:pPr>
          </w:p>
        </w:tc>
        <w:tc>
          <w:tcPr>
            <w:tcW w:w="709" w:type="dxa"/>
          </w:tcPr>
          <w:p w14:paraId="2C9C4372" w14:textId="09BD3513" w:rsidR="00A17136" w:rsidRPr="00BB53D7" w:rsidDel="00AC7859" w:rsidRDefault="00A17136" w:rsidP="005A4444">
            <w:pPr>
              <w:rPr>
                <w:del w:id="1247" w:author="Steff Guzmán" w:date="2023-03-13T19:56:00Z"/>
                <w:rFonts w:cs="Times New Roman"/>
              </w:rPr>
            </w:pPr>
          </w:p>
        </w:tc>
        <w:tc>
          <w:tcPr>
            <w:tcW w:w="709" w:type="dxa"/>
          </w:tcPr>
          <w:p w14:paraId="01D43C84" w14:textId="3AA9C450" w:rsidR="00A17136" w:rsidRPr="00BB53D7" w:rsidDel="00AC7859" w:rsidRDefault="00A17136" w:rsidP="005A4444">
            <w:pPr>
              <w:rPr>
                <w:del w:id="1248" w:author="Steff Guzmán" w:date="2023-03-13T19:56:00Z"/>
                <w:rFonts w:cs="Times New Roman"/>
              </w:rPr>
            </w:pPr>
          </w:p>
        </w:tc>
        <w:tc>
          <w:tcPr>
            <w:tcW w:w="709" w:type="dxa"/>
            <w:shd w:val="clear" w:color="auto" w:fill="FFE599" w:themeFill="accent4" w:themeFillTint="66"/>
          </w:tcPr>
          <w:p w14:paraId="46224E19" w14:textId="42DE5E44" w:rsidR="00A17136" w:rsidRPr="00BB53D7" w:rsidDel="00AC7859" w:rsidRDefault="00A17136" w:rsidP="005A4444">
            <w:pPr>
              <w:rPr>
                <w:del w:id="1249" w:author="Steff Guzmán" w:date="2023-03-13T19:56:00Z"/>
                <w:rFonts w:cs="Times New Roman"/>
              </w:rPr>
            </w:pPr>
            <w:del w:id="1250" w:author="Steff Guzmán" w:date="2023-03-13T19:56:00Z">
              <w:r w:rsidRPr="00BB53D7" w:rsidDel="00AC7859">
                <w:rPr>
                  <w:rFonts w:cs="Times New Roman"/>
                </w:rPr>
                <w:delText>X</w:delText>
              </w:r>
            </w:del>
          </w:p>
        </w:tc>
        <w:tc>
          <w:tcPr>
            <w:tcW w:w="708" w:type="dxa"/>
            <w:shd w:val="clear" w:color="auto" w:fill="FFE599" w:themeFill="accent4" w:themeFillTint="66"/>
          </w:tcPr>
          <w:p w14:paraId="2D1AED20" w14:textId="2931363E" w:rsidR="00A17136" w:rsidRPr="00BB53D7" w:rsidDel="00AC7859" w:rsidRDefault="00A17136" w:rsidP="005A4444">
            <w:pPr>
              <w:rPr>
                <w:del w:id="1251" w:author="Steff Guzmán" w:date="2023-03-13T19:56:00Z"/>
                <w:rFonts w:cs="Times New Roman"/>
              </w:rPr>
            </w:pPr>
            <w:del w:id="1252" w:author="Steff Guzmán" w:date="2023-03-13T19:56:00Z">
              <w:r w:rsidRPr="00BB53D7" w:rsidDel="00AC7859">
                <w:rPr>
                  <w:rFonts w:cs="Times New Roman"/>
                </w:rPr>
                <w:delText>X</w:delText>
              </w:r>
            </w:del>
          </w:p>
        </w:tc>
        <w:tc>
          <w:tcPr>
            <w:tcW w:w="754" w:type="dxa"/>
          </w:tcPr>
          <w:p w14:paraId="7D07BF82" w14:textId="5FFAB420" w:rsidR="00A17136" w:rsidRPr="00BB53D7" w:rsidDel="00AC7859" w:rsidRDefault="00A17136" w:rsidP="005A4444">
            <w:pPr>
              <w:rPr>
                <w:del w:id="1253" w:author="Steff Guzmán" w:date="2023-03-13T19:56:00Z"/>
                <w:rFonts w:cs="Times New Roman"/>
              </w:rPr>
            </w:pPr>
          </w:p>
        </w:tc>
        <w:tc>
          <w:tcPr>
            <w:tcW w:w="652" w:type="dxa"/>
          </w:tcPr>
          <w:p w14:paraId="2D4AEB18" w14:textId="2FDD1408" w:rsidR="00A17136" w:rsidRPr="00BB53D7" w:rsidDel="00AC7859" w:rsidRDefault="00A17136" w:rsidP="005A4444">
            <w:pPr>
              <w:rPr>
                <w:del w:id="1254" w:author="Steff Guzmán" w:date="2023-03-13T19:56:00Z"/>
                <w:rFonts w:cs="Times New Roman"/>
              </w:rPr>
            </w:pPr>
          </w:p>
        </w:tc>
        <w:tc>
          <w:tcPr>
            <w:tcW w:w="652" w:type="dxa"/>
          </w:tcPr>
          <w:p w14:paraId="2E29BDC7" w14:textId="4F5639AB" w:rsidR="00A17136" w:rsidRPr="00BB53D7" w:rsidDel="00AC7859" w:rsidRDefault="00A17136" w:rsidP="005A4444">
            <w:pPr>
              <w:rPr>
                <w:del w:id="1255" w:author="Steff Guzmán" w:date="2023-03-13T19:56:00Z"/>
                <w:rFonts w:cs="Times New Roman"/>
              </w:rPr>
            </w:pPr>
          </w:p>
        </w:tc>
        <w:tc>
          <w:tcPr>
            <w:tcW w:w="655" w:type="dxa"/>
          </w:tcPr>
          <w:p w14:paraId="12624EC4" w14:textId="39EF28E4" w:rsidR="00A17136" w:rsidRPr="00BB53D7" w:rsidDel="00AC7859" w:rsidRDefault="00A17136" w:rsidP="005A4444">
            <w:pPr>
              <w:rPr>
                <w:del w:id="1256" w:author="Steff Guzmán" w:date="2023-03-13T19:56:00Z"/>
                <w:rFonts w:cs="Times New Roman"/>
              </w:rPr>
            </w:pPr>
          </w:p>
        </w:tc>
        <w:tc>
          <w:tcPr>
            <w:tcW w:w="652" w:type="dxa"/>
          </w:tcPr>
          <w:p w14:paraId="60747604" w14:textId="27008F84" w:rsidR="00A17136" w:rsidRPr="00BB53D7" w:rsidDel="00AC7859" w:rsidRDefault="00A17136" w:rsidP="005A4444">
            <w:pPr>
              <w:rPr>
                <w:del w:id="1257" w:author="Steff Guzmán" w:date="2023-03-13T19:56:00Z"/>
                <w:rFonts w:cs="Times New Roman"/>
              </w:rPr>
            </w:pPr>
          </w:p>
        </w:tc>
        <w:tc>
          <w:tcPr>
            <w:tcW w:w="652" w:type="dxa"/>
          </w:tcPr>
          <w:p w14:paraId="6EE055DC" w14:textId="5B8E88E1" w:rsidR="00A17136" w:rsidRPr="00BB53D7" w:rsidDel="00AC7859" w:rsidRDefault="00A17136" w:rsidP="005A4444">
            <w:pPr>
              <w:rPr>
                <w:del w:id="1258" w:author="Steff Guzmán" w:date="2023-03-13T19:56:00Z"/>
                <w:rFonts w:cs="Times New Roman"/>
              </w:rPr>
            </w:pPr>
          </w:p>
        </w:tc>
        <w:tc>
          <w:tcPr>
            <w:tcW w:w="652" w:type="dxa"/>
          </w:tcPr>
          <w:p w14:paraId="2F4AD408" w14:textId="0625F5FC" w:rsidR="00A17136" w:rsidRPr="00BB53D7" w:rsidDel="00AC7859" w:rsidRDefault="00A17136" w:rsidP="005A4444">
            <w:pPr>
              <w:rPr>
                <w:del w:id="1259" w:author="Steff Guzmán" w:date="2023-03-13T19:56:00Z"/>
                <w:rFonts w:cs="Times New Roman"/>
              </w:rPr>
            </w:pPr>
          </w:p>
        </w:tc>
        <w:tc>
          <w:tcPr>
            <w:tcW w:w="652" w:type="dxa"/>
          </w:tcPr>
          <w:p w14:paraId="64B4FB2A" w14:textId="795A7AA4" w:rsidR="00A17136" w:rsidRPr="00BB53D7" w:rsidDel="00AC7859" w:rsidRDefault="00A17136" w:rsidP="005A4444">
            <w:pPr>
              <w:rPr>
                <w:del w:id="1260" w:author="Steff Guzmán" w:date="2023-03-13T19:56:00Z"/>
                <w:rFonts w:cs="Times New Roman"/>
              </w:rPr>
            </w:pPr>
          </w:p>
        </w:tc>
        <w:tc>
          <w:tcPr>
            <w:tcW w:w="652" w:type="dxa"/>
          </w:tcPr>
          <w:p w14:paraId="0E14664F" w14:textId="1F1FEB54" w:rsidR="00A17136" w:rsidRPr="00BB53D7" w:rsidDel="00AC7859" w:rsidRDefault="00A17136" w:rsidP="005A4444">
            <w:pPr>
              <w:rPr>
                <w:del w:id="1261" w:author="Steff Guzmán" w:date="2023-03-13T19:56:00Z"/>
                <w:rFonts w:cs="Times New Roman"/>
              </w:rPr>
            </w:pPr>
          </w:p>
        </w:tc>
        <w:tc>
          <w:tcPr>
            <w:tcW w:w="548" w:type="dxa"/>
          </w:tcPr>
          <w:p w14:paraId="3FA59554" w14:textId="2693B1D6" w:rsidR="00A17136" w:rsidRPr="00BB53D7" w:rsidDel="00AC7859" w:rsidRDefault="00A17136" w:rsidP="005A4444">
            <w:pPr>
              <w:rPr>
                <w:del w:id="1262" w:author="Steff Guzmán" w:date="2023-03-13T19:56:00Z"/>
                <w:rFonts w:cs="Times New Roman"/>
              </w:rPr>
            </w:pPr>
          </w:p>
        </w:tc>
      </w:tr>
      <w:tr w:rsidR="00AC7859" w:rsidRPr="00BB53D7" w:rsidDel="00AC7859" w14:paraId="39ADD910" w14:textId="77777777" w:rsidTr="005A4444">
        <w:trPr>
          <w:del w:id="1263" w:author="Steff Guzmán" w:date="2023-03-13T19:56:00Z"/>
        </w:trPr>
        <w:tc>
          <w:tcPr>
            <w:tcW w:w="1129" w:type="dxa"/>
          </w:tcPr>
          <w:p w14:paraId="1C51895D" w14:textId="299CF07D"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264" w:author="Steff Guzmán" w:date="2023-03-13T19:56:00Z"/>
                <w:rFonts w:cs="Times New Roman"/>
                <w:szCs w:val="24"/>
              </w:rPr>
            </w:pPr>
            <w:del w:id="1265" w:author="Steff Guzmán" w:date="2023-03-13T19:56:00Z">
              <w:r w:rsidRPr="00BB53D7" w:rsidDel="00AC7859">
                <w:rPr>
                  <w:rFonts w:cs="Times New Roman"/>
                  <w:szCs w:val="24"/>
                </w:rPr>
                <w:delText>Act. #12</w:delText>
              </w:r>
            </w:del>
          </w:p>
        </w:tc>
        <w:tc>
          <w:tcPr>
            <w:tcW w:w="993" w:type="dxa"/>
          </w:tcPr>
          <w:p w14:paraId="7F0F74C5" w14:textId="04C2BD9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66" w:author="Steff Guzmán" w:date="2023-03-13T19:56:00Z"/>
                <w:rFonts w:cs="Times New Roman"/>
              </w:rPr>
            </w:pPr>
          </w:p>
        </w:tc>
        <w:tc>
          <w:tcPr>
            <w:tcW w:w="708" w:type="dxa"/>
          </w:tcPr>
          <w:p w14:paraId="0EFFAE6B" w14:textId="3DF0C71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67" w:author="Steff Guzmán" w:date="2023-03-13T19:56:00Z"/>
                <w:rFonts w:cs="Times New Roman"/>
              </w:rPr>
            </w:pPr>
          </w:p>
        </w:tc>
        <w:tc>
          <w:tcPr>
            <w:tcW w:w="709" w:type="dxa"/>
          </w:tcPr>
          <w:p w14:paraId="01D2F44D" w14:textId="59137B4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68" w:author="Steff Guzmán" w:date="2023-03-13T19:56:00Z"/>
                <w:rFonts w:cs="Times New Roman"/>
              </w:rPr>
            </w:pPr>
          </w:p>
        </w:tc>
        <w:tc>
          <w:tcPr>
            <w:tcW w:w="709" w:type="dxa"/>
          </w:tcPr>
          <w:p w14:paraId="14F2CEA5" w14:textId="5B6D212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69" w:author="Steff Guzmán" w:date="2023-03-13T19:56:00Z"/>
                <w:rFonts w:cs="Times New Roman"/>
              </w:rPr>
            </w:pPr>
          </w:p>
        </w:tc>
        <w:tc>
          <w:tcPr>
            <w:tcW w:w="709" w:type="dxa"/>
          </w:tcPr>
          <w:p w14:paraId="41EE4AEA" w14:textId="049E485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0" w:author="Steff Guzmán" w:date="2023-03-13T19:56:00Z"/>
                <w:rFonts w:cs="Times New Roman"/>
              </w:rPr>
            </w:pPr>
          </w:p>
        </w:tc>
        <w:tc>
          <w:tcPr>
            <w:tcW w:w="708" w:type="dxa"/>
            <w:shd w:val="clear" w:color="auto" w:fill="FFE599" w:themeFill="accent4" w:themeFillTint="66"/>
          </w:tcPr>
          <w:p w14:paraId="6DBCBB9C" w14:textId="5317BBB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1" w:author="Steff Guzmán" w:date="2023-03-13T19:56:00Z"/>
                <w:rFonts w:cs="Times New Roman"/>
              </w:rPr>
            </w:pPr>
            <w:del w:id="1272" w:author="Steff Guzmán" w:date="2023-03-13T19:56:00Z">
              <w:r w:rsidRPr="00BB53D7" w:rsidDel="00AC7859">
                <w:rPr>
                  <w:rFonts w:cs="Times New Roman"/>
                </w:rPr>
                <w:delText>X</w:delText>
              </w:r>
            </w:del>
          </w:p>
        </w:tc>
        <w:tc>
          <w:tcPr>
            <w:tcW w:w="754" w:type="dxa"/>
          </w:tcPr>
          <w:p w14:paraId="7C76503F" w14:textId="508A358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3" w:author="Steff Guzmán" w:date="2023-03-13T19:56:00Z"/>
                <w:rFonts w:cs="Times New Roman"/>
              </w:rPr>
            </w:pPr>
          </w:p>
        </w:tc>
        <w:tc>
          <w:tcPr>
            <w:tcW w:w="652" w:type="dxa"/>
          </w:tcPr>
          <w:p w14:paraId="61F17566" w14:textId="6133424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4" w:author="Steff Guzmán" w:date="2023-03-13T19:56:00Z"/>
                <w:rFonts w:cs="Times New Roman"/>
              </w:rPr>
            </w:pPr>
          </w:p>
        </w:tc>
        <w:tc>
          <w:tcPr>
            <w:tcW w:w="652" w:type="dxa"/>
          </w:tcPr>
          <w:p w14:paraId="0731B548" w14:textId="06832C7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5" w:author="Steff Guzmán" w:date="2023-03-13T19:56:00Z"/>
                <w:rFonts w:cs="Times New Roman"/>
              </w:rPr>
            </w:pPr>
          </w:p>
        </w:tc>
        <w:tc>
          <w:tcPr>
            <w:tcW w:w="655" w:type="dxa"/>
          </w:tcPr>
          <w:p w14:paraId="19043BDD" w14:textId="714C7B7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6" w:author="Steff Guzmán" w:date="2023-03-13T19:56:00Z"/>
                <w:rFonts w:cs="Times New Roman"/>
              </w:rPr>
            </w:pPr>
          </w:p>
        </w:tc>
        <w:tc>
          <w:tcPr>
            <w:tcW w:w="652" w:type="dxa"/>
          </w:tcPr>
          <w:p w14:paraId="5279434F" w14:textId="1E292F3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7" w:author="Steff Guzmán" w:date="2023-03-13T19:56:00Z"/>
                <w:rFonts w:cs="Times New Roman"/>
              </w:rPr>
            </w:pPr>
          </w:p>
        </w:tc>
        <w:tc>
          <w:tcPr>
            <w:tcW w:w="652" w:type="dxa"/>
          </w:tcPr>
          <w:p w14:paraId="1118061E" w14:textId="2D061B3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8" w:author="Steff Guzmán" w:date="2023-03-13T19:56:00Z"/>
                <w:rFonts w:cs="Times New Roman"/>
              </w:rPr>
            </w:pPr>
          </w:p>
        </w:tc>
        <w:tc>
          <w:tcPr>
            <w:tcW w:w="652" w:type="dxa"/>
          </w:tcPr>
          <w:p w14:paraId="61AF6D43" w14:textId="5E4DED1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79" w:author="Steff Guzmán" w:date="2023-03-13T19:56:00Z"/>
                <w:rFonts w:cs="Times New Roman"/>
              </w:rPr>
            </w:pPr>
          </w:p>
        </w:tc>
        <w:tc>
          <w:tcPr>
            <w:tcW w:w="652" w:type="dxa"/>
          </w:tcPr>
          <w:p w14:paraId="21FF7E4E" w14:textId="6E8D270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80" w:author="Steff Guzmán" w:date="2023-03-13T19:56:00Z"/>
                <w:rFonts w:cs="Times New Roman"/>
              </w:rPr>
            </w:pPr>
          </w:p>
        </w:tc>
        <w:tc>
          <w:tcPr>
            <w:tcW w:w="652" w:type="dxa"/>
          </w:tcPr>
          <w:p w14:paraId="619D3D71" w14:textId="381E2C2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81" w:author="Steff Guzmán" w:date="2023-03-13T19:56:00Z"/>
                <w:rFonts w:cs="Times New Roman"/>
              </w:rPr>
            </w:pPr>
          </w:p>
        </w:tc>
        <w:tc>
          <w:tcPr>
            <w:tcW w:w="548" w:type="dxa"/>
          </w:tcPr>
          <w:p w14:paraId="684B0059" w14:textId="789199E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282" w:author="Steff Guzmán" w:date="2023-03-13T19:56:00Z"/>
                <w:rFonts w:cs="Times New Roman"/>
              </w:rPr>
            </w:pPr>
          </w:p>
        </w:tc>
      </w:tr>
      <w:tr w:rsidR="00AC7859" w:rsidRPr="00BB53D7" w:rsidDel="00AC7859" w14:paraId="080E3A0D" w14:textId="77777777" w:rsidTr="005A4444">
        <w:trPr>
          <w:del w:id="1283" w:author="Steff Guzmán" w:date="2023-03-13T19:56:00Z"/>
        </w:trPr>
        <w:tc>
          <w:tcPr>
            <w:tcW w:w="1129" w:type="dxa"/>
          </w:tcPr>
          <w:p w14:paraId="1D73A1CA" w14:textId="4B082FB0"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284" w:author="Steff Guzmán" w:date="2023-03-13T19:56:00Z"/>
                <w:rFonts w:cs="Times New Roman"/>
                <w:szCs w:val="24"/>
              </w:rPr>
            </w:pPr>
            <w:del w:id="1285" w:author="Steff Guzmán" w:date="2023-03-13T19:56:00Z">
              <w:r w:rsidRPr="00BB53D7" w:rsidDel="00AC7859">
                <w:rPr>
                  <w:rFonts w:cs="Times New Roman"/>
                  <w:szCs w:val="24"/>
                </w:rPr>
                <w:delText>Act. #13</w:delText>
              </w:r>
            </w:del>
          </w:p>
        </w:tc>
        <w:tc>
          <w:tcPr>
            <w:tcW w:w="993" w:type="dxa"/>
          </w:tcPr>
          <w:p w14:paraId="78128C2F" w14:textId="141A5DB7" w:rsidR="00A17136" w:rsidRPr="00BB53D7" w:rsidDel="00AC7859" w:rsidRDefault="00A17136" w:rsidP="005A4444">
            <w:pPr>
              <w:rPr>
                <w:del w:id="1286" w:author="Steff Guzmán" w:date="2023-03-13T19:56:00Z"/>
                <w:rFonts w:cs="Times New Roman"/>
              </w:rPr>
            </w:pPr>
          </w:p>
        </w:tc>
        <w:tc>
          <w:tcPr>
            <w:tcW w:w="708" w:type="dxa"/>
          </w:tcPr>
          <w:p w14:paraId="7A98E40D" w14:textId="5289E2BD" w:rsidR="00A17136" w:rsidRPr="00BB53D7" w:rsidDel="00AC7859" w:rsidRDefault="00A17136" w:rsidP="005A4444">
            <w:pPr>
              <w:rPr>
                <w:del w:id="1287" w:author="Steff Guzmán" w:date="2023-03-13T19:56:00Z"/>
                <w:rFonts w:cs="Times New Roman"/>
              </w:rPr>
            </w:pPr>
          </w:p>
        </w:tc>
        <w:tc>
          <w:tcPr>
            <w:tcW w:w="709" w:type="dxa"/>
          </w:tcPr>
          <w:p w14:paraId="5671C606" w14:textId="0ECC3B6A" w:rsidR="00A17136" w:rsidRPr="00BB53D7" w:rsidDel="00AC7859" w:rsidRDefault="00A17136" w:rsidP="005A4444">
            <w:pPr>
              <w:rPr>
                <w:del w:id="1288" w:author="Steff Guzmán" w:date="2023-03-13T19:56:00Z"/>
                <w:rFonts w:cs="Times New Roman"/>
              </w:rPr>
            </w:pPr>
          </w:p>
        </w:tc>
        <w:tc>
          <w:tcPr>
            <w:tcW w:w="709" w:type="dxa"/>
          </w:tcPr>
          <w:p w14:paraId="65C6C565" w14:textId="4C100150" w:rsidR="00A17136" w:rsidRPr="00BB53D7" w:rsidDel="00AC7859" w:rsidRDefault="00A17136" w:rsidP="005A4444">
            <w:pPr>
              <w:rPr>
                <w:del w:id="1289" w:author="Steff Guzmán" w:date="2023-03-13T19:56:00Z"/>
                <w:rFonts w:cs="Times New Roman"/>
              </w:rPr>
            </w:pPr>
          </w:p>
        </w:tc>
        <w:tc>
          <w:tcPr>
            <w:tcW w:w="709" w:type="dxa"/>
          </w:tcPr>
          <w:p w14:paraId="158F9F24" w14:textId="1D0F2F8F" w:rsidR="00A17136" w:rsidRPr="00BB53D7" w:rsidDel="00AC7859" w:rsidRDefault="00A17136" w:rsidP="005A4444">
            <w:pPr>
              <w:rPr>
                <w:del w:id="1290" w:author="Steff Guzmán" w:date="2023-03-13T19:56:00Z"/>
                <w:rFonts w:cs="Times New Roman"/>
              </w:rPr>
            </w:pPr>
          </w:p>
        </w:tc>
        <w:tc>
          <w:tcPr>
            <w:tcW w:w="708" w:type="dxa"/>
          </w:tcPr>
          <w:p w14:paraId="41D8EDB0" w14:textId="6AA03E17" w:rsidR="00A17136" w:rsidRPr="00BB53D7" w:rsidDel="00AC7859" w:rsidRDefault="00A17136" w:rsidP="005A4444">
            <w:pPr>
              <w:rPr>
                <w:del w:id="1291" w:author="Steff Guzmán" w:date="2023-03-13T19:56:00Z"/>
                <w:rFonts w:cs="Times New Roman"/>
              </w:rPr>
            </w:pPr>
          </w:p>
        </w:tc>
        <w:tc>
          <w:tcPr>
            <w:tcW w:w="754" w:type="dxa"/>
            <w:shd w:val="clear" w:color="auto" w:fill="FFE599" w:themeFill="accent4" w:themeFillTint="66"/>
          </w:tcPr>
          <w:p w14:paraId="3A2348F6" w14:textId="24208B5A" w:rsidR="00A17136" w:rsidRPr="00BB53D7" w:rsidDel="00AC7859" w:rsidRDefault="00A17136" w:rsidP="005A4444">
            <w:pPr>
              <w:rPr>
                <w:del w:id="1292" w:author="Steff Guzmán" w:date="2023-03-13T19:56:00Z"/>
                <w:rFonts w:cs="Times New Roman"/>
              </w:rPr>
            </w:pPr>
            <w:del w:id="1293" w:author="Steff Guzmán" w:date="2023-03-13T19:56:00Z">
              <w:r w:rsidRPr="00BB53D7" w:rsidDel="00AC7859">
                <w:rPr>
                  <w:rFonts w:cs="Times New Roman"/>
                </w:rPr>
                <w:delText>X</w:delText>
              </w:r>
            </w:del>
          </w:p>
        </w:tc>
        <w:tc>
          <w:tcPr>
            <w:tcW w:w="652" w:type="dxa"/>
          </w:tcPr>
          <w:p w14:paraId="76B2DEE7" w14:textId="0F8ED3E4" w:rsidR="00A17136" w:rsidRPr="00BB53D7" w:rsidDel="00AC7859" w:rsidRDefault="00A17136" w:rsidP="005A4444">
            <w:pPr>
              <w:rPr>
                <w:del w:id="1294" w:author="Steff Guzmán" w:date="2023-03-13T19:56:00Z"/>
                <w:rFonts w:cs="Times New Roman"/>
              </w:rPr>
            </w:pPr>
          </w:p>
        </w:tc>
        <w:tc>
          <w:tcPr>
            <w:tcW w:w="652" w:type="dxa"/>
          </w:tcPr>
          <w:p w14:paraId="471E4671" w14:textId="75637D49" w:rsidR="00A17136" w:rsidRPr="00BB53D7" w:rsidDel="00AC7859" w:rsidRDefault="00A17136" w:rsidP="005A4444">
            <w:pPr>
              <w:rPr>
                <w:del w:id="1295" w:author="Steff Guzmán" w:date="2023-03-13T19:56:00Z"/>
                <w:rFonts w:cs="Times New Roman"/>
              </w:rPr>
            </w:pPr>
          </w:p>
        </w:tc>
        <w:tc>
          <w:tcPr>
            <w:tcW w:w="655" w:type="dxa"/>
          </w:tcPr>
          <w:p w14:paraId="6F814712" w14:textId="04CA40D9" w:rsidR="00A17136" w:rsidRPr="00BB53D7" w:rsidDel="00AC7859" w:rsidRDefault="00A17136" w:rsidP="005A4444">
            <w:pPr>
              <w:rPr>
                <w:del w:id="1296" w:author="Steff Guzmán" w:date="2023-03-13T19:56:00Z"/>
                <w:rFonts w:cs="Times New Roman"/>
              </w:rPr>
            </w:pPr>
          </w:p>
        </w:tc>
        <w:tc>
          <w:tcPr>
            <w:tcW w:w="652" w:type="dxa"/>
          </w:tcPr>
          <w:p w14:paraId="4D907E91" w14:textId="5E268AE3" w:rsidR="00A17136" w:rsidRPr="00BB53D7" w:rsidDel="00AC7859" w:rsidRDefault="00A17136" w:rsidP="005A4444">
            <w:pPr>
              <w:rPr>
                <w:del w:id="1297" w:author="Steff Guzmán" w:date="2023-03-13T19:56:00Z"/>
                <w:rFonts w:cs="Times New Roman"/>
              </w:rPr>
            </w:pPr>
          </w:p>
        </w:tc>
        <w:tc>
          <w:tcPr>
            <w:tcW w:w="652" w:type="dxa"/>
          </w:tcPr>
          <w:p w14:paraId="3B54526C" w14:textId="07AB204D" w:rsidR="00A17136" w:rsidRPr="00BB53D7" w:rsidDel="00AC7859" w:rsidRDefault="00A17136" w:rsidP="005A4444">
            <w:pPr>
              <w:rPr>
                <w:del w:id="1298" w:author="Steff Guzmán" w:date="2023-03-13T19:56:00Z"/>
                <w:rFonts w:cs="Times New Roman"/>
              </w:rPr>
            </w:pPr>
          </w:p>
        </w:tc>
        <w:tc>
          <w:tcPr>
            <w:tcW w:w="652" w:type="dxa"/>
          </w:tcPr>
          <w:p w14:paraId="2CEAD998" w14:textId="4B02EAC9" w:rsidR="00A17136" w:rsidRPr="00BB53D7" w:rsidDel="00AC7859" w:rsidRDefault="00A17136" w:rsidP="005A4444">
            <w:pPr>
              <w:rPr>
                <w:del w:id="1299" w:author="Steff Guzmán" w:date="2023-03-13T19:56:00Z"/>
                <w:rFonts w:cs="Times New Roman"/>
              </w:rPr>
            </w:pPr>
          </w:p>
        </w:tc>
        <w:tc>
          <w:tcPr>
            <w:tcW w:w="652" w:type="dxa"/>
          </w:tcPr>
          <w:p w14:paraId="48AA6653" w14:textId="49F5FF6E" w:rsidR="00A17136" w:rsidRPr="00BB53D7" w:rsidDel="00AC7859" w:rsidRDefault="00A17136" w:rsidP="005A4444">
            <w:pPr>
              <w:rPr>
                <w:del w:id="1300" w:author="Steff Guzmán" w:date="2023-03-13T19:56:00Z"/>
                <w:rFonts w:cs="Times New Roman"/>
              </w:rPr>
            </w:pPr>
          </w:p>
        </w:tc>
        <w:tc>
          <w:tcPr>
            <w:tcW w:w="652" w:type="dxa"/>
          </w:tcPr>
          <w:p w14:paraId="4C244A47" w14:textId="7D54F3B4" w:rsidR="00A17136" w:rsidRPr="00BB53D7" w:rsidDel="00AC7859" w:rsidRDefault="00A17136" w:rsidP="005A4444">
            <w:pPr>
              <w:rPr>
                <w:del w:id="1301" w:author="Steff Guzmán" w:date="2023-03-13T19:56:00Z"/>
                <w:rFonts w:cs="Times New Roman"/>
              </w:rPr>
            </w:pPr>
          </w:p>
        </w:tc>
        <w:tc>
          <w:tcPr>
            <w:tcW w:w="548" w:type="dxa"/>
          </w:tcPr>
          <w:p w14:paraId="2742749D" w14:textId="3F162AF0" w:rsidR="00A17136" w:rsidRPr="00BB53D7" w:rsidDel="00AC7859" w:rsidRDefault="00A17136" w:rsidP="005A4444">
            <w:pPr>
              <w:rPr>
                <w:del w:id="1302" w:author="Steff Guzmán" w:date="2023-03-13T19:56:00Z"/>
                <w:rFonts w:cs="Times New Roman"/>
              </w:rPr>
            </w:pPr>
          </w:p>
        </w:tc>
      </w:tr>
      <w:tr w:rsidR="00AC7859" w:rsidRPr="00BB53D7" w:rsidDel="00AC7859" w14:paraId="46DFCC53" w14:textId="77777777" w:rsidTr="005A4444">
        <w:trPr>
          <w:del w:id="1303" w:author="Steff Guzmán" w:date="2023-03-13T19:56:00Z"/>
        </w:trPr>
        <w:tc>
          <w:tcPr>
            <w:tcW w:w="1129" w:type="dxa"/>
          </w:tcPr>
          <w:p w14:paraId="4A6E0E74" w14:textId="74C187BF"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304" w:author="Steff Guzmán" w:date="2023-03-13T19:56:00Z"/>
                <w:rFonts w:cs="Times New Roman"/>
                <w:szCs w:val="24"/>
              </w:rPr>
            </w:pPr>
            <w:del w:id="1305" w:author="Steff Guzmán" w:date="2023-03-13T19:56:00Z">
              <w:r w:rsidRPr="00BB53D7" w:rsidDel="00AC7859">
                <w:rPr>
                  <w:rFonts w:cs="Times New Roman"/>
                  <w:szCs w:val="24"/>
                </w:rPr>
                <w:delText>Act. #14</w:delText>
              </w:r>
            </w:del>
          </w:p>
        </w:tc>
        <w:tc>
          <w:tcPr>
            <w:tcW w:w="993" w:type="dxa"/>
          </w:tcPr>
          <w:p w14:paraId="7B2D6289" w14:textId="3F81B1A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06" w:author="Steff Guzmán" w:date="2023-03-13T19:56:00Z"/>
                <w:rFonts w:cs="Times New Roman"/>
              </w:rPr>
            </w:pPr>
          </w:p>
        </w:tc>
        <w:tc>
          <w:tcPr>
            <w:tcW w:w="708" w:type="dxa"/>
          </w:tcPr>
          <w:p w14:paraId="172A1F47" w14:textId="6D88687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07" w:author="Steff Guzmán" w:date="2023-03-13T19:56:00Z"/>
                <w:rFonts w:cs="Times New Roman"/>
              </w:rPr>
            </w:pPr>
          </w:p>
        </w:tc>
        <w:tc>
          <w:tcPr>
            <w:tcW w:w="709" w:type="dxa"/>
          </w:tcPr>
          <w:p w14:paraId="45FEA3DC" w14:textId="251BBA0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08" w:author="Steff Guzmán" w:date="2023-03-13T19:56:00Z"/>
                <w:rFonts w:cs="Times New Roman"/>
              </w:rPr>
            </w:pPr>
          </w:p>
        </w:tc>
        <w:tc>
          <w:tcPr>
            <w:tcW w:w="709" w:type="dxa"/>
          </w:tcPr>
          <w:p w14:paraId="54E10A2F" w14:textId="33BC658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09" w:author="Steff Guzmán" w:date="2023-03-13T19:56:00Z"/>
                <w:rFonts w:cs="Times New Roman"/>
              </w:rPr>
            </w:pPr>
          </w:p>
        </w:tc>
        <w:tc>
          <w:tcPr>
            <w:tcW w:w="709" w:type="dxa"/>
          </w:tcPr>
          <w:p w14:paraId="5850900E" w14:textId="5D8EB9D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0" w:author="Steff Guzmán" w:date="2023-03-13T19:56:00Z"/>
                <w:rFonts w:cs="Times New Roman"/>
              </w:rPr>
            </w:pPr>
          </w:p>
        </w:tc>
        <w:tc>
          <w:tcPr>
            <w:tcW w:w="708" w:type="dxa"/>
          </w:tcPr>
          <w:p w14:paraId="25B340E7" w14:textId="477D2F5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1" w:author="Steff Guzmán" w:date="2023-03-13T19:56:00Z"/>
                <w:rFonts w:cs="Times New Roman"/>
              </w:rPr>
            </w:pPr>
          </w:p>
        </w:tc>
        <w:tc>
          <w:tcPr>
            <w:tcW w:w="754" w:type="dxa"/>
            <w:shd w:val="clear" w:color="auto" w:fill="FFE599" w:themeFill="accent4" w:themeFillTint="66"/>
          </w:tcPr>
          <w:p w14:paraId="68CDB342" w14:textId="188E03B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2" w:author="Steff Guzmán" w:date="2023-03-13T19:56:00Z"/>
                <w:rFonts w:cs="Times New Roman"/>
              </w:rPr>
            </w:pPr>
            <w:del w:id="1313" w:author="Steff Guzmán" w:date="2023-03-13T19:56:00Z">
              <w:r w:rsidRPr="00BB53D7" w:rsidDel="00AC7859">
                <w:rPr>
                  <w:rFonts w:cs="Times New Roman"/>
                </w:rPr>
                <w:delText>X</w:delText>
              </w:r>
            </w:del>
          </w:p>
        </w:tc>
        <w:tc>
          <w:tcPr>
            <w:tcW w:w="652" w:type="dxa"/>
            <w:shd w:val="clear" w:color="auto" w:fill="FFE599" w:themeFill="accent4" w:themeFillTint="66"/>
          </w:tcPr>
          <w:p w14:paraId="3662E6E9" w14:textId="558742E4"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4" w:author="Steff Guzmán" w:date="2023-03-13T19:56:00Z"/>
                <w:rFonts w:cs="Times New Roman"/>
              </w:rPr>
            </w:pPr>
            <w:del w:id="1315" w:author="Steff Guzmán" w:date="2023-03-13T19:56:00Z">
              <w:r w:rsidRPr="00BB53D7" w:rsidDel="00AC7859">
                <w:rPr>
                  <w:rFonts w:cs="Times New Roman"/>
                </w:rPr>
                <w:delText>X</w:delText>
              </w:r>
            </w:del>
          </w:p>
        </w:tc>
        <w:tc>
          <w:tcPr>
            <w:tcW w:w="652" w:type="dxa"/>
          </w:tcPr>
          <w:p w14:paraId="0B413CC2" w14:textId="411E12D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6" w:author="Steff Guzmán" w:date="2023-03-13T19:56:00Z"/>
                <w:rFonts w:cs="Times New Roman"/>
              </w:rPr>
            </w:pPr>
          </w:p>
        </w:tc>
        <w:tc>
          <w:tcPr>
            <w:tcW w:w="655" w:type="dxa"/>
          </w:tcPr>
          <w:p w14:paraId="60C49639" w14:textId="39C4F50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7" w:author="Steff Guzmán" w:date="2023-03-13T19:56:00Z"/>
                <w:rFonts w:cs="Times New Roman"/>
              </w:rPr>
            </w:pPr>
          </w:p>
        </w:tc>
        <w:tc>
          <w:tcPr>
            <w:tcW w:w="652" w:type="dxa"/>
          </w:tcPr>
          <w:p w14:paraId="70C3E7F0" w14:textId="53F804B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8" w:author="Steff Guzmán" w:date="2023-03-13T19:56:00Z"/>
                <w:rFonts w:cs="Times New Roman"/>
              </w:rPr>
            </w:pPr>
          </w:p>
        </w:tc>
        <w:tc>
          <w:tcPr>
            <w:tcW w:w="652" w:type="dxa"/>
          </w:tcPr>
          <w:p w14:paraId="26A5DD39" w14:textId="6CDA137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19" w:author="Steff Guzmán" w:date="2023-03-13T19:56:00Z"/>
                <w:rFonts w:cs="Times New Roman"/>
              </w:rPr>
            </w:pPr>
          </w:p>
        </w:tc>
        <w:tc>
          <w:tcPr>
            <w:tcW w:w="652" w:type="dxa"/>
          </w:tcPr>
          <w:p w14:paraId="44249113" w14:textId="052A539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20" w:author="Steff Guzmán" w:date="2023-03-13T19:56:00Z"/>
                <w:rFonts w:cs="Times New Roman"/>
              </w:rPr>
            </w:pPr>
          </w:p>
        </w:tc>
        <w:tc>
          <w:tcPr>
            <w:tcW w:w="652" w:type="dxa"/>
          </w:tcPr>
          <w:p w14:paraId="49DE56AD" w14:textId="43D49B2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21" w:author="Steff Guzmán" w:date="2023-03-13T19:56:00Z"/>
                <w:rFonts w:cs="Times New Roman"/>
              </w:rPr>
            </w:pPr>
          </w:p>
        </w:tc>
        <w:tc>
          <w:tcPr>
            <w:tcW w:w="652" w:type="dxa"/>
          </w:tcPr>
          <w:p w14:paraId="71AFFD57" w14:textId="4E50C07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22" w:author="Steff Guzmán" w:date="2023-03-13T19:56:00Z"/>
                <w:rFonts w:cs="Times New Roman"/>
              </w:rPr>
            </w:pPr>
          </w:p>
        </w:tc>
        <w:tc>
          <w:tcPr>
            <w:tcW w:w="548" w:type="dxa"/>
          </w:tcPr>
          <w:p w14:paraId="0796F249" w14:textId="0AF58AC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23" w:author="Steff Guzmán" w:date="2023-03-13T19:56:00Z"/>
                <w:rFonts w:cs="Times New Roman"/>
              </w:rPr>
            </w:pPr>
          </w:p>
        </w:tc>
      </w:tr>
      <w:tr w:rsidR="00AC7859" w:rsidRPr="00BB53D7" w:rsidDel="00AC7859" w14:paraId="47AFF52A" w14:textId="77777777" w:rsidTr="005A4444">
        <w:trPr>
          <w:del w:id="1324" w:author="Steff Guzmán" w:date="2023-03-13T19:56:00Z"/>
        </w:trPr>
        <w:tc>
          <w:tcPr>
            <w:tcW w:w="1129" w:type="dxa"/>
          </w:tcPr>
          <w:p w14:paraId="6C201F2A" w14:textId="2E2996A0"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325" w:author="Steff Guzmán" w:date="2023-03-13T19:56:00Z"/>
                <w:rFonts w:cs="Times New Roman"/>
                <w:szCs w:val="24"/>
              </w:rPr>
            </w:pPr>
            <w:del w:id="1326" w:author="Steff Guzmán" w:date="2023-03-13T19:56:00Z">
              <w:r w:rsidRPr="00BB53D7" w:rsidDel="00AC7859">
                <w:rPr>
                  <w:rFonts w:cs="Times New Roman"/>
                  <w:szCs w:val="24"/>
                </w:rPr>
                <w:delText>Act. #15</w:delText>
              </w:r>
            </w:del>
          </w:p>
        </w:tc>
        <w:tc>
          <w:tcPr>
            <w:tcW w:w="993" w:type="dxa"/>
          </w:tcPr>
          <w:p w14:paraId="2758803A" w14:textId="0C845590" w:rsidR="00A17136" w:rsidRPr="00BB53D7" w:rsidDel="00AC7859" w:rsidRDefault="00A17136" w:rsidP="005A4444">
            <w:pPr>
              <w:rPr>
                <w:del w:id="1327" w:author="Steff Guzmán" w:date="2023-03-13T19:56:00Z"/>
                <w:rFonts w:cs="Times New Roman"/>
              </w:rPr>
            </w:pPr>
          </w:p>
        </w:tc>
        <w:tc>
          <w:tcPr>
            <w:tcW w:w="708" w:type="dxa"/>
          </w:tcPr>
          <w:p w14:paraId="093BEF31" w14:textId="4BD33C32" w:rsidR="00A17136" w:rsidRPr="00BB53D7" w:rsidDel="00AC7859" w:rsidRDefault="00A17136" w:rsidP="005A4444">
            <w:pPr>
              <w:rPr>
                <w:del w:id="1328" w:author="Steff Guzmán" w:date="2023-03-13T19:56:00Z"/>
                <w:rFonts w:cs="Times New Roman"/>
              </w:rPr>
            </w:pPr>
          </w:p>
        </w:tc>
        <w:tc>
          <w:tcPr>
            <w:tcW w:w="709" w:type="dxa"/>
          </w:tcPr>
          <w:p w14:paraId="5B53CE2A" w14:textId="01B91D90" w:rsidR="00A17136" w:rsidRPr="00BB53D7" w:rsidDel="00AC7859" w:rsidRDefault="00A17136" w:rsidP="005A4444">
            <w:pPr>
              <w:rPr>
                <w:del w:id="1329" w:author="Steff Guzmán" w:date="2023-03-13T19:56:00Z"/>
                <w:rFonts w:cs="Times New Roman"/>
              </w:rPr>
            </w:pPr>
          </w:p>
        </w:tc>
        <w:tc>
          <w:tcPr>
            <w:tcW w:w="709" w:type="dxa"/>
          </w:tcPr>
          <w:p w14:paraId="39191745" w14:textId="35AFD728" w:rsidR="00A17136" w:rsidRPr="00BB53D7" w:rsidDel="00AC7859" w:rsidRDefault="00A17136" w:rsidP="005A4444">
            <w:pPr>
              <w:rPr>
                <w:del w:id="1330" w:author="Steff Guzmán" w:date="2023-03-13T19:56:00Z"/>
                <w:rFonts w:cs="Times New Roman"/>
              </w:rPr>
            </w:pPr>
          </w:p>
        </w:tc>
        <w:tc>
          <w:tcPr>
            <w:tcW w:w="709" w:type="dxa"/>
          </w:tcPr>
          <w:p w14:paraId="129E8F21" w14:textId="35DDFC11" w:rsidR="00A17136" w:rsidRPr="00BB53D7" w:rsidDel="00AC7859" w:rsidRDefault="00A17136" w:rsidP="005A4444">
            <w:pPr>
              <w:rPr>
                <w:del w:id="1331" w:author="Steff Guzmán" w:date="2023-03-13T19:56:00Z"/>
                <w:rFonts w:cs="Times New Roman"/>
              </w:rPr>
            </w:pPr>
          </w:p>
        </w:tc>
        <w:tc>
          <w:tcPr>
            <w:tcW w:w="708" w:type="dxa"/>
          </w:tcPr>
          <w:p w14:paraId="67E5AF64" w14:textId="201BDD30" w:rsidR="00A17136" w:rsidRPr="00BB53D7" w:rsidDel="00AC7859" w:rsidRDefault="00A17136" w:rsidP="005A4444">
            <w:pPr>
              <w:rPr>
                <w:del w:id="1332" w:author="Steff Guzmán" w:date="2023-03-13T19:56:00Z"/>
                <w:rFonts w:cs="Times New Roman"/>
              </w:rPr>
            </w:pPr>
          </w:p>
        </w:tc>
        <w:tc>
          <w:tcPr>
            <w:tcW w:w="754" w:type="dxa"/>
          </w:tcPr>
          <w:p w14:paraId="71867753" w14:textId="68013913" w:rsidR="00A17136" w:rsidRPr="00BB53D7" w:rsidDel="00AC7859" w:rsidRDefault="00A17136" w:rsidP="005A4444">
            <w:pPr>
              <w:rPr>
                <w:del w:id="1333" w:author="Steff Guzmán" w:date="2023-03-13T19:56:00Z"/>
                <w:rFonts w:cs="Times New Roman"/>
              </w:rPr>
            </w:pPr>
          </w:p>
        </w:tc>
        <w:tc>
          <w:tcPr>
            <w:tcW w:w="652" w:type="dxa"/>
            <w:shd w:val="clear" w:color="auto" w:fill="FFE599" w:themeFill="accent4" w:themeFillTint="66"/>
          </w:tcPr>
          <w:p w14:paraId="4E9CAFDA" w14:textId="6038FD4F" w:rsidR="00A17136" w:rsidRPr="00BB53D7" w:rsidDel="00AC7859" w:rsidRDefault="00A17136" w:rsidP="005A4444">
            <w:pPr>
              <w:rPr>
                <w:del w:id="1334" w:author="Steff Guzmán" w:date="2023-03-13T19:56:00Z"/>
                <w:rFonts w:cs="Times New Roman"/>
              </w:rPr>
            </w:pPr>
            <w:del w:id="1335" w:author="Steff Guzmán" w:date="2023-03-13T19:56:00Z">
              <w:r w:rsidRPr="00BB53D7" w:rsidDel="00AC7859">
                <w:rPr>
                  <w:rFonts w:cs="Times New Roman"/>
                </w:rPr>
                <w:delText>X</w:delText>
              </w:r>
            </w:del>
          </w:p>
        </w:tc>
        <w:tc>
          <w:tcPr>
            <w:tcW w:w="652" w:type="dxa"/>
            <w:shd w:val="clear" w:color="auto" w:fill="FFE599" w:themeFill="accent4" w:themeFillTint="66"/>
          </w:tcPr>
          <w:p w14:paraId="6C130C0B" w14:textId="00A14AB9" w:rsidR="00A17136" w:rsidRPr="00BB53D7" w:rsidDel="00AC7859" w:rsidRDefault="00A17136" w:rsidP="005A4444">
            <w:pPr>
              <w:rPr>
                <w:del w:id="1336" w:author="Steff Guzmán" w:date="2023-03-13T19:56:00Z"/>
                <w:rFonts w:cs="Times New Roman"/>
              </w:rPr>
            </w:pPr>
            <w:del w:id="1337" w:author="Steff Guzmán" w:date="2023-03-13T19:56:00Z">
              <w:r w:rsidRPr="00BB53D7" w:rsidDel="00AC7859">
                <w:rPr>
                  <w:rFonts w:cs="Times New Roman"/>
                </w:rPr>
                <w:delText>X</w:delText>
              </w:r>
            </w:del>
          </w:p>
        </w:tc>
        <w:tc>
          <w:tcPr>
            <w:tcW w:w="655" w:type="dxa"/>
          </w:tcPr>
          <w:p w14:paraId="31C1F7A2" w14:textId="46BC3FB2" w:rsidR="00A17136" w:rsidRPr="00BB53D7" w:rsidDel="00AC7859" w:rsidRDefault="00A17136" w:rsidP="005A4444">
            <w:pPr>
              <w:rPr>
                <w:del w:id="1338" w:author="Steff Guzmán" w:date="2023-03-13T19:56:00Z"/>
                <w:rFonts w:cs="Times New Roman"/>
              </w:rPr>
            </w:pPr>
          </w:p>
        </w:tc>
        <w:tc>
          <w:tcPr>
            <w:tcW w:w="652" w:type="dxa"/>
          </w:tcPr>
          <w:p w14:paraId="7945E295" w14:textId="3EE47B1D" w:rsidR="00A17136" w:rsidRPr="00BB53D7" w:rsidDel="00AC7859" w:rsidRDefault="00A17136" w:rsidP="005A4444">
            <w:pPr>
              <w:rPr>
                <w:del w:id="1339" w:author="Steff Guzmán" w:date="2023-03-13T19:56:00Z"/>
                <w:rFonts w:cs="Times New Roman"/>
              </w:rPr>
            </w:pPr>
          </w:p>
        </w:tc>
        <w:tc>
          <w:tcPr>
            <w:tcW w:w="652" w:type="dxa"/>
          </w:tcPr>
          <w:p w14:paraId="09125B14" w14:textId="5E53D89B" w:rsidR="00A17136" w:rsidRPr="00BB53D7" w:rsidDel="00AC7859" w:rsidRDefault="00A17136" w:rsidP="005A4444">
            <w:pPr>
              <w:rPr>
                <w:del w:id="1340" w:author="Steff Guzmán" w:date="2023-03-13T19:56:00Z"/>
                <w:rFonts w:cs="Times New Roman"/>
              </w:rPr>
            </w:pPr>
          </w:p>
        </w:tc>
        <w:tc>
          <w:tcPr>
            <w:tcW w:w="652" w:type="dxa"/>
          </w:tcPr>
          <w:p w14:paraId="203CC5F1" w14:textId="51A9A0AD" w:rsidR="00A17136" w:rsidRPr="00BB53D7" w:rsidDel="00AC7859" w:rsidRDefault="00A17136" w:rsidP="005A4444">
            <w:pPr>
              <w:rPr>
                <w:del w:id="1341" w:author="Steff Guzmán" w:date="2023-03-13T19:56:00Z"/>
                <w:rFonts w:cs="Times New Roman"/>
              </w:rPr>
            </w:pPr>
          </w:p>
        </w:tc>
        <w:tc>
          <w:tcPr>
            <w:tcW w:w="652" w:type="dxa"/>
          </w:tcPr>
          <w:p w14:paraId="56826074" w14:textId="7385FC0A" w:rsidR="00A17136" w:rsidRPr="00BB53D7" w:rsidDel="00AC7859" w:rsidRDefault="00A17136" w:rsidP="005A4444">
            <w:pPr>
              <w:rPr>
                <w:del w:id="1342" w:author="Steff Guzmán" w:date="2023-03-13T19:56:00Z"/>
                <w:rFonts w:cs="Times New Roman"/>
              </w:rPr>
            </w:pPr>
          </w:p>
        </w:tc>
        <w:tc>
          <w:tcPr>
            <w:tcW w:w="652" w:type="dxa"/>
          </w:tcPr>
          <w:p w14:paraId="62BB1AEE" w14:textId="7622FAC0" w:rsidR="00A17136" w:rsidRPr="00BB53D7" w:rsidDel="00AC7859" w:rsidRDefault="00A17136" w:rsidP="005A4444">
            <w:pPr>
              <w:rPr>
                <w:del w:id="1343" w:author="Steff Guzmán" w:date="2023-03-13T19:56:00Z"/>
                <w:rFonts w:cs="Times New Roman"/>
              </w:rPr>
            </w:pPr>
          </w:p>
        </w:tc>
        <w:tc>
          <w:tcPr>
            <w:tcW w:w="548" w:type="dxa"/>
          </w:tcPr>
          <w:p w14:paraId="3F04FFAB" w14:textId="36FA7FFA" w:rsidR="00A17136" w:rsidRPr="00BB53D7" w:rsidDel="00AC7859" w:rsidRDefault="00A17136" w:rsidP="005A4444">
            <w:pPr>
              <w:rPr>
                <w:del w:id="1344" w:author="Steff Guzmán" w:date="2023-03-13T19:56:00Z"/>
                <w:rFonts w:cs="Times New Roman"/>
              </w:rPr>
            </w:pPr>
          </w:p>
        </w:tc>
      </w:tr>
      <w:tr w:rsidR="00AC7859" w:rsidRPr="00BB53D7" w:rsidDel="00AC7859" w14:paraId="2E2D6783" w14:textId="77777777" w:rsidTr="005A4444">
        <w:trPr>
          <w:del w:id="1345" w:author="Steff Guzmán" w:date="2023-03-13T19:56:00Z"/>
        </w:trPr>
        <w:tc>
          <w:tcPr>
            <w:tcW w:w="1129" w:type="dxa"/>
          </w:tcPr>
          <w:p w14:paraId="17657CAB" w14:textId="2CC6FC5F"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346" w:author="Steff Guzmán" w:date="2023-03-13T19:56:00Z"/>
                <w:rFonts w:cs="Times New Roman"/>
                <w:szCs w:val="24"/>
              </w:rPr>
            </w:pPr>
            <w:del w:id="1347" w:author="Steff Guzmán" w:date="2023-03-13T19:56:00Z">
              <w:r w:rsidRPr="00BB53D7" w:rsidDel="00AC7859">
                <w:rPr>
                  <w:rFonts w:cs="Times New Roman"/>
                  <w:szCs w:val="24"/>
                </w:rPr>
                <w:delText>Act. #16</w:delText>
              </w:r>
            </w:del>
          </w:p>
        </w:tc>
        <w:tc>
          <w:tcPr>
            <w:tcW w:w="993" w:type="dxa"/>
          </w:tcPr>
          <w:p w14:paraId="2B6C5C74" w14:textId="68CCA30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48" w:author="Steff Guzmán" w:date="2023-03-13T19:56:00Z"/>
                <w:rFonts w:cs="Times New Roman"/>
              </w:rPr>
            </w:pPr>
          </w:p>
        </w:tc>
        <w:tc>
          <w:tcPr>
            <w:tcW w:w="708" w:type="dxa"/>
          </w:tcPr>
          <w:p w14:paraId="772387AF" w14:textId="0D97073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49" w:author="Steff Guzmán" w:date="2023-03-13T19:56:00Z"/>
                <w:rFonts w:cs="Times New Roman"/>
              </w:rPr>
            </w:pPr>
          </w:p>
        </w:tc>
        <w:tc>
          <w:tcPr>
            <w:tcW w:w="709" w:type="dxa"/>
          </w:tcPr>
          <w:p w14:paraId="29193199" w14:textId="75FC308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0" w:author="Steff Guzmán" w:date="2023-03-13T19:56:00Z"/>
                <w:rFonts w:cs="Times New Roman"/>
              </w:rPr>
            </w:pPr>
          </w:p>
        </w:tc>
        <w:tc>
          <w:tcPr>
            <w:tcW w:w="709" w:type="dxa"/>
          </w:tcPr>
          <w:p w14:paraId="46907926" w14:textId="66DF892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1" w:author="Steff Guzmán" w:date="2023-03-13T19:56:00Z"/>
                <w:rFonts w:cs="Times New Roman"/>
              </w:rPr>
            </w:pPr>
          </w:p>
        </w:tc>
        <w:tc>
          <w:tcPr>
            <w:tcW w:w="709" w:type="dxa"/>
          </w:tcPr>
          <w:p w14:paraId="2F8473FB" w14:textId="289EA29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2" w:author="Steff Guzmán" w:date="2023-03-13T19:56:00Z"/>
                <w:rFonts w:cs="Times New Roman"/>
              </w:rPr>
            </w:pPr>
          </w:p>
        </w:tc>
        <w:tc>
          <w:tcPr>
            <w:tcW w:w="708" w:type="dxa"/>
          </w:tcPr>
          <w:p w14:paraId="07624179" w14:textId="68CF945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3" w:author="Steff Guzmán" w:date="2023-03-13T19:56:00Z"/>
                <w:rFonts w:cs="Times New Roman"/>
              </w:rPr>
            </w:pPr>
          </w:p>
        </w:tc>
        <w:tc>
          <w:tcPr>
            <w:tcW w:w="754" w:type="dxa"/>
          </w:tcPr>
          <w:p w14:paraId="5F7677E7" w14:textId="7E7B2E5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4" w:author="Steff Guzmán" w:date="2023-03-13T19:56:00Z"/>
                <w:rFonts w:cs="Times New Roman"/>
              </w:rPr>
            </w:pPr>
          </w:p>
        </w:tc>
        <w:tc>
          <w:tcPr>
            <w:tcW w:w="652" w:type="dxa"/>
          </w:tcPr>
          <w:p w14:paraId="5EE2B48E" w14:textId="56ACA94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5" w:author="Steff Guzmán" w:date="2023-03-13T19:56:00Z"/>
                <w:rFonts w:cs="Times New Roman"/>
              </w:rPr>
            </w:pPr>
          </w:p>
        </w:tc>
        <w:tc>
          <w:tcPr>
            <w:tcW w:w="652" w:type="dxa"/>
            <w:shd w:val="clear" w:color="auto" w:fill="FFE599" w:themeFill="accent4" w:themeFillTint="66"/>
          </w:tcPr>
          <w:p w14:paraId="3A358B0C" w14:textId="2CF33D8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6" w:author="Steff Guzmán" w:date="2023-03-13T19:56:00Z"/>
                <w:rFonts w:cs="Times New Roman"/>
              </w:rPr>
            </w:pPr>
            <w:del w:id="1357" w:author="Steff Guzmán" w:date="2023-03-13T19:56:00Z">
              <w:r w:rsidRPr="00BB53D7" w:rsidDel="00AC7859">
                <w:rPr>
                  <w:rFonts w:cs="Times New Roman"/>
                </w:rPr>
                <w:delText>X</w:delText>
              </w:r>
            </w:del>
          </w:p>
        </w:tc>
        <w:tc>
          <w:tcPr>
            <w:tcW w:w="655" w:type="dxa"/>
          </w:tcPr>
          <w:p w14:paraId="33240E92" w14:textId="0A8D04B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8" w:author="Steff Guzmán" w:date="2023-03-13T19:56:00Z"/>
                <w:rFonts w:cs="Times New Roman"/>
              </w:rPr>
            </w:pPr>
          </w:p>
        </w:tc>
        <w:tc>
          <w:tcPr>
            <w:tcW w:w="652" w:type="dxa"/>
          </w:tcPr>
          <w:p w14:paraId="094FCE42" w14:textId="5EFBC18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59" w:author="Steff Guzmán" w:date="2023-03-13T19:56:00Z"/>
                <w:rFonts w:cs="Times New Roman"/>
              </w:rPr>
            </w:pPr>
          </w:p>
        </w:tc>
        <w:tc>
          <w:tcPr>
            <w:tcW w:w="652" w:type="dxa"/>
          </w:tcPr>
          <w:p w14:paraId="55A87DEF" w14:textId="7B3CC72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60" w:author="Steff Guzmán" w:date="2023-03-13T19:56:00Z"/>
                <w:rFonts w:cs="Times New Roman"/>
              </w:rPr>
            </w:pPr>
          </w:p>
        </w:tc>
        <w:tc>
          <w:tcPr>
            <w:tcW w:w="652" w:type="dxa"/>
          </w:tcPr>
          <w:p w14:paraId="3BF4305D" w14:textId="65B07B28"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61" w:author="Steff Guzmán" w:date="2023-03-13T19:56:00Z"/>
                <w:rFonts w:cs="Times New Roman"/>
              </w:rPr>
            </w:pPr>
          </w:p>
        </w:tc>
        <w:tc>
          <w:tcPr>
            <w:tcW w:w="652" w:type="dxa"/>
          </w:tcPr>
          <w:p w14:paraId="21F020E6" w14:textId="3E7187A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62" w:author="Steff Guzmán" w:date="2023-03-13T19:56:00Z"/>
                <w:rFonts w:cs="Times New Roman"/>
              </w:rPr>
            </w:pPr>
          </w:p>
        </w:tc>
        <w:tc>
          <w:tcPr>
            <w:tcW w:w="652" w:type="dxa"/>
          </w:tcPr>
          <w:p w14:paraId="142AEB7A" w14:textId="246E98A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63" w:author="Steff Guzmán" w:date="2023-03-13T19:56:00Z"/>
                <w:rFonts w:cs="Times New Roman"/>
              </w:rPr>
            </w:pPr>
          </w:p>
        </w:tc>
        <w:tc>
          <w:tcPr>
            <w:tcW w:w="548" w:type="dxa"/>
          </w:tcPr>
          <w:p w14:paraId="4D986B94" w14:textId="41E3A10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64" w:author="Steff Guzmán" w:date="2023-03-13T19:56:00Z"/>
                <w:rFonts w:cs="Times New Roman"/>
              </w:rPr>
            </w:pPr>
          </w:p>
        </w:tc>
      </w:tr>
      <w:tr w:rsidR="00AC7859" w:rsidRPr="00BB53D7" w:rsidDel="00AC7859" w14:paraId="600ECFD8" w14:textId="77777777" w:rsidTr="005A4444">
        <w:trPr>
          <w:del w:id="1365" w:author="Steff Guzmán" w:date="2023-03-13T19:56:00Z"/>
        </w:trPr>
        <w:tc>
          <w:tcPr>
            <w:tcW w:w="1129" w:type="dxa"/>
          </w:tcPr>
          <w:p w14:paraId="754D1A8D" w14:textId="4F0B1794"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366" w:author="Steff Guzmán" w:date="2023-03-13T19:56:00Z"/>
                <w:rFonts w:cs="Times New Roman"/>
                <w:szCs w:val="24"/>
              </w:rPr>
            </w:pPr>
            <w:del w:id="1367" w:author="Steff Guzmán" w:date="2023-03-13T19:56:00Z">
              <w:r w:rsidRPr="00BB53D7" w:rsidDel="00AC7859">
                <w:rPr>
                  <w:rFonts w:cs="Times New Roman"/>
                  <w:szCs w:val="24"/>
                </w:rPr>
                <w:delText>Act. #17</w:delText>
              </w:r>
            </w:del>
          </w:p>
        </w:tc>
        <w:tc>
          <w:tcPr>
            <w:tcW w:w="993" w:type="dxa"/>
          </w:tcPr>
          <w:p w14:paraId="2A008F15" w14:textId="77947123" w:rsidR="00A17136" w:rsidRPr="00BB53D7" w:rsidDel="00AC7859" w:rsidRDefault="00A17136" w:rsidP="005A4444">
            <w:pPr>
              <w:rPr>
                <w:del w:id="1368" w:author="Steff Guzmán" w:date="2023-03-13T19:56:00Z"/>
                <w:rFonts w:cs="Times New Roman"/>
              </w:rPr>
            </w:pPr>
          </w:p>
        </w:tc>
        <w:tc>
          <w:tcPr>
            <w:tcW w:w="708" w:type="dxa"/>
          </w:tcPr>
          <w:p w14:paraId="727DD5D8" w14:textId="14C54CE5" w:rsidR="00A17136" w:rsidRPr="00BB53D7" w:rsidDel="00AC7859" w:rsidRDefault="00A17136" w:rsidP="005A4444">
            <w:pPr>
              <w:rPr>
                <w:del w:id="1369" w:author="Steff Guzmán" w:date="2023-03-13T19:56:00Z"/>
                <w:rFonts w:cs="Times New Roman"/>
              </w:rPr>
            </w:pPr>
          </w:p>
        </w:tc>
        <w:tc>
          <w:tcPr>
            <w:tcW w:w="709" w:type="dxa"/>
          </w:tcPr>
          <w:p w14:paraId="6081A8AB" w14:textId="7023A65C" w:rsidR="00A17136" w:rsidRPr="00BB53D7" w:rsidDel="00AC7859" w:rsidRDefault="00A17136" w:rsidP="005A4444">
            <w:pPr>
              <w:rPr>
                <w:del w:id="1370" w:author="Steff Guzmán" w:date="2023-03-13T19:56:00Z"/>
                <w:rFonts w:cs="Times New Roman"/>
              </w:rPr>
            </w:pPr>
          </w:p>
        </w:tc>
        <w:tc>
          <w:tcPr>
            <w:tcW w:w="709" w:type="dxa"/>
          </w:tcPr>
          <w:p w14:paraId="693082DB" w14:textId="22B207F7" w:rsidR="00A17136" w:rsidRPr="00BB53D7" w:rsidDel="00AC7859" w:rsidRDefault="00A17136" w:rsidP="005A4444">
            <w:pPr>
              <w:rPr>
                <w:del w:id="1371" w:author="Steff Guzmán" w:date="2023-03-13T19:56:00Z"/>
                <w:rFonts w:cs="Times New Roman"/>
              </w:rPr>
            </w:pPr>
          </w:p>
        </w:tc>
        <w:tc>
          <w:tcPr>
            <w:tcW w:w="709" w:type="dxa"/>
          </w:tcPr>
          <w:p w14:paraId="05190A7E" w14:textId="22E861FA" w:rsidR="00A17136" w:rsidRPr="00BB53D7" w:rsidDel="00AC7859" w:rsidRDefault="00A17136" w:rsidP="005A4444">
            <w:pPr>
              <w:rPr>
                <w:del w:id="1372" w:author="Steff Guzmán" w:date="2023-03-13T19:56:00Z"/>
                <w:rFonts w:cs="Times New Roman"/>
              </w:rPr>
            </w:pPr>
          </w:p>
        </w:tc>
        <w:tc>
          <w:tcPr>
            <w:tcW w:w="708" w:type="dxa"/>
          </w:tcPr>
          <w:p w14:paraId="2CB42BB6" w14:textId="48038617" w:rsidR="00A17136" w:rsidRPr="00BB53D7" w:rsidDel="00AC7859" w:rsidRDefault="00A17136" w:rsidP="005A4444">
            <w:pPr>
              <w:rPr>
                <w:del w:id="1373" w:author="Steff Guzmán" w:date="2023-03-13T19:56:00Z"/>
                <w:rFonts w:cs="Times New Roman"/>
              </w:rPr>
            </w:pPr>
          </w:p>
        </w:tc>
        <w:tc>
          <w:tcPr>
            <w:tcW w:w="754" w:type="dxa"/>
          </w:tcPr>
          <w:p w14:paraId="16FDB7D7" w14:textId="4A3C0B21" w:rsidR="00A17136" w:rsidRPr="00BB53D7" w:rsidDel="00AC7859" w:rsidRDefault="00A17136" w:rsidP="005A4444">
            <w:pPr>
              <w:rPr>
                <w:del w:id="1374" w:author="Steff Guzmán" w:date="2023-03-13T19:56:00Z"/>
                <w:rFonts w:cs="Times New Roman"/>
              </w:rPr>
            </w:pPr>
          </w:p>
        </w:tc>
        <w:tc>
          <w:tcPr>
            <w:tcW w:w="652" w:type="dxa"/>
          </w:tcPr>
          <w:p w14:paraId="1E827AF7" w14:textId="7C83C49B" w:rsidR="00A17136" w:rsidRPr="00BB53D7" w:rsidDel="00AC7859" w:rsidRDefault="00A17136" w:rsidP="005A4444">
            <w:pPr>
              <w:rPr>
                <w:del w:id="1375" w:author="Steff Guzmán" w:date="2023-03-13T19:56:00Z"/>
                <w:rFonts w:cs="Times New Roman"/>
              </w:rPr>
            </w:pPr>
          </w:p>
        </w:tc>
        <w:tc>
          <w:tcPr>
            <w:tcW w:w="652" w:type="dxa"/>
            <w:shd w:val="clear" w:color="auto" w:fill="C5E0B3" w:themeFill="accent6" w:themeFillTint="66"/>
          </w:tcPr>
          <w:p w14:paraId="0EB410A1" w14:textId="1D64FC7B" w:rsidR="00A17136" w:rsidRPr="00BB53D7" w:rsidDel="00AC7859" w:rsidRDefault="00A17136" w:rsidP="005A4444">
            <w:pPr>
              <w:rPr>
                <w:del w:id="1376" w:author="Steff Guzmán" w:date="2023-03-13T19:56:00Z"/>
                <w:rFonts w:cs="Times New Roman"/>
              </w:rPr>
            </w:pPr>
            <w:del w:id="1377" w:author="Steff Guzmán" w:date="2023-03-13T19:56:00Z">
              <w:r w:rsidRPr="00BB53D7" w:rsidDel="00AC7859">
                <w:rPr>
                  <w:rFonts w:cs="Times New Roman"/>
                </w:rPr>
                <w:delText>X</w:delText>
              </w:r>
            </w:del>
          </w:p>
        </w:tc>
        <w:tc>
          <w:tcPr>
            <w:tcW w:w="655" w:type="dxa"/>
            <w:shd w:val="clear" w:color="auto" w:fill="C5E0B3" w:themeFill="accent6" w:themeFillTint="66"/>
          </w:tcPr>
          <w:p w14:paraId="2CEE9B20" w14:textId="3B28C80A" w:rsidR="00A17136" w:rsidRPr="00BB53D7" w:rsidDel="00AC7859" w:rsidRDefault="00A17136" w:rsidP="005A4444">
            <w:pPr>
              <w:rPr>
                <w:del w:id="1378" w:author="Steff Guzmán" w:date="2023-03-13T19:56:00Z"/>
                <w:rFonts w:cs="Times New Roman"/>
              </w:rPr>
            </w:pPr>
            <w:del w:id="1379" w:author="Steff Guzmán" w:date="2023-03-13T19:56:00Z">
              <w:r w:rsidRPr="00BB53D7" w:rsidDel="00AC7859">
                <w:rPr>
                  <w:rFonts w:cs="Times New Roman"/>
                </w:rPr>
                <w:delText>X</w:delText>
              </w:r>
            </w:del>
          </w:p>
        </w:tc>
        <w:tc>
          <w:tcPr>
            <w:tcW w:w="652" w:type="dxa"/>
          </w:tcPr>
          <w:p w14:paraId="58C1DBA9" w14:textId="268F0A3E" w:rsidR="00A17136" w:rsidRPr="00BB53D7" w:rsidDel="00AC7859" w:rsidRDefault="00A17136" w:rsidP="005A4444">
            <w:pPr>
              <w:rPr>
                <w:del w:id="1380" w:author="Steff Guzmán" w:date="2023-03-13T19:56:00Z"/>
                <w:rFonts w:cs="Times New Roman"/>
              </w:rPr>
            </w:pPr>
          </w:p>
        </w:tc>
        <w:tc>
          <w:tcPr>
            <w:tcW w:w="652" w:type="dxa"/>
          </w:tcPr>
          <w:p w14:paraId="2014D5B6" w14:textId="5888A17F" w:rsidR="00A17136" w:rsidRPr="00BB53D7" w:rsidDel="00AC7859" w:rsidRDefault="00A17136" w:rsidP="005A4444">
            <w:pPr>
              <w:rPr>
                <w:del w:id="1381" w:author="Steff Guzmán" w:date="2023-03-13T19:56:00Z"/>
                <w:rFonts w:cs="Times New Roman"/>
              </w:rPr>
            </w:pPr>
          </w:p>
        </w:tc>
        <w:tc>
          <w:tcPr>
            <w:tcW w:w="652" w:type="dxa"/>
          </w:tcPr>
          <w:p w14:paraId="5A576F7F" w14:textId="0CA86F17" w:rsidR="00A17136" w:rsidRPr="00BB53D7" w:rsidDel="00AC7859" w:rsidRDefault="00A17136" w:rsidP="005A4444">
            <w:pPr>
              <w:rPr>
                <w:del w:id="1382" w:author="Steff Guzmán" w:date="2023-03-13T19:56:00Z"/>
                <w:rFonts w:cs="Times New Roman"/>
              </w:rPr>
            </w:pPr>
          </w:p>
        </w:tc>
        <w:tc>
          <w:tcPr>
            <w:tcW w:w="652" w:type="dxa"/>
          </w:tcPr>
          <w:p w14:paraId="675D46CE" w14:textId="34BA72B0" w:rsidR="00A17136" w:rsidRPr="00BB53D7" w:rsidDel="00AC7859" w:rsidRDefault="00A17136" w:rsidP="005A4444">
            <w:pPr>
              <w:rPr>
                <w:del w:id="1383" w:author="Steff Guzmán" w:date="2023-03-13T19:56:00Z"/>
                <w:rFonts w:cs="Times New Roman"/>
              </w:rPr>
            </w:pPr>
          </w:p>
        </w:tc>
        <w:tc>
          <w:tcPr>
            <w:tcW w:w="652" w:type="dxa"/>
          </w:tcPr>
          <w:p w14:paraId="00724DB8" w14:textId="6FCE9FA7" w:rsidR="00A17136" w:rsidRPr="00BB53D7" w:rsidDel="00AC7859" w:rsidRDefault="00A17136" w:rsidP="005A4444">
            <w:pPr>
              <w:rPr>
                <w:del w:id="1384" w:author="Steff Guzmán" w:date="2023-03-13T19:56:00Z"/>
                <w:rFonts w:cs="Times New Roman"/>
              </w:rPr>
            </w:pPr>
          </w:p>
        </w:tc>
        <w:tc>
          <w:tcPr>
            <w:tcW w:w="548" w:type="dxa"/>
          </w:tcPr>
          <w:p w14:paraId="3C1C2924" w14:textId="64CFC213" w:rsidR="00A17136" w:rsidRPr="00BB53D7" w:rsidDel="00AC7859" w:rsidRDefault="00A17136" w:rsidP="005A4444">
            <w:pPr>
              <w:rPr>
                <w:del w:id="1385" w:author="Steff Guzmán" w:date="2023-03-13T19:56:00Z"/>
                <w:rFonts w:cs="Times New Roman"/>
              </w:rPr>
            </w:pPr>
          </w:p>
        </w:tc>
      </w:tr>
      <w:tr w:rsidR="005A4444" w:rsidRPr="00BB53D7" w:rsidDel="00AC7859" w14:paraId="61AD9508" w14:textId="740E4A40" w:rsidTr="005A4444">
        <w:trPr>
          <w:del w:id="1386" w:author="Steff Guzmán" w:date="2023-03-13T19:56:00Z"/>
        </w:trPr>
        <w:tc>
          <w:tcPr>
            <w:tcW w:w="1129" w:type="dxa"/>
          </w:tcPr>
          <w:p w14:paraId="39856A16" w14:textId="120539C3"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387" w:author="Steff Guzmán" w:date="2023-03-13T19:56:00Z"/>
                <w:rFonts w:cs="Times New Roman"/>
                <w:szCs w:val="24"/>
              </w:rPr>
            </w:pPr>
            <w:del w:id="1388" w:author="Steff Guzmán" w:date="2023-03-13T19:56:00Z">
              <w:r w:rsidRPr="00BB53D7" w:rsidDel="00AC7859">
                <w:rPr>
                  <w:rFonts w:cs="Times New Roman"/>
                  <w:szCs w:val="24"/>
                </w:rPr>
                <w:delText>Act. #18</w:delText>
              </w:r>
            </w:del>
          </w:p>
        </w:tc>
        <w:tc>
          <w:tcPr>
            <w:tcW w:w="993" w:type="dxa"/>
          </w:tcPr>
          <w:p w14:paraId="4E439865" w14:textId="6D85A89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89" w:author="Steff Guzmán" w:date="2023-03-13T19:56:00Z"/>
                <w:rFonts w:cs="Times New Roman"/>
              </w:rPr>
            </w:pPr>
          </w:p>
        </w:tc>
        <w:tc>
          <w:tcPr>
            <w:tcW w:w="708" w:type="dxa"/>
          </w:tcPr>
          <w:p w14:paraId="123A42B2" w14:textId="3BA1458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0" w:author="Steff Guzmán" w:date="2023-03-13T19:56:00Z"/>
                <w:rFonts w:cs="Times New Roman"/>
              </w:rPr>
            </w:pPr>
          </w:p>
        </w:tc>
        <w:tc>
          <w:tcPr>
            <w:tcW w:w="709" w:type="dxa"/>
          </w:tcPr>
          <w:p w14:paraId="601D5EA2" w14:textId="34F621F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1" w:author="Steff Guzmán" w:date="2023-03-13T19:56:00Z"/>
                <w:rFonts w:cs="Times New Roman"/>
              </w:rPr>
            </w:pPr>
          </w:p>
        </w:tc>
        <w:tc>
          <w:tcPr>
            <w:tcW w:w="709" w:type="dxa"/>
          </w:tcPr>
          <w:p w14:paraId="61C460FD" w14:textId="6180EDB8"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2" w:author="Steff Guzmán" w:date="2023-03-13T19:56:00Z"/>
                <w:rFonts w:cs="Times New Roman"/>
              </w:rPr>
            </w:pPr>
          </w:p>
        </w:tc>
        <w:tc>
          <w:tcPr>
            <w:tcW w:w="709" w:type="dxa"/>
          </w:tcPr>
          <w:p w14:paraId="45C9B894" w14:textId="2A2C9D8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3" w:author="Steff Guzmán" w:date="2023-03-13T19:56:00Z"/>
                <w:rFonts w:cs="Times New Roman"/>
              </w:rPr>
            </w:pPr>
          </w:p>
        </w:tc>
        <w:tc>
          <w:tcPr>
            <w:tcW w:w="708" w:type="dxa"/>
          </w:tcPr>
          <w:p w14:paraId="66BAEA78" w14:textId="0CA3732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4" w:author="Steff Guzmán" w:date="2023-03-13T19:56:00Z"/>
                <w:rFonts w:cs="Times New Roman"/>
              </w:rPr>
            </w:pPr>
          </w:p>
        </w:tc>
        <w:tc>
          <w:tcPr>
            <w:tcW w:w="754" w:type="dxa"/>
          </w:tcPr>
          <w:p w14:paraId="2BC1DC3B" w14:textId="75843F8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5" w:author="Steff Guzmán" w:date="2023-03-13T19:56:00Z"/>
                <w:rFonts w:cs="Times New Roman"/>
              </w:rPr>
            </w:pPr>
          </w:p>
        </w:tc>
        <w:tc>
          <w:tcPr>
            <w:tcW w:w="652" w:type="dxa"/>
          </w:tcPr>
          <w:p w14:paraId="472A86B8" w14:textId="6D85307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6" w:author="Steff Guzmán" w:date="2023-03-13T19:56:00Z"/>
                <w:rFonts w:cs="Times New Roman"/>
              </w:rPr>
            </w:pPr>
          </w:p>
        </w:tc>
        <w:tc>
          <w:tcPr>
            <w:tcW w:w="652" w:type="dxa"/>
          </w:tcPr>
          <w:p w14:paraId="457F1F07" w14:textId="29A2631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7" w:author="Steff Guzmán" w:date="2023-03-13T19:56:00Z"/>
                <w:rFonts w:cs="Times New Roman"/>
              </w:rPr>
            </w:pPr>
          </w:p>
        </w:tc>
        <w:tc>
          <w:tcPr>
            <w:tcW w:w="655" w:type="dxa"/>
            <w:shd w:val="clear" w:color="auto" w:fill="C5E0B3" w:themeFill="accent6" w:themeFillTint="66"/>
          </w:tcPr>
          <w:p w14:paraId="38D635BF" w14:textId="1F0BAB1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398" w:author="Steff Guzmán" w:date="2023-03-13T19:56:00Z"/>
                <w:rFonts w:cs="Times New Roman"/>
              </w:rPr>
            </w:pPr>
            <w:del w:id="1399" w:author="Steff Guzmán" w:date="2023-03-13T19:56:00Z">
              <w:r w:rsidRPr="00BB53D7" w:rsidDel="00AC7859">
                <w:rPr>
                  <w:rFonts w:cs="Times New Roman"/>
                </w:rPr>
                <w:delText>X</w:delText>
              </w:r>
            </w:del>
          </w:p>
        </w:tc>
        <w:tc>
          <w:tcPr>
            <w:tcW w:w="652" w:type="dxa"/>
            <w:shd w:val="clear" w:color="auto" w:fill="C5E0B3" w:themeFill="accent6" w:themeFillTint="66"/>
          </w:tcPr>
          <w:p w14:paraId="0CD8B0F0" w14:textId="03A0F22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0" w:author="Steff Guzmán" w:date="2023-03-13T19:56:00Z"/>
                <w:rFonts w:cs="Times New Roman"/>
              </w:rPr>
            </w:pPr>
            <w:del w:id="1401" w:author="Steff Guzmán" w:date="2023-03-13T19:56:00Z">
              <w:r w:rsidRPr="00BB53D7" w:rsidDel="00AC7859">
                <w:rPr>
                  <w:rFonts w:cs="Times New Roman"/>
                </w:rPr>
                <w:delText>X</w:delText>
              </w:r>
            </w:del>
          </w:p>
        </w:tc>
        <w:tc>
          <w:tcPr>
            <w:tcW w:w="652" w:type="dxa"/>
          </w:tcPr>
          <w:p w14:paraId="7008A4C7" w14:textId="5075DF7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2" w:author="Steff Guzmán" w:date="2023-03-13T19:56:00Z"/>
                <w:rFonts w:cs="Times New Roman"/>
              </w:rPr>
            </w:pPr>
          </w:p>
        </w:tc>
        <w:tc>
          <w:tcPr>
            <w:tcW w:w="652" w:type="dxa"/>
          </w:tcPr>
          <w:p w14:paraId="16A64BF9" w14:textId="550B8FC8"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3" w:author="Steff Guzmán" w:date="2023-03-13T19:56:00Z"/>
                <w:rFonts w:cs="Times New Roman"/>
              </w:rPr>
            </w:pPr>
          </w:p>
        </w:tc>
        <w:tc>
          <w:tcPr>
            <w:tcW w:w="652" w:type="dxa"/>
          </w:tcPr>
          <w:p w14:paraId="04BD55AB" w14:textId="3797CF8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4" w:author="Steff Guzmán" w:date="2023-03-13T19:56:00Z"/>
                <w:rFonts w:cs="Times New Roman"/>
              </w:rPr>
            </w:pPr>
          </w:p>
        </w:tc>
        <w:tc>
          <w:tcPr>
            <w:tcW w:w="652" w:type="dxa"/>
          </w:tcPr>
          <w:p w14:paraId="6E8C3C29" w14:textId="5601997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5" w:author="Steff Guzmán" w:date="2023-03-13T19:56:00Z"/>
                <w:rFonts w:cs="Times New Roman"/>
              </w:rPr>
            </w:pPr>
          </w:p>
        </w:tc>
        <w:tc>
          <w:tcPr>
            <w:tcW w:w="548" w:type="dxa"/>
          </w:tcPr>
          <w:p w14:paraId="14ECF632" w14:textId="1669CDF1"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06" w:author="Steff Guzmán" w:date="2023-03-13T19:56:00Z"/>
                <w:rFonts w:cs="Times New Roman"/>
              </w:rPr>
            </w:pPr>
          </w:p>
        </w:tc>
      </w:tr>
      <w:tr w:rsidR="005A4444" w:rsidRPr="00BB53D7" w:rsidDel="00AC7859" w14:paraId="23D1CEE0" w14:textId="1CC99B49" w:rsidTr="005A4444">
        <w:trPr>
          <w:del w:id="1407" w:author="Steff Guzmán" w:date="2023-03-13T19:56:00Z"/>
        </w:trPr>
        <w:tc>
          <w:tcPr>
            <w:tcW w:w="1129" w:type="dxa"/>
          </w:tcPr>
          <w:p w14:paraId="5B3B4EF0" w14:textId="2AC0151E"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408" w:author="Steff Guzmán" w:date="2023-03-13T19:56:00Z"/>
                <w:rFonts w:cs="Times New Roman"/>
                <w:szCs w:val="24"/>
              </w:rPr>
            </w:pPr>
            <w:del w:id="1409" w:author="Steff Guzmán" w:date="2023-03-13T19:56:00Z">
              <w:r w:rsidRPr="00BB53D7" w:rsidDel="00AC7859">
                <w:rPr>
                  <w:rFonts w:cs="Times New Roman"/>
                  <w:szCs w:val="24"/>
                </w:rPr>
                <w:delText>Act. #19</w:delText>
              </w:r>
            </w:del>
          </w:p>
        </w:tc>
        <w:tc>
          <w:tcPr>
            <w:tcW w:w="993" w:type="dxa"/>
          </w:tcPr>
          <w:p w14:paraId="0D5030C5" w14:textId="25F6F638" w:rsidR="00A17136" w:rsidRPr="00BB53D7" w:rsidDel="00AC7859" w:rsidRDefault="00A17136" w:rsidP="005A4444">
            <w:pPr>
              <w:rPr>
                <w:del w:id="1410" w:author="Steff Guzmán" w:date="2023-03-13T19:56:00Z"/>
                <w:rFonts w:cs="Times New Roman"/>
              </w:rPr>
            </w:pPr>
          </w:p>
        </w:tc>
        <w:tc>
          <w:tcPr>
            <w:tcW w:w="708" w:type="dxa"/>
          </w:tcPr>
          <w:p w14:paraId="586BB867" w14:textId="0E507F6A" w:rsidR="00A17136" w:rsidRPr="00BB53D7" w:rsidDel="00AC7859" w:rsidRDefault="00A17136" w:rsidP="005A4444">
            <w:pPr>
              <w:rPr>
                <w:del w:id="1411" w:author="Steff Guzmán" w:date="2023-03-13T19:56:00Z"/>
                <w:rFonts w:cs="Times New Roman"/>
              </w:rPr>
            </w:pPr>
          </w:p>
        </w:tc>
        <w:tc>
          <w:tcPr>
            <w:tcW w:w="709" w:type="dxa"/>
          </w:tcPr>
          <w:p w14:paraId="378E2228" w14:textId="4134BA68" w:rsidR="00A17136" w:rsidRPr="00BB53D7" w:rsidDel="00AC7859" w:rsidRDefault="00A17136" w:rsidP="005A4444">
            <w:pPr>
              <w:rPr>
                <w:del w:id="1412" w:author="Steff Guzmán" w:date="2023-03-13T19:56:00Z"/>
                <w:rFonts w:cs="Times New Roman"/>
              </w:rPr>
            </w:pPr>
          </w:p>
        </w:tc>
        <w:tc>
          <w:tcPr>
            <w:tcW w:w="709" w:type="dxa"/>
          </w:tcPr>
          <w:p w14:paraId="62C13118" w14:textId="1EE00AC4" w:rsidR="00A17136" w:rsidRPr="00BB53D7" w:rsidDel="00AC7859" w:rsidRDefault="00A17136" w:rsidP="005A4444">
            <w:pPr>
              <w:rPr>
                <w:del w:id="1413" w:author="Steff Guzmán" w:date="2023-03-13T19:56:00Z"/>
                <w:rFonts w:cs="Times New Roman"/>
              </w:rPr>
            </w:pPr>
          </w:p>
        </w:tc>
        <w:tc>
          <w:tcPr>
            <w:tcW w:w="709" w:type="dxa"/>
          </w:tcPr>
          <w:p w14:paraId="28855A62" w14:textId="1409B2A9" w:rsidR="00A17136" w:rsidRPr="00BB53D7" w:rsidDel="00AC7859" w:rsidRDefault="00A17136" w:rsidP="005A4444">
            <w:pPr>
              <w:rPr>
                <w:del w:id="1414" w:author="Steff Guzmán" w:date="2023-03-13T19:56:00Z"/>
                <w:rFonts w:cs="Times New Roman"/>
              </w:rPr>
            </w:pPr>
          </w:p>
        </w:tc>
        <w:tc>
          <w:tcPr>
            <w:tcW w:w="708" w:type="dxa"/>
          </w:tcPr>
          <w:p w14:paraId="1EE93453" w14:textId="5317AC60" w:rsidR="00A17136" w:rsidRPr="00BB53D7" w:rsidDel="00AC7859" w:rsidRDefault="00A17136" w:rsidP="005A4444">
            <w:pPr>
              <w:rPr>
                <w:del w:id="1415" w:author="Steff Guzmán" w:date="2023-03-13T19:56:00Z"/>
                <w:rFonts w:cs="Times New Roman"/>
              </w:rPr>
            </w:pPr>
          </w:p>
        </w:tc>
        <w:tc>
          <w:tcPr>
            <w:tcW w:w="754" w:type="dxa"/>
          </w:tcPr>
          <w:p w14:paraId="73891C01" w14:textId="4E3CB471" w:rsidR="00A17136" w:rsidRPr="00BB53D7" w:rsidDel="00AC7859" w:rsidRDefault="00A17136" w:rsidP="005A4444">
            <w:pPr>
              <w:rPr>
                <w:del w:id="1416" w:author="Steff Guzmán" w:date="2023-03-13T19:56:00Z"/>
                <w:rFonts w:cs="Times New Roman"/>
              </w:rPr>
            </w:pPr>
          </w:p>
        </w:tc>
        <w:tc>
          <w:tcPr>
            <w:tcW w:w="652" w:type="dxa"/>
          </w:tcPr>
          <w:p w14:paraId="6E0459FB" w14:textId="09E33D87" w:rsidR="00A17136" w:rsidRPr="00BB53D7" w:rsidDel="00AC7859" w:rsidRDefault="00A17136" w:rsidP="005A4444">
            <w:pPr>
              <w:rPr>
                <w:del w:id="1417" w:author="Steff Guzmán" w:date="2023-03-13T19:56:00Z"/>
                <w:rFonts w:cs="Times New Roman"/>
              </w:rPr>
            </w:pPr>
          </w:p>
        </w:tc>
        <w:tc>
          <w:tcPr>
            <w:tcW w:w="652" w:type="dxa"/>
          </w:tcPr>
          <w:p w14:paraId="37FCE9B2" w14:textId="6DBC1BCA" w:rsidR="00A17136" w:rsidRPr="00BB53D7" w:rsidDel="00AC7859" w:rsidRDefault="00A17136" w:rsidP="005A4444">
            <w:pPr>
              <w:rPr>
                <w:del w:id="1418" w:author="Steff Guzmán" w:date="2023-03-13T19:56:00Z"/>
                <w:rFonts w:cs="Times New Roman"/>
              </w:rPr>
            </w:pPr>
          </w:p>
        </w:tc>
        <w:tc>
          <w:tcPr>
            <w:tcW w:w="655" w:type="dxa"/>
          </w:tcPr>
          <w:p w14:paraId="7C9E20B6" w14:textId="6482F39D" w:rsidR="00A17136" w:rsidRPr="00BB53D7" w:rsidDel="00AC7859" w:rsidRDefault="00A17136" w:rsidP="005A4444">
            <w:pPr>
              <w:rPr>
                <w:del w:id="1419" w:author="Steff Guzmán" w:date="2023-03-13T19:56:00Z"/>
                <w:rFonts w:cs="Times New Roman"/>
              </w:rPr>
            </w:pPr>
          </w:p>
        </w:tc>
        <w:tc>
          <w:tcPr>
            <w:tcW w:w="652" w:type="dxa"/>
            <w:shd w:val="clear" w:color="auto" w:fill="C5E0B3" w:themeFill="accent6" w:themeFillTint="66"/>
          </w:tcPr>
          <w:p w14:paraId="5959D828" w14:textId="47D954A0" w:rsidR="00A17136" w:rsidRPr="00BB53D7" w:rsidDel="00AC7859" w:rsidRDefault="00A17136" w:rsidP="005A4444">
            <w:pPr>
              <w:rPr>
                <w:del w:id="1420" w:author="Steff Guzmán" w:date="2023-03-13T19:56:00Z"/>
                <w:rFonts w:cs="Times New Roman"/>
              </w:rPr>
            </w:pPr>
            <w:del w:id="1421" w:author="Steff Guzmán" w:date="2023-03-13T19:56:00Z">
              <w:r w:rsidRPr="00BB53D7" w:rsidDel="00AC7859">
                <w:rPr>
                  <w:rFonts w:cs="Times New Roman"/>
                </w:rPr>
                <w:delText>X</w:delText>
              </w:r>
            </w:del>
          </w:p>
        </w:tc>
        <w:tc>
          <w:tcPr>
            <w:tcW w:w="652" w:type="dxa"/>
            <w:shd w:val="clear" w:color="auto" w:fill="C5E0B3" w:themeFill="accent6" w:themeFillTint="66"/>
          </w:tcPr>
          <w:p w14:paraId="66C6620D" w14:textId="793A9D00" w:rsidR="00A17136" w:rsidRPr="00BB53D7" w:rsidDel="00AC7859" w:rsidRDefault="00A17136" w:rsidP="005A4444">
            <w:pPr>
              <w:rPr>
                <w:del w:id="1422" w:author="Steff Guzmán" w:date="2023-03-13T19:56:00Z"/>
                <w:rFonts w:cs="Times New Roman"/>
              </w:rPr>
            </w:pPr>
            <w:del w:id="1423" w:author="Steff Guzmán" w:date="2023-03-13T19:56:00Z">
              <w:r w:rsidRPr="00BB53D7" w:rsidDel="00AC7859">
                <w:rPr>
                  <w:rFonts w:cs="Times New Roman"/>
                </w:rPr>
                <w:delText>X</w:delText>
              </w:r>
            </w:del>
          </w:p>
        </w:tc>
        <w:tc>
          <w:tcPr>
            <w:tcW w:w="652" w:type="dxa"/>
            <w:shd w:val="clear" w:color="auto" w:fill="C5E0B3" w:themeFill="accent6" w:themeFillTint="66"/>
          </w:tcPr>
          <w:p w14:paraId="63AC7FA9" w14:textId="7403E9E9" w:rsidR="00A17136" w:rsidRPr="00BB53D7" w:rsidDel="00AC7859" w:rsidRDefault="00A17136" w:rsidP="005A4444">
            <w:pPr>
              <w:rPr>
                <w:del w:id="1424" w:author="Steff Guzmán" w:date="2023-03-13T19:56:00Z"/>
                <w:rFonts w:cs="Times New Roman"/>
              </w:rPr>
            </w:pPr>
            <w:del w:id="1425" w:author="Steff Guzmán" w:date="2023-03-13T19:56:00Z">
              <w:r w:rsidRPr="00BB53D7" w:rsidDel="00AC7859">
                <w:rPr>
                  <w:rFonts w:cs="Times New Roman"/>
                </w:rPr>
                <w:delText>X</w:delText>
              </w:r>
            </w:del>
          </w:p>
        </w:tc>
        <w:tc>
          <w:tcPr>
            <w:tcW w:w="652" w:type="dxa"/>
          </w:tcPr>
          <w:p w14:paraId="6BAA68A8" w14:textId="55319192" w:rsidR="00A17136" w:rsidRPr="00BB53D7" w:rsidDel="00AC7859" w:rsidRDefault="00A17136" w:rsidP="005A4444">
            <w:pPr>
              <w:rPr>
                <w:del w:id="1426" w:author="Steff Guzmán" w:date="2023-03-13T19:56:00Z"/>
                <w:rFonts w:cs="Times New Roman"/>
              </w:rPr>
            </w:pPr>
          </w:p>
        </w:tc>
        <w:tc>
          <w:tcPr>
            <w:tcW w:w="652" w:type="dxa"/>
          </w:tcPr>
          <w:p w14:paraId="037DF550" w14:textId="69AA66AD" w:rsidR="00A17136" w:rsidRPr="00BB53D7" w:rsidDel="00AC7859" w:rsidRDefault="00A17136" w:rsidP="005A4444">
            <w:pPr>
              <w:rPr>
                <w:del w:id="1427" w:author="Steff Guzmán" w:date="2023-03-13T19:56:00Z"/>
                <w:rFonts w:cs="Times New Roman"/>
              </w:rPr>
            </w:pPr>
          </w:p>
        </w:tc>
        <w:tc>
          <w:tcPr>
            <w:tcW w:w="548" w:type="dxa"/>
          </w:tcPr>
          <w:p w14:paraId="1238B058" w14:textId="4931F67B" w:rsidR="00A17136" w:rsidRPr="00BB53D7" w:rsidDel="00AC7859" w:rsidRDefault="00A17136" w:rsidP="005A4444">
            <w:pPr>
              <w:rPr>
                <w:del w:id="1428" w:author="Steff Guzmán" w:date="2023-03-13T19:56:00Z"/>
                <w:rFonts w:cs="Times New Roman"/>
              </w:rPr>
            </w:pPr>
          </w:p>
        </w:tc>
      </w:tr>
      <w:tr w:rsidR="005A4444" w:rsidRPr="00BB53D7" w:rsidDel="00AC7859" w14:paraId="1A8AB814" w14:textId="11A35176" w:rsidTr="005A4444">
        <w:trPr>
          <w:del w:id="1429" w:author="Steff Guzmán" w:date="2023-03-13T19:56:00Z"/>
        </w:trPr>
        <w:tc>
          <w:tcPr>
            <w:tcW w:w="1129" w:type="dxa"/>
          </w:tcPr>
          <w:p w14:paraId="42FA35FA" w14:textId="0ED12E7D"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430" w:author="Steff Guzmán" w:date="2023-03-13T19:56:00Z"/>
                <w:rFonts w:cs="Times New Roman"/>
                <w:szCs w:val="24"/>
              </w:rPr>
            </w:pPr>
            <w:del w:id="1431" w:author="Steff Guzmán" w:date="2023-03-13T19:56:00Z">
              <w:r w:rsidRPr="00BB53D7" w:rsidDel="00AC7859">
                <w:rPr>
                  <w:rFonts w:cs="Times New Roman"/>
                  <w:szCs w:val="24"/>
                </w:rPr>
                <w:delText>Act. #20</w:delText>
              </w:r>
            </w:del>
          </w:p>
        </w:tc>
        <w:tc>
          <w:tcPr>
            <w:tcW w:w="993" w:type="dxa"/>
          </w:tcPr>
          <w:p w14:paraId="13F5800E" w14:textId="09F12DE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2" w:author="Steff Guzmán" w:date="2023-03-13T19:56:00Z"/>
                <w:rFonts w:cs="Times New Roman"/>
              </w:rPr>
            </w:pPr>
          </w:p>
        </w:tc>
        <w:tc>
          <w:tcPr>
            <w:tcW w:w="708" w:type="dxa"/>
          </w:tcPr>
          <w:p w14:paraId="4C3E5075" w14:textId="0479DA9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3" w:author="Steff Guzmán" w:date="2023-03-13T19:56:00Z"/>
                <w:rFonts w:cs="Times New Roman"/>
              </w:rPr>
            </w:pPr>
          </w:p>
        </w:tc>
        <w:tc>
          <w:tcPr>
            <w:tcW w:w="709" w:type="dxa"/>
          </w:tcPr>
          <w:p w14:paraId="0DA17B43" w14:textId="51C4BCF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4" w:author="Steff Guzmán" w:date="2023-03-13T19:56:00Z"/>
                <w:rFonts w:cs="Times New Roman"/>
              </w:rPr>
            </w:pPr>
          </w:p>
        </w:tc>
        <w:tc>
          <w:tcPr>
            <w:tcW w:w="709" w:type="dxa"/>
          </w:tcPr>
          <w:p w14:paraId="07027C41" w14:textId="0392E45F"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5" w:author="Steff Guzmán" w:date="2023-03-13T19:56:00Z"/>
                <w:rFonts w:cs="Times New Roman"/>
              </w:rPr>
            </w:pPr>
          </w:p>
        </w:tc>
        <w:tc>
          <w:tcPr>
            <w:tcW w:w="709" w:type="dxa"/>
          </w:tcPr>
          <w:p w14:paraId="056584F6" w14:textId="354FB54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6" w:author="Steff Guzmán" w:date="2023-03-13T19:56:00Z"/>
                <w:rFonts w:cs="Times New Roman"/>
              </w:rPr>
            </w:pPr>
          </w:p>
        </w:tc>
        <w:tc>
          <w:tcPr>
            <w:tcW w:w="708" w:type="dxa"/>
          </w:tcPr>
          <w:p w14:paraId="22AA7F73" w14:textId="4DEB2BEE"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7" w:author="Steff Guzmán" w:date="2023-03-13T19:56:00Z"/>
                <w:rFonts w:cs="Times New Roman"/>
              </w:rPr>
            </w:pPr>
          </w:p>
        </w:tc>
        <w:tc>
          <w:tcPr>
            <w:tcW w:w="754" w:type="dxa"/>
          </w:tcPr>
          <w:p w14:paraId="01E82D75" w14:textId="520124F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8" w:author="Steff Guzmán" w:date="2023-03-13T19:56:00Z"/>
                <w:rFonts w:cs="Times New Roman"/>
              </w:rPr>
            </w:pPr>
          </w:p>
        </w:tc>
        <w:tc>
          <w:tcPr>
            <w:tcW w:w="652" w:type="dxa"/>
          </w:tcPr>
          <w:p w14:paraId="43248A57" w14:textId="10F34FC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39" w:author="Steff Guzmán" w:date="2023-03-13T19:56:00Z"/>
                <w:rFonts w:cs="Times New Roman"/>
              </w:rPr>
            </w:pPr>
          </w:p>
        </w:tc>
        <w:tc>
          <w:tcPr>
            <w:tcW w:w="652" w:type="dxa"/>
          </w:tcPr>
          <w:p w14:paraId="6BDC0538" w14:textId="614936E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0" w:author="Steff Guzmán" w:date="2023-03-13T19:56:00Z"/>
                <w:rFonts w:cs="Times New Roman"/>
              </w:rPr>
            </w:pPr>
          </w:p>
        </w:tc>
        <w:tc>
          <w:tcPr>
            <w:tcW w:w="655" w:type="dxa"/>
          </w:tcPr>
          <w:p w14:paraId="72C12F79" w14:textId="50CCF89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1" w:author="Steff Guzmán" w:date="2023-03-13T19:56:00Z"/>
                <w:rFonts w:cs="Times New Roman"/>
              </w:rPr>
            </w:pPr>
          </w:p>
        </w:tc>
        <w:tc>
          <w:tcPr>
            <w:tcW w:w="652" w:type="dxa"/>
          </w:tcPr>
          <w:p w14:paraId="78473827" w14:textId="62689DA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2" w:author="Steff Guzmán" w:date="2023-03-13T19:56:00Z"/>
                <w:rFonts w:cs="Times New Roman"/>
              </w:rPr>
            </w:pPr>
          </w:p>
        </w:tc>
        <w:tc>
          <w:tcPr>
            <w:tcW w:w="652" w:type="dxa"/>
          </w:tcPr>
          <w:p w14:paraId="5F423277" w14:textId="6275EF3B"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3" w:author="Steff Guzmán" w:date="2023-03-13T19:56:00Z"/>
                <w:rFonts w:cs="Times New Roman"/>
              </w:rPr>
            </w:pPr>
          </w:p>
        </w:tc>
        <w:tc>
          <w:tcPr>
            <w:tcW w:w="652" w:type="dxa"/>
            <w:shd w:val="clear" w:color="auto" w:fill="2F5496" w:themeFill="accent1" w:themeFillShade="BF"/>
          </w:tcPr>
          <w:p w14:paraId="0996FAA4" w14:textId="5CC5B20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4" w:author="Steff Guzmán" w:date="2023-03-13T19:56:00Z"/>
                <w:rFonts w:cs="Times New Roman"/>
              </w:rPr>
            </w:pPr>
            <w:del w:id="1445" w:author="Steff Guzmán" w:date="2023-03-13T19:56:00Z">
              <w:r w:rsidRPr="00BB53D7" w:rsidDel="00AC7859">
                <w:rPr>
                  <w:rFonts w:cs="Times New Roman"/>
                </w:rPr>
                <w:delText>X</w:delText>
              </w:r>
            </w:del>
          </w:p>
        </w:tc>
        <w:tc>
          <w:tcPr>
            <w:tcW w:w="652" w:type="dxa"/>
          </w:tcPr>
          <w:p w14:paraId="001A1F47" w14:textId="274BAF67"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6" w:author="Steff Guzmán" w:date="2023-03-13T19:56:00Z"/>
                <w:rFonts w:cs="Times New Roman"/>
              </w:rPr>
            </w:pPr>
          </w:p>
        </w:tc>
        <w:tc>
          <w:tcPr>
            <w:tcW w:w="652" w:type="dxa"/>
          </w:tcPr>
          <w:p w14:paraId="052E9507" w14:textId="1D94DBBC"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7" w:author="Steff Guzmán" w:date="2023-03-13T19:56:00Z"/>
                <w:rFonts w:cs="Times New Roman"/>
              </w:rPr>
            </w:pPr>
          </w:p>
        </w:tc>
        <w:tc>
          <w:tcPr>
            <w:tcW w:w="548" w:type="dxa"/>
          </w:tcPr>
          <w:p w14:paraId="6717E3CA" w14:textId="72BE828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48" w:author="Steff Guzmán" w:date="2023-03-13T19:56:00Z"/>
                <w:rFonts w:cs="Times New Roman"/>
              </w:rPr>
            </w:pPr>
          </w:p>
        </w:tc>
      </w:tr>
      <w:tr w:rsidR="005A4444" w:rsidRPr="00BB53D7" w:rsidDel="00AC7859" w14:paraId="0C182F30" w14:textId="472505C3" w:rsidTr="005A4444">
        <w:trPr>
          <w:del w:id="1449" w:author="Steff Guzmán" w:date="2023-03-13T19:56:00Z"/>
        </w:trPr>
        <w:tc>
          <w:tcPr>
            <w:tcW w:w="1129" w:type="dxa"/>
          </w:tcPr>
          <w:p w14:paraId="56C495FB" w14:textId="565A8ABD" w:rsidR="00A17136" w:rsidRPr="00BB53D7"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1450" w:author="Steff Guzmán" w:date="2023-03-13T19:56:00Z"/>
                <w:rFonts w:cs="Times New Roman"/>
                <w:szCs w:val="24"/>
              </w:rPr>
            </w:pPr>
            <w:del w:id="1451" w:author="Steff Guzmán" w:date="2023-03-13T19:56:00Z">
              <w:r w:rsidRPr="00BB53D7" w:rsidDel="00AC7859">
                <w:rPr>
                  <w:rFonts w:cs="Times New Roman"/>
                  <w:szCs w:val="24"/>
                </w:rPr>
                <w:delText>Act. #21</w:delText>
              </w:r>
            </w:del>
          </w:p>
        </w:tc>
        <w:tc>
          <w:tcPr>
            <w:tcW w:w="993" w:type="dxa"/>
          </w:tcPr>
          <w:p w14:paraId="4EBA994C" w14:textId="6A89558A" w:rsidR="00A17136" w:rsidRPr="00BB53D7" w:rsidDel="00AC7859" w:rsidRDefault="00A17136" w:rsidP="005A4444">
            <w:pPr>
              <w:rPr>
                <w:del w:id="1452" w:author="Steff Guzmán" w:date="2023-03-13T19:56:00Z"/>
                <w:rFonts w:cs="Times New Roman"/>
              </w:rPr>
            </w:pPr>
          </w:p>
        </w:tc>
        <w:tc>
          <w:tcPr>
            <w:tcW w:w="708" w:type="dxa"/>
          </w:tcPr>
          <w:p w14:paraId="6797CDA7" w14:textId="31A38A04" w:rsidR="00A17136" w:rsidRPr="00BB53D7" w:rsidDel="00AC7859" w:rsidRDefault="00A17136" w:rsidP="005A4444">
            <w:pPr>
              <w:rPr>
                <w:del w:id="1453" w:author="Steff Guzmán" w:date="2023-03-13T19:56:00Z"/>
                <w:rFonts w:cs="Times New Roman"/>
              </w:rPr>
            </w:pPr>
          </w:p>
        </w:tc>
        <w:tc>
          <w:tcPr>
            <w:tcW w:w="709" w:type="dxa"/>
          </w:tcPr>
          <w:p w14:paraId="45B95FBA" w14:textId="69F29118" w:rsidR="00A17136" w:rsidRPr="00BB53D7" w:rsidDel="00AC7859" w:rsidRDefault="00A17136" w:rsidP="005A4444">
            <w:pPr>
              <w:rPr>
                <w:del w:id="1454" w:author="Steff Guzmán" w:date="2023-03-13T19:56:00Z"/>
                <w:rFonts w:cs="Times New Roman"/>
              </w:rPr>
            </w:pPr>
          </w:p>
        </w:tc>
        <w:tc>
          <w:tcPr>
            <w:tcW w:w="709" w:type="dxa"/>
          </w:tcPr>
          <w:p w14:paraId="739A3729" w14:textId="19B5372A" w:rsidR="00A17136" w:rsidRPr="00BB53D7" w:rsidDel="00AC7859" w:rsidRDefault="00A17136" w:rsidP="005A4444">
            <w:pPr>
              <w:rPr>
                <w:del w:id="1455" w:author="Steff Guzmán" w:date="2023-03-13T19:56:00Z"/>
                <w:rFonts w:cs="Times New Roman"/>
              </w:rPr>
            </w:pPr>
          </w:p>
        </w:tc>
        <w:tc>
          <w:tcPr>
            <w:tcW w:w="709" w:type="dxa"/>
          </w:tcPr>
          <w:p w14:paraId="7E4322DE" w14:textId="5811F9E2" w:rsidR="00A17136" w:rsidRPr="00BB53D7" w:rsidDel="00AC7859" w:rsidRDefault="00A17136" w:rsidP="005A4444">
            <w:pPr>
              <w:rPr>
                <w:del w:id="1456" w:author="Steff Guzmán" w:date="2023-03-13T19:56:00Z"/>
                <w:rFonts w:cs="Times New Roman"/>
              </w:rPr>
            </w:pPr>
          </w:p>
        </w:tc>
        <w:tc>
          <w:tcPr>
            <w:tcW w:w="708" w:type="dxa"/>
          </w:tcPr>
          <w:p w14:paraId="709D8BF7" w14:textId="44AC32B6" w:rsidR="00A17136" w:rsidRPr="00BB53D7" w:rsidDel="00AC7859" w:rsidRDefault="00A17136" w:rsidP="005A4444">
            <w:pPr>
              <w:rPr>
                <w:del w:id="1457" w:author="Steff Guzmán" w:date="2023-03-13T19:56:00Z"/>
                <w:rFonts w:cs="Times New Roman"/>
              </w:rPr>
            </w:pPr>
          </w:p>
        </w:tc>
        <w:tc>
          <w:tcPr>
            <w:tcW w:w="754" w:type="dxa"/>
          </w:tcPr>
          <w:p w14:paraId="670F8388" w14:textId="1D224144" w:rsidR="00A17136" w:rsidRPr="00BB53D7" w:rsidDel="00AC7859" w:rsidRDefault="00A17136" w:rsidP="005A4444">
            <w:pPr>
              <w:rPr>
                <w:del w:id="1458" w:author="Steff Guzmán" w:date="2023-03-13T19:56:00Z"/>
                <w:rFonts w:cs="Times New Roman"/>
              </w:rPr>
            </w:pPr>
          </w:p>
        </w:tc>
        <w:tc>
          <w:tcPr>
            <w:tcW w:w="652" w:type="dxa"/>
          </w:tcPr>
          <w:p w14:paraId="5935DB89" w14:textId="462E9CAD" w:rsidR="00A17136" w:rsidRPr="00BB53D7" w:rsidDel="00AC7859" w:rsidRDefault="00A17136" w:rsidP="005A4444">
            <w:pPr>
              <w:rPr>
                <w:del w:id="1459" w:author="Steff Guzmán" w:date="2023-03-13T19:56:00Z"/>
                <w:rFonts w:cs="Times New Roman"/>
              </w:rPr>
            </w:pPr>
          </w:p>
        </w:tc>
        <w:tc>
          <w:tcPr>
            <w:tcW w:w="652" w:type="dxa"/>
          </w:tcPr>
          <w:p w14:paraId="0233FC87" w14:textId="053D83ED" w:rsidR="00A17136" w:rsidRPr="00BB53D7" w:rsidDel="00AC7859" w:rsidRDefault="00A17136" w:rsidP="005A4444">
            <w:pPr>
              <w:rPr>
                <w:del w:id="1460" w:author="Steff Guzmán" w:date="2023-03-13T19:56:00Z"/>
                <w:rFonts w:cs="Times New Roman"/>
              </w:rPr>
            </w:pPr>
          </w:p>
        </w:tc>
        <w:tc>
          <w:tcPr>
            <w:tcW w:w="655" w:type="dxa"/>
          </w:tcPr>
          <w:p w14:paraId="1F6B6DC9" w14:textId="23FABDDE" w:rsidR="00A17136" w:rsidRPr="00BB53D7" w:rsidDel="00AC7859" w:rsidRDefault="00A17136" w:rsidP="005A4444">
            <w:pPr>
              <w:rPr>
                <w:del w:id="1461" w:author="Steff Guzmán" w:date="2023-03-13T19:56:00Z"/>
                <w:rFonts w:cs="Times New Roman"/>
              </w:rPr>
            </w:pPr>
          </w:p>
        </w:tc>
        <w:tc>
          <w:tcPr>
            <w:tcW w:w="652" w:type="dxa"/>
          </w:tcPr>
          <w:p w14:paraId="775F67F9" w14:textId="6552ABE9" w:rsidR="00A17136" w:rsidRPr="00BB53D7" w:rsidDel="00AC7859" w:rsidRDefault="00A17136" w:rsidP="005A4444">
            <w:pPr>
              <w:rPr>
                <w:del w:id="1462" w:author="Steff Guzmán" w:date="2023-03-13T19:56:00Z"/>
                <w:rFonts w:cs="Times New Roman"/>
              </w:rPr>
            </w:pPr>
          </w:p>
        </w:tc>
        <w:tc>
          <w:tcPr>
            <w:tcW w:w="652" w:type="dxa"/>
          </w:tcPr>
          <w:p w14:paraId="2224B5E4" w14:textId="2F9A07AD" w:rsidR="00A17136" w:rsidRPr="00BB53D7" w:rsidDel="00AC7859" w:rsidRDefault="00A17136" w:rsidP="005A4444">
            <w:pPr>
              <w:rPr>
                <w:del w:id="1463" w:author="Steff Guzmán" w:date="2023-03-13T19:56:00Z"/>
                <w:rFonts w:cs="Times New Roman"/>
              </w:rPr>
            </w:pPr>
          </w:p>
        </w:tc>
        <w:tc>
          <w:tcPr>
            <w:tcW w:w="652" w:type="dxa"/>
            <w:shd w:val="clear" w:color="auto" w:fill="2F5496" w:themeFill="accent1" w:themeFillShade="BF"/>
          </w:tcPr>
          <w:p w14:paraId="7562BE2C" w14:textId="06F87E6D" w:rsidR="00A17136" w:rsidRPr="00BB53D7" w:rsidDel="00AC7859" w:rsidRDefault="00A17136" w:rsidP="005A4444">
            <w:pPr>
              <w:rPr>
                <w:del w:id="1464" w:author="Steff Guzmán" w:date="2023-03-13T19:56:00Z"/>
                <w:rFonts w:cs="Times New Roman"/>
              </w:rPr>
            </w:pPr>
            <w:del w:id="1465" w:author="Steff Guzmán" w:date="2023-03-13T19:56:00Z">
              <w:r w:rsidRPr="00BB53D7" w:rsidDel="00AC7859">
                <w:rPr>
                  <w:rFonts w:cs="Times New Roman"/>
                </w:rPr>
                <w:delText>X</w:delText>
              </w:r>
            </w:del>
          </w:p>
        </w:tc>
        <w:tc>
          <w:tcPr>
            <w:tcW w:w="652" w:type="dxa"/>
            <w:shd w:val="clear" w:color="auto" w:fill="2F5496" w:themeFill="accent1" w:themeFillShade="BF"/>
          </w:tcPr>
          <w:p w14:paraId="68268FB9" w14:textId="36744228" w:rsidR="00A17136" w:rsidRPr="00BB53D7" w:rsidDel="00AC7859" w:rsidRDefault="00A17136" w:rsidP="005A4444">
            <w:pPr>
              <w:rPr>
                <w:del w:id="1466" w:author="Steff Guzmán" w:date="2023-03-13T19:56:00Z"/>
                <w:rFonts w:cs="Times New Roman"/>
              </w:rPr>
            </w:pPr>
            <w:del w:id="1467" w:author="Steff Guzmán" w:date="2023-03-13T19:56:00Z">
              <w:r w:rsidRPr="00BB53D7" w:rsidDel="00AC7859">
                <w:rPr>
                  <w:rFonts w:cs="Times New Roman"/>
                </w:rPr>
                <w:delText>X</w:delText>
              </w:r>
            </w:del>
          </w:p>
        </w:tc>
        <w:tc>
          <w:tcPr>
            <w:tcW w:w="652" w:type="dxa"/>
            <w:shd w:val="clear" w:color="auto" w:fill="2F5496" w:themeFill="accent1" w:themeFillShade="BF"/>
          </w:tcPr>
          <w:p w14:paraId="2A64A239" w14:textId="124189F6" w:rsidR="00A17136" w:rsidRPr="00BB53D7" w:rsidDel="00AC7859" w:rsidRDefault="00A17136" w:rsidP="005A4444">
            <w:pPr>
              <w:rPr>
                <w:del w:id="1468" w:author="Steff Guzmán" w:date="2023-03-13T19:56:00Z"/>
                <w:rFonts w:cs="Times New Roman"/>
              </w:rPr>
            </w:pPr>
            <w:del w:id="1469" w:author="Steff Guzmán" w:date="2023-03-13T19:56:00Z">
              <w:r w:rsidRPr="00BB53D7" w:rsidDel="00AC7859">
                <w:rPr>
                  <w:rFonts w:cs="Times New Roman"/>
                </w:rPr>
                <w:delText>X</w:delText>
              </w:r>
            </w:del>
          </w:p>
        </w:tc>
        <w:tc>
          <w:tcPr>
            <w:tcW w:w="548" w:type="dxa"/>
          </w:tcPr>
          <w:p w14:paraId="71B01B67" w14:textId="77565C6F" w:rsidR="00A17136" w:rsidRPr="00BB53D7" w:rsidDel="00AC7859" w:rsidRDefault="00A17136" w:rsidP="005A4444">
            <w:pPr>
              <w:rPr>
                <w:del w:id="1470" w:author="Steff Guzmán" w:date="2023-03-13T19:56:00Z"/>
                <w:rFonts w:cs="Times New Roman"/>
              </w:rPr>
            </w:pPr>
          </w:p>
        </w:tc>
      </w:tr>
      <w:tr w:rsidR="00B454D4" w:rsidRPr="00BB53D7" w:rsidDel="00AC7859" w14:paraId="4D34B574" w14:textId="4E4C2C37" w:rsidTr="005A4444">
        <w:trPr>
          <w:del w:id="1471" w:author="Steff Guzmán" w:date="2023-03-13T19:56:00Z"/>
        </w:trPr>
        <w:tc>
          <w:tcPr>
            <w:tcW w:w="0" w:type="dxa"/>
            <w:tcPrChange w:id="1472" w:author="Steff Guzmán" w:date="2023-03-13T19:20:00Z">
              <w:tcPr>
                <w:tcW w:w="1129" w:type="dxa"/>
              </w:tcPr>
            </w:tcPrChange>
          </w:tcPr>
          <w:p w14:paraId="16D70627" w14:textId="2136FA68" w:rsidR="00A17136" w:rsidRPr="00BB53D7"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1473" w:author="Steff Guzmán" w:date="2023-03-13T19:56:00Z"/>
                <w:rFonts w:cs="Times New Roman"/>
                <w:szCs w:val="24"/>
              </w:rPr>
            </w:pPr>
            <w:del w:id="1474" w:author="Steff Guzmán" w:date="2023-03-13T19:56:00Z">
              <w:r w:rsidRPr="00BB53D7" w:rsidDel="00AC7859">
                <w:rPr>
                  <w:rFonts w:cs="Times New Roman"/>
                  <w:szCs w:val="24"/>
                </w:rPr>
                <w:delText>Act. #22</w:delText>
              </w:r>
            </w:del>
          </w:p>
        </w:tc>
        <w:tc>
          <w:tcPr>
            <w:tcW w:w="0" w:type="dxa"/>
            <w:tcPrChange w:id="1475" w:author="Steff Guzmán" w:date="2023-03-13T19:20:00Z">
              <w:tcPr>
                <w:tcW w:w="993" w:type="dxa"/>
              </w:tcPr>
            </w:tcPrChange>
          </w:tcPr>
          <w:p w14:paraId="5213C51B" w14:textId="55312872"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76" w:author="Steff Guzmán" w:date="2023-03-13T19:56:00Z"/>
                <w:rFonts w:cs="Times New Roman"/>
              </w:rPr>
            </w:pPr>
          </w:p>
        </w:tc>
        <w:tc>
          <w:tcPr>
            <w:tcW w:w="0" w:type="dxa"/>
            <w:tcPrChange w:id="1477" w:author="Steff Guzmán" w:date="2023-03-13T19:20:00Z">
              <w:tcPr>
                <w:tcW w:w="708" w:type="dxa"/>
              </w:tcPr>
            </w:tcPrChange>
          </w:tcPr>
          <w:p w14:paraId="5B7D8CD3" w14:textId="59E96DE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78" w:author="Steff Guzmán" w:date="2023-03-13T19:56:00Z"/>
                <w:rFonts w:cs="Times New Roman"/>
              </w:rPr>
            </w:pPr>
          </w:p>
        </w:tc>
        <w:tc>
          <w:tcPr>
            <w:tcW w:w="0" w:type="dxa"/>
            <w:tcPrChange w:id="1479" w:author="Steff Guzmán" w:date="2023-03-13T19:20:00Z">
              <w:tcPr>
                <w:tcW w:w="709" w:type="dxa"/>
              </w:tcPr>
            </w:tcPrChange>
          </w:tcPr>
          <w:p w14:paraId="7A9069B1" w14:textId="6B297A7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80" w:author="Steff Guzmán" w:date="2023-03-13T19:56:00Z"/>
                <w:rFonts w:cs="Times New Roman"/>
              </w:rPr>
            </w:pPr>
          </w:p>
        </w:tc>
        <w:tc>
          <w:tcPr>
            <w:tcW w:w="0" w:type="dxa"/>
            <w:tcPrChange w:id="1481" w:author="Steff Guzmán" w:date="2023-03-13T19:20:00Z">
              <w:tcPr>
                <w:tcW w:w="709" w:type="dxa"/>
              </w:tcPr>
            </w:tcPrChange>
          </w:tcPr>
          <w:p w14:paraId="1133B2D9" w14:textId="314B7794"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82" w:author="Steff Guzmán" w:date="2023-03-13T19:56:00Z"/>
                <w:rFonts w:cs="Times New Roman"/>
              </w:rPr>
            </w:pPr>
          </w:p>
        </w:tc>
        <w:tc>
          <w:tcPr>
            <w:tcW w:w="0" w:type="dxa"/>
            <w:tcPrChange w:id="1483" w:author="Steff Guzmán" w:date="2023-03-13T19:20:00Z">
              <w:tcPr>
                <w:tcW w:w="709" w:type="dxa"/>
              </w:tcPr>
            </w:tcPrChange>
          </w:tcPr>
          <w:p w14:paraId="0760F8F1" w14:textId="37372E8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84" w:author="Steff Guzmán" w:date="2023-03-13T19:56:00Z"/>
                <w:rFonts w:cs="Times New Roman"/>
              </w:rPr>
            </w:pPr>
          </w:p>
        </w:tc>
        <w:tc>
          <w:tcPr>
            <w:tcW w:w="0" w:type="dxa"/>
            <w:tcPrChange w:id="1485" w:author="Steff Guzmán" w:date="2023-03-13T19:20:00Z">
              <w:tcPr>
                <w:tcW w:w="708" w:type="dxa"/>
              </w:tcPr>
            </w:tcPrChange>
          </w:tcPr>
          <w:p w14:paraId="2E3ADB51" w14:textId="5B00A8A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86" w:author="Steff Guzmán" w:date="2023-03-13T19:56:00Z"/>
                <w:rFonts w:cs="Times New Roman"/>
              </w:rPr>
            </w:pPr>
          </w:p>
        </w:tc>
        <w:tc>
          <w:tcPr>
            <w:tcW w:w="0" w:type="dxa"/>
            <w:tcPrChange w:id="1487" w:author="Steff Guzmán" w:date="2023-03-13T19:20:00Z">
              <w:tcPr>
                <w:tcW w:w="754" w:type="dxa"/>
              </w:tcPr>
            </w:tcPrChange>
          </w:tcPr>
          <w:p w14:paraId="22FC7AE2" w14:textId="43526CE0"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88" w:author="Steff Guzmán" w:date="2023-03-13T19:56:00Z"/>
                <w:rFonts w:cs="Times New Roman"/>
              </w:rPr>
            </w:pPr>
          </w:p>
        </w:tc>
        <w:tc>
          <w:tcPr>
            <w:tcW w:w="0" w:type="dxa"/>
            <w:tcPrChange w:id="1489" w:author="Steff Guzmán" w:date="2023-03-13T19:20:00Z">
              <w:tcPr>
                <w:tcW w:w="652" w:type="dxa"/>
              </w:tcPr>
            </w:tcPrChange>
          </w:tcPr>
          <w:p w14:paraId="4B02FC61" w14:textId="4C27AA49"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90" w:author="Steff Guzmán" w:date="2023-03-13T19:56:00Z"/>
                <w:rFonts w:cs="Times New Roman"/>
              </w:rPr>
            </w:pPr>
          </w:p>
        </w:tc>
        <w:tc>
          <w:tcPr>
            <w:tcW w:w="0" w:type="dxa"/>
            <w:tcPrChange w:id="1491" w:author="Steff Guzmán" w:date="2023-03-13T19:20:00Z">
              <w:tcPr>
                <w:tcW w:w="652" w:type="dxa"/>
              </w:tcPr>
            </w:tcPrChange>
          </w:tcPr>
          <w:p w14:paraId="4C98EBA1" w14:textId="28BC955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92" w:author="Steff Guzmán" w:date="2023-03-13T19:56:00Z"/>
                <w:rFonts w:cs="Times New Roman"/>
              </w:rPr>
            </w:pPr>
          </w:p>
        </w:tc>
        <w:tc>
          <w:tcPr>
            <w:tcW w:w="0" w:type="dxa"/>
            <w:tcPrChange w:id="1493" w:author="Steff Guzmán" w:date="2023-03-13T19:20:00Z">
              <w:tcPr>
                <w:tcW w:w="655" w:type="dxa"/>
              </w:tcPr>
            </w:tcPrChange>
          </w:tcPr>
          <w:p w14:paraId="219469E3" w14:textId="65BA6793"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94" w:author="Steff Guzmán" w:date="2023-03-13T19:56:00Z"/>
                <w:rFonts w:cs="Times New Roman"/>
              </w:rPr>
            </w:pPr>
          </w:p>
        </w:tc>
        <w:tc>
          <w:tcPr>
            <w:tcW w:w="0" w:type="dxa"/>
            <w:tcPrChange w:id="1495" w:author="Steff Guzmán" w:date="2023-03-13T19:20:00Z">
              <w:tcPr>
                <w:tcW w:w="652" w:type="dxa"/>
              </w:tcPr>
            </w:tcPrChange>
          </w:tcPr>
          <w:p w14:paraId="55AF009B" w14:textId="3B244FF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96" w:author="Steff Guzmán" w:date="2023-03-13T19:56:00Z"/>
                <w:rFonts w:cs="Times New Roman"/>
              </w:rPr>
            </w:pPr>
          </w:p>
        </w:tc>
        <w:tc>
          <w:tcPr>
            <w:tcW w:w="0" w:type="dxa"/>
            <w:tcPrChange w:id="1497" w:author="Steff Guzmán" w:date="2023-03-13T19:20:00Z">
              <w:tcPr>
                <w:tcW w:w="652" w:type="dxa"/>
              </w:tcPr>
            </w:tcPrChange>
          </w:tcPr>
          <w:p w14:paraId="35B71DAA" w14:textId="7B1D71BA"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498" w:author="Steff Guzmán" w:date="2023-03-13T19:56:00Z"/>
                <w:rFonts w:cs="Times New Roman"/>
              </w:rPr>
            </w:pPr>
          </w:p>
        </w:tc>
        <w:tc>
          <w:tcPr>
            <w:tcW w:w="0" w:type="dxa"/>
            <w:tcPrChange w:id="1499" w:author="Steff Guzmán" w:date="2023-03-13T19:20:00Z">
              <w:tcPr>
                <w:tcW w:w="652" w:type="dxa"/>
              </w:tcPr>
            </w:tcPrChange>
          </w:tcPr>
          <w:p w14:paraId="4CF9D70D" w14:textId="33A0DE1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500" w:author="Steff Guzmán" w:date="2023-03-13T19:56:00Z"/>
                <w:rFonts w:cs="Times New Roman"/>
              </w:rPr>
            </w:pPr>
          </w:p>
        </w:tc>
        <w:tc>
          <w:tcPr>
            <w:tcW w:w="0" w:type="dxa"/>
            <w:tcPrChange w:id="1501" w:author="Steff Guzmán" w:date="2023-03-13T19:20:00Z">
              <w:tcPr>
                <w:tcW w:w="652" w:type="dxa"/>
              </w:tcPr>
            </w:tcPrChange>
          </w:tcPr>
          <w:p w14:paraId="27BBF4D3" w14:textId="3D74D306"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502" w:author="Steff Guzmán" w:date="2023-03-13T19:56:00Z"/>
                <w:rFonts w:cs="Times New Roman"/>
              </w:rPr>
            </w:pPr>
          </w:p>
        </w:tc>
        <w:tc>
          <w:tcPr>
            <w:tcW w:w="0" w:type="dxa"/>
            <w:shd w:val="clear" w:color="auto" w:fill="C45911" w:themeFill="accent2" w:themeFillShade="BF"/>
            <w:tcPrChange w:id="1503" w:author="Steff Guzmán" w:date="2023-03-13T19:20:00Z">
              <w:tcPr>
                <w:tcW w:w="652" w:type="dxa"/>
                <w:shd w:val="clear" w:color="auto" w:fill="C45911" w:themeFill="accent2" w:themeFillShade="BF"/>
              </w:tcPr>
            </w:tcPrChange>
          </w:tcPr>
          <w:p w14:paraId="70AC1A17" w14:textId="68578D9D"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504" w:author="Steff Guzmán" w:date="2023-03-13T19:56:00Z"/>
                <w:rFonts w:cs="Times New Roman"/>
              </w:rPr>
            </w:pPr>
            <w:del w:id="1505" w:author="Steff Guzmán" w:date="2023-03-13T19:56:00Z">
              <w:r w:rsidRPr="00BB53D7" w:rsidDel="00AC7859">
                <w:rPr>
                  <w:rFonts w:cs="Times New Roman"/>
                </w:rPr>
                <w:delText>X</w:delText>
              </w:r>
            </w:del>
          </w:p>
        </w:tc>
        <w:tc>
          <w:tcPr>
            <w:tcW w:w="0" w:type="dxa"/>
            <w:shd w:val="clear" w:color="auto" w:fill="C45911" w:themeFill="accent2" w:themeFillShade="BF"/>
            <w:tcPrChange w:id="1506" w:author="Steff Guzmán" w:date="2023-03-13T19:20:00Z">
              <w:tcPr>
                <w:tcW w:w="548" w:type="dxa"/>
                <w:shd w:val="clear" w:color="auto" w:fill="C45911" w:themeFill="accent2" w:themeFillShade="BF"/>
              </w:tcPr>
            </w:tcPrChange>
          </w:tcPr>
          <w:p w14:paraId="1571E396" w14:textId="24222E05" w:rsidR="00A17136" w:rsidRPr="00BB53D7" w:rsidDel="00AC7859" w:rsidRDefault="00A17136" w:rsidP="005A4444">
            <w:pPr>
              <w:cnfStyle w:val="000000100000" w:firstRow="0" w:lastRow="0" w:firstColumn="0" w:lastColumn="0" w:oddVBand="0" w:evenVBand="0" w:oddHBand="1" w:evenHBand="0" w:firstRowFirstColumn="0" w:firstRowLastColumn="0" w:lastRowFirstColumn="0" w:lastRowLastColumn="0"/>
              <w:rPr>
                <w:del w:id="1507" w:author="Steff Guzmán" w:date="2023-03-13T19:56:00Z"/>
                <w:rFonts w:cs="Times New Roman"/>
              </w:rPr>
            </w:pPr>
            <w:del w:id="1508" w:author="Steff Guzmán" w:date="2023-03-13T19:56:00Z">
              <w:r w:rsidRPr="00BB53D7" w:rsidDel="00AC7859">
                <w:rPr>
                  <w:rFonts w:cs="Times New Roman"/>
                </w:rPr>
                <w:delText>X</w:delText>
              </w:r>
            </w:del>
          </w:p>
        </w:tc>
      </w:tr>
    </w:tbl>
    <w:p w14:paraId="41BF17D8" w14:textId="40B1AA3C" w:rsidR="003E2519" w:rsidRPr="00BB53D7" w:rsidRDefault="003E2519" w:rsidP="00A17136">
      <w:pPr>
        <w:pStyle w:val="PrrAPA"/>
        <w:ind w:firstLine="0"/>
        <w:rPr>
          <w:color w:val="000000" w:themeColor="text1"/>
        </w:rPr>
      </w:pPr>
    </w:p>
    <w:p w14:paraId="69560B32" w14:textId="77669A83" w:rsidR="003E2519" w:rsidRPr="00BB53D7" w:rsidRDefault="003E2519" w:rsidP="003E2519">
      <w:pPr>
        <w:pStyle w:val="PrrAPA"/>
        <w:rPr>
          <w:color w:val="000000" w:themeColor="text1"/>
        </w:rPr>
      </w:pPr>
    </w:p>
    <w:p w14:paraId="364286D5" w14:textId="313B71DF" w:rsidR="00A17136" w:rsidRPr="00BB53D7" w:rsidRDefault="00A17136" w:rsidP="003E2519">
      <w:pPr>
        <w:pStyle w:val="PrrAPA"/>
        <w:rPr>
          <w:color w:val="000000" w:themeColor="text1"/>
        </w:rPr>
      </w:pPr>
    </w:p>
    <w:p w14:paraId="508C3F58" w14:textId="2F66E9D0" w:rsidR="00A17136" w:rsidRPr="00BB53D7" w:rsidRDefault="00A17136" w:rsidP="003E2519">
      <w:pPr>
        <w:pStyle w:val="PrrAPA"/>
        <w:rPr>
          <w:color w:val="000000" w:themeColor="text1"/>
        </w:rPr>
      </w:pPr>
    </w:p>
    <w:p w14:paraId="1A24980C" w14:textId="08E9C2C7" w:rsidR="00A17136" w:rsidRPr="00BB53D7" w:rsidRDefault="00A17136" w:rsidP="003E2519">
      <w:pPr>
        <w:pStyle w:val="PrrAPA"/>
        <w:rPr>
          <w:color w:val="000000" w:themeColor="text1"/>
        </w:rPr>
      </w:pPr>
    </w:p>
    <w:p w14:paraId="0AE20B89" w14:textId="1CE145F0" w:rsidR="00A17136" w:rsidRPr="00BB53D7" w:rsidRDefault="00A17136" w:rsidP="003E2519">
      <w:pPr>
        <w:pStyle w:val="PrrAPA"/>
        <w:rPr>
          <w:color w:val="000000" w:themeColor="text1"/>
        </w:rPr>
      </w:pPr>
    </w:p>
    <w:p w14:paraId="0944C063" w14:textId="2D955249" w:rsidR="00A17136" w:rsidRPr="00BB53D7" w:rsidRDefault="00A17136" w:rsidP="003E2519">
      <w:pPr>
        <w:pStyle w:val="PrrAPA"/>
        <w:rPr>
          <w:color w:val="000000" w:themeColor="text1"/>
        </w:rPr>
      </w:pPr>
    </w:p>
    <w:p w14:paraId="54827676" w14:textId="2C0772B2" w:rsidR="00A17136" w:rsidRPr="00BB53D7" w:rsidRDefault="00A17136" w:rsidP="003E2519">
      <w:pPr>
        <w:pStyle w:val="PrrAPA"/>
        <w:rPr>
          <w:color w:val="000000" w:themeColor="text1"/>
        </w:rPr>
      </w:pPr>
    </w:p>
    <w:p w14:paraId="34C7EABC" w14:textId="7485007E" w:rsidR="00A17136" w:rsidRPr="00BB53D7" w:rsidRDefault="00A17136" w:rsidP="003E2519">
      <w:pPr>
        <w:pStyle w:val="PrrAPA"/>
        <w:rPr>
          <w:color w:val="000000" w:themeColor="text1"/>
        </w:rPr>
      </w:pPr>
    </w:p>
    <w:p w14:paraId="2D70C594" w14:textId="5A589681" w:rsidR="00A17136" w:rsidRPr="00BB53D7" w:rsidRDefault="00A17136" w:rsidP="003E2519">
      <w:pPr>
        <w:pStyle w:val="PrrAPA"/>
        <w:rPr>
          <w:color w:val="000000" w:themeColor="text1"/>
        </w:rPr>
      </w:pPr>
    </w:p>
    <w:p w14:paraId="1392C79B" w14:textId="010038A3" w:rsidR="00A17136" w:rsidRPr="00BB53D7" w:rsidRDefault="00A17136" w:rsidP="003E2519">
      <w:pPr>
        <w:pStyle w:val="PrrAPA"/>
        <w:rPr>
          <w:color w:val="000000" w:themeColor="text1"/>
        </w:rPr>
      </w:pPr>
    </w:p>
    <w:p w14:paraId="008988F4" w14:textId="3757B3E9" w:rsidR="00A17136" w:rsidRPr="00BB53D7" w:rsidRDefault="00A17136" w:rsidP="003E2519">
      <w:pPr>
        <w:pStyle w:val="PrrAPA"/>
        <w:rPr>
          <w:color w:val="000000" w:themeColor="text1"/>
        </w:rPr>
      </w:pPr>
    </w:p>
    <w:p w14:paraId="3A9DCA9F" w14:textId="5273003D" w:rsidR="00A17136" w:rsidRPr="00BB53D7" w:rsidRDefault="00A17136" w:rsidP="003E2519">
      <w:pPr>
        <w:pStyle w:val="PrrAPA"/>
        <w:rPr>
          <w:color w:val="000000" w:themeColor="text1"/>
        </w:rPr>
      </w:pPr>
    </w:p>
    <w:p w14:paraId="20DD1322" w14:textId="5C33B333" w:rsidR="00A17136" w:rsidRPr="00BB53D7" w:rsidRDefault="00A17136" w:rsidP="003E2519">
      <w:pPr>
        <w:pStyle w:val="PrrAPA"/>
        <w:rPr>
          <w:color w:val="000000" w:themeColor="text1"/>
        </w:rPr>
      </w:pPr>
    </w:p>
    <w:p w14:paraId="466EA00A" w14:textId="1CFE8AC8" w:rsidR="00A17136" w:rsidRPr="00BB53D7" w:rsidRDefault="00A17136" w:rsidP="003E2519">
      <w:pPr>
        <w:pStyle w:val="PrrAPA"/>
        <w:rPr>
          <w:color w:val="000000" w:themeColor="text1"/>
        </w:rPr>
      </w:pPr>
    </w:p>
    <w:p w14:paraId="6C1EEAC1" w14:textId="7920CE9E" w:rsidR="00A17136" w:rsidRPr="00BB53D7" w:rsidRDefault="00A17136" w:rsidP="003E2519">
      <w:pPr>
        <w:pStyle w:val="PrrAPA"/>
        <w:rPr>
          <w:color w:val="000000" w:themeColor="text1"/>
        </w:rPr>
      </w:pPr>
    </w:p>
    <w:p w14:paraId="6DB77FCB" w14:textId="77777777" w:rsidR="00A17136" w:rsidRPr="00BB53D7" w:rsidRDefault="00A17136" w:rsidP="003E2519">
      <w:pPr>
        <w:pStyle w:val="PrrAPA"/>
        <w:rPr>
          <w:color w:val="000000" w:themeColor="text1"/>
        </w:rPr>
        <w:sectPr w:rsidR="00A17136" w:rsidRPr="00BB53D7" w:rsidSect="00A17136">
          <w:pgSz w:w="15840" w:h="12240" w:orient="landscape"/>
          <w:pgMar w:top="1701" w:right="1418" w:bottom="1701" w:left="1418" w:header="709" w:footer="709" w:gutter="0"/>
          <w:cols w:space="708"/>
          <w:docGrid w:linePitch="360"/>
        </w:sectPr>
      </w:pPr>
    </w:p>
    <w:p w14:paraId="24FD5B90" w14:textId="22F6087F" w:rsidR="00A17136" w:rsidRPr="00B459BD" w:rsidRDefault="00A17136">
      <w:pPr>
        <w:pStyle w:val="Ttulo2"/>
        <w:jc w:val="center"/>
        <w:pPrChange w:id="1509" w:author="Steff Guzmán" w:date="2023-03-13T18:11:00Z">
          <w:pPr>
            <w:jc w:val="center"/>
          </w:pPr>
        </w:pPrChange>
      </w:pPr>
      <w:bookmarkStart w:id="1510" w:name="_Toc440985140"/>
      <w:bookmarkStart w:id="1511" w:name="_Toc129623654"/>
      <w:bookmarkStart w:id="1512" w:name="_Toc129623701"/>
      <w:r w:rsidRPr="00B459BD">
        <w:lastRenderedPageBreak/>
        <w:t>Resultados</w:t>
      </w:r>
      <w:bookmarkEnd w:id="1510"/>
      <w:bookmarkEnd w:id="1511"/>
      <w:bookmarkEnd w:id="1512"/>
    </w:p>
    <w:p w14:paraId="26AE5CC9" w14:textId="715526A4" w:rsidR="00A17136" w:rsidRPr="001B5115" w:rsidRDefault="00A17136" w:rsidP="00A17136">
      <w:pPr>
        <w:ind w:firstLine="708"/>
        <w:rPr>
          <w:rFonts w:cs="Times New Roman"/>
          <w:szCs w:val="24"/>
        </w:rPr>
      </w:pPr>
    </w:p>
    <w:p w14:paraId="4AB02AEA" w14:textId="77777777" w:rsidR="00166BA6" w:rsidRPr="001B5115" w:rsidRDefault="00166BA6" w:rsidP="00A17136">
      <w:pPr>
        <w:ind w:firstLine="708"/>
        <w:rPr>
          <w:rFonts w:cs="Times New Roman"/>
          <w:szCs w:val="24"/>
        </w:rPr>
      </w:pPr>
      <w:r w:rsidRPr="001B5115">
        <w:rPr>
          <w:rFonts w:cs="Times New Roman"/>
          <w:szCs w:val="24"/>
        </w:rPr>
        <w:t xml:space="preserve">Después de haber </w:t>
      </w:r>
      <w:r w:rsidRPr="00987997">
        <w:rPr>
          <w:rFonts w:cs="Times New Roman"/>
          <w:szCs w:val="24"/>
          <w:highlight w:val="yellow"/>
          <w:rPrChange w:id="1513" w:author="DIANA CAROLINA CANDIA HERRERA" w:date="2023-03-07T10:17:00Z">
            <w:rPr>
              <w:rFonts w:cs="Times New Roman"/>
              <w:szCs w:val="24"/>
            </w:rPr>
          </w:rPrChange>
        </w:rPr>
        <w:t>diseñado, programado y probado</w:t>
      </w:r>
      <w:r w:rsidRPr="001B5115">
        <w:rPr>
          <w:rFonts w:cs="Times New Roman"/>
          <w:szCs w:val="24"/>
        </w:rPr>
        <w: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t>
      </w:r>
    </w:p>
    <w:p w14:paraId="245BF336" w14:textId="77777777" w:rsidR="00166BA6" w:rsidRPr="001B5115" w:rsidRDefault="00166BA6" w:rsidP="00A17136">
      <w:pPr>
        <w:ind w:firstLine="708"/>
        <w:rPr>
          <w:rFonts w:cs="Times New Roman"/>
          <w:szCs w:val="24"/>
        </w:rPr>
      </w:pPr>
    </w:p>
    <w:p w14:paraId="64A23298" w14:textId="77777777" w:rsidR="00166BA6" w:rsidRPr="001B5115" w:rsidRDefault="00166BA6" w:rsidP="00A17136">
      <w:pPr>
        <w:ind w:firstLine="708"/>
        <w:rPr>
          <w:rFonts w:cs="Times New Roman"/>
          <w:szCs w:val="24"/>
        </w:rPr>
      </w:pPr>
      <w:r w:rsidRPr="001B5115">
        <w:rPr>
          <w:rFonts w:cs="Times New Roman"/>
          <w:szCs w:val="24"/>
        </w:rPr>
        <w:t xml:space="preserve">Inicialmente, los modelos estaban siendo entrenados con datos horarios de las variables con las que tenían más correlación: temperatura,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1B5115" w:rsidRDefault="00166BA6" w:rsidP="00A17136">
      <w:pPr>
        <w:ind w:firstLine="708"/>
        <w:rPr>
          <w:rFonts w:cs="Times New Roman"/>
          <w:szCs w:val="24"/>
        </w:rPr>
      </w:pPr>
    </w:p>
    <w:p w14:paraId="2AC5E676" w14:textId="386CC171" w:rsidR="00473DA3" w:rsidRPr="001B5115" w:rsidRDefault="00DF131A" w:rsidP="00A17136">
      <w:pPr>
        <w:ind w:firstLine="708"/>
        <w:rPr>
          <w:rFonts w:cs="Times New Roman"/>
          <w:szCs w:val="24"/>
        </w:rPr>
      </w:pPr>
      <w:r w:rsidRPr="001B5115">
        <w:rPr>
          <w:rFonts w:cs="Times New Roman"/>
          <w:szCs w:val="24"/>
        </w:rPr>
        <w:t>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las predicciones de temperaturas para el mes de septiembre de 2022 (el mes en el que se realizaron las pruebas). El modelo que dio los mejores resultados tuvo un promedio de 0.5239, lo cual posiblemente se debió a que se le pasaron las variables que tenían una mejor correlación con la variable a predecir.</w:t>
      </w:r>
    </w:p>
    <w:p w14:paraId="3F45E5E4" w14:textId="77777777" w:rsidR="00DF131A" w:rsidRPr="001B5115" w:rsidRDefault="00DF131A" w:rsidP="00A17136">
      <w:pPr>
        <w:ind w:firstLine="708"/>
        <w:rPr>
          <w:rFonts w:cs="Times New Roman"/>
          <w:szCs w:val="24"/>
        </w:rPr>
      </w:pPr>
    </w:p>
    <w:p w14:paraId="28E38947" w14:textId="1E4DA913" w:rsidR="00424606" w:rsidRPr="00424606" w:rsidRDefault="00424606" w:rsidP="00424606">
      <w:pPr>
        <w:ind w:firstLine="708"/>
        <w:rPr>
          <w:rFonts w:cs="Times New Roman"/>
          <w:szCs w:val="24"/>
        </w:rPr>
      </w:pPr>
      <w:r w:rsidRPr="00424606">
        <w:rPr>
          <w:rFonts w:cs="Times New Roman"/>
          <w:szCs w:val="24"/>
        </w:rPr>
        <w:t xml:space="preserve">Se llevaron a cabo pruebas utilizando tanto datos en tiempo real como datos previamente procesados para entrenar modelos de </w:t>
      </w:r>
      <w:r>
        <w:rPr>
          <w:rFonts w:cs="Times New Roman"/>
          <w:szCs w:val="24"/>
        </w:rPr>
        <w:t>M</w:t>
      </w:r>
      <w:r w:rsidRPr="00424606">
        <w:rPr>
          <w:rFonts w:cs="Times New Roman"/>
          <w:szCs w:val="24"/>
        </w:rPr>
        <w:t xml:space="preserve">achine </w:t>
      </w:r>
      <w:r>
        <w:rPr>
          <w:rFonts w:cs="Times New Roman"/>
          <w:szCs w:val="24"/>
        </w:rPr>
        <w:t>L</w:t>
      </w:r>
      <w:r w:rsidRPr="00424606">
        <w:rPr>
          <w:rFonts w:cs="Times New Roman"/>
          <w:szCs w:val="24"/>
        </w:rPr>
        <w:t>earning. Se presentarán a continuación los resultados obtenidos mediante la comparación de estos datos y el análisis en tiempo real.</w:t>
      </w:r>
    </w:p>
    <w:p w14:paraId="3C1635BF" w14:textId="77777777" w:rsidR="00424606" w:rsidRPr="00424606" w:rsidRDefault="00424606" w:rsidP="00424606">
      <w:pPr>
        <w:ind w:firstLine="708"/>
        <w:rPr>
          <w:rFonts w:cs="Times New Roman"/>
          <w:szCs w:val="24"/>
        </w:rPr>
      </w:pPr>
    </w:p>
    <w:p w14:paraId="29A3C9F9" w14:textId="3A3457D2" w:rsidR="00635654" w:rsidRDefault="00424606" w:rsidP="00424606">
      <w:pPr>
        <w:ind w:firstLine="708"/>
        <w:rPr>
          <w:ins w:id="1514" w:author="Steff Guzmán" w:date="2023-03-13T19:25:00Z"/>
          <w:rFonts w:cs="Times New Roman"/>
          <w:szCs w:val="24"/>
        </w:rPr>
      </w:pPr>
      <w:r w:rsidRPr="00424606">
        <w:rPr>
          <w:rFonts w:cs="Times New Roman"/>
          <w:szCs w:val="24"/>
        </w:rPr>
        <w:lastRenderedPageBreak/>
        <w:t>Para iniciar, se generaron promedios diarios correspondientes al mes de septiembre por cada modelo, utilizando la columna de temperatura real. Como resultado de este proceso, se obtuvo la siguiente tabla:</w:t>
      </w:r>
    </w:p>
    <w:p w14:paraId="0519F1C7" w14:textId="01E16194" w:rsidR="005A4444" w:rsidRDefault="005A4444">
      <w:pPr>
        <w:pStyle w:val="Descripcin"/>
        <w:rPr>
          <w:rFonts w:cs="Times New Roman"/>
          <w:szCs w:val="24"/>
        </w:rPr>
        <w:pPrChange w:id="1515" w:author="Steff Guzmán" w:date="2023-03-13T19:26:00Z">
          <w:pPr>
            <w:ind w:firstLine="708"/>
          </w:pPr>
        </w:pPrChange>
      </w:pPr>
      <w:bookmarkStart w:id="1516" w:name="_Toc129628016"/>
      <w:ins w:id="1517" w:author="Steff Guzmán" w:date="2023-03-13T19:26:00Z">
        <w:r>
          <w:t xml:space="preserve">Tabla </w:t>
        </w:r>
        <w:r>
          <w:fldChar w:fldCharType="begin"/>
        </w:r>
        <w:r>
          <w:instrText xml:space="preserve"> SEQ Tabla \* ARABIC </w:instrText>
        </w:r>
      </w:ins>
      <w:r>
        <w:fldChar w:fldCharType="separate"/>
      </w:r>
      <w:ins w:id="1518" w:author="Steff Guzmán" w:date="2023-03-13T19:26:00Z">
        <w:r>
          <w:rPr>
            <w:noProof/>
          </w:rPr>
          <w:t>3</w:t>
        </w:r>
        <w:bookmarkEnd w:id="1516"/>
        <w:r>
          <w:fldChar w:fldCharType="end"/>
        </w:r>
      </w:ins>
    </w:p>
    <w:p w14:paraId="1C45ACA5" w14:textId="7702F4CC" w:rsidR="00925111" w:rsidDel="005A4444" w:rsidRDefault="00925111">
      <w:pPr>
        <w:pStyle w:val="Descripcin"/>
        <w:rPr>
          <w:del w:id="1519" w:author="Steff Guzmán" w:date="2023-03-13T19:25:00Z"/>
          <w:rFonts w:cs="Times New Roman"/>
          <w:bCs/>
          <w:szCs w:val="24"/>
        </w:rPr>
        <w:pPrChange w:id="1520" w:author="Steff Guzmán" w:date="2023-03-13T19:23:00Z">
          <w:pPr/>
        </w:pPrChange>
      </w:pPr>
      <w:del w:id="1521" w:author="Steff Guzmán" w:date="2023-03-13T18:36:00Z">
        <w:r w:rsidRPr="00925111" w:rsidDel="00244CE1">
          <w:rPr>
            <w:rFonts w:cs="Times New Roman"/>
            <w:bCs/>
            <w:szCs w:val="24"/>
          </w:rPr>
          <w:delText>Tabla</w:delText>
        </w:r>
        <w:r w:rsidDel="00244CE1">
          <w:rPr>
            <w:rFonts w:cs="Times New Roman"/>
            <w:bCs/>
            <w:szCs w:val="24"/>
          </w:rPr>
          <w:delText xml:space="preserve"> </w:delText>
        </w:r>
        <w:r w:rsidRPr="00925111" w:rsidDel="00244CE1">
          <w:rPr>
            <w:rFonts w:cs="Times New Roman"/>
            <w:bCs/>
            <w:szCs w:val="24"/>
          </w:rPr>
          <w:delText xml:space="preserve">2. </w:delText>
        </w:r>
      </w:del>
    </w:p>
    <w:p w14:paraId="417C9937" w14:textId="3B9C419F" w:rsidR="005A4444" w:rsidRPr="00925111" w:rsidRDefault="00925111" w:rsidP="00925111">
      <w:pPr>
        <w:rPr>
          <w:rFonts w:cs="Times New Roman"/>
          <w:i/>
          <w:iCs/>
          <w:szCs w:val="24"/>
        </w:rPr>
      </w:pPr>
      <w:r w:rsidRPr="00925111">
        <w:rPr>
          <w:rFonts w:cs="Times New Roman"/>
          <w:i/>
          <w:iCs/>
          <w:szCs w:val="24"/>
        </w:rPr>
        <w:t>Promedio de datos diarios del mes de septiembre</w:t>
      </w:r>
    </w:p>
    <w:p w14:paraId="4E8ABF9C" w14:textId="77777777" w:rsidR="00925111" w:rsidRDefault="00925111" w:rsidP="00424606">
      <w:pPr>
        <w:ind w:firstLine="708"/>
        <w:rPr>
          <w:rFonts w:cs="Times New Roman"/>
          <w:szCs w:val="24"/>
        </w:rPr>
      </w:pPr>
    </w:p>
    <w:tbl>
      <w:tblPr>
        <w:tblStyle w:val="Tablaconcuadrcula"/>
        <w:tblW w:w="0" w:type="auto"/>
        <w:tblInd w:w="0" w:type="dxa"/>
        <w:tblLook w:val="04A0" w:firstRow="1" w:lastRow="0" w:firstColumn="1" w:lastColumn="0" w:noHBand="0" w:noVBand="1"/>
      </w:tblPr>
      <w:tblGrid>
        <w:gridCol w:w="704"/>
        <w:gridCol w:w="2030"/>
        <w:gridCol w:w="1945"/>
        <w:gridCol w:w="2530"/>
        <w:gridCol w:w="1619"/>
      </w:tblGrid>
      <w:tr w:rsidR="00635654" w14:paraId="32B1F5E7" w14:textId="77777777" w:rsidTr="00635654">
        <w:tc>
          <w:tcPr>
            <w:tcW w:w="704" w:type="dxa"/>
            <w:vAlign w:val="center"/>
          </w:tcPr>
          <w:p w14:paraId="73F90F9D" w14:textId="577176BE" w:rsidR="00635654" w:rsidRPr="00635654" w:rsidRDefault="00635654" w:rsidP="00635654">
            <w:pPr>
              <w:rPr>
                <w:rFonts w:cs="Times New Roman"/>
                <w:b/>
                <w:bCs/>
                <w:sz w:val="20"/>
                <w:szCs w:val="20"/>
              </w:rPr>
            </w:pPr>
            <w:r w:rsidRPr="00635654">
              <w:rPr>
                <w:rFonts w:ascii="Calibri" w:hAnsi="Calibri" w:cs="Calibri"/>
                <w:b/>
                <w:bCs/>
                <w:sz w:val="20"/>
                <w:szCs w:val="20"/>
              </w:rPr>
              <w:t>Dia</w:t>
            </w:r>
          </w:p>
        </w:tc>
        <w:tc>
          <w:tcPr>
            <w:tcW w:w="2030" w:type="dxa"/>
            <w:vAlign w:val="center"/>
          </w:tcPr>
          <w:p w14:paraId="34D8F18C" w14:textId="13511103" w:rsidR="00635654" w:rsidRPr="00635654" w:rsidRDefault="00635654" w:rsidP="00635654">
            <w:pPr>
              <w:rPr>
                <w:rFonts w:cs="Times New Roman"/>
                <w:b/>
                <w:bCs/>
                <w:sz w:val="20"/>
                <w:szCs w:val="20"/>
              </w:rPr>
            </w:pPr>
            <w:r>
              <w:rPr>
                <w:rFonts w:ascii="Calibri" w:hAnsi="Calibri" w:cs="Calibri"/>
                <w:b/>
                <w:bCs/>
                <w:sz w:val="20"/>
                <w:szCs w:val="20"/>
              </w:rPr>
              <w:t>Regresión</w:t>
            </w:r>
          </w:p>
        </w:tc>
        <w:tc>
          <w:tcPr>
            <w:tcW w:w="1945" w:type="dxa"/>
            <w:vAlign w:val="center"/>
          </w:tcPr>
          <w:p w14:paraId="01B756EA" w14:textId="1DCA1BB4" w:rsidR="00635654" w:rsidRPr="00635654" w:rsidRDefault="00635654" w:rsidP="00635654">
            <w:pPr>
              <w:rPr>
                <w:rFonts w:cs="Times New Roman"/>
                <w:b/>
                <w:bCs/>
                <w:sz w:val="20"/>
                <w:szCs w:val="20"/>
              </w:rPr>
            </w:pPr>
            <w:r>
              <w:rPr>
                <w:rFonts w:ascii="Calibri" w:hAnsi="Calibri" w:cs="Calibri"/>
                <w:b/>
                <w:bCs/>
                <w:sz w:val="20"/>
                <w:szCs w:val="20"/>
              </w:rPr>
              <w:t>KNN</w:t>
            </w:r>
          </w:p>
        </w:tc>
        <w:tc>
          <w:tcPr>
            <w:tcW w:w="2530" w:type="dxa"/>
            <w:vAlign w:val="center"/>
          </w:tcPr>
          <w:p w14:paraId="718DF452" w14:textId="7BFCF36D" w:rsidR="00635654" w:rsidRPr="00635654" w:rsidRDefault="00635654" w:rsidP="00635654">
            <w:pPr>
              <w:rPr>
                <w:rFonts w:cs="Times New Roman"/>
                <w:b/>
                <w:bCs/>
                <w:sz w:val="20"/>
                <w:szCs w:val="20"/>
              </w:rPr>
            </w:pPr>
            <w:r w:rsidRPr="00635654">
              <w:rPr>
                <w:rFonts w:ascii="Calibri" w:hAnsi="Calibri" w:cs="Calibri"/>
                <w:b/>
                <w:bCs/>
                <w:sz w:val="20"/>
                <w:szCs w:val="20"/>
              </w:rPr>
              <w:t>Red</w:t>
            </w:r>
            <w:r>
              <w:rPr>
                <w:rFonts w:ascii="Calibri" w:hAnsi="Calibri" w:cs="Calibri"/>
                <w:b/>
                <w:bCs/>
                <w:sz w:val="20"/>
                <w:szCs w:val="20"/>
              </w:rPr>
              <w:t xml:space="preserve"> </w:t>
            </w:r>
            <w:r w:rsidRPr="00635654">
              <w:rPr>
                <w:rFonts w:ascii="Calibri" w:hAnsi="Calibri" w:cs="Calibri"/>
                <w:b/>
                <w:bCs/>
                <w:sz w:val="20"/>
                <w:szCs w:val="20"/>
              </w:rPr>
              <w:t>Neuronal</w:t>
            </w:r>
          </w:p>
        </w:tc>
        <w:tc>
          <w:tcPr>
            <w:tcW w:w="1619" w:type="dxa"/>
            <w:vAlign w:val="center"/>
          </w:tcPr>
          <w:p w14:paraId="6DE2D929" w14:textId="6372E0E4" w:rsidR="00635654" w:rsidRPr="00635654" w:rsidRDefault="00635654" w:rsidP="00635654">
            <w:pPr>
              <w:rPr>
                <w:rFonts w:cs="Times New Roman"/>
                <w:b/>
                <w:bCs/>
                <w:sz w:val="20"/>
                <w:szCs w:val="20"/>
              </w:rPr>
            </w:pPr>
            <w:r w:rsidRPr="00635654">
              <w:rPr>
                <w:rFonts w:ascii="Calibri" w:hAnsi="Calibri" w:cs="Calibri"/>
                <w:b/>
                <w:bCs/>
                <w:sz w:val="20"/>
                <w:szCs w:val="20"/>
              </w:rPr>
              <w:t>Temperatura</w:t>
            </w:r>
            <w:r>
              <w:rPr>
                <w:rFonts w:ascii="Calibri" w:hAnsi="Calibri" w:cs="Calibri"/>
                <w:b/>
                <w:bCs/>
                <w:sz w:val="20"/>
                <w:szCs w:val="20"/>
              </w:rPr>
              <w:t xml:space="preserve"> Real</w:t>
            </w:r>
          </w:p>
        </w:tc>
      </w:tr>
      <w:tr w:rsidR="00635654" w14:paraId="170962BA" w14:textId="77777777" w:rsidTr="00635654">
        <w:tc>
          <w:tcPr>
            <w:tcW w:w="704" w:type="dxa"/>
            <w:vAlign w:val="bottom"/>
          </w:tcPr>
          <w:p w14:paraId="6621093D" w14:textId="674056AE" w:rsidR="00635654" w:rsidRPr="00635654" w:rsidRDefault="00635654" w:rsidP="00635654">
            <w:pPr>
              <w:rPr>
                <w:rFonts w:cs="Times New Roman"/>
                <w:sz w:val="20"/>
                <w:szCs w:val="20"/>
              </w:rPr>
            </w:pPr>
            <w:r>
              <w:rPr>
                <w:rFonts w:ascii="Calibri" w:hAnsi="Calibri" w:cs="Calibri"/>
                <w:color w:val="000000"/>
                <w:sz w:val="22"/>
              </w:rPr>
              <w:t>1</w:t>
            </w:r>
          </w:p>
        </w:tc>
        <w:tc>
          <w:tcPr>
            <w:tcW w:w="2030" w:type="dxa"/>
            <w:vAlign w:val="bottom"/>
          </w:tcPr>
          <w:p w14:paraId="1C6C53DC" w14:textId="7991D8E0" w:rsidR="00635654" w:rsidRPr="00635654" w:rsidRDefault="00635654" w:rsidP="00635654">
            <w:pPr>
              <w:rPr>
                <w:rFonts w:cs="Times New Roman"/>
                <w:sz w:val="20"/>
                <w:szCs w:val="20"/>
              </w:rPr>
            </w:pPr>
            <w:r w:rsidRPr="00635654">
              <w:rPr>
                <w:rFonts w:ascii="Calibri" w:hAnsi="Calibri" w:cs="Calibri"/>
                <w:color w:val="000000"/>
                <w:sz w:val="20"/>
                <w:szCs w:val="20"/>
              </w:rPr>
              <w:t>11,58500565</w:t>
            </w:r>
          </w:p>
        </w:tc>
        <w:tc>
          <w:tcPr>
            <w:tcW w:w="1945" w:type="dxa"/>
            <w:vAlign w:val="bottom"/>
          </w:tcPr>
          <w:p w14:paraId="02D9EB94" w14:textId="2CF5BFDC" w:rsidR="00635654" w:rsidRPr="00635654" w:rsidRDefault="00635654" w:rsidP="00635654">
            <w:pPr>
              <w:rPr>
                <w:rFonts w:cs="Times New Roman"/>
                <w:sz w:val="20"/>
                <w:szCs w:val="20"/>
              </w:rPr>
            </w:pPr>
            <w:r w:rsidRPr="00635654">
              <w:rPr>
                <w:rFonts w:ascii="Calibri" w:hAnsi="Calibri" w:cs="Calibri"/>
                <w:color w:val="000000"/>
                <w:sz w:val="20"/>
                <w:szCs w:val="20"/>
              </w:rPr>
              <w:t>14,8468652</w:t>
            </w:r>
          </w:p>
        </w:tc>
        <w:tc>
          <w:tcPr>
            <w:tcW w:w="2530" w:type="dxa"/>
            <w:vAlign w:val="bottom"/>
          </w:tcPr>
          <w:p w14:paraId="7D2F3945" w14:textId="7FCB9C8C" w:rsidR="00635654" w:rsidRPr="00635654" w:rsidRDefault="00635654" w:rsidP="00635654">
            <w:pPr>
              <w:rPr>
                <w:rFonts w:cs="Times New Roman"/>
                <w:sz w:val="20"/>
                <w:szCs w:val="20"/>
              </w:rPr>
            </w:pPr>
            <w:r w:rsidRPr="00635654">
              <w:rPr>
                <w:rFonts w:ascii="Calibri" w:hAnsi="Calibri" w:cs="Calibri"/>
                <w:color w:val="000000"/>
                <w:sz w:val="20"/>
                <w:szCs w:val="20"/>
              </w:rPr>
              <w:t>11,93305542</w:t>
            </w:r>
          </w:p>
        </w:tc>
        <w:tc>
          <w:tcPr>
            <w:tcW w:w="1619" w:type="dxa"/>
            <w:vAlign w:val="bottom"/>
          </w:tcPr>
          <w:p w14:paraId="17B5083A" w14:textId="100BD30B" w:rsidR="00635654" w:rsidRPr="00635654" w:rsidRDefault="00635654" w:rsidP="00635654">
            <w:pPr>
              <w:rPr>
                <w:rFonts w:cs="Times New Roman"/>
                <w:sz w:val="20"/>
                <w:szCs w:val="20"/>
              </w:rPr>
            </w:pPr>
            <w:r w:rsidRPr="00635654">
              <w:rPr>
                <w:rFonts w:ascii="Calibri" w:hAnsi="Calibri" w:cs="Calibri"/>
                <w:color w:val="000000"/>
                <w:sz w:val="20"/>
                <w:szCs w:val="20"/>
              </w:rPr>
              <w:t>12,44827586</w:t>
            </w:r>
          </w:p>
        </w:tc>
      </w:tr>
      <w:tr w:rsidR="00635654" w14:paraId="51464D3D" w14:textId="77777777" w:rsidTr="00635654">
        <w:tc>
          <w:tcPr>
            <w:tcW w:w="704" w:type="dxa"/>
            <w:vAlign w:val="bottom"/>
          </w:tcPr>
          <w:p w14:paraId="1EA76FA4" w14:textId="00392026" w:rsidR="00635654" w:rsidRPr="00635654" w:rsidRDefault="00635654" w:rsidP="00635654">
            <w:pPr>
              <w:rPr>
                <w:rFonts w:cs="Times New Roman"/>
                <w:sz w:val="20"/>
                <w:szCs w:val="20"/>
              </w:rPr>
            </w:pPr>
            <w:r>
              <w:rPr>
                <w:rFonts w:ascii="Calibri" w:hAnsi="Calibri" w:cs="Calibri"/>
                <w:color w:val="000000"/>
                <w:sz w:val="22"/>
              </w:rPr>
              <w:t>2</w:t>
            </w:r>
          </w:p>
        </w:tc>
        <w:tc>
          <w:tcPr>
            <w:tcW w:w="2030" w:type="dxa"/>
            <w:vAlign w:val="bottom"/>
          </w:tcPr>
          <w:p w14:paraId="18729A22" w14:textId="114392F6" w:rsidR="00635654" w:rsidRPr="00635654" w:rsidRDefault="00635654" w:rsidP="00635654">
            <w:pPr>
              <w:rPr>
                <w:rFonts w:cs="Times New Roman"/>
                <w:sz w:val="20"/>
                <w:szCs w:val="20"/>
              </w:rPr>
            </w:pPr>
            <w:r w:rsidRPr="00635654">
              <w:rPr>
                <w:rFonts w:ascii="Calibri" w:hAnsi="Calibri" w:cs="Calibri"/>
                <w:color w:val="000000"/>
                <w:sz w:val="20"/>
                <w:szCs w:val="20"/>
              </w:rPr>
              <w:t>13,10572763</w:t>
            </w:r>
          </w:p>
        </w:tc>
        <w:tc>
          <w:tcPr>
            <w:tcW w:w="1945" w:type="dxa"/>
            <w:vAlign w:val="bottom"/>
          </w:tcPr>
          <w:p w14:paraId="7F8FBCA0" w14:textId="394EA0A5" w:rsidR="00635654" w:rsidRPr="00635654" w:rsidRDefault="00635654" w:rsidP="00635654">
            <w:pPr>
              <w:rPr>
                <w:rFonts w:cs="Times New Roman"/>
                <w:sz w:val="20"/>
                <w:szCs w:val="20"/>
              </w:rPr>
            </w:pPr>
            <w:r w:rsidRPr="00635654">
              <w:rPr>
                <w:rFonts w:ascii="Calibri" w:hAnsi="Calibri" w:cs="Calibri"/>
                <w:color w:val="000000"/>
                <w:sz w:val="20"/>
                <w:szCs w:val="20"/>
              </w:rPr>
              <w:t>15,66800964</w:t>
            </w:r>
          </w:p>
        </w:tc>
        <w:tc>
          <w:tcPr>
            <w:tcW w:w="2530" w:type="dxa"/>
            <w:vAlign w:val="bottom"/>
          </w:tcPr>
          <w:p w14:paraId="484441C2" w14:textId="77732655" w:rsidR="00635654" w:rsidRPr="00635654" w:rsidRDefault="00635654" w:rsidP="00635654">
            <w:pPr>
              <w:rPr>
                <w:rFonts w:cs="Times New Roman"/>
                <w:sz w:val="20"/>
                <w:szCs w:val="20"/>
              </w:rPr>
            </w:pPr>
            <w:r w:rsidRPr="00635654">
              <w:rPr>
                <w:rFonts w:ascii="Calibri" w:hAnsi="Calibri" w:cs="Calibri"/>
                <w:color w:val="000000"/>
                <w:sz w:val="20"/>
                <w:szCs w:val="20"/>
              </w:rPr>
              <w:t>12,97155187</w:t>
            </w:r>
          </w:p>
        </w:tc>
        <w:tc>
          <w:tcPr>
            <w:tcW w:w="1619" w:type="dxa"/>
            <w:vAlign w:val="bottom"/>
          </w:tcPr>
          <w:p w14:paraId="7D9B7E39" w14:textId="6B1C9FE4" w:rsidR="00635654" w:rsidRPr="00635654" w:rsidRDefault="00635654" w:rsidP="00635654">
            <w:pPr>
              <w:rPr>
                <w:rFonts w:cs="Times New Roman"/>
                <w:sz w:val="20"/>
                <w:szCs w:val="20"/>
              </w:rPr>
            </w:pPr>
            <w:r w:rsidRPr="00635654">
              <w:rPr>
                <w:rFonts w:ascii="Calibri" w:hAnsi="Calibri" w:cs="Calibri"/>
                <w:color w:val="000000"/>
                <w:sz w:val="20"/>
                <w:szCs w:val="20"/>
              </w:rPr>
              <w:t>14,40606061</w:t>
            </w:r>
          </w:p>
        </w:tc>
      </w:tr>
      <w:tr w:rsidR="00635654" w14:paraId="79FDD1AF" w14:textId="77777777" w:rsidTr="00635654">
        <w:tc>
          <w:tcPr>
            <w:tcW w:w="704" w:type="dxa"/>
            <w:vAlign w:val="bottom"/>
          </w:tcPr>
          <w:p w14:paraId="192BA9DA" w14:textId="65FC244B" w:rsidR="00635654" w:rsidRPr="00635654" w:rsidRDefault="00635654" w:rsidP="00635654">
            <w:pPr>
              <w:rPr>
                <w:rFonts w:cs="Times New Roman"/>
                <w:sz w:val="20"/>
                <w:szCs w:val="20"/>
              </w:rPr>
            </w:pPr>
            <w:r>
              <w:rPr>
                <w:rFonts w:ascii="Calibri" w:hAnsi="Calibri" w:cs="Calibri"/>
                <w:color w:val="000000"/>
                <w:sz w:val="22"/>
              </w:rPr>
              <w:t>3</w:t>
            </w:r>
          </w:p>
        </w:tc>
        <w:tc>
          <w:tcPr>
            <w:tcW w:w="2030" w:type="dxa"/>
            <w:vAlign w:val="bottom"/>
          </w:tcPr>
          <w:p w14:paraId="3B1FDD5F" w14:textId="701591CB" w:rsidR="00635654" w:rsidRPr="00635654" w:rsidRDefault="00635654" w:rsidP="00635654">
            <w:pPr>
              <w:rPr>
                <w:rFonts w:cs="Times New Roman"/>
                <w:sz w:val="20"/>
                <w:szCs w:val="20"/>
              </w:rPr>
            </w:pPr>
            <w:r w:rsidRPr="00635654">
              <w:rPr>
                <w:rFonts w:ascii="Calibri" w:hAnsi="Calibri" w:cs="Calibri"/>
                <w:color w:val="000000"/>
                <w:sz w:val="20"/>
                <w:szCs w:val="20"/>
              </w:rPr>
              <w:t>14,00038708</w:t>
            </w:r>
          </w:p>
        </w:tc>
        <w:tc>
          <w:tcPr>
            <w:tcW w:w="1945" w:type="dxa"/>
            <w:vAlign w:val="bottom"/>
          </w:tcPr>
          <w:p w14:paraId="507C62CC" w14:textId="0553F0CB" w:rsidR="00635654" w:rsidRPr="00635654" w:rsidRDefault="00635654" w:rsidP="00635654">
            <w:pPr>
              <w:rPr>
                <w:rFonts w:cs="Times New Roman"/>
                <w:sz w:val="20"/>
                <w:szCs w:val="20"/>
              </w:rPr>
            </w:pPr>
            <w:r w:rsidRPr="00635654">
              <w:rPr>
                <w:rFonts w:ascii="Calibri" w:hAnsi="Calibri" w:cs="Calibri"/>
                <w:color w:val="000000"/>
                <w:sz w:val="20"/>
                <w:szCs w:val="20"/>
              </w:rPr>
              <w:t>14,5059219</w:t>
            </w:r>
          </w:p>
        </w:tc>
        <w:tc>
          <w:tcPr>
            <w:tcW w:w="2530" w:type="dxa"/>
            <w:vAlign w:val="bottom"/>
          </w:tcPr>
          <w:p w14:paraId="4EE70B6B" w14:textId="171DB322" w:rsidR="00635654" w:rsidRPr="00635654" w:rsidRDefault="00635654" w:rsidP="00635654">
            <w:pPr>
              <w:rPr>
                <w:rFonts w:cs="Times New Roman"/>
                <w:sz w:val="20"/>
                <w:szCs w:val="20"/>
              </w:rPr>
            </w:pPr>
            <w:r w:rsidRPr="00635654">
              <w:rPr>
                <w:rFonts w:ascii="Calibri" w:hAnsi="Calibri" w:cs="Calibri"/>
                <w:color w:val="000000"/>
                <w:sz w:val="20"/>
                <w:szCs w:val="20"/>
              </w:rPr>
              <w:t>13,94292552</w:t>
            </w:r>
          </w:p>
        </w:tc>
        <w:tc>
          <w:tcPr>
            <w:tcW w:w="1619" w:type="dxa"/>
            <w:vAlign w:val="bottom"/>
          </w:tcPr>
          <w:p w14:paraId="10ADE383" w14:textId="35D64834" w:rsidR="00635654" w:rsidRPr="00635654" w:rsidRDefault="00635654" w:rsidP="00635654">
            <w:pPr>
              <w:rPr>
                <w:rFonts w:cs="Times New Roman"/>
                <w:sz w:val="20"/>
                <w:szCs w:val="20"/>
              </w:rPr>
            </w:pPr>
            <w:r w:rsidRPr="00635654">
              <w:rPr>
                <w:rFonts w:ascii="Calibri" w:hAnsi="Calibri" w:cs="Calibri"/>
                <w:color w:val="000000"/>
                <w:sz w:val="20"/>
                <w:szCs w:val="20"/>
              </w:rPr>
              <w:t>13,72535211</w:t>
            </w:r>
          </w:p>
        </w:tc>
      </w:tr>
      <w:tr w:rsidR="00635654" w14:paraId="2AD23C7F" w14:textId="77777777" w:rsidTr="00635654">
        <w:tc>
          <w:tcPr>
            <w:tcW w:w="704" w:type="dxa"/>
            <w:vAlign w:val="bottom"/>
          </w:tcPr>
          <w:p w14:paraId="65F4F7B0" w14:textId="1D592A90" w:rsidR="00635654" w:rsidRPr="00635654" w:rsidRDefault="00635654" w:rsidP="00635654">
            <w:pPr>
              <w:rPr>
                <w:rFonts w:cs="Times New Roman"/>
                <w:sz w:val="20"/>
                <w:szCs w:val="20"/>
              </w:rPr>
            </w:pPr>
            <w:r>
              <w:rPr>
                <w:rFonts w:ascii="Calibri" w:hAnsi="Calibri" w:cs="Calibri"/>
                <w:color w:val="000000"/>
                <w:sz w:val="22"/>
              </w:rPr>
              <w:t>4</w:t>
            </w:r>
          </w:p>
        </w:tc>
        <w:tc>
          <w:tcPr>
            <w:tcW w:w="2030" w:type="dxa"/>
            <w:vAlign w:val="bottom"/>
          </w:tcPr>
          <w:p w14:paraId="01CF1393" w14:textId="13F1D21D" w:rsidR="00635654" w:rsidRPr="00635654" w:rsidRDefault="00635654" w:rsidP="00635654">
            <w:pPr>
              <w:rPr>
                <w:rFonts w:cs="Times New Roman"/>
                <w:sz w:val="20"/>
                <w:szCs w:val="20"/>
              </w:rPr>
            </w:pPr>
            <w:r w:rsidRPr="00635654">
              <w:rPr>
                <w:rFonts w:ascii="Calibri" w:hAnsi="Calibri" w:cs="Calibri"/>
                <w:color w:val="000000"/>
                <w:sz w:val="20"/>
                <w:szCs w:val="20"/>
              </w:rPr>
              <w:t>13,8839865</w:t>
            </w:r>
          </w:p>
        </w:tc>
        <w:tc>
          <w:tcPr>
            <w:tcW w:w="1945" w:type="dxa"/>
            <w:vAlign w:val="bottom"/>
          </w:tcPr>
          <w:p w14:paraId="002EB2D1" w14:textId="55BDD078" w:rsidR="00635654" w:rsidRPr="00635654" w:rsidRDefault="00635654" w:rsidP="00635654">
            <w:pPr>
              <w:rPr>
                <w:rFonts w:cs="Times New Roman"/>
                <w:sz w:val="20"/>
                <w:szCs w:val="20"/>
              </w:rPr>
            </w:pPr>
            <w:r w:rsidRPr="00635654">
              <w:rPr>
                <w:rFonts w:ascii="Calibri" w:hAnsi="Calibri" w:cs="Calibri"/>
                <w:color w:val="000000"/>
                <w:sz w:val="20"/>
                <w:szCs w:val="20"/>
              </w:rPr>
              <w:t>15,30038412</w:t>
            </w:r>
          </w:p>
        </w:tc>
        <w:tc>
          <w:tcPr>
            <w:tcW w:w="2530" w:type="dxa"/>
            <w:vAlign w:val="bottom"/>
          </w:tcPr>
          <w:p w14:paraId="1A8EA930" w14:textId="2FAF0C2B" w:rsidR="00635654" w:rsidRPr="00635654" w:rsidRDefault="00635654" w:rsidP="00635654">
            <w:pPr>
              <w:rPr>
                <w:rFonts w:cs="Times New Roman"/>
                <w:sz w:val="20"/>
                <w:szCs w:val="20"/>
              </w:rPr>
            </w:pPr>
            <w:r w:rsidRPr="00635654">
              <w:rPr>
                <w:rFonts w:ascii="Calibri" w:hAnsi="Calibri" w:cs="Calibri"/>
                <w:color w:val="000000"/>
                <w:sz w:val="20"/>
                <w:szCs w:val="20"/>
              </w:rPr>
              <w:t>13,83148508</w:t>
            </w:r>
          </w:p>
        </w:tc>
        <w:tc>
          <w:tcPr>
            <w:tcW w:w="1619" w:type="dxa"/>
            <w:vAlign w:val="bottom"/>
          </w:tcPr>
          <w:p w14:paraId="6DFD55D2" w14:textId="6AEBD570" w:rsidR="00635654" w:rsidRPr="00635654" w:rsidRDefault="00635654" w:rsidP="00635654">
            <w:pPr>
              <w:rPr>
                <w:rFonts w:cs="Times New Roman"/>
                <w:sz w:val="20"/>
                <w:szCs w:val="20"/>
              </w:rPr>
            </w:pPr>
            <w:r w:rsidRPr="00635654">
              <w:rPr>
                <w:rFonts w:ascii="Calibri" w:hAnsi="Calibri" w:cs="Calibri"/>
                <w:color w:val="000000"/>
                <w:sz w:val="20"/>
                <w:szCs w:val="20"/>
              </w:rPr>
              <w:t>12,65352113</w:t>
            </w:r>
          </w:p>
        </w:tc>
      </w:tr>
      <w:tr w:rsidR="00635654" w14:paraId="77A8DC1C" w14:textId="77777777" w:rsidTr="00635654">
        <w:tc>
          <w:tcPr>
            <w:tcW w:w="704" w:type="dxa"/>
            <w:vAlign w:val="bottom"/>
          </w:tcPr>
          <w:p w14:paraId="1B34535A" w14:textId="41E21F6B" w:rsidR="00635654" w:rsidRPr="00635654" w:rsidRDefault="00635654" w:rsidP="00635654">
            <w:pPr>
              <w:rPr>
                <w:rFonts w:cs="Times New Roman"/>
                <w:sz w:val="20"/>
                <w:szCs w:val="20"/>
              </w:rPr>
            </w:pPr>
            <w:r>
              <w:rPr>
                <w:rFonts w:ascii="Calibri" w:hAnsi="Calibri" w:cs="Calibri"/>
                <w:color w:val="000000"/>
                <w:sz w:val="22"/>
              </w:rPr>
              <w:t>5</w:t>
            </w:r>
          </w:p>
        </w:tc>
        <w:tc>
          <w:tcPr>
            <w:tcW w:w="2030" w:type="dxa"/>
            <w:vAlign w:val="bottom"/>
          </w:tcPr>
          <w:p w14:paraId="416E529A" w14:textId="448C4152" w:rsidR="00635654" w:rsidRPr="00635654" w:rsidRDefault="00635654" w:rsidP="00635654">
            <w:pPr>
              <w:rPr>
                <w:rFonts w:cs="Times New Roman"/>
                <w:sz w:val="20"/>
                <w:szCs w:val="20"/>
              </w:rPr>
            </w:pPr>
            <w:r w:rsidRPr="00635654">
              <w:rPr>
                <w:rFonts w:ascii="Calibri" w:hAnsi="Calibri" w:cs="Calibri"/>
                <w:color w:val="000000"/>
                <w:sz w:val="20"/>
                <w:szCs w:val="20"/>
              </w:rPr>
              <w:t>14,45140117</w:t>
            </w:r>
          </w:p>
        </w:tc>
        <w:tc>
          <w:tcPr>
            <w:tcW w:w="1945" w:type="dxa"/>
            <w:vAlign w:val="bottom"/>
          </w:tcPr>
          <w:p w14:paraId="4063AC8C" w14:textId="0D1BA093" w:rsidR="00635654" w:rsidRPr="00635654" w:rsidRDefault="00635654" w:rsidP="00635654">
            <w:pPr>
              <w:rPr>
                <w:rFonts w:cs="Times New Roman"/>
                <w:sz w:val="20"/>
                <w:szCs w:val="20"/>
              </w:rPr>
            </w:pPr>
            <w:r w:rsidRPr="00635654">
              <w:rPr>
                <w:rFonts w:ascii="Calibri" w:hAnsi="Calibri" w:cs="Calibri"/>
                <w:color w:val="000000"/>
                <w:sz w:val="20"/>
                <w:szCs w:val="20"/>
              </w:rPr>
              <w:t>14,75294494</w:t>
            </w:r>
          </w:p>
        </w:tc>
        <w:tc>
          <w:tcPr>
            <w:tcW w:w="2530" w:type="dxa"/>
            <w:vAlign w:val="bottom"/>
          </w:tcPr>
          <w:p w14:paraId="4ADF3F17" w14:textId="30666252" w:rsidR="00635654" w:rsidRPr="00635654" w:rsidRDefault="00635654" w:rsidP="00635654">
            <w:pPr>
              <w:rPr>
                <w:rFonts w:cs="Times New Roman"/>
                <w:sz w:val="20"/>
                <w:szCs w:val="20"/>
              </w:rPr>
            </w:pPr>
            <w:r w:rsidRPr="00635654">
              <w:rPr>
                <w:rFonts w:ascii="Calibri" w:hAnsi="Calibri" w:cs="Calibri"/>
                <w:color w:val="000000"/>
                <w:sz w:val="20"/>
                <w:szCs w:val="20"/>
              </w:rPr>
              <w:t>14,41887829</w:t>
            </w:r>
          </w:p>
        </w:tc>
        <w:tc>
          <w:tcPr>
            <w:tcW w:w="1619" w:type="dxa"/>
            <w:vAlign w:val="bottom"/>
          </w:tcPr>
          <w:p w14:paraId="71843317" w14:textId="64101154" w:rsidR="00635654" w:rsidRPr="00635654" w:rsidRDefault="00635654" w:rsidP="00635654">
            <w:pPr>
              <w:rPr>
                <w:rFonts w:cs="Times New Roman"/>
                <w:sz w:val="20"/>
                <w:szCs w:val="20"/>
              </w:rPr>
            </w:pPr>
            <w:r w:rsidRPr="00635654">
              <w:rPr>
                <w:rFonts w:ascii="Calibri" w:hAnsi="Calibri" w:cs="Calibri"/>
                <w:color w:val="000000"/>
                <w:sz w:val="20"/>
                <w:szCs w:val="20"/>
              </w:rPr>
              <w:t>13,44084507</w:t>
            </w:r>
          </w:p>
        </w:tc>
      </w:tr>
      <w:tr w:rsidR="00635654" w14:paraId="0A17E0E7" w14:textId="77777777" w:rsidTr="00635654">
        <w:tc>
          <w:tcPr>
            <w:tcW w:w="704" w:type="dxa"/>
            <w:vAlign w:val="bottom"/>
          </w:tcPr>
          <w:p w14:paraId="2BAB57E9" w14:textId="095DA2BE" w:rsidR="00635654" w:rsidRPr="00635654" w:rsidRDefault="00635654" w:rsidP="00635654">
            <w:pPr>
              <w:rPr>
                <w:rFonts w:cs="Times New Roman"/>
                <w:sz w:val="20"/>
                <w:szCs w:val="20"/>
              </w:rPr>
            </w:pPr>
            <w:r>
              <w:rPr>
                <w:rFonts w:ascii="Calibri" w:hAnsi="Calibri" w:cs="Calibri"/>
                <w:color w:val="000000"/>
                <w:sz w:val="22"/>
              </w:rPr>
              <w:t>6</w:t>
            </w:r>
          </w:p>
        </w:tc>
        <w:tc>
          <w:tcPr>
            <w:tcW w:w="2030" w:type="dxa"/>
            <w:vAlign w:val="bottom"/>
          </w:tcPr>
          <w:p w14:paraId="67584D33" w14:textId="54359BF2" w:rsidR="00635654" w:rsidRPr="00635654" w:rsidRDefault="00635654" w:rsidP="00635654">
            <w:pPr>
              <w:rPr>
                <w:rFonts w:cs="Times New Roman"/>
                <w:sz w:val="20"/>
                <w:szCs w:val="20"/>
              </w:rPr>
            </w:pPr>
            <w:r w:rsidRPr="00635654">
              <w:rPr>
                <w:rFonts w:ascii="Calibri" w:hAnsi="Calibri" w:cs="Calibri"/>
                <w:color w:val="000000"/>
                <w:sz w:val="20"/>
                <w:szCs w:val="20"/>
              </w:rPr>
              <w:t>14,94901863</w:t>
            </w:r>
          </w:p>
        </w:tc>
        <w:tc>
          <w:tcPr>
            <w:tcW w:w="1945" w:type="dxa"/>
            <w:vAlign w:val="bottom"/>
          </w:tcPr>
          <w:p w14:paraId="41968946" w14:textId="1C39C0C5" w:rsidR="00635654" w:rsidRPr="00635654" w:rsidRDefault="00635654" w:rsidP="00635654">
            <w:pPr>
              <w:rPr>
                <w:rFonts w:cs="Times New Roman"/>
                <w:sz w:val="20"/>
                <w:szCs w:val="20"/>
              </w:rPr>
            </w:pPr>
            <w:r w:rsidRPr="00635654">
              <w:rPr>
                <w:rFonts w:ascii="Calibri" w:hAnsi="Calibri" w:cs="Calibri"/>
                <w:color w:val="000000"/>
                <w:sz w:val="20"/>
                <w:szCs w:val="20"/>
              </w:rPr>
              <w:t>14,57443182</w:t>
            </w:r>
          </w:p>
        </w:tc>
        <w:tc>
          <w:tcPr>
            <w:tcW w:w="2530" w:type="dxa"/>
            <w:vAlign w:val="bottom"/>
          </w:tcPr>
          <w:p w14:paraId="471D23E9" w14:textId="4E7C386B" w:rsidR="00635654" w:rsidRPr="00635654" w:rsidRDefault="00635654" w:rsidP="00635654">
            <w:pPr>
              <w:rPr>
                <w:rFonts w:cs="Times New Roman"/>
                <w:sz w:val="20"/>
                <w:szCs w:val="20"/>
              </w:rPr>
            </w:pPr>
            <w:r w:rsidRPr="00635654">
              <w:rPr>
                <w:rFonts w:ascii="Calibri" w:hAnsi="Calibri" w:cs="Calibri"/>
                <w:color w:val="000000"/>
                <w:sz w:val="20"/>
                <w:szCs w:val="20"/>
              </w:rPr>
              <w:t>15,0269089</w:t>
            </w:r>
          </w:p>
        </w:tc>
        <w:tc>
          <w:tcPr>
            <w:tcW w:w="1619" w:type="dxa"/>
            <w:vAlign w:val="bottom"/>
          </w:tcPr>
          <w:p w14:paraId="43F7878C" w14:textId="5E7C0279" w:rsidR="00635654" w:rsidRPr="00635654" w:rsidRDefault="00635654" w:rsidP="00635654">
            <w:pPr>
              <w:rPr>
                <w:rFonts w:cs="Times New Roman"/>
                <w:sz w:val="20"/>
                <w:szCs w:val="20"/>
              </w:rPr>
            </w:pPr>
            <w:r w:rsidRPr="00635654">
              <w:rPr>
                <w:rFonts w:ascii="Calibri" w:hAnsi="Calibri" w:cs="Calibri"/>
                <w:color w:val="000000"/>
                <w:sz w:val="20"/>
                <w:szCs w:val="20"/>
              </w:rPr>
              <w:t>14,22142857</w:t>
            </w:r>
          </w:p>
        </w:tc>
      </w:tr>
      <w:tr w:rsidR="00635654" w14:paraId="7BEAD189" w14:textId="77777777" w:rsidTr="00635654">
        <w:tc>
          <w:tcPr>
            <w:tcW w:w="704" w:type="dxa"/>
            <w:vAlign w:val="bottom"/>
          </w:tcPr>
          <w:p w14:paraId="0F6005E1" w14:textId="6DA45AB7" w:rsidR="00635654" w:rsidRPr="00635654" w:rsidRDefault="00635654" w:rsidP="00635654">
            <w:pPr>
              <w:rPr>
                <w:rFonts w:cs="Times New Roman"/>
                <w:sz w:val="20"/>
                <w:szCs w:val="20"/>
              </w:rPr>
            </w:pPr>
            <w:r>
              <w:rPr>
                <w:rFonts w:ascii="Calibri" w:hAnsi="Calibri" w:cs="Calibri"/>
                <w:color w:val="000000"/>
                <w:sz w:val="22"/>
              </w:rPr>
              <w:t>7</w:t>
            </w:r>
          </w:p>
        </w:tc>
        <w:tc>
          <w:tcPr>
            <w:tcW w:w="2030" w:type="dxa"/>
            <w:vAlign w:val="bottom"/>
          </w:tcPr>
          <w:p w14:paraId="71CE35B1" w14:textId="245C6B0F" w:rsidR="00635654" w:rsidRPr="00635654" w:rsidRDefault="00635654" w:rsidP="00635654">
            <w:pPr>
              <w:rPr>
                <w:rFonts w:cs="Times New Roman"/>
                <w:sz w:val="20"/>
                <w:szCs w:val="20"/>
              </w:rPr>
            </w:pPr>
            <w:r w:rsidRPr="00635654">
              <w:rPr>
                <w:rFonts w:ascii="Calibri" w:hAnsi="Calibri" w:cs="Calibri"/>
                <w:color w:val="000000"/>
                <w:sz w:val="20"/>
                <w:szCs w:val="20"/>
              </w:rPr>
              <w:t>15,44891863</w:t>
            </w:r>
          </w:p>
        </w:tc>
        <w:tc>
          <w:tcPr>
            <w:tcW w:w="1945" w:type="dxa"/>
            <w:vAlign w:val="bottom"/>
          </w:tcPr>
          <w:p w14:paraId="0EEEC6E8" w14:textId="444740B3" w:rsidR="00635654" w:rsidRPr="00635654" w:rsidRDefault="00635654" w:rsidP="00635654">
            <w:pPr>
              <w:rPr>
                <w:rFonts w:cs="Times New Roman"/>
                <w:sz w:val="20"/>
                <w:szCs w:val="20"/>
              </w:rPr>
            </w:pPr>
            <w:r w:rsidRPr="00635654">
              <w:rPr>
                <w:rFonts w:ascii="Calibri" w:hAnsi="Calibri" w:cs="Calibri"/>
                <w:color w:val="000000"/>
                <w:sz w:val="20"/>
                <w:szCs w:val="20"/>
              </w:rPr>
              <w:t>14,76535354</w:t>
            </w:r>
          </w:p>
        </w:tc>
        <w:tc>
          <w:tcPr>
            <w:tcW w:w="2530" w:type="dxa"/>
            <w:vAlign w:val="bottom"/>
          </w:tcPr>
          <w:p w14:paraId="795172A4" w14:textId="53DD8079" w:rsidR="00635654" w:rsidRPr="00635654" w:rsidRDefault="00635654" w:rsidP="00635654">
            <w:pPr>
              <w:rPr>
                <w:rFonts w:cs="Times New Roman"/>
                <w:sz w:val="20"/>
                <w:szCs w:val="20"/>
              </w:rPr>
            </w:pPr>
            <w:r w:rsidRPr="00635654">
              <w:rPr>
                <w:rFonts w:ascii="Calibri" w:hAnsi="Calibri" w:cs="Calibri"/>
                <w:color w:val="000000"/>
                <w:sz w:val="20"/>
                <w:szCs w:val="20"/>
              </w:rPr>
              <w:t>15,78945256</w:t>
            </w:r>
          </w:p>
        </w:tc>
        <w:tc>
          <w:tcPr>
            <w:tcW w:w="1619" w:type="dxa"/>
            <w:vAlign w:val="bottom"/>
          </w:tcPr>
          <w:p w14:paraId="44A7FEE8" w14:textId="700987EA" w:rsidR="00635654" w:rsidRPr="00635654" w:rsidRDefault="00635654" w:rsidP="00635654">
            <w:pPr>
              <w:rPr>
                <w:rFonts w:cs="Times New Roman"/>
                <w:sz w:val="20"/>
                <w:szCs w:val="20"/>
              </w:rPr>
            </w:pPr>
            <w:r w:rsidRPr="00635654">
              <w:rPr>
                <w:rFonts w:ascii="Calibri" w:hAnsi="Calibri" w:cs="Calibri"/>
                <w:color w:val="000000"/>
                <w:sz w:val="20"/>
                <w:szCs w:val="20"/>
              </w:rPr>
              <w:t>14,90444444</w:t>
            </w:r>
          </w:p>
        </w:tc>
      </w:tr>
      <w:tr w:rsidR="00635654" w14:paraId="3F318668" w14:textId="77777777" w:rsidTr="00635654">
        <w:tc>
          <w:tcPr>
            <w:tcW w:w="704" w:type="dxa"/>
            <w:vAlign w:val="bottom"/>
          </w:tcPr>
          <w:p w14:paraId="3AF571B7" w14:textId="07F3F86F" w:rsidR="00635654" w:rsidRPr="00635654" w:rsidRDefault="00635654" w:rsidP="00635654">
            <w:pPr>
              <w:rPr>
                <w:rFonts w:cs="Times New Roman"/>
                <w:sz w:val="20"/>
                <w:szCs w:val="20"/>
              </w:rPr>
            </w:pPr>
            <w:r>
              <w:rPr>
                <w:rFonts w:ascii="Calibri" w:hAnsi="Calibri" w:cs="Calibri"/>
                <w:color w:val="000000"/>
                <w:sz w:val="22"/>
              </w:rPr>
              <w:t>8</w:t>
            </w:r>
          </w:p>
        </w:tc>
        <w:tc>
          <w:tcPr>
            <w:tcW w:w="2030" w:type="dxa"/>
            <w:vAlign w:val="bottom"/>
          </w:tcPr>
          <w:p w14:paraId="75183C17" w14:textId="09AB5F4E" w:rsidR="00635654" w:rsidRPr="00635654" w:rsidRDefault="00635654" w:rsidP="00635654">
            <w:pPr>
              <w:rPr>
                <w:rFonts w:cs="Times New Roman"/>
                <w:sz w:val="20"/>
                <w:szCs w:val="20"/>
              </w:rPr>
            </w:pPr>
            <w:r w:rsidRPr="00635654">
              <w:rPr>
                <w:rFonts w:ascii="Calibri" w:hAnsi="Calibri" w:cs="Calibri"/>
                <w:color w:val="000000"/>
                <w:sz w:val="20"/>
                <w:szCs w:val="20"/>
              </w:rPr>
              <w:t>16,22580546</w:t>
            </w:r>
          </w:p>
        </w:tc>
        <w:tc>
          <w:tcPr>
            <w:tcW w:w="1945" w:type="dxa"/>
            <w:vAlign w:val="bottom"/>
          </w:tcPr>
          <w:p w14:paraId="3DC62A8D" w14:textId="100E63DE" w:rsidR="00635654" w:rsidRPr="00635654" w:rsidRDefault="00635654" w:rsidP="00635654">
            <w:pPr>
              <w:rPr>
                <w:rFonts w:cs="Times New Roman"/>
                <w:sz w:val="20"/>
                <w:szCs w:val="20"/>
              </w:rPr>
            </w:pPr>
            <w:r w:rsidRPr="00635654">
              <w:rPr>
                <w:rFonts w:ascii="Calibri" w:hAnsi="Calibri" w:cs="Calibri"/>
                <w:color w:val="000000"/>
                <w:sz w:val="20"/>
                <w:szCs w:val="20"/>
              </w:rPr>
              <w:t>14,75277778</w:t>
            </w:r>
          </w:p>
        </w:tc>
        <w:tc>
          <w:tcPr>
            <w:tcW w:w="2530" w:type="dxa"/>
            <w:vAlign w:val="bottom"/>
          </w:tcPr>
          <w:p w14:paraId="765B4826" w14:textId="64311938" w:rsidR="00635654" w:rsidRPr="00635654" w:rsidRDefault="00635654" w:rsidP="00635654">
            <w:pPr>
              <w:rPr>
                <w:rFonts w:cs="Times New Roman"/>
                <w:sz w:val="20"/>
                <w:szCs w:val="20"/>
              </w:rPr>
            </w:pPr>
            <w:r w:rsidRPr="00635654">
              <w:rPr>
                <w:rFonts w:ascii="Calibri" w:hAnsi="Calibri" w:cs="Calibri"/>
                <w:color w:val="000000"/>
                <w:sz w:val="20"/>
                <w:szCs w:val="20"/>
              </w:rPr>
              <w:t>16,27810271</w:t>
            </w:r>
          </w:p>
        </w:tc>
        <w:tc>
          <w:tcPr>
            <w:tcW w:w="1619" w:type="dxa"/>
            <w:vAlign w:val="bottom"/>
          </w:tcPr>
          <w:p w14:paraId="26EBCD59" w14:textId="2C4E493C" w:rsidR="00635654" w:rsidRPr="00635654" w:rsidRDefault="00635654" w:rsidP="00635654">
            <w:pPr>
              <w:rPr>
                <w:rFonts w:cs="Times New Roman"/>
                <w:sz w:val="20"/>
                <w:szCs w:val="20"/>
              </w:rPr>
            </w:pPr>
            <w:r w:rsidRPr="00635654">
              <w:rPr>
                <w:rFonts w:ascii="Calibri" w:hAnsi="Calibri" w:cs="Calibri"/>
                <w:color w:val="000000"/>
                <w:sz w:val="20"/>
                <w:szCs w:val="20"/>
              </w:rPr>
              <w:t>14,77222222</w:t>
            </w:r>
          </w:p>
        </w:tc>
      </w:tr>
      <w:tr w:rsidR="00635654" w14:paraId="21E58755" w14:textId="77777777" w:rsidTr="00635654">
        <w:tc>
          <w:tcPr>
            <w:tcW w:w="704" w:type="dxa"/>
            <w:vAlign w:val="bottom"/>
          </w:tcPr>
          <w:p w14:paraId="3ABD049B" w14:textId="372D9F95" w:rsidR="00635654" w:rsidRPr="00635654" w:rsidRDefault="00635654" w:rsidP="00635654">
            <w:pPr>
              <w:rPr>
                <w:rFonts w:cs="Times New Roman"/>
                <w:sz w:val="20"/>
                <w:szCs w:val="20"/>
              </w:rPr>
            </w:pPr>
            <w:r>
              <w:rPr>
                <w:rFonts w:ascii="Calibri" w:hAnsi="Calibri" w:cs="Calibri"/>
                <w:color w:val="000000"/>
                <w:sz w:val="22"/>
              </w:rPr>
              <w:t>9</w:t>
            </w:r>
          </w:p>
        </w:tc>
        <w:tc>
          <w:tcPr>
            <w:tcW w:w="2030" w:type="dxa"/>
            <w:vAlign w:val="bottom"/>
          </w:tcPr>
          <w:p w14:paraId="00669198" w14:textId="60A20F56" w:rsidR="00635654" w:rsidRPr="00635654" w:rsidRDefault="00635654" w:rsidP="00635654">
            <w:pPr>
              <w:rPr>
                <w:rFonts w:cs="Times New Roman"/>
                <w:sz w:val="20"/>
                <w:szCs w:val="20"/>
              </w:rPr>
            </w:pPr>
            <w:r w:rsidRPr="00635654">
              <w:rPr>
                <w:rFonts w:ascii="Calibri" w:hAnsi="Calibri" w:cs="Calibri"/>
                <w:color w:val="000000"/>
                <w:sz w:val="20"/>
                <w:szCs w:val="20"/>
              </w:rPr>
              <w:t>15,09425634</w:t>
            </w:r>
          </w:p>
        </w:tc>
        <w:tc>
          <w:tcPr>
            <w:tcW w:w="1945" w:type="dxa"/>
            <w:vAlign w:val="bottom"/>
          </w:tcPr>
          <w:p w14:paraId="79EC1B2E" w14:textId="7BE4FA7F" w:rsidR="00635654" w:rsidRPr="00635654" w:rsidRDefault="00635654" w:rsidP="00635654">
            <w:pPr>
              <w:rPr>
                <w:rFonts w:cs="Times New Roman"/>
                <w:sz w:val="20"/>
                <w:szCs w:val="20"/>
              </w:rPr>
            </w:pPr>
            <w:r w:rsidRPr="00635654">
              <w:rPr>
                <w:rFonts w:ascii="Calibri" w:hAnsi="Calibri" w:cs="Calibri"/>
                <w:color w:val="000000"/>
                <w:sz w:val="20"/>
                <w:szCs w:val="20"/>
              </w:rPr>
              <w:t>14,76265783</w:t>
            </w:r>
          </w:p>
        </w:tc>
        <w:tc>
          <w:tcPr>
            <w:tcW w:w="2530" w:type="dxa"/>
            <w:vAlign w:val="bottom"/>
          </w:tcPr>
          <w:p w14:paraId="71DB9EEF" w14:textId="0C8F9816" w:rsidR="00635654" w:rsidRPr="00635654" w:rsidRDefault="00635654" w:rsidP="00635654">
            <w:pPr>
              <w:rPr>
                <w:rFonts w:cs="Times New Roman"/>
                <w:sz w:val="20"/>
                <w:szCs w:val="20"/>
              </w:rPr>
            </w:pPr>
            <w:r w:rsidRPr="00635654">
              <w:rPr>
                <w:rFonts w:ascii="Calibri" w:hAnsi="Calibri" w:cs="Calibri"/>
                <w:color w:val="000000"/>
                <w:sz w:val="20"/>
                <w:szCs w:val="20"/>
              </w:rPr>
              <w:t>15,09664726</w:t>
            </w:r>
          </w:p>
        </w:tc>
        <w:tc>
          <w:tcPr>
            <w:tcW w:w="1619" w:type="dxa"/>
            <w:vAlign w:val="bottom"/>
          </w:tcPr>
          <w:p w14:paraId="116D1C5B" w14:textId="1AE0C430" w:rsidR="00635654" w:rsidRPr="00635654" w:rsidRDefault="00635654" w:rsidP="00635654">
            <w:pPr>
              <w:rPr>
                <w:rFonts w:cs="Times New Roman"/>
                <w:sz w:val="20"/>
                <w:szCs w:val="20"/>
              </w:rPr>
            </w:pPr>
            <w:r w:rsidRPr="00635654">
              <w:rPr>
                <w:rFonts w:ascii="Calibri" w:hAnsi="Calibri" w:cs="Calibri"/>
                <w:color w:val="000000"/>
                <w:sz w:val="20"/>
                <w:szCs w:val="20"/>
              </w:rPr>
              <w:t>13,27083333</w:t>
            </w:r>
          </w:p>
        </w:tc>
      </w:tr>
      <w:tr w:rsidR="00635654" w14:paraId="5EDFEAA9" w14:textId="77777777" w:rsidTr="00635654">
        <w:tc>
          <w:tcPr>
            <w:tcW w:w="704" w:type="dxa"/>
            <w:vAlign w:val="bottom"/>
          </w:tcPr>
          <w:p w14:paraId="2486F49F" w14:textId="4EAEB05D" w:rsidR="00635654" w:rsidRPr="00635654" w:rsidRDefault="00635654" w:rsidP="00635654">
            <w:pPr>
              <w:rPr>
                <w:rFonts w:cs="Times New Roman"/>
                <w:sz w:val="20"/>
                <w:szCs w:val="20"/>
              </w:rPr>
            </w:pPr>
            <w:r>
              <w:rPr>
                <w:rFonts w:ascii="Calibri" w:hAnsi="Calibri" w:cs="Calibri"/>
                <w:color w:val="000000"/>
                <w:sz w:val="22"/>
              </w:rPr>
              <w:t>10</w:t>
            </w:r>
          </w:p>
        </w:tc>
        <w:tc>
          <w:tcPr>
            <w:tcW w:w="2030" w:type="dxa"/>
            <w:vAlign w:val="bottom"/>
          </w:tcPr>
          <w:p w14:paraId="68634097" w14:textId="0E9CAA34" w:rsidR="00635654" w:rsidRPr="00635654" w:rsidRDefault="00635654" w:rsidP="00635654">
            <w:pPr>
              <w:rPr>
                <w:rFonts w:cs="Times New Roman"/>
                <w:sz w:val="20"/>
                <w:szCs w:val="20"/>
              </w:rPr>
            </w:pPr>
            <w:r w:rsidRPr="00635654">
              <w:rPr>
                <w:rFonts w:ascii="Calibri" w:hAnsi="Calibri" w:cs="Calibri"/>
                <w:color w:val="000000"/>
                <w:sz w:val="20"/>
                <w:szCs w:val="20"/>
              </w:rPr>
              <w:t>13,16260775</w:t>
            </w:r>
          </w:p>
        </w:tc>
        <w:tc>
          <w:tcPr>
            <w:tcW w:w="1945" w:type="dxa"/>
            <w:vAlign w:val="bottom"/>
          </w:tcPr>
          <w:p w14:paraId="42B1CFF9" w14:textId="73207AB3" w:rsidR="00635654" w:rsidRPr="00635654" w:rsidRDefault="00635654" w:rsidP="00635654">
            <w:pPr>
              <w:rPr>
                <w:rFonts w:cs="Times New Roman"/>
                <w:sz w:val="20"/>
                <w:szCs w:val="20"/>
              </w:rPr>
            </w:pPr>
            <w:r w:rsidRPr="00635654">
              <w:rPr>
                <w:rFonts w:ascii="Calibri" w:hAnsi="Calibri" w:cs="Calibri"/>
                <w:color w:val="000000"/>
                <w:sz w:val="20"/>
                <w:szCs w:val="20"/>
              </w:rPr>
              <w:t>17,46681818</w:t>
            </w:r>
          </w:p>
        </w:tc>
        <w:tc>
          <w:tcPr>
            <w:tcW w:w="2530" w:type="dxa"/>
            <w:vAlign w:val="bottom"/>
          </w:tcPr>
          <w:p w14:paraId="3A846B9C" w14:textId="448E2FE8" w:rsidR="00635654" w:rsidRPr="00635654" w:rsidRDefault="00635654" w:rsidP="00635654">
            <w:pPr>
              <w:rPr>
                <w:rFonts w:cs="Times New Roman"/>
                <w:sz w:val="20"/>
                <w:szCs w:val="20"/>
              </w:rPr>
            </w:pPr>
            <w:r w:rsidRPr="00635654">
              <w:rPr>
                <w:rFonts w:ascii="Calibri" w:hAnsi="Calibri" w:cs="Calibri"/>
                <w:color w:val="000000"/>
                <w:sz w:val="20"/>
                <w:szCs w:val="20"/>
              </w:rPr>
              <w:t>13,87530648</w:t>
            </w:r>
          </w:p>
        </w:tc>
        <w:tc>
          <w:tcPr>
            <w:tcW w:w="1619" w:type="dxa"/>
            <w:vAlign w:val="bottom"/>
          </w:tcPr>
          <w:p w14:paraId="05210595" w14:textId="6B66D593" w:rsidR="00635654" w:rsidRPr="00635654" w:rsidRDefault="00635654" w:rsidP="00635654">
            <w:pPr>
              <w:rPr>
                <w:rFonts w:cs="Times New Roman"/>
                <w:sz w:val="20"/>
                <w:szCs w:val="20"/>
              </w:rPr>
            </w:pPr>
            <w:r w:rsidRPr="00635654">
              <w:rPr>
                <w:rFonts w:ascii="Calibri" w:hAnsi="Calibri" w:cs="Calibri"/>
                <w:color w:val="000000"/>
                <w:sz w:val="20"/>
                <w:szCs w:val="20"/>
              </w:rPr>
              <w:t>12,06</w:t>
            </w:r>
          </w:p>
        </w:tc>
      </w:tr>
      <w:tr w:rsidR="00635654" w14:paraId="4184B8AB" w14:textId="77777777" w:rsidTr="00635654">
        <w:tc>
          <w:tcPr>
            <w:tcW w:w="704" w:type="dxa"/>
            <w:vAlign w:val="bottom"/>
          </w:tcPr>
          <w:p w14:paraId="4EAC7DAB" w14:textId="7F0CE6EE" w:rsidR="00635654" w:rsidRPr="00635654" w:rsidRDefault="00635654" w:rsidP="00635654">
            <w:pPr>
              <w:rPr>
                <w:rFonts w:cs="Times New Roman"/>
                <w:sz w:val="20"/>
                <w:szCs w:val="20"/>
              </w:rPr>
            </w:pPr>
            <w:r>
              <w:rPr>
                <w:rFonts w:ascii="Calibri" w:hAnsi="Calibri" w:cs="Calibri"/>
                <w:color w:val="000000"/>
                <w:sz w:val="22"/>
              </w:rPr>
              <w:t>11</w:t>
            </w:r>
          </w:p>
        </w:tc>
        <w:tc>
          <w:tcPr>
            <w:tcW w:w="2030" w:type="dxa"/>
            <w:vAlign w:val="bottom"/>
          </w:tcPr>
          <w:p w14:paraId="4A5DEDC0" w14:textId="600BB551" w:rsidR="00635654" w:rsidRPr="00635654" w:rsidRDefault="00635654" w:rsidP="00635654">
            <w:pPr>
              <w:rPr>
                <w:rFonts w:cs="Times New Roman"/>
                <w:sz w:val="20"/>
                <w:szCs w:val="20"/>
              </w:rPr>
            </w:pPr>
            <w:r w:rsidRPr="00635654">
              <w:rPr>
                <w:rFonts w:ascii="Calibri" w:hAnsi="Calibri" w:cs="Calibri"/>
                <w:color w:val="000000"/>
                <w:sz w:val="20"/>
                <w:szCs w:val="20"/>
              </w:rPr>
              <w:t>16,44574154</w:t>
            </w:r>
          </w:p>
        </w:tc>
        <w:tc>
          <w:tcPr>
            <w:tcW w:w="1945" w:type="dxa"/>
            <w:vAlign w:val="bottom"/>
          </w:tcPr>
          <w:p w14:paraId="1076B66B" w14:textId="4503406A" w:rsidR="00635654" w:rsidRPr="00635654" w:rsidRDefault="00635654" w:rsidP="00635654">
            <w:pPr>
              <w:rPr>
                <w:rFonts w:cs="Times New Roman"/>
                <w:sz w:val="20"/>
                <w:szCs w:val="20"/>
              </w:rPr>
            </w:pPr>
            <w:r w:rsidRPr="00635654">
              <w:rPr>
                <w:rFonts w:ascii="Calibri" w:hAnsi="Calibri" w:cs="Calibri"/>
                <w:color w:val="000000"/>
                <w:sz w:val="20"/>
                <w:szCs w:val="20"/>
              </w:rPr>
              <w:t>15,08876263</w:t>
            </w:r>
          </w:p>
        </w:tc>
        <w:tc>
          <w:tcPr>
            <w:tcW w:w="2530" w:type="dxa"/>
            <w:vAlign w:val="bottom"/>
          </w:tcPr>
          <w:p w14:paraId="3540EE47" w14:textId="0D11E196" w:rsidR="00635654" w:rsidRPr="00635654" w:rsidRDefault="00635654" w:rsidP="00635654">
            <w:pPr>
              <w:rPr>
                <w:rFonts w:cs="Times New Roman"/>
                <w:sz w:val="20"/>
                <w:szCs w:val="20"/>
              </w:rPr>
            </w:pPr>
            <w:r w:rsidRPr="00635654">
              <w:rPr>
                <w:rFonts w:ascii="Calibri" w:hAnsi="Calibri" w:cs="Calibri"/>
                <w:color w:val="000000"/>
                <w:sz w:val="20"/>
                <w:szCs w:val="20"/>
              </w:rPr>
              <w:t>16,50773894</w:t>
            </w:r>
          </w:p>
        </w:tc>
        <w:tc>
          <w:tcPr>
            <w:tcW w:w="1619" w:type="dxa"/>
            <w:vAlign w:val="bottom"/>
          </w:tcPr>
          <w:p w14:paraId="1701F79B" w14:textId="0657CC0D" w:rsidR="00635654" w:rsidRPr="00635654" w:rsidRDefault="00635654" w:rsidP="00635654">
            <w:pPr>
              <w:rPr>
                <w:rFonts w:cs="Times New Roman"/>
                <w:sz w:val="20"/>
                <w:szCs w:val="20"/>
              </w:rPr>
            </w:pPr>
            <w:r w:rsidRPr="00635654">
              <w:rPr>
                <w:rFonts w:ascii="Calibri" w:hAnsi="Calibri" w:cs="Calibri"/>
                <w:color w:val="000000"/>
                <w:sz w:val="20"/>
                <w:szCs w:val="20"/>
              </w:rPr>
              <w:t>14,56666667</w:t>
            </w:r>
          </w:p>
        </w:tc>
      </w:tr>
      <w:tr w:rsidR="00635654" w14:paraId="4746A525" w14:textId="77777777" w:rsidTr="00635654">
        <w:tc>
          <w:tcPr>
            <w:tcW w:w="704" w:type="dxa"/>
            <w:vAlign w:val="bottom"/>
          </w:tcPr>
          <w:p w14:paraId="43AC9630" w14:textId="1324845B" w:rsidR="00635654" w:rsidRPr="00635654" w:rsidRDefault="00635654" w:rsidP="00635654">
            <w:pPr>
              <w:rPr>
                <w:rFonts w:cs="Times New Roman"/>
                <w:sz w:val="20"/>
                <w:szCs w:val="20"/>
              </w:rPr>
            </w:pPr>
            <w:r>
              <w:rPr>
                <w:rFonts w:ascii="Calibri" w:hAnsi="Calibri" w:cs="Calibri"/>
                <w:color w:val="000000"/>
                <w:sz w:val="22"/>
              </w:rPr>
              <w:t>12</w:t>
            </w:r>
          </w:p>
        </w:tc>
        <w:tc>
          <w:tcPr>
            <w:tcW w:w="2030" w:type="dxa"/>
            <w:vAlign w:val="bottom"/>
          </w:tcPr>
          <w:p w14:paraId="4F0A8348" w14:textId="2B3545C5" w:rsidR="00635654" w:rsidRPr="00635654" w:rsidRDefault="00635654" w:rsidP="00635654">
            <w:pPr>
              <w:rPr>
                <w:rFonts w:cs="Times New Roman"/>
                <w:sz w:val="20"/>
                <w:szCs w:val="20"/>
              </w:rPr>
            </w:pPr>
            <w:r w:rsidRPr="00635654">
              <w:rPr>
                <w:rFonts w:ascii="Calibri" w:hAnsi="Calibri" w:cs="Calibri"/>
                <w:color w:val="000000"/>
                <w:sz w:val="20"/>
                <w:szCs w:val="20"/>
              </w:rPr>
              <w:t>12,59657752</w:t>
            </w:r>
          </w:p>
        </w:tc>
        <w:tc>
          <w:tcPr>
            <w:tcW w:w="1945" w:type="dxa"/>
            <w:vAlign w:val="bottom"/>
          </w:tcPr>
          <w:p w14:paraId="615B44CF" w14:textId="7CE6B3E7" w:rsidR="00635654" w:rsidRPr="00635654" w:rsidRDefault="00635654" w:rsidP="00635654">
            <w:pPr>
              <w:rPr>
                <w:rFonts w:cs="Times New Roman"/>
                <w:sz w:val="20"/>
                <w:szCs w:val="20"/>
              </w:rPr>
            </w:pPr>
            <w:r w:rsidRPr="00635654">
              <w:rPr>
                <w:rFonts w:ascii="Calibri" w:hAnsi="Calibri" w:cs="Calibri"/>
                <w:color w:val="000000"/>
                <w:sz w:val="20"/>
                <w:szCs w:val="20"/>
              </w:rPr>
              <w:t>14,53181818</w:t>
            </w:r>
          </w:p>
        </w:tc>
        <w:tc>
          <w:tcPr>
            <w:tcW w:w="2530" w:type="dxa"/>
            <w:vAlign w:val="bottom"/>
          </w:tcPr>
          <w:p w14:paraId="056BA95F" w14:textId="7AEDC118" w:rsidR="00635654" w:rsidRPr="00635654" w:rsidRDefault="00635654" w:rsidP="00635654">
            <w:pPr>
              <w:rPr>
                <w:rFonts w:cs="Times New Roman"/>
                <w:sz w:val="20"/>
                <w:szCs w:val="20"/>
              </w:rPr>
            </w:pPr>
            <w:r w:rsidRPr="00635654">
              <w:rPr>
                <w:rFonts w:ascii="Calibri" w:hAnsi="Calibri" w:cs="Calibri"/>
                <w:color w:val="000000"/>
                <w:sz w:val="20"/>
                <w:szCs w:val="20"/>
              </w:rPr>
              <w:t>13,03182398</w:t>
            </w:r>
          </w:p>
        </w:tc>
        <w:tc>
          <w:tcPr>
            <w:tcW w:w="1619" w:type="dxa"/>
            <w:vAlign w:val="bottom"/>
          </w:tcPr>
          <w:p w14:paraId="0E4D51C5" w14:textId="71FF4FC2" w:rsidR="00635654" w:rsidRPr="00635654" w:rsidRDefault="00635654" w:rsidP="00635654">
            <w:pPr>
              <w:rPr>
                <w:rFonts w:cs="Times New Roman"/>
                <w:sz w:val="20"/>
                <w:szCs w:val="20"/>
              </w:rPr>
            </w:pPr>
            <w:r w:rsidRPr="00635654">
              <w:rPr>
                <w:rFonts w:ascii="Calibri" w:hAnsi="Calibri" w:cs="Calibri"/>
                <w:color w:val="000000"/>
                <w:sz w:val="20"/>
                <w:szCs w:val="20"/>
              </w:rPr>
              <w:t>9,119230769</w:t>
            </w:r>
          </w:p>
        </w:tc>
      </w:tr>
      <w:tr w:rsidR="00635654" w14:paraId="0B2E4323" w14:textId="77777777" w:rsidTr="00635654">
        <w:tc>
          <w:tcPr>
            <w:tcW w:w="704" w:type="dxa"/>
            <w:vAlign w:val="bottom"/>
          </w:tcPr>
          <w:p w14:paraId="45D6ABA5" w14:textId="5833FD4F" w:rsidR="00635654" w:rsidRPr="00635654" w:rsidRDefault="00635654" w:rsidP="00635654">
            <w:pPr>
              <w:rPr>
                <w:rFonts w:cs="Times New Roman"/>
                <w:sz w:val="20"/>
                <w:szCs w:val="20"/>
              </w:rPr>
            </w:pPr>
            <w:r>
              <w:rPr>
                <w:rFonts w:ascii="Calibri" w:hAnsi="Calibri" w:cs="Calibri"/>
                <w:color w:val="000000"/>
                <w:sz w:val="22"/>
              </w:rPr>
              <w:t>13</w:t>
            </w:r>
          </w:p>
        </w:tc>
        <w:tc>
          <w:tcPr>
            <w:tcW w:w="2030" w:type="dxa"/>
            <w:vAlign w:val="bottom"/>
          </w:tcPr>
          <w:p w14:paraId="5783B88C" w14:textId="3202D2CE" w:rsidR="00635654" w:rsidRPr="00635654" w:rsidRDefault="00635654" w:rsidP="00635654">
            <w:pPr>
              <w:rPr>
                <w:rFonts w:cs="Times New Roman"/>
                <w:sz w:val="20"/>
                <w:szCs w:val="20"/>
              </w:rPr>
            </w:pPr>
            <w:r w:rsidRPr="00635654">
              <w:rPr>
                <w:rFonts w:ascii="Calibri" w:hAnsi="Calibri" w:cs="Calibri"/>
                <w:color w:val="000000"/>
                <w:sz w:val="20"/>
                <w:szCs w:val="20"/>
              </w:rPr>
              <w:t>14,39138087</w:t>
            </w:r>
          </w:p>
        </w:tc>
        <w:tc>
          <w:tcPr>
            <w:tcW w:w="1945" w:type="dxa"/>
            <w:vAlign w:val="bottom"/>
          </w:tcPr>
          <w:p w14:paraId="734BCA5E" w14:textId="7B6BFD1E" w:rsidR="00635654" w:rsidRPr="00635654" w:rsidRDefault="00635654" w:rsidP="00635654">
            <w:pPr>
              <w:rPr>
                <w:rFonts w:cs="Times New Roman"/>
                <w:sz w:val="20"/>
                <w:szCs w:val="20"/>
              </w:rPr>
            </w:pPr>
            <w:r w:rsidRPr="00635654">
              <w:rPr>
                <w:rFonts w:ascii="Calibri" w:hAnsi="Calibri" w:cs="Calibri"/>
                <w:color w:val="000000"/>
                <w:sz w:val="20"/>
                <w:szCs w:val="20"/>
              </w:rPr>
              <w:t>14,8208042</w:t>
            </w:r>
          </w:p>
        </w:tc>
        <w:tc>
          <w:tcPr>
            <w:tcW w:w="2530" w:type="dxa"/>
            <w:vAlign w:val="bottom"/>
          </w:tcPr>
          <w:p w14:paraId="3D9F6D7D" w14:textId="6A54C7BE" w:rsidR="00635654" w:rsidRPr="00635654" w:rsidRDefault="00635654" w:rsidP="00635654">
            <w:pPr>
              <w:rPr>
                <w:rFonts w:cs="Times New Roman"/>
                <w:sz w:val="20"/>
                <w:szCs w:val="20"/>
              </w:rPr>
            </w:pPr>
            <w:r w:rsidRPr="00635654">
              <w:rPr>
                <w:rFonts w:ascii="Calibri" w:hAnsi="Calibri" w:cs="Calibri"/>
                <w:color w:val="000000"/>
                <w:sz w:val="20"/>
                <w:szCs w:val="20"/>
              </w:rPr>
              <w:t>14,6356572</w:t>
            </w:r>
          </w:p>
        </w:tc>
        <w:tc>
          <w:tcPr>
            <w:tcW w:w="1619" w:type="dxa"/>
            <w:vAlign w:val="bottom"/>
          </w:tcPr>
          <w:p w14:paraId="28381945" w14:textId="2D75384C" w:rsidR="00635654" w:rsidRPr="00635654" w:rsidRDefault="00635654" w:rsidP="00635654">
            <w:pPr>
              <w:rPr>
                <w:rFonts w:cs="Times New Roman"/>
                <w:sz w:val="20"/>
                <w:szCs w:val="20"/>
              </w:rPr>
            </w:pPr>
            <w:r w:rsidRPr="00635654">
              <w:rPr>
                <w:rFonts w:ascii="Calibri" w:hAnsi="Calibri" w:cs="Calibri"/>
                <w:color w:val="000000"/>
                <w:sz w:val="20"/>
                <w:szCs w:val="20"/>
              </w:rPr>
              <w:t>14,62051282</w:t>
            </w:r>
          </w:p>
        </w:tc>
      </w:tr>
      <w:tr w:rsidR="00635654" w14:paraId="31E939CF" w14:textId="77777777" w:rsidTr="00635654">
        <w:tc>
          <w:tcPr>
            <w:tcW w:w="704" w:type="dxa"/>
            <w:vAlign w:val="bottom"/>
          </w:tcPr>
          <w:p w14:paraId="6AE75138" w14:textId="029A9765" w:rsidR="00635654" w:rsidRPr="00635654" w:rsidRDefault="00635654" w:rsidP="00635654">
            <w:pPr>
              <w:rPr>
                <w:rFonts w:cs="Times New Roman"/>
                <w:sz w:val="20"/>
                <w:szCs w:val="20"/>
              </w:rPr>
            </w:pPr>
            <w:r>
              <w:rPr>
                <w:rFonts w:ascii="Calibri" w:hAnsi="Calibri" w:cs="Calibri"/>
                <w:color w:val="000000"/>
                <w:sz w:val="22"/>
              </w:rPr>
              <w:t>14</w:t>
            </w:r>
          </w:p>
        </w:tc>
        <w:tc>
          <w:tcPr>
            <w:tcW w:w="2030" w:type="dxa"/>
            <w:vAlign w:val="bottom"/>
          </w:tcPr>
          <w:p w14:paraId="4723BA51" w14:textId="596013D2" w:rsidR="00635654" w:rsidRPr="00635654" w:rsidRDefault="00635654" w:rsidP="00635654">
            <w:pPr>
              <w:rPr>
                <w:rFonts w:cs="Times New Roman"/>
                <w:sz w:val="20"/>
                <w:szCs w:val="20"/>
              </w:rPr>
            </w:pPr>
            <w:r w:rsidRPr="00635654">
              <w:rPr>
                <w:rFonts w:ascii="Calibri" w:hAnsi="Calibri" w:cs="Calibri"/>
                <w:color w:val="000000"/>
                <w:sz w:val="20"/>
                <w:szCs w:val="20"/>
              </w:rPr>
              <w:t>14,55638747</w:t>
            </w:r>
          </w:p>
        </w:tc>
        <w:tc>
          <w:tcPr>
            <w:tcW w:w="1945" w:type="dxa"/>
            <w:vAlign w:val="bottom"/>
          </w:tcPr>
          <w:p w14:paraId="40AFA1B3" w14:textId="593D1116" w:rsidR="00635654" w:rsidRPr="00635654" w:rsidRDefault="00635654" w:rsidP="00635654">
            <w:pPr>
              <w:rPr>
                <w:rFonts w:cs="Times New Roman"/>
                <w:sz w:val="20"/>
                <w:szCs w:val="20"/>
              </w:rPr>
            </w:pPr>
            <w:r w:rsidRPr="00635654">
              <w:rPr>
                <w:rFonts w:ascii="Calibri" w:hAnsi="Calibri" w:cs="Calibri"/>
                <w:color w:val="000000"/>
                <w:sz w:val="20"/>
                <w:szCs w:val="20"/>
              </w:rPr>
              <w:t>14,61255088</w:t>
            </w:r>
          </w:p>
        </w:tc>
        <w:tc>
          <w:tcPr>
            <w:tcW w:w="2530" w:type="dxa"/>
            <w:vAlign w:val="bottom"/>
          </w:tcPr>
          <w:p w14:paraId="2CDB1590" w14:textId="2BB3FF4B" w:rsidR="00635654" w:rsidRPr="00635654" w:rsidRDefault="00635654" w:rsidP="00635654">
            <w:pPr>
              <w:rPr>
                <w:rFonts w:cs="Times New Roman"/>
                <w:sz w:val="20"/>
                <w:szCs w:val="20"/>
              </w:rPr>
            </w:pPr>
            <w:r w:rsidRPr="00635654">
              <w:rPr>
                <w:rFonts w:ascii="Calibri" w:hAnsi="Calibri" w:cs="Calibri"/>
                <w:color w:val="000000"/>
                <w:sz w:val="20"/>
                <w:szCs w:val="20"/>
              </w:rPr>
              <w:t>14,51098877</w:t>
            </w:r>
          </w:p>
        </w:tc>
        <w:tc>
          <w:tcPr>
            <w:tcW w:w="1619" w:type="dxa"/>
            <w:vAlign w:val="bottom"/>
          </w:tcPr>
          <w:p w14:paraId="6BD6FE5E" w14:textId="78300DEC" w:rsidR="00635654" w:rsidRPr="00635654" w:rsidRDefault="00635654" w:rsidP="00635654">
            <w:pPr>
              <w:rPr>
                <w:rFonts w:cs="Times New Roman"/>
                <w:sz w:val="20"/>
                <w:szCs w:val="20"/>
              </w:rPr>
            </w:pPr>
            <w:r w:rsidRPr="00635654">
              <w:rPr>
                <w:rFonts w:ascii="Calibri" w:hAnsi="Calibri" w:cs="Calibri"/>
                <w:color w:val="000000"/>
                <w:sz w:val="20"/>
                <w:szCs w:val="20"/>
              </w:rPr>
              <w:t>14,98059701</w:t>
            </w:r>
          </w:p>
        </w:tc>
      </w:tr>
      <w:tr w:rsidR="00635654" w14:paraId="29194657" w14:textId="77777777" w:rsidTr="00635654">
        <w:tc>
          <w:tcPr>
            <w:tcW w:w="704" w:type="dxa"/>
            <w:vAlign w:val="bottom"/>
          </w:tcPr>
          <w:p w14:paraId="47E575E1" w14:textId="6C98C73D" w:rsidR="00635654" w:rsidRPr="00635654" w:rsidRDefault="00635654" w:rsidP="00635654">
            <w:pPr>
              <w:rPr>
                <w:rFonts w:cs="Times New Roman"/>
                <w:sz w:val="20"/>
                <w:szCs w:val="20"/>
              </w:rPr>
            </w:pPr>
            <w:r>
              <w:rPr>
                <w:rFonts w:ascii="Calibri" w:hAnsi="Calibri" w:cs="Calibri"/>
                <w:color w:val="000000"/>
                <w:sz w:val="22"/>
              </w:rPr>
              <w:t>15</w:t>
            </w:r>
          </w:p>
        </w:tc>
        <w:tc>
          <w:tcPr>
            <w:tcW w:w="2030" w:type="dxa"/>
            <w:vAlign w:val="bottom"/>
          </w:tcPr>
          <w:p w14:paraId="48E80EAE" w14:textId="2A22A528" w:rsidR="00635654" w:rsidRPr="00635654" w:rsidRDefault="00635654" w:rsidP="00635654">
            <w:pPr>
              <w:rPr>
                <w:rFonts w:cs="Times New Roman"/>
                <w:sz w:val="20"/>
                <w:szCs w:val="20"/>
              </w:rPr>
            </w:pPr>
            <w:r w:rsidRPr="00635654">
              <w:rPr>
                <w:rFonts w:ascii="Calibri" w:hAnsi="Calibri" w:cs="Calibri"/>
                <w:color w:val="000000"/>
                <w:sz w:val="20"/>
                <w:szCs w:val="20"/>
              </w:rPr>
              <w:t>14,84836203</w:t>
            </w:r>
          </w:p>
        </w:tc>
        <w:tc>
          <w:tcPr>
            <w:tcW w:w="1945" w:type="dxa"/>
            <w:vAlign w:val="bottom"/>
          </w:tcPr>
          <w:p w14:paraId="0988102B" w14:textId="7FB20292" w:rsidR="00635654" w:rsidRPr="00635654" w:rsidRDefault="00635654" w:rsidP="00635654">
            <w:pPr>
              <w:rPr>
                <w:rFonts w:cs="Times New Roman"/>
                <w:sz w:val="20"/>
                <w:szCs w:val="20"/>
              </w:rPr>
            </w:pPr>
            <w:r w:rsidRPr="00635654">
              <w:rPr>
                <w:rFonts w:ascii="Calibri" w:hAnsi="Calibri" w:cs="Calibri"/>
                <w:color w:val="000000"/>
                <w:sz w:val="20"/>
                <w:szCs w:val="20"/>
              </w:rPr>
              <w:t>15,24057239</w:t>
            </w:r>
          </w:p>
        </w:tc>
        <w:tc>
          <w:tcPr>
            <w:tcW w:w="2530" w:type="dxa"/>
            <w:vAlign w:val="bottom"/>
          </w:tcPr>
          <w:p w14:paraId="43E0E4C3" w14:textId="4F151A7A" w:rsidR="00635654" w:rsidRPr="00635654" w:rsidRDefault="00635654" w:rsidP="00635654">
            <w:pPr>
              <w:rPr>
                <w:rFonts w:cs="Times New Roman"/>
                <w:sz w:val="20"/>
                <w:szCs w:val="20"/>
              </w:rPr>
            </w:pPr>
            <w:r w:rsidRPr="00635654">
              <w:rPr>
                <w:rFonts w:ascii="Calibri" w:hAnsi="Calibri" w:cs="Calibri"/>
                <w:color w:val="000000"/>
                <w:sz w:val="20"/>
                <w:szCs w:val="20"/>
              </w:rPr>
              <w:t>15,05490849</w:t>
            </w:r>
          </w:p>
        </w:tc>
        <w:tc>
          <w:tcPr>
            <w:tcW w:w="1619" w:type="dxa"/>
            <w:vAlign w:val="bottom"/>
          </w:tcPr>
          <w:p w14:paraId="25B4EDF3" w14:textId="25BEBFBE" w:rsidR="00635654" w:rsidRPr="00635654" w:rsidRDefault="00635654" w:rsidP="00635654">
            <w:pPr>
              <w:rPr>
                <w:rFonts w:cs="Times New Roman"/>
                <w:sz w:val="20"/>
                <w:szCs w:val="20"/>
              </w:rPr>
            </w:pPr>
            <w:r w:rsidRPr="00635654">
              <w:rPr>
                <w:rFonts w:ascii="Calibri" w:hAnsi="Calibri" w:cs="Calibri"/>
                <w:color w:val="000000"/>
                <w:sz w:val="20"/>
                <w:szCs w:val="20"/>
              </w:rPr>
              <w:t>15,57962963</w:t>
            </w:r>
          </w:p>
        </w:tc>
      </w:tr>
      <w:tr w:rsidR="00635654" w14:paraId="009604E2" w14:textId="77777777" w:rsidTr="00635654">
        <w:tc>
          <w:tcPr>
            <w:tcW w:w="704" w:type="dxa"/>
            <w:vAlign w:val="bottom"/>
          </w:tcPr>
          <w:p w14:paraId="744EFD51" w14:textId="43C48FE0" w:rsidR="00635654" w:rsidRPr="00635654" w:rsidRDefault="00635654" w:rsidP="00635654">
            <w:pPr>
              <w:rPr>
                <w:rFonts w:cs="Times New Roman"/>
                <w:sz w:val="20"/>
                <w:szCs w:val="20"/>
              </w:rPr>
            </w:pPr>
            <w:r>
              <w:rPr>
                <w:rFonts w:ascii="Calibri" w:hAnsi="Calibri" w:cs="Calibri"/>
                <w:color w:val="000000"/>
                <w:sz w:val="22"/>
              </w:rPr>
              <w:t>16</w:t>
            </w:r>
          </w:p>
        </w:tc>
        <w:tc>
          <w:tcPr>
            <w:tcW w:w="2030" w:type="dxa"/>
            <w:vAlign w:val="bottom"/>
          </w:tcPr>
          <w:p w14:paraId="1558FE78" w14:textId="0DF0671D" w:rsidR="00635654" w:rsidRPr="00635654" w:rsidRDefault="00635654" w:rsidP="00635654">
            <w:pPr>
              <w:rPr>
                <w:rFonts w:cs="Times New Roman"/>
                <w:sz w:val="20"/>
                <w:szCs w:val="20"/>
              </w:rPr>
            </w:pPr>
            <w:r w:rsidRPr="00635654">
              <w:rPr>
                <w:rFonts w:ascii="Calibri" w:hAnsi="Calibri" w:cs="Calibri"/>
                <w:color w:val="000000"/>
                <w:sz w:val="20"/>
                <w:szCs w:val="20"/>
              </w:rPr>
              <w:t>12,02611449</w:t>
            </w:r>
          </w:p>
        </w:tc>
        <w:tc>
          <w:tcPr>
            <w:tcW w:w="1945" w:type="dxa"/>
            <w:vAlign w:val="bottom"/>
          </w:tcPr>
          <w:p w14:paraId="122706C1" w14:textId="3F177CA9" w:rsidR="00635654" w:rsidRPr="00635654" w:rsidRDefault="00635654" w:rsidP="00635654">
            <w:pPr>
              <w:rPr>
                <w:rFonts w:cs="Times New Roman"/>
                <w:sz w:val="20"/>
                <w:szCs w:val="20"/>
              </w:rPr>
            </w:pPr>
            <w:r w:rsidRPr="00635654">
              <w:rPr>
                <w:rFonts w:ascii="Calibri" w:hAnsi="Calibri" w:cs="Calibri"/>
                <w:color w:val="000000"/>
                <w:sz w:val="20"/>
                <w:szCs w:val="20"/>
              </w:rPr>
              <w:t>14,17376033</w:t>
            </w:r>
          </w:p>
        </w:tc>
        <w:tc>
          <w:tcPr>
            <w:tcW w:w="2530" w:type="dxa"/>
            <w:vAlign w:val="bottom"/>
          </w:tcPr>
          <w:p w14:paraId="7E3AE6B0" w14:textId="033A6B87" w:rsidR="00635654" w:rsidRPr="00635654" w:rsidRDefault="00635654" w:rsidP="00635654">
            <w:pPr>
              <w:rPr>
                <w:rFonts w:cs="Times New Roman"/>
                <w:sz w:val="20"/>
                <w:szCs w:val="20"/>
              </w:rPr>
            </w:pPr>
            <w:r w:rsidRPr="00635654">
              <w:rPr>
                <w:rFonts w:ascii="Calibri" w:hAnsi="Calibri" w:cs="Calibri"/>
                <w:color w:val="000000"/>
                <w:sz w:val="20"/>
                <w:szCs w:val="20"/>
              </w:rPr>
              <w:t>12,36879407</w:t>
            </w:r>
          </w:p>
        </w:tc>
        <w:tc>
          <w:tcPr>
            <w:tcW w:w="1619" w:type="dxa"/>
            <w:vAlign w:val="bottom"/>
          </w:tcPr>
          <w:p w14:paraId="34B0E034" w14:textId="5AC0B389" w:rsidR="00635654" w:rsidRPr="00635654" w:rsidRDefault="00635654" w:rsidP="00635654">
            <w:pPr>
              <w:rPr>
                <w:rFonts w:cs="Times New Roman"/>
                <w:sz w:val="20"/>
                <w:szCs w:val="20"/>
              </w:rPr>
            </w:pPr>
            <w:r w:rsidRPr="00635654">
              <w:rPr>
                <w:rFonts w:ascii="Calibri" w:hAnsi="Calibri" w:cs="Calibri"/>
                <w:color w:val="000000"/>
                <w:sz w:val="20"/>
                <w:szCs w:val="20"/>
              </w:rPr>
              <w:t>11,92272727</w:t>
            </w:r>
          </w:p>
        </w:tc>
      </w:tr>
      <w:tr w:rsidR="00635654" w14:paraId="0BA7E2E2" w14:textId="77777777" w:rsidTr="00635654">
        <w:tc>
          <w:tcPr>
            <w:tcW w:w="704" w:type="dxa"/>
            <w:vAlign w:val="bottom"/>
          </w:tcPr>
          <w:p w14:paraId="26E1823A" w14:textId="6478C19B" w:rsidR="00635654" w:rsidRPr="00635654" w:rsidRDefault="00635654" w:rsidP="00635654">
            <w:pPr>
              <w:rPr>
                <w:rFonts w:ascii="Calibri" w:hAnsi="Calibri" w:cs="Calibri"/>
                <w:color w:val="000000"/>
                <w:sz w:val="20"/>
                <w:szCs w:val="20"/>
              </w:rPr>
            </w:pPr>
            <w:r>
              <w:rPr>
                <w:rFonts w:ascii="Calibri" w:hAnsi="Calibri" w:cs="Calibri"/>
                <w:color w:val="000000"/>
                <w:sz w:val="22"/>
              </w:rPr>
              <w:t>17</w:t>
            </w:r>
          </w:p>
        </w:tc>
        <w:tc>
          <w:tcPr>
            <w:tcW w:w="2030" w:type="dxa"/>
            <w:vAlign w:val="bottom"/>
          </w:tcPr>
          <w:p w14:paraId="344DAAE9" w14:textId="7CAAFF8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15,14094452</w:t>
            </w:r>
          </w:p>
        </w:tc>
        <w:tc>
          <w:tcPr>
            <w:tcW w:w="1945" w:type="dxa"/>
            <w:vAlign w:val="bottom"/>
          </w:tcPr>
          <w:p w14:paraId="22A27D32" w14:textId="47194FB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15,44753467</w:t>
            </w:r>
          </w:p>
        </w:tc>
        <w:tc>
          <w:tcPr>
            <w:tcW w:w="2530" w:type="dxa"/>
            <w:vAlign w:val="bottom"/>
          </w:tcPr>
          <w:p w14:paraId="4EA9A4C1" w14:textId="31149E9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15,28326219</w:t>
            </w:r>
          </w:p>
        </w:tc>
        <w:tc>
          <w:tcPr>
            <w:tcW w:w="1619" w:type="dxa"/>
            <w:vAlign w:val="bottom"/>
          </w:tcPr>
          <w:p w14:paraId="5D2265CA" w14:textId="7F15B32A"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14,36271186</w:t>
            </w:r>
          </w:p>
        </w:tc>
      </w:tr>
      <w:tr w:rsidR="00635654" w14:paraId="01270DFC" w14:textId="77777777" w:rsidTr="00635654">
        <w:tc>
          <w:tcPr>
            <w:tcW w:w="704" w:type="dxa"/>
            <w:vAlign w:val="bottom"/>
          </w:tcPr>
          <w:p w14:paraId="09CD648C" w14:textId="5C639A1A" w:rsidR="00635654" w:rsidRPr="00635654" w:rsidRDefault="00635654" w:rsidP="00635654">
            <w:pPr>
              <w:rPr>
                <w:rFonts w:ascii="Calibri" w:hAnsi="Calibri" w:cs="Calibri"/>
                <w:color w:val="000000"/>
                <w:sz w:val="20"/>
                <w:szCs w:val="20"/>
              </w:rPr>
            </w:pPr>
            <w:r>
              <w:rPr>
                <w:rFonts w:ascii="Calibri" w:hAnsi="Calibri" w:cs="Calibri"/>
                <w:color w:val="000000"/>
                <w:sz w:val="22"/>
              </w:rPr>
              <w:t>18</w:t>
            </w:r>
          </w:p>
        </w:tc>
        <w:tc>
          <w:tcPr>
            <w:tcW w:w="2030" w:type="dxa"/>
            <w:vAlign w:val="bottom"/>
          </w:tcPr>
          <w:p w14:paraId="27970496" w14:textId="288A499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13,88204393</w:t>
            </w:r>
          </w:p>
        </w:tc>
        <w:tc>
          <w:tcPr>
            <w:tcW w:w="1945" w:type="dxa"/>
            <w:vAlign w:val="bottom"/>
          </w:tcPr>
          <w:p w14:paraId="6797AB08" w14:textId="5C35989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15,24247995</w:t>
            </w:r>
          </w:p>
        </w:tc>
        <w:tc>
          <w:tcPr>
            <w:tcW w:w="2530" w:type="dxa"/>
            <w:vAlign w:val="bottom"/>
          </w:tcPr>
          <w:p w14:paraId="4089491E" w14:textId="0F2BD34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13,82148561</w:t>
            </w:r>
          </w:p>
        </w:tc>
        <w:tc>
          <w:tcPr>
            <w:tcW w:w="1619" w:type="dxa"/>
            <w:vAlign w:val="bottom"/>
          </w:tcPr>
          <w:p w14:paraId="6DC6DD5C" w14:textId="1F55901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13,23823529</w:t>
            </w:r>
          </w:p>
        </w:tc>
      </w:tr>
      <w:tr w:rsidR="00635654" w14:paraId="3AE3FB8C" w14:textId="77777777" w:rsidTr="00635654">
        <w:tc>
          <w:tcPr>
            <w:tcW w:w="704" w:type="dxa"/>
            <w:vAlign w:val="bottom"/>
          </w:tcPr>
          <w:p w14:paraId="1F6DD07E" w14:textId="67C0146B" w:rsidR="00635654" w:rsidRPr="00635654" w:rsidRDefault="00635654" w:rsidP="00635654">
            <w:pPr>
              <w:rPr>
                <w:rFonts w:ascii="Calibri" w:hAnsi="Calibri" w:cs="Calibri"/>
                <w:color w:val="000000"/>
                <w:sz w:val="20"/>
                <w:szCs w:val="20"/>
              </w:rPr>
            </w:pPr>
            <w:r>
              <w:rPr>
                <w:rFonts w:ascii="Calibri" w:hAnsi="Calibri" w:cs="Calibri"/>
                <w:color w:val="000000"/>
                <w:sz w:val="22"/>
              </w:rPr>
              <w:t>19</w:t>
            </w:r>
          </w:p>
        </w:tc>
        <w:tc>
          <w:tcPr>
            <w:tcW w:w="2030" w:type="dxa"/>
            <w:vAlign w:val="bottom"/>
          </w:tcPr>
          <w:p w14:paraId="52E44338" w14:textId="0105114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13,62902781</w:t>
            </w:r>
          </w:p>
        </w:tc>
        <w:tc>
          <w:tcPr>
            <w:tcW w:w="1945" w:type="dxa"/>
            <w:vAlign w:val="bottom"/>
          </w:tcPr>
          <w:p w14:paraId="19F3A632" w14:textId="3A74C588"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15,30674931</w:t>
            </w:r>
          </w:p>
        </w:tc>
        <w:tc>
          <w:tcPr>
            <w:tcW w:w="2530" w:type="dxa"/>
            <w:vAlign w:val="bottom"/>
          </w:tcPr>
          <w:p w14:paraId="333B8064" w14:textId="2CCACC1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13,50815916</w:t>
            </w:r>
          </w:p>
        </w:tc>
        <w:tc>
          <w:tcPr>
            <w:tcW w:w="1619" w:type="dxa"/>
            <w:vAlign w:val="bottom"/>
          </w:tcPr>
          <w:p w14:paraId="0CB946F6" w14:textId="7B04AA4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14,15</w:t>
            </w:r>
          </w:p>
        </w:tc>
      </w:tr>
      <w:tr w:rsidR="00635654" w14:paraId="6384F8DD" w14:textId="77777777" w:rsidTr="00635654">
        <w:tc>
          <w:tcPr>
            <w:tcW w:w="704" w:type="dxa"/>
            <w:vAlign w:val="bottom"/>
          </w:tcPr>
          <w:p w14:paraId="333FAE15" w14:textId="731B73DE" w:rsidR="00635654" w:rsidRPr="00635654" w:rsidRDefault="00635654" w:rsidP="00635654">
            <w:pPr>
              <w:rPr>
                <w:rFonts w:ascii="Calibri" w:hAnsi="Calibri" w:cs="Calibri"/>
                <w:color w:val="000000"/>
                <w:sz w:val="20"/>
                <w:szCs w:val="20"/>
              </w:rPr>
            </w:pPr>
            <w:r>
              <w:rPr>
                <w:rFonts w:ascii="Calibri" w:hAnsi="Calibri" w:cs="Calibri"/>
                <w:color w:val="000000"/>
                <w:sz w:val="22"/>
              </w:rPr>
              <w:t>20</w:t>
            </w:r>
          </w:p>
        </w:tc>
        <w:tc>
          <w:tcPr>
            <w:tcW w:w="2030" w:type="dxa"/>
            <w:vAlign w:val="bottom"/>
          </w:tcPr>
          <w:p w14:paraId="2D063ACA" w14:textId="531E19B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11,76027029</w:t>
            </w:r>
          </w:p>
        </w:tc>
        <w:tc>
          <w:tcPr>
            <w:tcW w:w="1945" w:type="dxa"/>
            <w:vAlign w:val="bottom"/>
          </w:tcPr>
          <w:p w14:paraId="630A2515" w14:textId="44CCA77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14,84061265</w:t>
            </w:r>
          </w:p>
        </w:tc>
        <w:tc>
          <w:tcPr>
            <w:tcW w:w="2530" w:type="dxa"/>
            <w:vAlign w:val="bottom"/>
          </w:tcPr>
          <w:p w14:paraId="173D7E55" w14:textId="7A4260D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12,14688717</w:t>
            </w:r>
          </w:p>
        </w:tc>
        <w:tc>
          <w:tcPr>
            <w:tcW w:w="1619" w:type="dxa"/>
            <w:vAlign w:val="bottom"/>
          </w:tcPr>
          <w:p w14:paraId="2D244557" w14:textId="5F8A10AA"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10,87826087</w:t>
            </w:r>
          </w:p>
        </w:tc>
      </w:tr>
      <w:tr w:rsidR="00635654" w14:paraId="3FA47A25" w14:textId="77777777" w:rsidTr="00635654">
        <w:tc>
          <w:tcPr>
            <w:tcW w:w="704" w:type="dxa"/>
            <w:vAlign w:val="bottom"/>
          </w:tcPr>
          <w:p w14:paraId="75417248" w14:textId="47CB1B7F" w:rsidR="00635654" w:rsidRPr="00635654" w:rsidRDefault="00635654" w:rsidP="00635654">
            <w:pPr>
              <w:rPr>
                <w:rFonts w:ascii="Calibri" w:hAnsi="Calibri" w:cs="Calibri"/>
                <w:color w:val="000000"/>
                <w:sz w:val="20"/>
                <w:szCs w:val="20"/>
              </w:rPr>
            </w:pPr>
            <w:r>
              <w:rPr>
                <w:rFonts w:ascii="Calibri" w:hAnsi="Calibri" w:cs="Calibri"/>
                <w:color w:val="000000"/>
                <w:sz w:val="22"/>
              </w:rPr>
              <w:t>21</w:t>
            </w:r>
          </w:p>
        </w:tc>
        <w:tc>
          <w:tcPr>
            <w:tcW w:w="2030" w:type="dxa"/>
            <w:vAlign w:val="bottom"/>
          </w:tcPr>
          <w:p w14:paraId="6ACA2B11" w14:textId="0B19A4E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13,35087066</w:t>
            </w:r>
          </w:p>
        </w:tc>
        <w:tc>
          <w:tcPr>
            <w:tcW w:w="1945" w:type="dxa"/>
            <w:vAlign w:val="bottom"/>
          </w:tcPr>
          <w:p w14:paraId="68E30F34" w14:textId="71D8E25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14,86994573</w:t>
            </w:r>
          </w:p>
        </w:tc>
        <w:tc>
          <w:tcPr>
            <w:tcW w:w="2530" w:type="dxa"/>
            <w:vAlign w:val="bottom"/>
          </w:tcPr>
          <w:p w14:paraId="69CB2A9C" w14:textId="287070C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13,28653228</w:t>
            </w:r>
          </w:p>
        </w:tc>
        <w:tc>
          <w:tcPr>
            <w:tcW w:w="1619" w:type="dxa"/>
            <w:vAlign w:val="bottom"/>
          </w:tcPr>
          <w:p w14:paraId="322E9204" w14:textId="7CA2A93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13,8119403</w:t>
            </w:r>
          </w:p>
        </w:tc>
      </w:tr>
      <w:tr w:rsidR="00635654" w14:paraId="5F2D702B" w14:textId="77777777" w:rsidTr="00635654">
        <w:tc>
          <w:tcPr>
            <w:tcW w:w="704" w:type="dxa"/>
            <w:vAlign w:val="bottom"/>
          </w:tcPr>
          <w:p w14:paraId="257D60F8" w14:textId="29C79F25" w:rsidR="00635654" w:rsidRPr="00635654" w:rsidRDefault="00635654" w:rsidP="00635654">
            <w:pPr>
              <w:rPr>
                <w:rFonts w:ascii="Calibri" w:hAnsi="Calibri" w:cs="Calibri"/>
                <w:color w:val="000000"/>
                <w:sz w:val="20"/>
                <w:szCs w:val="20"/>
              </w:rPr>
            </w:pPr>
            <w:r>
              <w:rPr>
                <w:rFonts w:ascii="Calibri" w:hAnsi="Calibri" w:cs="Calibri"/>
                <w:color w:val="000000"/>
                <w:sz w:val="22"/>
              </w:rPr>
              <w:t>22</w:t>
            </w:r>
          </w:p>
        </w:tc>
        <w:tc>
          <w:tcPr>
            <w:tcW w:w="2030" w:type="dxa"/>
            <w:vAlign w:val="bottom"/>
          </w:tcPr>
          <w:p w14:paraId="55FDCCDB" w14:textId="0BA73AD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12,21693965</w:t>
            </w:r>
          </w:p>
        </w:tc>
        <w:tc>
          <w:tcPr>
            <w:tcW w:w="1945" w:type="dxa"/>
            <w:vAlign w:val="bottom"/>
          </w:tcPr>
          <w:p w14:paraId="04A8C155" w14:textId="298833C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14,55942761</w:t>
            </w:r>
          </w:p>
        </w:tc>
        <w:tc>
          <w:tcPr>
            <w:tcW w:w="2530" w:type="dxa"/>
            <w:vAlign w:val="bottom"/>
          </w:tcPr>
          <w:p w14:paraId="590D9033" w14:textId="69380B1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12,52110213</w:t>
            </w:r>
          </w:p>
        </w:tc>
        <w:tc>
          <w:tcPr>
            <w:tcW w:w="1619" w:type="dxa"/>
            <w:vAlign w:val="bottom"/>
          </w:tcPr>
          <w:p w14:paraId="7861E8D0" w14:textId="260DBC4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12,07407407</w:t>
            </w:r>
          </w:p>
        </w:tc>
      </w:tr>
      <w:tr w:rsidR="00635654" w14:paraId="6CA8D517" w14:textId="77777777" w:rsidTr="00635654">
        <w:tc>
          <w:tcPr>
            <w:tcW w:w="704" w:type="dxa"/>
            <w:vAlign w:val="bottom"/>
          </w:tcPr>
          <w:p w14:paraId="3F2AF135" w14:textId="7A816839" w:rsidR="00635654" w:rsidRPr="00635654" w:rsidRDefault="00635654" w:rsidP="00635654">
            <w:pPr>
              <w:rPr>
                <w:rFonts w:ascii="Calibri" w:hAnsi="Calibri" w:cs="Calibri"/>
                <w:color w:val="000000"/>
                <w:sz w:val="20"/>
                <w:szCs w:val="20"/>
              </w:rPr>
            </w:pPr>
            <w:r>
              <w:rPr>
                <w:rFonts w:ascii="Calibri" w:hAnsi="Calibri" w:cs="Calibri"/>
                <w:color w:val="000000"/>
                <w:sz w:val="22"/>
              </w:rPr>
              <w:lastRenderedPageBreak/>
              <w:t>23</w:t>
            </w:r>
          </w:p>
        </w:tc>
        <w:tc>
          <w:tcPr>
            <w:tcW w:w="2030" w:type="dxa"/>
            <w:vAlign w:val="bottom"/>
          </w:tcPr>
          <w:p w14:paraId="6D7444C2" w14:textId="6258B3A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14,71228764</w:t>
            </w:r>
          </w:p>
        </w:tc>
        <w:tc>
          <w:tcPr>
            <w:tcW w:w="1945" w:type="dxa"/>
            <w:vAlign w:val="bottom"/>
          </w:tcPr>
          <w:p w14:paraId="207EC3C2" w14:textId="7FF0510C"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15,14236771</w:t>
            </w:r>
          </w:p>
        </w:tc>
        <w:tc>
          <w:tcPr>
            <w:tcW w:w="2530" w:type="dxa"/>
            <w:vAlign w:val="bottom"/>
          </w:tcPr>
          <w:p w14:paraId="3A28B7ED" w14:textId="41623B9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14,65237174</w:t>
            </w:r>
          </w:p>
        </w:tc>
        <w:tc>
          <w:tcPr>
            <w:tcW w:w="1619" w:type="dxa"/>
            <w:vAlign w:val="bottom"/>
          </w:tcPr>
          <w:p w14:paraId="4724DFC1" w14:textId="7094B7A4"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14,44925373</w:t>
            </w:r>
          </w:p>
        </w:tc>
      </w:tr>
      <w:tr w:rsidR="00635654" w14:paraId="5C7B9E34" w14:textId="77777777" w:rsidTr="00635654">
        <w:tc>
          <w:tcPr>
            <w:tcW w:w="704" w:type="dxa"/>
            <w:vAlign w:val="bottom"/>
          </w:tcPr>
          <w:p w14:paraId="3F0AD02F" w14:textId="73D09E2F" w:rsidR="00635654" w:rsidRPr="00635654" w:rsidRDefault="00635654" w:rsidP="00635654">
            <w:pPr>
              <w:rPr>
                <w:rFonts w:ascii="Calibri" w:hAnsi="Calibri" w:cs="Calibri"/>
                <w:color w:val="000000"/>
                <w:sz w:val="20"/>
                <w:szCs w:val="20"/>
              </w:rPr>
            </w:pPr>
            <w:r>
              <w:rPr>
                <w:rFonts w:ascii="Calibri" w:hAnsi="Calibri" w:cs="Calibri"/>
                <w:color w:val="000000"/>
                <w:sz w:val="22"/>
              </w:rPr>
              <w:t>24</w:t>
            </w:r>
          </w:p>
        </w:tc>
        <w:tc>
          <w:tcPr>
            <w:tcW w:w="2030" w:type="dxa"/>
            <w:vAlign w:val="bottom"/>
          </w:tcPr>
          <w:p w14:paraId="1CE16D7F" w14:textId="415A24D2"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15,42424684</w:t>
            </w:r>
          </w:p>
        </w:tc>
        <w:tc>
          <w:tcPr>
            <w:tcW w:w="1945" w:type="dxa"/>
            <w:vAlign w:val="bottom"/>
          </w:tcPr>
          <w:p w14:paraId="0F32737C" w14:textId="3A43545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14,70319499</w:t>
            </w:r>
          </w:p>
        </w:tc>
        <w:tc>
          <w:tcPr>
            <w:tcW w:w="2530" w:type="dxa"/>
            <w:vAlign w:val="bottom"/>
          </w:tcPr>
          <w:p w14:paraId="1D85276D" w14:textId="4408904F"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15,42093813</w:t>
            </w:r>
          </w:p>
        </w:tc>
        <w:tc>
          <w:tcPr>
            <w:tcW w:w="1619" w:type="dxa"/>
            <w:vAlign w:val="bottom"/>
          </w:tcPr>
          <w:p w14:paraId="18465019" w14:textId="179511B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14,37536232</w:t>
            </w:r>
          </w:p>
        </w:tc>
      </w:tr>
      <w:tr w:rsidR="00635654" w14:paraId="4AE0A4E3" w14:textId="77777777" w:rsidTr="00635654">
        <w:tc>
          <w:tcPr>
            <w:tcW w:w="704" w:type="dxa"/>
            <w:vAlign w:val="bottom"/>
          </w:tcPr>
          <w:p w14:paraId="1AF00322" w14:textId="4014A6E2" w:rsidR="00635654" w:rsidRPr="00635654" w:rsidRDefault="00635654" w:rsidP="00635654">
            <w:pPr>
              <w:rPr>
                <w:rFonts w:ascii="Calibri" w:hAnsi="Calibri" w:cs="Calibri"/>
                <w:color w:val="000000"/>
                <w:sz w:val="20"/>
                <w:szCs w:val="20"/>
              </w:rPr>
            </w:pPr>
            <w:r>
              <w:rPr>
                <w:rFonts w:ascii="Calibri" w:hAnsi="Calibri" w:cs="Calibri"/>
                <w:color w:val="000000"/>
                <w:sz w:val="22"/>
              </w:rPr>
              <w:t>25</w:t>
            </w:r>
          </w:p>
        </w:tc>
        <w:tc>
          <w:tcPr>
            <w:tcW w:w="2030" w:type="dxa"/>
            <w:vAlign w:val="bottom"/>
          </w:tcPr>
          <w:p w14:paraId="04B4DCC3" w14:textId="192A9431"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16,45876036</w:t>
            </w:r>
          </w:p>
        </w:tc>
        <w:tc>
          <w:tcPr>
            <w:tcW w:w="1945" w:type="dxa"/>
            <w:vAlign w:val="bottom"/>
          </w:tcPr>
          <w:p w14:paraId="2985DB2A" w14:textId="1183CCB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15,2681479</w:t>
            </w:r>
          </w:p>
        </w:tc>
        <w:tc>
          <w:tcPr>
            <w:tcW w:w="2530" w:type="dxa"/>
            <w:vAlign w:val="bottom"/>
          </w:tcPr>
          <w:p w14:paraId="0F35A830" w14:textId="0851ECD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16,47694129</w:t>
            </w:r>
          </w:p>
        </w:tc>
        <w:tc>
          <w:tcPr>
            <w:tcW w:w="1619" w:type="dxa"/>
            <w:vAlign w:val="bottom"/>
          </w:tcPr>
          <w:p w14:paraId="1881E952" w14:textId="49F8A65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14,2641791</w:t>
            </w:r>
          </w:p>
        </w:tc>
      </w:tr>
      <w:tr w:rsidR="00635654" w14:paraId="3738A4F5" w14:textId="77777777" w:rsidTr="00635654">
        <w:tc>
          <w:tcPr>
            <w:tcW w:w="704" w:type="dxa"/>
            <w:vAlign w:val="bottom"/>
          </w:tcPr>
          <w:p w14:paraId="3C529BB0" w14:textId="527F6713" w:rsidR="00635654" w:rsidRPr="00635654" w:rsidRDefault="00635654" w:rsidP="00635654">
            <w:pPr>
              <w:rPr>
                <w:rFonts w:ascii="Calibri" w:hAnsi="Calibri" w:cs="Calibri"/>
                <w:color w:val="000000"/>
                <w:sz w:val="20"/>
                <w:szCs w:val="20"/>
              </w:rPr>
            </w:pPr>
            <w:r>
              <w:rPr>
                <w:rFonts w:ascii="Calibri" w:hAnsi="Calibri" w:cs="Calibri"/>
                <w:color w:val="000000"/>
                <w:sz w:val="22"/>
              </w:rPr>
              <w:t>26</w:t>
            </w:r>
          </w:p>
        </w:tc>
        <w:tc>
          <w:tcPr>
            <w:tcW w:w="2030" w:type="dxa"/>
            <w:vAlign w:val="bottom"/>
          </w:tcPr>
          <w:p w14:paraId="482B900B" w14:textId="48597E1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15,39763814</w:t>
            </w:r>
          </w:p>
        </w:tc>
        <w:tc>
          <w:tcPr>
            <w:tcW w:w="1945" w:type="dxa"/>
            <w:vAlign w:val="bottom"/>
          </w:tcPr>
          <w:p w14:paraId="4A41DF6B" w14:textId="2C481AE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15,50956439</w:t>
            </w:r>
          </w:p>
        </w:tc>
        <w:tc>
          <w:tcPr>
            <w:tcW w:w="2530" w:type="dxa"/>
            <w:vAlign w:val="bottom"/>
          </w:tcPr>
          <w:p w14:paraId="5C24FB83" w14:textId="653D70E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15,41340955</w:t>
            </w:r>
          </w:p>
        </w:tc>
        <w:tc>
          <w:tcPr>
            <w:tcW w:w="1619" w:type="dxa"/>
            <w:vAlign w:val="bottom"/>
          </w:tcPr>
          <w:p w14:paraId="11D1C329" w14:textId="01221FD9"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14,72777778</w:t>
            </w:r>
          </w:p>
        </w:tc>
      </w:tr>
      <w:tr w:rsidR="00635654" w14:paraId="73514373" w14:textId="77777777" w:rsidTr="00635654">
        <w:tc>
          <w:tcPr>
            <w:tcW w:w="704" w:type="dxa"/>
            <w:vAlign w:val="bottom"/>
          </w:tcPr>
          <w:p w14:paraId="2A790548" w14:textId="7649E66E" w:rsidR="00635654" w:rsidRPr="00635654" w:rsidRDefault="00635654" w:rsidP="00635654">
            <w:pPr>
              <w:rPr>
                <w:rFonts w:ascii="Calibri" w:hAnsi="Calibri" w:cs="Calibri"/>
                <w:color w:val="000000"/>
                <w:sz w:val="20"/>
                <w:szCs w:val="20"/>
              </w:rPr>
            </w:pPr>
            <w:r>
              <w:rPr>
                <w:rFonts w:ascii="Calibri" w:hAnsi="Calibri" w:cs="Calibri"/>
                <w:color w:val="000000"/>
                <w:sz w:val="22"/>
              </w:rPr>
              <w:t>27</w:t>
            </w:r>
          </w:p>
        </w:tc>
        <w:tc>
          <w:tcPr>
            <w:tcW w:w="2030" w:type="dxa"/>
            <w:vAlign w:val="bottom"/>
          </w:tcPr>
          <w:p w14:paraId="7FCC7451" w14:textId="67A88A2E"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14,20176254</w:t>
            </w:r>
          </w:p>
        </w:tc>
        <w:tc>
          <w:tcPr>
            <w:tcW w:w="1945" w:type="dxa"/>
            <w:vAlign w:val="bottom"/>
          </w:tcPr>
          <w:p w14:paraId="61974D79" w14:textId="47C9ED4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15,11073232</w:t>
            </w:r>
          </w:p>
        </w:tc>
        <w:tc>
          <w:tcPr>
            <w:tcW w:w="2530" w:type="dxa"/>
            <w:vAlign w:val="bottom"/>
          </w:tcPr>
          <w:p w14:paraId="0483F327" w14:textId="289F8D03"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14,37979109</w:t>
            </w:r>
          </w:p>
        </w:tc>
        <w:tc>
          <w:tcPr>
            <w:tcW w:w="1619" w:type="dxa"/>
            <w:vAlign w:val="bottom"/>
          </w:tcPr>
          <w:p w14:paraId="5513CAA0" w14:textId="0BF180F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13,79444444</w:t>
            </w:r>
          </w:p>
        </w:tc>
      </w:tr>
      <w:tr w:rsidR="00635654" w14:paraId="23FC7199" w14:textId="77777777" w:rsidTr="00635654">
        <w:tc>
          <w:tcPr>
            <w:tcW w:w="704" w:type="dxa"/>
            <w:vAlign w:val="bottom"/>
          </w:tcPr>
          <w:p w14:paraId="64447902" w14:textId="5A83E75A" w:rsidR="00635654" w:rsidRPr="00635654" w:rsidRDefault="00635654" w:rsidP="00635654">
            <w:pPr>
              <w:rPr>
                <w:rFonts w:ascii="Calibri" w:hAnsi="Calibri" w:cs="Calibri"/>
                <w:color w:val="000000"/>
                <w:sz w:val="20"/>
                <w:szCs w:val="20"/>
              </w:rPr>
            </w:pPr>
            <w:r>
              <w:rPr>
                <w:rFonts w:ascii="Calibri" w:hAnsi="Calibri" w:cs="Calibri"/>
                <w:color w:val="000000"/>
                <w:sz w:val="22"/>
              </w:rPr>
              <w:t>28</w:t>
            </w:r>
          </w:p>
        </w:tc>
        <w:tc>
          <w:tcPr>
            <w:tcW w:w="2030" w:type="dxa"/>
            <w:vAlign w:val="bottom"/>
          </w:tcPr>
          <w:p w14:paraId="31E335DE" w14:textId="2AC21DF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13,65478998</w:t>
            </w:r>
          </w:p>
        </w:tc>
        <w:tc>
          <w:tcPr>
            <w:tcW w:w="1945" w:type="dxa"/>
            <w:vAlign w:val="bottom"/>
          </w:tcPr>
          <w:p w14:paraId="74964DF4" w14:textId="74041BDD"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15,10619501</w:t>
            </w:r>
          </w:p>
        </w:tc>
        <w:tc>
          <w:tcPr>
            <w:tcW w:w="2530" w:type="dxa"/>
            <w:vAlign w:val="bottom"/>
          </w:tcPr>
          <w:p w14:paraId="45396E58" w14:textId="5CADE1A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13,70350618</w:t>
            </w:r>
          </w:p>
        </w:tc>
        <w:tc>
          <w:tcPr>
            <w:tcW w:w="1619" w:type="dxa"/>
            <w:vAlign w:val="bottom"/>
          </w:tcPr>
          <w:p w14:paraId="474B049A" w14:textId="15B67A98"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14,83709677</w:t>
            </w:r>
          </w:p>
        </w:tc>
      </w:tr>
      <w:tr w:rsidR="00635654" w14:paraId="0916E698" w14:textId="77777777" w:rsidTr="00635654">
        <w:tc>
          <w:tcPr>
            <w:tcW w:w="704" w:type="dxa"/>
            <w:vAlign w:val="bottom"/>
          </w:tcPr>
          <w:p w14:paraId="5CF009C1" w14:textId="2C82E90D" w:rsidR="00635654" w:rsidRPr="00635654" w:rsidRDefault="00635654" w:rsidP="00635654">
            <w:pPr>
              <w:rPr>
                <w:rFonts w:ascii="Calibri" w:hAnsi="Calibri" w:cs="Calibri"/>
                <w:color w:val="000000"/>
                <w:sz w:val="20"/>
                <w:szCs w:val="20"/>
              </w:rPr>
            </w:pPr>
            <w:r>
              <w:rPr>
                <w:rFonts w:ascii="Calibri" w:hAnsi="Calibri" w:cs="Calibri"/>
                <w:color w:val="000000"/>
                <w:sz w:val="22"/>
              </w:rPr>
              <w:t>29</w:t>
            </w:r>
          </w:p>
        </w:tc>
        <w:tc>
          <w:tcPr>
            <w:tcW w:w="2030" w:type="dxa"/>
            <w:vAlign w:val="bottom"/>
          </w:tcPr>
          <w:p w14:paraId="7FB30DF2" w14:textId="065070E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11,43839434</w:t>
            </w:r>
          </w:p>
        </w:tc>
        <w:tc>
          <w:tcPr>
            <w:tcW w:w="1945" w:type="dxa"/>
            <w:vAlign w:val="bottom"/>
          </w:tcPr>
          <w:p w14:paraId="132AFF24" w14:textId="5707E0A6"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15,12045455</w:t>
            </w:r>
          </w:p>
        </w:tc>
        <w:tc>
          <w:tcPr>
            <w:tcW w:w="2530" w:type="dxa"/>
            <w:vAlign w:val="bottom"/>
          </w:tcPr>
          <w:p w14:paraId="738AD63A" w14:textId="644229E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12,10371437</w:t>
            </w:r>
          </w:p>
        </w:tc>
        <w:tc>
          <w:tcPr>
            <w:tcW w:w="1619" w:type="dxa"/>
            <w:vAlign w:val="bottom"/>
          </w:tcPr>
          <w:p w14:paraId="30495A38" w14:textId="594D73F4"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11,8</w:t>
            </w:r>
          </w:p>
        </w:tc>
      </w:tr>
      <w:tr w:rsidR="00635654" w14:paraId="69AE208C" w14:textId="77777777" w:rsidTr="00635654">
        <w:tc>
          <w:tcPr>
            <w:tcW w:w="704" w:type="dxa"/>
            <w:vAlign w:val="bottom"/>
          </w:tcPr>
          <w:p w14:paraId="02AA81F6" w14:textId="0D798273" w:rsidR="00635654" w:rsidRPr="00635654" w:rsidRDefault="00635654" w:rsidP="00635654">
            <w:pPr>
              <w:rPr>
                <w:rFonts w:ascii="Calibri" w:hAnsi="Calibri" w:cs="Calibri"/>
                <w:color w:val="000000"/>
                <w:sz w:val="20"/>
                <w:szCs w:val="20"/>
              </w:rPr>
            </w:pPr>
            <w:r>
              <w:rPr>
                <w:rFonts w:ascii="Calibri" w:hAnsi="Calibri" w:cs="Calibri"/>
                <w:color w:val="000000"/>
                <w:sz w:val="22"/>
              </w:rPr>
              <w:t>30</w:t>
            </w:r>
          </w:p>
        </w:tc>
        <w:tc>
          <w:tcPr>
            <w:tcW w:w="2030" w:type="dxa"/>
            <w:vAlign w:val="bottom"/>
          </w:tcPr>
          <w:p w14:paraId="62485BC9" w14:textId="6CFD70E7"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11,58500565</w:t>
            </w:r>
          </w:p>
        </w:tc>
        <w:tc>
          <w:tcPr>
            <w:tcW w:w="1945" w:type="dxa"/>
            <w:vAlign w:val="bottom"/>
          </w:tcPr>
          <w:p w14:paraId="0CF60850" w14:textId="51E13565"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14,8468652</w:t>
            </w:r>
          </w:p>
        </w:tc>
        <w:tc>
          <w:tcPr>
            <w:tcW w:w="2530" w:type="dxa"/>
            <w:vAlign w:val="bottom"/>
          </w:tcPr>
          <w:p w14:paraId="55A9AAD2" w14:textId="47CA37B0"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11,93305542</w:t>
            </w:r>
          </w:p>
        </w:tc>
        <w:tc>
          <w:tcPr>
            <w:tcW w:w="1619" w:type="dxa"/>
            <w:vAlign w:val="bottom"/>
          </w:tcPr>
          <w:p w14:paraId="690B183F" w14:textId="33C7262B" w:rsidR="00635654" w:rsidRPr="00635654" w:rsidRDefault="00635654" w:rsidP="00635654">
            <w:pPr>
              <w:rPr>
                <w:rFonts w:ascii="Calibri" w:hAnsi="Calibri" w:cs="Calibri"/>
                <w:color w:val="000000"/>
                <w:sz w:val="20"/>
                <w:szCs w:val="20"/>
              </w:rPr>
            </w:pPr>
            <w:r w:rsidRPr="00635654">
              <w:rPr>
                <w:rFonts w:ascii="Calibri" w:hAnsi="Calibri" w:cs="Calibri"/>
                <w:color w:val="000000"/>
                <w:sz w:val="20"/>
                <w:szCs w:val="20"/>
              </w:rPr>
              <w:t>12,44827586</w:t>
            </w:r>
          </w:p>
        </w:tc>
      </w:tr>
    </w:tbl>
    <w:p w14:paraId="2C304BA7" w14:textId="20DF43B8" w:rsidR="00635654" w:rsidRPr="00DB0B24" w:rsidRDefault="00DB0B24">
      <w:pPr>
        <w:rPr>
          <w:rFonts w:cs="Times New Roman"/>
          <w:i/>
          <w:iCs/>
          <w:szCs w:val="24"/>
          <w:rPrChange w:id="1522" w:author="Steff Guzmán" w:date="2023-03-13T19:07:00Z">
            <w:rPr>
              <w:rFonts w:cs="Times New Roman"/>
              <w:szCs w:val="24"/>
            </w:rPr>
          </w:rPrChange>
        </w:rPr>
        <w:pPrChange w:id="1523" w:author="Steff Guzmán" w:date="2023-03-13T19:07:00Z">
          <w:pPr>
            <w:ind w:firstLine="708"/>
          </w:pPr>
        </w:pPrChange>
      </w:pPr>
      <w:ins w:id="1524" w:author="Steff Guzmán" w:date="2023-03-13T19:07:00Z">
        <w:r w:rsidRPr="00DB0B24">
          <w:rPr>
            <w:rFonts w:cs="Times New Roman"/>
            <w:i/>
            <w:iCs/>
            <w:szCs w:val="24"/>
            <w:rPrChange w:id="1525" w:author="Steff Guzmán" w:date="2023-03-13T19:07:00Z">
              <w:rPr>
                <w:rFonts w:cs="Times New Roman"/>
                <w:szCs w:val="24"/>
              </w:rPr>
            </w:rPrChange>
          </w:rPr>
          <w:t xml:space="preserve">Fuente: </w:t>
        </w:r>
        <w:r w:rsidRPr="00DB0B24">
          <w:rPr>
            <w:rFonts w:cs="Times New Roman"/>
            <w:i/>
            <w:iCs/>
            <w:szCs w:val="24"/>
          </w:rPr>
          <w:t>Elaboración</w:t>
        </w:r>
        <w:r w:rsidRPr="00DB0B24">
          <w:rPr>
            <w:rFonts w:cs="Times New Roman"/>
            <w:i/>
            <w:iCs/>
            <w:szCs w:val="24"/>
            <w:rPrChange w:id="1526" w:author="Steff Guzmán" w:date="2023-03-13T19:07:00Z">
              <w:rPr>
                <w:rFonts w:cs="Times New Roman"/>
                <w:szCs w:val="24"/>
              </w:rPr>
            </w:rPrChange>
          </w:rPr>
          <w:t xml:space="preserve"> propia</w:t>
        </w:r>
      </w:ins>
    </w:p>
    <w:p w14:paraId="16127A01" w14:textId="33F5B4AF" w:rsidR="004D6CBA" w:rsidRPr="004D6CBA" w:rsidRDefault="004D6CBA" w:rsidP="004D6CBA">
      <w:pPr>
        <w:ind w:firstLine="708"/>
        <w:rPr>
          <w:ins w:id="1527" w:author="Camilo Andrés Díaz Gómez" w:date="2023-03-12T18:36:00Z"/>
          <w:rFonts w:cs="Times New Roman"/>
          <w:szCs w:val="24"/>
        </w:rPr>
      </w:pPr>
      <w:ins w:id="1528" w:author="Camilo Andrés Díaz Gómez" w:date="2023-03-12T18:36:00Z">
        <w:r w:rsidRPr="004D6CBA">
          <w:rPr>
            <w:rFonts w:cs="Times New Roman"/>
            <w:szCs w:val="24"/>
          </w:rPr>
          <w:t xml:space="preserve">La tabla presenta los resultados de diferentes técnicas de modelado aplicadas a la predicción de la temperatura real en un período de 30 días. Las técnicas de modelado incluyen </w:t>
        </w:r>
        <w:r>
          <w:rPr>
            <w:rFonts w:cs="Times New Roman"/>
            <w:szCs w:val="24"/>
          </w:rPr>
          <w:t>R</w:t>
        </w:r>
        <w:r w:rsidRPr="004D6CBA">
          <w:rPr>
            <w:rFonts w:cs="Times New Roman"/>
            <w:szCs w:val="24"/>
          </w:rPr>
          <w:t xml:space="preserve">egresión, </w:t>
        </w:r>
        <w:r>
          <w:rPr>
            <w:rFonts w:cs="Times New Roman"/>
            <w:szCs w:val="24"/>
          </w:rPr>
          <w:t>K</w:t>
        </w:r>
        <w:r w:rsidRPr="004D6CBA">
          <w:rPr>
            <w:rFonts w:cs="Times New Roman"/>
            <w:szCs w:val="24"/>
          </w:rPr>
          <w:t>-</w:t>
        </w:r>
        <w:proofErr w:type="spellStart"/>
        <w:r>
          <w:rPr>
            <w:rFonts w:cs="Times New Roman"/>
            <w:szCs w:val="24"/>
          </w:rPr>
          <w:t>N</w:t>
        </w:r>
        <w:r w:rsidRPr="004D6CBA">
          <w:rPr>
            <w:rFonts w:cs="Times New Roman"/>
            <w:szCs w:val="24"/>
          </w:rPr>
          <w:t>earest</w:t>
        </w:r>
        <w:proofErr w:type="spellEnd"/>
        <w:r w:rsidRPr="004D6CBA">
          <w:rPr>
            <w:rFonts w:cs="Times New Roman"/>
            <w:szCs w:val="24"/>
          </w:rPr>
          <w:t xml:space="preserve"> </w:t>
        </w:r>
        <w:proofErr w:type="spellStart"/>
        <w:r>
          <w:rPr>
            <w:rFonts w:cs="Times New Roman"/>
            <w:szCs w:val="24"/>
          </w:rPr>
          <w:t>N</w:t>
        </w:r>
        <w:r w:rsidRPr="004D6CBA">
          <w:rPr>
            <w:rFonts w:cs="Times New Roman"/>
            <w:szCs w:val="24"/>
          </w:rPr>
          <w:t>eighbors</w:t>
        </w:r>
        <w:proofErr w:type="spellEnd"/>
        <w:r w:rsidRPr="004D6CBA">
          <w:rPr>
            <w:rFonts w:cs="Times New Roman"/>
            <w:szCs w:val="24"/>
          </w:rPr>
          <w:t xml:space="preserve"> (KNN) y </w:t>
        </w:r>
        <w:r>
          <w:rPr>
            <w:rFonts w:cs="Times New Roman"/>
            <w:szCs w:val="24"/>
          </w:rPr>
          <w:t>Red Neuronal</w:t>
        </w:r>
        <w:r w:rsidRPr="004D6CBA">
          <w:rPr>
            <w:rFonts w:cs="Times New Roman"/>
            <w:szCs w:val="24"/>
          </w:rPr>
          <w:t>.</w:t>
        </w:r>
      </w:ins>
    </w:p>
    <w:p w14:paraId="5DDF2CBD" w14:textId="77777777" w:rsidR="004D6CBA" w:rsidRPr="004D6CBA" w:rsidRDefault="004D6CBA" w:rsidP="004D6CBA">
      <w:pPr>
        <w:ind w:firstLine="708"/>
        <w:rPr>
          <w:ins w:id="1529" w:author="Camilo Andrés Díaz Gómez" w:date="2023-03-12T18:36:00Z"/>
          <w:rFonts w:cs="Times New Roman"/>
          <w:szCs w:val="24"/>
        </w:rPr>
      </w:pPr>
    </w:p>
    <w:p w14:paraId="55C42739" w14:textId="77777777" w:rsidR="004D6CBA" w:rsidRPr="004D6CBA" w:rsidRDefault="004D6CBA" w:rsidP="004D6CBA">
      <w:pPr>
        <w:ind w:firstLine="708"/>
        <w:rPr>
          <w:ins w:id="1530" w:author="Camilo Andrés Díaz Gómez" w:date="2023-03-12T18:36:00Z"/>
          <w:rFonts w:cs="Times New Roman"/>
          <w:szCs w:val="24"/>
        </w:rPr>
      </w:pPr>
      <w:ins w:id="1531" w:author="Camilo Andrés Díaz Gómez" w:date="2023-03-12T18:36:00Z">
        <w:r w:rsidRPr="004D6CBA">
          <w:rPr>
            <w:rFonts w:cs="Times New Roman"/>
            <w:szCs w:val="24"/>
          </w:rPr>
          <w:t>Cada fila representa un día en particular y las columnas corresponden a las diferentes técnicas de modelado y la temperatura real registrada para ese día. Los valores en las celdas de cada columna son las predicciones realizadas por la técnica correspondiente para la temperatura real en ese día.</w:t>
        </w:r>
      </w:ins>
    </w:p>
    <w:p w14:paraId="6121AA5E" w14:textId="77777777" w:rsidR="004D6CBA" w:rsidRPr="004D6CBA" w:rsidRDefault="004D6CBA" w:rsidP="004D6CBA">
      <w:pPr>
        <w:ind w:firstLine="708"/>
        <w:rPr>
          <w:ins w:id="1532" w:author="Camilo Andrés Díaz Gómez" w:date="2023-03-12T18:36:00Z"/>
          <w:rFonts w:cs="Times New Roman"/>
          <w:szCs w:val="24"/>
        </w:rPr>
      </w:pPr>
    </w:p>
    <w:p w14:paraId="2E431366" w14:textId="28A5AF19" w:rsidR="00635654" w:rsidRDefault="004D6CBA" w:rsidP="004D6CBA">
      <w:pPr>
        <w:ind w:firstLine="708"/>
        <w:rPr>
          <w:ins w:id="1533" w:author="Camilo Andrés Díaz Gómez" w:date="2023-03-12T18:36:00Z"/>
          <w:rFonts w:cs="Times New Roman"/>
          <w:szCs w:val="24"/>
        </w:rPr>
      </w:pPr>
      <w:ins w:id="1534" w:author="Camilo Andrés Díaz Gómez" w:date="2023-03-12T18:36:00Z">
        <w:r w:rsidRPr="004D6CBA">
          <w:rPr>
            <w:rFonts w:cs="Times New Roman"/>
            <w:szCs w:val="24"/>
          </w:rPr>
          <w:t>En general, se puede observar que la regresión y la red neuronal logran predecir la temperatura real con mayor precisión que KNN. Además, la regresión y la red neuronal tienen un rendimiento similar en términos de precisión de la predicción.</w:t>
        </w:r>
      </w:ins>
    </w:p>
    <w:p w14:paraId="773B1E35" w14:textId="77777777" w:rsidR="004D6CBA" w:rsidRDefault="004D6CBA" w:rsidP="004D6CBA">
      <w:pPr>
        <w:ind w:firstLine="708"/>
        <w:rPr>
          <w:rFonts w:cs="Times New Roman"/>
          <w:szCs w:val="24"/>
        </w:rPr>
      </w:pPr>
    </w:p>
    <w:p w14:paraId="780BD1C4" w14:textId="1333DD30" w:rsidR="00635654" w:rsidRDefault="00635654" w:rsidP="00A17136">
      <w:pPr>
        <w:ind w:firstLine="708"/>
        <w:rPr>
          <w:rFonts w:cs="Times New Roman"/>
          <w:szCs w:val="24"/>
        </w:rPr>
      </w:pPr>
      <w:r>
        <w:rPr>
          <w:rFonts w:cs="Times New Roman"/>
          <w:szCs w:val="24"/>
        </w:rPr>
        <w:t xml:space="preserve">De igual manera, se </w:t>
      </w:r>
      <w:r w:rsidR="00425604">
        <w:rPr>
          <w:rFonts w:cs="Times New Roman"/>
          <w:szCs w:val="24"/>
        </w:rPr>
        <w:t>representó</w:t>
      </w:r>
      <w:r>
        <w:rPr>
          <w:rFonts w:cs="Times New Roman"/>
          <w:szCs w:val="24"/>
        </w:rPr>
        <w:t xml:space="preserve"> la anterior tabla en una </w:t>
      </w:r>
      <w:r w:rsidR="00425604">
        <w:rPr>
          <w:rFonts w:cs="Times New Roman"/>
          <w:szCs w:val="24"/>
        </w:rPr>
        <w:t>gráfica</w:t>
      </w:r>
      <w:r>
        <w:rPr>
          <w:rFonts w:cs="Times New Roman"/>
          <w:szCs w:val="24"/>
        </w:rPr>
        <w:t xml:space="preserve"> en donde representa mejor las temperaturas obtenidas.</w:t>
      </w:r>
    </w:p>
    <w:p w14:paraId="09AF4F31" w14:textId="5158B318" w:rsidR="00925111" w:rsidRDefault="00925111" w:rsidP="00925111">
      <w:pPr>
        <w:rPr>
          <w:ins w:id="1535" w:author="Steff Guzmán" w:date="2023-03-13T19:07:00Z"/>
          <w:rFonts w:cs="Times New Roman"/>
          <w:szCs w:val="24"/>
        </w:rPr>
      </w:pPr>
    </w:p>
    <w:p w14:paraId="52DB8984" w14:textId="451B0D35" w:rsidR="00DB0B24" w:rsidRDefault="00DB0B24" w:rsidP="00925111">
      <w:pPr>
        <w:rPr>
          <w:ins w:id="1536" w:author="Steff Guzmán" w:date="2023-03-13T19:07:00Z"/>
          <w:rFonts w:cs="Times New Roman"/>
          <w:szCs w:val="24"/>
        </w:rPr>
      </w:pPr>
    </w:p>
    <w:p w14:paraId="39D68837" w14:textId="1FBDEA51" w:rsidR="00DB0B24" w:rsidRDefault="00DB0B24" w:rsidP="00925111">
      <w:pPr>
        <w:rPr>
          <w:ins w:id="1537" w:author="Steff Guzmán" w:date="2023-03-13T19:07:00Z"/>
          <w:rFonts w:cs="Times New Roman"/>
          <w:szCs w:val="24"/>
        </w:rPr>
      </w:pPr>
    </w:p>
    <w:p w14:paraId="5C736546" w14:textId="77777777" w:rsidR="00DB0B24" w:rsidRDefault="00DB0B24" w:rsidP="00925111">
      <w:pPr>
        <w:rPr>
          <w:ins w:id="1538" w:author="Steff Guzmán" w:date="2023-03-13T18:47:00Z"/>
          <w:rFonts w:cs="Times New Roman"/>
          <w:szCs w:val="24"/>
        </w:rPr>
      </w:pPr>
    </w:p>
    <w:p w14:paraId="365921E7" w14:textId="634D3300" w:rsidR="00C87243" w:rsidRDefault="00C87243">
      <w:pPr>
        <w:pStyle w:val="Descripcin"/>
        <w:rPr>
          <w:rFonts w:cs="Times New Roman"/>
          <w:szCs w:val="24"/>
        </w:rPr>
        <w:pPrChange w:id="1539" w:author="Steff Guzmán" w:date="2023-03-13T18:48:00Z">
          <w:pPr/>
        </w:pPrChange>
      </w:pPr>
      <w:bookmarkStart w:id="1540" w:name="_Toc129625738"/>
      <w:ins w:id="1541" w:author="Steff Guzmán" w:date="2023-03-13T18:48:00Z">
        <w:r>
          <w:lastRenderedPageBreak/>
          <w:t xml:space="preserve">Figura </w:t>
        </w:r>
        <w:r>
          <w:fldChar w:fldCharType="begin"/>
        </w:r>
        <w:r>
          <w:instrText xml:space="preserve"> SEQ Figura \* ARABIC </w:instrText>
        </w:r>
      </w:ins>
      <w:r>
        <w:fldChar w:fldCharType="separate"/>
      </w:r>
      <w:ins w:id="1542" w:author="Steff Guzmán" w:date="2023-03-13T18:48:00Z">
        <w:r>
          <w:rPr>
            <w:noProof/>
          </w:rPr>
          <w:t>6</w:t>
        </w:r>
        <w:bookmarkEnd w:id="1540"/>
        <w:r>
          <w:fldChar w:fldCharType="end"/>
        </w:r>
      </w:ins>
    </w:p>
    <w:p w14:paraId="4EB36D24" w14:textId="67733E17" w:rsidR="00635654" w:rsidDel="00C87243" w:rsidRDefault="00925111" w:rsidP="00925111">
      <w:pPr>
        <w:rPr>
          <w:del w:id="1543" w:author="Steff Guzmán" w:date="2023-03-13T18:47:00Z"/>
          <w:rFonts w:cs="Times New Roman"/>
          <w:b/>
          <w:bCs/>
          <w:szCs w:val="24"/>
        </w:rPr>
      </w:pPr>
      <w:del w:id="1544" w:author="Steff Guzmán" w:date="2023-03-13T18:47:00Z">
        <w:r w:rsidRPr="00925111" w:rsidDel="00C87243">
          <w:rPr>
            <w:rFonts w:cs="Times New Roman"/>
            <w:b/>
            <w:bCs/>
            <w:szCs w:val="24"/>
          </w:rPr>
          <w:delText>Figura 6.</w:delText>
        </w:r>
      </w:del>
    </w:p>
    <w:p w14:paraId="11DB9F14" w14:textId="7F1471C8" w:rsidR="00925111" w:rsidRPr="00925111" w:rsidRDefault="00925111" w:rsidP="00925111">
      <w:pPr>
        <w:rPr>
          <w:rFonts w:cs="Times New Roman"/>
          <w:i/>
          <w:iCs/>
          <w:szCs w:val="24"/>
        </w:rPr>
      </w:pPr>
      <w:r w:rsidRPr="00925111">
        <w:rPr>
          <w:rFonts w:cs="Times New Roman"/>
          <w:i/>
          <w:iCs/>
          <w:szCs w:val="24"/>
        </w:rPr>
        <w:t>Temperaturas obtenidas por modelo</w:t>
      </w:r>
    </w:p>
    <w:p w14:paraId="613949C9" w14:textId="2F4BF000" w:rsidR="00773FA4" w:rsidRDefault="00635654" w:rsidP="00773FA4">
      <w:pPr>
        <w:rPr>
          <w:ins w:id="1545" w:author="Camilo Andrés Díaz Gómez" w:date="2023-03-12T18:21:00Z"/>
          <w:noProof/>
        </w:rPr>
      </w:pPr>
      <w:commentRangeStart w:id="1546"/>
      <w:r>
        <w:rPr>
          <w:noProof/>
        </w:rPr>
        <w:drawing>
          <wp:inline distT="0" distB="0" distL="0" distR="0" wp14:anchorId="53A2DFF7" wp14:editId="4A03CB70">
            <wp:extent cx="5360172" cy="23544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0172" cy="2354400"/>
                    </a:xfrm>
                    <a:prstGeom prst="rect">
                      <a:avLst/>
                    </a:prstGeom>
                  </pic:spPr>
                </pic:pic>
              </a:graphicData>
            </a:graphic>
          </wp:inline>
        </w:drawing>
      </w:r>
      <w:commentRangeEnd w:id="1546"/>
      <w:r w:rsidR="00884042">
        <w:rPr>
          <w:rStyle w:val="Refdecomentario"/>
        </w:rPr>
        <w:commentReference w:id="1546"/>
      </w:r>
    </w:p>
    <w:p w14:paraId="02B11408" w14:textId="3ABC49A8" w:rsidR="00EF7707" w:rsidRPr="00925111" w:rsidRDefault="00DB0B24" w:rsidP="00EF7707">
      <w:pPr>
        <w:rPr>
          <w:ins w:id="1547" w:author="Camilo Andrés Díaz Gómez" w:date="2023-03-12T18:26:00Z"/>
          <w:rFonts w:cs="Times New Roman"/>
          <w:i/>
          <w:iCs/>
          <w:szCs w:val="24"/>
        </w:rPr>
      </w:pPr>
      <w:ins w:id="1548" w:author="Steff Guzmán" w:date="2023-03-13T19:08:00Z">
        <w:r>
          <w:rPr>
            <w:rFonts w:cs="Times New Roman"/>
            <w:i/>
            <w:iCs/>
            <w:szCs w:val="24"/>
          </w:rPr>
          <w:t xml:space="preserve">Fuente: </w:t>
        </w:r>
      </w:ins>
      <w:ins w:id="1549" w:author="Camilo Andrés Díaz Gómez" w:date="2023-03-12T18:26:00Z">
        <w:r w:rsidR="00EF7707">
          <w:rPr>
            <w:rFonts w:cs="Times New Roman"/>
            <w:i/>
            <w:iCs/>
            <w:szCs w:val="24"/>
          </w:rPr>
          <w:t>Elaboración propia</w:t>
        </w:r>
      </w:ins>
    </w:p>
    <w:p w14:paraId="0F4308CB" w14:textId="4359F5ED" w:rsidR="00EF7707" w:rsidDel="00EF7707" w:rsidRDefault="00EF7707" w:rsidP="00773FA4">
      <w:pPr>
        <w:rPr>
          <w:del w:id="1550" w:author="Camilo Andrés Díaz Gómez" w:date="2023-03-12T18:22:00Z"/>
          <w:noProof/>
        </w:rPr>
      </w:pPr>
    </w:p>
    <w:p w14:paraId="6A3A38CD" w14:textId="56A1F3E7" w:rsidR="00424606" w:rsidRDefault="00424606" w:rsidP="00773FA4">
      <w:pPr>
        <w:rPr>
          <w:noProof/>
        </w:rPr>
      </w:pPr>
    </w:p>
    <w:p w14:paraId="7960E253" w14:textId="6B154C50" w:rsidR="00424606" w:rsidRDefault="004D6CBA">
      <w:pPr>
        <w:ind w:firstLine="720"/>
        <w:rPr>
          <w:noProof/>
        </w:rPr>
        <w:pPrChange w:id="1551" w:author="Steff Guzmán" w:date="2023-03-13T19:57:00Z">
          <w:pPr>
            <w:ind w:firstLine="708"/>
          </w:pPr>
        </w:pPrChange>
      </w:pPr>
      <w:ins w:id="1552" w:author="Camilo Andrés Díaz Gómez" w:date="2023-03-12T18:37:00Z">
        <w:r>
          <w:rPr>
            <w:noProof/>
          </w:rPr>
          <w:t>Como fue mencionado anteiormente, la grafica representa los resultados de cada dia de los 30 dias</w:t>
        </w:r>
      </w:ins>
      <w:ins w:id="1553" w:author="Camilo Andrés Díaz Gómez" w:date="2023-03-12T18:38:00Z">
        <w:r>
          <w:rPr>
            <w:noProof/>
          </w:rPr>
          <w:t xml:space="preserve"> del</w:t>
        </w:r>
      </w:ins>
      <w:ins w:id="1554" w:author="Camilo Andrés Díaz Gómez" w:date="2023-03-12T18:37:00Z">
        <w:r>
          <w:rPr>
            <w:noProof/>
          </w:rPr>
          <w:t xml:space="preserve"> mes de septiembre</w:t>
        </w:r>
      </w:ins>
      <w:ins w:id="1555" w:author="Camilo Andrés Díaz Gómez" w:date="2023-03-12T18:38:00Z">
        <w:r>
          <w:rPr>
            <w:noProof/>
          </w:rPr>
          <w:t xml:space="preserve">, de esta manera, </w:t>
        </w:r>
      </w:ins>
      <w:del w:id="1556" w:author="Camilo Andrés Díaz Gómez" w:date="2023-03-12T18:38:00Z">
        <w:r w:rsidR="00424606" w:rsidDel="004D6CBA">
          <w:rPr>
            <w:noProof/>
          </w:rPr>
          <w:delText>S</w:delText>
        </w:r>
      </w:del>
      <w:ins w:id="1557" w:author="Camilo Andrés Díaz Gómez" w:date="2023-03-12T18:38:00Z">
        <w:r>
          <w:rPr>
            <w:noProof/>
          </w:rPr>
          <w:t>s</w:t>
        </w:r>
      </w:ins>
      <w:r w:rsidR="00424606">
        <w:rPr>
          <w:noProof/>
        </w:rPr>
        <w:t xml:space="preserve">e puede observar que los modelos de Regresión, KNN y Red Neuronal presentan resultados variados en la predicción de la temperatura real. Algunos modelos se desempeñan mejor en ciertos días que en otros, y algunos incluso presentan </w:t>
      </w:r>
      <w:commentRangeStart w:id="1558"/>
      <w:r w:rsidR="00424606">
        <w:rPr>
          <w:noProof/>
        </w:rPr>
        <w:t xml:space="preserve">valores extremos </w:t>
      </w:r>
      <w:commentRangeEnd w:id="1558"/>
      <w:r w:rsidR="00365E74">
        <w:rPr>
          <w:rStyle w:val="Refdecomentario"/>
        </w:rPr>
        <w:commentReference w:id="1558"/>
      </w:r>
      <w:ins w:id="1559" w:author="Camilo Andrés Díaz Gómez" w:date="2023-03-12T18:38:00Z">
        <w:r>
          <w:rPr>
            <w:noProof/>
          </w:rPr>
          <w:t xml:space="preserve">por ejemplo, </w:t>
        </w:r>
      </w:ins>
      <w:ins w:id="1560" w:author="Camilo Andrés Díaz Gómez" w:date="2023-03-12T18:39:00Z">
        <w:r>
          <w:rPr>
            <w:noProof/>
          </w:rPr>
          <w:t>la temperatura obtenida por medio de KNN el 10 de septiembre,</w:t>
        </w:r>
      </w:ins>
      <w:ins w:id="1561" w:author="Camilo Andrés Díaz Gómez" w:date="2023-03-12T18:40:00Z">
        <w:r>
          <w:rPr>
            <w:noProof/>
          </w:rPr>
          <w:t xml:space="preserve"> estos resultados </w:t>
        </w:r>
      </w:ins>
      <w:del w:id="1562" w:author="Camilo Andrés Díaz Gómez" w:date="2023-03-12T18:40:00Z">
        <w:r w:rsidR="00424606" w:rsidDel="004D6CBA">
          <w:rPr>
            <w:noProof/>
          </w:rPr>
          <w:delText xml:space="preserve">que </w:delText>
        </w:r>
      </w:del>
      <w:r w:rsidR="00424606">
        <w:rPr>
          <w:noProof/>
        </w:rPr>
        <w:t>pueden ser considerados como anomalías.</w:t>
      </w:r>
    </w:p>
    <w:p w14:paraId="14D777C7" w14:textId="77777777" w:rsidR="00424606" w:rsidRDefault="00424606">
      <w:pPr>
        <w:ind w:firstLine="720"/>
        <w:rPr>
          <w:noProof/>
        </w:rPr>
        <w:pPrChange w:id="1563" w:author="Steff Guzmán" w:date="2023-03-13T19:57:00Z">
          <w:pPr/>
        </w:pPrChange>
      </w:pPr>
    </w:p>
    <w:p w14:paraId="1E16C02F" w14:textId="291AB6E1" w:rsidR="00424606" w:rsidRDefault="00424606">
      <w:pPr>
        <w:ind w:firstLine="720"/>
        <w:rPr>
          <w:noProof/>
        </w:rPr>
        <w:pPrChange w:id="1564" w:author="Steff Guzmán" w:date="2023-03-13T19:57:00Z">
          <w:pPr>
            <w:ind w:firstLine="708"/>
          </w:pPr>
        </w:pPrChange>
      </w:pPr>
      <w:r>
        <w:rPr>
          <w:noProof/>
        </w:rPr>
        <w:t>Es necesario realizar un análisis más detallado de los resultados para determinar qué modelo es el más adecuado para la predicción de la temperatura. Se deben considerar aspectos como la precisión de la predicción, la velocidad de procesamiento y el costo del modelo.</w:t>
      </w:r>
    </w:p>
    <w:p w14:paraId="450675EA" w14:textId="23E6785D" w:rsidR="00635654" w:rsidRDefault="00635654">
      <w:pPr>
        <w:ind w:firstLine="720"/>
        <w:rPr>
          <w:noProof/>
        </w:rPr>
        <w:pPrChange w:id="1565" w:author="Steff Guzmán" w:date="2023-03-13T19:57:00Z">
          <w:pPr/>
        </w:pPrChange>
      </w:pPr>
    </w:p>
    <w:p w14:paraId="6F40E943" w14:textId="77777777" w:rsidR="00424606" w:rsidRPr="00424606" w:rsidRDefault="00424606">
      <w:pPr>
        <w:ind w:firstLine="720"/>
        <w:rPr>
          <w:rFonts w:cs="Times New Roman"/>
          <w:szCs w:val="24"/>
        </w:rPr>
        <w:pPrChange w:id="1566" w:author="Steff Guzmán" w:date="2023-03-13T19:57:00Z">
          <w:pPr/>
        </w:pPrChange>
      </w:pPr>
      <w:r w:rsidRPr="00424606">
        <w:rPr>
          <w:rFonts w:cs="Times New Roman"/>
          <w:szCs w:val="24"/>
        </w:rPr>
        <w:t>Se realizaron cálculos de diferencia entre los datos horarios obtenidos y los datos del conjunto de datos para cada uno de los modelos de machine learning (regresión, KNN y red neuronal). Se calcularon los promedios de estas diferencias, obteniendo como resultado un valor de 0.523 para el modelo de regresión, 1.052 para el modelo KNN y 0.576 para el modelo de red neuronal.</w:t>
      </w:r>
    </w:p>
    <w:p w14:paraId="2841A3C8" w14:textId="77777777" w:rsidR="00424606" w:rsidRPr="00424606" w:rsidRDefault="00424606">
      <w:pPr>
        <w:ind w:firstLine="720"/>
        <w:rPr>
          <w:rFonts w:cs="Times New Roman"/>
          <w:szCs w:val="24"/>
        </w:rPr>
        <w:pPrChange w:id="1567" w:author="Steff Guzmán" w:date="2023-03-13T19:57:00Z">
          <w:pPr/>
        </w:pPrChange>
      </w:pPr>
    </w:p>
    <w:p w14:paraId="7934ED9E" w14:textId="77777777" w:rsidR="00424606" w:rsidRPr="00424606" w:rsidRDefault="00424606">
      <w:pPr>
        <w:ind w:firstLine="720"/>
        <w:rPr>
          <w:rFonts w:cs="Times New Roman"/>
          <w:szCs w:val="24"/>
        </w:rPr>
        <w:pPrChange w:id="1568" w:author="Steff Guzmán" w:date="2023-03-13T19:57:00Z">
          <w:pPr/>
        </w:pPrChange>
      </w:pPr>
      <w:r w:rsidRPr="00424606">
        <w:rPr>
          <w:rFonts w:cs="Times New Roman"/>
          <w:szCs w:val="24"/>
        </w:rPr>
        <w:t>Estos resultados sugieren que el modelo de regresión tiene una menor discrepancia con el conjunto de datos original en comparación con los modelos KNN y red neuronal. Sin embargo, es importante tener en cuenta que una discrepancia mayor no necesariamente indica una menor precisión del modelo en la predicción de la temperatura real.</w:t>
      </w:r>
    </w:p>
    <w:p w14:paraId="7E8CCEEA" w14:textId="77777777" w:rsidR="00424606" w:rsidRPr="00424606" w:rsidRDefault="00424606">
      <w:pPr>
        <w:ind w:firstLine="720"/>
        <w:rPr>
          <w:rFonts w:cs="Times New Roman"/>
          <w:szCs w:val="24"/>
        </w:rPr>
        <w:pPrChange w:id="1569" w:author="Steff Guzmán" w:date="2023-03-13T19:57:00Z">
          <w:pPr/>
        </w:pPrChange>
      </w:pPr>
    </w:p>
    <w:p w14:paraId="5BA43FE8" w14:textId="206FD778" w:rsidR="00635654" w:rsidRDefault="00424606">
      <w:pPr>
        <w:ind w:firstLine="720"/>
        <w:rPr>
          <w:rFonts w:cs="Times New Roman"/>
          <w:szCs w:val="24"/>
        </w:rPr>
        <w:pPrChange w:id="1570" w:author="Steff Guzmán" w:date="2023-03-13T19:57:00Z">
          <w:pPr/>
        </w:pPrChange>
      </w:pPr>
      <w:r w:rsidRPr="00424606">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DA9E6D7" w14:textId="77777777" w:rsidR="00424606" w:rsidRDefault="00424606">
      <w:pPr>
        <w:ind w:firstLine="720"/>
        <w:rPr>
          <w:noProof/>
        </w:rPr>
        <w:pPrChange w:id="1571" w:author="Steff Guzmán" w:date="2023-03-13T19:57:00Z">
          <w:pPr/>
        </w:pPrChange>
      </w:pPr>
    </w:p>
    <w:p w14:paraId="4F8B077F" w14:textId="7D30D93A" w:rsidR="00773FA4" w:rsidRDefault="00773FA4">
      <w:pPr>
        <w:ind w:firstLine="720"/>
        <w:rPr>
          <w:ins w:id="1572" w:author="Camilo Andrés Díaz Gómez" w:date="2023-03-12T18:42:00Z"/>
          <w:noProof/>
        </w:rPr>
        <w:pPrChange w:id="1573" w:author="Steff Guzmán" w:date="2023-03-13T19:57:00Z">
          <w:pPr/>
        </w:pPrChange>
      </w:pPr>
      <w:r>
        <w:rPr>
          <w:noProof/>
        </w:rPr>
        <w:tab/>
        <w:t>Y comparando con las temperaturas en tiempo real se obtuvieron resultados gratificantes</w:t>
      </w:r>
      <w:ins w:id="1574" w:author="Steff Guzmán" w:date="2023-03-13T19:10:00Z">
        <w:r w:rsidR="00323D57">
          <w:rPr>
            <w:noProof/>
          </w:rPr>
          <w:t xml:space="preserve"> (ver Anexo 1)</w:t>
        </w:r>
      </w:ins>
      <w:del w:id="1575" w:author="Steff Guzmán" w:date="2023-03-13T19:10:00Z">
        <w:r w:rsidDel="00323D57">
          <w:rPr>
            <w:noProof/>
          </w:rPr>
          <w:delText>, los cuale</w:delText>
        </w:r>
      </w:del>
      <w:ins w:id="1576" w:author="DIANA CAROLINA CANDIA HERRERA" w:date="2023-03-07T10:21:00Z">
        <w:del w:id="1577" w:author="Steff Guzmán" w:date="2023-03-13T19:10:00Z">
          <w:r w:rsidR="00365E74" w:rsidDel="00323D57">
            <w:rPr>
              <w:noProof/>
            </w:rPr>
            <w:delText xml:space="preserve">s se pueden apreciar en la </w:delText>
          </w:r>
        </w:del>
      </w:ins>
      <w:del w:id="1578" w:author="DIANA CAROLINA CANDIA HERRERA" w:date="2023-03-07T10:21:00Z">
        <w:r w:rsidDel="00365E74">
          <w:rPr>
            <w:noProof/>
          </w:rPr>
          <w:delText xml:space="preserve"> so</w:delText>
        </w:r>
        <w:r w:rsidR="001023B2" w:rsidDel="00365E74">
          <w:rPr>
            <w:noProof/>
          </w:rPr>
          <w:delText>n ver</w:delText>
        </w:r>
      </w:del>
      <w:del w:id="1579" w:author="Steff Guzmán" w:date="2023-03-13T19:10:00Z">
        <w:r w:rsidR="001023B2" w:rsidDel="00323D57">
          <w:rPr>
            <w:noProof/>
          </w:rPr>
          <w:delText xml:space="preserve"> Figura 7</w:delText>
        </w:r>
      </w:del>
      <w:ins w:id="1580" w:author="Camilo Andrés Díaz Gómez" w:date="2023-03-12T18:42:00Z">
        <w:del w:id="1581" w:author="Steff Guzmán" w:date="2023-03-13T19:10:00Z">
          <w:r w:rsidR="00A858A6" w:rsidDel="00323D57">
            <w:rPr>
              <w:noProof/>
            </w:rPr>
            <w:delText>.</w:delText>
          </w:r>
        </w:del>
      </w:ins>
    </w:p>
    <w:p w14:paraId="694D02AB" w14:textId="53B7D153" w:rsidR="00A858A6" w:rsidRDefault="00A858A6">
      <w:pPr>
        <w:ind w:firstLine="720"/>
        <w:rPr>
          <w:ins w:id="1582" w:author="Camilo Andrés Díaz Gómez" w:date="2023-03-12T18:42:00Z"/>
          <w:noProof/>
        </w:rPr>
        <w:pPrChange w:id="1583" w:author="Steff Guzmán" w:date="2023-03-13T19:57:00Z">
          <w:pPr/>
        </w:pPrChange>
      </w:pPr>
    </w:p>
    <w:p w14:paraId="43D502D6" w14:textId="77777777" w:rsidR="00A858A6" w:rsidRDefault="00A858A6">
      <w:pPr>
        <w:ind w:firstLine="720"/>
        <w:rPr>
          <w:moveTo w:id="1584" w:author="Camilo Andrés Díaz Gómez" w:date="2023-03-12T18:42:00Z"/>
          <w:noProof/>
        </w:rPr>
        <w:pPrChange w:id="1585" w:author="Steff Guzmán" w:date="2023-03-13T19:57:00Z">
          <w:pPr/>
        </w:pPrChange>
      </w:pPr>
      <w:moveToRangeStart w:id="1586" w:author="Camilo Andrés Díaz Gómez" w:date="2023-03-12T18:42:00Z" w:name="move129538940"/>
      <w:moveTo w:id="1587" w:author="Camilo Andrés Díaz Gómez" w:date="2023-03-12T18:42:00Z">
        <w:r w:rsidRPr="001A7BEA">
          <w:rPr>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1586"/>
    <w:p w14:paraId="4DE6406F" w14:textId="1E6D9001" w:rsidR="00A858A6" w:rsidRDefault="00A858A6">
      <w:pPr>
        <w:ind w:firstLine="720"/>
        <w:rPr>
          <w:ins w:id="1588" w:author="Steff Guzmán" w:date="2023-03-13T18:49:00Z"/>
          <w:noProof/>
        </w:rPr>
        <w:pPrChange w:id="1589" w:author="Steff Guzmán" w:date="2023-03-13T19:57:00Z">
          <w:pPr/>
        </w:pPrChange>
      </w:pPr>
    </w:p>
    <w:p w14:paraId="6C3A31B5" w14:textId="65F26B54" w:rsidR="00104D00" w:rsidRDefault="00104D00">
      <w:pPr>
        <w:ind w:firstLine="720"/>
        <w:rPr>
          <w:ins w:id="1590" w:author="Steff Guzmán" w:date="2023-03-13T18:49:00Z"/>
          <w:noProof/>
        </w:rPr>
        <w:pPrChange w:id="1591" w:author="Steff Guzmán" w:date="2023-03-13T19:57:00Z">
          <w:pPr/>
        </w:pPrChange>
      </w:pPr>
    </w:p>
    <w:p w14:paraId="200C6F20" w14:textId="77777777" w:rsidR="00104D00" w:rsidRDefault="00104D00">
      <w:pPr>
        <w:ind w:firstLine="720"/>
        <w:rPr>
          <w:noProof/>
        </w:rPr>
        <w:pPrChange w:id="1592" w:author="Steff Guzmán" w:date="2023-03-13T19:57:00Z">
          <w:pPr/>
        </w:pPrChange>
      </w:pPr>
    </w:p>
    <w:p w14:paraId="34217077" w14:textId="5BC3A6BC" w:rsidR="001023B2" w:rsidDel="00323D57" w:rsidRDefault="001023B2">
      <w:pPr>
        <w:pStyle w:val="Descripcin"/>
        <w:ind w:firstLine="720"/>
        <w:rPr>
          <w:del w:id="1593" w:author="Steff Guzmán" w:date="2023-03-13T19:10:00Z"/>
          <w:noProof/>
        </w:rPr>
        <w:pPrChange w:id="1594" w:author="Steff Guzmán" w:date="2023-03-13T19:57:00Z">
          <w:pPr/>
        </w:pPrChange>
      </w:pPr>
    </w:p>
    <w:p w14:paraId="33ECCEB6" w14:textId="6C710876" w:rsidR="001023B2" w:rsidRPr="001023B2" w:rsidDel="00C87243" w:rsidRDefault="001023B2">
      <w:pPr>
        <w:ind w:firstLine="720"/>
        <w:rPr>
          <w:del w:id="1595" w:author="Steff Guzmán" w:date="2023-03-13T18:48:00Z"/>
          <w:b/>
          <w:bCs/>
          <w:noProof/>
        </w:rPr>
        <w:pPrChange w:id="1596" w:author="Steff Guzmán" w:date="2023-03-13T19:57:00Z">
          <w:pPr/>
        </w:pPrChange>
      </w:pPr>
      <w:del w:id="1597" w:author="Steff Guzmán" w:date="2023-03-13T18:48:00Z">
        <w:r w:rsidRPr="001023B2" w:rsidDel="00C87243">
          <w:rPr>
            <w:b/>
            <w:bCs/>
            <w:noProof/>
          </w:rPr>
          <w:delText>Figura 7.</w:delText>
        </w:r>
      </w:del>
    </w:p>
    <w:p w14:paraId="4E45CF46" w14:textId="5FE9F351" w:rsidR="001023B2" w:rsidRPr="001023B2" w:rsidRDefault="001023B2">
      <w:pPr>
        <w:ind w:firstLine="720"/>
        <w:rPr>
          <w:i/>
          <w:iCs/>
          <w:noProof/>
        </w:rPr>
        <w:pPrChange w:id="1598" w:author="Steff Guzmán" w:date="2023-03-13T19:57:00Z">
          <w:pPr/>
        </w:pPrChange>
      </w:pPr>
      <w:del w:id="1599" w:author="Steff Guzmán" w:date="2023-03-13T19:09:00Z">
        <w:r w:rsidRPr="001023B2" w:rsidDel="00323D57">
          <w:rPr>
            <w:i/>
            <w:iCs/>
            <w:noProof/>
          </w:rPr>
          <w:delText xml:space="preserve">Resultados </w:delText>
        </w:r>
      </w:del>
      <w:ins w:id="1600" w:author="Camilo Andrés Díaz Gómez" w:date="2023-03-12T18:42:00Z">
        <w:del w:id="1601" w:author="Steff Guzmán" w:date="2023-03-13T19:09:00Z">
          <w:r w:rsidR="00A858A6" w:rsidDel="00323D57">
            <w:rPr>
              <w:i/>
              <w:iCs/>
              <w:noProof/>
            </w:rPr>
            <w:delText>en tiempo real</w:delText>
          </w:r>
        </w:del>
      </w:ins>
      <w:commentRangeStart w:id="1602"/>
      <w:del w:id="1603" w:author="Camilo Andrés Díaz Gómez" w:date="2023-03-12T18:42:00Z">
        <w:r w:rsidRPr="001023B2" w:rsidDel="00A858A6">
          <w:rPr>
            <w:i/>
            <w:iCs/>
            <w:noProof/>
          </w:rPr>
          <w:delText>gratificantes</w:delText>
        </w:r>
      </w:del>
      <w:commentRangeEnd w:id="1602"/>
      <w:r w:rsidR="00365E74">
        <w:rPr>
          <w:rStyle w:val="Refdecomentario"/>
        </w:rPr>
        <w:commentReference w:id="1602"/>
      </w:r>
    </w:p>
    <w:p w14:paraId="4663ABD9" w14:textId="4C7AD55B" w:rsidR="00F06B7C" w:rsidRDefault="00F06B7C" w:rsidP="00773FA4">
      <w:pPr>
        <w:rPr>
          <w:noProof/>
        </w:rPr>
      </w:pPr>
      <w:moveFromRangeStart w:id="1604" w:author="Steff Guzmán" w:date="2023-03-13T19:09:00Z" w:name="move129626989"/>
      <w:moveFrom w:id="1605" w:author="Steff Guzmán" w:date="2023-03-13T19:09:00Z">
        <w:r w:rsidDel="00323D57">
          <w:rPr>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1604"/>
    </w:p>
    <w:p w14:paraId="1326D348" w14:textId="04A65F05" w:rsidR="0021407E" w:rsidDel="00A858A6" w:rsidRDefault="001A7BEA" w:rsidP="00773FA4">
      <w:pPr>
        <w:rPr>
          <w:moveFrom w:id="1606" w:author="Camilo Andrés Díaz Gómez" w:date="2023-03-12T18:42:00Z"/>
          <w:noProof/>
        </w:rPr>
      </w:pPr>
      <w:moveFromRangeStart w:id="1607" w:author="Camilo Andrés Díaz Gómez" w:date="2023-03-12T18:42:00Z" w:name="move129538940"/>
      <w:moveFrom w:id="1608" w:author="Camilo Andrés Díaz Gómez" w:date="2023-03-12T18:42:00Z">
        <w:r w:rsidRPr="001A7BEA" w:rsidDel="00A858A6">
          <w:rPr>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1607"/>
    <w:p w14:paraId="408971ED" w14:textId="77777777" w:rsidR="0021407E" w:rsidRDefault="0021407E" w:rsidP="00773FA4">
      <w:pPr>
        <w:rPr>
          <w:noProof/>
        </w:rPr>
      </w:pPr>
    </w:p>
    <w:p w14:paraId="3E557F53" w14:textId="7A09B48C" w:rsidR="00424606" w:rsidRDefault="00424606">
      <w:pPr>
        <w:spacing w:after="160" w:line="259" w:lineRule="auto"/>
        <w:jc w:val="left"/>
        <w:rPr>
          <w:rFonts w:cs="Times New Roman"/>
          <w:sz w:val="20"/>
          <w:szCs w:val="20"/>
        </w:rPr>
      </w:pPr>
      <w:r>
        <w:rPr>
          <w:rFonts w:cs="Times New Roman"/>
          <w:sz w:val="20"/>
          <w:szCs w:val="20"/>
        </w:rPr>
        <w:br w:type="page"/>
      </w:r>
    </w:p>
    <w:p w14:paraId="06BD5A6D" w14:textId="16AB8314" w:rsidR="00154CFC" w:rsidRDefault="00154CFC">
      <w:pPr>
        <w:pStyle w:val="Ttulo2"/>
        <w:jc w:val="center"/>
        <w:pPrChange w:id="1609" w:author="Steff Guzmán" w:date="2023-03-13T18:12:00Z">
          <w:pPr>
            <w:jc w:val="center"/>
          </w:pPr>
        </w:pPrChange>
      </w:pPr>
      <w:bookmarkStart w:id="1610" w:name="_Toc129623655"/>
      <w:bookmarkStart w:id="1611" w:name="_Toc129623702"/>
      <w:r w:rsidRPr="00BB53D7">
        <w:lastRenderedPageBreak/>
        <w:t>Conclusiones</w:t>
      </w:r>
      <w:bookmarkEnd w:id="1610"/>
      <w:bookmarkEnd w:id="1611"/>
    </w:p>
    <w:p w14:paraId="60F536FA" w14:textId="3FDE90CD" w:rsidR="000E1688" w:rsidDel="00AC7859" w:rsidRDefault="000E1688">
      <w:pPr>
        <w:ind w:firstLine="720"/>
        <w:rPr>
          <w:del w:id="1612" w:author="Steff Guzmán" w:date="2023-03-13T19:57:00Z"/>
          <w:noProof/>
        </w:rPr>
        <w:pPrChange w:id="1613" w:author="Steff Guzmán" w:date="2023-03-13T19:58:00Z">
          <w:pPr/>
        </w:pPrChange>
      </w:pPr>
    </w:p>
    <w:p w14:paraId="6A0136C0" w14:textId="22BC7215" w:rsidR="000E1688" w:rsidRDefault="005632BE">
      <w:pPr>
        <w:ind w:firstLine="720"/>
        <w:rPr>
          <w:noProof/>
        </w:rPr>
        <w:pPrChange w:id="1614" w:author="Steff Guzmán" w:date="2023-03-13T19:58:00Z">
          <w:pPr>
            <w:ind w:firstLine="708"/>
          </w:pPr>
        </w:pPrChange>
      </w:pPr>
      <w:r>
        <w:rPr>
          <w:noProof/>
        </w:rPr>
        <w: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w:t>
      </w:r>
      <w:r w:rsidRPr="005632BE">
        <w:rPr>
          <w:noProof/>
        </w:rPr>
        <w:t xml:space="preserve">, han sido evaluados con diferentes métricas de error, como el error absoluto, el error cuadrático medio, el </w:t>
      </w:r>
      <w:r w:rsidR="000E1688">
        <w:rPr>
          <w:noProof/>
        </w:rPr>
        <w:t>p</w:t>
      </w:r>
      <w:r w:rsidRPr="005632BE">
        <w:rPr>
          <w:noProof/>
        </w:rPr>
        <w:t>seudo</w:t>
      </w:r>
      <w:r w:rsidR="000E1688">
        <w:rPr>
          <w:noProof/>
        </w:rPr>
        <w:t xml:space="preserve"> h</w:t>
      </w:r>
      <w:r w:rsidRPr="005632BE">
        <w:rPr>
          <w:noProof/>
        </w:rPr>
        <w:t>uber y el promedio de diferencia con la temperatura real</w:t>
      </w:r>
      <w:r w:rsidR="000E1688" w:rsidRPr="005632BE">
        <w:rPr>
          <w:noProof/>
        </w:rPr>
        <w:t>, y han arrojado resultados</w:t>
      </w:r>
      <w:ins w:id="1615" w:author="Camilo Andrés Díaz Gómez" w:date="2023-03-12T18:45:00Z">
        <w:r w:rsidR="00A858A6">
          <w:rPr>
            <w:noProof/>
          </w:rPr>
          <w:t xml:space="preserve"> cercanos por </w:t>
        </w:r>
      </w:ins>
      <w:ins w:id="1616" w:author="Camilo Andrés Díaz Gómez" w:date="2023-03-12T18:46:00Z">
        <w:r w:rsidR="00A858A6">
          <w:rPr>
            <w:noProof/>
          </w:rPr>
          <w:t>muy poca diferencia a los datos reales</w:t>
        </w:r>
      </w:ins>
      <w:del w:id="1617" w:author="Camilo Andrés Díaz Gómez" w:date="2023-03-12T18:45:00Z">
        <w:r w:rsidR="000E1688" w:rsidRPr="005632BE" w:rsidDel="00A858A6">
          <w:rPr>
            <w:noProof/>
          </w:rPr>
          <w:delText xml:space="preserve"> </w:delText>
        </w:r>
      </w:del>
      <w:commentRangeStart w:id="1618"/>
      <w:del w:id="1619" w:author="Camilo Andrés Díaz Gómez" w:date="2023-03-12T18:46:00Z">
        <w:r w:rsidR="000E1688" w:rsidRPr="005632BE" w:rsidDel="00A858A6">
          <w:rPr>
            <w:noProof/>
          </w:rPr>
          <w:delText>alentadores</w:delText>
        </w:r>
      </w:del>
      <w:commentRangeEnd w:id="1618"/>
      <w:r w:rsidR="00365E74">
        <w:rPr>
          <w:rStyle w:val="Refdecomentario"/>
        </w:rPr>
        <w:commentReference w:id="1618"/>
      </w:r>
      <w:r>
        <w:rPr>
          <w:noProof/>
        </w:rPr>
        <w:t xml:space="preserve">. </w:t>
      </w:r>
      <w:r w:rsidR="000E1688" w:rsidRPr="005632BE">
        <w:rPr>
          <w:noProof/>
        </w:rPr>
        <w:t xml:space="preserve">En general, el modelo </w:t>
      </w:r>
      <w:r w:rsidR="008A15AC">
        <w:rPr>
          <w:noProof/>
        </w:rPr>
        <w:t xml:space="preserve">por Regresion Lineal </w:t>
      </w:r>
      <w:r w:rsidR="000E1688" w:rsidRPr="005632BE">
        <w:rPr>
          <w:noProof/>
        </w:rPr>
        <w:t xml:space="preserve">ha mostrado la mayor precisión en las predicciones, con el menor promedio de diferencia con la temperatura real, seguido por el modelo de </w:t>
      </w:r>
      <w:r w:rsidR="008A15AC">
        <w:rPr>
          <w:noProof/>
        </w:rPr>
        <w:t>Red Neuronal</w:t>
      </w:r>
      <w:r w:rsidR="000E1688" w:rsidRPr="005632BE">
        <w:rPr>
          <w:noProof/>
        </w:rPr>
        <w:t xml:space="preserve"> y KNN</w:t>
      </w:r>
      <w:r w:rsidR="000E1688" w:rsidRPr="005632BE">
        <w:t>,</w:t>
      </w:r>
      <w:r w:rsidR="000E1688" w:rsidRPr="005632BE">
        <w:rPr>
          <w:noProof/>
        </w:rPr>
        <w:t xml:space="preserve"> pero la elección del modelo dependerá de los datos específicos y las necesidades del usuario.</w:t>
      </w:r>
      <w:r w:rsidR="000E1688">
        <w:rPr>
          <w:noProof/>
        </w:rPr>
        <w:t xml:space="preserve"> </w:t>
      </w:r>
      <w:r>
        <w:rPr>
          <w:noProof/>
        </w:rPr>
        <w:t xml:space="preserve">Aunque los modelos </w:t>
      </w:r>
      <w:r w:rsidR="008A15AC" w:rsidRPr="005632BE">
        <w:rPr>
          <w:noProof/>
        </w:rPr>
        <w:t xml:space="preserve">de </w:t>
      </w:r>
      <w:r w:rsidR="008A15AC">
        <w:rPr>
          <w:noProof/>
        </w:rPr>
        <w:t>Red Neuronal</w:t>
      </w:r>
      <w:r w:rsidR="008A15AC" w:rsidRPr="005632BE">
        <w:rPr>
          <w:noProof/>
        </w:rPr>
        <w:t xml:space="preserve"> y KNN</w:t>
      </w:r>
      <w:r>
        <w:rPr>
          <w:noProof/>
        </w:rPr>
        <w:t xml:space="preserve"> también han proporcionado resultados alentadores, los resultados de </w:t>
      </w:r>
      <w:r w:rsidR="008A15AC">
        <w:rPr>
          <w:noProof/>
        </w:rPr>
        <w:t>Regresión lineal</w:t>
      </w:r>
      <w:r>
        <w:rPr>
          <w:noProof/>
        </w:rPr>
        <w:t xml:space="preserve"> sugieren que este modelo tiene un mayor potencial para su uso en pruebas de proyectos IoT</w:t>
      </w:r>
      <w:r w:rsidR="000E1688" w:rsidRPr="000E1688">
        <w:t xml:space="preserve"> </w:t>
      </w:r>
      <w:r w:rsidR="000E1688" w:rsidRPr="000E1688">
        <w:rPr>
          <w:noProof/>
        </w:rPr>
        <w:t xml:space="preserve">pero la elección del modelo dependerá de los datos específicos y las necesidades del usuario. </w:t>
      </w:r>
      <w:r>
        <w:rPr>
          <w:noProof/>
        </w:rPr>
        <w:t xml:space="preserve"> </w:t>
      </w:r>
    </w:p>
    <w:p w14:paraId="15A1427F" w14:textId="77777777" w:rsidR="000E1688" w:rsidRDefault="000E1688">
      <w:pPr>
        <w:ind w:firstLine="720"/>
        <w:rPr>
          <w:noProof/>
        </w:rPr>
        <w:pPrChange w:id="1620" w:author="Steff Guzmán" w:date="2023-03-13T19:58:00Z">
          <w:pPr/>
        </w:pPrChange>
      </w:pPr>
    </w:p>
    <w:p w14:paraId="5CB61163" w14:textId="1A7D688C" w:rsidR="005632BE" w:rsidRDefault="005632BE">
      <w:pPr>
        <w:ind w:firstLine="720"/>
        <w:rPr>
          <w:noProof/>
        </w:rPr>
        <w:pPrChange w:id="1621" w:author="Steff Guzmán" w:date="2023-03-13T19:58:00Z">
          <w:pPr>
            <w:ind w:firstLine="708"/>
          </w:pPr>
        </w:pPrChange>
      </w:pPr>
      <w:r>
        <w:rPr>
          <w:noProof/>
        </w:rPr>
        <w:t>Los resultados indican que el modelo de machine learning puede ser utilizado para proporcionar pronósticos precisos del clima</w:t>
      </w:r>
      <w:r w:rsidR="000E1688">
        <w:rPr>
          <w:noProof/>
        </w:rPr>
        <w:t xml:space="preserve"> y de esta manera realizar un entorno simulado de datos climaticos</w:t>
      </w:r>
      <w:r>
        <w:rPr>
          <w:noProof/>
        </w:rPr>
        <w: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t>
      </w:r>
    </w:p>
    <w:p w14:paraId="54845C36" w14:textId="60AEBD47" w:rsidR="00041288" w:rsidRDefault="00041288">
      <w:pPr>
        <w:ind w:firstLine="720"/>
        <w:jc w:val="center"/>
        <w:rPr>
          <w:noProof/>
        </w:rPr>
        <w:pPrChange w:id="1622" w:author="Steff Guzmán" w:date="2023-03-13T19:58:00Z">
          <w:pPr>
            <w:jc w:val="center"/>
          </w:pPr>
        </w:pPrChange>
      </w:pPr>
    </w:p>
    <w:p w14:paraId="2AA028A8" w14:textId="5D448308" w:rsidR="00041288" w:rsidRDefault="00041288" w:rsidP="00041288">
      <w:pPr>
        <w:jc w:val="center"/>
        <w:rPr>
          <w:noProof/>
        </w:rPr>
      </w:pPr>
    </w:p>
    <w:p w14:paraId="2863A71E" w14:textId="120F023E" w:rsidR="00041288" w:rsidRDefault="00041288" w:rsidP="00041288">
      <w:pPr>
        <w:jc w:val="center"/>
        <w:rPr>
          <w:noProof/>
        </w:rPr>
      </w:pPr>
    </w:p>
    <w:p w14:paraId="64D5BDEB" w14:textId="2A5FCE3B" w:rsidR="00041288" w:rsidRDefault="00041288" w:rsidP="00041288">
      <w:pPr>
        <w:jc w:val="center"/>
        <w:rPr>
          <w:ins w:id="1623" w:author="Steff Guzmán" w:date="2023-03-13T19:58:00Z"/>
          <w:noProof/>
        </w:rPr>
      </w:pPr>
    </w:p>
    <w:p w14:paraId="38778447" w14:textId="77777777" w:rsidR="00AC7859" w:rsidRDefault="00AC7859" w:rsidP="00041288">
      <w:pPr>
        <w:jc w:val="center"/>
        <w:rPr>
          <w:noProof/>
        </w:rPr>
      </w:pPr>
    </w:p>
    <w:p w14:paraId="74BEF47B" w14:textId="31B3181E" w:rsidR="005632BE" w:rsidDel="00A858A6" w:rsidRDefault="005632BE" w:rsidP="005632BE">
      <w:pPr>
        <w:rPr>
          <w:del w:id="1624" w:author="Camilo Andrés Díaz Gómez" w:date="2023-03-12T18:46:00Z"/>
          <w:noProof/>
        </w:rPr>
      </w:pPr>
    </w:p>
    <w:p w14:paraId="08CDB835" w14:textId="7176F6B1" w:rsidR="005632BE" w:rsidRPr="00BB53D7" w:rsidDel="00A858A6" w:rsidRDefault="005632BE" w:rsidP="00154CFC">
      <w:pPr>
        <w:jc w:val="center"/>
        <w:rPr>
          <w:del w:id="1625" w:author="Camilo Andrés Díaz Gómez" w:date="2023-03-12T18:46:00Z"/>
          <w:rFonts w:cs="Times New Roman"/>
          <w:b/>
          <w:bCs/>
          <w:szCs w:val="24"/>
        </w:rPr>
      </w:pPr>
    </w:p>
    <w:p w14:paraId="7A89CB00" w14:textId="46F25B83" w:rsidR="00154CFC" w:rsidRPr="00BB53D7" w:rsidRDefault="00154CFC">
      <w:pPr>
        <w:pStyle w:val="Ttulo2"/>
        <w:jc w:val="center"/>
        <w:pPrChange w:id="1626" w:author="Steff Guzmán" w:date="2023-03-13T18:12:00Z">
          <w:pPr>
            <w:jc w:val="center"/>
          </w:pPr>
        </w:pPrChange>
      </w:pPr>
      <w:bookmarkStart w:id="1627" w:name="_Toc129623656"/>
      <w:bookmarkStart w:id="1628" w:name="_Toc129623703"/>
      <w:r w:rsidRPr="00BB53D7">
        <w:t>Recomendaciones</w:t>
      </w:r>
      <w:bookmarkEnd w:id="1627"/>
      <w:bookmarkEnd w:id="1628"/>
    </w:p>
    <w:p w14:paraId="17269421" w14:textId="77777777" w:rsidR="00154CFC" w:rsidRPr="00BB53D7" w:rsidRDefault="00154CFC" w:rsidP="00154CFC">
      <w:pPr>
        <w:jc w:val="center"/>
        <w:rPr>
          <w:rFonts w:cs="Times New Roman"/>
          <w:b/>
          <w:bCs/>
          <w:szCs w:val="24"/>
        </w:rPr>
      </w:pPr>
    </w:p>
    <w:p w14:paraId="0C34E58C" w14:textId="6DA28156" w:rsidR="00836B69" w:rsidRPr="00836B69" w:rsidRDefault="00836B69">
      <w:pPr>
        <w:ind w:firstLine="720"/>
        <w:rPr>
          <w:rFonts w:cs="Times New Roman"/>
          <w:szCs w:val="24"/>
        </w:rPr>
        <w:pPrChange w:id="1629" w:author="Steff Guzmán" w:date="2023-03-13T19:58:00Z">
          <w:pPr>
            <w:ind w:firstLine="708"/>
          </w:pPr>
        </w:pPrChange>
      </w:pPr>
      <w:r w:rsidRPr="00836B69">
        <w:rPr>
          <w:rFonts w:cs="Times New Roman"/>
          <w:szCs w:val="24"/>
        </w:rPr>
        <w:t xml:space="preserve">Para entrenar modelos de </w:t>
      </w:r>
      <w:r>
        <w:rPr>
          <w:rFonts w:cs="Times New Roman"/>
          <w:szCs w:val="24"/>
        </w:rPr>
        <w:t>Machine Learning</w:t>
      </w:r>
      <w:r w:rsidRPr="00836B69">
        <w:rPr>
          <w:rFonts w:cs="Times New Roman"/>
          <w:szCs w:val="24"/>
        </w:rPr>
        <w:t xml:space="preserve"> de manera efectiva, es fundamental tener en cuenta algunas recomendaciones clave. En primer lugar, es importante tener en cuenta que los modelos de </w:t>
      </w:r>
      <w:r>
        <w:rPr>
          <w:rFonts w:cs="Times New Roman"/>
          <w:szCs w:val="24"/>
        </w:rPr>
        <w:t>Machine Learning</w:t>
      </w:r>
      <w:r w:rsidRPr="00836B69">
        <w:rPr>
          <w:rFonts w:cs="Times New Roman"/>
          <w:szCs w:val="24"/>
        </w:rPr>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836B69" w:rsidRDefault="00836B69">
      <w:pPr>
        <w:ind w:firstLine="720"/>
        <w:rPr>
          <w:rFonts w:cs="Times New Roman"/>
          <w:szCs w:val="24"/>
        </w:rPr>
        <w:pPrChange w:id="1630" w:author="Steff Guzmán" w:date="2023-03-13T19:58:00Z">
          <w:pPr/>
        </w:pPrChange>
      </w:pPr>
    </w:p>
    <w:p w14:paraId="7227AA68" w14:textId="4C7BEDF6" w:rsidR="00836B69" w:rsidRPr="00836B69" w:rsidRDefault="00836B69">
      <w:pPr>
        <w:ind w:firstLine="720"/>
        <w:rPr>
          <w:rFonts w:cs="Times New Roman"/>
          <w:szCs w:val="24"/>
        </w:rPr>
        <w:pPrChange w:id="1631" w:author="Steff Guzmán" w:date="2023-03-13T19:58:00Z">
          <w:pPr>
            <w:ind w:firstLine="708"/>
          </w:pPr>
        </w:pPrChange>
      </w:pPr>
      <w:r w:rsidRPr="00836B69">
        <w:rPr>
          <w:rFonts w:cs="Times New Roman"/>
          <w:szCs w:val="24"/>
        </w:rPr>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Pr>
          <w:rFonts w:cs="Times New Roman"/>
          <w:szCs w:val="24"/>
        </w:rPr>
        <w:t>M</w:t>
      </w:r>
      <w:r w:rsidRPr="00836B69">
        <w:rPr>
          <w:rFonts w:cs="Times New Roman"/>
          <w:szCs w:val="24"/>
        </w:rPr>
        <w:t>achine</w:t>
      </w:r>
      <w:r w:rsidR="00424606">
        <w:rPr>
          <w:rFonts w:cs="Times New Roman"/>
          <w:szCs w:val="24"/>
        </w:rPr>
        <w:t xml:space="preserve"> Learning</w:t>
      </w:r>
      <w:r w:rsidRPr="00836B69">
        <w:rPr>
          <w:rFonts w:cs="Times New Roman"/>
          <w:szCs w:val="24"/>
        </w:rPr>
        <w:t xml:space="preserve"> de manera efectiva.</w:t>
      </w:r>
    </w:p>
    <w:p w14:paraId="76C13F08" w14:textId="77777777" w:rsidR="00836B69" w:rsidRPr="00836B69" w:rsidRDefault="00836B69">
      <w:pPr>
        <w:ind w:firstLine="720"/>
        <w:rPr>
          <w:rFonts w:cs="Times New Roman"/>
          <w:szCs w:val="24"/>
        </w:rPr>
        <w:pPrChange w:id="1632" w:author="Steff Guzmán" w:date="2023-03-13T19:58:00Z">
          <w:pPr/>
        </w:pPrChange>
      </w:pPr>
    </w:p>
    <w:p w14:paraId="6E9BFB6E" w14:textId="77777777" w:rsidR="00836B69" w:rsidRPr="00836B69" w:rsidRDefault="00836B69">
      <w:pPr>
        <w:ind w:firstLine="720"/>
        <w:rPr>
          <w:rFonts w:cs="Times New Roman"/>
          <w:szCs w:val="24"/>
        </w:rPr>
        <w:pPrChange w:id="1633" w:author="Steff Guzmán" w:date="2023-03-13T19:58:00Z">
          <w:pPr>
            <w:ind w:firstLine="708"/>
          </w:pPr>
        </w:pPrChange>
      </w:pPr>
      <w:r w:rsidRPr="00836B69">
        <w:rPr>
          <w:rFonts w:cs="Times New Roman"/>
          <w:szCs w:val="24"/>
        </w:rPr>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Default="00154CFC" w:rsidP="00154CFC">
      <w:pPr>
        <w:jc w:val="center"/>
        <w:rPr>
          <w:rFonts w:cs="Times New Roman"/>
          <w:b/>
          <w:bCs/>
          <w:szCs w:val="24"/>
        </w:rPr>
      </w:pPr>
    </w:p>
    <w:p w14:paraId="44008F60" w14:textId="64893B7A" w:rsidR="004C4EDB" w:rsidRDefault="004C4EDB" w:rsidP="00154CFC">
      <w:pPr>
        <w:jc w:val="center"/>
        <w:rPr>
          <w:rFonts w:cs="Times New Roman"/>
          <w:b/>
          <w:bCs/>
          <w:szCs w:val="24"/>
        </w:rPr>
      </w:pPr>
    </w:p>
    <w:p w14:paraId="7FBB9CD8" w14:textId="77777777" w:rsidR="004C4EDB" w:rsidRPr="00BB53D7" w:rsidRDefault="004C4EDB" w:rsidP="00154CFC">
      <w:pPr>
        <w:jc w:val="center"/>
        <w:rPr>
          <w:rFonts w:cs="Times New Roman"/>
          <w:b/>
          <w:bCs/>
          <w:szCs w:val="24"/>
        </w:rPr>
      </w:pPr>
    </w:p>
    <w:p w14:paraId="314D0D08" w14:textId="77777777" w:rsidR="00424606" w:rsidRDefault="00424606">
      <w:pPr>
        <w:spacing w:after="160" w:line="259" w:lineRule="auto"/>
        <w:jc w:val="left"/>
        <w:rPr>
          <w:rFonts w:cs="Times New Roman"/>
          <w:b/>
          <w:bCs/>
          <w:szCs w:val="24"/>
        </w:rPr>
      </w:pPr>
      <w:r>
        <w:rPr>
          <w:rFonts w:cs="Times New Roman"/>
          <w:b/>
          <w:bCs/>
          <w:szCs w:val="24"/>
        </w:rPr>
        <w:br w:type="page"/>
      </w:r>
    </w:p>
    <w:p w14:paraId="66D8AFBE" w14:textId="37FE1CB4" w:rsidR="00154CFC" w:rsidRPr="00704945" w:rsidRDefault="00154CFC">
      <w:pPr>
        <w:pStyle w:val="Ttulo2"/>
        <w:jc w:val="center"/>
        <w:rPr>
          <w:lang w:val="en-US"/>
        </w:rPr>
        <w:pPrChange w:id="1634" w:author="Steff Guzmán" w:date="2023-03-13T18:12:00Z">
          <w:pPr>
            <w:jc w:val="center"/>
          </w:pPr>
        </w:pPrChange>
      </w:pPr>
      <w:bookmarkStart w:id="1635" w:name="_Toc129623657"/>
      <w:bookmarkStart w:id="1636" w:name="_Toc129623704"/>
      <w:proofErr w:type="spellStart"/>
      <w:r w:rsidRPr="00704945">
        <w:rPr>
          <w:lang w:val="en-US"/>
        </w:rPr>
        <w:lastRenderedPageBreak/>
        <w:t>Referencias</w:t>
      </w:r>
      <w:bookmarkEnd w:id="1635"/>
      <w:bookmarkEnd w:id="1636"/>
      <w:proofErr w:type="spellEnd"/>
    </w:p>
    <w:p w14:paraId="30F2EDA1" w14:textId="62404ED5" w:rsidR="00154CFC" w:rsidRPr="00BB53D7" w:rsidRDefault="00154CFC">
      <w:pPr>
        <w:pStyle w:val="Bibliografa"/>
        <w:ind w:left="284" w:hanging="720"/>
        <w:rPr>
          <w:rFonts w:cs="Times New Roman"/>
          <w:noProof/>
          <w:lang w:val="en-US"/>
        </w:rPr>
        <w:pPrChange w:id="1637" w:author="Steff Guzmán" w:date="2023-03-13T20:00:00Z">
          <w:pPr>
            <w:pStyle w:val="Bibliografa"/>
            <w:ind w:left="284" w:hanging="284"/>
          </w:pPr>
        </w:pPrChange>
      </w:pPr>
      <w:r w:rsidRPr="00BB53D7">
        <w:rPr>
          <w:rFonts w:cs="Times New Roman"/>
        </w:rPr>
        <w:fldChar w:fldCharType="begin"/>
      </w:r>
      <w:r w:rsidRPr="00704945">
        <w:rPr>
          <w:rFonts w:cs="Times New Roman"/>
          <w:lang w:val="en-US"/>
        </w:rPr>
        <w:instrText>BIBLIOGRAPHY</w:instrText>
      </w:r>
      <w:r w:rsidRPr="00BB53D7">
        <w:rPr>
          <w:rFonts w:cs="Times New Roman"/>
        </w:rPr>
        <w:fldChar w:fldCharType="separate"/>
      </w:r>
      <w:r w:rsidRPr="00704945">
        <w:rPr>
          <w:rFonts w:cs="Times New Roman"/>
          <w:noProof/>
          <w:lang w:val="en-US"/>
        </w:rPr>
        <w:t xml:space="preserve">Ahrenholz, J., Danilov, C., Herderson, T., &amp; Kim, J. (2008). </w:t>
      </w:r>
      <w:r w:rsidRPr="00BB53D7">
        <w:rPr>
          <w:rFonts w:cs="Times New Roman"/>
          <w:noProof/>
          <w:lang w:val="en-US"/>
        </w:rPr>
        <w:t xml:space="preserve">A real-time network emulator.In Military Communications Conference. </w:t>
      </w:r>
      <w:r w:rsidRPr="00BB53D7">
        <w:rPr>
          <w:rFonts w:cs="Times New Roman"/>
          <w:i/>
          <w:iCs/>
          <w:noProof/>
          <w:lang w:val="en-US"/>
        </w:rPr>
        <w:t>MILCON</w:t>
      </w:r>
      <w:r w:rsidRPr="00BB53D7">
        <w:rPr>
          <w:rFonts w:cs="Times New Roman"/>
          <w:noProof/>
          <w:lang w:val="en-US"/>
        </w:rPr>
        <w:t>, 1-7.</w:t>
      </w:r>
    </w:p>
    <w:p w14:paraId="7292F4AE" w14:textId="77777777" w:rsidR="00154CFC" w:rsidRPr="00BB53D7" w:rsidRDefault="00154CFC" w:rsidP="00AC7859">
      <w:pPr>
        <w:pStyle w:val="Bibliografa"/>
        <w:ind w:left="720" w:hanging="720"/>
        <w:rPr>
          <w:rFonts w:cs="Times New Roman"/>
          <w:noProof/>
          <w:lang w:val="en-US"/>
        </w:rPr>
      </w:pPr>
      <w:r w:rsidRPr="00BB53D7">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B53D7">
        <w:rPr>
          <w:rFonts w:cs="Times New Roman"/>
          <w:i/>
          <w:iCs/>
          <w:noProof/>
          <w:lang w:val="en-US"/>
        </w:rPr>
        <w:t>3rd International Conference on Future Networks and Distributed Systems</w:t>
      </w:r>
      <w:r w:rsidRPr="00BB53D7">
        <w:rPr>
          <w:rFonts w:cs="Times New Roman"/>
          <w:noProof/>
          <w:lang w:val="en-US"/>
        </w:rPr>
        <w:t>, (pp. 1-6). Paris. Retrieved Abril 2, 2020, from https://dl.acm.org/doi/pdf/10.1145/3341325.3342019</w:t>
      </w:r>
    </w:p>
    <w:p w14:paraId="0AC1A416" w14:textId="77777777" w:rsidR="00154CFC" w:rsidRPr="00BB53D7" w:rsidRDefault="00154CFC" w:rsidP="00AC7859">
      <w:pPr>
        <w:pStyle w:val="Bibliografa"/>
        <w:ind w:left="720" w:hanging="720"/>
        <w:rPr>
          <w:rFonts w:cs="Times New Roman"/>
          <w:noProof/>
          <w:lang w:val="en-US"/>
        </w:rPr>
      </w:pPr>
      <w:r w:rsidRPr="00BB53D7">
        <w:rPr>
          <w:rFonts w:cs="Times New Roman"/>
          <w:noProof/>
        </w:rPr>
        <w:t xml:space="preserve">AprendiendoArduino. (2018, Noviembre 17). </w:t>
      </w:r>
      <w:r w:rsidRPr="00BB53D7">
        <w:rPr>
          <w:rFonts w:cs="Times New Roman"/>
          <w:i/>
          <w:iCs/>
          <w:noProof/>
        </w:rPr>
        <w:t>Protocolos IoT Capa Aplicación</w:t>
      </w:r>
      <w:r w:rsidRPr="00BB53D7">
        <w:rPr>
          <w:rFonts w:cs="Times New Roman"/>
          <w:noProof/>
        </w:rPr>
        <w:t xml:space="preserve">. </w:t>
      </w:r>
      <w:r w:rsidRPr="00BB53D7">
        <w:rPr>
          <w:rFonts w:cs="Times New Roman"/>
          <w:noProof/>
          <w:lang w:val="en-US"/>
        </w:rPr>
        <w:t>Retrieved Abril 14, 2020, from Aprendiendo Arduino: https://aprendiendoarduino.wordpress.com/2018/11/17/protocolos-iot-capa-aplicacion/</w:t>
      </w:r>
    </w:p>
    <w:p w14:paraId="41C0909F" w14:textId="77777777" w:rsidR="00154CFC" w:rsidRPr="00BB53D7" w:rsidRDefault="00154CFC" w:rsidP="00AC7859">
      <w:pPr>
        <w:pStyle w:val="Bibliografa"/>
        <w:ind w:left="720" w:hanging="720"/>
        <w:rPr>
          <w:rFonts w:cs="Times New Roman"/>
          <w:noProof/>
          <w:lang w:val="en-US"/>
        </w:rPr>
      </w:pPr>
      <w:r w:rsidRPr="00BB53D7">
        <w:rPr>
          <w:rFonts w:cs="Times New Roman"/>
          <w:noProof/>
          <w:lang w:val="en-US"/>
        </w:rPr>
        <w:t xml:space="preserve">AWS. (n.d.). </w:t>
      </w:r>
      <w:r w:rsidRPr="00BB53D7">
        <w:rPr>
          <w:rFonts w:cs="Times New Roman"/>
          <w:i/>
          <w:iCs/>
          <w:noProof/>
          <w:lang w:val="en-US"/>
        </w:rPr>
        <w:t>IoT Device Simulator</w:t>
      </w:r>
      <w:r w:rsidRPr="00BB53D7">
        <w:rPr>
          <w:rFonts w:cs="Times New Roman"/>
          <w:noProof/>
          <w:lang w:val="en-US"/>
        </w:rPr>
        <w:t>. Retrieved from IoT Device Simulator: https://aws.amazon.com/es/solutions/implementations/iot-device-simulator/</w:t>
      </w:r>
    </w:p>
    <w:p w14:paraId="1378F92F" w14:textId="77777777" w:rsidR="00154CFC" w:rsidRPr="00BB53D7" w:rsidRDefault="00154CFC" w:rsidP="00AC7859">
      <w:pPr>
        <w:pStyle w:val="Bibliografa"/>
        <w:ind w:left="720" w:hanging="720"/>
        <w:rPr>
          <w:rFonts w:cs="Times New Roman"/>
          <w:noProof/>
        </w:rPr>
      </w:pPr>
      <w:r w:rsidRPr="00BB53D7">
        <w:rPr>
          <w:rFonts w:cs="Times New Roman"/>
          <w:noProof/>
        </w:rPr>
        <w:t xml:space="preserve">Barbara IoT. (2021, Abril 29). </w:t>
      </w:r>
      <w:r w:rsidRPr="00BB53D7">
        <w:rPr>
          <w:rFonts w:cs="Times New Roman"/>
          <w:i/>
          <w:iCs/>
          <w:noProof/>
        </w:rPr>
        <w:t>barbara</w:t>
      </w:r>
      <w:r w:rsidRPr="00BB53D7">
        <w:rPr>
          <w:rFonts w:cs="Times New Roman"/>
          <w:noProof/>
        </w:rPr>
        <w:t>. Retrieved from Protocolos de comunicación en IoT que deberías conocer: https://barbaraiot.com/blog/protocolos-iot-que-deberias-conocer/</w:t>
      </w:r>
    </w:p>
    <w:p w14:paraId="22FC3640" w14:textId="77777777" w:rsidR="00154CFC" w:rsidRPr="00BB53D7" w:rsidRDefault="00154CFC" w:rsidP="00AC7859">
      <w:pPr>
        <w:pStyle w:val="Bibliografa"/>
        <w:ind w:left="720" w:hanging="720"/>
        <w:rPr>
          <w:rFonts w:cs="Times New Roman"/>
          <w:noProof/>
        </w:rPr>
      </w:pPr>
      <w:r w:rsidRPr="00BB53D7">
        <w:rPr>
          <w:rFonts w:cs="Times New Roman"/>
          <w:i/>
          <w:iCs/>
          <w:noProof/>
        </w:rPr>
        <w:t>CambioDigital</w:t>
      </w:r>
      <w:r w:rsidRPr="00BB53D7">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B53D7" w:rsidRDefault="00154CFC" w:rsidP="00AC7859">
      <w:pPr>
        <w:pStyle w:val="Bibliografa"/>
        <w:ind w:left="720" w:hanging="720"/>
        <w:rPr>
          <w:rFonts w:cs="Times New Roman"/>
          <w:noProof/>
          <w:lang w:val="en-US"/>
        </w:rPr>
      </w:pPr>
      <w:r w:rsidRPr="00BB53D7">
        <w:rPr>
          <w:rFonts w:cs="Times New Roman"/>
          <w:noProof/>
          <w:lang w:val="en-US"/>
        </w:rPr>
        <w:t xml:space="preserve">Carlemany, U. (2022, 7 19). </w:t>
      </w:r>
      <w:r w:rsidRPr="00BB53D7">
        <w:rPr>
          <w:rFonts w:cs="Times New Roman"/>
          <w:i/>
          <w:iCs/>
          <w:noProof/>
          <w:lang w:val="en-US"/>
        </w:rPr>
        <w:t>universitatcarlemany</w:t>
      </w:r>
      <w:r w:rsidRPr="00BB53D7">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B53D7" w:rsidRDefault="00154CFC" w:rsidP="00AC7859">
      <w:pPr>
        <w:pStyle w:val="Bibliografa"/>
        <w:ind w:left="720" w:hanging="720"/>
        <w:rPr>
          <w:rFonts w:cs="Times New Roman"/>
          <w:noProof/>
        </w:rPr>
      </w:pPr>
      <w:r w:rsidRPr="00BB53D7">
        <w:rPr>
          <w:rFonts w:cs="Times New Roman"/>
          <w:noProof/>
        </w:rPr>
        <w:t xml:space="preserve">Carlos Gamero Burón, J. L. (2015). </w:t>
      </w:r>
      <w:r w:rsidRPr="00BB53D7">
        <w:rPr>
          <w:rFonts w:cs="Times New Roman"/>
          <w:i/>
          <w:iCs/>
          <w:noProof/>
        </w:rPr>
        <w:t>Modelos probabilísticos para Variables aleatorias continuas.</w:t>
      </w:r>
      <w:r w:rsidRPr="00BB53D7">
        <w:rPr>
          <w:rFonts w:cs="Times New Roman"/>
          <w:noProof/>
        </w:rPr>
        <w:t xml:space="preserve"> Malaga, España.</w:t>
      </w:r>
    </w:p>
    <w:p w14:paraId="1D52ACA8" w14:textId="77777777" w:rsidR="00154CFC" w:rsidRPr="00BB53D7" w:rsidRDefault="00154CFC">
      <w:pPr>
        <w:pStyle w:val="Bibliografa"/>
        <w:ind w:left="284" w:hanging="720"/>
        <w:rPr>
          <w:rFonts w:cs="Times New Roman"/>
          <w:noProof/>
          <w:lang w:val="en-US"/>
        </w:rPr>
        <w:pPrChange w:id="1638" w:author="Steff Guzmán" w:date="2023-03-13T20:00:00Z">
          <w:pPr>
            <w:pStyle w:val="Bibliografa"/>
            <w:ind w:left="284" w:hanging="284"/>
          </w:pPr>
        </w:pPrChange>
      </w:pPr>
      <w:r w:rsidRPr="00BB53D7">
        <w:rPr>
          <w:rFonts w:cs="Times New Roman"/>
          <w:noProof/>
        </w:rPr>
        <w:t xml:space="preserve">Castellanos Hernández, W. E., &amp; Chacon Osorio, M. E. (2006, Abril 17). Utilización de herramientas software para el modelado y la simulación de redes de comunicaciones. </w:t>
      </w:r>
      <w:r w:rsidRPr="00BB53D7">
        <w:rPr>
          <w:rFonts w:cs="Times New Roman"/>
          <w:i/>
          <w:iCs/>
          <w:noProof/>
          <w:lang w:val="en-US"/>
        </w:rPr>
        <w:t xml:space="preserve">GTI, </w:t>
      </w:r>
      <w:r w:rsidRPr="00BB53D7">
        <w:rPr>
          <w:rFonts w:cs="Times New Roman"/>
          <w:i/>
          <w:iCs/>
          <w:noProof/>
          <w:lang w:val="en-US"/>
        </w:rPr>
        <w:lastRenderedPageBreak/>
        <w:t>V</w:t>
      </w:r>
      <w:r w:rsidRPr="00BB53D7">
        <w:rPr>
          <w:rFonts w:cs="Times New Roman"/>
          <w:noProof/>
          <w:lang w:val="en-US"/>
        </w:rPr>
        <w:t>(11), 74-75. Retrieved Marzo 26, 2020, from https://revistas.uis.edu.co/index.php/revistagti/article/view/1624/2014</w:t>
      </w:r>
    </w:p>
    <w:p w14:paraId="07B66919" w14:textId="77777777" w:rsidR="00154CFC" w:rsidRPr="00BB53D7" w:rsidRDefault="00154CFC">
      <w:pPr>
        <w:pStyle w:val="Bibliografa"/>
        <w:ind w:left="284" w:hanging="720"/>
        <w:rPr>
          <w:rFonts w:cs="Times New Roman"/>
          <w:noProof/>
        </w:rPr>
        <w:pPrChange w:id="1639" w:author="Steff Guzmán" w:date="2023-03-13T20:00:00Z">
          <w:pPr>
            <w:pStyle w:val="Bibliografa"/>
            <w:ind w:left="284" w:hanging="284"/>
          </w:pPr>
        </w:pPrChange>
      </w:pPr>
      <w:r w:rsidRPr="00BB53D7">
        <w:rPr>
          <w:rFonts w:cs="Times New Roman"/>
          <w:noProof/>
        </w:rPr>
        <w:t xml:space="preserve">Corso, C., &amp; Lorena, C. (2009). </w:t>
      </w:r>
      <w:r w:rsidRPr="00BB53D7">
        <w:rPr>
          <w:rFonts w:cs="Times New Roman"/>
          <w:i/>
          <w:iCs/>
          <w:noProof/>
        </w:rPr>
        <w:t>Aplicacion de algoritmos de clasificacion sepervisan y no supervisada usando Weka.</w:t>
      </w:r>
      <w:r w:rsidRPr="00BB53D7">
        <w:rPr>
          <w:rFonts w:cs="Times New Roman"/>
          <w:noProof/>
        </w:rPr>
        <w:t xml:space="preserve"> cordoba: Universidad Tecnologi Nacional.</w:t>
      </w:r>
    </w:p>
    <w:p w14:paraId="7BEAA32B" w14:textId="77777777" w:rsidR="00154CFC" w:rsidRPr="00BB53D7" w:rsidRDefault="00154CFC">
      <w:pPr>
        <w:pStyle w:val="Bibliografa"/>
        <w:ind w:left="284" w:hanging="720"/>
        <w:rPr>
          <w:rFonts w:cs="Times New Roman"/>
          <w:noProof/>
        </w:rPr>
        <w:pPrChange w:id="1640" w:author="Steff Guzmán" w:date="2023-03-13T20:00:00Z">
          <w:pPr>
            <w:pStyle w:val="Bibliografa"/>
            <w:ind w:left="284" w:hanging="284"/>
          </w:pPr>
        </w:pPrChange>
      </w:pPr>
      <w:r w:rsidRPr="00BB53D7">
        <w:rPr>
          <w:rFonts w:cs="Times New Roman"/>
          <w:noProof/>
        </w:rPr>
        <w:t xml:space="preserve">Coss Bu, R. (2003). </w:t>
      </w:r>
      <w:r w:rsidRPr="00BB53D7">
        <w:rPr>
          <w:rFonts w:cs="Times New Roman"/>
          <w:i/>
          <w:iCs/>
          <w:noProof/>
        </w:rPr>
        <w:t>Simulación un enfoque practico.</w:t>
      </w:r>
      <w:r w:rsidRPr="00BB53D7">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52580A" w:rsidRDefault="00154CFC">
      <w:pPr>
        <w:pStyle w:val="Bibliografa"/>
        <w:ind w:left="284" w:hanging="720"/>
        <w:rPr>
          <w:rFonts w:cs="Times New Roman"/>
          <w:noProof/>
        </w:rPr>
        <w:pPrChange w:id="1641" w:author="Steff Guzmán" w:date="2023-03-13T20:00:00Z">
          <w:pPr>
            <w:pStyle w:val="Bibliografa"/>
            <w:ind w:left="284" w:hanging="284"/>
          </w:pPr>
        </w:pPrChange>
      </w:pPr>
      <w:r w:rsidRPr="00BB53D7">
        <w:rPr>
          <w:rFonts w:cs="Times New Roman"/>
          <w:noProof/>
        </w:rPr>
        <w:t xml:space="preserve">Crespo Moreno, J. E. (2018, Noviembre 11). </w:t>
      </w:r>
      <w:r w:rsidRPr="00BB53D7">
        <w:rPr>
          <w:rFonts w:cs="Times New Roman"/>
          <w:i/>
          <w:iCs/>
          <w:noProof/>
        </w:rPr>
        <w:t>Aprendiendo Arduino</w:t>
      </w:r>
      <w:r w:rsidRPr="00BB53D7">
        <w:rPr>
          <w:rFonts w:cs="Times New Roman"/>
          <w:noProof/>
        </w:rPr>
        <w:t xml:space="preserve">. </w:t>
      </w:r>
      <w:r w:rsidRPr="0052580A">
        <w:rPr>
          <w:rFonts w:cs="Times New Roman"/>
          <w:noProof/>
        </w:rPr>
        <w:t>Retrieved Abril 2, 2020, from Arquitecturas IoT: https://aprendiendoarduino.wordpress.com/2018/11/11/arquitecturas-iot/</w:t>
      </w:r>
    </w:p>
    <w:p w14:paraId="763D3C47" w14:textId="3D24AD14" w:rsidR="00154CFC" w:rsidRPr="00BB53D7" w:rsidRDefault="00154CFC">
      <w:pPr>
        <w:pStyle w:val="Bibliografa"/>
        <w:ind w:left="284" w:hanging="720"/>
        <w:rPr>
          <w:rFonts w:cs="Times New Roman"/>
          <w:noProof/>
          <w:lang w:val="en-US"/>
        </w:rPr>
        <w:pPrChange w:id="1642" w:author="Steff Guzmán" w:date="2023-03-13T20:00:00Z">
          <w:pPr>
            <w:pStyle w:val="Bibliografa"/>
            <w:ind w:left="284" w:hanging="284"/>
          </w:pPr>
        </w:pPrChange>
      </w:pPr>
      <w:r w:rsidRPr="00BB53D7">
        <w:rPr>
          <w:rFonts w:cs="Times New Roman"/>
          <w:noProof/>
        </w:rPr>
        <w:t xml:space="preserve">Cuatro tipos de analítica de retail que todo comercio necesita en 2018. </w:t>
      </w:r>
      <w:r w:rsidRPr="00BB53D7">
        <w:rPr>
          <w:rFonts w:cs="Times New Roman"/>
          <w:noProof/>
          <w:lang w:val="en-US"/>
        </w:rPr>
        <w:t xml:space="preserve">(2018, Agosto 7). </w:t>
      </w:r>
      <w:r w:rsidRPr="00BB53D7">
        <w:rPr>
          <w:rFonts w:cs="Times New Roman"/>
          <w:i/>
          <w:iCs/>
          <w:noProof/>
          <w:lang w:val="en-US"/>
        </w:rPr>
        <w:t>Analitica de retail</w:t>
      </w:r>
      <w:r w:rsidRPr="00BB53D7">
        <w:rPr>
          <w:rFonts w:cs="Times New Roman"/>
          <w:noProof/>
          <w:lang w:val="en-US"/>
        </w:rPr>
        <w:t>. Retrieved from Analitica de retail: http://analiticaderetail.com/tipos-de-analitica-de-retail/</w:t>
      </w:r>
    </w:p>
    <w:p w14:paraId="263E58C5" w14:textId="77777777" w:rsidR="00154CFC" w:rsidRPr="00BB53D7" w:rsidRDefault="00154CFC">
      <w:pPr>
        <w:pStyle w:val="Bibliografa"/>
        <w:ind w:left="284" w:hanging="720"/>
        <w:rPr>
          <w:rFonts w:cs="Times New Roman"/>
          <w:noProof/>
          <w:lang w:val="en-US"/>
        </w:rPr>
        <w:pPrChange w:id="1643" w:author="Steff Guzmán" w:date="2023-03-13T20:00:00Z">
          <w:pPr>
            <w:pStyle w:val="Bibliografa"/>
            <w:ind w:left="284" w:hanging="284"/>
          </w:pPr>
        </w:pPrChange>
      </w:pPr>
      <w:r w:rsidRPr="00BB53D7">
        <w:rPr>
          <w:rFonts w:cs="Times New Roman"/>
          <w:noProof/>
          <w:lang w:val="en-US"/>
        </w:rPr>
        <w:t xml:space="preserve">Deloitte. (n.d.). </w:t>
      </w:r>
      <w:r w:rsidRPr="00BB53D7">
        <w:rPr>
          <w:rFonts w:cs="Times New Roman"/>
          <w:i/>
          <w:iCs/>
          <w:noProof/>
          <w:lang w:val="en-US"/>
        </w:rPr>
        <w:t>IoT - Internet Of Things</w:t>
      </w:r>
      <w:r w:rsidRPr="00BB53D7">
        <w:rPr>
          <w:rFonts w:cs="Times New Roman"/>
          <w:noProof/>
          <w:lang w:val="en-US"/>
        </w:rPr>
        <w:t>. Retrieved from Deloitte: https://www2.deloitte.com/es/es/pages/technology/articles/IoT-internet-of-things.html</w:t>
      </w:r>
    </w:p>
    <w:p w14:paraId="40E0437A" w14:textId="77777777" w:rsidR="00154CFC" w:rsidRPr="00BB53D7" w:rsidRDefault="00154CFC">
      <w:pPr>
        <w:pStyle w:val="Bibliografa"/>
        <w:ind w:left="284" w:hanging="720"/>
        <w:rPr>
          <w:rFonts w:cs="Times New Roman"/>
          <w:noProof/>
        </w:rPr>
        <w:pPrChange w:id="1644" w:author="Steff Guzmán" w:date="2023-03-13T20:00:00Z">
          <w:pPr>
            <w:pStyle w:val="Bibliografa"/>
            <w:ind w:left="284" w:hanging="284"/>
          </w:pPr>
        </w:pPrChange>
      </w:pPr>
      <w:r w:rsidRPr="00BB53D7">
        <w:rPr>
          <w:rFonts w:cs="Times New Roman"/>
          <w:noProof/>
        </w:rPr>
        <w:t xml:space="preserve">Diaz, T., Escriba, F., &amp; Murgui, M. (2002). La base de datos BD. </w:t>
      </w:r>
      <w:r w:rsidRPr="00BB53D7">
        <w:rPr>
          <w:rFonts w:cs="Times New Roman"/>
          <w:i/>
          <w:iCs/>
          <w:noProof/>
        </w:rPr>
        <w:t>MORES. Revista de Economia Aplicada</w:t>
      </w:r>
      <w:r w:rsidRPr="00BB53D7">
        <w:rPr>
          <w:rFonts w:cs="Times New Roman"/>
          <w:noProof/>
        </w:rPr>
        <w:t>, 165-184.</w:t>
      </w:r>
    </w:p>
    <w:p w14:paraId="768964DA" w14:textId="77777777" w:rsidR="00154CFC" w:rsidRPr="00BB53D7" w:rsidRDefault="00154CFC">
      <w:pPr>
        <w:pStyle w:val="Bibliografa"/>
        <w:ind w:left="284" w:hanging="720"/>
        <w:rPr>
          <w:rFonts w:cs="Times New Roman"/>
          <w:noProof/>
          <w:lang w:val="en-US"/>
        </w:rPr>
        <w:pPrChange w:id="1645" w:author="Steff Guzmán" w:date="2023-03-13T20:00:00Z">
          <w:pPr>
            <w:pStyle w:val="Bibliografa"/>
            <w:ind w:left="284" w:hanging="284"/>
          </w:pPr>
        </w:pPrChange>
      </w:pPr>
      <w:r w:rsidRPr="00BB53D7">
        <w:rPr>
          <w:rFonts w:cs="Times New Roman"/>
          <w:noProof/>
        </w:rPr>
        <w:t xml:space="preserve">Dra. Marianella Álvarez Vega, D. L. (2020, 8 8). </w:t>
      </w:r>
      <w:r w:rsidRPr="00BB53D7">
        <w:rPr>
          <w:rFonts w:cs="Times New Roman"/>
          <w:i/>
          <w:iCs/>
          <w:noProof/>
          <w:lang w:val="en-US"/>
        </w:rPr>
        <w:t>Revista Medica Sinergia.</w:t>
      </w:r>
      <w:r w:rsidRPr="00BB53D7">
        <w:rPr>
          <w:rFonts w:cs="Times New Roman"/>
          <w:noProof/>
          <w:lang w:val="en-US"/>
        </w:rPr>
        <w:t xml:space="preserve"> Retrieved from https://www.revistamedicasinergia.com/index.php/rms/article/view/557/923</w:t>
      </w:r>
    </w:p>
    <w:p w14:paraId="0FEEEE9E" w14:textId="77777777" w:rsidR="00154CFC" w:rsidRPr="00BB53D7" w:rsidRDefault="00154CFC">
      <w:pPr>
        <w:pStyle w:val="Bibliografa"/>
        <w:ind w:left="284" w:hanging="720"/>
        <w:rPr>
          <w:rFonts w:cs="Times New Roman"/>
          <w:noProof/>
          <w:lang w:val="en-US"/>
        </w:rPr>
        <w:pPrChange w:id="1646" w:author="Steff Guzmán" w:date="2023-03-13T20:00:00Z">
          <w:pPr>
            <w:pStyle w:val="Bibliografa"/>
            <w:ind w:left="284" w:hanging="284"/>
          </w:pPr>
        </w:pPrChange>
      </w:pPr>
      <w:r w:rsidRPr="00BB53D7">
        <w:rPr>
          <w:rFonts w:cs="Times New Roman"/>
          <w:noProof/>
          <w:lang w:val="en-US"/>
        </w:rPr>
        <w:t xml:space="preserve">Dunkles, A., Schmidt, O., Finne, N., Erikson, J., Osterlind, F., Tsiftes, N., &amp; Durvy, M. (2011). </w:t>
      </w:r>
      <w:r w:rsidRPr="00BB53D7">
        <w:rPr>
          <w:rFonts w:cs="Times New Roman"/>
          <w:i/>
          <w:iCs/>
          <w:noProof/>
          <w:lang w:val="en-US"/>
        </w:rPr>
        <w:t>The contiki os: The operating system for the internet of things.</w:t>
      </w:r>
      <w:r w:rsidRPr="00BB53D7">
        <w:rPr>
          <w:rFonts w:cs="Times New Roman"/>
          <w:noProof/>
          <w:lang w:val="en-US"/>
        </w:rPr>
        <w:t xml:space="preserve"> Retrieved from Online: http://www. contikios. org</w:t>
      </w:r>
    </w:p>
    <w:p w14:paraId="5C44DAC5" w14:textId="77777777" w:rsidR="00154CFC" w:rsidRPr="00BB53D7" w:rsidRDefault="00154CFC">
      <w:pPr>
        <w:pStyle w:val="Bibliografa"/>
        <w:ind w:left="284" w:hanging="720"/>
        <w:rPr>
          <w:rFonts w:cs="Times New Roman"/>
          <w:noProof/>
        </w:rPr>
        <w:pPrChange w:id="1647" w:author="Steff Guzmán" w:date="2023-03-13T20:00:00Z">
          <w:pPr>
            <w:pStyle w:val="Bibliografa"/>
            <w:ind w:left="284" w:hanging="284"/>
          </w:pPr>
        </w:pPrChange>
      </w:pPr>
      <w:r w:rsidRPr="00BB53D7">
        <w:rPr>
          <w:rFonts w:cs="Times New Roman"/>
          <w:noProof/>
          <w:lang w:val="en-US"/>
        </w:rPr>
        <w:t xml:space="preserve">editorial, E. (2018, Noviembre 1). </w:t>
      </w:r>
      <w:r w:rsidRPr="00BB53D7">
        <w:rPr>
          <w:rFonts w:cs="Times New Roman"/>
          <w:i/>
          <w:iCs/>
          <w:noProof/>
        </w:rPr>
        <w:t>REPORTEGIGITAL</w:t>
      </w:r>
      <w:r w:rsidRPr="00BB53D7">
        <w:rPr>
          <w:rFonts w:cs="Times New Roman"/>
          <w:noProof/>
        </w:rPr>
        <w:t>. Retrieved from REPORTEGIGITAL: https://reportedigital.com/cloud/analitica-de-datos/</w:t>
      </w:r>
    </w:p>
    <w:p w14:paraId="58899A52" w14:textId="77777777" w:rsidR="00154CFC" w:rsidRPr="00BB53D7" w:rsidRDefault="00154CFC">
      <w:pPr>
        <w:pStyle w:val="Bibliografa"/>
        <w:ind w:left="284" w:hanging="720"/>
        <w:rPr>
          <w:rFonts w:cs="Times New Roman"/>
          <w:noProof/>
        </w:rPr>
        <w:pPrChange w:id="1648" w:author="Steff Guzmán" w:date="2023-03-13T20:00:00Z">
          <w:pPr>
            <w:pStyle w:val="Bibliografa"/>
            <w:ind w:left="284" w:hanging="284"/>
          </w:pPr>
        </w:pPrChange>
      </w:pPr>
      <w:r w:rsidRPr="00BB53D7">
        <w:rPr>
          <w:rFonts w:cs="Times New Roman"/>
          <w:noProof/>
        </w:rPr>
        <w:t xml:space="preserve">Eduardo García Dunna, H. G. (2013). </w:t>
      </w:r>
      <w:r w:rsidRPr="00BB53D7">
        <w:rPr>
          <w:rFonts w:cs="Times New Roman"/>
          <w:i/>
          <w:iCs/>
          <w:noProof/>
        </w:rPr>
        <w:t>Simulación y análisis de sistemas con ProModel.</w:t>
      </w:r>
      <w:r w:rsidRPr="00BB53D7">
        <w:rPr>
          <w:rFonts w:cs="Times New Roman"/>
          <w:noProof/>
        </w:rPr>
        <w:t xml:space="preserve"> Naucalpan d e Juárez, Estado de México , México : PEARSON. Retrieved from </w:t>
      </w:r>
      <w:r w:rsidRPr="00BB53D7">
        <w:rPr>
          <w:rFonts w:cs="Times New Roman"/>
          <w:noProof/>
        </w:rPr>
        <w:lastRenderedPageBreak/>
        <w:t>https://jrvargas.files.wordpress.com/2015/04/libro-simulacic3b3n-y-anc3a1lisis-de-sistemas-2da-edicic3b3n.pdf</w:t>
      </w:r>
    </w:p>
    <w:p w14:paraId="31F22511" w14:textId="77777777" w:rsidR="00154CFC" w:rsidRPr="00BB53D7" w:rsidRDefault="00154CFC">
      <w:pPr>
        <w:pStyle w:val="Bibliografa"/>
        <w:ind w:left="720" w:hanging="720"/>
        <w:rPr>
          <w:rFonts w:cs="Times New Roman"/>
          <w:noProof/>
          <w:lang w:val="en-US"/>
        </w:rPr>
        <w:pPrChange w:id="1649" w:author="Steff Guzmán" w:date="2023-03-13T20:00:00Z">
          <w:pPr>
            <w:pStyle w:val="Bibliografa"/>
            <w:ind w:left="720" w:hanging="284"/>
          </w:pPr>
        </w:pPrChange>
      </w:pPr>
      <w:r w:rsidRPr="00BB53D7">
        <w:rPr>
          <w:rFonts w:cs="Times New Roman"/>
          <w:noProof/>
          <w:lang w:val="en-US"/>
        </w:rPr>
        <w:t xml:space="preserve">Gan, S. (2017). </w:t>
      </w:r>
      <w:r w:rsidRPr="00BB53D7">
        <w:rPr>
          <w:rFonts w:cs="Times New Roman"/>
          <w:i/>
          <w:iCs/>
          <w:noProof/>
          <w:lang w:val="en-US"/>
        </w:rPr>
        <w:t>An IoT simulator in NS3 and a key-based authentication architecture for IoT devices using blockchain.</w:t>
      </w:r>
      <w:r w:rsidRPr="00BB53D7">
        <w:rPr>
          <w:rFonts w:cs="Times New Roman"/>
          <w:noProof/>
          <w:lang w:val="en-US"/>
        </w:rPr>
        <w:t xml:space="preserve"> </w:t>
      </w:r>
      <w:r w:rsidRPr="00BB53D7">
        <w:rPr>
          <w:rFonts w:cs="Times New Roman"/>
          <w:noProof/>
        </w:rPr>
        <w:t xml:space="preserve">Tesis, Instituto Indio de Tecnología Kanpur, Ciencias informáticas e ingeniería, Kanpur. </w:t>
      </w:r>
      <w:r w:rsidRPr="00BB53D7">
        <w:rPr>
          <w:rFonts w:cs="Times New Roman"/>
          <w:noProof/>
          <w:lang w:val="en-US"/>
        </w:rPr>
        <w:t>Retrieved Abril 2, 2020, from https://security.cse.iitk.ac.in/sites/default/files/12807624_0.pdf</w:t>
      </w:r>
    </w:p>
    <w:p w14:paraId="3184B885" w14:textId="77777777" w:rsidR="00154CFC" w:rsidRPr="00BB53D7" w:rsidRDefault="00154CFC">
      <w:pPr>
        <w:pStyle w:val="Bibliografa"/>
        <w:ind w:left="720" w:hanging="720"/>
        <w:rPr>
          <w:rFonts w:cs="Times New Roman"/>
          <w:noProof/>
          <w:lang w:val="en-US"/>
        </w:rPr>
        <w:pPrChange w:id="1650" w:author="Steff Guzmán" w:date="2023-03-13T20:00:00Z">
          <w:pPr>
            <w:pStyle w:val="Bibliografa"/>
            <w:ind w:left="720" w:hanging="284"/>
          </w:pPr>
        </w:pPrChange>
      </w:pPr>
      <w:r w:rsidRPr="00BB53D7">
        <w:rPr>
          <w:rFonts w:cs="Times New Roman"/>
          <w:noProof/>
        </w:rPr>
        <w:t xml:space="preserve">García Sánchez, Á., &amp; Ortega Mier, M. (2006). </w:t>
      </w:r>
      <w:r w:rsidRPr="00BB53D7">
        <w:rPr>
          <w:rFonts w:cs="Times New Roman"/>
          <w:i/>
          <w:iCs/>
          <w:noProof/>
        </w:rPr>
        <w:t>Introducción a la simulación de sistemas discretos.</w:t>
      </w:r>
      <w:r w:rsidRPr="00BB53D7">
        <w:rPr>
          <w:rFonts w:cs="Times New Roman"/>
          <w:noProof/>
        </w:rPr>
        <w:t xml:space="preserve"> </w:t>
      </w:r>
      <w:r w:rsidRPr="00BB53D7">
        <w:rPr>
          <w:rFonts w:cs="Times New Roman"/>
          <w:noProof/>
          <w:lang w:val="en-US"/>
        </w:rPr>
        <w:t>Retrieved Marzo 25, 2020, from http://www.iol.etsii.upm.es/arch/intro_simulacion.pdf</w:t>
      </w:r>
    </w:p>
    <w:p w14:paraId="4BA79AC3" w14:textId="77777777" w:rsidR="00154CFC" w:rsidRPr="00BB53D7" w:rsidRDefault="00154CFC">
      <w:pPr>
        <w:pStyle w:val="Bibliografa"/>
        <w:ind w:left="720" w:hanging="720"/>
        <w:rPr>
          <w:rFonts w:cs="Times New Roman"/>
          <w:noProof/>
        </w:rPr>
        <w:pPrChange w:id="1651" w:author="Steff Guzmán" w:date="2023-03-13T20:00:00Z">
          <w:pPr>
            <w:pStyle w:val="Bibliografa"/>
            <w:ind w:left="720" w:hanging="284"/>
          </w:pPr>
        </w:pPrChange>
      </w:pPr>
      <w:r w:rsidRPr="00BB53D7">
        <w:rPr>
          <w:rFonts w:cs="Times New Roman"/>
          <w:noProof/>
        </w:rPr>
        <w:t xml:space="preserve">Garcia, P. (2006). </w:t>
      </w:r>
      <w:r w:rsidRPr="00BB53D7">
        <w:rPr>
          <w:rFonts w:cs="Times New Roman"/>
          <w:i/>
          <w:iCs/>
          <w:noProof/>
        </w:rPr>
        <w:t>TECNICAS DE ANALITICA.</w:t>
      </w:r>
      <w:r w:rsidRPr="00BB53D7">
        <w:rPr>
          <w:rFonts w:cs="Times New Roman"/>
          <w:noProof/>
        </w:rPr>
        <w:t xml:space="preserve"> </w:t>
      </w:r>
    </w:p>
    <w:p w14:paraId="77E8F983" w14:textId="77777777" w:rsidR="00154CFC" w:rsidRPr="00BB53D7" w:rsidRDefault="00154CFC">
      <w:pPr>
        <w:pStyle w:val="Bibliografa"/>
        <w:ind w:left="720" w:hanging="720"/>
        <w:rPr>
          <w:rFonts w:cs="Times New Roman"/>
          <w:noProof/>
        </w:rPr>
        <w:pPrChange w:id="1652" w:author="Steff Guzmán" w:date="2023-03-13T20:00:00Z">
          <w:pPr>
            <w:pStyle w:val="Bibliografa"/>
            <w:ind w:left="720" w:hanging="284"/>
          </w:pPr>
        </w:pPrChange>
      </w:pPr>
      <w:r w:rsidRPr="00BB53D7">
        <w:rPr>
          <w:rFonts w:cs="Times New Roman"/>
          <w:noProof/>
        </w:rPr>
        <w:t xml:space="preserve">Gibbs, G. (2012). </w:t>
      </w:r>
      <w:r w:rsidRPr="00BB53D7">
        <w:rPr>
          <w:rFonts w:cs="Times New Roman"/>
          <w:i/>
          <w:iCs/>
          <w:noProof/>
        </w:rPr>
        <w:t>Analisis de datos en investigaciones cualitativas .</w:t>
      </w:r>
      <w:r w:rsidRPr="00BB53D7">
        <w:rPr>
          <w:rFonts w:cs="Times New Roman"/>
          <w:noProof/>
        </w:rPr>
        <w:t xml:space="preserve"> Ediciones Morata.</w:t>
      </w:r>
    </w:p>
    <w:p w14:paraId="3FB90C27" w14:textId="77777777" w:rsidR="00154CFC" w:rsidRPr="00BB53D7" w:rsidRDefault="00154CFC">
      <w:pPr>
        <w:pStyle w:val="Bibliografa"/>
        <w:ind w:left="720" w:hanging="720"/>
        <w:rPr>
          <w:rFonts w:cs="Times New Roman"/>
          <w:noProof/>
        </w:rPr>
        <w:pPrChange w:id="1653" w:author="Steff Guzmán" w:date="2023-03-13T20:00:00Z">
          <w:pPr>
            <w:pStyle w:val="Bibliografa"/>
            <w:ind w:left="720" w:hanging="284"/>
          </w:pPr>
        </w:pPrChange>
      </w:pPr>
      <w:r w:rsidRPr="00BB53D7">
        <w:rPr>
          <w:rFonts w:cs="Times New Roman"/>
          <w:noProof/>
        </w:rPr>
        <w:t xml:space="preserve">Gomez-Aguilar, D., Garcia-Peñalvo, F., &amp; Theron, R. (2014). Analitica visual en learning. </w:t>
      </w:r>
      <w:r w:rsidRPr="00BB53D7">
        <w:rPr>
          <w:rFonts w:cs="Times New Roman"/>
          <w:i/>
          <w:iCs/>
          <w:noProof/>
        </w:rPr>
        <w:t xml:space="preserve">El profesional de la informatica </w:t>
      </w:r>
      <w:r w:rsidRPr="00BB53D7">
        <w:rPr>
          <w:rFonts w:cs="Times New Roman"/>
          <w:noProof/>
        </w:rPr>
        <w:t>, 23(3).</w:t>
      </w:r>
    </w:p>
    <w:p w14:paraId="39140DDC" w14:textId="77777777" w:rsidR="00154CFC" w:rsidRPr="00BB53D7" w:rsidRDefault="00154CFC">
      <w:pPr>
        <w:pStyle w:val="Bibliografa"/>
        <w:ind w:left="720" w:hanging="720"/>
        <w:rPr>
          <w:rFonts w:cs="Times New Roman"/>
          <w:noProof/>
          <w:lang w:val="en-US"/>
        </w:rPr>
        <w:pPrChange w:id="1654" w:author="Steff Guzmán" w:date="2023-03-13T20:00:00Z">
          <w:pPr>
            <w:pStyle w:val="Bibliografa"/>
            <w:ind w:left="720" w:hanging="284"/>
          </w:pPr>
        </w:pPrChange>
      </w:pPr>
      <w:r w:rsidRPr="00BB53D7">
        <w:rPr>
          <w:rFonts w:cs="Times New Roman"/>
          <w:i/>
          <w:iCs/>
          <w:noProof/>
          <w:lang w:val="en-US"/>
        </w:rPr>
        <w:t>Hardwarelibre</w:t>
      </w:r>
      <w:r w:rsidRPr="00BB53D7">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B53D7" w:rsidRDefault="00154CFC">
      <w:pPr>
        <w:pStyle w:val="Bibliografa"/>
        <w:ind w:left="720" w:hanging="720"/>
        <w:rPr>
          <w:rFonts w:cs="Times New Roman"/>
          <w:noProof/>
        </w:rPr>
        <w:pPrChange w:id="1655" w:author="Steff Guzmán" w:date="2023-03-13T20:00:00Z">
          <w:pPr>
            <w:pStyle w:val="Bibliografa"/>
            <w:ind w:left="720" w:hanging="284"/>
          </w:pPr>
        </w:pPrChange>
      </w:pPr>
      <w:r w:rsidRPr="00BB53D7">
        <w:rPr>
          <w:rFonts w:cs="Times New Roman"/>
          <w:noProof/>
        </w:rPr>
        <w:t xml:space="preserve">Hassan, F., Domingo-Ferrer, J., &amp; Soria-comas, J. (2018). Anominacion de datos no estrucutrados a traves del reconocimiento de entidades nominadas. </w:t>
      </w:r>
      <w:r w:rsidRPr="00BB53D7">
        <w:rPr>
          <w:rFonts w:cs="Times New Roman"/>
          <w:i/>
          <w:iCs/>
          <w:noProof/>
        </w:rPr>
        <w:t>Actas de la XV Reunni Espaola sobre Criptologa y Seguridad de la informcin-RECSI</w:t>
      </w:r>
      <w:r w:rsidRPr="00BB53D7">
        <w:rPr>
          <w:rFonts w:cs="Times New Roman"/>
          <w:noProof/>
        </w:rPr>
        <w:t>, 102-106.</w:t>
      </w:r>
    </w:p>
    <w:p w14:paraId="15DC32AA" w14:textId="77777777" w:rsidR="00154CFC" w:rsidRPr="00BB53D7" w:rsidRDefault="00154CFC">
      <w:pPr>
        <w:pStyle w:val="Bibliografa"/>
        <w:ind w:left="720" w:hanging="720"/>
        <w:rPr>
          <w:rFonts w:cs="Times New Roman"/>
          <w:noProof/>
        </w:rPr>
        <w:pPrChange w:id="1656" w:author="Steff Guzmán" w:date="2023-03-13T20:00:00Z">
          <w:pPr>
            <w:pStyle w:val="Bibliografa"/>
            <w:ind w:left="720" w:hanging="284"/>
          </w:pPr>
        </w:pPrChange>
      </w:pPr>
      <w:r w:rsidRPr="00BB53D7">
        <w:rPr>
          <w:rFonts w:cs="Times New Roman"/>
          <w:noProof/>
        </w:rPr>
        <w:t xml:space="preserve">Hergert, M., &amp; Morris, D. (1989). Datos contables para el analisis de la cadena de valor . </w:t>
      </w:r>
      <w:r w:rsidRPr="00BB53D7">
        <w:rPr>
          <w:rFonts w:cs="Times New Roman"/>
          <w:i/>
          <w:iCs/>
          <w:noProof/>
        </w:rPr>
        <w:t>Diario de gestion estrategica</w:t>
      </w:r>
      <w:r w:rsidRPr="00BB53D7">
        <w:rPr>
          <w:rFonts w:cs="Times New Roman"/>
          <w:noProof/>
        </w:rPr>
        <w:t>, 10(29,175-188.</w:t>
      </w:r>
    </w:p>
    <w:p w14:paraId="3B90713C" w14:textId="77777777" w:rsidR="00154CFC" w:rsidRPr="00BB53D7" w:rsidRDefault="00154CFC">
      <w:pPr>
        <w:pStyle w:val="Bibliografa"/>
        <w:ind w:left="720" w:hanging="720"/>
        <w:rPr>
          <w:rFonts w:cs="Times New Roman"/>
          <w:noProof/>
        </w:rPr>
        <w:pPrChange w:id="1657" w:author="Steff Guzmán" w:date="2023-03-13T20:00:00Z">
          <w:pPr>
            <w:pStyle w:val="Bibliografa"/>
            <w:ind w:left="720" w:hanging="284"/>
          </w:pPr>
        </w:pPrChange>
      </w:pPr>
      <w:r w:rsidRPr="00BB53D7">
        <w:rPr>
          <w:rFonts w:cs="Times New Roman"/>
          <w:noProof/>
        </w:rPr>
        <w:t xml:space="preserve">Hernandez Perez, A. (2013). </w:t>
      </w:r>
      <w:r w:rsidRPr="00BB53D7">
        <w:rPr>
          <w:rFonts w:cs="Times New Roman"/>
          <w:i/>
          <w:iCs/>
          <w:noProof/>
        </w:rPr>
        <w:t>Datos abiertos y repositorios de datos .</w:t>
      </w:r>
      <w:r w:rsidRPr="00BB53D7">
        <w:rPr>
          <w:rFonts w:cs="Times New Roman"/>
          <w:noProof/>
        </w:rPr>
        <w:t xml:space="preserve"> nuevo reto para los bibliotecarios.</w:t>
      </w:r>
    </w:p>
    <w:p w14:paraId="2F54DD98" w14:textId="77777777" w:rsidR="00154CFC" w:rsidRPr="00BB53D7" w:rsidRDefault="00154CFC">
      <w:pPr>
        <w:pStyle w:val="Bibliografa"/>
        <w:ind w:left="720" w:hanging="720"/>
        <w:rPr>
          <w:rFonts w:cs="Times New Roman"/>
          <w:noProof/>
          <w:lang w:val="en-US"/>
        </w:rPr>
        <w:pPrChange w:id="1658" w:author="Steff Guzmán" w:date="2023-03-13T20:00:00Z">
          <w:pPr>
            <w:pStyle w:val="Bibliografa"/>
            <w:ind w:left="720" w:hanging="284"/>
          </w:pPr>
        </w:pPrChange>
      </w:pPr>
      <w:r w:rsidRPr="00BB53D7">
        <w:rPr>
          <w:rFonts w:cs="Times New Roman"/>
          <w:noProof/>
        </w:rPr>
        <w:t xml:space="preserve">Hernandez, C., &amp; Rodriguez, J. (2008). Preprocesamiento de datos estructurados. </w:t>
      </w:r>
      <w:r w:rsidRPr="00BB53D7">
        <w:rPr>
          <w:rFonts w:cs="Times New Roman"/>
          <w:i/>
          <w:iCs/>
          <w:noProof/>
          <w:lang w:val="en-US"/>
        </w:rPr>
        <w:t>Vinculos</w:t>
      </w:r>
      <w:r w:rsidRPr="00BB53D7">
        <w:rPr>
          <w:rFonts w:cs="Times New Roman"/>
          <w:noProof/>
          <w:lang w:val="en-US"/>
        </w:rPr>
        <w:t>, 27-48.</w:t>
      </w:r>
    </w:p>
    <w:p w14:paraId="65C5DF0B" w14:textId="77777777" w:rsidR="00154CFC" w:rsidRPr="00BB53D7" w:rsidRDefault="00154CFC">
      <w:pPr>
        <w:pStyle w:val="Bibliografa"/>
        <w:ind w:left="720" w:hanging="720"/>
        <w:rPr>
          <w:rFonts w:cs="Times New Roman"/>
          <w:noProof/>
          <w:lang w:val="en-US"/>
        </w:rPr>
        <w:pPrChange w:id="1659" w:author="Steff Guzmán" w:date="2023-03-13T20:00:00Z">
          <w:pPr>
            <w:pStyle w:val="Bibliografa"/>
            <w:ind w:left="720" w:hanging="284"/>
          </w:pPr>
        </w:pPrChange>
      </w:pPr>
      <w:r w:rsidRPr="00BB53D7">
        <w:rPr>
          <w:rFonts w:cs="Times New Roman"/>
          <w:noProof/>
          <w:lang w:val="en-US"/>
        </w:rPr>
        <w:t xml:space="preserve">Huang, Y., Wang, L., Hou, Y., Zhang, W., &amp; Zhang, Y. (2018). </w:t>
      </w:r>
      <w:r w:rsidRPr="00BB53D7">
        <w:rPr>
          <w:rFonts w:cs="Times New Roman"/>
          <w:i/>
          <w:iCs/>
          <w:noProof/>
          <w:lang w:val="en-US"/>
        </w:rPr>
        <w:t>A prototype IOT based wireless sensor network for traffic information monitoring.</w:t>
      </w:r>
      <w:r w:rsidRPr="00BB53D7">
        <w:rPr>
          <w:rFonts w:cs="Times New Roman"/>
          <w:noProof/>
          <w:lang w:val="en-US"/>
        </w:rPr>
        <w:t xml:space="preserve"> International Journal of Pavement Research &amp; Technology.</w:t>
      </w:r>
    </w:p>
    <w:p w14:paraId="730A8621" w14:textId="77777777" w:rsidR="00154CFC" w:rsidRPr="00BB53D7" w:rsidRDefault="00154CFC">
      <w:pPr>
        <w:pStyle w:val="Bibliografa"/>
        <w:ind w:left="720" w:hanging="720"/>
        <w:rPr>
          <w:rFonts w:cs="Times New Roman"/>
          <w:noProof/>
          <w:lang w:val="en-US"/>
        </w:rPr>
        <w:pPrChange w:id="1660" w:author="Steff Guzmán" w:date="2023-03-13T20:00:00Z">
          <w:pPr>
            <w:pStyle w:val="Bibliografa"/>
            <w:ind w:left="720" w:hanging="284"/>
          </w:pPr>
        </w:pPrChange>
      </w:pPr>
      <w:r w:rsidRPr="00BB53D7">
        <w:rPr>
          <w:rFonts w:cs="Times New Roman"/>
          <w:i/>
          <w:iCs/>
          <w:noProof/>
          <w:lang w:val="en-US"/>
        </w:rPr>
        <w:lastRenderedPageBreak/>
        <w:t>ibertech</w:t>
      </w:r>
      <w:r w:rsidRPr="00BB53D7">
        <w:rPr>
          <w:rFonts w:cs="Times New Roman"/>
          <w:noProof/>
          <w:lang w:val="en-US"/>
        </w:rPr>
        <w:t>. (2006, 06 45). Retrieved from ibertech: https://www.ibertech.org/analitica-descriptiva-predictiva-y-prescriptiva/</w:t>
      </w:r>
    </w:p>
    <w:p w14:paraId="75C897B9" w14:textId="77777777" w:rsidR="00154CFC" w:rsidRPr="00BB53D7" w:rsidRDefault="00154CFC">
      <w:pPr>
        <w:pStyle w:val="Bibliografa"/>
        <w:ind w:left="720" w:hanging="720"/>
        <w:rPr>
          <w:rFonts w:cs="Times New Roman"/>
          <w:noProof/>
          <w:lang w:val="en-US"/>
        </w:rPr>
        <w:pPrChange w:id="1661" w:author="Steff Guzmán" w:date="2023-03-13T20:00:00Z">
          <w:pPr>
            <w:pStyle w:val="Bibliografa"/>
            <w:ind w:left="720" w:hanging="284"/>
          </w:pPr>
        </w:pPrChange>
      </w:pPr>
      <w:r w:rsidRPr="00BB53D7">
        <w:rPr>
          <w:rFonts w:cs="Times New Roman"/>
          <w:i/>
          <w:iCs/>
          <w:noProof/>
          <w:lang w:val="en-US"/>
        </w:rPr>
        <w:t>ibertech</w:t>
      </w:r>
      <w:r w:rsidRPr="00BB53D7">
        <w:rPr>
          <w:rFonts w:cs="Times New Roman"/>
          <w:noProof/>
          <w:lang w:val="en-US"/>
        </w:rPr>
        <w:t>. (2006, 06 18). Retrieved from ibertech: https://www.ibertech.org/analitica-descriptiva-predictiva-y-prescriptiva/</w:t>
      </w:r>
    </w:p>
    <w:p w14:paraId="2B71783D" w14:textId="77777777" w:rsidR="00154CFC" w:rsidRPr="00BB53D7" w:rsidRDefault="00154CFC">
      <w:pPr>
        <w:pStyle w:val="Bibliografa"/>
        <w:ind w:left="720" w:hanging="720"/>
        <w:rPr>
          <w:rFonts w:cs="Times New Roman"/>
          <w:noProof/>
          <w:lang w:val="en-US"/>
        </w:rPr>
        <w:pPrChange w:id="1662" w:author="Steff Guzmán" w:date="2023-03-13T20:00:00Z">
          <w:pPr>
            <w:pStyle w:val="Bibliografa"/>
            <w:ind w:left="720" w:hanging="284"/>
          </w:pPr>
        </w:pPrChange>
      </w:pPr>
      <w:r w:rsidRPr="00BB53D7">
        <w:rPr>
          <w:rFonts w:cs="Times New Roman"/>
          <w:i/>
          <w:iCs/>
          <w:noProof/>
          <w:lang w:val="en-US"/>
        </w:rPr>
        <w:t xml:space="preserve">IBM </w:t>
      </w:r>
      <w:r w:rsidRPr="00BB53D7">
        <w:rPr>
          <w:rFonts w:cs="Times New Roman"/>
          <w:noProof/>
          <w:lang w:val="en-US"/>
        </w:rPr>
        <w:t>. (n.d.). Retrieved from IBM : https://www.ibm.com/es-es/cloud?</w:t>
      </w:r>
    </w:p>
    <w:p w14:paraId="3B1E8285" w14:textId="77777777" w:rsidR="00154CFC" w:rsidRPr="00BB53D7" w:rsidRDefault="00154CFC">
      <w:pPr>
        <w:pStyle w:val="Bibliografa"/>
        <w:ind w:left="720" w:hanging="720"/>
        <w:rPr>
          <w:rFonts w:cs="Times New Roman"/>
          <w:noProof/>
          <w:lang w:val="en-US"/>
        </w:rPr>
        <w:pPrChange w:id="1663" w:author="Steff Guzmán" w:date="2023-03-13T20:00:00Z">
          <w:pPr>
            <w:pStyle w:val="Bibliografa"/>
            <w:ind w:left="720" w:hanging="284"/>
          </w:pPr>
        </w:pPrChange>
      </w:pPr>
      <w:r w:rsidRPr="00BB53D7">
        <w:rPr>
          <w:rFonts w:cs="Times New Roman"/>
          <w:noProof/>
        </w:rPr>
        <w:t xml:space="preserve">Isaac Lera, C. G. (2019). </w:t>
      </w:r>
      <w:r w:rsidRPr="00BB53D7">
        <w:rPr>
          <w:rFonts w:cs="Times New Roman"/>
          <w:i/>
          <w:iCs/>
          <w:noProof/>
        </w:rPr>
        <w:t>YAFS.</w:t>
      </w:r>
      <w:r w:rsidRPr="00BB53D7">
        <w:rPr>
          <w:rFonts w:cs="Times New Roman"/>
          <w:noProof/>
        </w:rPr>
        <w:t xml:space="preserve"> </w:t>
      </w:r>
      <w:r w:rsidRPr="00BB53D7">
        <w:rPr>
          <w:rFonts w:cs="Times New Roman"/>
          <w:noProof/>
          <w:lang w:val="en-US"/>
        </w:rPr>
        <w:t>Palma. Retrieved from https://ieeexplore.ieee.org/stamp/stamp.jsp?tp=&amp;arnumber=8758823</w:t>
      </w:r>
    </w:p>
    <w:p w14:paraId="1C81F14D" w14:textId="704321DC" w:rsidR="00154CFC" w:rsidRPr="00BB53D7" w:rsidRDefault="00154CFC">
      <w:pPr>
        <w:pStyle w:val="Bibliografa"/>
        <w:ind w:left="720" w:hanging="720"/>
        <w:rPr>
          <w:rFonts w:cs="Times New Roman"/>
          <w:noProof/>
        </w:rPr>
        <w:pPrChange w:id="1664" w:author="Steff Guzmán" w:date="2023-03-13T20:00:00Z">
          <w:pPr>
            <w:pStyle w:val="Bibliografa"/>
            <w:ind w:left="720" w:hanging="284"/>
          </w:pPr>
        </w:pPrChange>
      </w:pPr>
      <w:r w:rsidRPr="00BB53D7">
        <w:rPr>
          <w:rFonts w:cs="Times New Roman"/>
          <w:i/>
          <w:iCs/>
          <w:noProof/>
        </w:rPr>
        <w:t>Itop</w:t>
      </w:r>
      <w:r w:rsidRPr="00BB53D7">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B53D7" w:rsidRDefault="00154CFC">
      <w:pPr>
        <w:pStyle w:val="Bibliografa"/>
        <w:ind w:left="720" w:hanging="720"/>
        <w:rPr>
          <w:rFonts w:cs="Times New Roman"/>
          <w:noProof/>
        </w:rPr>
        <w:pPrChange w:id="1665" w:author="Steff Guzmán" w:date="2023-03-13T20:00:00Z">
          <w:pPr>
            <w:pStyle w:val="Bibliografa"/>
            <w:ind w:left="720" w:hanging="284"/>
          </w:pPr>
        </w:pPrChange>
      </w:pPr>
      <w:r w:rsidRPr="00BB53D7">
        <w:rPr>
          <w:rFonts w:cs="Times New Roman"/>
          <w:noProof/>
        </w:rPr>
        <w:t xml:space="preserve">Joyanes Aguilar, L. (29 de mayo del 2019). </w:t>
      </w:r>
      <w:r w:rsidRPr="00BB53D7">
        <w:rPr>
          <w:rFonts w:cs="Times New Roman"/>
          <w:i/>
          <w:iCs/>
          <w:noProof/>
        </w:rPr>
        <w:t>Inteligencia de negocios y anlitica de datos.</w:t>
      </w:r>
      <w:r w:rsidRPr="00BB53D7">
        <w:rPr>
          <w:rFonts w:cs="Times New Roman"/>
          <w:noProof/>
        </w:rPr>
        <w:t xml:space="preserve"> Bogota: Alfaomega.</w:t>
      </w:r>
    </w:p>
    <w:p w14:paraId="2B74B4E2" w14:textId="77777777" w:rsidR="00154CFC" w:rsidRPr="00BB53D7" w:rsidRDefault="00154CFC">
      <w:pPr>
        <w:pStyle w:val="Bibliografa"/>
        <w:ind w:left="720" w:hanging="720"/>
        <w:rPr>
          <w:rFonts w:cs="Times New Roman"/>
          <w:noProof/>
        </w:rPr>
        <w:pPrChange w:id="1666" w:author="Steff Guzmán" w:date="2023-03-13T20:00:00Z">
          <w:pPr>
            <w:pStyle w:val="Bibliografa"/>
            <w:ind w:left="720" w:hanging="284"/>
          </w:pPr>
        </w:pPrChange>
      </w:pPr>
      <w:r w:rsidRPr="00BB53D7">
        <w:rPr>
          <w:rFonts w:cs="Times New Roman"/>
          <w:noProof/>
        </w:rPr>
        <w:t xml:space="preserve">Leónardo Darío Bello Parias, L. C. (2000). </w:t>
      </w:r>
      <w:r w:rsidRPr="00BB53D7">
        <w:rPr>
          <w:rFonts w:cs="Times New Roman"/>
          <w:i/>
          <w:iCs/>
          <w:noProof/>
        </w:rPr>
        <w:t>Libro de estadística descriptiva.</w:t>
      </w:r>
      <w:r w:rsidRPr="00BB53D7">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B53D7" w:rsidRDefault="00154CFC">
      <w:pPr>
        <w:pStyle w:val="Bibliografa"/>
        <w:ind w:left="720" w:hanging="720"/>
        <w:rPr>
          <w:rFonts w:cs="Times New Roman"/>
          <w:noProof/>
          <w:lang w:val="en-US"/>
        </w:rPr>
        <w:pPrChange w:id="1667" w:author="Steff Guzmán" w:date="2023-03-13T20:00:00Z">
          <w:pPr>
            <w:pStyle w:val="Bibliografa"/>
            <w:ind w:left="720" w:hanging="284"/>
          </w:pPr>
        </w:pPrChange>
      </w:pPr>
      <w:r w:rsidRPr="00BB53D7">
        <w:rPr>
          <w:rFonts w:cs="Times New Roman"/>
          <w:noProof/>
          <w:lang w:val="en-US"/>
        </w:rPr>
        <w:t xml:space="preserve">Levis, P., Lee, N., Welsh, M., &amp; Culler, D. (2003). </w:t>
      </w:r>
      <w:r w:rsidRPr="00BB53D7">
        <w:rPr>
          <w:rFonts w:cs="Times New Roman"/>
          <w:i/>
          <w:iCs/>
          <w:noProof/>
          <w:lang w:val="en-US"/>
        </w:rPr>
        <w:t>TOSSIM: Accurate and scalable simulation of entire Tinyos applcations.</w:t>
      </w:r>
      <w:r w:rsidRPr="00BB53D7">
        <w:rPr>
          <w:rFonts w:cs="Times New Roman"/>
          <w:noProof/>
          <w:lang w:val="en-US"/>
        </w:rPr>
        <w:t xml:space="preserve"> In Proceedings of the 1st international conference on Embedded networked sensor systems.ACM.</w:t>
      </w:r>
    </w:p>
    <w:p w14:paraId="7AF8DF54" w14:textId="77777777" w:rsidR="00154CFC" w:rsidRPr="00BB53D7" w:rsidRDefault="00154CFC">
      <w:pPr>
        <w:pStyle w:val="Bibliografa"/>
        <w:ind w:left="720" w:hanging="720"/>
        <w:rPr>
          <w:rFonts w:cs="Times New Roman"/>
          <w:noProof/>
          <w:lang w:val="en-US"/>
        </w:rPr>
        <w:pPrChange w:id="1668" w:author="Steff Guzmán" w:date="2023-03-13T20:00:00Z">
          <w:pPr>
            <w:pStyle w:val="Bibliografa"/>
            <w:ind w:left="720" w:hanging="284"/>
          </w:pPr>
        </w:pPrChange>
      </w:pPr>
      <w:r w:rsidRPr="00BB53D7">
        <w:rPr>
          <w:rFonts w:cs="Times New Roman"/>
          <w:noProof/>
        </w:rPr>
        <w:t xml:space="preserve">Loukides, M. (2011). </w:t>
      </w:r>
      <w:r w:rsidRPr="00BB53D7">
        <w:rPr>
          <w:rFonts w:cs="Times New Roman"/>
          <w:i/>
          <w:iCs/>
          <w:noProof/>
        </w:rPr>
        <w:t>¿Que es la ciencia de datos?</w:t>
      </w:r>
      <w:r w:rsidRPr="00BB53D7">
        <w:rPr>
          <w:rFonts w:cs="Times New Roman"/>
          <w:noProof/>
        </w:rPr>
        <w:t xml:space="preserve"> </w:t>
      </w:r>
      <w:r w:rsidRPr="00BB53D7">
        <w:rPr>
          <w:rFonts w:cs="Times New Roman"/>
          <w:noProof/>
          <w:lang w:val="en-US"/>
        </w:rPr>
        <w:t>O'Reilly Media, Inc.</w:t>
      </w:r>
    </w:p>
    <w:p w14:paraId="389C8616" w14:textId="77777777" w:rsidR="00154CFC" w:rsidRPr="00BB53D7" w:rsidRDefault="00154CFC">
      <w:pPr>
        <w:pStyle w:val="Bibliografa"/>
        <w:ind w:left="720" w:hanging="720"/>
        <w:rPr>
          <w:rFonts w:cs="Times New Roman"/>
          <w:noProof/>
          <w:lang w:val="en-US"/>
        </w:rPr>
        <w:pPrChange w:id="1669" w:author="Steff Guzmán" w:date="2023-03-13T20:00:00Z">
          <w:pPr>
            <w:pStyle w:val="Bibliografa"/>
            <w:ind w:left="720" w:hanging="284"/>
          </w:pPr>
        </w:pPrChange>
      </w:pPr>
      <w:r w:rsidRPr="00BB53D7">
        <w:rPr>
          <w:rFonts w:cs="Times New Roman"/>
          <w:noProof/>
          <w:lang w:val="en-US"/>
        </w:rPr>
        <w:t xml:space="preserve">Mäkinen, A. (2016). </w:t>
      </w:r>
      <w:r w:rsidRPr="00BB53D7">
        <w:rPr>
          <w:rFonts w:cs="Times New Roman"/>
          <w:i/>
          <w:iCs/>
          <w:noProof/>
          <w:lang w:val="en-US"/>
        </w:rPr>
        <w:t>Emulation of IoT Devices.</w:t>
      </w:r>
      <w:r w:rsidRPr="00BB53D7">
        <w:rPr>
          <w:rFonts w:cs="Times New Roman"/>
          <w:noProof/>
          <w:lang w:val="en-US"/>
        </w:rPr>
        <w:t xml:space="preserve"> Espoo. Retrieved from https://aaltodoc.aalto.fi/bitstream/handle/123456789/23951/master_M%c3%a4kinen_Alli_2016.pdf?sequence=1&amp;isAllowed=y</w:t>
      </w:r>
    </w:p>
    <w:p w14:paraId="67D0DB79" w14:textId="77777777" w:rsidR="00154CFC" w:rsidRPr="00BB53D7" w:rsidRDefault="00154CFC">
      <w:pPr>
        <w:pStyle w:val="Bibliografa"/>
        <w:ind w:left="720" w:hanging="720"/>
        <w:rPr>
          <w:rFonts w:cs="Times New Roman"/>
          <w:noProof/>
        </w:rPr>
        <w:pPrChange w:id="1670" w:author="Steff Guzmán" w:date="2023-03-13T20:00:00Z">
          <w:pPr>
            <w:pStyle w:val="Bibliografa"/>
            <w:ind w:left="720" w:hanging="284"/>
          </w:pPr>
        </w:pPrChange>
      </w:pPr>
      <w:r w:rsidRPr="00BB53D7">
        <w:rPr>
          <w:rFonts w:cs="Times New Roman"/>
          <w:noProof/>
        </w:rPr>
        <w:t xml:space="preserve">Martin Iglesia, M. (2019, Febrero). </w:t>
      </w:r>
      <w:r w:rsidRPr="00BB53D7">
        <w:rPr>
          <w:rFonts w:cs="Times New Roman"/>
          <w:i/>
          <w:iCs/>
          <w:noProof/>
        </w:rPr>
        <w:t>Archivo Digital UPM.</w:t>
      </w:r>
      <w:r w:rsidRPr="00BB53D7">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B53D7" w:rsidRDefault="00154CFC">
      <w:pPr>
        <w:pStyle w:val="Bibliografa"/>
        <w:ind w:left="720" w:hanging="720"/>
        <w:rPr>
          <w:rFonts w:cs="Times New Roman"/>
          <w:noProof/>
          <w:lang w:val="en-US"/>
        </w:rPr>
        <w:pPrChange w:id="1671" w:author="Steff Guzmán" w:date="2023-03-13T20:00:00Z">
          <w:pPr>
            <w:pStyle w:val="Bibliografa"/>
            <w:ind w:left="720" w:hanging="284"/>
          </w:pPr>
        </w:pPrChange>
      </w:pPr>
      <w:r w:rsidRPr="00BB53D7">
        <w:rPr>
          <w:rFonts w:cs="Times New Roman"/>
          <w:i/>
          <w:iCs/>
          <w:noProof/>
          <w:lang w:val="en-US"/>
        </w:rPr>
        <w:t>MathWorks</w:t>
      </w:r>
      <w:r w:rsidRPr="00BB53D7">
        <w:rPr>
          <w:rFonts w:cs="Times New Roman"/>
          <w:noProof/>
          <w:lang w:val="en-US"/>
        </w:rPr>
        <w:t>. (n.d.). Retrieved from MathWorks: https://www.mathworks.com/solutions/internet-of-things.html</w:t>
      </w:r>
    </w:p>
    <w:p w14:paraId="2A2850F6" w14:textId="77777777" w:rsidR="00154CFC" w:rsidRPr="00BB53D7" w:rsidRDefault="00154CFC">
      <w:pPr>
        <w:pStyle w:val="Bibliografa"/>
        <w:ind w:left="720" w:hanging="720"/>
        <w:rPr>
          <w:rFonts w:cs="Times New Roman"/>
          <w:noProof/>
          <w:lang w:val="en-US"/>
        </w:rPr>
        <w:pPrChange w:id="1672" w:author="Steff Guzmán" w:date="2023-03-13T20:00:00Z">
          <w:pPr>
            <w:pStyle w:val="Bibliografa"/>
            <w:ind w:left="720" w:hanging="284"/>
          </w:pPr>
        </w:pPrChange>
      </w:pPr>
      <w:r w:rsidRPr="00BB53D7">
        <w:rPr>
          <w:rFonts w:cs="Times New Roman"/>
          <w:noProof/>
          <w:lang w:val="en-US"/>
        </w:rPr>
        <w:lastRenderedPageBreak/>
        <w:t xml:space="preserve">Mehmood, T. (n.d.). </w:t>
      </w:r>
      <w:r w:rsidRPr="00BB53D7">
        <w:rPr>
          <w:rFonts w:cs="Times New Roman"/>
          <w:i/>
          <w:iCs/>
          <w:noProof/>
          <w:lang w:val="en-US"/>
        </w:rPr>
        <w:t>COOJA Network Simulator.</w:t>
      </w:r>
      <w:r w:rsidRPr="00BB53D7">
        <w:rPr>
          <w:rFonts w:cs="Times New Roman"/>
          <w:noProof/>
          <w:lang w:val="en-US"/>
        </w:rPr>
        <w:t xml:space="preserve"> Islamabad. Retrieved from https://arxiv.org/ftp/arxiv/papers/1712/1712.08303.pdf</w:t>
      </w:r>
    </w:p>
    <w:p w14:paraId="67B6BB71" w14:textId="77777777" w:rsidR="00154CFC" w:rsidRPr="00BB53D7" w:rsidRDefault="00154CFC">
      <w:pPr>
        <w:pStyle w:val="Bibliografa"/>
        <w:ind w:left="720" w:hanging="720"/>
        <w:rPr>
          <w:rFonts w:cs="Times New Roman"/>
          <w:noProof/>
          <w:lang w:val="en-US"/>
        </w:rPr>
        <w:pPrChange w:id="1673" w:author="Steff Guzmán" w:date="2023-03-13T20:00:00Z">
          <w:pPr>
            <w:pStyle w:val="Bibliografa"/>
            <w:ind w:left="720" w:hanging="284"/>
          </w:pPr>
        </w:pPrChange>
      </w:pPr>
      <w:r w:rsidRPr="00BB53D7">
        <w:rPr>
          <w:rFonts w:cs="Times New Roman"/>
          <w:noProof/>
          <w:lang w:val="en-US"/>
        </w:rPr>
        <w:t xml:space="preserve">Micrsoft. (n.d.). </w:t>
      </w:r>
      <w:r w:rsidRPr="00BB53D7">
        <w:rPr>
          <w:rFonts w:cs="Times New Roman"/>
          <w:i/>
          <w:iCs/>
          <w:noProof/>
          <w:lang w:val="en-US"/>
        </w:rPr>
        <w:t>Micrsoft</w:t>
      </w:r>
      <w:r w:rsidRPr="00BB53D7">
        <w:rPr>
          <w:rFonts w:cs="Times New Roman"/>
          <w:noProof/>
          <w:lang w:val="en-US"/>
        </w:rPr>
        <w:t>. Retrieved from https://azure.microsoft.com/es-es/overview/machine-learning-algorithms/#overview</w:t>
      </w:r>
    </w:p>
    <w:p w14:paraId="6841C23A" w14:textId="77777777" w:rsidR="00154CFC" w:rsidRPr="00BB53D7" w:rsidRDefault="00154CFC">
      <w:pPr>
        <w:pStyle w:val="Bibliografa"/>
        <w:ind w:left="720" w:hanging="720"/>
        <w:rPr>
          <w:rFonts w:cs="Times New Roman"/>
          <w:noProof/>
          <w:lang w:val="en-US"/>
        </w:rPr>
        <w:pPrChange w:id="1674" w:author="Steff Guzmán" w:date="2023-03-13T20:00:00Z">
          <w:pPr>
            <w:pStyle w:val="Bibliografa"/>
            <w:ind w:left="720" w:hanging="284"/>
          </w:pPr>
        </w:pPrChange>
      </w:pPr>
      <w:r w:rsidRPr="00BB53D7">
        <w:rPr>
          <w:rFonts w:cs="Times New Roman"/>
          <w:noProof/>
        </w:rPr>
        <w:t xml:space="preserve">Myriam Muñoz de ózak, S. F. (1991). PROCESOS ESTOCÁSTICOS CON DOS PARÁMETROS I. 72-74. </w:t>
      </w:r>
      <w:r w:rsidRPr="00BB53D7">
        <w:rPr>
          <w:rFonts w:cs="Times New Roman"/>
          <w:noProof/>
          <w:lang w:val="en-US"/>
        </w:rPr>
        <w:t>Retrieved from https://revistas.unal.edu.co/index.php/estad/article/viewFile/9955/10486</w:t>
      </w:r>
    </w:p>
    <w:p w14:paraId="3DC525A7" w14:textId="77777777" w:rsidR="00154CFC" w:rsidRPr="00BB53D7" w:rsidRDefault="00154CFC">
      <w:pPr>
        <w:pStyle w:val="Bibliografa"/>
        <w:ind w:left="720" w:hanging="720"/>
        <w:rPr>
          <w:rFonts w:cs="Times New Roman"/>
          <w:noProof/>
        </w:rPr>
        <w:pPrChange w:id="1675" w:author="Steff Guzmán" w:date="2023-03-13T20:00:00Z">
          <w:pPr>
            <w:pStyle w:val="Bibliografa"/>
            <w:ind w:left="720" w:hanging="284"/>
          </w:pPr>
        </w:pPrChange>
      </w:pPr>
      <w:r w:rsidRPr="00BB53D7">
        <w:rPr>
          <w:rFonts w:cs="Times New Roman"/>
          <w:noProof/>
        </w:rPr>
        <w:t xml:space="preserve">NEO.LCC. (n.d.). </w:t>
      </w:r>
      <w:r w:rsidRPr="00BB53D7">
        <w:rPr>
          <w:rFonts w:cs="Times New Roman"/>
          <w:i/>
          <w:iCs/>
          <w:noProof/>
        </w:rPr>
        <w:t>Protocolos de transporte</w:t>
      </w:r>
      <w:r w:rsidRPr="00BB53D7">
        <w:rPr>
          <w:rFonts w:cs="Times New Roman"/>
          <w:noProof/>
        </w:rPr>
        <w:t>. Retrieved Abril 14, 2020, from Herramientas WEB para la enseñanza de protocolos de comunicación: http://neo.lcc.uma.es/evirtual/cdd/tutorial/transporte/protrans.html</w:t>
      </w:r>
    </w:p>
    <w:p w14:paraId="4F4257CD" w14:textId="77777777" w:rsidR="00154CFC" w:rsidRPr="00BB53D7" w:rsidRDefault="00154CFC">
      <w:pPr>
        <w:pStyle w:val="Bibliografa"/>
        <w:ind w:left="720" w:hanging="720"/>
        <w:rPr>
          <w:rFonts w:cs="Times New Roman"/>
          <w:noProof/>
        </w:rPr>
        <w:pPrChange w:id="1676" w:author="Steff Guzmán" w:date="2023-03-13T20:00:00Z">
          <w:pPr>
            <w:pStyle w:val="Bibliografa"/>
            <w:ind w:left="720" w:hanging="284"/>
          </w:pPr>
        </w:pPrChange>
      </w:pPr>
      <w:r w:rsidRPr="00BB53D7">
        <w:rPr>
          <w:rFonts w:cs="Times New Roman"/>
          <w:noProof/>
        </w:rPr>
        <w:t xml:space="preserve">Nigro, O., Corti, D., &amp; Terren, D. (2004). </w:t>
      </w:r>
      <w:r w:rsidRPr="00BB53D7">
        <w:rPr>
          <w:rFonts w:cs="Times New Roman"/>
          <w:i/>
          <w:iCs/>
          <w:noProof/>
        </w:rPr>
        <w:t>Knowledge Discovery in Databases.</w:t>
      </w:r>
      <w:r w:rsidRPr="00BB53D7">
        <w:rPr>
          <w:rFonts w:cs="Times New Roman"/>
          <w:noProof/>
        </w:rPr>
        <w:t xml:space="preserve"> Un proceso centrado ene el usuario. In VI Woorkshop de investigadores en Ciencias de lamComputacion.</w:t>
      </w:r>
    </w:p>
    <w:p w14:paraId="3F2F2F09" w14:textId="77777777" w:rsidR="00154CFC" w:rsidRPr="00BB53D7" w:rsidRDefault="00154CFC">
      <w:pPr>
        <w:pStyle w:val="Bibliografa"/>
        <w:ind w:left="720" w:hanging="720"/>
        <w:rPr>
          <w:rFonts w:cs="Times New Roman"/>
          <w:noProof/>
          <w:lang w:val="en-US"/>
        </w:rPr>
        <w:pPrChange w:id="1677" w:author="Steff Guzmán" w:date="2023-03-13T20:00:00Z">
          <w:pPr>
            <w:pStyle w:val="Bibliografa"/>
            <w:ind w:left="720" w:hanging="284"/>
          </w:pPr>
        </w:pPrChange>
      </w:pPr>
      <w:r w:rsidRPr="00BB53D7">
        <w:rPr>
          <w:rFonts w:cs="Times New Roman"/>
          <w:noProof/>
          <w:lang w:val="en-US"/>
        </w:rPr>
        <w:t xml:space="preserve">NSNAM. (2011). </w:t>
      </w:r>
      <w:r w:rsidRPr="00BB53D7">
        <w:rPr>
          <w:rFonts w:cs="Times New Roman"/>
          <w:i/>
          <w:iCs/>
          <w:noProof/>
          <w:lang w:val="en-US"/>
        </w:rPr>
        <w:t>NS-3 Network Simulator</w:t>
      </w:r>
      <w:r w:rsidRPr="00BB53D7">
        <w:rPr>
          <w:rFonts w:cs="Times New Roman"/>
          <w:noProof/>
          <w:lang w:val="en-US"/>
        </w:rPr>
        <w:t>. Retrieved Abril 2, 2020, from NS-3: https://www.nsnam.org/</w:t>
      </w:r>
    </w:p>
    <w:p w14:paraId="102C44C3" w14:textId="77777777" w:rsidR="00154CFC" w:rsidRPr="00BB53D7" w:rsidRDefault="00154CFC">
      <w:pPr>
        <w:pStyle w:val="Bibliografa"/>
        <w:ind w:left="720" w:hanging="720"/>
        <w:rPr>
          <w:rFonts w:cs="Times New Roman"/>
          <w:noProof/>
        </w:rPr>
        <w:pPrChange w:id="1678" w:author="Steff Guzmán" w:date="2023-03-13T20:00:00Z">
          <w:pPr>
            <w:pStyle w:val="Bibliografa"/>
            <w:ind w:left="720" w:hanging="284"/>
          </w:pPr>
        </w:pPrChange>
      </w:pPr>
      <w:r w:rsidRPr="00BB53D7">
        <w:rPr>
          <w:rFonts w:cs="Times New Roman"/>
          <w:noProof/>
        </w:rPr>
        <w:t xml:space="preserve">Oracle. (2022). </w:t>
      </w:r>
      <w:r w:rsidRPr="00BB53D7">
        <w:rPr>
          <w:rFonts w:cs="Times New Roman"/>
          <w:i/>
          <w:iCs/>
          <w:noProof/>
        </w:rPr>
        <w:t>www.oracle.com</w:t>
      </w:r>
      <w:r w:rsidRPr="00BB53D7">
        <w:rPr>
          <w:rFonts w:cs="Times New Roman"/>
          <w:noProof/>
        </w:rPr>
        <w:t>. Obtenido de https://www.oracle.com/co/artificial-intelligence/what-is-ai/</w:t>
      </w:r>
    </w:p>
    <w:p w14:paraId="0D56B42D" w14:textId="77777777" w:rsidR="00154CFC" w:rsidRPr="00BB53D7" w:rsidRDefault="00154CFC">
      <w:pPr>
        <w:pStyle w:val="Bibliografa"/>
        <w:ind w:left="720" w:hanging="720"/>
        <w:rPr>
          <w:rFonts w:cs="Times New Roman"/>
          <w:noProof/>
        </w:rPr>
        <w:pPrChange w:id="1679" w:author="Steff Guzmán" w:date="2023-03-13T20:00:00Z">
          <w:pPr>
            <w:pStyle w:val="Bibliografa"/>
            <w:ind w:left="720" w:hanging="284"/>
          </w:pPr>
        </w:pPrChange>
      </w:pPr>
      <w:r w:rsidRPr="00BB53D7">
        <w:rPr>
          <w:rFonts w:cs="Times New Roman"/>
          <w:noProof/>
        </w:rPr>
        <w:t xml:space="preserve">Peña, S. (2017). </w:t>
      </w:r>
      <w:r w:rsidRPr="00BB53D7">
        <w:rPr>
          <w:rFonts w:cs="Times New Roman"/>
          <w:i/>
          <w:iCs/>
          <w:noProof/>
        </w:rPr>
        <w:t>Análisis de Datos.</w:t>
      </w:r>
      <w:r w:rsidRPr="00BB53D7">
        <w:rPr>
          <w:rFonts w:cs="Times New Roman"/>
          <w:noProof/>
        </w:rPr>
        <w:t xml:space="preserve"> Bogota D.C: Areandino.</w:t>
      </w:r>
    </w:p>
    <w:p w14:paraId="524AD2D3" w14:textId="77777777" w:rsidR="00154CFC" w:rsidRPr="00BB53D7" w:rsidRDefault="00154CFC">
      <w:pPr>
        <w:pStyle w:val="Bibliografa"/>
        <w:ind w:left="720" w:hanging="720"/>
        <w:rPr>
          <w:rFonts w:cs="Times New Roman"/>
          <w:noProof/>
          <w:lang w:val="en-US"/>
        </w:rPr>
        <w:pPrChange w:id="1680" w:author="Steff Guzmán" w:date="2023-03-13T20:00:00Z">
          <w:pPr>
            <w:pStyle w:val="Bibliografa"/>
            <w:ind w:left="720" w:hanging="284"/>
          </w:pPr>
        </w:pPrChange>
      </w:pPr>
      <w:r w:rsidRPr="00BB53D7">
        <w:rPr>
          <w:rFonts w:cs="Times New Roman"/>
          <w:noProof/>
        </w:rPr>
        <w:t xml:space="preserve">Prado, J. (n.d.). </w:t>
      </w:r>
      <w:r w:rsidRPr="00BB53D7">
        <w:rPr>
          <w:rFonts w:cs="Times New Roman"/>
          <w:i/>
          <w:iCs/>
          <w:noProof/>
          <w:lang w:val="en-US"/>
        </w:rPr>
        <w:t>VALTX</w:t>
      </w:r>
      <w:r w:rsidRPr="00BB53D7">
        <w:rPr>
          <w:rFonts w:cs="Times New Roman"/>
          <w:noProof/>
          <w:lang w:val="en-US"/>
        </w:rPr>
        <w:t>. Retrieved from VALTX: https://www.valtx.pe/blog/que-es-la-analitica-de-datos-y-como-puede-impactar-positivamente-en-tu-negocio</w:t>
      </w:r>
    </w:p>
    <w:p w14:paraId="1B86D680" w14:textId="77777777" w:rsidR="00154CFC" w:rsidRPr="00BB53D7" w:rsidRDefault="00154CFC">
      <w:pPr>
        <w:pStyle w:val="Bibliografa"/>
        <w:ind w:left="720" w:hanging="720"/>
        <w:rPr>
          <w:rFonts w:cs="Times New Roman"/>
          <w:noProof/>
        </w:rPr>
        <w:pPrChange w:id="1681" w:author="Steff Guzmán" w:date="2023-03-13T20:00:00Z">
          <w:pPr>
            <w:pStyle w:val="Bibliografa"/>
            <w:ind w:left="720" w:hanging="284"/>
          </w:pPr>
        </w:pPrChange>
      </w:pPr>
      <w:r w:rsidRPr="00BB53D7">
        <w:rPr>
          <w:rFonts w:cs="Times New Roman"/>
          <w:noProof/>
        </w:rPr>
        <w:t xml:space="preserve">Quintero, J. (2006). La cadena de valor : Una herramienta de pensamiento estraegico. </w:t>
      </w:r>
      <w:r w:rsidRPr="00BB53D7">
        <w:rPr>
          <w:rFonts w:cs="Times New Roman"/>
          <w:i/>
          <w:iCs/>
          <w:noProof/>
        </w:rPr>
        <w:t>Telos</w:t>
      </w:r>
      <w:r w:rsidRPr="00BB53D7">
        <w:rPr>
          <w:rFonts w:cs="Times New Roman"/>
          <w:noProof/>
        </w:rPr>
        <w:t>, 14.</w:t>
      </w:r>
    </w:p>
    <w:p w14:paraId="1EDFAAEB" w14:textId="77777777" w:rsidR="00154CFC" w:rsidRPr="00BB53D7" w:rsidRDefault="00154CFC">
      <w:pPr>
        <w:pStyle w:val="Bibliografa"/>
        <w:ind w:left="720" w:hanging="720"/>
        <w:rPr>
          <w:rFonts w:cs="Times New Roman"/>
          <w:noProof/>
        </w:rPr>
        <w:pPrChange w:id="1682" w:author="Steff Guzmán" w:date="2023-03-13T20:00:00Z">
          <w:pPr>
            <w:pStyle w:val="Bibliografa"/>
            <w:ind w:left="720" w:hanging="284"/>
          </w:pPr>
        </w:pPrChange>
      </w:pPr>
      <w:r w:rsidRPr="00BB53D7">
        <w:rPr>
          <w:rFonts w:cs="Times New Roman"/>
          <w:noProof/>
        </w:rPr>
        <w:t xml:space="preserve">Quiñones Cuenca, M., González Jaramillo, V., Torres, R., &amp; Miguel , J. (2017). </w:t>
      </w:r>
      <w:r w:rsidRPr="00BB53D7">
        <w:rPr>
          <w:rFonts w:cs="Times New Roman"/>
          <w:i/>
          <w:iCs/>
          <w:noProof/>
        </w:rPr>
        <w:t>Sistema de Monitoreo de variables medioambientales usando una red de sensores inalámbricos y plataformas de Internet de las Cosas.</w:t>
      </w:r>
      <w:r w:rsidRPr="00BB53D7">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B53D7" w:rsidRDefault="00154CFC">
      <w:pPr>
        <w:pStyle w:val="Bibliografa"/>
        <w:ind w:left="720" w:hanging="720"/>
        <w:rPr>
          <w:rFonts w:cs="Times New Roman"/>
          <w:noProof/>
          <w:lang w:val="en-US"/>
        </w:rPr>
        <w:pPrChange w:id="1683" w:author="Steff Guzmán" w:date="2023-03-13T20:00:00Z">
          <w:pPr>
            <w:pStyle w:val="Bibliografa"/>
            <w:ind w:left="720" w:hanging="284"/>
          </w:pPr>
        </w:pPrChange>
      </w:pPr>
      <w:r w:rsidRPr="00BB53D7">
        <w:rPr>
          <w:rFonts w:cs="Times New Roman"/>
          <w:noProof/>
        </w:rPr>
        <w:t xml:space="preserve">Raposo, J. (2007). </w:t>
      </w:r>
      <w:r w:rsidRPr="00BB53D7">
        <w:rPr>
          <w:rFonts w:cs="Times New Roman"/>
          <w:i/>
          <w:iCs/>
          <w:noProof/>
        </w:rPr>
        <w:t>Tecnicas de mantenimeiento automatico de programas envoltorio para fuentes de datos web semiestrucuturadas.</w:t>
      </w:r>
      <w:r w:rsidRPr="00BB53D7">
        <w:rPr>
          <w:rFonts w:cs="Times New Roman"/>
          <w:noProof/>
        </w:rPr>
        <w:t xml:space="preserve"> </w:t>
      </w:r>
      <w:r w:rsidRPr="00BB53D7">
        <w:rPr>
          <w:rFonts w:cs="Times New Roman"/>
          <w:noProof/>
          <w:lang w:val="en-US"/>
        </w:rPr>
        <w:t>Coruña: Doctoral dissertation.</w:t>
      </w:r>
    </w:p>
    <w:p w14:paraId="4E331E33" w14:textId="77777777" w:rsidR="00154CFC" w:rsidRPr="00BB53D7" w:rsidRDefault="00154CFC">
      <w:pPr>
        <w:pStyle w:val="Bibliografa"/>
        <w:ind w:left="720" w:hanging="720"/>
        <w:rPr>
          <w:rFonts w:cs="Times New Roman"/>
          <w:noProof/>
          <w:lang w:val="en-US"/>
        </w:rPr>
        <w:pPrChange w:id="1684" w:author="Steff Guzmán" w:date="2023-03-13T20:00:00Z">
          <w:pPr>
            <w:pStyle w:val="Bibliografa"/>
            <w:ind w:left="720" w:hanging="284"/>
          </w:pPr>
        </w:pPrChange>
      </w:pPr>
      <w:r w:rsidRPr="00BB53D7">
        <w:rPr>
          <w:rFonts w:cs="Times New Roman"/>
          <w:noProof/>
          <w:lang w:val="en-US"/>
        </w:rPr>
        <w:lastRenderedPageBreak/>
        <w:t xml:space="preserve">Riverder Tecnologies. (2017). </w:t>
      </w:r>
      <w:r w:rsidRPr="00BB53D7">
        <w:rPr>
          <w:rFonts w:cs="Times New Roman"/>
          <w:i/>
          <w:iCs/>
          <w:noProof/>
          <w:lang w:val="en-US"/>
        </w:rPr>
        <w:t>opnet simulator</w:t>
      </w:r>
      <w:r w:rsidRPr="00BB53D7">
        <w:rPr>
          <w:rFonts w:cs="Times New Roman"/>
          <w:noProof/>
          <w:lang w:val="en-US"/>
        </w:rPr>
        <w:t>. Retrieved from https://www.riverbed.com/in/products/steelcentral/opnet.html</w:t>
      </w:r>
    </w:p>
    <w:p w14:paraId="1A1A6917" w14:textId="77777777" w:rsidR="00154CFC" w:rsidRPr="00BB53D7" w:rsidRDefault="00154CFC">
      <w:pPr>
        <w:pStyle w:val="Bibliografa"/>
        <w:ind w:left="720" w:hanging="720"/>
        <w:rPr>
          <w:rFonts w:cs="Times New Roman"/>
          <w:noProof/>
        </w:rPr>
        <w:pPrChange w:id="1685" w:author="Steff Guzmán" w:date="2023-03-13T20:00:00Z">
          <w:pPr>
            <w:pStyle w:val="Bibliografa"/>
            <w:ind w:left="720" w:hanging="284"/>
          </w:pPr>
        </w:pPrChange>
      </w:pPr>
      <w:r w:rsidRPr="00BB53D7">
        <w:rPr>
          <w:rFonts w:cs="Times New Roman"/>
          <w:noProof/>
        </w:rPr>
        <w:t xml:space="preserve">Robles Solano, D. (2021, Marzo). </w:t>
      </w:r>
      <w:r w:rsidRPr="00BB53D7">
        <w:rPr>
          <w:rFonts w:cs="Times New Roman"/>
          <w:i/>
          <w:iCs/>
          <w:noProof/>
        </w:rPr>
        <w:t>Repositorio Digital.</w:t>
      </w:r>
      <w:r w:rsidRPr="00BB53D7">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B53D7" w:rsidRDefault="00154CFC">
      <w:pPr>
        <w:pStyle w:val="Bibliografa"/>
        <w:ind w:left="720" w:hanging="720"/>
        <w:rPr>
          <w:rFonts w:cs="Times New Roman"/>
          <w:noProof/>
        </w:rPr>
        <w:pPrChange w:id="1686" w:author="Steff Guzmán" w:date="2023-03-13T20:00:00Z">
          <w:pPr>
            <w:pStyle w:val="Bibliografa"/>
            <w:ind w:left="720" w:hanging="284"/>
          </w:pPr>
        </w:pPrChange>
      </w:pPr>
      <w:r w:rsidRPr="00BB53D7">
        <w:rPr>
          <w:rFonts w:cs="Times New Roman"/>
          <w:noProof/>
        </w:rPr>
        <w:t xml:space="preserve">Rodríguez Moreno, E. S., &amp; López Ordoñez, V. F. (2017). </w:t>
      </w:r>
      <w:r w:rsidRPr="00BB53D7">
        <w:rPr>
          <w:rFonts w:cs="Times New Roman"/>
          <w:i/>
          <w:iCs/>
          <w:noProof/>
        </w:rPr>
        <w:t>Diseño e implmentación de un sistema inteligente para un edificio.</w:t>
      </w:r>
      <w:r w:rsidRPr="00BB53D7">
        <w:rPr>
          <w:rFonts w:cs="Times New Roman"/>
          <w:noProof/>
        </w:rPr>
        <w:t xml:space="preserve"> Tesis de grado, Universidad Francisco Jose de Caldas, Facultad de Ingeniería, Bogotá. Retrieved Marzo 25, 2020</w:t>
      </w:r>
    </w:p>
    <w:p w14:paraId="2C1CCFCB" w14:textId="77777777" w:rsidR="00154CFC" w:rsidRPr="00BB53D7" w:rsidRDefault="00154CFC">
      <w:pPr>
        <w:pStyle w:val="Bibliografa"/>
        <w:ind w:left="720" w:hanging="720"/>
        <w:rPr>
          <w:rFonts w:cs="Times New Roman"/>
          <w:noProof/>
          <w:lang w:val="en-US"/>
        </w:rPr>
        <w:pPrChange w:id="1687" w:author="Steff Guzmán" w:date="2023-03-13T20:00:00Z">
          <w:pPr>
            <w:pStyle w:val="Bibliografa"/>
            <w:ind w:left="720" w:hanging="284"/>
          </w:pPr>
        </w:pPrChange>
      </w:pPr>
      <w:r w:rsidRPr="00BB53D7">
        <w:rPr>
          <w:rFonts w:cs="Times New Roman"/>
          <w:noProof/>
        </w:rPr>
        <w:t xml:space="preserve">Roldán Carrasco, Á. (2007). </w:t>
      </w:r>
      <w:r w:rsidRPr="00BB53D7">
        <w:rPr>
          <w:rFonts w:cs="Times New Roman"/>
          <w:i/>
          <w:iCs/>
          <w:noProof/>
        </w:rPr>
        <w:t>Emulador de Gameboy para dispositivos móviles.</w:t>
      </w:r>
      <w:r w:rsidRPr="00BB53D7">
        <w:rPr>
          <w:rFonts w:cs="Times New Roman"/>
          <w:noProof/>
        </w:rPr>
        <w:t xml:space="preserve"> Tesis, Escuela Superior de Ingeniería Informática, Departamento de Informática, Ciudad Real. </w:t>
      </w:r>
      <w:r w:rsidRPr="00BB53D7">
        <w:rPr>
          <w:rFonts w:cs="Times New Roman"/>
          <w:noProof/>
          <w:lang w:val="en-US"/>
        </w:rPr>
        <w:t>Retrieved Marzo 25, 2020, from https://www.esi.uclm.es/www/cglez/downloads/pfc/pfcaroldan.pdf</w:t>
      </w:r>
    </w:p>
    <w:p w14:paraId="685C5E36" w14:textId="77777777" w:rsidR="00154CFC" w:rsidRPr="00BB53D7" w:rsidRDefault="00154CFC">
      <w:pPr>
        <w:pStyle w:val="Bibliografa"/>
        <w:ind w:left="720" w:hanging="720"/>
        <w:rPr>
          <w:rFonts w:cs="Times New Roman"/>
          <w:noProof/>
        </w:rPr>
        <w:pPrChange w:id="1688" w:author="Steff Guzmán" w:date="2023-03-13T20:00:00Z">
          <w:pPr>
            <w:pStyle w:val="Bibliografa"/>
            <w:ind w:left="720" w:hanging="284"/>
          </w:pPr>
        </w:pPrChange>
      </w:pPr>
      <w:r w:rsidRPr="00BB53D7">
        <w:rPr>
          <w:rFonts w:cs="Times New Roman"/>
          <w:noProof/>
        </w:rPr>
        <w:t xml:space="preserve">Ruz Nieto, A. (2021). </w:t>
      </w:r>
      <w:r w:rsidRPr="00BB53D7">
        <w:rPr>
          <w:rFonts w:cs="Times New Roman"/>
          <w:i/>
          <w:iCs/>
          <w:noProof/>
        </w:rPr>
        <w:t>Repositorio Digital.</w:t>
      </w:r>
      <w:r w:rsidRPr="00BB53D7">
        <w:rPr>
          <w:rFonts w:cs="Times New Roman"/>
          <w:noProof/>
        </w:rPr>
        <w:t xml:space="preserve"> Retrieved from Simulación realista de comunicaciones IoT en entornos urbanos: https://repositorio.upct.es/handle/10317/9646</w:t>
      </w:r>
    </w:p>
    <w:p w14:paraId="3A9728B1" w14:textId="77777777" w:rsidR="00154CFC" w:rsidRPr="00BB53D7" w:rsidRDefault="00154CFC">
      <w:pPr>
        <w:pStyle w:val="Bibliografa"/>
        <w:ind w:left="720" w:hanging="720"/>
        <w:rPr>
          <w:rFonts w:cs="Times New Roman"/>
          <w:noProof/>
        </w:rPr>
        <w:pPrChange w:id="1689" w:author="Steff Guzmán" w:date="2023-03-13T20:00:00Z">
          <w:pPr>
            <w:pStyle w:val="Bibliografa"/>
            <w:ind w:left="720" w:hanging="284"/>
          </w:pPr>
        </w:pPrChange>
      </w:pPr>
      <w:r w:rsidRPr="00BB53D7">
        <w:rPr>
          <w:rFonts w:cs="Times New Roman"/>
          <w:noProof/>
        </w:rPr>
        <w:t xml:space="preserve">Sánchez Martín, A. A., Barreto Santamaría, L. E., Ochoa Ortiz, J. J., &amp; Villanueva Navarro, S. E. (2019). </w:t>
      </w:r>
      <w:r w:rsidRPr="00BB53D7">
        <w:rPr>
          <w:rFonts w:cs="Times New Roman"/>
          <w:i/>
          <w:iCs/>
          <w:noProof/>
        </w:rPr>
        <w:t>Emulador para desarrollo de proyectos IoT y analiticas.</w:t>
      </w:r>
      <w:r w:rsidRPr="00BB53D7">
        <w:rPr>
          <w:rFonts w:cs="Times New Roman"/>
          <w:noProof/>
        </w:rPr>
        <w:t xml:space="preserve"> PREGUNTAR, Universidad Distrital Francisco José de Caldas, Bogotá. Retrieved marzo 13, 2020</w:t>
      </w:r>
    </w:p>
    <w:p w14:paraId="5400D76E" w14:textId="77777777" w:rsidR="00154CFC" w:rsidRPr="00BB53D7" w:rsidRDefault="00154CFC">
      <w:pPr>
        <w:pStyle w:val="Bibliografa"/>
        <w:ind w:left="720" w:hanging="720"/>
        <w:rPr>
          <w:rFonts w:cs="Times New Roman"/>
          <w:noProof/>
        </w:rPr>
        <w:pPrChange w:id="1690" w:author="Steff Guzmán" w:date="2023-03-13T20:00:00Z">
          <w:pPr>
            <w:pStyle w:val="Bibliografa"/>
            <w:ind w:left="720" w:hanging="284"/>
          </w:pPr>
        </w:pPrChange>
      </w:pPr>
      <w:r w:rsidRPr="00BB53D7">
        <w:rPr>
          <w:rFonts w:cs="Times New Roman"/>
          <w:noProof/>
        </w:rPr>
        <w:t xml:space="preserve">Sandoval, L. J. (2018, 4 16). ALGORITMOS DE APRENDIZAJE AUTOMÁTICO PARA ANÁLISIS Y. </w:t>
      </w:r>
      <w:r w:rsidRPr="00BB53D7">
        <w:rPr>
          <w:rFonts w:cs="Times New Roman"/>
          <w:i/>
          <w:iCs/>
          <w:noProof/>
        </w:rPr>
        <w:t>ITCA FEPADE</w:t>
      </w:r>
      <w:r w:rsidRPr="00BB53D7">
        <w:rPr>
          <w:rFonts w:cs="Times New Roman"/>
          <w:noProof/>
        </w:rPr>
        <w:t>, pp. 36-40.</w:t>
      </w:r>
    </w:p>
    <w:p w14:paraId="138DFB7B" w14:textId="77777777" w:rsidR="00154CFC" w:rsidRPr="00BB53D7" w:rsidRDefault="00154CFC">
      <w:pPr>
        <w:pStyle w:val="Bibliografa"/>
        <w:ind w:left="720" w:hanging="720"/>
        <w:rPr>
          <w:rFonts w:cs="Times New Roman"/>
          <w:noProof/>
        </w:rPr>
        <w:pPrChange w:id="1691" w:author="Steff Guzmán" w:date="2023-03-13T20:00:00Z">
          <w:pPr>
            <w:pStyle w:val="Bibliografa"/>
            <w:ind w:left="720" w:hanging="284"/>
          </w:pPr>
        </w:pPrChange>
      </w:pPr>
      <w:bookmarkStart w:id="1692" w:name="_Hlk127619164"/>
      <w:r w:rsidRPr="00BB53D7">
        <w:rPr>
          <w:rFonts w:cs="Times New Roman"/>
          <w:noProof/>
        </w:rPr>
        <w:t>Sandy E. Abasolo, M. A. (2013)</w:t>
      </w:r>
      <w:bookmarkEnd w:id="1692"/>
      <w:r w:rsidRPr="00BB53D7">
        <w:rPr>
          <w:rFonts w:cs="Times New Roman"/>
          <w:noProof/>
        </w:rPr>
        <w:t xml:space="preserve">. </w:t>
      </w:r>
      <w:r w:rsidRPr="00BB53D7">
        <w:rPr>
          <w:rFonts w:cs="Times New Roman"/>
          <w:i/>
          <w:iCs/>
          <w:noProof/>
        </w:rPr>
        <w:t>Evaluación del modelo de referencia de “Internet of Things” (IoT), mediante la implantación de arquitecturas basadas en plataformas comerciales, open hardware y conectividad IPv6.</w:t>
      </w:r>
      <w:r w:rsidRPr="00BB53D7">
        <w:rPr>
          <w:rFonts w:cs="Times New Roman"/>
          <w:noProof/>
        </w:rPr>
        <w:t xml:space="preserve"> </w:t>
      </w:r>
    </w:p>
    <w:p w14:paraId="2955D457" w14:textId="52B8B895" w:rsidR="00154CFC" w:rsidRPr="00BB53D7" w:rsidRDefault="00154CFC">
      <w:pPr>
        <w:pStyle w:val="Bibliografa"/>
        <w:ind w:left="720" w:hanging="720"/>
        <w:rPr>
          <w:rFonts w:cs="Times New Roman"/>
          <w:noProof/>
          <w:szCs w:val="24"/>
        </w:rPr>
        <w:pPrChange w:id="1693" w:author="Steff Guzmán" w:date="2023-03-13T20:00:00Z">
          <w:pPr>
            <w:pStyle w:val="Bibliografa"/>
            <w:ind w:left="720" w:hanging="284"/>
          </w:pPr>
        </w:pPrChange>
      </w:pPr>
      <w:r w:rsidRPr="00BB53D7">
        <w:rPr>
          <w:rFonts w:cs="Times New Roman"/>
          <w:noProof/>
        </w:rPr>
        <w:t xml:space="preserve">Semle, A. (2016, Septiembre). Protocolos IIoT para considerar. </w:t>
      </w:r>
      <w:r w:rsidRPr="00BB53D7">
        <w:rPr>
          <w:rFonts w:cs="Times New Roman"/>
          <w:i/>
          <w:iCs/>
          <w:noProof/>
        </w:rPr>
        <w:t>AADECA Revista</w:t>
      </w:r>
      <w:r w:rsidRPr="00BB53D7">
        <w:rPr>
          <w:rFonts w:cs="Times New Roman"/>
          <w:noProof/>
        </w:rPr>
        <w:t>, 32-35. Retrieved Marzo 25, 2020, from https://editores-srl.com.ar/sites/default/files/aa2_semle_protocolos_ilot.pdf</w:t>
      </w:r>
    </w:p>
    <w:p w14:paraId="4D732785" w14:textId="77777777" w:rsidR="00154CFC" w:rsidRPr="00BB53D7" w:rsidRDefault="00154CFC">
      <w:pPr>
        <w:pStyle w:val="Bibliografa"/>
        <w:ind w:left="720" w:hanging="720"/>
        <w:rPr>
          <w:rFonts w:cs="Times New Roman"/>
          <w:noProof/>
        </w:rPr>
        <w:pPrChange w:id="1694" w:author="Steff Guzmán" w:date="2023-03-13T20:00:00Z">
          <w:pPr>
            <w:pStyle w:val="Bibliografa"/>
            <w:ind w:left="720" w:hanging="284"/>
          </w:pPr>
        </w:pPrChange>
      </w:pPr>
      <w:r w:rsidRPr="00BB53D7">
        <w:rPr>
          <w:rFonts w:cs="Times New Roman"/>
          <w:noProof/>
        </w:rPr>
        <w:lastRenderedPageBreak/>
        <w:t xml:space="preserve">Snoke, J., &amp; HalanLarochelle. (2012). Practica y optimizacion de algoritmos de aprendizaje automatico. </w:t>
      </w:r>
      <w:r w:rsidRPr="00BB53D7">
        <w:rPr>
          <w:rFonts w:cs="Times New Roman"/>
          <w:i/>
          <w:iCs/>
          <w:noProof/>
        </w:rPr>
        <w:t>Avances en sistemas de procesamiento de informacion neuronal</w:t>
      </w:r>
      <w:r w:rsidRPr="00BB53D7">
        <w:rPr>
          <w:rFonts w:cs="Times New Roman"/>
          <w:noProof/>
        </w:rPr>
        <w:t>, 2951-2959.</w:t>
      </w:r>
    </w:p>
    <w:p w14:paraId="55C00716" w14:textId="77777777" w:rsidR="00154CFC" w:rsidRPr="00BB53D7" w:rsidRDefault="00154CFC">
      <w:pPr>
        <w:pStyle w:val="Bibliografa"/>
        <w:ind w:left="720" w:hanging="720"/>
        <w:rPr>
          <w:rFonts w:cs="Times New Roman"/>
          <w:noProof/>
          <w:lang w:val="en-US"/>
        </w:rPr>
        <w:pPrChange w:id="1695" w:author="Steff Guzmán" w:date="2023-03-13T20:00:00Z">
          <w:pPr>
            <w:pStyle w:val="Bibliografa"/>
            <w:ind w:left="720" w:hanging="284"/>
          </w:pPr>
        </w:pPrChange>
      </w:pPr>
      <w:r w:rsidRPr="00BB53D7">
        <w:rPr>
          <w:rFonts w:cs="Times New Roman"/>
          <w:noProof/>
        </w:rPr>
        <w:t xml:space="preserve">Tetcos. (2017). </w:t>
      </w:r>
      <w:r w:rsidRPr="00BB53D7">
        <w:rPr>
          <w:rFonts w:cs="Times New Roman"/>
          <w:i/>
          <w:iCs/>
          <w:noProof/>
        </w:rPr>
        <w:t>Netsim emulator</w:t>
      </w:r>
      <w:r w:rsidRPr="00BB53D7">
        <w:rPr>
          <w:rFonts w:cs="Times New Roman"/>
          <w:noProof/>
        </w:rPr>
        <w:t xml:space="preserve">. </w:t>
      </w:r>
      <w:r w:rsidRPr="00BB53D7">
        <w:rPr>
          <w:rFonts w:cs="Times New Roman"/>
          <w:noProof/>
          <w:lang w:val="en-US"/>
        </w:rPr>
        <w:t>Retrieved from http://tetcos.com/</w:t>
      </w:r>
    </w:p>
    <w:p w14:paraId="42DCB4CD" w14:textId="77777777" w:rsidR="00154CFC" w:rsidRPr="00BB53D7" w:rsidRDefault="00154CFC">
      <w:pPr>
        <w:pStyle w:val="Bibliografa"/>
        <w:ind w:left="720" w:hanging="720"/>
        <w:rPr>
          <w:rFonts w:cs="Times New Roman"/>
          <w:noProof/>
        </w:rPr>
        <w:pPrChange w:id="1696" w:author="Steff Guzmán" w:date="2023-03-13T20:00:00Z">
          <w:pPr>
            <w:pStyle w:val="Bibliografa"/>
            <w:ind w:left="720" w:hanging="284"/>
          </w:pPr>
        </w:pPrChange>
      </w:pPr>
      <w:r w:rsidRPr="00BB53D7">
        <w:rPr>
          <w:rFonts w:cs="Times New Roman"/>
          <w:noProof/>
          <w:lang w:val="en-US"/>
        </w:rPr>
        <w:t xml:space="preserve">Timarán-Pereira. (2016). </w:t>
      </w:r>
      <w:r w:rsidRPr="00BB53D7">
        <w:rPr>
          <w:rFonts w:cs="Times New Roman"/>
          <w:i/>
          <w:iCs/>
          <w:noProof/>
          <w:lang w:val="en-US"/>
        </w:rPr>
        <w:t>The Process of Knowledge Discovery on Databases .</w:t>
      </w:r>
      <w:r w:rsidRPr="00BB53D7">
        <w:rPr>
          <w:rFonts w:cs="Times New Roman"/>
          <w:noProof/>
          <w:lang w:val="en-US"/>
        </w:rPr>
        <w:t xml:space="preserve"> </w:t>
      </w:r>
      <w:r w:rsidRPr="00BB53D7">
        <w:rPr>
          <w:rFonts w:cs="Times New Roman"/>
          <w:noProof/>
        </w:rPr>
        <w:t>Bogota : Ediciones .</w:t>
      </w:r>
    </w:p>
    <w:p w14:paraId="28110633" w14:textId="77777777" w:rsidR="00154CFC" w:rsidRPr="00BB53D7" w:rsidRDefault="00154CFC">
      <w:pPr>
        <w:pStyle w:val="Bibliografa"/>
        <w:ind w:left="720" w:hanging="720"/>
        <w:rPr>
          <w:rFonts w:cs="Times New Roman"/>
          <w:noProof/>
        </w:rPr>
        <w:pPrChange w:id="1697" w:author="Steff Guzmán" w:date="2023-03-13T20:00:00Z">
          <w:pPr>
            <w:pStyle w:val="Bibliografa"/>
            <w:ind w:left="720" w:hanging="284"/>
          </w:pPr>
        </w:pPrChange>
      </w:pPr>
      <w:r w:rsidRPr="00BB53D7">
        <w:rPr>
          <w:rFonts w:cs="Times New Roman"/>
          <w:noProof/>
        </w:rPr>
        <w:t xml:space="preserve">Torres Bataller, J. (2016). </w:t>
      </w:r>
      <w:r w:rsidRPr="00BB53D7">
        <w:rPr>
          <w:rFonts w:cs="Times New Roman"/>
          <w:i/>
          <w:iCs/>
          <w:noProof/>
        </w:rPr>
        <w:t>Desarrollo de una solucion para la simulacion de entornos IoT.</w:t>
      </w:r>
      <w:r w:rsidRPr="00BB53D7">
        <w:rPr>
          <w:rFonts w:cs="Times New Roman"/>
          <w:noProof/>
        </w:rPr>
        <w:t xml:space="preserve"> </w:t>
      </w:r>
    </w:p>
    <w:p w14:paraId="30279152" w14:textId="77777777" w:rsidR="00154CFC" w:rsidRPr="00BB53D7" w:rsidRDefault="00154CFC">
      <w:pPr>
        <w:pStyle w:val="Bibliografa"/>
        <w:ind w:left="720" w:hanging="720"/>
        <w:rPr>
          <w:rFonts w:cs="Times New Roman"/>
          <w:noProof/>
          <w:lang w:val="en-US"/>
        </w:rPr>
        <w:pPrChange w:id="1698" w:author="Steff Guzmán" w:date="2023-03-13T20:00:00Z">
          <w:pPr>
            <w:pStyle w:val="Bibliografa"/>
            <w:ind w:left="720" w:hanging="284"/>
          </w:pPr>
        </w:pPrChange>
      </w:pPr>
      <w:r w:rsidRPr="00BB53D7">
        <w:rPr>
          <w:rFonts w:cs="Times New Roman"/>
          <w:noProof/>
        </w:rPr>
        <w:t xml:space="preserve">Universidad de Alcalá. (2019). </w:t>
      </w:r>
      <w:r w:rsidRPr="00BB53D7">
        <w:rPr>
          <w:rFonts w:cs="Times New Roman"/>
          <w:i/>
          <w:iCs/>
          <w:noProof/>
        </w:rPr>
        <w:t>¿Por qué actualmente es tan importante el IoT?</w:t>
      </w:r>
      <w:r w:rsidRPr="00BB53D7">
        <w:rPr>
          <w:rFonts w:cs="Times New Roman"/>
          <w:noProof/>
        </w:rPr>
        <w:t xml:space="preserve"> </w:t>
      </w:r>
      <w:r w:rsidRPr="00BB53D7">
        <w:rPr>
          <w:rFonts w:cs="Times New Roman"/>
          <w:noProof/>
          <w:lang w:val="en-US"/>
        </w:rPr>
        <w:t>Retrieved marzo 13, 2020, from Máster en industria 4.0: https://www.masterindustria40.com/importancia-iot-master/</w:t>
      </w:r>
    </w:p>
    <w:p w14:paraId="78FEB281" w14:textId="77777777" w:rsidR="00154CFC" w:rsidRPr="00BB53D7" w:rsidRDefault="00154CFC">
      <w:pPr>
        <w:pStyle w:val="Bibliografa"/>
        <w:ind w:left="720" w:hanging="720"/>
        <w:rPr>
          <w:rFonts w:cs="Times New Roman"/>
          <w:noProof/>
          <w:lang w:val="en-US"/>
        </w:rPr>
        <w:pPrChange w:id="1699" w:author="Steff Guzmán" w:date="2023-03-13T20:00:00Z">
          <w:pPr>
            <w:pStyle w:val="Bibliografa"/>
            <w:ind w:left="720" w:hanging="284"/>
          </w:pPr>
        </w:pPrChange>
      </w:pPr>
      <w:r w:rsidRPr="00BB53D7">
        <w:rPr>
          <w:rFonts w:cs="Times New Roman"/>
          <w:noProof/>
          <w:lang w:val="en-US"/>
        </w:rPr>
        <w:t xml:space="preserve">Varga, A. (2016). </w:t>
      </w:r>
      <w:r w:rsidRPr="00BB53D7">
        <w:rPr>
          <w:rFonts w:cs="Times New Roman"/>
          <w:i/>
          <w:iCs/>
          <w:noProof/>
          <w:lang w:val="en-US"/>
        </w:rPr>
        <w:t>In Modeling and tools for network simulation.</w:t>
      </w:r>
      <w:r w:rsidRPr="00BB53D7">
        <w:rPr>
          <w:rFonts w:cs="Times New Roman"/>
          <w:noProof/>
          <w:lang w:val="en-US"/>
        </w:rPr>
        <w:t xml:space="preserve"> Berlin,Heidelberg: Springer.</w:t>
      </w:r>
    </w:p>
    <w:p w14:paraId="5E12F626" w14:textId="77777777" w:rsidR="00154CFC" w:rsidRPr="00BB53D7" w:rsidRDefault="00154CFC">
      <w:pPr>
        <w:pStyle w:val="Bibliografa"/>
        <w:ind w:left="720" w:hanging="720"/>
        <w:rPr>
          <w:rFonts w:cs="Times New Roman"/>
          <w:noProof/>
          <w:lang w:val="en-US"/>
        </w:rPr>
        <w:pPrChange w:id="1700" w:author="Steff Guzmán" w:date="2023-03-13T20:00:00Z">
          <w:pPr>
            <w:pStyle w:val="Bibliografa"/>
            <w:ind w:left="720" w:hanging="284"/>
          </w:pPr>
        </w:pPrChange>
      </w:pPr>
      <w:bookmarkStart w:id="1701" w:name="_Hlk127619045"/>
      <w:r w:rsidRPr="00BB53D7">
        <w:rPr>
          <w:rFonts w:cs="Times New Roman"/>
          <w:noProof/>
          <w:lang w:val="en-US"/>
        </w:rPr>
        <w:t>Xia, F., Yang, L., Wang, L., &amp; Vinel, A. (2012).</w:t>
      </w:r>
      <w:bookmarkEnd w:id="1701"/>
      <w:r w:rsidRPr="00BB53D7">
        <w:rPr>
          <w:rFonts w:cs="Times New Roman"/>
          <w:noProof/>
          <w:lang w:val="en-US"/>
        </w:rPr>
        <w:t xml:space="preserve"> </w:t>
      </w:r>
      <w:r w:rsidRPr="00BB53D7">
        <w:rPr>
          <w:rFonts w:cs="Times New Roman"/>
          <w:i/>
          <w:iCs/>
          <w:noProof/>
          <w:lang w:val="en-US"/>
        </w:rPr>
        <w:t>Internet of Things.</w:t>
      </w:r>
      <w:r w:rsidRPr="00BB53D7">
        <w:rPr>
          <w:rFonts w:cs="Times New Roman"/>
          <w:noProof/>
          <w:lang w:val="en-US"/>
        </w:rPr>
        <w:t xml:space="preserve"> International journal of communication systems. doi:10.1002/dac.2417</w:t>
      </w:r>
    </w:p>
    <w:p w14:paraId="1879F03D" w14:textId="77777777" w:rsidR="00154CFC" w:rsidRPr="0052580A" w:rsidRDefault="00154CFC">
      <w:pPr>
        <w:pStyle w:val="Bibliografa"/>
        <w:ind w:left="720" w:hanging="720"/>
        <w:rPr>
          <w:rFonts w:cs="Times New Roman"/>
          <w:noProof/>
        </w:rPr>
        <w:pPrChange w:id="1702" w:author="Steff Guzmán" w:date="2023-03-13T20:00:00Z">
          <w:pPr>
            <w:pStyle w:val="Bibliografa"/>
            <w:ind w:left="720" w:hanging="284"/>
          </w:pPr>
        </w:pPrChange>
      </w:pPr>
      <w:r w:rsidRPr="00BB53D7">
        <w:rPr>
          <w:rFonts w:cs="Times New Roman"/>
          <w:noProof/>
        </w:rPr>
        <w:t xml:space="preserve">Yacchirema Vargas, D. C., &amp; Palau Salvador, C. E. (n.d.). </w:t>
      </w:r>
      <w:r w:rsidRPr="00BB53D7">
        <w:rPr>
          <w:rFonts w:cs="Times New Roman"/>
          <w:i/>
          <w:iCs/>
          <w:noProof/>
          <w:lang w:val="en-US"/>
        </w:rPr>
        <w:t>Smart IoT Gateway For Heterogeneous Devices Interoperability</w:t>
      </w:r>
      <w:r w:rsidRPr="00BB53D7">
        <w:rPr>
          <w:rFonts w:cs="Times New Roman"/>
          <w:noProof/>
          <w:lang w:val="en-US"/>
        </w:rPr>
        <w:t xml:space="preserve"> (Octava ed., Vol. 14). </w:t>
      </w:r>
      <w:r w:rsidRPr="0052580A">
        <w:rPr>
          <w:rFonts w:cs="Times New Roman"/>
          <w:noProof/>
        </w:rPr>
        <w:t>IEEE Latin America Transactions. doi:10.1109/TLA.2016.7786378</w:t>
      </w:r>
    </w:p>
    <w:p w14:paraId="4E68A562" w14:textId="15143A8B" w:rsidR="00154CFC" w:rsidRPr="00BB53D7" w:rsidRDefault="00154CFC">
      <w:pPr>
        <w:ind w:hanging="720"/>
        <w:jc w:val="center"/>
        <w:rPr>
          <w:rFonts w:cs="Times New Roman"/>
          <w:b/>
          <w:bCs/>
        </w:rPr>
        <w:pPrChange w:id="1703" w:author="Steff Guzmán" w:date="2023-03-13T20:00:00Z">
          <w:pPr>
            <w:jc w:val="center"/>
          </w:pPr>
        </w:pPrChange>
      </w:pPr>
      <w:r w:rsidRPr="00BB53D7">
        <w:rPr>
          <w:rFonts w:cs="Times New Roman"/>
          <w:b/>
          <w:bCs/>
        </w:rPr>
        <w:fldChar w:fldCharType="end"/>
      </w:r>
    </w:p>
    <w:p w14:paraId="44169CAB" w14:textId="32853279" w:rsidR="00154CFC" w:rsidRPr="00BB53D7" w:rsidRDefault="00154CFC" w:rsidP="00154CFC">
      <w:pPr>
        <w:jc w:val="center"/>
        <w:rPr>
          <w:rFonts w:cs="Times New Roman"/>
          <w:b/>
          <w:bCs/>
        </w:rPr>
      </w:pPr>
    </w:p>
    <w:p w14:paraId="3AEE2A71" w14:textId="5DDF0CC3" w:rsidR="00154CFC" w:rsidRPr="00BB53D7" w:rsidRDefault="00154CFC" w:rsidP="00154CFC">
      <w:pPr>
        <w:jc w:val="center"/>
        <w:rPr>
          <w:rFonts w:cs="Times New Roman"/>
          <w:b/>
          <w:bCs/>
        </w:rPr>
      </w:pPr>
    </w:p>
    <w:p w14:paraId="50F97B44" w14:textId="0DFAC529" w:rsidR="00154CFC" w:rsidRPr="00BB53D7" w:rsidRDefault="00154CFC" w:rsidP="00154CFC">
      <w:pPr>
        <w:jc w:val="center"/>
        <w:rPr>
          <w:rFonts w:cs="Times New Roman"/>
          <w:b/>
          <w:bCs/>
        </w:rPr>
      </w:pPr>
    </w:p>
    <w:p w14:paraId="686A671F" w14:textId="5502F710" w:rsidR="00154CFC" w:rsidRPr="00BB53D7" w:rsidRDefault="00154CFC" w:rsidP="00154CFC">
      <w:pPr>
        <w:jc w:val="center"/>
        <w:rPr>
          <w:rFonts w:cs="Times New Roman"/>
          <w:b/>
          <w:bCs/>
        </w:rPr>
      </w:pPr>
    </w:p>
    <w:p w14:paraId="6DCD02BE" w14:textId="6CEF1C5F" w:rsidR="00154CFC" w:rsidRPr="00BB53D7" w:rsidRDefault="00154CFC" w:rsidP="00154CFC">
      <w:pPr>
        <w:jc w:val="center"/>
        <w:rPr>
          <w:rFonts w:cs="Times New Roman"/>
          <w:b/>
          <w:bCs/>
        </w:rPr>
      </w:pPr>
    </w:p>
    <w:p w14:paraId="2C205157" w14:textId="436D380F" w:rsidR="00154CFC" w:rsidRDefault="00154CFC" w:rsidP="00154CFC">
      <w:pPr>
        <w:jc w:val="center"/>
        <w:rPr>
          <w:ins w:id="1704" w:author="Steff Guzmán" w:date="2023-03-13T20:00:00Z"/>
          <w:rFonts w:cs="Times New Roman"/>
          <w:b/>
          <w:bCs/>
        </w:rPr>
      </w:pPr>
    </w:p>
    <w:p w14:paraId="500C799B" w14:textId="1A2287BA" w:rsidR="00AC7859" w:rsidRDefault="00AC7859" w:rsidP="00154CFC">
      <w:pPr>
        <w:jc w:val="center"/>
        <w:rPr>
          <w:ins w:id="1705" w:author="Steff Guzmán" w:date="2023-03-13T20:00:00Z"/>
          <w:rFonts w:cs="Times New Roman"/>
          <w:b/>
          <w:bCs/>
        </w:rPr>
      </w:pPr>
    </w:p>
    <w:p w14:paraId="39BDA9F6" w14:textId="35A9C14B" w:rsidR="00AC7859" w:rsidRDefault="00AC7859" w:rsidP="00154CFC">
      <w:pPr>
        <w:jc w:val="center"/>
        <w:rPr>
          <w:ins w:id="1706" w:author="Steff Guzmán" w:date="2023-03-13T20:00:00Z"/>
          <w:rFonts w:cs="Times New Roman"/>
          <w:b/>
          <w:bCs/>
        </w:rPr>
      </w:pPr>
    </w:p>
    <w:p w14:paraId="4C693476" w14:textId="690955DA" w:rsidR="00AC7859" w:rsidRDefault="00AC7859" w:rsidP="00154CFC">
      <w:pPr>
        <w:jc w:val="center"/>
        <w:rPr>
          <w:ins w:id="1707" w:author="Steff Guzmán" w:date="2023-03-13T20:00:00Z"/>
          <w:rFonts w:cs="Times New Roman"/>
          <w:b/>
          <w:bCs/>
        </w:rPr>
      </w:pPr>
    </w:p>
    <w:p w14:paraId="262F6836" w14:textId="73548E7C" w:rsidR="00AC7859" w:rsidRDefault="00AC7859" w:rsidP="00154CFC">
      <w:pPr>
        <w:jc w:val="center"/>
        <w:rPr>
          <w:ins w:id="1708" w:author="Steff Guzmán" w:date="2023-03-13T20:00:00Z"/>
          <w:rFonts w:cs="Times New Roman"/>
          <w:b/>
          <w:bCs/>
        </w:rPr>
      </w:pPr>
    </w:p>
    <w:p w14:paraId="0DEB2077" w14:textId="3917644C" w:rsidR="00AC7859" w:rsidRDefault="00AC7859" w:rsidP="00154CFC">
      <w:pPr>
        <w:jc w:val="center"/>
        <w:rPr>
          <w:ins w:id="1709" w:author="Steff Guzmán" w:date="2023-03-13T20:00:00Z"/>
          <w:rFonts w:cs="Times New Roman"/>
          <w:b/>
          <w:bCs/>
        </w:rPr>
      </w:pPr>
    </w:p>
    <w:p w14:paraId="516F79D8" w14:textId="77777777" w:rsidR="00AC7859" w:rsidRPr="00BB53D7" w:rsidRDefault="00AC7859" w:rsidP="00154CFC">
      <w:pPr>
        <w:jc w:val="center"/>
        <w:rPr>
          <w:rFonts w:cs="Times New Roman"/>
          <w:b/>
          <w:bCs/>
        </w:rPr>
      </w:pPr>
    </w:p>
    <w:p w14:paraId="3650B18B" w14:textId="6773ECCD" w:rsidR="00154CFC" w:rsidRPr="00B459BD" w:rsidRDefault="00B459BD">
      <w:pPr>
        <w:pStyle w:val="Ttulo2"/>
        <w:jc w:val="center"/>
        <w:pPrChange w:id="1710" w:author="Steff Guzmán" w:date="2023-03-13T18:12:00Z">
          <w:pPr>
            <w:jc w:val="center"/>
          </w:pPr>
        </w:pPrChange>
      </w:pPr>
      <w:bookmarkStart w:id="1711" w:name="_Toc129623658"/>
      <w:bookmarkStart w:id="1712" w:name="_Toc129623705"/>
      <w:ins w:id="1713" w:author="Steff Guzmán" w:date="2023-03-13T18:12:00Z">
        <w:r w:rsidRPr="00B459BD">
          <w:lastRenderedPageBreak/>
          <w:t>Anexos</w:t>
        </w:r>
      </w:ins>
      <w:bookmarkEnd w:id="1711"/>
      <w:bookmarkEnd w:id="1712"/>
    </w:p>
    <w:p w14:paraId="3A9701EB" w14:textId="2EB31C0D" w:rsidR="00154CFC" w:rsidRDefault="00323D57">
      <w:pPr>
        <w:pStyle w:val="Descripcin"/>
        <w:jc w:val="center"/>
        <w:rPr>
          <w:ins w:id="1714" w:author="Steff Guzmán" w:date="2023-03-13T19:09:00Z"/>
          <w:rFonts w:cs="Times New Roman"/>
          <w:bCs/>
        </w:rPr>
        <w:pPrChange w:id="1715" w:author="Steff Guzmán" w:date="2023-03-13T19:11:00Z">
          <w:pPr>
            <w:jc w:val="center"/>
          </w:pPr>
        </w:pPrChange>
      </w:pPr>
      <w:bookmarkStart w:id="1716" w:name="_Toc129628046"/>
      <w:ins w:id="1717" w:author="Steff Guzmán" w:date="2023-03-13T19:11:00Z">
        <w:r>
          <w:t xml:space="preserve">Anexo </w:t>
        </w:r>
        <w:r>
          <w:fldChar w:fldCharType="begin"/>
        </w:r>
        <w:r>
          <w:instrText xml:space="preserve"> SEQ Anexo \* ARABIC </w:instrText>
        </w:r>
      </w:ins>
      <w:r>
        <w:fldChar w:fldCharType="separate"/>
      </w:r>
      <w:ins w:id="1718" w:author="Steff Guzmán" w:date="2023-03-13T19:11:00Z">
        <w:r>
          <w:rPr>
            <w:noProof/>
          </w:rPr>
          <w:t>1</w:t>
        </w:r>
        <w:bookmarkEnd w:id="1716"/>
        <w:r>
          <w:fldChar w:fldCharType="end"/>
        </w:r>
      </w:ins>
    </w:p>
    <w:p w14:paraId="2A02577D" w14:textId="7A32CB61" w:rsidR="00323D57" w:rsidRPr="00BB53D7" w:rsidRDefault="00323D57" w:rsidP="00154CFC">
      <w:pPr>
        <w:jc w:val="center"/>
        <w:rPr>
          <w:rFonts w:cs="Times New Roman"/>
          <w:b/>
          <w:bCs/>
        </w:rPr>
      </w:pPr>
      <w:ins w:id="1719" w:author="Steff Guzmán" w:date="2023-03-13T19:09:00Z">
        <w:r w:rsidRPr="001023B2">
          <w:rPr>
            <w:i/>
            <w:iCs/>
            <w:noProof/>
          </w:rPr>
          <w:t xml:space="preserve">Resultados </w:t>
        </w:r>
        <w:r>
          <w:rPr>
            <w:i/>
            <w:iCs/>
            <w:noProof/>
          </w:rPr>
          <w:t>en tiempo real</w:t>
        </w:r>
      </w:ins>
    </w:p>
    <w:p w14:paraId="58D9A53D" w14:textId="1509F5CD" w:rsidR="00154CFC" w:rsidRDefault="00323D57" w:rsidP="00154CFC">
      <w:pPr>
        <w:jc w:val="center"/>
        <w:rPr>
          <w:rFonts w:cs="Times New Roman"/>
          <w:b/>
          <w:bCs/>
        </w:rPr>
      </w:pPr>
      <w:moveToRangeStart w:id="1720" w:author="Steff Guzmán" w:date="2023-03-13T19:09:00Z" w:name="move129626989"/>
      <w:moveTo w:id="1721" w:author="Steff Guzmán" w:date="2023-03-13T19:09:00Z">
        <w:r>
          <w:rPr>
            <w:noProof/>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720"/>
    </w:p>
    <w:p w14:paraId="019BDDE7" w14:textId="539C92AD" w:rsidR="006D3013" w:rsidRDefault="006D3013" w:rsidP="00154CFC">
      <w:pPr>
        <w:jc w:val="center"/>
        <w:rPr>
          <w:rFonts w:cs="Times New Roman"/>
          <w:b/>
          <w:bCs/>
        </w:rPr>
      </w:pPr>
    </w:p>
    <w:p w14:paraId="38B3D3B0" w14:textId="65CCC7E6" w:rsidR="006D3013" w:rsidRDefault="006D3013" w:rsidP="00154CFC">
      <w:pPr>
        <w:jc w:val="center"/>
        <w:rPr>
          <w:rFonts w:cs="Times New Roman"/>
          <w:b/>
          <w:bCs/>
        </w:rPr>
      </w:pPr>
    </w:p>
    <w:p w14:paraId="7C1DAEE6" w14:textId="19CBA06C" w:rsidR="006D3013" w:rsidRDefault="006D3013" w:rsidP="00154CFC">
      <w:pPr>
        <w:jc w:val="center"/>
        <w:rPr>
          <w:rFonts w:cs="Times New Roman"/>
          <w:b/>
          <w:bCs/>
        </w:rPr>
      </w:pPr>
    </w:p>
    <w:p w14:paraId="33D6143F" w14:textId="77777777" w:rsidR="006D3013" w:rsidRPr="00BB53D7" w:rsidRDefault="006D3013" w:rsidP="00154CFC">
      <w:pPr>
        <w:jc w:val="center"/>
        <w:rPr>
          <w:rFonts w:cs="Times New Roman"/>
          <w:b/>
          <w:bCs/>
        </w:rPr>
      </w:pPr>
    </w:p>
    <w:p w14:paraId="420A2954" w14:textId="1AE04FD0" w:rsidR="00154CFC" w:rsidRPr="00BB53D7" w:rsidRDefault="00154CFC" w:rsidP="00154CFC">
      <w:pPr>
        <w:jc w:val="center"/>
        <w:rPr>
          <w:rFonts w:cs="Times New Roman"/>
          <w:b/>
          <w:bCs/>
        </w:rPr>
      </w:pPr>
    </w:p>
    <w:p w14:paraId="2A629F4D" w14:textId="2486246A" w:rsidR="00154CFC" w:rsidRPr="00BB53D7" w:rsidRDefault="00154CFC" w:rsidP="00154CFC">
      <w:pPr>
        <w:jc w:val="center"/>
        <w:rPr>
          <w:rFonts w:cs="Times New Roman"/>
          <w:b/>
          <w:bCs/>
        </w:rPr>
      </w:pPr>
    </w:p>
    <w:p w14:paraId="6148AA2C" w14:textId="5DEE3C86" w:rsidR="00785CED" w:rsidRPr="00BB53D7" w:rsidDel="00B459BD" w:rsidRDefault="00154CFC" w:rsidP="00785CED">
      <w:pPr>
        <w:jc w:val="center"/>
        <w:rPr>
          <w:del w:id="1722" w:author="Steff Guzmán" w:date="2023-03-13T18:13:00Z"/>
          <w:rFonts w:cs="Times New Roman"/>
          <w:b/>
        </w:rPr>
      </w:pPr>
      <w:bookmarkStart w:id="1723" w:name="_Toc440985144"/>
      <w:del w:id="1724" w:author="Steff Guzmán" w:date="2023-03-13T18:13:00Z">
        <w:r w:rsidRPr="00BB53D7" w:rsidDel="00B459BD">
          <w:rPr>
            <w:rFonts w:cs="Times New Roman"/>
            <w:b/>
          </w:rPr>
          <w:delText>Anexo</w:delText>
        </w:r>
        <w:bookmarkEnd w:id="1723"/>
        <w:r w:rsidRPr="00BB53D7" w:rsidDel="00B459BD">
          <w:rPr>
            <w:rFonts w:cs="Times New Roman"/>
            <w:b/>
          </w:rPr>
          <w:delText xml:space="preserve"> </w:delText>
        </w:r>
        <w:commentRangeStart w:id="1725"/>
        <w:r w:rsidRPr="00BB53D7" w:rsidDel="00B459BD">
          <w:rPr>
            <w:rFonts w:cs="Times New Roman"/>
            <w:b/>
          </w:rPr>
          <w:delText>1</w:delText>
        </w:r>
        <w:commentRangeEnd w:id="1725"/>
        <w:r w:rsidR="00B97524" w:rsidDel="00B459BD">
          <w:rPr>
            <w:rStyle w:val="Refdecomentario"/>
          </w:rPr>
          <w:commentReference w:id="1725"/>
        </w:r>
      </w:del>
    </w:p>
    <w:p w14:paraId="76762FA8" w14:textId="55C36F7F" w:rsidR="00785CED" w:rsidRPr="00BB53D7" w:rsidDel="00B459BD" w:rsidRDefault="00785CED" w:rsidP="00785CED">
      <w:pPr>
        <w:jc w:val="center"/>
        <w:rPr>
          <w:del w:id="1726" w:author="Steff Guzmán" w:date="2023-03-13T18:13:00Z"/>
          <w:rFonts w:cs="Times New Roman"/>
          <w:b/>
        </w:rPr>
      </w:pPr>
      <w:del w:id="1727" w:author="Steff Guzmán" w:date="2023-03-13T18:13:00Z">
        <w:r w:rsidRPr="00BB53D7" w:rsidDel="00B459BD">
          <w:rPr>
            <w:rFonts w:cs="Times New Roman"/>
            <w:b/>
            <w:bCs/>
          </w:rPr>
          <w:delText xml:space="preserve">Gestor de citas y referencias de Microsoft Word </w:delText>
        </w:r>
        <w:r w:rsidRPr="00BB53D7"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B53D7" w:rsidDel="00B459BD" w:rsidRDefault="00785CED" w:rsidP="00785CED">
      <w:pPr>
        <w:jc w:val="left"/>
        <w:rPr>
          <w:del w:id="1728" w:author="Steff Guzmán" w:date="2023-03-13T18:13:00Z"/>
          <w:rFonts w:cs="Times New Roman"/>
          <w:b/>
          <w:szCs w:val="24"/>
        </w:rPr>
      </w:pPr>
    </w:p>
    <w:p w14:paraId="73AAB760" w14:textId="58C5A0CD" w:rsidR="00785CED" w:rsidRPr="00BB53D7" w:rsidDel="00B459BD" w:rsidRDefault="00785CED" w:rsidP="00785CED">
      <w:pPr>
        <w:jc w:val="center"/>
        <w:rPr>
          <w:del w:id="1729" w:author="Steff Guzmán" w:date="2023-03-13T18:13:00Z"/>
          <w:rFonts w:cs="Times New Roman"/>
          <w:b/>
          <w:szCs w:val="24"/>
        </w:rPr>
      </w:pPr>
      <w:del w:id="1730" w:author="Steff Guzmán" w:date="2023-03-13T18:13:00Z">
        <w:r w:rsidRPr="00BB53D7" w:rsidDel="00B459BD">
          <w:rPr>
            <w:rFonts w:cs="Times New Roman"/>
            <w:szCs w:val="24"/>
          </w:rPr>
          <w:delText>Ingresar las fuentes: Referencias &gt; Administrar fuentes &gt; Nuevo:</w:delText>
        </w:r>
        <w:r w:rsidRPr="00BB53D7"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B53D7" w:rsidDel="00B459BD" w:rsidRDefault="00785CED" w:rsidP="00785CED">
      <w:pPr>
        <w:spacing w:after="120"/>
        <w:jc w:val="center"/>
        <w:rPr>
          <w:del w:id="1731" w:author="Steff Guzmán" w:date="2023-03-13T18:13:00Z"/>
          <w:rFonts w:cs="Times New Roman"/>
          <w:b/>
          <w:szCs w:val="24"/>
        </w:rPr>
      </w:pPr>
      <w:del w:id="1732" w:author="Steff Guzmán" w:date="2023-03-13T18:13:00Z">
        <w:r w:rsidRPr="00BB53D7" w:rsidDel="00B459BD">
          <w:rPr>
            <w:rFonts w:cs="Times New Roman"/>
            <w:szCs w:val="24"/>
          </w:rPr>
          <w:delText>Insertar cita en el texto: Referencias &gt; Insertar cita &gt; Clic en fuente seleccionada:</w:delText>
        </w:r>
        <w:r w:rsidRPr="00BB53D7"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B53D7" w:rsidDel="00B459BD" w:rsidRDefault="00785CED" w:rsidP="00785CED">
      <w:pPr>
        <w:jc w:val="center"/>
        <w:rPr>
          <w:del w:id="1733" w:author="Steff Guzmán" w:date="2023-03-13T18:13:00Z"/>
          <w:rFonts w:cs="Times New Roman"/>
          <w:szCs w:val="24"/>
        </w:rPr>
      </w:pPr>
      <w:del w:id="1734" w:author="Steff Guzmán" w:date="2023-03-13T18:13:00Z">
        <w:r w:rsidRPr="00BB53D7" w:rsidDel="00B459BD">
          <w:rPr>
            <w:rFonts w:cs="Times New Roman"/>
            <w:szCs w:val="24"/>
          </w:rPr>
          <w:delText>Cita insertada dentro del texto:</w:delText>
        </w:r>
      </w:del>
    </w:p>
    <w:p w14:paraId="7DEED60C" w14:textId="7A54E011" w:rsidR="00785CED" w:rsidRPr="00BB53D7" w:rsidDel="00B459BD" w:rsidRDefault="00785CED" w:rsidP="00785CED">
      <w:pPr>
        <w:jc w:val="center"/>
        <w:rPr>
          <w:del w:id="1735" w:author="Steff Guzmán" w:date="2023-03-13T18:13:00Z"/>
          <w:rFonts w:cs="Times New Roman"/>
          <w:szCs w:val="24"/>
        </w:rPr>
      </w:pPr>
    </w:p>
    <w:p w14:paraId="4E968863" w14:textId="0D785071" w:rsidR="00785CED" w:rsidRPr="00BB53D7" w:rsidDel="00B459BD" w:rsidRDefault="00785CED" w:rsidP="00785CED">
      <w:pPr>
        <w:pStyle w:val="PrrAPA"/>
        <w:rPr>
          <w:del w:id="1736" w:author="Steff Guzmán" w:date="2023-03-13T18:13:00Z"/>
        </w:rPr>
      </w:pPr>
      <w:del w:id="1737" w:author="Steff Guzmán" w:date="2023-03-13T18:13:00Z">
        <w:r w:rsidRPr="00BB53D7" w:rsidDel="00B459BD">
          <w:delText>Algunas experiencias significativas se han descrito mediante la pedagogía en hospitales con niños en edad preescolar (Alonso et al., 2006).</w:delText>
        </w:r>
      </w:del>
    </w:p>
    <w:p w14:paraId="7FFB2BE2" w14:textId="5BB2B586" w:rsidR="00785CED" w:rsidRPr="00BB53D7" w:rsidDel="00B459BD" w:rsidRDefault="00785CED" w:rsidP="00785CED">
      <w:pPr>
        <w:jc w:val="center"/>
        <w:rPr>
          <w:del w:id="1738" w:author="Steff Guzmán" w:date="2023-03-13T18:13:00Z"/>
          <w:rFonts w:cs="Times New Roman"/>
          <w:b/>
          <w:szCs w:val="24"/>
        </w:rPr>
      </w:pPr>
    </w:p>
    <w:p w14:paraId="61CF68D9" w14:textId="60E81E25" w:rsidR="00785CED" w:rsidRPr="00BB53D7" w:rsidDel="00B459BD" w:rsidRDefault="00785CED" w:rsidP="00785CED">
      <w:pPr>
        <w:spacing w:after="120"/>
        <w:jc w:val="center"/>
        <w:rPr>
          <w:del w:id="1739" w:author="Steff Guzmán" w:date="2023-03-13T18:13:00Z"/>
          <w:rFonts w:cs="Times New Roman"/>
          <w:b/>
          <w:szCs w:val="24"/>
        </w:rPr>
      </w:pPr>
      <w:del w:id="1740" w:author="Steff Guzmán" w:date="2023-03-13T18:13:00Z">
        <w:r w:rsidRPr="00BB53D7" w:rsidDel="00B459BD">
          <w:rPr>
            <w:rFonts w:cs="Times New Roman"/>
            <w:szCs w:val="24"/>
          </w:rPr>
          <w:delText>Insertar referencias (bibliografía): Referencias &gt; Bibliografía &gt; Referencias</w:delText>
        </w:r>
        <w:r w:rsidRPr="00BB53D7"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B53D7" w:rsidDel="00B459BD" w:rsidRDefault="00785CED" w:rsidP="00785CED">
      <w:pPr>
        <w:jc w:val="center"/>
        <w:rPr>
          <w:del w:id="1741" w:author="Steff Guzmán" w:date="2023-03-13T18:13:00Z"/>
          <w:rFonts w:cs="Times New Roman"/>
          <w:szCs w:val="24"/>
        </w:rPr>
      </w:pPr>
      <w:del w:id="1742" w:author="Steff Guzmán" w:date="2023-03-13T18:13:00Z">
        <w:r w:rsidRPr="00BB53D7" w:rsidDel="00B459BD">
          <w:rPr>
            <w:rFonts w:cs="Times New Roman"/>
            <w:szCs w:val="24"/>
          </w:rPr>
          <w:delText>Sección Referencias insertada:</w:delText>
        </w:r>
      </w:del>
    </w:p>
    <w:p w14:paraId="3B6158B5" w14:textId="21A50BE2" w:rsidR="00785CED" w:rsidRPr="00BB53D7" w:rsidDel="00B459BD" w:rsidRDefault="00785CED" w:rsidP="00785CED">
      <w:pPr>
        <w:jc w:val="center"/>
        <w:rPr>
          <w:del w:id="1743" w:author="Steff Guzmán" w:date="2023-03-13T18:13:00Z"/>
          <w:rFonts w:cs="Times New Roman"/>
          <w:b/>
          <w:szCs w:val="24"/>
        </w:rPr>
      </w:pPr>
      <w:del w:id="1744" w:author="Steff Guzmán" w:date="2023-03-13T18:13:00Z">
        <w:r w:rsidRPr="00BB53D7"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B53D7" w:rsidDel="00B459BD" w:rsidRDefault="00785CED" w:rsidP="00785CED">
      <w:pPr>
        <w:ind w:firstLine="708"/>
        <w:rPr>
          <w:del w:id="1745" w:author="Steff Guzmán" w:date="2023-03-13T18:13:00Z"/>
          <w:rFonts w:cs="Times New Roman"/>
        </w:rPr>
      </w:pPr>
    </w:p>
    <w:p w14:paraId="748F8ED2" w14:textId="6BA7B0A3" w:rsidR="00785CED" w:rsidRPr="00BB53D7" w:rsidDel="00B459BD" w:rsidRDefault="00785CED" w:rsidP="00785CED">
      <w:pPr>
        <w:ind w:firstLine="708"/>
        <w:rPr>
          <w:del w:id="1746" w:author="Steff Guzmán" w:date="2023-03-13T18:13:00Z"/>
          <w:rFonts w:cs="Times New Roman"/>
          <w:szCs w:val="24"/>
        </w:rPr>
      </w:pPr>
      <w:del w:id="1747" w:author="Steff Guzmán" w:date="2023-03-13T18:13:00Z">
        <w:r w:rsidRPr="00BB53D7"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Del="00B459BD">
          <w:fldChar w:fldCharType="begin"/>
        </w:r>
        <w:r w:rsidR="00AC7859" w:rsidDel="00B459BD">
          <w:delInstrText>HYPERLINK "https://www.legalbluebook.com/"</w:delInstrText>
        </w:r>
        <w:r w:rsidR="00AC7859" w:rsidDel="00B459BD">
          <w:fldChar w:fldCharType="separate"/>
        </w:r>
        <w:r w:rsidRPr="00BB53D7" w:rsidDel="00B459BD">
          <w:rPr>
            <w:rStyle w:val="Hipervnculo"/>
            <w:rFonts w:cs="Times New Roman"/>
            <w:szCs w:val="24"/>
          </w:rPr>
          <w:delText>https://www.legalbluebook.com/</w:delText>
        </w:r>
        <w:r w:rsidR="00AC7859" w:rsidDel="00B459BD">
          <w:rPr>
            <w:rStyle w:val="Hipervnculo"/>
            <w:rFonts w:cs="Times New Roman"/>
            <w:szCs w:val="24"/>
          </w:rPr>
          <w:fldChar w:fldCharType="end"/>
        </w:r>
        <w:r w:rsidRPr="00BB53D7"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Del="00B459BD">
          <w:rPr>
            <w:rFonts w:cs="Times New Roman"/>
            <w:szCs w:val="24"/>
          </w:rPr>
          <w:delText xml:space="preserve"> </w:delText>
        </w:r>
        <w:r w:rsidRPr="00BB53D7" w:rsidDel="00B459BD">
          <w:rPr>
            <w:rFonts w:cs="Times New Roman"/>
            <w:szCs w:val="24"/>
          </w:rPr>
          <w:delText xml:space="preserve">(ver Anexo </w:delText>
        </w:r>
        <w:r w:rsidR="00771EC6" w:rsidDel="00B459BD">
          <w:rPr>
            <w:rFonts w:cs="Times New Roman"/>
            <w:szCs w:val="24"/>
          </w:rPr>
          <w:delText>2</w:delText>
        </w:r>
        <w:r w:rsidRPr="00BB53D7" w:rsidDel="00B459BD">
          <w:rPr>
            <w:rFonts w:cs="Times New Roman"/>
            <w:szCs w:val="24"/>
          </w:rPr>
          <w:delText>)</w:delText>
        </w:r>
      </w:del>
    </w:p>
    <w:p w14:paraId="24E3B5C6" w14:textId="1B304957" w:rsidR="00785CED" w:rsidRPr="00BB53D7" w:rsidDel="00B459BD" w:rsidRDefault="00785CED" w:rsidP="00785CED">
      <w:pPr>
        <w:ind w:firstLine="708"/>
        <w:rPr>
          <w:del w:id="1748" w:author="Steff Guzmán" w:date="2023-03-13T18:13:00Z"/>
          <w:rFonts w:cs="Times New Roman"/>
          <w:szCs w:val="24"/>
        </w:rPr>
      </w:pPr>
    </w:p>
    <w:p w14:paraId="67ADC645" w14:textId="267A4647" w:rsidR="00785CED" w:rsidRPr="00BB53D7" w:rsidDel="00B459BD" w:rsidRDefault="00785CED" w:rsidP="00785CED">
      <w:pPr>
        <w:ind w:firstLine="708"/>
        <w:rPr>
          <w:del w:id="1749" w:author="Steff Guzmán" w:date="2023-03-13T18:13:00Z"/>
          <w:rFonts w:cs="Times New Roman"/>
          <w:szCs w:val="24"/>
        </w:rPr>
      </w:pPr>
    </w:p>
    <w:p w14:paraId="04C97EF0" w14:textId="3BE6EA0F" w:rsidR="00785CED" w:rsidRPr="00BB53D7" w:rsidDel="00B459BD" w:rsidRDefault="00785CED" w:rsidP="00785CED">
      <w:pPr>
        <w:ind w:firstLine="708"/>
        <w:rPr>
          <w:del w:id="1750" w:author="Steff Guzmán" w:date="2023-03-13T18:13:00Z"/>
          <w:rFonts w:cs="Times New Roman"/>
          <w:szCs w:val="24"/>
        </w:rPr>
      </w:pPr>
    </w:p>
    <w:p w14:paraId="3BBA1663" w14:textId="24AE1A3E" w:rsidR="00785CED" w:rsidRPr="00BB53D7" w:rsidDel="00B459BD" w:rsidRDefault="00785CED" w:rsidP="00785CED">
      <w:pPr>
        <w:ind w:firstLine="708"/>
        <w:rPr>
          <w:del w:id="1751" w:author="Steff Guzmán" w:date="2023-03-13T18:13:00Z"/>
          <w:rFonts w:cs="Times New Roman"/>
          <w:szCs w:val="24"/>
        </w:rPr>
      </w:pPr>
    </w:p>
    <w:p w14:paraId="4209EC3E" w14:textId="4631795D" w:rsidR="00785CED" w:rsidRPr="00BB53D7" w:rsidDel="00B459BD" w:rsidRDefault="00785CED" w:rsidP="00785CED">
      <w:pPr>
        <w:ind w:firstLine="708"/>
        <w:rPr>
          <w:del w:id="1752" w:author="Steff Guzmán" w:date="2023-03-13T18:13:00Z"/>
          <w:rFonts w:cs="Times New Roman"/>
          <w:szCs w:val="24"/>
        </w:rPr>
      </w:pPr>
    </w:p>
    <w:p w14:paraId="7A9E574F" w14:textId="7309D181" w:rsidR="00785CED" w:rsidRPr="00BB53D7" w:rsidDel="00B459BD" w:rsidRDefault="00785CED" w:rsidP="00785CED">
      <w:pPr>
        <w:ind w:firstLine="708"/>
        <w:rPr>
          <w:del w:id="1753" w:author="Steff Guzmán" w:date="2023-03-13T18:13:00Z"/>
          <w:rFonts w:cs="Times New Roman"/>
          <w:szCs w:val="24"/>
        </w:rPr>
      </w:pPr>
    </w:p>
    <w:p w14:paraId="39585326" w14:textId="5AB73135" w:rsidR="00785CED" w:rsidRPr="00BB53D7" w:rsidDel="00B459BD" w:rsidRDefault="00785CED" w:rsidP="00785CED">
      <w:pPr>
        <w:ind w:firstLine="708"/>
        <w:rPr>
          <w:del w:id="1754" w:author="Steff Guzmán" w:date="2023-03-13T18:13:00Z"/>
          <w:rFonts w:cs="Times New Roman"/>
          <w:szCs w:val="24"/>
        </w:rPr>
      </w:pPr>
    </w:p>
    <w:p w14:paraId="5AFBCBEA" w14:textId="40E79519" w:rsidR="00785CED" w:rsidRPr="00BB53D7" w:rsidDel="00B459BD" w:rsidRDefault="00785CED" w:rsidP="00785CED">
      <w:pPr>
        <w:ind w:firstLine="708"/>
        <w:rPr>
          <w:del w:id="1755" w:author="Steff Guzmán" w:date="2023-03-13T18:13:00Z"/>
          <w:rFonts w:cs="Times New Roman"/>
          <w:szCs w:val="24"/>
        </w:rPr>
      </w:pPr>
    </w:p>
    <w:p w14:paraId="617E2007" w14:textId="0F4FA791" w:rsidR="00785CED" w:rsidRPr="00BB53D7" w:rsidDel="00B459BD" w:rsidRDefault="00785CED" w:rsidP="00785CED">
      <w:pPr>
        <w:ind w:firstLine="708"/>
        <w:rPr>
          <w:del w:id="1756" w:author="Steff Guzmán" w:date="2023-03-13T18:13:00Z"/>
          <w:rFonts w:cs="Times New Roman"/>
          <w:szCs w:val="24"/>
        </w:rPr>
      </w:pPr>
    </w:p>
    <w:p w14:paraId="0D401DBF" w14:textId="7DDC2416" w:rsidR="00785CED" w:rsidRPr="00BB53D7" w:rsidDel="00B459BD" w:rsidRDefault="00785CED" w:rsidP="00785CED">
      <w:pPr>
        <w:ind w:firstLine="708"/>
        <w:rPr>
          <w:del w:id="1757" w:author="Steff Guzmán" w:date="2023-03-13T18:13:00Z"/>
          <w:rFonts w:cs="Times New Roman"/>
          <w:szCs w:val="24"/>
        </w:rPr>
      </w:pPr>
    </w:p>
    <w:p w14:paraId="7A39692C" w14:textId="01616BF6" w:rsidR="00785CED" w:rsidRPr="00BB53D7" w:rsidDel="00B459BD" w:rsidRDefault="00785CED" w:rsidP="00785CED">
      <w:pPr>
        <w:ind w:firstLine="708"/>
        <w:rPr>
          <w:del w:id="1758" w:author="Steff Guzmán" w:date="2023-03-13T18:13:00Z"/>
          <w:rFonts w:cs="Times New Roman"/>
          <w:szCs w:val="24"/>
        </w:rPr>
      </w:pPr>
    </w:p>
    <w:p w14:paraId="406576D4" w14:textId="11777B89" w:rsidR="00785CED" w:rsidRPr="00BB53D7" w:rsidDel="00B459BD" w:rsidRDefault="00785CED" w:rsidP="00785CED">
      <w:pPr>
        <w:ind w:firstLine="708"/>
        <w:rPr>
          <w:del w:id="1759" w:author="Steff Guzmán" w:date="2023-03-13T18:13:00Z"/>
          <w:rFonts w:cs="Times New Roman"/>
          <w:szCs w:val="24"/>
        </w:rPr>
      </w:pPr>
    </w:p>
    <w:p w14:paraId="506126E2" w14:textId="2FCAEEF8" w:rsidR="00785CED" w:rsidRPr="00BB53D7" w:rsidDel="00B459BD" w:rsidRDefault="00785CED" w:rsidP="00785CED">
      <w:pPr>
        <w:jc w:val="center"/>
        <w:rPr>
          <w:del w:id="1760" w:author="Steff Guzmán" w:date="2023-03-13T18:13:00Z"/>
          <w:rFonts w:cs="Times New Roman"/>
          <w:b/>
          <w:szCs w:val="24"/>
        </w:rPr>
        <w:sectPr w:rsidR="00785CED" w:rsidRPr="00BB53D7" w:rsidDel="00B459BD" w:rsidSect="00DB0B24">
          <w:pgSz w:w="12240" w:h="15840"/>
          <w:pgMar w:top="1418" w:right="1701" w:bottom="1418" w:left="1701" w:header="709" w:footer="709" w:gutter="0"/>
          <w:cols w:space="708"/>
          <w:docGrid w:linePitch="360"/>
        </w:sectPr>
      </w:pPr>
    </w:p>
    <w:p w14:paraId="1E44A46C" w14:textId="50254699" w:rsidR="00785CED" w:rsidRPr="00BB53D7" w:rsidDel="00B459BD" w:rsidRDefault="00785CED" w:rsidP="00785CED">
      <w:pPr>
        <w:jc w:val="center"/>
        <w:rPr>
          <w:del w:id="1761" w:author="Steff Guzmán" w:date="2023-03-13T18:13:00Z"/>
          <w:rFonts w:cs="Times New Roman"/>
          <w:b/>
          <w:szCs w:val="24"/>
        </w:rPr>
      </w:pPr>
      <w:del w:id="1762" w:author="Steff Guzmán" w:date="2023-03-13T18:13:00Z">
        <w:r w:rsidRPr="00BB53D7" w:rsidDel="00B459BD">
          <w:rPr>
            <w:rFonts w:cs="Times New Roman"/>
            <w:b/>
            <w:szCs w:val="24"/>
          </w:rPr>
          <w:delText xml:space="preserve">Anexo 2. </w:delText>
        </w:r>
      </w:del>
    </w:p>
    <w:p w14:paraId="4A64979A" w14:textId="7473FC8A" w:rsidR="00785CED" w:rsidRPr="00BB53D7" w:rsidDel="00B459BD" w:rsidRDefault="00785CED" w:rsidP="00785CED">
      <w:pPr>
        <w:jc w:val="center"/>
        <w:rPr>
          <w:del w:id="1763" w:author="Steff Guzmán" w:date="2023-03-13T18:13:00Z"/>
          <w:rFonts w:cs="Times New Roman"/>
          <w:b/>
          <w:szCs w:val="24"/>
        </w:rPr>
      </w:pPr>
      <w:del w:id="1764" w:author="Steff Guzmán" w:date="2023-03-13T18:13:00Z">
        <w:r w:rsidRPr="00BB53D7" w:rsidDel="00B459BD">
          <w:rPr>
            <w:rFonts w:cs="Times New Roman"/>
            <w:b/>
            <w:szCs w:val="24"/>
          </w:rPr>
          <w:delText>Citas y referencias de material legal (leyes, decretos, sentencias, etc.)</w:delText>
        </w:r>
      </w:del>
    </w:p>
    <w:p w14:paraId="1BEF2B9D" w14:textId="20AC1F83" w:rsidR="00785CED" w:rsidRPr="00BB53D7" w:rsidDel="00B459BD" w:rsidRDefault="00785CED" w:rsidP="00785CED">
      <w:pPr>
        <w:ind w:firstLine="708"/>
        <w:rPr>
          <w:del w:id="1765"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B53D7" w:rsidDel="00B459BD" w14:paraId="2E0C0DD4" w14:textId="5BB865A2" w:rsidTr="00C60B05">
        <w:trPr>
          <w:del w:id="1766" w:author="Steff Guzmán" w:date="2023-03-13T18:13:00Z"/>
        </w:trPr>
        <w:tc>
          <w:tcPr>
            <w:tcW w:w="4253" w:type="dxa"/>
            <w:tcBorders>
              <w:left w:val="nil"/>
              <w:right w:val="nil"/>
            </w:tcBorders>
            <w:vAlign w:val="center"/>
          </w:tcPr>
          <w:p w14:paraId="22B9E8D3" w14:textId="21D4A36A" w:rsidR="00785CED" w:rsidRPr="00BB53D7" w:rsidDel="00B459BD" w:rsidRDefault="00785CED" w:rsidP="00C60B05">
            <w:pPr>
              <w:spacing w:before="60" w:after="60" w:line="276" w:lineRule="auto"/>
              <w:jc w:val="center"/>
              <w:rPr>
                <w:del w:id="1767" w:author="Steff Guzmán" w:date="2023-03-13T18:13:00Z"/>
                <w:rFonts w:cs="Times New Roman"/>
                <w:b/>
                <w:sz w:val="20"/>
                <w:szCs w:val="20"/>
              </w:rPr>
            </w:pPr>
            <w:del w:id="1768" w:author="Steff Guzmán" w:date="2023-03-13T18:13:00Z">
              <w:r w:rsidRPr="00BB53D7"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B53D7" w:rsidDel="00B459BD" w:rsidRDefault="00785CED" w:rsidP="00C60B05">
            <w:pPr>
              <w:spacing w:before="60" w:after="60" w:line="276" w:lineRule="auto"/>
              <w:jc w:val="center"/>
              <w:rPr>
                <w:del w:id="1769" w:author="Steff Guzmán" w:date="2023-03-13T18:13:00Z"/>
                <w:rFonts w:cs="Times New Roman"/>
                <w:b/>
                <w:sz w:val="20"/>
                <w:szCs w:val="20"/>
              </w:rPr>
            </w:pPr>
            <w:del w:id="1770" w:author="Steff Guzmán" w:date="2023-03-13T18:13:00Z">
              <w:r w:rsidRPr="00BB53D7" w:rsidDel="00B459BD">
                <w:rPr>
                  <w:rFonts w:cs="Times New Roman"/>
                  <w:b/>
                  <w:sz w:val="20"/>
                  <w:szCs w:val="20"/>
                </w:rPr>
                <w:delText>Referencias</w:delText>
              </w:r>
            </w:del>
          </w:p>
        </w:tc>
      </w:tr>
      <w:tr w:rsidR="00785CED" w:rsidRPr="00BB53D7" w:rsidDel="00B459BD" w14:paraId="672D884A" w14:textId="115A0E17" w:rsidTr="00C60B05">
        <w:trPr>
          <w:del w:id="1771" w:author="Steff Guzmán" w:date="2023-03-13T18:13:00Z"/>
        </w:trPr>
        <w:tc>
          <w:tcPr>
            <w:tcW w:w="4253" w:type="dxa"/>
            <w:tcBorders>
              <w:left w:val="nil"/>
              <w:right w:val="nil"/>
            </w:tcBorders>
            <w:vAlign w:val="center"/>
          </w:tcPr>
          <w:p w14:paraId="1F7B541C" w14:textId="7EC741EC" w:rsidR="00785CED" w:rsidRPr="00BB53D7" w:rsidDel="00B459BD" w:rsidRDefault="00785CED" w:rsidP="00C60B05">
            <w:pPr>
              <w:spacing w:before="60" w:after="60" w:line="276" w:lineRule="auto"/>
              <w:jc w:val="left"/>
              <w:rPr>
                <w:del w:id="1772" w:author="Steff Guzmán" w:date="2023-03-13T18:13:00Z"/>
                <w:rFonts w:cs="Times New Roman"/>
                <w:b/>
                <w:sz w:val="20"/>
                <w:szCs w:val="20"/>
              </w:rPr>
            </w:pPr>
            <w:del w:id="1773" w:author="Steff Guzmán" w:date="2023-03-13T18:13:00Z">
              <w:r w:rsidRPr="00BB53D7"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B53D7" w:rsidDel="00B459BD" w:rsidRDefault="00785CED" w:rsidP="00C60B05">
            <w:pPr>
              <w:widowControl w:val="0"/>
              <w:autoSpaceDE w:val="0"/>
              <w:autoSpaceDN w:val="0"/>
              <w:adjustRightInd w:val="0"/>
              <w:spacing w:before="60" w:after="60" w:line="276" w:lineRule="auto"/>
              <w:ind w:left="480" w:hanging="480"/>
              <w:rPr>
                <w:del w:id="1774" w:author="Steff Guzmán" w:date="2023-03-13T18:13:00Z"/>
                <w:rFonts w:cs="Times New Roman"/>
                <w:b/>
                <w:sz w:val="20"/>
                <w:szCs w:val="20"/>
              </w:rPr>
            </w:pPr>
            <w:del w:id="1775" w:author="Steff Guzmán" w:date="2023-03-13T18:13:00Z">
              <w:r w:rsidRPr="00BB53D7" w:rsidDel="00B459BD">
                <w:rPr>
                  <w:rFonts w:cs="Times New Roman"/>
                  <w:noProof/>
                  <w:sz w:val="20"/>
                  <w:szCs w:val="20"/>
                </w:rPr>
                <w:delText xml:space="preserve">Colombia. Presidencia de la República. (1991). </w:delText>
              </w:r>
              <w:r w:rsidRPr="00BB53D7" w:rsidDel="00B459BD">
                <w:rPr>
                  <w:rFonts w:cs="Times New Roman"/>
                  <w:i/>
                  <w:iCs/>
                  <w:noProof/>
                  <w:sz w:val="20"/>
                  <w:szCs w:val="20"/>
                </w:rPr>
                <w:delText>Constitución Política de Colombia.</w:delText>
              </w:r>
              <w:r w:rsidRPr="00BB53D7" w:rsidDel="00B459BD">
                <w:rPr>
                  <w:rFonts w:cs="Times New Roman"/>
                  <w:noProof/>
                  <w:sz w:val="20"/>
                  <w:szCs w:val="20"/>
                </w:rPr>
                <w:delText xml:space="preserve"> Presidencia de la República.</w:delText>
              </w:r>
            </w:del>
          </w:p>
        </w:tc>
      </w:tr>
      <w:tr w:rsidR="00785CED" w:rsidRPr="00BB53D7" w:rsidDel="00B459BD" w14:paraId="44F20D6E" w14:textId="7AFE839A" w:rsidTr="00C60B05">
        <w:trPr>
          <w:del w:id="1776" w:author="Steff Guzmán" w:date="2023-03-13T18:13:00Z"/>
        </w:trPr>
        <w:tc>
          <w:tcPr>
            <w:tcW w:w="4253" w:type="dxa"/>
            <w:tcBorders>
              <w:left w:val="nil"/>
              <w:right w:val="nil"/>
            </w:tcBorders>
            <w:vAlign w:val="center"/>
          </w:tcPr>
          <w:p w14:paraId="58D260BD" w14:textId="643144F0" w:rsidR="00785CED" w:rsidRPr="00BB53D7" w:rsidDel="00B459BD" w:rsidRDefault="00785CED" w:rsidP="00C60B05">
            <w:pPr>
              <w:spacing w:before="60" w:after="60" w:line="276" w:lineRule="auto"/>
              <w:jc w:val="left"/>
              <w:rPr>
                <w:del w:id="1777" w:author="Steff Guzmán" w:date="2023-03-13T18:13:00Z"/>
                <w:rFonts w:cs="Times New Roman"/>
                <w:b/>
                <w:sz w:val="20"/>
                <w:szCs w:val="20"/>
              </w:rPr>
            </w:pPr>
            <w:del w:id="1778" w:author="Steff Guzmán" w:date="2023-03-13T18:13:00Z">
              <w:r w:rsidRPr="00BB53D7"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B53D7" w:rsidDel="00B459BD" w:rsidRDefault="00785CED" w:rsidP="00C60B05">
            <w:pPr>
              <w:widowControl w:val="0"/>
              <w:autoSpaceDE w:val="0"/>
              <w:autoSpaceDN w:val="0"/>
              <w:adjustRightInd w:val="0"/>
              <w:spacing w:before="60" w:after="60" w:line="276" w:lineRule="auto"/>
              <w:ind w:left="480" w:hanging="480"/>
              <w:rPr>
                <w:del w:id="1779" w:author="Steff Guzmán" w:date="2023-03-13T18:13:00Z"/>
                <w:rFonts w:cs="Times New Roman"/>
                <w:b/>
                <w:sz w:val="20"/>
                <w:szCs w:val="20"/>
              </w:rPr>
            </w:pPr>
            <w:del w:id="1780" w:author="Steff Guzmán" w:date="2023-03-13T18:13:00Z">
              <w:r w:rsidRPr="00BB53D7" w:rsidDel="00B459BD">
                <w:rPr>
                  <w:rFonts w:cs="Times New Roman"/>
                  <w:noProof/>
                  <w:sz w:val="20"/>
                  <w:szCs w:val="20"/>
                </w:rPr>
                <w:delText xml:space="preserve">Colombia. Congreso de la República. (1994). </w:delText>
              </w:r>
              <w:r w:rsidRPr="00BB53D7"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B53D7" w:rsidDel="00B459BD">
                <w:rPr>
                  <w:rFonts w:cs="Times New Roman"/>
                  <w:noProof/>
                  <w:sz w:val="20"/>
                  <w:szCs w:val="20"/>
                </w:rPr>
                <w:delText>. Diario Oficial.</w:delText>
              </w:r>
            </w:del>
          </w:p>
        </w:tc>
      </w:tr>
      <w:tr w:rsidR="00785CED" w:rsidRPr="00BB53D7" w:rsidDel="00B459BD" w14:paraId="1ABBEB44" w14:textId="4B5747F9" w:rsidTr="00C60B05">
        <w:trPr>
          <w:del w:id="1781" w:author="Steff Guzmán" w:date="2023-03-13T18:13:00Z"/>
        </w:trPr>
        <w:tc>
          <w:tcPr>
            <w:tcW w:w="4253" w:type="dxa"/>
            <w:tcBorders>
              <w:left w:val="nil"/>
              <w:right w:val="nil"/>
            </w:tcBorders>
            <w:vAlign w:val="center"/>
          </w:tcPr>
          <w:p w14:paraId="14FA04EA" w14:textId="050B4114" w:rsidR="00785CED" w:rsidRPr="00BB53D7" w:rsidDel="00B459BD" w:rsidRDefault="00785CED" w:rsidP="00C60B05">
            <w:pPr>
              <w:spacing w:before="60" w:after="60" w:line="276" w:lineRule="auto"/>
              <w:jc w:val="left"/>
              <w:rPr>
                <w:del w:id="1782" w:author="Steff Guzmán" w:date="2023-03-13T18:13:00Z"/>
                <w:rFonts w:cs="Times New Roman"/>
                <w:b/>
                <w:sz w:val="20"/>
                <w:szCs w:val="20"/>
              </w:rPr>
            </w:pPr>
            <w:del w:id="1783" w:author="Steff Guzmán" w:date="2023-03-13T18:13:00Z">
              <w:r w:rsidRPr="00BB53D7"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B53D7" w:rsidDel="00B459BD" w:rsidRDefault="00785CED" w:rsidP="00C60B05">
            <w:pPr>
              <w:widowControl w:val="0"/>
              <w:autoSpaceDE w:val="0"/>
              <w:autoSpaceDN w:val="0"/>
              <w:adjustRightInd w:val="0"/>
              <w:spacing w:before="60" w:after="60" w:line="276" w:lineRule="auto"/>
              <w:ind w:left="480" w:hanging="480"/>
              <w:rPr>
                <w:del w:id="1784" w:author="Steff Guzmán" w:date="2023-03-13T18:13:00Z"/>
                <w:rFonts w:cs="Times New Roman"/>
                <w:b/>
                <w:sz w:val="20"/>
                <w:szCs w:val="20"/>
              </w:rPr>
            </w:pPr>
            <w:del w:id="1785" w:author="Steff Guzmán" w:date="2023-03-13T18:13:00Z">
              <w:r w:rsidRPr="00BB53D7" w:rsidDel="00B459BD">
                <w:rPr>
                  <w:rFonts w:cs="Times New Roman"/>
                  <w:noProof/>
                  <w:sz w:val="20"/>
                  <w:szCs w:val="20"/>
                </w:rPr>
                <w:delText xml:space="preserve">Colombia. Presidencia de la República. (1998). </w:delText>
              </w:r>
              <w:r w:rsidRPr="00BB53D7" w:rsidDel="00B459BD">
                <w:rPr>
                  <w:rFonts w:cs="Times New Roman"/>
                  <w:i/>
                  <w:iCs/>
                  <w:noProof/>
                  <w:sz w:val="20"/>
                  <w:szCs w:val="20"/>
                </w:rPr>
                <w:delText>Decreto 1504 de 1998: por el cual se Reglamenta el Manejo del Espacio Público en los Planes de Ordenamiento Territorial</w:delText>
              </w:r>
              <w:r w:rsidRPr="00BB53D7" w:rsidDel="00B459BD">
                <w:rPr>
                  <w:rFonts w:cs="Times New Roman"/>
                  <w:noProof/>
                  <w:sz w:val="20"/>
                  <w:szCs w:val="20"/>
                </w:rPr>
                <w:delText>. Diario Oficial.</w:delText>
              </w:r>
            </w:del>
          </w:p>
        </w:tc>
      </w:tr>
      <w:tr w:rsidR="00785CED" w:rsidRPr="00BB53D7" w:rsidDel="00B459BD" w14:paraId="3355B524" w14:textId="7F2029CD" w:rsidTr="00C60B05">
        <w:trPr>
          <w:del w:id="1786" w:author="Steff Guzmán" w:date="2023-03-13T18:13:00Z"/>
        </w:trPr>
        <w:tc>
          <w:tcPr>
            <w:tcW w:w="4253" w:type="dxa"/>
            <w:tcBorders>
              <w:left w:val="nil"/>
              <w:right w:val="nil"/>
            </w:tcBorders>
            <w:vAlign w:val="center"/>
          </w:tcPr>
          <w:p w14:paraId="363D52D7" w14:textId="01DAAF9E" w:rsidR="00785CED" w:rsidRPr="00BB53D7" w:rsidDel="00B459BD" w:rsidRDefault="00785CED" w:rsidP="00C60B05">
            <w:pPr>
              <w:spacing w:before="60" w:after="60" w:line="276" w:lineRule="auto"/>
              <w:jc w:val="left"/>
              <w:rPr>
                <w:del w:id="1787" w:author="Steff Guzmán" w:date="2023-03-13T18:13:00Z"/>
                <w:rFonts w:cs="Times New Roman"/>
                <w:b/>
                <w:sz w:val="20"/>
                <w:szCs w:val="20"/>
              </w:rPr>
            </w:pPr>
            <w:del w:id="1788" w:author="Steff Guzmán" w:date="2023-03-13T18:13:00Z">
              <w:r w:rsidRPr="00BB53D7"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B53D7" w:rsidDel="00B459BD" w:rsidRDefault="00785CED" w:rsidP="00C60B05">
            <w:pPr>
              <w:widowControl w:val="0"/>
              <w:autoSpaceDE w:val="0"/>
              <w:autoSpaceDN w:val="0"/>
              <w:adjustRightInd w:val="0"/>
              <w:spacing w:before="60" w:after="60" w:line="276" w:lineRule="auto"/>
              <w:ind w:left="480" w:hanging="480"/>
              <w:rPr>
                <w:del w:id="1789" w:author="Steff Guzmán" w:date="2023-03-13T18:13:00Z"/>
                <w:rFonts w:cs="Times New Roman"/>
                <w:b/>
                <w:sz w:val="20"/>
                <w:szCs w:val="20"/>
              </w:rPr>
            </w:pPr>
            <w:del w:id="1790" w:author="Steff Guzmán" w:date="2023-03-13T18:13:00Z">
              <w:r w:rsidRPr="00BB53D7" w:rsidDel="00B459BD">
                <w:rPr>
                  <w:rFonts w:cs="Times New Roman"/>
                  <w:noProof/>
                  <w:sz w:val="20"/>
                  <w:szCs w:val="20"/>
                </w:rPr>
                <w:delText xml:space="preserve">Colombia. Congreso de la República. (2014). </w:delText>
              </w:r>
              <w:r w:rsidRPr="00BB53D7"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B53D7" w:rsidDel="00B459BD">
                <w:rPr>
                  <w:rFonts w:cs="Times New Roman"/>
                  <w:noProof/>
                  <w:sz w:val="20"/>
                  <w:szCs w:val="20"/>
                </w:rPr>
                <w:delText>. Diario Oficial.</w:delText>
              </w:r>
            </w:del>
          </w:p>
        </w:tc>
      </w:tr>
      <w:tr w:rsidR="00785CED" w:rsidRPr="00BB53D7" w:rsidDel="00B459BD" w14:paraId="04298E0A" w14:textId="4913AB98" w:rsidTr="00C60B05">
        <w:trPr>
          <w:del w:id="1791" w:author="Steff Guzmán" w:date="2023-03-13T18:13:00Z"/>
        </w:trPr>
        <w:tc>
          <w:tcPr>
            <w:tcW w:w="4253" w:type="dxa"/>
            <w:tcBorders>
              <w:left w:val="nil"/>
              <w:right w:val="nil"/>
            </w:tcBorders>
            <w:vAlign w:val="center"/>
          </w:tcPr>
          <w:p w14:paraId="7A12F5E0" w14:textId="1B98F649" w:rsidR="00785CED" w:rsidRPr="00BB53D7" w:rsidDel="00B459BD" w:rsidRDefault="00785CED" w:rsidP="00C60B05">
            <w:pPr>
              <w:spacing w:before="60" w:after="60" w:line="276" w:lineRule="auto"/>
              <w:jc w:val="left"/>
              <w:rPr>
                <w:del w:id="1792" w:author="Steff Guzmán" w:date="2023-03-13T18:13:00Z"/>
                <w:rFonts w:cs="Times New Roman"/>
                <w:sz w:val="20"/>
                <w:szCs w:val="20"/>
              </w:rPr>
            </w:pPr>
            <w:del w:id="1793" w:author="Steff Guzmán" w:date="2023-03-13T18:13:00Z">
              <w:r w:rsidRPr="00BB53D7"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B53D7" w:rsidDel="00B459BD" w:rsidRDefault="00785CED" w:rsidP="00C60B05">
            <w:pPr>
              <w:widowControl w:val="0"/>
              <w:autoSpaceDE w:val="0"/>
              <w:autoSpaceDN w:val="0"/>
              <w:adjustRightInd w:val="0"/>
              <w:spacing w:before="60" w:after="60" w:line="276" w:lineRule="auto"/>
              <w:ind w:left="480" w:hanging="480"/>
              <w:rPr>
                <w:del w:id="1794" w:author="Steff Guzmán" w:date="2023-03-13T18:13:00Z"/>
                <w:rFonts w:cs="Times New Roman"/>
                <w:b/>
                <w:sz w:val="20"/>
                <w:szCs w:val="20"/>
              </w:rPr>
            </w:pPr>
            <w:del w:id="1795" w:author="Steff Guzmán" w:date="2023-03-13T18:13:00Z">
              <w:r w:rsidRPr="00BB53D7" w:rsidDel="00B459BD">
                <w:rPr>
                  <w:rFonts w:cs="Times New Roman"/>
                  <w:noProof/>
                  <w:sz w:val="20"/>
                  <w:szCs w:val="20"/>
                </w:rPr>
                <w:delText xml:space="preserve">Colombia. Corte Constitucional. (2003a). </w:delText>
              </w:r>
              <w:r w:rsidRPr="00BB53D7"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B53D7" w:rsidDel="00B459BD">
                <w:rPr>
                  <w:rFonts w:cs="Times New Roman"/>
                  <w:noProof/>
                  <w:sz w:val="20"/>
                  <w:szCs w:val="20"/>
                </w:rPr>
                <w:delText>. Corte Constitucional.</w:delText>
              </w:r>
            </w:del>
          </w:p>
        </w:tc>
      </w:tr>
      <w:tr w:rsidR="00785CED" w:rsidRPr="00BB53D7" w:rsidDel="00B459BD" w14:paraId="0C16701B" w14:textId="3D572E5F" w:rsidTr="00C60B05">
        <w:trPr>
          <w:del w:id="1796" w:author="Steff Guzmán" w:date="2023-03-13T18:13:00Z"/>
        </w:trPr>
        <w:tc>
          <w:tcPr>
            <w:tcW w:w="4253" w:type="dxa"/>
            <w:tcBorders>
              <w:left w:val="nil"/>
              <w:right w:val="nil"/>
            </w:tcBorders>
            <w:vAlign w:val="center"/>
          </w:tcPr>
          <w:p w14:paraId="493AD805" w14:textId="0FC47D0E" w:rsidR="00785CED" w:rsidRPr="00BB53D7" w:rsidDel="00B459BD" w:rsidRDefault="00785CED" w:rsidP="00C60B05">
            <w:pPr>
              <w:spacing w:before="60" w:after="60" w:line="276" w:lineRule="auto"/>
              <w:jc w:val="left"/>
              <w:rPr>
                <w:del w:id="1797" w:author="Steff Guzmán" w:date="2023-03-13T18:13:00Z"/>
                <w:rFonts w:cs="Times New Roman"/>
                <w:b/>
                <w:sz w:val="20"/>
                <w:szCs w:val="20"/>
              </w:rPr>
            </w:pPr>
            <w:del w:id="1798" w:author="Steff Guzmán" w:date="2023-03-13T18:13:00Z">
              <w:r w:rsidRPr="00BB53D7"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B53D7" w:rsidDel="00B459BD" w:rsidRDefault="00785CED" w:rsidP="00C60B05">
            <w:pPr>
              <w:widowControl w:val="0"/>
              <w:autoSpaceDE w:val="0"/>
              <w:autoSpaceDN w:val="0"/>
              <w:adjustRightInd w:val="0"/>
              <w:spacing w:before="60" w:after="60" w:line="276" w:lineRule="auto"/>
              <w:ind w:left="480" w:hanging="480"/>
              <w:rPr>
                <w:del w:id="1799" w:author="Steff Guzmán" w:date="2023-03-13T18:13:00Z"/>
                <w:rFonts w:cs="Times New Roman"/>
                <w:b/>
                <w:sz w:val="20"/>
                <w:szCs w:val="20"/>
              </w:rPr>
            </w:pPr>
            <w:del w:id="1800" w:author="Steff Guzmán" w:date="2023-03-13T18:13:00Z">
              <w:r w:rsidRPr="00BB53D7" w:rsidDel="00B459BD">
                <w:rPr>
                  <w:rFonts w:cs="Times New Roman"/>
                  <w:noProof/>
                  <w:sz w:val="20"/>
                  <w:szCs w:val="20"/>
                </w:rPr>
                <w:delText xml:space="preserve">Colombia. Corte Constitucional. (2003b). </w:delText>
              </w:r>
              <w:r w:rsidRPr="00BB53D7"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B53D7" w:rsidDel="00B459BD">
                <w:rPr>
                  <w:rFonts w:cs="Times New Roman"/>
                  <w:noProof/>
                  <w:sz w:val="20"/>
                  <w:szCs w:val="20"/>
                </w:rPr>
                <w:delText>. Corte Constitucional.</w:delText>
              </w:r>
            </w:del>
          </w:p>
        </w:tc>
      </w:tr>
      <w:tr w:rsidR="00785CED" w:rsidRPr="00BB53D7" w:rsidDel="00B459BD" w14:paraId="68FEB64E" w14:textId="207E00A2" w:rsidTr="00C60B05">
        <w:trPr>
          <w:del w:id="1801" w:author="Steff Guzmán" w:date="2023-03-13T18:13:00Z"/>
        </w:trPr>
        <w:tc>
          <w:tcPr>
            <w:tcW w:w="4253" w:type="dxa"/>
            <w:tcBorders>
              <w:left w:val="nil"/>
              <w:right w:val="nil"/>
            </w:tcBorders>
            <w:vAlign w:val="center"/>
          </w:tcPr>
          <w:p w14:paraId="53D7617F" w14:textId="4F03885F" w:rsidR="00785CED" w:rsidRPr="00BB53D7" w:rsidDel="00B459BD" w:rsidRDefault="00785CED" w:rsidP="00C60B05">
            <w:pPr>
              <w:spacing w:before="60" w:after="60" w:line="276" w:lineRule="auto"/>
              <w:jc w:val="left"/>
              <w:rPr>
                <w:del w:id="1802" w:author="Steff Guzmán" w:date="2023-03-13T18:13:00Z"/>
                <w:rFonts w:cs="Times New Roman"/>
                <w:b/>
                <w:sz w:val="20"/>
                <w:szCs w:val="20"/>
              </w:rPr>
            </w:pPr>
            <w:del w:id="1803" w:author="Steff Guzmán" w:date="2023-03-13T18:13:00Z">
              <w:r w:rsidRPr="00BB53D7"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B53D7" w:rsidDel="00B459BD" w:rsidRDefault="00785CED" w:rsidP="00C60B05">
            <w:pPr>
              <w:widowControl w:val="0"/>
              <w:autoSpaceDE w:val="0"/>
              <w:autoSpaceDN w:val="0"/>
              <w:adjustRightInd w:val="0"/>
              <w:spacing w:before="60" w:after="60" w:line="276" w:lineRule="auto"/>
              <w:ind w:left="480" w:hanging="480"/>
              <w:rPr>
                <w:del w:id="1804" w:author="Steff Guzmán" w:date="2023-03-13T18:13:00Z"/>
                <w:rFonts w:cs="Times New Roman"/>
                <w:b/>
                <w:sz w:val="20"/>
                <w:szCs w:val="20"/>
              </w:rPr>
            </w:pPr>
            <w:del w:id="1805" w:author="Steff Guzmán" w:date="2023-03-13T18:13:00Z">
              <w:r w:rsidRPr="00BB53D7" w:rsidDel="00B459BD">
                <w:rPr>
                  <w:rFonts w:cs="Times New Roman"/>
                  <w:noProof/>
                  <w:sz w:val="20"/>
                  <w:szCs w:val="20"/>
                </w:rPr>
                <w:delText xml:space="preserve">Colombia. Corte Constitucional. (2006). </w:delText>
              </w:r>
              <w:r w:rsidRPr="00BB53D7"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B53D7" w:rsidDel="00B459BD">
                <w:rPr>
                  <w:rFonts w:cs="Times New Roman"/>
                  <w:noProof/>
                  <w:sz w:val="20"/>
                  <w:szCs w:val="20"/>
                </w:rPr>
                <w:delText>. Corte Constitucional.</w:delText>
              </w:r>
            </w:del>
          </w:p>
        </w:tc>
      </w:tr>
      <w:tr w:rsidR="00785CED" w:rsidRPr="00BB53D7" w:rsidDel="00B459BD" w14:paraId="54A580CD" w14:textId="44587782" w:rsidTr="00C60B05">
        <w:trPr>
          <w:del w:id="1806" w:author="Steff Guzmán" w:date="2023-03-13T18:13:00Z"/>
        </w:trPr>
        <w:tc>
          <w:tcPr>
            <w:tcW w:w="4253" w:type="dxa"/>
            <w:tcBorders>
              <w:left w:val="nil"/>
              <w:right w:val="nil"/>
            </w:tcBorders>
            <w:vAlign w:val="center"/>
          </w:tcPr>
          <w:p w14:paraId="0EA4CAB8" w14:textId="7EEF7A79" w:rsidR="00785CED" w:rsidRPr="00BB53D7" w:rsidDel="00B459BD" w:rsidRDefault="00785CED" w:rsidP="00C60B05">
            <w:pPr>
              <w:spacing w:before="60" w:after="60" w:line="276" w:lineRule="auto"/>
              <w:jc w:val="left"/>
              <w:rPr>
                <w:del w:id="1807" w:author="Steff Guzmán" w:date="2023-03-13T18:13:00Z"/>
                <w:rFonts w:cs="Times New Roman"/>
                <w:b/>
                <w:sz w:val="20"/>
                <w:szCs w:val="20"/>
              </w:rPr>
            </w:pPr>
            <w:del w:id="1808" w:author="Steff Guzmán" w:date="2023-03-13T18:13:00Z">
              <w:r w:rsidRPr="00BB53D7"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B53D7" w:rsidDel="00B459BD" w:rsidRDefault="00785CED" w:rsidP="00C60B05">
            <w:pPr>
              <w:widowControl w:val="0"/>
              <w:autoSpaceDE w:val="0"/>
              <w:autoSpaceDN w:val="0"/>
              <w:adjustRightInd w:val="0"/>
              <w:spacing w:before="60" w:after="60" w:line="276" w:lineRule="auto"/>
              <w:ind w:left="480" w:hanging="480"/>
              <w:rPr>
                <w:del w:id="1809" w:author="Steff Guzmán" w:date="2023-03-13T18:13:00Z"/>
                <w:rFonts w:cs="Times New Roman"/>
                <w:b/>
                <w:sz w:val="20"/>
                <w:szCs w:val="20"/>
              </w:rPr>
            </w:pPr>
            <w:del w:id="1810" w:author="Steff Guzmán" w:date="2023-03-13T18:13:00Z">
              <w:r w:rsidRPr="00BB53D7" w:rsidDel="00B459BD">
                <w:rPr>
                  <w:rFonts w:cs="Times New Roman"/>
                  <w:noProof/>
                  <w:sz w:val="20"/>
                  <w:szCs w:val="20"/>
                </w:rPr>
                <w:delText xml:space="preserve">Colombia. Ministerio de Salud y Protección Social. (2012). </w:delText>
              </w:r>
              <w:r w:rsidRPr="00BB53D7"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B53D7" w:rsidDel="00B459BD">
                <w:rPr>
                  <w:rFonts w:cs="Times New Roman"/>
                  <w:noProof/>
                  <w:sz w:val="20"/>
                  <w:szCs w:val="20"/>
                </w:rPr>
                <w:delText>. Diario Oficial.</w:delText>
              </w:r>
            </w:del>
          </w:p>
        </w:tc>
      </w:tr>
      <w:tr w:rsidR="00785CED" w:rsidRPr="00BB53D7" w:rsidDel="00B459BD" w14:paraId="73092E88" w14:textId="6ED4F72D" w:rsidTr="00C60B05">
        <w:trPr>
          <w:del w:id="1811" w:author="Steff Guzmán" w:date="2023-03-13T18:13:00Z"/>
        </w:trPr>
        <w:tc>
          <w:tcPr>
            <w:tcW w:w="4253" w:type="dxa"/>
            <w:tcBorders>
              <w:left w:val="nil"/>
              <w:right w:val="nil"/>
            </w:tcBorders>
            <w:vAlign w:val="center"/>
          </w:tcPr>
          <w:p w14:paraId="6C4B19F4" w14:textId="03891BB1" w:rsidR="00785CED" w:rsidRPr="00BB53D7" w:rsidDel="00B459BD" w:rsidRDefault="00785CED" w:rsidP="00C60B05">
            <w:pPr>
              <w:spacing w:before="60" w:after="60" w:line="276" w:lineRule="auto"/>
              <w:jc w:val="left"/>
              <w:rPr>
                <w:del w:id="1812" w:author="Steff Guzmán" w:date="2023-03-13T18:13:00Z"/>
                <w:rFonts w:cs="Times New Roman"/>
                <w:b/>
                <w:sz w:val="20"/>
                <w:szCs w:val="20"/>
              </w:rPr>
            </w:pPr>
            <w:del w:id="1813" w:author="Steff Guzmán" w:date="2023-03-13T18:13:00Z">
              <w:r w:rsidRPr="00BB53D7"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B53D7" w:rsidDel="00B459BD" w:rsidRDefault="00785CED" w:rsidP="00C60B05">
            <w:pPr>
              <w:widowControl w:val="0"/>
              <w:autoSpaceDE w:val="0"/>
              <w:autoSpaceDN w:val="0"/>
              <w:adjustRightInd w:val="0"/>
              <w:spacing w:before="60" w:after="60" w:line="276" w:lineRule="auto"/>
              <w:ind w:left="480" w:hanging="480"/>
              <w:rPr>
                <w:del w:id="1814" w:author="Steff Guzmán" w:date="2023-03-13T18:13:00Z"/>
                <w:rFonts w:cs="Times New Roman"/>
                <w:b/>
                <w:sz w:val="20"/>
                <w:szCs w:val="20"/>
              </w:rPr>
            </w:pPr>
            <w:del w:id="1815" w:author="Steff Guzmán" w:date="2023-03-13T18:13:00Z">
              <w:r w:rsidRPr="00BB53D7" w:rsidDel="00B459BD">
                <w:rPr>
                  <w:rFonts w:cs="Times New Roman"/>
                  <w:noProof/>
                  <w:sz w:val="20"/>
                  <w:szCs w:val="20"/>
                </w:rPr>
                <w:delText xml:space="preserve">Colombia. Ministerio de Hacienda y Crédito Público. Superintendencia Financiera. (2006). </w:delText>
              </w:r>
              <w:r w:rsidRPr="00BB53D7" w:rsidDel="00B459BD">
                <w:rPr>
                  <w:rFonts w:cs="Times New Roman"/>
                  <w:i/>
                  <w:iCs/>
                  <w:noProof/>
                  <w:sz w:val="20"/>
                  <w:szCs w:val="20"/>
                </w:rPr>
                <w:delText>Circular Externa 048 de 2006 (diciembre 22)</w:delText>
              </w:r>
              <w:r w:rsidRPr="00BB53D7" w:rsidDel="00B459BD">
                <w:rPr>
                  <w:rFonts w:cs="Times New Roman"/>
                  <w:noProof/>
                  <w:sz w:val="20"/>
                  <w:szCs w:val="20"/>
                </w:rPr>
                <w:delText>. Superfinanciera.</w:delText>
              </w:r>
            </w:del>
          </w:p>
        </w:tc>
      </w:tr>
      <w:tr w:rsidR="00785CED" w:rsidRPr="00BB53D7" w:rsidDel="00B459BD" w14:paraId="5B731144" w14:textId="1874A6A6" w:rsidTr="00C60B05">
        <w:trPr>
          <w:del w:id="1816" w:author="Steff Guzmán" w:date="2023-03-13T18:13:00Z"/>
        </w:trPr>
        <w:tc>
          <w:tcPr>
            <w:tcW w:w="4253" w:type="dxa"/>
            <w:tcBorders>
              <w:left w:val="nil"/>
              <w:right w:val="nil"/>
            </w:tcBorders>
            <w:vAlign w:val="center"/>
          </w:tcPr>
          <w:p w14:paraId="424B0BD8" w14:textId="65D12209" w:rsidR="00785CED" w:rsidRPr="00BB53D7" w:rsidDel="00B459BD" w:rsidRDefault="00785CED" w:rsidP="00C60B05">
            <w:pPr>
              <w:spacing w:before="60" w:after="60" w:line="276" w:lineRule="auto"/>
              <w:jc w:val="left"/>
              <w:rPr>
                <w:del w:id="1817" w:author="Steff Guzmán" w:date="2023-03-13T18:13:00Z"/>
                <w:rFonts w:cs="Times New Roman"/>
                <w:b/>
                <w:sz w:val="20"/>
                <w:szCs w:val="20"/>
              </w:rPr>
            </w:pPr>
            <w:del w:id="1818" w:author="Steff Guzmán" w:date="2023-03-13T18:13:00Z">
              <w:r w:rsidRPr="00BB53D7"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B53D7" w:rsidDel="00B459BD" w:rsidRDefault="00785CED" w:rsidP="00C60B05">
            <w:pPr>
              <w:widowControl w:val="0"/>
              <w:autoSpaceDE w:val="0"/>
              <w:autoSpaceDN w:val="0"/>
              <w:adjustRightInd w:val="0"/>
              <w:spacing w:before="60" w:after="60" w:line="276" w:lineRule="auto"/>
              <w:ind w:left="480" w:hanging="480"/>
              <w:rPr>
                <w:del w:id="1819" w:author="Steff Guzmán" w:date="2023-03-13T18:13:00Z"/>
                <w:rFonts w:cs="Times New Roman"/>
                <w:b/>
                <w:sz w:val="20"/>
                <w:szCs w:val="20"/>
              </w:rPr>
            </w:pPr>
            <w:del w:id="1820" w:author="Steff Guzmán" w:date="2023-03-13T18:13:00Z">
              <w:r w:rsidRPr="00BB53D7" w:rsidDel="00B459BD">
                <w:rPr>
                  <w:rFonts w:cs="Times New Roman"/>
                  <w:noProof/>
                  <w:sz w:val="20"/>
                  <w:szCs w:val="20"/>
                </w:rPr>
                <w:delText xml:space="preserve">Colombia. Ministerio de Minas y Energía. (2010). </w:delText>
              </w:r>
              <w:r w:rsidRPr="00BB53D7" w:rsidDel="00B459BD">
                <w:rPr>
                  <w:rFonts w:cs="Times New Roman"/>
                  <w:i/>
                  <w:iCs/>
                  <w:noProof/>
                  <w:sz w:val="20"/>
                  <w:szCs w:val="20"/>
                </w:rPr>
                <w:delText>Reglamento técnico de iluminación y alumbrado público</w:delText>
              </w:r>
              <w:r w:rsidRPr="00BB53D7" w:rsidDel="00B459BD">
                <w:rPr>
                  <w:rFonts w:cs="Times New Roman"/>
                  <w:noProof/>
                  <w:sz w:val="20"/>
                  <w:szCs w:val="20"/>
                </w:rPr>
                <w:delText>. Ministerio de Minas y Energía.</w:delText>
              </w:r>
            </w:del>
          </w:p>
        </w:tc>
      </w:tr>
      <w:tr w:rsidR="00785CED" w:rsidRPr="00BB53D7" w:rsidDel="00B459BD" w14:paraId="30CA06DB" w14:textId="226A45E4" w:rsidTr="00C60B05">
        <w:trPr>
          <w:del w:id="1821" w:author="Steff Guzmán" w:date="2023-03-13T18:13:00Z"/>
        </w:trPr>
        <w:tc>
          <w:tcPr>
            <w:tcW w:w="4253" w:type="dxa"/>
            <w:tcBorders>
              <w:left w:val="nil"/>
              <w:right w:val="nil"/>
            </w:tcBorders>
            <w:vAlign w:val="center"/>
          </w:tcPr>
          <w:p w14:paraId="686A3598" w14:textId="36BF133A" w:rsidR="00785CED" w:rsidRPr="00BB53D7" w:rsidDel="00B459BD" w:rsidRDefault="00785CED" w:rsidP="00C60B05">
            <w:pPr>
              <w:spacing w:before="60" w:after="60" w:line="276" w:lineRule="auto"/>
              <w:jc w:val="left"/>
              <w:rPr>
                <w:del w:id="1822" w:author="Steff Guzmán" w:date="2023-03-13T18:13:00Z"/>
                <w:rFonts w:cs="Times New Roman"/>
                <w:b/>
                <w:sz w:val="20"/>
                <w:szCs w:val="20"/>
              </w:rPr>
            </w:pPr>
            <w:del w:id="1823" w:author="Steff Guzmán" w:date="2023-03-13T18:13:00Z">
              <w:r w:rsidRPr="00BB53D7"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B53D7" w:rsidDel="00B459BD" w:rsidRDefault="00785CED" w:rsidP="00C60B05">
            <w:pPr>
              <w:spacing w:before="60" w:after="60" w:line="276" w:lineRule="auto"/>
              <w:ind w:left="482" w:hanging="482"/>
              <w:rPr>
                <w:del w:id="1824" w:author="Steff Guzmán" w:date="2023-03-13T18:13:00Z"/>
                <w:rFonts w:cs="Times New Roman"/>
                <w:b/>
                <w:sz w:val="20"/>
                <w:szCs w:val="20"/>
              </w:rPr>
            </w:pPr>
            <w:del w:id="1825" w:author="Steff Guzmán" w:date="2023-03-13T18:13:00Z">
              <w:r w:rsidRPr="00BB53D7" w:rsidDel="00B459BD">
                <w:rPr>
                  <w:rFonts w:cs="Times New Roman"/>
                  <w:noProof/>
                  <w:sz w:val="20"/>
                  <w:szCs w:val="20"/>
                </w:rPr>
                <w:delText xml:space="preserve">España. Ministerio de Trabajo y Asuntos Sociales. Instituto Nacional de Seguridad e Higiene en el Trabajo. (1996). </w:delText>
              </w:r>
              <w:r w:rsidRPr="00BB53D7" w:rsidDel="00B459BD">
                <w:rPr>
                  <w:rFonts w:cs="Times New Roman"/>
                  <w:i/>
                  <w:iCs/>
                  <w:noProof/>
                  <w:sz w:val="20"/>
                  <w:szCs w:val="20"/>
                </w:rPr>
                <w:delText>Evaluación de riesgos laborales</w:delText>
              </w:r>
              <w:r w:rsidRPr="00BB53D7" w:rsidDel="00B459BD">
                <w:rPr>
                  <w:rFonts w:cs="Times New Roman"/>
                  <w:noProof/>
                  <w:sz w:val="20"/>
                  <w:szCs w:val="20"/>
                </w:rPr>
                <w:delText>. INSHT.</w:delText>
              </w:r>
            </w:del>
          </w:p>
        </w:tc>
      </w:tr>
      <w:tr w:rsidR="00785CED" w:rsidRPr="00BB53D7" w:rsidDel="00B459BD" w14:paraId="3992A91F" w14:textId="1F365E58" w:rsidTr="00C60B05">
        <w:trPr>
          <w:del w:id="1826" w:author="Steff Guzmán" w:date="2023-03-13T18:13:00Z"/>
        </w:trPr>
        <w:tc>
          <w:tcPr>
            <w:tcW w:w="4253" w:type="dxa"/>
            <w:tcBorders>
              <w:left w:val="nil"/>
              <w:right w:val="nil"/>
            </w:tcBorders>
            <w:vAlign w:val="center"/>
          </w:tcPr>
          <w:p w14:paraId="5175C40B" w14:textId="653AD798" w:rsidR="00785CED" w:rsidRPr="00BB53D7" w:rsidDel="00B459BD" w:rsidRDefault="00785CED" w:rsidP="00C60B05">
            <w:pPr>
              <w:spacing w:before="60" w:after="60" w:line="276" w:lineRule="auto"/>
              <w:jc w:val="left"/>
              <w:rPr>
                <w:del w:id="1827" w:author="Steff Guzmán" w:date="2023-03-13T18:13:00Z"/>
                <w:rFonts w:cs="Times New Roman"/>
                <w:b/>
                <w:sz w:val="20"/>
                <w:szCs w:val="20"/>
              </w:rPr>
            </w:pPr>
            <w:del w:id="1828" w:author="Steff Guzmán" w:date="2023-03-13T18:13:00Z">
              <w:r w:rsidRPr="00BB53D7"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B53D7" w:rsidDel="00B459BD" w:rsidRDefault="00785CED" w:rsidP="00C60B05">
            <w:pPr>
              <w:widowControl w:val="0"/>
              <w:autoSpaceDE w:val="0"/>
              <w:autoSpaceDN w:val="0"/>
              <w:adjustRightInd w:val="0"/>
              <w:spacing w:before="60" w:after="60" w:line="276" w:lineRule="auto"/>
              <w:ind w:left="480" w:hanging="480"/>
              <w:rPr>
                <w:del w:id="1829" w:author="Steff Guzmán" w:date="2023-03-13T18:13:00Z"/>
                <w:rFonts w:cs="Times New Roman"/>
                <w:b/>
                <w:sz w:val="20"/>
                <w:szCs w:val="20"/>
              </w:rPr>
            </w:pPr>
            <w:del w:id="1830" w:author="Steff Guzmán" w:date="2023-03-13T18:13:00Z">
              <w:r w:rsidRPr="00BB53D7" w:rsidDel="00B459BD">
                <w:rPr>
                  <w:rFonts w:cs="Times New Roman"/>
                  <w:noProof/>
                  <w:sz w:val="20"/>
                  <w:szCs w:val="20"/>
                </w:rPr>
                <w:delText xml:space="preserve">Colombia. Ministerio de Ambiente, Vivienda y Desarrollo Territorial. (2007). </w:delText>
              </w:r>
              <w:r w:rsidRPr="00BB53D7"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B53D7" w:rsidDel="00B459BD">
                <w:rPr>
                  <w:rFonts w:cs="Times New Roman"/>
                  <w:noProof/>
                  <w:sz w:val="20"/>
                  <w:szCs w:val="20"/>
                </w:rPr>
                <w:delText xml:space="preserve"> Diario Oficial.</w:delText>
              </w:r>
            </w:del>
          </w:p>
        </w:tc>
      </w:tr>
      <w:tr w:rsidR="00785CED" w:rsidRPr="00BB53D7" w:rsidDel="00B459BD" w14:paraId="6298A419" w14:textId="76E397F6" w:rsidTr="00C60B05">
        <w:trPr>
          <w:del w:id="1831" w:author="Steff Guzmán" w:date="2023-03-13T18:13:00Z"/>
        </w:trPr>
        <w:tc>
          <w:tcPr>
            <w:tcW w:w="4253" w:type="dxa"/>
            <w:tcBorders>
              <w:left w:val="nil"/>
              <w:right w:val="nil"/>
            </w:tcBorders>
            <w:vAlign w:val="center"/>
          </w:tcPr>
          <w:p w14:paraId="4A6EE0CE" w14:textId="15C28442" w:rsidR="00785CED" w:rsidRPr="00BB53D7" w:rsidDel="00B459BD" w:rsidRDefault="00785CED" w:rsidP="00C60B05">
            <w:pPr>
              <w:spacing w:before="60" w:after="60" w:line="276" w:lineRule="auto"/>
              <w:jc w:val="left"/>
              <w:rPr>
                <w:del w:id="1832" w:author="Steff Guzmán" w:date="2023-03-13T18:13:00Z"/>
                <w:rFonts w:cs="Times New Roman"/>
                <w:b/>
                <w:sz w:val="20"/>
                <w:szCs w:val="20"/>
              </w:rPr>
            </w:pPr>
            <w:del w:id="1833" w:author="Steff Guzmán" w:date="2023-03-13T18:13:00Z">
              <w:r w:rsidRPr="00BB53D7"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B53D7" w:rsidDel="00B459BD" w:rsidRDefault="00785CED" w:rsidP="00C60B05">
            <w:pPr>
              <w:widowControl w:val="0"/>
              <w:autoSpaceDE w:val="0"/>
              <w:autoSpaceDN w:val="0"/>
              <w:adjustRightInd w:val="0"/>
              <w:spacing w:before="60" w:after="60" w:line="276" w:lineRule="auto"/>
              <w:ind w:left="480" w:hanging="480"/>
              <w:rPr>
                <w:del w:id="1834" w:author="Steff Guzmán" w:date="2023-03-13T18:13:00Z"/>
                <w:rFonts w:cs="Times New Roman"/>
                <w:b/>
                <w:sz w:val="20"/>
                <w:szCs w:val="20"/>
              </w:rPr>
            </w:pPr>
            <w:del w:id="1835" w:author="Steff Guzmán" w:date="2023-03-13T18:13:00Z">
              <w:r w:rsidRPr="00BB53D7" w:rsidDel="00B459BD">
                <w:rPr>
                  <w:rFonts w:cs="Times New Roman"/>
                  <w:noProof/>
                  <w:sz w:val="20"/>
                  <w:szCs w:val="20"/>
                </w:rPr>
                <w:delText xml:space="preserve">Colombia. Ministerio de Comunicaciones. (2001). </w:delText>
              </w:r>
              <w:r w:rsidRPr="00BB53D7"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B53D7" w:rsidDel="00B459BD">
                <w:rPr>
                  <w:rFonts w:cs="Times New Roman"/>
                  <w:noProof/>
                  <w:sz w:val="20"/>
                  <w:szCs w:val="20"/>
                </w:rPr>
                <w:delText>. Diario Oficial.</w:delText>
              </w:r>
            </w:del>
          </w:p>
        </w:tc>
      </w:tr>
      <w:tr w:rsidR="00785CED" w:rsidRPr="00BB53D7" w:rsidDel="00B459BD" w14:paraId="67A0B931" w14:textId="322A9626" w:rsidTr="00C60B05">
        <w:trPr>
          <w:del w:id="1836" w:author="Steff Guzmán" w:date="2023-03-13T18:13:00Z"/>
        </w:trPr>
        <w:tc>
          <w:tcPr>
            <w:tcW w:w="4253" w:type="dxa"/>
            <w:tcBorders>
              <w:left w:val="nil"/>
              <w:right w:val="nil"/>
            </w:tcBorders>
            <w:vAlign w:val="center"/>
          </w:tcPr>
          <w:p w14:paraId="14DC3730" w14:textId="69CD7B22" w:rsidR="00785CED" w:rsidRPr="00BB53D7" w:rsidDel="00B459BD" w:rsidRDefault="00785CED" w:rsidP="00C60B05">
            <w:pPr>
              <w:spacing w:before="60" w:after="60" w:line="276" w:lineRule="auto"/>
              <w:jc w:val="left"/>
              <w:rPr>
                <w:del w:id="1837" w:author="Steff Guzmán" w:date="2023-03-13T18:13:00Z"/>
                <w:rFonts w:cs="Times New Roman"/>
                <w:sz w:val="20"/>
                <w:szCs w:val="20"/>
              </w:rPr>
            </w:pPr>
            <w:del w:id="1838" w:author="Steff Guzmán" w:date="2023-03-13T18:13:00Z">
              <w:r w:rsidRPr="00BB53D7"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B53D7" w:rsidDel="00B459BD" w:rsidRDefault="00785CED" w:rsidP="00C60B05">
            <w:pPr>
              <w:widowControl w:val="0"/>
              <w:autoSpaceDE w:val="0"/>
              <w:autoSpaceDN w:val="0"/>
              <w:adjustRightInd w:val="0"/>
              <w:spacing w:before="60" w:after="60" w:line="276" w:lineRule="auto"/>
              <w:ind w:left="480" w:hanging="480"/>
              <w:rPr>
                <w:del w:id="1839" w:author="Steff Guzmán" w:date="2023-03-13T18:13:00Z"/>
                <w:rFonts w:cs="Times New Roman"/>
                <w:b/>
                <w:sz w:val="20"/>
                <w:szCs w:val="20"/>
              </w:rPr>
            </w:pPr>
            <w:del w:id="1840" w:author="Steff Guzmán" w:date="2023-03-13T18:13:00Z">
              <w:r w:rsidRPr="00BB53D7" w:rsidDel="00B459BD">
                <w:rPr>
                  <w:rFonts w:cs="Times New Roman"/>
                  <w:noProof/>
                  <w:sz w:val="20"/>
                  <w:szCs w:val="20"/>
                </w:rPr>
                <w:delText xml:space="preserve">Colombia. Ministerio de Educación Nacional. (2006). </w:delText>
              </w:r>
              <w:r w:rsidRPr="00BB53D7" w:rsidDel="00B459BD">
                <w:rPr>
                  <w:rFonts w:cs="Times New Roman"/>
                  <w:i/>
                  <w:iCs/>
                  <w:noProof/>
                  <w:sz w:val="20"/>
                  <w:szCs w:val="20"/>
                </w:rPr>
                <w:delText>Plan Decenal de Educación 2006-2016: Pacto Social por la Educación</w:delText>
              </w:r>
              <w:r w:rsidRPr="00BB53D7" w:rsidDel="00B459BD">
                <w:rPr>
                  <w:rFonts w:cs="Times New Roman"/>
                  <w:noProof/>
                  <w:sz w:val="20"/>
                  <w:szCs w:val="20"/>
                </w:rPr>
                <w:delText>. Ministerio de Educación Nacional.</w:delText>
              </w:r>
            </w:del>
          </w:p>
        </w:tc>
      </w:tr>
      <w:tr w:rsidR="00785CED" w:rsidRPr="00BB53D7" w:rsidDel="00B459BD" w14:paraId="1150A9AD" w14:textId="24556637" w:rsidTr="00C60B05">
        <w:trPr>
          <w:del w:id="1841" w:author="Steff Guzmán" w:date="2023-03-13T18:13:00Z"/>
        </w:trPr>
        <w:tc>
          <w:tcPr>
            <w:tcW w:w="4253" w:type="dxa"/>
            <w:tcBorders>
              <w:left w:val="nil"/>
              <w:right w:val="nil"/>
            </w:tcBorders>
            <w:vAlign w:val="center"/>
          </w:tcPr>
          <w:p w14:paraId="1BED67FE" w14:textId="6F6FB396" w:rsidR="00785CED" w:rsidRPr="00BB53D7" w:rsidDel="00B459BD" w:rsidRDefault="00785CED" w:rsidP="00C60B05">
            <w:pPr>
              <w:spacing w:before="60" w:after="60" w:line="276" w:lineRule="auto"/>
              <w:jc w:val="left"/>
              <w:rPr>
                <w:del w:id="1842" w:author="Steff Guzmán" w:date="2023-03-13T18:13:00Z"/>
                <w:rFonts w:cs="Times New Roman"/>
                <w:sz w:val="20"/>
                <w:szCs w:val="20"/>
              </w:rPr>
            </w:pPr>
            <w:del w:id="1843" w:author="Steff Guzmán" w:date="2023-03-13T18:13:00Z">
              <w:r w:rsidRPr="00BB53D7"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B53D7" w:rsidDel="00B459BD" w:rsidRDefault="00785CED" w:rsidP="00C60B05">
            <w:pPr>
              <w:widowControl w:val="0"/>
              <w:autoSpaceDE w:val="0"/>
              <w:autoSpaceDN w:val="0"/>
              <w:adjustRightInd w:val="0"/>
              <w:spacing w:before="60" w:after="60" w:line="276" w:lineRule="auto"/>
              <w:ind w:left="480" w:hanging="480"/>
              <w:rPr>
                <w:del w:id="1844" w:author="Steff Guzmán" w:date="2023-03-13T18:13:00Z"/>
                <w:rFonts w:cs="Times New Roman"/>
                <w:b/>
                <w:sz w:val="20"/>
                <w:szCs w:val="20"/>
              </w:rPr>
            </w:pPr>
            <w:del w:id="1845" w:author="Steff Guzmán" w:date="2023-03-13T18:13:00Z">
              <w:r w:rsidRPr="00BB53D7" w:rsidDel="00B459BD">
                <w:rPr>
                  <w:rFonts w:cs="Times New Roman"/>
                  <w:noProof/>
                  <w:sz w:val="20"/>
                  <w:szCs w:val="20"/>
                </w:rPr>
                <w:delText xml:space="preserve">Colombia. Congreso de la República. (2010). </w:delText>
              </w:r>
              <w:r w:rsidRPr="00BB53D7" w:rsidDel="00B459BD">
                <w:rPr>
                  <w:rFonts w:cs="Times New Roman"/>
                  <w:i/>
                  <w:iCs/>
                  <w:noProof/>
                  <w:sz w:val="20"/>
                  <w:szCs w:val="20"/>
                </w:rPr>
                <w:delText>Código penal y de procedimiento penal anotado</w:delText>
              </w:r>
              <w:r w:rsidRPr="00BB53D7" w:rsidDel="00B459BD">
                <w:rPr>
                  <w:rFonts w:cs="Times New Roman"/>
                  <w:noProof/>
                  <w:sz w:val="20"/>
                  <w:szCs w:val="20"/>
                </w:rPr>
                <w:delText>. Leyer.</w:delText>
              </w:r>
            </w:del>
          </w:p>
        </w:tc>
      </w:tr>
      <w:tr w:rsidR="00785CED" w:rsidRPr="00BB53D7" w:rsidDel="00B459BD" w14:paraId="7C738909" w14:textId="2A9243DE" w:rsidTr="00C60B05">
        <w:trPr>
          <w:del w:id="1846" w:author="Steff Guzmán" w:date="2023-03-13T18:13:00Z"/>
        </w:trPr>
        <w:tc>
          <w:tcPr>
            <w:tcW w:w="4253" w:type="dxa"/>
            <w:tcBorders>
              <w:left w:val="nil"/>
              <w:right w:val="nil"/>
            </w:tcBorders>
            <w:vAlign w:val="center"/>
          </w:tcPr>
          <w:p w14:paraId="5E8A0087" w14:textId="3FA665F4" w:rsidR="00785CED" w:rsidRPr="00BB53D7" w:rsidDel="00B459BD" w:rsidRDefault="00785CED" w:rsidP="00C60B05">
            <w:pPr>
              <w:spacing w:before="60" w:after="60" w:line="276" w:lineRule="auto"/>
              <w:jc w:val="left"/>
              <w:rPr>
                <w:del w:id="1847" w:author="Steff Guzmán" w:date="2023-03-13T18:13:00Z"/>
                <w:rFonts w:cs="Times New Roman"/>
                <w:sz w:val="20"/>
                <w:szCs w:val="20"/>
              </w:rPr>
            </w:pPr>
            <w:del w:id="1848" w:author="Steff Guzmán" w:date="2023-03-13T18:13:00Z">
              <w:r w:rsidRPr="00BB53D7"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B53D7" w:rsidDel="00B459BD" w:rsidRDefault="00785CED" w:rsidP="00C60B05">
            <w:pPr>
              <w:widowControl w:val="0"/>
              <w:autoSpaceDE w:val="0"/>
              <w:autoSpaceDN w:val="0"/>
              <w:adjustRightInd w:val="0"/>
              <w:spacing w:before="60" w:after="60" w:line="276" w:lineRule="auto"/>
              <w:ind w:left="480" w:hanging="480"/>
              <w:rPr>
                <w:del w:id="1849" w:author="Steff Guzmán" w:date="2023-03-13T18:13:00Z"/>
                <w:rFonts w:cs="Times New Roman"/>
                <w:b/>
                <w:sz w:val="20"/>
                <w:szCs w:val="20"/>
              </w:rPr>
            </w:pPr>
            <w:del w:id="1850" w:author="Steff Guzmán" w:date="2023-03-13T18:13:00Z">
              <w:r w:rsidRPr="00BB53D7" w:rsidDel="00B459BD">
                <w:rPr>
                  <w:rFonts w:cs="Times New Roman"/>
                  <w:noProof/>
                  <w:sz w:val="20"/>
                  <w:szCs w:val="20"/>
                </w:rPr>
                <w:delText xml:space="preserve">Colombia. Congreso de la República. (2006). </w:delText>
              </w:r>
              <w:r w:rsidRPr="00BB53D7" w:rsidDel="00B459BD">
                <w:rPr>
                  <w:rFonts w:cs="Times New Roman"/>
                  <w:i/>
                  <w:iCs/>
                  <w:noProof/>
                  <w:sz w:val="20"/>
                  <w:szCs w:val="20"/>
                </w:rPr>
                <w:delText>Ley 1098 de 2006 (noviembre 8): por la cual se expide el Código de la Infancia y la Adolescencia en Colombia</w:delText>
              </w:r>
              <w:r w:rsidRPr="00BB53D7" w:rsidDel="00B459BD">
                <w:rPr>
                  <w:rFonts w:cs="Times New Roman"/>
                  <w:noProof/>
                  <w:sz w:val="20"/>
                  <w:szCs w:val="20"/>
                </w:rPr>
                <w:delText>. Diario Oficial.</w:delText>
              </w:r>
            </w:del>
          </w:p>
        </w:tc>
      </w:tr>
      <w:tr w:rsidR="00785CED" w:rsidRPr="00BB53D7" w:rsidDel="00B459BD" w14:paraId="452E66AB" w14:textId="07053FF6" w:rsidTr="00C60B05">
        <w:trPr>
          <w:del w:id="1851" w:author="Steff Guzmán" w:date="2023-03-13T18:13:00Z"/>
        </w:trPr>
        <w:tc>
          <w:tcPr>
            <w:tcW w:w="4253" w:type="dxa"/>
            <w:tcBorders>
              <w:left w:val="nil"/>
              <w:right w:val="nil"/>
            </w:tcBorders>
            <w:vAlign w:val="center"/>
          </w:tcPr>
          <w:p w14:paraId="775D2151" w14:textId="03A41C1A" w:rsidR="00785CED" w:rsidRPr="00BB53D7" w:rsidDel="00B459BD" w:rsidRDefault="00785CED" w:rsidP="00C60B05">
            <w:pPr>
              <w:spacing w:before="60" w:after="60" w:line="276" w:lineRule="auto"/>
              <w:jc w:val="left"/>
              <w:rPr>
                <w:del w:id="1852" w:author="Steff Guzmán" w:date="2023-03-13T18:13:00Z"/>
                <w:rFonts w:cs="Times New Roman"/>
                <w:sz w:val="20"/>
                <w:szCs w:val="20"/>
              </w:rPr>
            </w:pPr>
            <w:del w:id="1853" w:author="Steff Guzmán" w:date="2023-03-13T18:13:00Z">
              <w:r w:rsidRPr="00BB53D7"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B53D7" w:rsidDel="00B459BD" w:rsidRDefault="00785CED" w:rsidP="00C60B05">
            <w:pPr>
              <w:widowControl w:val="0"/>
              <w:autoSpaceDE w:val="0"/>
              <w:autoSpaceDN w:val="0"/>
              <w:adjustRightInd w:val="0"/>
              <w:spacing w:before="60" w:after="60" w:line="276" w:lineRule="auto"/>
              <w:ind w:left="480" w:hanging="480"/>
              <w:rPr>
                <w:del w:id="1854" w:author="Steff Guzmán" w:date="2023-03-13T18:13:00Z"/>
                <w:rFonts w:cs="Times New Roman"/>
                <w:b/>
                <w:sz w:val="20"/>
                <w:szCs w:val="20"/>
              </w:rPr>
            </w:pPr>
            <w:del w:id="1855" w:author="Steff Guzmán" w:date="2023-03-13T18:13:00Z">
              <w:r w:rsidRPr="00BB53D7" w:rsidDel="00B459BD">
                <w:rPr>
                  <w:rFonts w:cs="Times New Roman"/>
                  <w:noProof/>
                  <w:sz w:val="20"/>
                  <w:szCs w:val="20"/>
                </w:rPr>
                <w:delText xml:space="preserve">Colombia. Contraloría General de la Nación. (2003). </w:delText>
              </w:r>
              <w:r w:rsidRPr="00BB53D7" w:rsidDel="00B459BD">
                <w:rPr>
                  <w:rFonts w:cs="Times New Roman"/>
                  <w:i/>
                  <w:iCs/>
                  <w:noProof/>
                  <w:sz w:val="20"/>
                  <w:szCs w:val="20"/>
                </w:rPr>
                <w:delText>La deserción escolar en la educación básica media</w:delText>
              </w:r>
              <w:r w:rsidRPr="00BB53D7" w:rsidDel="00B459BD">
                <w:rPr>
                  <w:rFonts w:cs="Times New Roman"/>
                  <w:noProof/>
                  <w:sz w:val="20"/>
                  <w:szCs w:val="20"/>
                </w:rPr>
                <w:delText>. Contraloría General de la Nación.</w:delText>
              </w:r>
            </w:del>
          </w:p>
        </w:tc>
      </w:tr>
      <w:tr w:rsidR="00785CED" w:rsidRPr="00BB53D7" w:rsidDel="00B459BD" w14:paraId="794B1D0A" w14:textId="38B28714" w:rsidTr="00C60B05">
        <w:trPr>
          <w:del w:id="1856" w:author="Steff Guzmán" w:date="2023-03-13T18:13:00Z"/>
        </w:trPr>
        <w:tc>
          <w:tcPr>
            <w:tcW w:w="4253" w:type="dxa"/>
            <w:tcBorders>
              <w:left w:val="nil"/>
              <w:right w:val="nil"/>
            </w:tcBorders>
            <w:vAlign w:val="center"/>
          </w:tcPr>
          <w:p w14:paraId="20258D6F" w14:textId="3B2FF724" w:rsidR="00785CED" w:rsidRPr="00BB53D7" w:rsidDel="00B459BD" w:rsidRDefault="00785CED" w:rsidP="00C60B05">
            <w:pPr>
              <w:spacing w:before="60" w:after="60" w:line="276" w:lineRule="auto"/>
              <w:jc w:val="left"/>
              <w:rPr>
                <w:del w:id="1857" w:author="Steff Guzmán" w:date="2023-03-13T18:13:00Z"/>
                <w:rFonts w:cs="Times New Roman"/>
                <w:sz w:val="20"/>
                <w:szCs w:val="20"/>
              </w:rPr>
            </w:pPr>
            <w:del w:id="1858" w:author="Steff Guzmán" w:date="2023-03-13T18:13:00Z">
              <w:r w:rsidRPr="00BB53D7"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B53D7" w:rsidDel="00B459BD" w:rsidRDefault="00785CED" w:rsidP="00C60B05">
            <w:pPr>
              <w:widowControl w:val="0"/>
              <w:autoSpaceDE w:val="0"/>
              <w:autoSpaceDN w:val="0"/>
              <w:adjustRightInd w:val="0"/>
              <w:spacing w:before="60" w:after="60" w:line="276" w:lineRule="auto"/>
              <w:ind w:left="480" w:hanging="480"/>
              <w:rPr>
                <w:del w:id="1859" w:author="Steff Guzmán" w:date="2023-03-13T18:13:00Z"/>
                <w:rFonts w:cs="Times New Roman"/>
                <w:b/>
                <w:sz w:val="20"/>
                <w:szCs w:val="20"/>
              </w:rPr>
            </w:pPr>
            <w:del w:id="1860" w:author="Steff Guzmán" w:date="2023-03-13T18:13:00Z">
              <w:r w:rsidRPr="00BB53D7" w:rsidDel="00B459BD">
                <w:rPr>
                  <w:rFonts w:cs="Times New Roman"/>
                  <w:noProof/>
                  <w:sz w:val="20"/>
                  <w:szCs w:val="20"/>
                </w:rPr>
                <w:delText xml:space="preserve">Colombia. Unidad Nacional para la Gestión del Riesgo de Desastres. (2012). </w:delText>
              </w:r>
              <w:r w:rsidRPr="00BB53D7" w:rsidDel="00B459BD">
                <w:rPr>
                  <w:rFonts w:cs="Times New Roman"/>
                  <w:i/>
                  <w:iCs/>
                  <w:noProof/>
                  <w:sz w:val="20"/>
                  <w:szCs w:val="20"/>
                </w:rPr>
                <w:delText>Guía para la formulación del Plan Municipal de Gestión del Riesgo de Desastres</w:delText>
              </w:r>
              <w:r w:rsidRPr="00BB53D7" w:rsidDel="00B459BD">
                <w:rPr>
                  <w:rFonts w:cs="Times New Roman"/>
                  <w:noProof/>
                  <w:sz w:val="20"/>
                  <w:szCs w:val="20"/>
                </w:rPr>
                <w:delText>. Sistema Nacional de Gestión del Riesgo de Desastres.</w:delText>
              </w:r>
            </w:del>
          </w:p>
        </w:tc>
      </w:tr>
      <w:tr w:rsidR="00785CED" w:rsidRPr="00BB53D7" w:rsidDel="00B459BD" w14:paraId="34536FCA" w14:textId="0FD8CDFE" w:rsidTr="00C60B05">
        <w:trPr>
          <w:del w:id="1861" w:author="Steff Guzmán" w:date="2023-03-13T18:13:00Z"/>
        </w:trPr>
        <w:tc>
          <w:tcPr>
            <w:tcW w:w="4253" w:type="dxa"/>
            <w:tcBorders>
              <w:left w:val="nil"/>
              <w:right w:val="nil"/>
            </w:tcBorders>
            <w:vAlign w:val="center"/>
          </w:tcPr>
          <w:p w14:paraId="51A5F235" w14:textId="1EF3E8E2" w:rsidR="00785CED" w:rsidRPr="00BB53D7" w:rsidDel="00B459BD" w:rsidRDefault="00785CED" w:rsidP="00C60B05">
            <w:pPr>
              <w:spacing w:before="60" w:after="60" w:line="276" w:lineRule="auto"/>
              <w:jc w:val="left"/>
              <w:rPr>
                <w:del w:id="1862" w:author="Steff Guzmán" w:date="2023-03-13T18:13:00Z"/>
                <w:rFonts w:cs="Times New Roman"/>
                <w:sz w:val="20"/>
                <w:szCs w:val="20"/>
              </w:rPr>
            </w:pPr>
            <w:del w:id="1863" w:author="Steff Guzmán" w:date="2023-03-13T18:13:00Z">
              <w:r w:rsidRPr="00BB53D7"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B53D7" w:rsidDel="00B459BD" w:rsidRDefault="00785CED" w:rsidP="00C60B05">
            <w:pPr>
              <w:widowControl w:val="0"/>
              <w:autoSpaceDE w:val="0"/>
              <w:autoSpaceDN w:val="0"/>
              <w:adjustRightInd w:val="0"/>
              <w:spacing w:before="60" w:after="60" w:line="276" w:lineRule="auto"/>
              <w:ind w:left="480" w:hanging="480"/>
              <w:rPr>
                <w:del w:id="1864" w:author="Steff Guzmán" w:date="2023-03-13T18:13:00Z"/>
                <w:rFonts w:cs="Times New Roman"/>
                <w:b/>
                <w:sz w:val="20"/>
                <w:szCs w:val="20"/>
              </w:rPr>
            </w:pPr>
            <w:del w:id="1865" w:author="Steff Guzmán" w:date="2023-03-13T18:13:00Z">
              <w:r w:rsidRPr="00BB53D7" w:rsidDel="00B459BD">
                <w:rPr>
                  <w:rFonts w:cs="Times New Roman"/>
                  <w:noProof/>
                  <w:sz w:val="20"/>
                  <w:szCs w:val="20"/>
                </w:rPr>
                <w:delText xml:space="preserve">Colombia. Departamento Administrativo Nacional de Estadística. (2011). </w:delText>
              </w:r>
              <w:r w:rsidRPr="00BB53D7" w:rsidDel="00B459BD">
                <w:rPr>
                  <w:rFonts w:cs="Times New Roman"/>
                  <w:i/>
                  <w:iCs/>
                  <w:noProof/>
                  <w:sz w:val="20"/>
                  <w:szCs w:val="20"/>
                </w:rPr>
                <w:delText>Encuesta de convivencia escolar y circunstancias que la afectan - ECECA, para estudiantes de 5</w:delText>
              </w:r>
              <w:r w:rsidRPr="00BB53D7" w:rsidDel="00B459BD">
                <w:rPr>
                  <w:rFonts w:cs="Times New Roman"/>
                  <w:i/>
                  <w:iCs/>
                  <w:noProof/>
                  <w:sz w:val="20"/>
                  <w:szCs w:val="20"/>
                  <w:vertAlign w:val="superscript"/>
                </w:rPr>
                <w:delText>o</w:delText>
              </w:r>
              <w:r w:rsidRPr="00BB53D7" w:rsidDel="00B459BD">
                <w:rPr>
                  <w:rFonts w:cs="Times New Roman"/>
                  <w:i/>
                  <w:iCs/>
                  <w:noProof/>
                  <w:sz w:val="20"/>
                  <w:szCs w:val="20"/>
                </w:rPr>
                <w:delText xml:space="preserve"> a 11</w:delText>
              </w:r>
              <w:r w:rsidRPr="00BB53D7" w:rsidDel="00B459BD">
                <w:rPr>
                  <w:rFonts w:cs="Times New Roman"/>
                  <w:i/>
                  <w:iCs/>
                  <w:noProof/>
                  <w:sz w:val="20"/>
                  <w:szCs w:val="20"/>
                  <w:vertAlign w:val="superscript"/>
                </w:rPr>
                <w:delText>o</w:delText>
              </w:r>
              <w:r w:rsidRPr="00BB53D7" w:rsidDel="00B459BD">
                <w:rPr>
                  <w:rFonts w:cs="Times New Roman"/>
                  <w:i/>
                  <w:iCs/>
                  <w:noProof/>
                  <w:sz w:val="20"/>
                  <w:szCs w:val="20"/>
                </w:rPr>
                <w:delText xml:space="preserve"> de Bogotá</w:delText>
              </w:r>
              <w:r w:rsidRPr="00BB53D7" w:rsidDel="00B459BD">
                <w:rPr>
                  <w:rFonts w:cs="Times New Roman"/>
                  <w:noProof/>
                  <w:sz w:val="20"/>
                  <w:szCs w:val="20"/>
                </w:rPr>
                <w:delText>. DANE.</w:delText>
              </w:r>
            </w:del>
          </w:p>
        </w:tc>
      </w:tr>
      <w:tr w:rsidR="00785CED" w:rsidRPr="00BB53D7" w:rsidDel="00B459BD" w14:paraId="580134E5" w14:textId="5C85EC71" w:rsidTr="00C60B05">
        <w:trPr>
          <w:del w:id="1866" w:author="Steff Guzmán" w:date="2023-03-13T18:13:00Z"/>
        </w:trPr>
        <w:tc>
          <w:tcPr>
            <w:tcW w:w="4253" w:type="dxa"/>
            <w:tcBorders>
              <w:left w:val="nil"/>
              <w:right w:val="nil"/>
            </w:tcBorders>
            <w:vAlign w:val="center"/>
          </w:tcPr>
          <w:p w14:paraId="7FF4646E" w14:textId="550BC31F" w:rsidR="00785CED" w:rsidRPr="00BB53D7" w:rsidDel="00B459BD" w:rsidRDefault="00785CED" w:rsidP="00C60B05">
            <w:pPr>
              <w:spacing w:before="60" w:after="60" w:line="276" w:lineRule="auto"/>
              <w:jc w:val="left"/>
              <w:rPr>
                <w:del w:id="1867" w:author="Steff Guzmán" w:date="2023-03-13T18:13:00Z"/>
                <w:rFonts w:cs="Times New Roman"/>
                <w:sz w:val="20"/>
                <w:szCs w:val="20"/>
              </w:rPr>
            </w:pPr>
            <w:del w:id="1868" w:author="Steff Guzmán" w:date="2023-03-13T18:13:00Z">
              <w:r w:rsidRPr="00BB53D7"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B53D7" w:rsidDel="00B459BD" w:rsidRDefault="00785CED" w:rsidP="00C60B05">
            <w:pPr>
              <w:widowControl w:val="0"/>
              <w:autoSpaceDE w:val="0"/>
              <w:autoSpaceDN w:val="0"/>
              <w:adjustRightInd w:val="0"/>
              <w:spacing w:before="60" w:after="60" w:line="276" w:lineRule="auto"/>
              <w:ind w:left="480" w:hanging="480"/>
              <w:rPr>
                <w:del w:id="1869" w:author="Steff Guzmán" w:date="2023-03-13T18:13:00Z"/>
                <w:rFonts w:cs="Times New Roman"/>
                <w:noProof/>
                <w:sz w:val="20"/>
                <w:szCs w:val="20"/>
              </w:rPr>
            </w:pPr>
            <w:del w:id="1870" w:author="Steff Guzmán" w:date="2023-03-13T18:13:00Z">
              <w:r w:rsidRPr="00BB53D7" w:rsidDel="00B459BD">
                <w:rPr>
                  <w:rFonts w:cs="Times New Roman"/>
                  <w:noProof/>
                  <w:sz w:val="20"/>
                  <w:szCs w:val="20"/>
                </w:rPr>
                <w:delText xml:space="preserve">Colombia. Departamento Administrativo de Ciencia Tecnología e Innovación. (2015). </w:delText>
              </w:r>
              <w:r w:rsidRPr="00BB53D7"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B53D7" w:rsidDel="00B459BD">
                <w:rPr>
                  <w:rFonts w:cs="Times New Roman"/>
                  <w:noProof/>
                  <w:sz w:val="20"/>
                  <w:szCs w:val="20"/>
                </w:rPr>
                <w:delText>. Colciencias.</w:delText>
              </w:r>
            </w:del>
          </w:p>
        </w:tc>
      </w:tr>
      <w:tr w:rsidR="00785CED" w:rsidRPr="00BB53D7" w:rsidDel="00B459BD" w14:paraId="6F621964" w14:textId="31A2294F" w:rsidTr="00C60B05">
        <w:trPr>
          <w:del w:id="1871" w:author="Steff Guzmán" w:date="2023-03-13T18:13:00Z"/>
        </w:trPr>
        <w:tc>
          <w:tcPr>
            <w:tcW w:w="4253" w:type="dxa"/>
            <w:tcBorders>
              <w:left w:val="nil"/>
              <w:right w:val="nil"/>
            </w:tcBorders>
            <w:vAlign w:val="center"/>
          </w:tcPr>
          <w:p w14:paraId="41571925" w14:textId="7846D9AE" w:rsidR="00785CED" w:rsidRPr="00BB53D7" w:rsidDel="00B459BD" w:rsidRDefault="00785CED" w:rsidP="00C60B05">
            <w:pPr>
              <w:spacing w:before="60" w:after="60" w:line="276" w:lineRule="auto"/>
              <w:jc w:val="left"/>
              <w:rPr>
                <w:del w:id="1872" w:author="Steff Guzmán" w:date="2023-03-13T18:13:00Z"/>
                <w:rFonts w:cs="Times New Roman"/>
                <w:sz w:val="20"/>
                <w:szCs w:val="20"/>
              </w:rPr>
            </w:pPr>
            <w:del w:id="1873" w:author="Steff Guzmán" w:date="2023-03-13T18:13:00Z">
              <w:r w:rsidRPr="00BB53D7"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B53D7" w:rsidDel="00B459BD" w:rsidRDefault="00785CED" w:rsidP="00C60B05">
            <w:pPr>
              <w:widowControl w:val="0"/>
              <w:autoSpaceDE w:val="0"/>
              <w:autoSpaceDN w:val="0"/>
              <w:adjustRightInd w:val="0"/>
              <w:spacing w:before="60" w:after="60" w:line="276" w:lineRule="auto"/>
              <w:ind w:left="480" w:hanging="480"/>
              <w:rPr>
                <w:del w:id="1874" w:author="Steff Guzmán" w:date="2023-03-13T18:13:00Z"/>
                <w:rFonts w:cs="Times New Roman"/>
                <w:b/>
                <w:sz w:val="20"/>
                <w:szCs w:val="20"/>
              </w:rPr>
            </w:pPr>
            <w:del w:id="1875" w:author="Steff Guzmán" w:date="2023-03-13T18:13:00Z">
              <w:r w:rsidRPr="00BB53D7" w:rsidDel="00B459BD">
                <w:rPr>
                  <w:rFonts w:cs="Times New Roman"/>
                  <w:noProof/>
                  <w:sz w:val="20"/>
                  <w:szCs w:val="20"/>
                </w:rPr>
                <w:delText xml:space="preserve">Colombia. Procuraduría General de la Nación. (2012). </w:delText>
              </w:r>
              <w:r w:rsidRPr="00BB53D7" w:rsidDel="00B459BD">
                <w:rPr>
                  <w:rFonts w:cs="Times New Roman"/>
                  <w:i/>
                  <w:iCs/>
                  <w:noProof/>
                  <w:sz w:val="20"/>
                  <w:szCs w:val="20"/>
                </w:rPr>
                <w:delText>Financiamiento del Sistema General de Seguridad Social en Salud: seguimiento y control preventivo a las políticas públicas</w:delText>
              </w:r>
              <w:r w:rsidRPr="00BB53D7" w:rsidDel="00B459BD">
                <w:rPr>
                  <w:rFonts w:cs="Times New Roman"/>
                  <w:noProof/>
                  <w:sz w:val="20"/>
                  <w:szCs w:val="20"/>
                </w:rPr>
                <w:delText>. Procuraduría General de la Nación.</w:delText>
              </w:r>
            </w:del>
          </w:p>
        </w:tc>
      </w:tr>
    </w:tbl>
    <w:p w14:paraId="6E50898D" w14:textId="351781FC" w:rsidR="00785CED" w:rsidRPr="00BB53D7" w:rsidDel="00B459BD" w:rsidRDefault="00785CED" w:rsidP="00785CED">
      <w:pPr>
        <w:ind w:firstLine="708"/>
        <w:rPr>
          <w:del w:id="1876" w:author="Steff Guzmán" w:date="2023-03-13T18:13:00Z"/>
          <w:rFonts w:cs="Times New Roman"/>
          <w:szCs w:val="24"/>
        </w:rPr>
      </w:pPr>
    </w:p>
    <w:p w14:paraId="3BFF892C" w14:textId="61E2628F" w:rsidR="00154CFC" w:rsidRPr="00BB53D7" w:rsidDel="00B459BD" w:rsidRDefault="00154CFC" w:rsidP="00154CFC">
      <w:pPr>
        <w:jc w:val="center"/>
        <w:rPr>
          <w:del w:id="1877" w:author="Steff Guzmán" w:date="2023-03-13T18:13:00Z"/>
          <w:rFonts w:cs="Times New Roman"/>
          <w:b/>
          <w:bCs/>
          <w:szCs w:val="24"/>
        </w:rPr>
      </w:pPr>
    </w:p>
    <w:p w14:paraId="1CE41AFB" w14:textId="44EBE2C3" w:rsidR="00785CED" w:rsidRPr="00BB53D7" w:rsidDel="00B459BD" w:rsidRDefault="00785CED" w:rsidP="00154CFC">
      <w:pPr>
        <w:jc w:val="center"/>
        <w:rPr>
          <w:del w:id="1878" w:author="Steff Guzmán" w:date="2023-03-13T18:13:00Z"/>
          <w:rFonts w:cs="Times New Roman"/>
          <w:b/>
          <w:bCs/>
          <w:szCs w:val="24"/>
        </w:rPr>
      </w:pPr>
    </w:p>
    <w:p w14:paraId="70E25BB4" w14:textId="28673260" w:rsidR="00785CED" w:rsidRPr="00BB53D7" w:rsidDel="00B459BD" w:rsidRDefault="00785CED" w:rsidP="00154CFC">
      <w:pPr>
        <w:jc w:val="center"/>
        <w:rPr>
          <w:del w:id="1879" w:author="Steff Guzmán" w:date="2023-03-13T18:13:00Z"/>
          <w:rFonts w:cs="Times New Roman"/>
          <w:b/>
          <w:bCs/>
          <w:szCs w:val="24"/>
        </w:rPr>
      </w:pPr>
    </w:p>
    <w:p w14:paraId="06E73640" w14:textId="1A04570F" w:rsidR="00785CED" w:rsidRPr="00BB53D7" w:rsidDel="00B459BD" w:rsidRDefault="00785CED" w:rsidP="00154CFC">
      <w:pPr>
        <w:jc w:val="center"/>
        <w:rPr>
          <w:del w:id="1880" w:author="Steff Guzmán" w:date="2023-03-13T18:13:00Z"/>
          <w:rFonts w:cs="Times New Roman"/>
          <w:b/>
          <w:bCs/>
          <w:szCs w:val="24"/>
        </w:rPr>
      </w:pPr>
    </w:p>
    <w:p w14:paraId="2C1A7CEC" w14:textId="338C872F" w:rsidR="00785CED" w:rsidRPr="00BB53D7" w:rsidDel="00B459BD" w:rsidRDefault="00785CED" w:rsidP="00154CFC">
      <w:pPr>
        <w:jc w:val="center"/>
        <w:rPr>
          <w:del w:id="1881" w:author="Steff Guzmán" w:date="2023-03-13T18:13:00Z"/>
          <w:rFonts w:cs="Times New Roman"/>
          <w:b/>
          <w:bCs/>
          <w:szCs w:val="24"/>
        </w:rPr>
      </w:pPr>
    </w:p>
    <w:p w14:paraId="53149382" w14:textId="312ADA69" w:rsidR="00785CED" w:rsidRPr="00BB53D7" w:rsidDel="00B459BD" w:rsidRDefault="00785CED" w:rsidP="00154CFC">
      <w:pPr>
        <w:jc w:val="center"/>
        <w:rPr>
          <w:del w:id="1882" w:author="Steff Guzmán" w:date="2023-03-13T18:13:00Z"/>
          <w:rFonts w:cs="Times New Roman"/>
          <w:b/>
          <w:bCs/>
          <w:szCs w:val="24"/>
        </w:rPr>
      </w:pPr>
    </w:p>
    <w:p w14:paraId="5D878DE9" w14:textId="5409BACC" w:rsidR="00785CED" w:rsidRPr="00BB53D7" w:rsidDel="00B459BD" w:rsidRDefault="00785CED" w:rsidP="00154CFC">
      <w:pPr>
        <w:jc w:val="center"/>
        <w:rPr>
          <w:del w:id="1883" w:author="Steff Guzmán" w:date="2023-03-13T18:13:00Z"/>
          <w:rFonts w:cs="Times New Roman"/>
          <w:b/>
          <w:bCs/>
          <w:szCs w:val="24"/>
        </w:rPr>
      </w:pPr>
    </w:p>
    <w:p w14:paraId="4C9BDBBB" w14:textId="144FF6FC" w:rsidR="00785CED" w:rsidRPr="00BB53D7" w:rsidDel="00B459BD" w:rsidRDefault="00785CED" w:rsidP="00154CFC">
      <w:pPr>
        <w:jc w:val="center"/>
        <w:rPr>
          <w:del w:id="1884" w:author="Steff Guzmán" w:date="2023-03-13T18:13:00Z"/>
          <w:rFonts w:cs="Times New Roman"/>
          <w:b/>
          <w:bCs/>
          <w:szCs w:val="24"/>
        </w:rPr>
      </w:pPr>
    </w:p>
    <w:p w14:paraId="250C0089" w14:textId="5AC2D0FA" w:rsidR="00785CED" w:rsidRPr="00BB53D7" w:rsidDel="00B459BD" w:rsidRDefault="00785CED" w:rsidP="00154CFC">
      <w:pPr>
        <w:jc w:val="center"/>
        <w:rPr>
          <w:del w:id="1885" w:author="Steff Guzmán" w:date="2023-03-13T18:13:00Z"/>
          <w:rFonts w:cs="Times New Roman"/>
          <w:b/>
          <w:bCs/>
          <w:szCs w:val="24"/>
        </w:rPr>
      </w:pPr>
    </w:p>
    <w:p w14:paraId="5B89C130" w14:textId="7ED7DFD5" w:rsidR="00785CED" w:rsidRPr="00BB53D7" w:rsidDel="00B459BD" w:rsidRDefault="00785CED" w:rsidP="00154CFC">
      <w:pPr>
        <w:jc w:val="center"/>
        <w:rPr>
          <w:del w:id="1886" w:author="Steff Guzmán" w:date="2023-03-13T18:13:00Z"/>
          <w:rFonts w:cs="Times New Roman"/>
          <w:b/>
          <w:bCs/>
          <w:szCs w:val="24"/>
        </w:rPr>
      </w:pPr>
    </w:p>
    <w:p w14:paraId="0152C7AB" w14:textId="3AB2E67D" w:rsidR="00785CED" w:rsidRPr="00BB53D7" w:rsidDel="00B459BD" w:rsidRDefault="00785CED" w:rsidP="00154CFC">
      <w:pPr>
        <w:jc w:val="center"/>
        <w:rPr>
          <w:del w:id="1887" w:author="Steff Guzmán" w:date="2023-03-13T18:13:00Z"/>
          <w:rFonts w:cs="Times New Roman"/>
          <w:b/>
          <w:bCs/>
          <w:szCs w:val="24"/>
        </w:rPr>
      </w:pPr>
    </w:p>
    <w:p w14:paraId="4A05D157" w14:textId="7C4129D7" w:rsidR="00785CED" w:rsidRPr="00BB53D7" w:rsidDel="00B459BD" w:rsidRDefault="00785CED" w:rsidP="00154CFC">
      <w:pPr>
        <w:jc w:val="center"/>
        <w:rPr>
          <w:del w:id="1888" w:author="Steff Guzmán" w:date="2023-03-13T18:13:00Z"/>
          <w:rFonts w:cs="Times New Roman"/>
          <w:b/>
          <w:bCs/>
          <w:szCs w:val="24"/>
        </w:rPr>
      </w:pPr>
    </w:p>
    <w:p w14:paraId="229CE808" w14:textId="6AEF148A" w:rsidR="00785CED" w:rsidRPr="00BB53D7" w:rsidDel="00B459BD" w:rsidRDefault="00785CED" w:rsidP="00154CFC">
      <w:pPr>
        <w:jc w:val="center"/>
        <w:rPr>
          <w:del w:id="1889" w:author="Steff Guzmán" w:date="2023-03-13T18:13:00Z"/>
          <w:rFonts w:cs="Times New Roman"/>
          <w:b/>
          <w:bCs/>
          <w:szCs w:val="24"/>
        </w:rPr>
      </w:pPr>
    </w:p>
    <w:p w14:paraId="1C1F5344" w14:textId="70F3E0A6" w:rsidR="00785CED" w:rsidRPr="00BB53D7" w:rsidDel="00B459BD" w:rsidRDefault="00785CED" w:rsidP="00154CFC">
      <w:pPr>
        <w:jc w:val="center"/>
        <w:rPr>
          <w:del w:id="1890" w:author="Steff Guzmán" w:date="2023-03-13T18:13:00Z"/>
          <w:rFonts w:cs="Times New Roman"/>
          <w:b/>
          <w:bCs/>
          <w:szCs w:val="24"/>
        </w:rPr>
      </w:pPr>
    </w:p>
    <w:p w14:paraId="7DE749AB" w14:textId="56FE3D82" w:rsidR="00785CED" w:rsidRPr="00BB53D7" w:rsidDel="00B459BD" w:rsidRDefault="00785CED" w:rsidP="00154CFC">
      <w:pPr>
        <w:jc w:val="center"/>
        <w:rPr>
          <w:del w:id="1891" w:author="Steff Guzmán" w:date="2023-03-13T18:13:00Z"/>
          <w:rFonts w:cs="Times New Roman"/>
          <w:b/>
          <w:bCs/>
          <w:szCs w:val="24"/>
        </w:rPr>
      </w:pPr>
    </w:p>
    <w:p w14:paraId="0E2BD2FC" w14:textId="798356F4" w:rsidR="00785CED" w:rsidRPr="00BB53D7" w:rsidDel="00323D57" w:rsidRDefault="00785CED" w:rsidP="00154CFC">
      <w:pPr>
        <w:jc w:val="center"/>
        <w:rPr>
          <w:del w:id="1892" w:author="Steff Guzmán" w:date="2023-03-13T19:12:00Z"/>
          <w:rFonts w:cs="Times New Roman"/>
          <w:b/>
          <w:bCs/>
          <w:szCs w:val="24"/>
        </w:rPr>
        <w:sectPr w:rsidR="00785CED" w:rsidRPr="00BB53D7" w:rsidDel="00323D57" w:rsidSect="00DB0B24">
          <w:pgSz w:w="12240" w:h="15840" w:orient="portrait"/>
          <w:pgMar w:top="1418" w:right="1701" w:bottom="1418" w:left="1701" w:header="709" w:footer="709" w:gutter="0"/>
          <w:cols w:space="708"/>
          <w:docGrid w:linePitch="360"/>
          <w:sectPrChange w:id="1893" w:author="Steff Guzmán" w:date="2023-03-13T19:06:00Z">
            <w:sectPr w:rsidR="00785CED" w:rsidRPr="00BB53D7" w:rsidDel="00323D57" w:rsidSect="00DB0B24">
              <w:pgSz w:w="15840" w:h="12240" w:orient="landscape"/>
              <w:pgMar w:top="1701" w:right="1418" w:bottom="1701" w:left="1418" w:header="709" w:footer="709" w:gutter="0"/>
            </w:sectPr>
          </w:sectPrChange>
        </w:sectPr>
      </w:pPr>
    </w:p>
    <w:p w14:paraId="53F59EBC" w14:textId="607B8298" w:rsidR="00785CED" w:rsidRPr="00BB53D7" w:rsidDel="00323D57" w:rsidRDefault="00785CED" w:rsidP="00785CED">
      <w:pPr>
        <w:jc w:val="center"/>
        <w:rPr>
          <w:del w:id="1894" w:author="Steff Guzmán" w:date="2023-03-13T19:12:00Z"/>
          <w:rFonts w:cs="Times New Roman"/>
          <w:b/>
        </w:rPr>
      </w:pPr>
      <w:del w:id="1895" w:author="Steff Guzmán" w:date="2023-03-13T19:12:00Z">
        <w:r w:rsidRPr="00BB53D7" w:rsidDel="00323D57">
          <w:rPr>
            <w:rFonts w:cs="Times New Roman"/>
            <w:b/>
          </w:rPr>
          <w:delText xml:space="preserve">Anexo 3. </w:delText>
        </w:r>
      </w:del>
    </w:p>
    <w:p w14:paraId="6AEA8591" w14:textId="2FC83563" w:rsidR="00785CED" w:rsidRPr="00BB53D7" w:rsidDel="00323D57" w:rsidRDefault="00785CED" w:rsidP="00785CED">
      <w:pPr>
        <w:jc w:val="center"/>
        <w:rPr>
          <w:del w:id="1896" w:author="Steff Guzmán" w:date="2023-03-13T19:12:00Z"/>
          <w:rFonts w:cs="Times New Roman"/>
        </w:rPr>
      </w:pPr>
      <w:del w:id="1897" w:author="Steff Guzmán" w:date="2023-03-13T19:12:00Z">
        <w:r w:rsidRPr="00BB53D7" w:rsidDel="00323D57">
          <w:rPr>
            <w:rFonts w:cs="Times New Roman"/>
            <w:b/>
          </w:rPr>
          <w:delText>Ortografía y gramática</w:delText>
        </w:r>
      </w:del>
    </w:p>
    <w:p w14:paraId="4212F643" w14:textId="2EB4F3A7" w:rsidR="00785CED" w:rsidRPr="00BB53D7" w:rsidDel="00323D57" w:rsidRDefault="00785CED" w:rsidP="00785CED">
      <w:pPr>
        <w:rPr>
          <w:del w:id="1898" w:author="Steff Guzmán" w:date="2023-03-13T19:12:00Z"/>
          <w:rFonts w:cs="Times New Roman"/>
        </w:rPr>
      </w:pPr>
    </w:p>
    <w:p w14:paraId="6C7E3DD5" w14:textId="232E840E" w:rsidR="00785CED" w:rsidRPr="00BB53D7" w:rsidDel="00323D57" w:rsidRDefault="00785CED" w:rsidP="00785CED">
      <w:pPr>
        <w:ind w:firstLine="360"/>
        <w:rPr>
          <w:del w:id="1899" w:author="Steff Guzmán" w:date="2023-03-13T19:12:00Z"/>
          <w:rFonts w:cs="Times New Roman"/>
          <w:szCs w:val="24"/>
        </w:rPr>
      </w:pPr>
      <w:del w:id="1900" w:author="Steff Guzmán" w:date="2023-03-13T19:12:00Z">
        <w:r w:rsidRPr="00BB53D7" w:rsidDel="00323D57">
          <w:rPr>
            <w:rFonts w:cs="Times New Roman"/>
          </w:rPr>
          <w:delText>L</w:delText>
        </w:r>
        <w:r w:rsidRPr="00BB53D7"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B53D7" w:rsidDel="00323D57">
          <w:rPr>
            <w:rFonts w:cs="Times New Roman"/>
            <w:sz w:val="32"/>
            <w:szCs w:val="32"/>
          </w:rPr>
          <w:delText>F7</w:delText>
        </w:r>
        <w:r w:rsidRPr="00BB53D7" w:rsidDel="00323D57">
          <w:rPr>
            <w:rFonts w:cs="Times New Roman"/>
            <w:szCs w:val="24"/>
          </w:rPr>
          <w:delText>. Tendrá dos tipos de sugerencias: Gramática y Ortografía, donde tendrás la opción de:</w:delText>
        </w:r>
      </w:del>
    </w:p>
    <w:p w14:paraId="4216F7E2" w14:textId="4A8CC26F" w:rsidR="00785CED" w:rsidRPr="00BB53D7" w:rsidDel="00323D57" w:rsidRDefault="00785CED">
      <w:pPr>
        <w:ind w:firstLine="360"/>
        <w:rPr>
          <w:del w:id="1901" w:author="Steff Guzmán" w:date="2023-03-13T19:12:00Z"/>
          <w:rFonts w:cs="Times New Roman"/>
          <w:b/>
          <w:szCs w:val="24"/>
        </w:rPr>
        <w:pPrChange w:id="1902" w:author="Steff Guzmán" w:date="2023-03-13T19:12:00Z">
          <w:pPr>
            <w:jc w:val="center"/>
          </w:pPr>
        </w:pPrChange>
      </w:pPr>
    </w:p>
    <w:p w14:paraId="06307B56" w14:textId="0A81537C" w:rsidR="00785CED" w:rsidRPr="00BB53D7" w:rsidDel="00323D57" w:rsidRDefault="00785CED" w:rsidP="00785CED">
      <w:pPr>
        <w:pStyle w:val="Prrafodelista"/>
        <w:numPr>
          <w:ilvl w:val="0"/>
          <w:numId w:val="7"/>
        </w:numPr>
        <w:ind w:left="360"/>
        <w:rPr>
          <w:del w:id="1903" w:author="Steff Guzmán" w:date="2023-03-13T19:12:00Z"/>
          <w:rFonts w:cs="Times New Roman"/>
          <w:szCs w:val="24"/>
        </w:rPr>
      </w:pPr>
      <w:del w:id="1904" w:author="Steff Guzmán" w:date="2023-03-13T19:12:00Z">
        <w:r w:rsidRPr="00BB53D7" w:rsidDel="00323D57">
          <w:rPr>
            <w:rFonts w:cs="Times New Roman"/>
            <w:szCs w:val="24"/>
          </w:rPr>
          <w:delText>“Cambiar”, si consideras que efectivamente había un error, ejemplo (mas, sin tilde):</w:delText>
        </w:r>
      </w:del>
    </w:p>
    <w:p w14:paraId="3249718F" w14:textId="65D143C2" w:rsidR="00785CED" w:rsidRPr="00BB53D7" w:rsidDel="00323D57" w:rsidRDefault="00785CED">
      <w:pPr>
        <w:rPr>
          <w:del w:id="1905" w:author="Steff Guzmán" w:date="2023-03-13T19:14:00Z"/>
          <w:rFonts w:cs="Times New Roman"/>
          <w:b/>
          <w:bCs/>
          <w:szCs w:val="24"/>
        </w:rPr>
        <w:pPrChange w:id="1906" w:author="Steff Guzmán" w:date="2023-03-13T19:14:00Z">
          <w:pPr>
            <w:jc w:val="center"/>
          </w:pPr>
        </w:pPrChange>
      </w:pPr>
      <w:del w:id="1907" w:author="Steff Guzmán" w:date="2023-03-13T19:12:00Z">
        <w:r w:rsidRPr="00BB53D7"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B53D7" w:rsidDel="00323D57" w:rsidRDefault="00785CED">
      <w:pPr>
        <w:pStyle w:val="Prrafodelista"/>
        <w:numPr>
          <w:ilvl w:val="0"/>
          <w:numId w:val="7"/>
        </w:numPr>
        <w:ind w:left="360"/>
        <w:rPr>
          <w:del w:id="1908" w:author="Steff Guzmán" w:date="2023-03-13T19:12:00Z"/>
          <w:rFonts w:cs="Times New Roman"/>
          <w:b/>
          <w:szCs w:val="24"/>
        </w:rPr>
      </w:pPr>
      <w:del w:id="1909" w:author="Steff Guzmán" w:date="2023-03-13T19:12:00Z">
        <w:r w:rsidRPr="00BB53D7" w:rsidDel="00323D57">
          <w:rPr>
            <w:rFonts w:cs="Times New Roman"/>
            <w:szCs w:val="24"/>
          </w:rPr>
          <w:delText>“Omitir”, si a pesar de la sugerencia consideras que está correctamente, ejemplo (desadaptativos):</w:delText>
        </w:r>
      </w:del>
    </w:p>
    <w:p w14:paraId="637D17B7" w14:textId="26C627E2" w:rsidR="00785CED" w:rsidRPr="00BB53D7" w:rsidDel="00323D57" w:rsidRDefault="00785CED">
      <w:pPr>
        <w:rPr>
          <w:del w:id="1910" w:author="Steff Guzmán" w:date="2023-03-13T19:12:00Z"/>
          <w:rFonts w:cs="Times New Roman"/>
          <w:b/>
          <w:szCs w:val="24"/>
        </w:rPr>
        <w:pPrChange w:id="1911" w:author="Steff Guzmán" w:date="2023-03-13T19:14:00Z">
          <w:pPr>
            <w:jc w:val="center"/>
          </w:pPr>
        </w:pPrChange>
      </w:pPr>
      <w:del w:id="1912" w:author="Steff Guzmán" w:date="2023-03-13T19:12:00Z">
        <w:r w:rsidRPr="00BB53D7"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B53D7" w:rsidDel="00323D57" w:rsidRDefault="00785CED">
      <w:pPr>
        <w:pStyle w:val="Prrafodelista"/>
        <w:numPr>
          <w:ilvl w:val="0"/>
          <w:numId w:val="7"/>
        </w:numPr>
        <w:rPr>
          <w:del w:id="1913" w:author="Steff Guzmán" w:date="2023-03-13T19:12:00Z"/>
          <w:rFonts w:cs="Times New Roman"/>
          <w:szCs w:val="24"/>
        </w:rPr>
      </w:pPr>
      <w:del w:id="1914" w:author="Steff Guzmán" w:date="2023-03-13T19:12:00Z">
        <w:r w:rsidRPr="00BB53D7" w:rsidDel="00323D57">
          <w:rPr>
            <w:rFonts w:cs="Times New Roman"/>
            <w:szCs w:val="24"/>
          </w:rPr>
          <w:delText>“Omitir todo” si deseas ignorar la sugerencia de esa palabra u oración en todo el texto.</w:delText>
        </w:r>
      </w:del>
    </w:p>
    <w:p w14:paraId="13509877" w14:textId="36D36EF4" w:rsidR="00785CED" w:rsidRPr="00BB53D7" w:rsidDel="00323D57" w:rsidRDefault="00785CED">
      <w:pPr>
        <w:pStyle w:val="Prrafodelista"/>
        <w:numPr>
          <w:ilvl w:val="0"/>
          <w:numId w:val="7"/>
        </w:numPr>
        <w:rPr>
          <w:del w:id="1915" w:author="Steff Guzmán" w:date="2023-03-13T19:12:00Z"/>
          <w:rFonts w:cs="Times New Roman"/>
          <w:szCs w:val="24"/>
        </w:rPr>
      </w:pPr>
      <w:del w:id="1916" w:author="Steff Guzmán" w:date="2023-03-13T19:12:00Z">
        <w:r w:rsidRPr="00BB53D7" w:rsidDel="00323D57">
          <w:rPr>
            <w:rFonts w:cs="Times New Roman"/>
            <w:szCs w:val="24"/>
          </w:rPr>
          <w:delText>“Agregar” si deseas incluir esa palabra en el diccionario en futuras revisiones.</w:delText>
        </w:r>
      </w:del>
    </w:p>
    <w:p w14:paraId="15F5C042" w14:textId="41A02732" w:rsidR="00785CED" w:rsidRPr="00BB53D7" w:rsidDel="00323D57" w:rsidRDefault="00785CED">
      <w:pPr>
        <w:rPr>
          <w:del w:id="1917" w:author="Steff Guzmán" w:date="2023-03-13T19:12:00Z"/>
          <w:rFonts w:cs="Times New Roman"/>
          <w:b/>
          <w:szCs w:val="24"/>
        </w:rPr>
        <w:pPrChange w:id="1918" w:author="Steff Guzmán" w:date="2023-03-13T19:14:00Z">
          <w:pPr>
            <w:jc w:val="center"/>
          </w:pPr>
        </w:pPrChange>
      </w:pPr>
      <w:del w:id="1919" w:author="Steff Guzmán" w:date="2023-03-13T19:12:00Z">
        <w:r w:rsidRPr="00BB53D7"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B53D7" w:rsidDel="00323D57" w:rsidRDefault="00785CED">
      <w:pPr>
        <w:rPr>
          <w:del w:id="1920" w:author="Steff Guzmán" w:date="2023-03-13T19:12:00Z"/>
          <w:rFonts w:cs="Times New Roman"/>
          <w:szCs w:val="24"/>
        </w:rPr>
      </w:pPr>
      <w:del w:id="1921" w:author="Steff Guzmán" w:date="2023-03-13T19:12:00Z">
        <w:r w:rsidRPr="00BB53D7"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B53D7" w:rsidDel="00323D57" w:rsidRDefault="00785CED">
      <w:pPr>
        <w:rPr>
          <w:del w:id="1922" w:author="Steff Guzmán" w:date="2023-03-13T19:12:00Z"/>
          <w:rFonts w:cs="Times New Roman"/>
          <w:b/>
          <w:szCs w:val="24"/>
        </w:rPr>
      </w:pPr>
    </w:p>
    <w:p w14:paraId="7FEC85EA" w14:textId="23F51A33" w:rsidR="00785CED" w:rsidRPr="00BB53D7" w:rsidDel="00323D57" w:rsidRDefault="00785CED">
      <w:pPr>
        <w:rPr>
          <w:del w:id="1923" w:author="Steff Guzmán" w:date="2023-03-13T19:12:00Z"/>
          <w:rFonts w:cs="Times New Roman"/>
          <w:b/>
          <w:szCs w:val="24"/>
        </w:rPr>
      </w:pPr>
    </w:p>
    <w:p w14:paraId="2FDA6941" w14:textId="0CFACB21" w:rsidR="00785CED" w:rsidRPr="00BB53D7" w:rsidDel="00323D57" w:rsidRDefault="00785CED">
      <w:pPr>
        <w:rPr>
          <w:del w:id="1924" w:author="Steff Guzmán" w:date="2023-03-13T19:12:00Z"/>
          <w:rFonts w:cs="Times New Roman"/>
          <w:b/>
          <w:szCs w:val="24"/>
        </w:rPr>
      </w:pPr>
    </w:p>
    <w:p w14:paraId="3AC79AFD" w14:textId="0C4F7819" w:rsidR="00785CED" w:rsidRPr="00BB53D7" w:rsidDel="00323D57" w:rsidRDefault="00785CED">
      <w:pPr>
        <w:rPr>
          <w:del w:id="1925" w:author="Steff Guzmán" w:date="2023-03-13T19:12:00Z"/>
          <w:rFonts w:cs="Times New Roman"/>
          <w:b/>
          <w:szCs w:val="24"/>
        </w:rPr>
      </w:pPr>
    </w:p>
    <w:p w14:paraId="4B0650F9" w14:textId="5FBF1904" w:rsidR="003A3C4F" w:rsidDel="00323D57" w:rsidRDefault="003A3C4F">
      <w:pPr>
        <w:rPr>
          <w:del w:id="1926" w:author="Steff Guzmán" w:date="2023-03-13T19:12:00Z"/>
          <w:rFonts w:cs="Times New Roman"/>
          <w:b/>
          <w:szCs w:val="24"/>
        </w:rPr>
        <w:pPrChange w:id="1927" w:author="Steff Guzmán" w:date="2023-03-13T19:14:00Z">
          <w:pPr>
            <w:jc w:val="center"/>
          </w:pPr>
        </w:pPrChange>
      </w:pPr>
    </w:p>
    <w:p w14:paraId="29FD6565" w14:textId="5C663F0C" w:rsidR="003064BF" w:rsidDel="00323D57" w:rsidRDefault="00785CED">
      <w:pPr>
        <w:rPr>
          <w:del w:id="1928" w:author="Steff Guzmán" w:date="2023-03-13T19:12:00Z"/>
          <w:rFonts w:cs="Times New Roman"/>
          <w:b/>
          <w:szCs w:val="24"/>
        </w:rPr>
        <w:pPrChange w:id="1929" w:author="Steff Guzmán" w:date="2023-03-13T19:14:00Z">
          <w:pPr>
            <w:jc w:val="center"/>
          </w:pPr>
        </w:pPrChange>
      </w:pPr>
      <w:del w:id="1930" w:author="Steff Guzmán" w:date="2023-03-13T19:12:00Z">
        <w:r w:rsidRPr="00BB53D7" w:rsidDel="00323D57">
          <w:rPr>
            <w:rFonts w:cs="Times New Roman"/>
            <w:b/>
            <w:szCs w:val="24"/>
          </w:rPr>
          <w:delText>Anexo 4.</w:delText>
        </w:r>
      </w:del>
    </w:p>
    <w:p w14:paraId="4017617B" w14:textId="292DD4A9" w:rsidR="00785CED" w:rsidRPr="00BB53D7" w:rsidDel="00323D57" w:rsidRDefault="00785CED">
      <w:pPr>
        <w:rPr>
          <w:del w:id="1931" w:author="Steff Guzmán" w:date="2023-03-13T19:12:00Z"/>
          <w:rFonts w:cs="Times New Roman"/>
          <w:b/>
          <w:szCs w:val="24"/>
        </w:rPr>
        <w:pPrChange w:id="1932" w:author="Steff Guzmán" w:date="2023-03-13T19:14:00Z">
          <w:pPr>
            <w:jc w:val="center"/>
          </w:pPr>
        </w:pPrChange>
      </w:pPr>
      <w:del w:id="1933" w:author="Steff Guzmán" w:date="2023-03-13T19:12:00Z">
        <w:r w:rsidRPr="00BB53D7" w:rsidDel="00323D57">
          <w:rPr>
            <w:rFonts w:cs="Times New Roman"/>
            <w:b/>
            <w:szCs w:val="24"/>
          </w:rPr>
          <w:delText>Buscar, reemplazar y eliminar espacios (o palabras)</w:delText>
        </w:r>
      </w:del>
    </w:p>
    <w:p w14:paraId="5C037257" w14:textId="5E443055" w:rsidR="00785CED" w:rsidRPr="00BB53D7" w:rsidDel="00323D57" w:rsidRDefault="00785CED">
      <w:pPr>
        <w:rPr>
          <w:del w:id="1934" w:author="Steff Guzmán" w:date="2023-03-13T19:12:00Z"/>
          <w:rFonts w:cs="Times New Roman"/>
          <w:szCs w:val="24"/>
        </w:rPr>
      </w:pPr>
    </w:p>
    <w:p w14:paraId="0B465876" w14:textId="30D94F6A" w:rsidR="00785CED" w:rsidRPr="00BB53D7" w:rsidDel="00323D57" w:rsidRDefault="00785CED">
      <w:pPr>
        <w:rPr>
          <w:del w:id="1935" w:author="Steff Guzmán" w:date="2023-03-13T19:12:00Z"/>
          <w:rFonts w:cs="Times New Roman"/>
          <w:szCs w:val="24"/>
        </w:rPr>
        <w:pPrChange w:id="1936" w:author="Steff Guzmán" w:date="2023-03-13T19:14:00Z">
          <w:pPr>
            <w:ind w:firstLine="708"/>
          </w:pPr>
        </w:pPrChange>
      </w:pPr>
      <w:del w:id="1937" w:author="Steff Guzmán" w:date="2023-03-13T19:12:00Z">
        <w:r w:rsidRPr="00BB53D7"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B53D7" w:rsidDel="00323D57" w:rsidRDefault="00785CED">
      <w:pPr>
        <w:rPr>
          <w:del w:id="1938" w:author="Steff Guzmán" w:date="2023-03-13T19:12:00Z"/>
          <w:rFonts w:cs="Times New Roman"/>
          <w:szCs w:val="24"/>
        </w:rPr>
        <w:pPrChange w:id="1939" w:author="Steff Guzmán" w:date="2023-03-13T19:14:00Z">
          <w:pPr>
            <w:ind w:firstLine="708"/>
          </w:pPr>
        </w:pPrChange>
      </w:pPr>
      <w:del w:id="1940" w:author="Steff Guzmán" w:date="2023-03-13T19:12:00Z">
        <w:r w:rsidRPr="00BB53D7"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B53D7" w:rsidDel="00323D57" w:rsidRDefault="00785CED">
      <w:pPr>
        <w:rPr>
          <w:del w:id="1941" w:author="Steff Guzmán" w:date="2023-03-13T19:12:00Z"/>
          <w:rFonts w:cs="Times New Roman"/>
          <w:szCs w:val="24"/>
        </w:rPr>
        <w:pPrChange w:id="1942" w:author="Steff Guzmán" w:date="2023-03-13T19:14:00Z">
          <w:pPr>
            <w:ind w:firstLine="708"/>
          </w:pPr>
        </w:pPrChange>
      </w:pPr>
      <w:del w:id="1943" w:author="Steff Guzmán" w:date="2023-03-13T19:12:00Z">
        <w:r w:rsidRPr="00BB53D7" w:rsidDel="00323D57">
          <w:rPr>
            <w:rFonts w:cs="Times New Roman"/>
            <w:szCs w:val="24"/>
          </w:rPr>
          <w:delText>Word notificará cuántos espacios dobles se eliminaron y se han reemplazado por un espacio.</w:delText>
        </w:r>
      </w:del>
    </w:p>
    <w:p w14:paraId="0CD5DCA3" w14:textId="59CD8E33" w:rsidR="00785CED" w:rsidRPr="00BB53D7" w:rsidDel="00323D57" w:rsidRDefault="00785CED">
      <w:pPr>
        <w:rPr>
          <w:del w:id="1944" w:author="Steff Guzmán" w:date="2023-03-13T19:12:00Z"/>
          <w:rFonts w:cs="Times New Roman"/>
          <w:szCs w:val="24"/>
        </w:rPr>
        <w:pPrChange w:id="1945" w:author="Steff Guzmán" w:date="2023-03-13T19:14:00Z">
          <w:pPr>
            <w:ind w:firstLine="708"/>
            <w:jc w:val="center"/>
          </w:pPr>
        </w:pPrChange>
      </w:pPr>
      <w:del w:id="1946" w:author="Steff Guzmán" w:date="2023-03-13T19:12:00Z">
        <w:r w:rsidRPr="00BB53D7"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B53D7" w:rsidDel="00323D57" w:rsidRDefault="00785CED">
      <w:pPr>
        <w:rPr>
          <w:del w:id="1947" w:author="Steff Guzmán" w:date="2023-03-13T19:12:00Z"/>
          <w:rFonts w:cs="Times New Roman"/>
          <w:szCs w:val="24"/>
        </w:rPr>
        <w:pPrChange w:id="1948" w:author="Steff Guzmán" w:date="2023-03-13T19:14:00Z">
          <w:pPr>
            <w:ind w:firstLine="708"/>
          </w:pPr>
        </w:pPrChange>
      </w:pPr>
      <w:del w:id="1949" w:author="Steff Guzmán" w:date="2023-03-13T19:12:00Z">
        <w:r w:rsidRPr="00BB53D7"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B53D7" w:rsidDel="00323D57" w:rsidRDefault="00785CED">
      <w:pPr>
        <w:rPr>
          <w:del w:id="1950" w:author="Steff Guzmán" w:date="2023-03-13T19:12:00Z"/>
          <w:rFonts w:cs="Times New Roman"/>
          <w:szCs w:val="24"/>
        </w:rPr>
        <w:pPrChange w:id="1951" w:author="Steff Guzmán" w:date="2023-03-13T19:14:00Z">
          <w:pPr>
            <w:ind w:firstLine="708"/>
            <w:jc w:val="center"/>
          </w:pPr>
        </w:pPrChange>
      </w:pPr>
      <w:del w:id="1952" w:author="Steff Guzmán" w:date="2023-03-13T19:12:00Z">
        <w:r w:rsidRPr="00BB53D7"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Del="00323D57" w:rsidRDefault="00785CED">
      <w:pPr>
        <w:rPr>
          <w:del w:id="1953" w:author="Steff Guzmán" w:date="2023-03-13T19:12:00Z"/>
          <w:rFonts w:cs="Times New Roman"/>
          <w:b/>
          <w:szCs w:val="24"/>
        </w:rPr>
        <w:pPrChange w:id="1954" w:author="Steff Guzmán" w:date="2023-03-13T19:14:00Z">
          <w:pPr>
            <w:jc w:val="center"/>
          </w:pPr>
        </w:pPrChange>
      </w:pPr>
      <w:del w:id="1955" w:author="Steff Guzmán" w:date="2023-03-13T19:12:00Z">
        <w:r w:rsidRPr="00BB53D7" w:rsidDel="00323D57">
          <w:rPr>
            <w:rFonts w:cs="Times New Roman"/>
            <w:b/>
            <w:szCs w:val="24"/>
          </w:rPr>
          <w:delText>Anexo 5.</w:delText>
        </w:r>
      </w:del>
    </w:p>
    <w:p w14:paraId="10E751A9" w14:textId="453A4DD3" w:rsidR="00785CED" w:rsidRPr="00BB53D7" w:rsidDel="00323D57" w:rsidRDefault="00785CED">
      <w:pPr>
        <w:rPr>
          <w:del w:id="1956" w:author="Steff Guzmán" w:date="2023-03-13T19:12:00Z"/>
          <w:rFonts w:cs="Times New Roman"/>
          <w:b/>
          <w:szCs w:val="24"/>
        </w:rPr>
        <w:pPrChange w:id="1957" w:author="Steff Guzmán" w:date="2023-03-13T19:14:00Z">
          <w:pPr>
            <w:jc w:val="center"/>
          </w:pPr>
        </w:pPrChange>
      </w:pPr>
      <w:del w:id="1958" w:author="Steff Guzmán" w:date="2023-03-13T19:12:00Z">
        <w:r w:rsidRPr="00BB53D7" w:rsidDel="00323D57">
          <w:rPr>
            <w:rFonts w:cs="Times New Roman"/>
            <w:b/>
            <w:szCs w:val="24"/>
          </w:rPr>
          <w:delText>Atajos de teclado útiles en Microsoft Word</w:delText>
        </w:r>
      </w:del>
    </w:p>
    <w:p w14:paraId="2DAFB930" w14:textId="26E041DA" w:rsidR="00785CED" w:rsidRPr="003A3C4F" w:rsidDel="00323D57" w:rsidRDefault="00785CED">
      <w:pPr>
        <w:rPr>
          <w:del w:id="1959" w:author="Steff Guzmán" w:date="2023-03-13T19:14:00Z"/>
          <w:rFonts w:cs="Times New Roman"/>
          <w:b/>
          <w:szCs w:val="24"/>
        </w:rPr>
      </w:pPr>
      <w:del w:id="1960" w:author="Steff Guzmán" w:date="2023-03-13T19:12:00Z">
        <w:r w:rsidRPr="00BB53D7" w:rsidDel="00323D57">
          <w:rPr>
            <w:rFonts w:cs="Times New Roman"/>
            <w:b/>
            <w:szCs w:val="24"/>
          </w:rPr>
          <w:delText>Ctrl +</w:delText>
        </w:r>
        <w:r w:rsidR="003A3C4F" w:rsidDel="00323D57">
          <w:rPr>
            <w:rFonts w:cs="Times New Roman"/>
            <w:b/>
            <w:szCs w:val="24"/>
          </w:rPr>
          <w:delText xml:space="preserve">                                                           </w:delText>
        </w:r>
        <w:r w:rsidRPr="00BB53D7" w:rsidDel="00323D57">
          <w:rPr>
            <w:rFonts w:cs="Times New Roman"/>
            <w:szCs w:val="24"/>
          </w:rPr>
          <w:delText>A= Abrir</w:delText>
        </w:r>
      </w:del>
    </w:p>
    <w:p w14:paraId="49602155" w14:textId="5AA07BC1" w:rsidR="00785CED" w:rsidRPr="00BB53D7" w:rsidDel="00323D57" w:rsidRDefault="00785CED">
      <w:pPr>
        <w:rPr>
          <w:del w:id="1961" w:author="Steff Guzmán" w:date="2023-03-13T19:12:00Z"/>
          <w:rFonts w:cs="Times New Roman"/>
          <w:szCs w:val="24"/>
        </w:rPr>
        <w:pPrChange w:id="1962" w:author="Steff Guzmán" w:date="2023-03-13T19:14:00Z">
          <w:pPr>
            <w:jc w:val="center"/>
          </w:pPr>
        </w:pPrChange>
      </w:pPr>
      <w:del w:id="1963" w:author="Steff Guzmán" w:date="2023-03-13T19:12:00Z">
        <w:r w:rsidRPr="00BB53D7" w:rsidDel="00323D57">
          <w:rPr>
            <w:rFonts w:cs="Times New Roman"/>
            <w:szCs w:val="24"/>
          </w:rPr>
          <w:delText>B= Buscar</w:delText>
        </w:r>
      </w:del>
    </w:p>
    <w:p w14:paraId="07EB8AE1" w14:textId="17232705" w:rsidR="00785CED" w:rsidRPr="00BB53D7" w:rsidDel="00323D57" w:rsidRDefault="00785CED">
      <w:pPr>
        <w:rPr>
          <w:del w:id="1964" w:author="Steff Guzmán" w:date="2023-03-13T19:12:00Z"/>
          <w:rFonts w:cs="Times New Roman"/>
          <w:szCs w:val="24"/>
        </w:rPr>
        <w:pPrChange w:id="1965" w:author="Steff Guzmán" w:date="2023-03-13T19:14:00Z">
          <w:pPr>
            <w:jc w:val="center"/>
          </w:pPr>
        </w:pPrChange>
      </w:pPr>
      <w:del w:id="1966" w:author="Steff Guzmán" w:date="2023-03-13T19:12:00Z">
        <w:r w:rsidRPr="00BB53D7" w:rsidDel="00323D57">
          <w:rPr>
            <w:rFonts w:cs="Times New Roman"/>
            <w:szCs w:val="24"/>
          </w:rPr>
          <w:delText>C= Copiar</w:delText>
        </w:r>
      </w:del>
    </w:p>
    <w:p w14:paraId="723B9AC6" w14:textId="2565F570" w:rsidR="00785CED" w:rsidRPr="00BB53D7" w:rsidDel="00323D57" w:rsidRDefault="00785CED">
      <w:pPr>
        <w:rPr>
          <w:del w:id="1967" w:author="Steff Guzmán" w:date="2023-03-13T19:12:00Z"/>
          <w:rFonts w:cs="Times New Roman"/>
          <w:szCs w:val="24"/>
        </w:rPr>
        <w:pPrChange w:id="1968" w:author="Steff Guzmán" w:date="2023-03-13T19:14:00Z">
          <w:pPr>
            <w:jc w:val="center"/>
          </w:pPr>
        </w:pPrChange>
      </w:pPr>
      <w:del w:id="1969" w:author="Steff Guzmán" w:date="2023-03-13T19:12:00Z">
        <w:r w:rsidRPr="00BB53D7" w:rsidDel="00323D57">
          <w:rPr>
            <w:rFonts w:cs="Times New Roman"/>
            <w:szCs w:val="24"/>
          </w:rPr>
          <w:delText>D= Alinear derecha</w:delText>
        </w:r>
      </w:del>
    </w:p>
    <w:p w14:paraId="73AD913E" w14:textId="4586AA41" w:rsidR="00785CED" w:rsidRPr="00BB53D7" w:rsidDel="00323D57" w:rsidRDefault="00785CED">
      <w:pPr>
        <w:rPr>
          <w:del w:id="1970" w:author="Steff Guzmán" w:date="2023-03-13T19:12:00Z"/>
          <w:rFonts w:cs="Times New Roman"/>
          <w:szCs w:val="24"/>
        </w:rPr>
        <w:pPrChange w:id="1971" w:author="Steff Guzmán" w:date="2023-03-13T19:14:00Z">
          <w:pPr>
            <w:jc w:val="center"/>
          </w:pPr>
        </w:pPrChange>
      </w:pPr>
      <w:del w:id="1972" w:author="Steff Guzmán" w:date="2023-03-13T19:12:00Z">
        <w:r w:rsidRPr="00BB53D7" w:rsidDel="00323D57">
          <w:rPr>
            <w:rFonts w:cs="Times New Roman"/>
            <w:szCs w:val="24"/>
          </w:rPr>
          <w:delText>E= Seleccionar todo</w:delText>
        </w:r>
      </w:del>
    </w:p>
    <w:p w14:paraId="64A9E657" w14:textId="24FA88D0" w:rsidR="00785CED" w:rsidRPr="00BB53D7" w:rsidDel="00323D57" w:rsidRDefault="00785CED">
      <w:pPr>
        <w:rPr>
          <w:del w:id="1973" w:author="Steff Guzmán" w:date="2023-03-13T19:12:00Z"/>
          <w:rFonts w:cs="Times New Roman"/>
          <w:szCs w:val="24"/>
        </w:rPr>
        <w:pPrChange w:id="1974" w:author="Steff Guzmán" w:date="2023-03-13T19:14:00Z">
          <w:pPr>
            <w:jc w:val="center"/>
          </w:pPr>
        </w:pPrChange>
      </w:pPr>
      <w:del w:id="1975" w:author="Steff Guzmán" w:date="2023-03-13T19:12:00Z">
        <w:r w:rsidRPr="00BB53D7" w:rsidDel="00323D57">
          <w:rPr>
            <w:rFonts w:cs="Times New Roman"/>
            <w:szCs w:val="24"/>
          </w:rPr>
          <w:delText>G= Guardar</w:delText>
        </w:r>
      </w:del>
    </w:p>
    <w:p w14:paraId="64F68A52" w14:textId="79E39ADD" w:rsidR="00785CED" w:rsidRPr="00BB53D7" w:rsidDel="00323D57" w:rsidRDefault="00785CED">
      <w:pPr>
        <w:rPr>
          <w:del w:id="1976" w:author="Steff Guzmán" w:date="2023-03-13T19:12:00Z"/>
          <w:rFonts w:cs="Times New Roman"/>
          <w:szCs w:val="24"/>
        </w:rPr>
        <w:pPrChange w:id="1977" w:author="Steff Guzmán" w:date="2023-03-13T19:14:00Z">
          <w:pPr>
            <w:jc w:val="center"/>
          </w:pPr>
        </w:pPrChange>
      </w:pPr>
      <w:del w:id="1978" w:author="Steff Guzmán" w:date="2023-03-13T19:12:00Z">
        <w:r w:rsidRPr="00BB53D7" w:rsidDel="00323D57">
          <w:rPr>
            <w:rFonts w:cs="Times New Roman"/>
            <w:szCs w:val="24"/>
          </w:rPr>
          <w:delText>H= Sangría</w:delText>
        </w:r>
      </w:del>
    </w:p>
    <w:p w14:paraId="61254926" w14:textId="739DF578" w:rsidR="00785CED" w:rsidRPr="00BB53D7" w:rsidDel="00323D57" w:rsidRDefault="00785CED">
      <w:pPr>
        <w:rPr>
          <w:del w:id="1979" w:author="Steff Guzmán" w:date="2023-03-13T19:12:00Z"/>
          <w:rFonts w:cs="Times New Roman"/>
          <w:szCs w:val="24"/>
        </w:rPr>
        <w:pPrChange w:id="1980" w:author="Steff Guzmán" w:date="2023-03-13T19:14:00Z">
          <w:pPr>
            <w:jc w:val="center"/>
          </w:pPr>
        </w:pPrChange>
      </w:pPr>
      <w:del w:id="1981" w:author="Steff Guzmán" w:date="2023-03-13T19:12:00Z">
        <w:r w:rsidRPr="00BB53D7" w:rsidDel="00323D57">
          <w:rPr>
            <w:rFonts w:cs="Times New Roman"/>
            <w:szCs w:val="24"/>
          </w:rPr>
          <w:delText>I= Ir a página</w:delText>
        </w:r>
      </w:del>
    </w:p>
    <w:p w14:paraId="6E741D14" w14:textId="3AEEB9F6" w:rsidR="00785CED" w:rsidRPr="00BB53D7" w:rsidDel="00323D57" w:rsidRDefault="00785CED">
      <w:pPr>
        <w:rPr>
          <w:del w:id="1982" w:author="Steff Guzmán" w:date="2023-03-13T19:12:00Z"/>
          <w:rFonts w:cs="Times New Roman"/>
          <w:szCs w:val="24"/>
        </w:rPr>
        <w:pPrChange w:id="1983" w:author="Steff Guzmán" w:date="2023-03-13T19:14:00Z">
          <w:pPr>
            <w:jc w:val="center"/>
          </w:pPr>
        </w:pPrChange>
      </w:pPr>
      <w:del w:id="1984" w:author="Steff Guzmán" w:date="2023-03-13T19:12:00Z">
        <w:r w:rsidRPr="00BB53D7" w:rsidDel="00323D57">
          <w:rPr>
            <w:rFonts w:cs="Times New Roman"/>
            <w:szCs w:val="24"/>
          </w:rPr>
          <w:delText>J= Justificar</w:delText>
        </w:r>
      </w:del>
    </w:p>
    <w:p w14:paraId="778C8624" w14:textId="69D68D77" w:rsidR="00785CED" w:rsidRPr="00BB53D7" w:rsidDel="00323D57" w:rsidRDefault="00785CED">
      <w:pPr>
        <w:rPr>
          <w:del w:id="1985" w:author="Steff Guzmán" w:date="2023-03-13T19:12:00Z"/>
          <w:rFonts w:cs="Times New Roman"/>
          <w:szCs w:val="24"/>
        </w:rPr>
        <w:pPrChange w:id="1986" w:author="Steff Guzmán" w:date="2023-03-13T19:14:00Z">
          <w:pPr>
            <w:jc w:val="center"/>
          </w:pPr>
        </w:pPrChange>
      </w:pPr>
      <w:del w:id="1987" w:author="Steff Guzmán" w:date="2023-03-13T19:12:00Z">
        <w:r w:rsidRPr="00BB53D7" w:rsidDel="00323D57">
          <w:rPr>
            <w:rFonts w:cs="Times New Roman"/>
            <w:szCs w:val="24"/>
          </w:rPr>
          <w:delText>K= Cursiva</w:delText>
        </w:r>
      </w:del>
    </w:p>
    <w:p w14:paraId="65031946" w14:textId="388B6BE1" w:rsidR="00785CED" w:rsidRPr="00BB53D7" w:rsidDel="00323D57" w:rsidRDefault="00785CED">
      <w:pPr>
        <w:rPr>
          <w:del w:id="1988" w:author="Steff Guzmán" w:date="2023-03-13T19:12:00Z"/>
          <w:rFonts w:cs="Times New Roman"/>
          <w:szCs w:val="24"/>
        </w:rPr>
        <w:pPrChange w:id="1989" w:author="Steff Guzmán" w:date="2023-03-13T19:14:00Z">
          <w:pPr>
            <w:jc w:val="center"/>
          </w:pPr>
        </w:pPrChange>
      </w:pPr>
      <w:del w:id="1990" w:author="Steff Guzmán" w:date="2023-03-13T19:12:00Z">
        <w:r w:rsidRPr="00BB53D7" w:rsidDel="00323D57">
          <w:rPr>
            <w:rFonts w:cs="Times New Roman"/>
            <w:szCs w:val="24"/>
          </w:rPr>
          <w:delText>L= Reemplazar</w:delText>
        </w:r>
      </w:del>
    </w:p>
    <w:p w14:paraId="42ED788F" w14:textId="0DCD26A6" w:rsidR="00785CED" w:rsidRPr="00BB53D7" w:rsidDel="00323D57" w:rsidRDefault="00785CED">
      <w:pPr>
        <w:rPr>
          <w:del w:id="1991" w:author="Steff Guzmán" w:date="2023-03-13T19:12:00Z"/>
          <w:rFonts w:cs="Times New Roman"/>
          <w:szCs w:val="24"/>
        </w:rPr>
        <w:pPrChange w:id="1992" w:author="Steff Guzmán" w:date="2023-03-13T19:14:00Z">
          <w:pPr>
            <w:jc w:val="center"/>
          </w:pPr>
        </w:pPrChange>
      </w:pPr>
      <w:del w:id="1993" w:author="Steff Guzmán" w:date="2023-03-13T19:12:00Z">
        <w:r w:rsidRPr="00BB53D7" w:rsidDel="00323D57">
          <w:rPr>
            <w:rFonts w:cs="Times New Roman"/>
            <w:szCs w:val="24"/>
          </w:rPr>
          <w:delText>M= Formato</w:delText>
        </w:r>
      </w:del>
    </w:p>
    <w:p w14:paraId="2B36CF88" w14:textId="2EF25C48" w:rsidR="00785CED" w:rsidRPr="00BB53D7" w:rsidDel="00323D57" w:rsidRDefault="00785CED">
      <w:pPr>
        <w:rPr>
          <w:del w:id="1994" w:author="Steff Guzmán" w:date="2023-03-13T19:12:00Z"/>
          <w:rFonts w:cs="Times New Roman"/>
          <w:szCs w:val="24"/>
        </w:rPr>
        <w:pPrChange w:id="1995" w:author="Steff Guzmán" w:date="2023-03-13T19:14:00Z">
          <w:pPr>
            <w:jc w:val="center"/>
          </w:pPr>
        </w:pPrChange>
      </w:pPr>
      <w:del w:id="1996" w:author="Steff Guzmán" w:date="2023-03-13T19:12:00Z">
        <w:r w:rsidRPr="00BB53D7" w:rsidDel="00323D57">
          <w:rPr>
            <w:rFonts w:cs="Times New Roman"/>
            <w:szCs w:val="24"/>
          </w:rPr>
          <w:delText>N= Negrilla</w:delText>
        </w:r>
      </w:del>
    </w:p>
    <w:p w14:paraId="70C4561E" w14:textId="5FB0A3A8" w:rsidR="00785CED" w:rsidRPr="00BB53D7" w:rsidDel="00323D57" w:rsidRDefault="00785CED">
      <w:pPr>
        <w:rPr>
          <w:del w:id="1997" w:author="Steff Guzmán" w:date="2023-03-13T19:12:00Z"/>
          <w:rFonts w:cs="Times New Roman"/>
          <w:szCs w:val="24"/>
        </w:rPr>
        <w:pPrChange w:id="1998" w:author="Steff Guzmán" w:date="2023-03-13T19:14:00Z">
          <w:pPr>
            <w:jc w:val="center"/>
          </w:pPr>
        </w:pPrChange>
      </w:pPr>
      <w:del w:id="1999" w:author="Steff Guzmán" w:date="2023-03-13T19:12:00Z">
        <w:r w:rsidRPr="00BB53D7" w:rsidDel="00323D57">
          <w:rPr>
            <w:rFonts w:cs="Times New Roman"/>
            <w:szCs w:val="24"/>
          </w:rPr>
          <w:delText>O= Disminuir tamaño</w:delText>
        </w:r>
      </w:del>
    </w:p>
    <w:p w14:paraId="3728A234" w14:textId="0EE57BC2" w:rsidR="00785CED" w:rsidRPr="00BB53D7" w:rsidDel="00323D57" w:rsidRDefault="00785CED">
      <w:pPr>
        <w:rPr>
          <w:del w:id="2000" w:author="Steff Guzmán" w:date="2023-03-13T19:12:00Z"/>
          <w:rFonts w:cs="Times New Roman"/>
          <w:szCs w:val="24"/>
        </w:rPr>
        <w:pPrChange w:id="2001" w:author="Steff Guzmán" w:date="2023-03-13T19:14:00Z">
          <w:pPr>
            <w:jc w:val="center"/>
          </w:pPr>
        </w:pPrChange>
      </w:pPr>
      <w:del w:id="2002" w:author="Steff Guzmán" w:date="2023-03-13T19:12:00Z">
        <w:r w:rsidRPr="00BB53D7" w:rsidDel="00323D57">
          <w:rPr>
            <w:rFonts w:cs="Times New Roman"/>
            <w:szCs w:val="24"/>
          </w:rPr>
          <w:delText>P= Imprimir</w:delText>
        </w:r>
      </w:del>
    </w:p>
    <w:p w14:paraId="2CE36E8C" w14:textId="10D797F6" w:rsidR="00785CED" w:rsidRPr="00BB53D7" w:rsidDel="00323D57" w:rsidRDefault="00785CED">
      <w:pPr>
        <w:rPr>
          <w:del w:id="2003" w:author="Steff Guzmán" w:date="2023-03-13T19:12:00Z"/>
          <w:rFonts w:cs="Times New Roman"/>
          <w:szCs w:val="24"/>
        </w:rPr>
        <w:pPrChange w:id="2004" w:author="Steff Guzmán" w:date="2023-03-13T19:14:00Z">
          <w:pPr>
            <w:jc w:val="center"/>
          </w:pPr>
        </w:pPrChange>
      </w:pPr>
      <w:del w:id="2005" w:author="Steff Guzmán" w:date="2023-03-13T19:12:00Z">
        <w:r w:rsidRPr="00BB53D7" w:rsidDel="00323D57">
          <w:rPr>
            <w:rFonts w:cs="Times New Roman"/>
            <w:szCs w:val="24"/>
          </w:rPr>
          <w:delText>Q= Alinear izquierda</w:delText>
        </w:r>
      </w:del>
    </w:p>
    <w:p w14:paraId="2C14B98B" w14:textId="64ADEADF" w:rsidR="00785CED" w:rsidRPr="00BB53D7" w:rsidDel="00323D57" w:rsidRDefault="00785CED">
      <w:pPr>
        <w:rPr>
          <w:del w:id="2006" w:author="Steff Guzmán" w:date="2023-03-13T19:12:00Z"/>
          <w:rFonts w:cs="Times New Roman"/>
          <w:szCs w:val="24"/>
        </w:rPr>
        <w:pPrChange w:id="2007" w:author="Steff Guzmán" w:date="2023-03-13T19:14:00Z">
          <w:pPr>
            <w:jc w:val="center"/>
          </w:pPr>
        </w:pPrChange>
      </w:pPr>
      <w:del w:id="2008" w:author="Steff Guzmán" w:date="2023-03-13T19:12:00Z">
        <w:r w:rsidRPr="00BB53D7" w:rsidDel="00323D57">
          <w:rPr>
            <w:rFonts w:cs="Times New Roman"/>
            <w:szCs w:val="24"/>
          </w:rPr>
          <w:delText>R= Cerrar documento</w:delText>
        </w:r>
      </w:del>
    </w:p>
    <w:p w14:paraId="321EC451" w14:textId="33CAD96B" w:rsidR="00785CED" w:rsidRPr="00BB53D7" w:rsidDel="00323D57" w:rsidRDefault="00785CED">
      <w:pPr>
        <w:rPr>
          <w:del w:id="2009" w:author="Steff Guzmán" w:date="2023-03-13T19:12:00Z"/>
          <w:rFonts w:cs="Times New Roman"/>
          <w:szCs w:val="24"/>
        </w:rPr>
        <w:pPrChange w:id="2010" w:author="Steff Guzmán" w:date="2023-03-13T19:14:00Z">
          <w:pPr>
            <w:jc w:val="center"/>
          </w:pPr>
        </w:pPrChange>
      </w:pPr>
      <w:del w:id="2011" w:author="Steff Guzmán" w:date="2023-03-13T19:12:00Z">
        <w:r w:rsidRPr="00BB53D7" w:rsidDel="00323D57">
          <w:rPr>
            <w:rFonts w:cs="Times New Roman"/>
            <w:szCs w:val="24"/>
          </w:rPr>
          <w:delText>S= Subrayado</w:delText>
        </w:r>
      </w:del>
    </w:p>
    <w:p w14:paraId="615E2174" w14:textId="0EF6D1F6" w:rsidR="00785CED" w:rsidRPr="00BB53D7" w:rsidDel="00323D57" w:rsidRDefault="00785CED">
      <w:pPr>
        <w:rPr>
          <w:del w:id="2012" w:author="Steff Guzmán" w:date="2023-03-13T19:12:00Z"/>
          <w:rFonts w:cs="Times New Roman"/>
          <w:szCs w:val="24"/>
        </w:rPr>
        <w:pPrChange w:id="2013" w:author="Steff Guzmán" w:date="2023-03-13T19:14:00Z">
          <w:pPr>
            <w:jc w:val="center"/>
          </w:pPr>
        </w:pPrChange>
      </w:pPr>
      <w:del w:id="2014" w:author="Steff Guzmán" w:date="2023-03-13T19:12:00Z">
        <w:r w:rsidRPr="00BB53D7" w:rsidDel="00323D57">
          <w:rPr>
            <w:rFonts w:cs="Times New Roman"/>
            <w:szCs w:val="24"/>
          </w:rPr>
          <w:delText>T= Centrar</w:delText>
        </w:r>
      </w:del>
    </w:p>
    <w:p w14:paraId="73364AA9" w14:textId="3DF0814A" w:rsidR="00785CED" w:rsidRPr="00BB53D7" w:rsidDel="00323D57" w:rsidRDefault="00785CED">
      <w:pPr>
        <w:rPr>
          <w:del w:id="2015" w:author="Steff Guzmán" w:date="2023-03-13T19:12:00Z"/>
          <w:rFonts w:cs="Times New Roman"/>
          <w:szCs w:val="24"/>
        </w:rPr>
        <w:pPrChange w:id="2016" w:author="Steff Guzmán" w:date="2023-03-13T19:14:00Z">
          <w:pPr>
            <w:jc w:val="center"/>
          </w:pPr>
        </w:pPrChange>
      </w:pPr>
      <w:del w:id="2017" w:author="Steff Guzmán" w:date="2023-03-13T19:12:00Z">
        <w:r w:rsidRPr="00BB53D7" w:rsidDel="00323D57">
          <w:rPr>
            <w:rFonts w:cs="Times New Roman"/>
            <w:szCs w:val="24"/>
          </w:rPr>
          <w:delText>U= Nuevo documento</w:delText>
        </w:r>
      </w:del>
    </w:p>
    <w:p w14:paraId="04DB2857" w14:textId="6F25B40B" w:rsidR="00785CED" w:rsidRPr="00BB53D7" w:rsidDel="00323D57" w:rsidRDefault="00785CED">
      <w:pPr>
        <w:rPr>
          <w:del w:id="2018" w:author="Steff Guzmán" w:date="2023-03-13T19:12:00Z"/>
          <w:rFonts w:cs="Times New Roman"/>
          <w:szCs w:val="24"/>
        </w:rPr>
        <w:pPrChange w:id="2019" w:author="Steff Guzmán" w:date="2023-03-13T19:14:00Z">
          <w:pPr>
            <w:jc w:val="center"/>
          </w:pPr>
        </w:pPrChange>
      </w:pPr>
      <w:del w:id="2020" w:author="Steff Guzmán" w:date="2023-03-13T19:12:00Z">
        <w:r w:rsidRPr="00BB53D7" w:rsidDel="00323D57">
          <w:rPr>
            <w:rFonts w:cs="Times New Roman"/>
            <w:szCs w:val="24"/>
          </w:rPr>
          <w:delText>V= Pegar</w:delText>
        </w:r>
      </w:del>
    </w:p>
    <w:p w14:paraId="66A7374B" w14:textId="7F2D9EDD" w:rsidR="00785CED" w:rsidRPr="00BB53D7" w:rsidDel="00323D57" w:rsidRDefault="00785CED">
      <w:pPr>
        <w:rPr>
          <w:del w:id="2021" w:author="Steff Guzmán" w:date="2023-03-13T19:12:00Z"/>
          <w:rFonts w:cs="Times New Roman"/>
          <w:szCs w:val="24"/>
        </w:rPr>
        <w:pPrChange w:id="2022" w:author="Steff Guzmán" w:date="2023-03-13T19:14:00Z">
          <w:pPr>
            <w:jc w:val="center"/>
          </w:pPr>
        </w:pPrChange>
      </w:pPr>
      <w:del w:id="2023" w:author="Steff Guzmán" w:date="2023-03-13T19:12:00Z">
        <w:r w:rsidRPr="00BB53D7" w:rsidDel="00323D57">
          <w:rPr>
            <w:rFonts w:cs="Times New Roman"/>
            <w:szCs w:val="24"/>
          </w:rPr>
          <w:delText>X=Cortar</w:delText>
        </w:r>
      </w:del>
    </w:p>
    <w:p w14:paraId="38012019" w14:textId="3E699A1F" w:rsidR="00785CED" w:rsidRPr="00BB53D7" w:rsidDel="00323D57" w:rsidRDefault="00785CED">
      <w:pPr>
        <w:rPr>
          <w:del w:id="2024" w:author="Steff Guzmán" w:date="2023-03-13T19:12:00Z"/>
          <w:rFonts w:cs="Times New Roman"/>
          <w:szCs w:val="24"/>
        </w:rPr>
        <w:pPrChange w:id="2025" w:author="Steff Guzmán" w:date="2023-03-13T19:14:00Z">
          <w:pPr>
            <w:jc w:val="center"/>
          </w:pPr>
        </w:pPrChange>
      </w:pPr>
      <w:del w:id="2026" w:author="Steff Guzmán" w:date="2023-03-13T19:12:00Z">
        <w:r w:rsidRPr="00BB53D7" w:rsidDel="00323D57">
          <w:rPr>
            <w:rFonts w:cs="Times New Roman"/>
            <w:szCs w:val="24"/>
          </w:rPr>
          <w:delText>Y= Rehacer</w:delText>
        </w:r>
      </w:del>
    </w:p>
    <w:p w14:paraId="1E392F7C" w14:textId="63AE88F9" w:rsidR="00785CED" w:rsidRPr="00BB53D7" w:rsidDel="00323D57" w:rsidRDefault="00785CED">
      <w:pPr>
        <w:ind w:firstLine="708"/>
        <w:rPr>
          <w:del w:id="2027" w:author="Steff Guzmán" w:date="2023-03-13T19:12:00Z"/>
          <w:rFonts w:cs="Times New Roman"/>
          <w:szCs w:val="24"/>
        </w:rPr>
        <w:pPrChange w:id="2028" w:author="Steff Guzmán" w:date="2023-03-13T19:14:00Z">
          <w:pPr>
            <w:ind w:firstLine="708"/>
            <w:jc w:val="center"/>
          </w:pPr>
        </w:pPrChange>
      </w:pPr>
      <w:del w:id="2029" w:author="Steff Guzmán" w:date="2023-03-13T19:12:00Z">
        <w:r w:rsidRPr="00BB53D7" w:rsidDel="00323D57">
          <w:rPr>
            <w:rFonts w:cs="Times New Roman"/>
            <w:szCs w:val="24"/>
          </w:rPr>
          <w:delText>Z= Deshacer</w:delText>
        </w:r>
      </w:del>
    </w:p>
    <w:p w14:paraId="5D4A487A" w14:textId="08795732" w:rsidR="003A3C4F" w:rsidRPr="00BB53D7" w:rsidDel="00323D57" w:rsidRDefault="003A3C4F">
      <w:pPr>
        <w:ind w:firstLine="708"/>
        <w:rPr>
          <w:del w:id="2030" w:author="Steff Guzmán" w:date="2023-03-13T19:12:00Z"/>
          <w:rFonts w:cs="Times New Roman"/>
          <w:szCs w:val="24"/>
        </w:rPr>
        <w:pPrChange w:id="2031" w:author="Steff Guzmán" w:date="2023-03-13T19:14:00Z">
          <w:pPr>
            <w:ind w:firstLine="708"/>
            <w:jc w:val="center"/>
          </w:pPr>
        </w:pPrChange>
      </w:pPr>
      <w:del w:id="2032" w:author="Steff Guzmán" w:date="2023-03-13T19:12:00Z">
        <w:r w:rsidRPr="00BB53D7" w:rsidDel="00323D57">
          <w:rPr>
            <w:rFonts w:cs="Times New Roman"/>
            <w:szCs w:val="24"/>
          </w:rPr>
          <w:delText>Lista completa de atajos https://bit.ly/3oHliCj</w:delText>
        </w:r>
      </w:del>
    </w:p>
    <w:p w14:paraId="12DF57B4" w14:textId="4D7704F4" w:rsidR="00785CED" w:rsidRPr="00BB53D7" w:rsidDel="00323D57" w:rsidRDefault="00785CED">
      <w:pPr>
        <w:rPr>
          <w:del w:id="2033" w:author="Steff Guzmán" w:date="2023-03-13T19:14:00Z"/>
          <w:rFonts w:cs="Times New Roman"/>
          <w:szCs w:val="24"/>
        </w:rPr>
        <w:sectPr w:rsidR="00785CED" w:rsidRPr="00BB53D7" w:rsidDel="00323D57" w:rsidSect="00DB0B24">
          <w:type w:val="continuous"/>
          <w:pgSz w:w="12240" w:h="15840"/>
          <w:pgMar w:top="1418" w:right="1701" w:bottom="1418" w:left="1701" w:header="709" w:footer="709" w:gutter="0"/>
          <w:cols w:space="708"/>
          <w:docGrid w:linePitch="360"/>
          <w:sectPrChange w:id="2034" w:author="Steff Guzmán" w:date="2023-03-13T19:06:00Z">
            <w:sectPr w:rsidR="00785CED" w:rsidRPr="00BB53D7" w:rsidDel="00323D57" w:rsidSect="00DB0B24">
              <w:pgMar w:top="1418" w:right="1418" w:bottom="1418" w:left="1418" w:header="709" w:footer="709" w:gutter="0"/>
            </w:sectPr>
          </w:sectPrChange>
        </w:sectPr>
        <w:pPrChange w:id="2035" w:author="Steff Guzmán" w:date="2023-03-13T19:14:00Z">
          <w:pPr>
            <w:ind w:firstLine="708"/>
            <w:jc w:val="center"/>
          </w:pPr>
        </w:pPrChange>
      </w:pPr>
    </w:p>
    <w:p w14:paraId="5048CFC3" w14:textId="1CA6FDF7" w:rsidR="003A3C4F" w:rsidDel="00323D57" w:rsidRDefault="00785CED">
      <w:pPr>
        <w:rPr>
          <w:del w:id="2036" w:author="Steff Guzmán" w:date="2023-03-13T19:12:00Z"/>
          <w:rFonts w:cs="Times New Roman"/>
          <w:b/>
          <w:szCs w:val="24"/>
        </w:rPr>
        <w:pPrChange w:id="2037" w:author="Steff Guzmán" w:date="2023-03-13T19:14:00Z">
          <w:pPr>
            <w:jc w:val="center"/>
          </w:pPr>
        </w:pPrChange>
      </w:pPr>
      <w:del w:id="2038" w:author="Steff Guzmán" w:date="2023-03-13T19:12:00Z">
        <w:r w:rsidRPr="00BB53D7" w:rsidDel="00323D57">
          <w:rPr>
            <w:rFonts w:cs="Times New Roman"/>
            <w:b/>
            <w:szCs w:val="24"/>
          </w:rPr>
          <w:delText xml:space="preserve">Anexo 6. </w:delText>
        </w:r>
      </w:del>
    </w:p>
    <w:p w14:paraId="65B37778" w14:textId="68A6DDC0" w:rsidR="00785CED" w:rsidRPr="00BB53D7" w:rsidDel="00323D57" w:rsidRDefault="00785CED">
      <w:pPr>
        <w:rPr>
          <w:del w:id="2039" w:author="Steff Guzmán" w:date="2023-03-13T19:12:00Z"/>
          <w:rFonts w:cs="Times New Roman"/>
          <w:b/>
          <w:szCs w:val="24"/>
        </w:rPr>
        <w:pPrChange w:id="2040" w:author="Steff Guzmán" w:date="2023-03-13T19:14:00Z">
          <w:pPr>
            <w:jc w:val="center"/>
          </w:pPr>
        </w:pPrChange>
      </w:pPr>
      <w:del w:id="2041" w:author="Steff Guzmán" w:date="2023-03-13T19:12:00Z">
        <w:r w:rsidRPr="00BB53D7" w:rsidDel="00323D57">
          <w:rPr>
            <w:rFonts w:cs="Times New Roman"/>
            <w:b/>
            <w:szCs w:val="24"/>
          </w:rPr>
          <w:delText>Sinónimos y antónimos</w:delText>
        </w:r>
      </w:del>
    </w:p>
    <w:p w14:paraId="30FB2D6E" w14:textId="6496031D" w:rsidR="00785CED" w:rsidRPr="00BB53D7" w:rsidDel="00323D57" w:rsidRDefault="00785CED">
      <w:pPr>
        <w:rPr>
          <w:del w:id="2042" w:author="Steff Guzmán" w:date="2023-03-13T19:12:00Z"/>
          <w:rFonts w:cs="Times New Roman"/>
          <w:szCs w:val="24"/>
        </w:rPr>
        <w:pPrChange w:id="2043" w:author="Steff Guzmán" w:date="2023-03-13T19:14:00Z">
          <w:pPr>
            <w:ind w:firstLine="708"/>
            <w:jc w:val="center"/>
          </w:pPr>
        </w:pPrChange>
      </w:pPr>
    </w:p>
    <w:p w14:paraId="2F0AB1F3" w14:textId="754713B9" w:rsidR="00785CED" w:rsidRPr="00BB53D7" w:rsidDel="00323D57" w:rsidRDefault="00785CED">
      <w:pPr>
        <w:rPr>
          <w:del w:id="2044" w:author="Steff Guzmán" w:date="2023-03-13T19:12:00Z"/>
          <w:rFonts w:cs="Times New Roman"/>
          <w:szCs w:val="24"/>
        </w:rPr>
        <w:pPrChange w:id="2045" w:author="Steff Guzmán" w:date="2023-03-13T19:14:00Z">
          <w:pPr>
            <w:ind w:firstLine="708"/>
          </w:pPr>
        </w:pPrChange>
      </w:pPr>
      <w:del w:id="2046" w:author="Steff Guzmán" w:date="2023-03-13T19:12:00Z">
        <w:r w:rsidRPr="00BB53D7"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B53D7" w:rsidDel="00323D57" w:rsidRDefault="00785CED">
      <w:pPr>
        <w:rPr>
          <w:del w:id="2047" w:author="Steff Guzmán" w:date="2023-03-13T19:14:00Z"/>
          <w:rFonts w:cs="Times New Roman"/>
          <w:szCs w:val="24"/>
        </w:rPr>
        <w:pPrChange w:id="2048" w:author="Steff Guzmán" w:date="2023-03-13T19:14:00Z">
          <w:pPr>
            <w:jc w:val="right"/>
          </w:pPr>
        </w:pPrChange>
      </w:pPr>
      <w:del w:id="2049" w:author="Steff Guzmán" w:date="2023-03-13T19:14:00Z">
        <w:r w:rsidRPr="00BB53D7"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2050"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2051"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2052" w:author="Steff Guzmán" w:date="2023-03-13T19:13:00Z">
        <w:r w:rsidRPr="00BB53D7"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2053" w:author="Steff Guzmán" w:date="2023-03-13T19:14:00Z">
        <w:r w:rsidRPr="00BB53D7"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2054"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2055"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B53D7" w:rsidDel="00323D57" w:rsidRDefault="00785CED">
      <w:pPr>
        <w:rPr>
          <w:del w:id="2056" w:author="Steff Guzmán" w:date="2023-03-13T19:14:00Z"/>
          <w:rFonts w:cs="Times New Roman"/>
          <w:szCs w:val="24"/>
        </w:rPr>
        <w:pPrChange w:id="2057" w:author="Steff Guzmán" w:date="2023-03-13T19:14:00Z">
          <w:pPr>
            <w:ind w:firstLine="708"/>
            <w:jc w:val="right"/>
          </w:pPr>
        </w:pPrChange>
      </w:pPr>
    </w:p>
    <w:p w14:paraId="536EF61F" w14:textId="46963B80" w:rsidR="00785CED" w:rsidRPr="00BB53D7" w:rsidDel="00323D57" w:rsidRDefault="00785CED">
      <w:pPr>
        <w:rPr>
          <w:del w:id="2058" w:author="Steff Guzmán" w:date="2023-03-13T19:14:00Z"/>
          <w:rFonts w:cs="Times New Roman"/>
          <w:szCs w:val="24"/>
        </w:rPr>
        <w:pPrChange w:id="2059" w:author="Steff Guzmán" w:date="2023-03-13T19:14:00Z">
          <w:pPr>
            <w:ind w:firstLine="708"/>
          </w:pPr>
        </w:pPrChange>
      </w:pPr>
    </w:p>
    <w:p w14:paraId="54A6AA33" w14:textId="28039B97" w:rsidR="00785CED" w:rsidRPr="00BB53D7" w:rsidDel="00323D57" w:rsidRDefault="00785CED">
      <w:pPr>
        <w:rPr>
          <w:del w:id="2060" w:author="Steff Guzmán" w:date="2023-03-13T19:13:00Z"/>
          <w:rFonts w:cs="Times New Roman"/>
          <w:b/>
          <w:szCs w:val="24"/>
        </w:rPr>
        <w:pPrChange w:id="2061" w:author="Steff Guzmán" w:date="2023-03-13T19:14:00Z">
          <w:pPr>
            <w:jc w:val="center"/>
          </w:pPr>
        </w:pPrChange>
      </w:pPr>
      <w:del w:id="2062" w:author="Steff Guzmán" w:date="2023-03-13T19:13:00Z">
        <w:r w:rsidRPr="00BB53D7" w:rsidDel="00323D57">
          <w:rPr>
            <w:rFonts w:cs="Times New Roman"/>
            <w:b/>
            <w:szCs w:val="24"/>
          </w:rPr>
          <w:delText>Anexo 7.</w:delText>
        </w:r>
      </w:del>
    </w:p>
    <w:p w14:paraId="395E2F92" w14:textId="7E87048F" w:rsidR="00785CED" w:rsidRPr="00BB53D7" w:rsidDel="00323D57" w:rsidRDefault="00785CED">
      <w:pPr>
        <w:rPr>
          <w:del w:id="2063" w:author="Steff Guzmán" w:date="2023-03-13T19:13:00Z"/>
          <w:rFonts w:cs="Times New Roman"/>
          <w:b/>
          <w:szCs w:val="24"/>
        </w:rPr>
        <w:pPrChange w:id="2064" w:author="Steff Guzmán" w:date="2023-03-13T19:14:00Z">
          <w:pPr>
            <w:jc w:val="center"/>
          </w:pPr>
        </w:pPrChange>
      </w:pPr>
      <w:del w:id="2065" w:author="Steff Guzmán" w:date="2023-03-13T19:13:00Z">
        <w:r w:rsidRPr="00BB53D7" w:rsidDel="00323D57">
          <w:rPr>
            <w:rFonts w:cs="Times New Roman"/>
            <w:b/>
            <w:szCs w:val="24"/>
          </w:rPr>
          <w:delText>Copiar y pegar sin formato</w:delText>
        </w:r>
      </w:del>
    </w:p>
    <w:p w14:paraId="6D53D4FE" w14:textId="1CC6CDEC" w:rsidR="00785CED" w:rsidRPr="00BB53D7" w:rsidDel="00323D57" w:rsidRDefault="00785CED">
      <w:pPr>
        <w:rPr>
          <w:del w:id="2066" w:author="Steff Guzmán" w:date="2023-03-13T19:13:00Z"/>
          <w:rFonts w:cs="Times New Roman"/>
          <w:szCs w:val="24"/>
        </w:rPr>
        <w:pPrChange w:id="2067" w:author="Steff Guzmán" w:date="2023-03-13T19:14:00Z">
          <w:pPr>
            <w:ind w:firstLine="708"/>
            <w:jc w:val="center"/>
          </w:pPr>
        </w:pPrChange>
      </w:pPr>
    </w:p>
    <w:p w14:paraId="441F1620" w14:textId="74ACF181" w:rsidR="00785CED" w:rsidRPr="00BB53D7" w:rsidDel="00323D57" w:rsidRDefault="00785CED">
      <w:pPr>
        <w:rPr>
          <w:del w:id="2068" w:author="Steff Guzmán" w:date="2023-03-13T19:13:00Z"/>
          <w:rFonts w:cs="Times New Roman"/>
          <w:szCs w:val="24"/>
        </w:rPr>
        <w:pPrChange w:id="2069" w:author="Steff Guzmán" w:date="2023-03-13T19:14:00Z">
          <w:pPr>
            <w:ind w:firstLine="708"/>
          </w:pPr>
        </w:pPrChange>
      </w:pPr>
      <w:del w:id="2070" w:author="Steff Guzmán" w:date="2023-03-13T19:13:00Z">
        <w:r w:rsidRPr="00BB53D7"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B53D7" w:rsidDel="00323D57" w:rsidRDefault="00785CED">
      <w:pPr>
        <w:rPr>
          <w:del w:id="2071" w:author="Steff Guzmán" w:date="2023-03-13T19:14:00Z"/>
          <w:rFonts w:cs="Times New Roman"/>
          <w:szCs w:val="24"/>
        </w:rPr>
        <w:pPrChange w:id="2072" w:author="Steff Guzmán" w:date="2023-03-13T19:14:00Z">
          <w:pPr>
            <w:ind w:firstLine="708"/>
          </w:pPr>
        </w:pPrChange>
      </w:pPr>
      <w:del w:id="2073" w:author="Steff Guzmán" w:date="2023-03-13T19:13:00Z">
        <w:r w:rsidRPr="00BB53D7"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B53D7" w:rsidDel="00323D57" w:rsidRDefault="00785CED">
      <w:pPr>
        <w:rPr>
          <w:del w:id="2074" w:author="Steff Guzmán" w:date="2023-03-13T19:14:00Z"/>
          <w:rFonts w:cs="Times New Roman"/>
          <w:b/>
          <w:szCs w:val="24"/>
        </w:rPr>
        <w:pPrChange w:id="2075" w:author="Steff Guzmán" w:date="2023-03-13T19:14:00Z">
          <w:pPr>
            <w:jc w:val="left"/>
          </w:pPr>
        </w:pPrChange>
      </w:pPr>
    </w:p>
    <w:p w14:paraId="218B6613" w14:textId="7E6CFFD6" w:rsidR="00785CED" w:rsidRPr="00BB53D7" w:rsidDel="00323D57" w:rsidRDefault="00785CED">
      <w:pPr>
        <w:rPr>
          <w:del w:id="2076" w:author="Steff Guzmán" w:date="2023-03-13T19:14:00Z"/>
          <w:rFonts w:cs="Times New Roman"/>
          <w:b/>
          <w:szCs w:val="24"/>
        </w:rPr>
        <w:pPrChange w:id="2077" w:author="Steff Guzmán" w:date="2023-03-13T19:14:00Z">
          <w:pPr>
            <w:jc w:val="left"/>
          </w:pPr>
        </w:pPrChange>
      </w:pPr>
    </w:p>
    <w:p w14:paraId="1DC53950" w14:textId="369FA715" w:rsidR="00785CED" w:rsidRPr="00BB53D7" w:rsidDel="00323D57" w:rsidRDefault="00785CED">
      <w:pPr>
        <w:rPr>
          <w:del w:id="2078" w:author="Steff Guzmán" w:date="2023-03-13T19:14:00Z"/>
          <w:rFonts w:cs="Times New Roman"/>
          <w:b/>
          <w:szCs w:val="24"/>
        </w:rPr>
        <w:pPrChange w:id="2079" w:author="Steff Guzmán" w:date="2023-03-13T19:14:00Z">
          <w:pPr>
            <w:jc w:val="left"/>
          </w:pPr>
        </w:pPrChange>
      </w:pPr>
    </w:p>
    <w:p w14:paraId="1FE5E845" w14:textId="25D9B1AA" w:rsidR="00785CED" w:rsidRPr="00BB53D7" w:rsidDel="00323D57" w:rsidRDefault="00785CED">
      <w:pPr>
        <w:rPr>
          <w:del w:id="2080" w:author="Steff Guzmán" w:date="2023-03-13T19:14:00Z"/>
          <w:rFonts w:cs="Times New Roman"/>
          <w:b/>
          <w:szCs w:val="24"/>
        </w:rPr>
        <w:pPrChange w:id="2081" w:author="Steff Guzmán" w:date="2023-03-13T19:14:00Z">
          <w:pPr>
            <w:jc w:val="left"/>
          </w:pPr>
        </w:pPrChange>
      </w:pPr>
    </w:p>
    <w:p w14:paraId="42F1B4AE" w14:textId="2B8182DA" w:rsidR="00785CED" w:rsidRPr="00BB53D7" w:rsidDel="00323D57" w:rsidRDefault="00785CED">
      <w:pPr>
        <w:rPr>
          <w:del w:id="2082" w:author="Steff Guzmán" w:date="2023-03-13T19:14:00Z"/>
          <w:rFonts w:cs="Times New Roman"/>
          <w:b/>
          <w:szCs w:val="24"/>
        </w:rPr>
        <w:pPrChange w:id="2083" w:author="Steff Guzmán" w:date="2023-03-13T19:14:00Z">
          <w:pPr>
            <w:jc w:val="left"/>
          </w:pPr>
        </w:pPrChange>
      </w:pPr>
    </w:p>
    <w:p w14:paraId="0A988D97" w14:textId="2285B299" w:rsidR="00785CED" w:rsidRPr="00BB53D7" w:rsidDel="00323D57" w:rsidRDefault="00785CED">
      <w:pPr>
        <w:rPr>
          <w:del w:id="2084" w:author="Steff Guzmán" w:date="2023-03-13T19:14:00Z"/>
          <w:rFonts w:cs="Times New Roman"/>
          <w:b/>
          <w:szCs w:val="24"/>
        </w:rPr>
        <w:pPrChange w:id="2085" w:author="Steff Guzmán" w:date="2023-03-13T19:14:00Z">
          <w:pPr>
            <w:jc w:val="left"/>
          </w:pPr>
        </w:pPrChange>
      </w:pPr>
    </w:p>
    <w:p w14:paraId="5C9CACA6" w14:textId="7E216368" w:rsidR="00785CED" w:rsidRPr="00BB53D7" w:rsidDel="00323D57" w:rsidRDefault="00785CED">
      <w:pPr>
        <w:rPr>
          <w:del w:id="2086" w:author="Steff Guzmán" w:date="2023-03-13T19:14:00Z"/>
          <w:rFonts w:cs="Times New Roman"/>
          <w:b/>
          <w:szCs w:val="24"/>
        </w:rPr>
        <w:pPrChange w:id="2087" w:author="Steff Guzmán" w:date="2023-03-13T19:14:00Z">
          <w:pPr>
            <w:jc w:val="left"/>
          </w:pPr>
        </w:pPrChange>
      </w:pPr>
    </w:p>
    <w:p w14:paraId="6551A0B3" w14:textId="3AA88A06" w:rsidR="00785CED" w:rsidRPr="00BB53D7" w:rsidDel="00323D57" w:rsidRDefault="00785CED">
      <w:pPr>
        <w:rPr>
          <w:del w:id="2088" w:author="Steff Guzmán" w:date="2023-03-13T19:13:00Z"/>
          <w:rFonts w:cs="Times New Roman"/>
          <w:b/>
          <w:szCs w:val="24"/>
        </w:rPr>
        <w:pPrChange w:id="2089" w:author="Steff Guzmán" w:date="2023-03-13T19:14:00Z">
          <w:pPr>
            <w:jc w:val="center"/>
          </w:pPr>
        </w:pPrChange>
      </w:pPr>
      <w:del w:id="2090" w:author="Steff Guzmán" w:date="2023-03-13T19:13:00Z">
        <w:r w:rsidRPr="00BB53D7" w:rsidDel="00323D57">
          <w:rPr>
            <w:rFonts w:cs="Times New Roman"/>
            <w:b/>
            <w:szCs w:val="24"/>
          </w:rPr>
          <w:delText>Anexo 8.</w:delText>
        </w:r>
      </w:del>
    </w:p>
    <w:p w14:paraId="4DF0DDFC" w14:textId="6BA02D0A" w:rsidR="00785CED" w:rsidRPr="00BB53D7" w:rsidDel="00323D57" w:rsidRDefault="00785CED">
      <w:pPr>
        <w:rPr>
          <w:del w:id="2091" w:author="Steff Guzmán" w:date="2023-03-13T19:13:00Z"/>
          <w:rFonts w:cs="Times New Roman"/>
          <w:b/>
          <w:szCs w:val="24"/>
        </w:rPr>
        <w:pPrChange w:id="2092" w:author="Steff Guzmán" w:date="2023-03-13T19:14:00Z">
          <w:pPr>
            <w:jc w:val="center"/>
          </w:pPr>
        </w:pPrChange>
      </w:pPr>
      <w:del w:id="2093" w:author="Steff Guzmán" w:date="2023-03-13T19:13:00Z">
        <w:r w:rsidRPr="00BB53D7" w:rsidDel="00323D57">
          <w:rPr>
            <w:rFonts w:cs="Times New Roman"/>
            <w:b/>
            <w:szCs w:val="24"/>
          </w:rPr>
          <w:delText>Comparar dos documentos</w:delText>
        </w:r>
      </w:del>
    </w:p>
    <w:p w14:paraId="2C80EABC" w14:textId="7AECBD42" w:rsidR="00785CED" w:rsidRPr="00BB53D7" w:rsidDel="00323D57" w:rsidRDefault="00785CED">
      <w:pPr>
        <w:rPr>
          <w:del w:id="2094" w:author="Steff Guzmán" w:date="2023-03-13T19:13:00Z"/>
          <w:rFonts w:cs="Times New Roman"/>
          <w:szCs w:val="24"/>
        </w:rPr>
        <w:pPrChange w:id="2095" w:author="Steff Guzmán" w:date="2023-03-13T19:14:00Z">
          <w:pPr>
            <w:ind w:firstLine="708"/>
            <w:jc w:val="left"/>
          </w:pPr>
        </w:pPrChange>
      </w:pPr>
    </w:p>
    <w:p w14:paraId="68B9EE22" w14:textId="372CA6ED" w:rsidR="00785CED" w:rsidRPr="00BB53D7" w:rsidDel="00323D57" w:rsidRDefault="00785CED">
      <w:pPr>
        <w:rPr>
          <w:del w:id="2096" w:author="Steff Guzmán" w:date="2023-03-13T19:13:00Z"/>
          <w:rFonts w:cs="Times New Roman"/>
          <w:szCs w:val="24"/>
        </w:rPr>
        <w:pPrChange w:id="2097" w:author="Steff Guzmán" w:date="2023-03-13T19:14:00Z">
          <w:pPr>
            <w:ind w:firstLine="708"/>
          </w:pPr>
        </w:pPrChange>
      </w:pPr>
      <w:del w:id="2098" w:author="Steff Guzmán" w:date="2023-03-13T19:13:00Z">
        <w:r w:rsidRPr="00BB53D7"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B53D7" w:rsidDel="00323D57" w:rsidRDefault="00785CED">
      <w:pPr>
        <w:rPr>
          <w:del w:id="2099" w:author="Steff Guzmán" w:date="2023-03-13T19:13:00Z"/>
          <w:rFonts w:cs="Times New Roman"/>
          <w:szCs w:val="24"/>
        </w:rPr>
        <w:pPrChange w:id="2100" w:author="Steff Guzmán" w:date="2023-03-13T19:14:00Z">
          <w:pPr>
            <w:ind w:firstLine="708"/>
            <w:jc w:val="center"/>
          </w:pPr>
        </w:pPrChange>
      </w:pPr>
      <w:del w:id="2101" w:author="Steff Guzmán" w:date="2023-03-13T19:13:00Z">
        <w:r w:rsidRPr="00BB53D7"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B53D7" w:rsidDel="00323D57" w:rsidRDefault="00785CED">
      <w:pPr>
        <w:rPr>
          <w:del w:id="2102" w:author="Steff Guzmán" w:date="2023-03-13T19:13:00Z"/>
          <w:rFonts w:cs="Times New Roman"/>
          <w:szCs w:val="24"/>
        </w:rPr>
        <w:pPrChange w:id="2103" w:author="Steff Guzmán" w:date="2023-03-13T19:14:00Z">
          <w:pPr>
            <w:ind w:firstLine="708"/>
          </w:pPr>
        </w:pPrChange>
      </w:pPr>
      <w:del w:id="2104" w:author="Steff Guzmán" w:date="2023-03-13T19:13:00Z">
        <w:r w:rsidRPr="00BB53D7"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B53D7" w:rsidDel="00323D57" w:rsidRDefault="00785CED">
      <w:pPr>
        <w:rPr>
          <w:del w:id="2105" w:author="Steff Guzmán" w:date="2023-03-13T19:14:00Z"/>
          <w:rFonts w:cs="Times New Roman"/>
          <w:szCs w:val="24"/>
        </w:rPr>
        <w:pPrChange w:id="2106" w:author="Steff Guzmán" w:date="2023-03-13T19:14:00Z">
          <w:pPr>
            <w:ind w:firstLine="708"/>
            <w:jc w:val="center"/>
          </w:pPr>
        </w:pPrChange>
      </w:pPr>
      <w:del w:id="2107" w:author="Steff Guzmán" w:date="2023-03-13T19:13:00Z">
        <w:r w:rsidRPr="00BB53D7"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B53D7" w:rsidDel="00323D57" w:rsidRDefault="00785CED">
      <w:pPr>
        <w:rPr>
          <w:del w:id="2108" w:author="Steff Guzmán" w:date="2023-03-13T19:13:00Z"/>
          <w:rFonts w:cs="Times New Roman"/>
          <w:szCs w:val="24"/>
        </w:rPr>
        <w:pPrChange w:id="2109" w:author="Steff Guzmán" w:date="2023-03-13T19:14:00Z">
          <w:pPr>
            <w:ind w:firstLine="708"/>
          </w:pPr>
        </w:pPrChange>
      </w:pPr>
      <w:del w:id="2110" w:author="Steff Guzmán" w:date="2023-03-13T19:13:00Z">
        <w:r w:rsidRPr="00BB53D7" w:rsidDel="00323D57">
          <w:rPr>
            <w:rFonts w:cs="Times New Roman"/>
            <w:szCs w:val="24"/>
          </w:rPr>
          <w:delText>Posteriormente aparece el informe con la cantidad de revisiones hechas en el documento:</w:delText>
        </w:r>
      </w:del>
    </w:p>
    <w:p w14:paraId="37BC80DF" w14:textId="3CF7FD31" w:rsidR="00785CED" w:rsidRPr="00BB53D7" w:rsidDel="00323D57" w:rsidRDefault="00785CED">
      <w:pPr>
        <w:rPr>
          <w:del w:id="2111" w:author="Steff Guzmán" w:date="2023-03-13T19:14:00Z"/>
          <w:rFonts w:cs="Times New Roman"/>
          <w:szCs w:val="24"/>
        </w:rPr>
        <w:pPrChange w:id="2112" w:author="Steff Guzmán" w:date="2023-03-13T19:14:00Z">
          <w:pPr>
            <w:ind w:firstLine="708"/>
            <w:jc w:val="center"/>
          </w:pPr>
        </w:pPrChange>
      </w:pPr>
      <w:del w:id="2113" w:author="Steff Guzmán" w:date="2023-03-13T19:13:00Z">
        <w:r w:rsidRPr="00BB53D7"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B53D7" w:rsidDel="00323D57" w:rsidRDefault="00785CED">
      <w:pPr>
        <w:rPr>
          <w:del w:id="2114" w:author="Steff Guzmán" w:date="2023-03-13T19:14:00Z"/>
          <w:rFonts w:cs="Times New Roman"/>
          <w:b/>
          <w:szCs w:val="24"/>
        </w:rPr>
        <w:pPrChange w:id="2115" w:author="Steff Guzmán" w:date="2023-03-13T19:14:00Z">
          <w:pPr>
            <w:jc w:val="left"/>
          </w:pPr>
        </w:pPrChange>
      </w:pPr>
    </w:p>
    <w:p w14:paraId="3E4303DA" w14:textId="376994DB" w:rsidR="00785CED" w:rsidRPr="00BB53D7" w:rsidDel="00323D57" w:rsidRDefault="00785CED">
      <w:pPr>
        <w:rPr>
          <w:del w:id="2116" w:author="Steff Guzmán" w:date="2023-03-13T19:13:00Z"/>
          <w:rFonts w:cs="Times New Roman"/>
          <w:b/>
          <w:szCs w:val="24"/>
        </w:rPr>
        <w:pPrChange w:id="2117" w:author="Steff Guzmán" w:date="2023-03-13T19:14:00Z">
          <w:pPr>
            <w:jc w:val="center"/>
          </w:pPr>
        </w:pPrChange>
      </w:pPr>
      <w:del w:id="2118" w:author="Steff Guzmán" w:date="2023-03-13T19:13:00Z">
        <w:r w:rsidRPr="00BB53D7" w:rsidDel="00323D57">
          <w:rPr>
            <w:rFonts w:cs="Times New Roman"/>
            <w:b/>
            <w:szCs w:val="24"/>
          </w:rPr>
          <w:delText xml:space="preserve">Anexo 9. </w:delText>
        </w:r>
      </w:del>
    </w:p>
    <w:p w14:paraId="47F640F6" w14:textId="2016868F" w:rsidR="00785CED" w:rsidRPr="00BB53D7" w:rsidDel="00323D57" w:rsidRDefault="00785CED">
      <w:pPr>
        <w:rPr>
          <w:del w:id="2119" w:author="Steff Guzmán" w:date="2023-03-13T19:13:00Z"/>
          <w:rFonts w:cs="Times New Roman"/>
          <w:b/>
          <w:szCs w:val="24"/>
        </w:rPr>
        <w:pPrChange w:id="2120" w:author="Steff Guzmán" w:date="2023-03-13T19:14:00Z">
          <w:pPr>
            <w:jc w:val="center"/>
          </w:pPr>
        </w:pPrChange>
      </w:pPr>
      <w:del w:id="2121" w:author="Steff Guzmán" w:date="2023-03-13T19:13:00Z">
        <w:r w:rsidRPr="00BB53D7" w:rsidDel="00323D57">
          <w:rPr>
            <w:rFonts w:cs="Times New Roman"/>
            <w:b/>
            <w:szCs w:val="24"/>
          </w:rPr>
          <w:delText>Control de cambios</w:delText>
        </w:r>
      </w:del>
    </w:p>
    <w:p w14:paraId="4D26EE97" w14:textId="1B34E6F4" w:rsidR="00785CED" w:rsidRPr="00BB53D7" w:rsidDel="00323D57" w:rsidRDefault="00785CED">
      <w:pPr>
        <w:rPr>
          <w:del w:id="2122" w:author="Steff Guzmán" w:date="2023-03-13T19:13:00Z"/>
          <w:rFonts w:cs="Times New Roman"/>
          <w:szCs w:val="24"/>
        </w:rPr>
        <w:pPrChange w:id="2123" w:author="Steff Guzmán" w:date="2023-03-13T19:14:00Z">
          <w:pPr>
            <w:ind w:firstLine="708"/>
            <w:jc w:val="center"/>
          </w:pPr>
        </w:pPrChange>
      </w:pPr>
    </w:p>
    <w:p w14:paraId="699BECCC" w14:textId="134EAB8E" w:rsidR="00785CED" w:rsidRPr="00BB53D7" w:rsidDel="00323D57" w:rsidRDefault="00785CED">
      <w:pPr>
        <w:rPr>
          <w:del w:id="2124" w:author="Steff Guzmán" w:date="2023-03-13T19:13:00Z"/>
          <w:rFonts w:cs="Times New Roman"/>
          <w:szCs w:val="24"/>
        </w:rPr>
        <w:pPrChange w:id="2125" w:author="Steff Guzmán" w:date="2023-03-13T19:14:00Z">
          <w:pPr>
            <w:ind w:firstLine="708"/>
          </w:pPr>
        </w:pPrChange>
      </w:pPr>
      <w:del w:id="2126" w:author="Steff Guzmán" w:date="2023-03-13T19:13:00Z">
        <w:r w:rsidRPr="00BB53D7"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B53D7" w:rsidDel="00323D57" w:rsidRDefault="00785CED">
      <w:pPr>
        <w:rPr>
          <w:del w:id="2127" w:author="Steff Guzmán" w:date="2023-03-13T19:13:00Z"/>
          <w:rFonts w:cs="Times New Roman"/>
          <w:szCs w:val="24"/>
        </w:rPr>
        <w:pPrChange w:id="2128" w:author="Steff Guzmán" w:date="2023-03-13T19:14:00Z">
          <w:pPr>
            <w:ind w:firstLine="708"/>
          </w:pPr>
        </w:pPrChange>
      </w:pPr>
    </w:p>
    <w:p w14:paraId="0A787052" w14:textId="288D73C3" w:rsidR="00785CED" w:rsidRPr="00BB53D7" w:rsidDel="00323D57" w:rsidRDefault="00785CED">
      <w:pPr>
        <w:rPr>
          <w:del w:id="2129" w:author="Steff Guzmán" w:date="2023-03-13T19:14:00Z"/>
          <w:rFonts w:cs="Times New Roman"/>
          <w:szCs w:val="24"/>
        </w:rPr>
      </w:pPr>
      <w:del w:id="2130" w:author="Steff Guzmán" w:date="2023-03-13T19:13:00Z">
        <w:r w:rsidRPr="00BB53D7" w:rsidDel="00323D57">
          <w:rPr>
            <w:rFonts w:cs="Times New Roman"/>
            <w:b/>
            <w:szCs w:val="24"/>
          </w:rPr>
          <w:delText>Modo asesor:</w:delText>
        </w:r>
        <w:r w:rsidRPr="00BB53D7"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B53D7" w:rsidDel="00323D57" w:rsidRDefault="00785CED">
      <w:pPr>
        <w:rPr>
          <w:del w:id="2131" w:author="Steff Guzmán" w:date="2023-03-13T19:14:00Z"/>
          <w:rFonts w:cs="Times New Roman"/>
          <w:szCs w:val="24"/>
        </w:rPr>
        <w:pPrChange w:id="2132" w:author="Steff Guzmán" w:date="2023-03-13T19:14:00Z">
          <w:pPr>
            <w:ind w:firstLine="708"/>
            <w:jc w:val="center"/>
          </w:pPr>
        </w:pPrChange>
      </w:pPr>
      <w:del w:id="2133" w:author="Steff Guzmán" w:date="2023-03-13T19:14:00Z">
        <w:r w:rsidRPr="00BB53D7"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B53D7" w:rsidDel="00323D57" w:rsidRDefault="00785CED">
      <w:pPr>
        <w:rPr>
          <w:del w:id="2134" w:author="Steff Guzmán" w:date="2023-03-13T19:14:00Z"/>
          <w:rFonts w:cs="Times New Roman"/>
          <w:szCs w:val="24"/>
        </w:rPr>
      </w:pPr>
      <w:del w:id="2135" w:author="Steff Guzmán" w:date="2023-03-13T19:14:00Z">
        <w:r w:rsidRPr="00BB53D7" w:rsidDel="00323D57">
          <w:rPr>
            <w:rFonts w:cs="Times New Roman"/>
            <w:b/>
            <w:szCs w:val="24"/>
          </w:rPr>
          <w:delText>Modo estudiante:</w:delText>
        </w:r>
        <w:r w:rsidRPr="00BB53D7"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3A3C4F" w:rsidDel="00323D57" w:rsidRDefault="00785CED">
      <w:pPr>
        <w:rPr>
          <w:del w:id="2136" w:author="Steff Guzmán" w:date="2023-03-13T19:14:00Z"/>
          <w:rFonts w:cs="Times New Roman"/>
          <w:szCs w:val="24"/>
        </w:rPr>
        <w:pPrChange w:id="2137" w:author="Steff Guzmán" w:date="2023-03-13T19:14:00Z">
          <w:pPr>
            <w:ind w:firstLine="708"/>
            <w:jc w:val="center"/>
          </w:pPr>
        </w:pPrChange>
      </w:pPr>
      <w:del w:id="2138" w:author="Steff Guzmán" w:date="2023-03-13T19:14:00Z">
        <w:r w:rsidRPr="00BB53D7"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B53D7" w:rsidDel="00323D57" w:rsidRDefault="00785CED">
      <w:pPr>
        <w:rPr>
          <w:del w:id="2139" w:author="Steff Guzmán" w:date="2023-03-13T19:14:00Z"/>
          <w:rFonts w:cs="Times New Roman"/>
          <w:b/>
          <w:szCs w:val="24"/>
        </w:rPr>
        <w:pPrChange w:id="2140" w:author="Steff Guzmán" w:date="2023-03-13T19:14:00Z">
          <w:pPr>
            <w:jc w:val="center"/>
          </w:pPr>
        </w:pPrChange>
      </w:pPr>
      <w:del w:id="2141" w:author="Steff Guzmán" w:date="2023-03-13T19:14:00Z">
        <w:r w:rsidRPr="00BB53D7" w:rsidDel="00323D57">
          <w:rPr>
            <w:rFonts w:cs="Times New Roman"/>
            <w:b/>
            <w:szCs w:val="24"/>
          </w:rPr>
          <w:delText>Anexo 10.</w:delText>
        </w:r>
      </w:del>
    </w:p>
    <w:p w14:paraId="13E1219A" w14:textId="07582F88" w:rsidR="00785CED" w:rsidRPr="00BB53D7" w:rsidDel="00323D57" w:rsidRDefault="00785CED">
      <w:pPr>
        <w:rPr>
          <w:del w:id="2142" w:author="Steff Guzmán" w:date="2023-03-13T19:14:00Z"/>
          <w:rFonts w:cs="Times New Roman"/>
          <w:b/>
          <w:szCs w:val="24"/>
        </w:rPr>
        <w:pPrChange w:id="2143" w:author="Steff Guzmán" w:date="2023-03-13T19:14:00Z">
          <w:pPr>
            <w:jc w:val="center"/>
          </w:pPr>
        </w:pPrChange>
      </w:pPr>
      <w:del w:id="2144" w:author="Steff Guzmán" w:date="2023-03-13T19:14:00Z">
        <w:r w:rsidRPr="00BB53D7" w:rsidDel="00323D57">
          <w:rPr>
            <w:rFonts w:cs="Times New Roman"/>
            <w:b/>
            <w:szCs w:val="24"/>
          </w:rPr>
          <w:delText xml:space="preserve"> Insertar salto de página</w:delText>
        </w:r>
      </w:del>
    </w:p>
    <w:p w14:paraId="06E0DBD5" w14:textId="5D241F7D" w:rsidR="00785CED" w:rsidRPr="00BB53D7" w:rsidDel="00323D57" w:rsidRDefault="00785CED">
      <w:pPr>
        <w:rPr>
          <w:del w:id="2145" w:author="Steff Guzmán" w:date="2023-03-13T19:14:00Z"/>
          <w:rFonts w:cs="Times New Roman"/>
          <w:szCs w:val="24"/>
        </w:rPr>
        <w:pPrChange w:id="2146" w:author="Steff Guzmán" w:date="2023-03-13T19:14:00Z">
          <w:pPr>
            <w:ind w:firstLine="708"/>
          </w:pPr>
        </w:pPrChange>
      </w:pPr>
    </w:p>
    <w:p w14:paraId="3536A6E2" w14:textId="6CED7C4D" w:rsidR="00785CED" w:rsidRPr="00BB53D7" w:rsidDel="00323D57" w:rsidRDefault="00785CED">
      <w:pPr>
        <w:rPr>
          <w:del w:id="2147" w:author="Steff Guzmán" w:date="2023-03-13T19:14:00Z"/>
          <w:rFonts w:cs="Times New Roman"/>
          <w:szCs w:val="24"/>
        </w:rPr>
        <w:pPrChange w:id="2148" w:author="Steff Guzmán" w:date="2023-03-13T19:14:00Z">
          <w:pPr>
            <w:ind w:firstLine="708"/>
          </w:pPr>
        </w:pPrChange>
      </w:pPr>
      <w:del w:id="2149" w:author="Steff Guzmán" w:date="2023-03-13T19:14:00Z">
        <w:r w:rsidRPr="00BB53D7"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B53D7" w:rsidDel="00323D57" w:rsidRDefault="00785CED">
      <w:pPr>
        <w:rPr>
          <w:del w:id="2150" w:author="Steff Guzmán" w:date="2023-03-13T19:14:00Z"/>
          <w:rFonts w:cs="Times New Roman"/>
          <w:szCs w:val="24"/>
        </w:rPr>
        <w:pPrChange w:id="2151" w:author="Steff Guzmán" w:date="2023-03-13T19:14:00Z">
          <w:pPr>
            <w:ind w:firstLine="708"/>
            <w:jc w:val="center"/>
          </w:pPr>
        </w:pPrChange>
      </w:pPr>
      <w:del w:id="2152" w:author="Steff Guzmán" w:date="2023-03-13T19:14:00Z">
        <w:r w:rsidRPr="00BB53D7"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B53D7" w:rsidDel="00323D57" w:rsidRDefault="00785CED">
      <w:pPr>
        <w:ind w:firstLine="708"/>
        <w:rPr>
          <w:del w:id="2153" w:author="Steff Guzmán" w:date="2023-03-13T19:14:00Z"/>
          <w:rFonts w:cs="Times New Roman"/>
          <w:szCs w:val="24"/>
        </w:rPr>
        <w:pPrChange w:id="2154" w:author="Steff Guzmán" w:date="2023-03-13T19:14:00Z">
          <w:pPr>
            <w:ind w:firstLine="708"/>
            <w:jc w:val="left"/>
          </w:pPr>
        </w:pPrChange>
      </w:pPr>
    </w:p>
    <w:p w14:paraId="66B8E03D" w14:textId="77777777" w:rsidR="00785CED" w:rsidRPr="00BB53D7" w:rsidDel="00323D57" w:rsidRDefault="00785CED">
      <w:pPr>
        <w:rPr>
          <w:del w:id="2155" w:author="Steff Guzmán" w:date="2023-03-13T19:14:00Z"/>
          <w:rFonts w:cs="Times New Roman"/>
          <w:b/>
          <w:szCs w:val="24"/>
        </w:rPr>
        <w:pPrChange w:id="2156" w:author="Steff Guzmán" w:date="2023-03-13T19:14:00Z">
          <w:pPr>
            <w:jc w:val="left"/>
          </w:pPr>
        </w:pPrChange>
      </w:pPr>
    </w:p>
    <w:p w14:paraId="7C1D6276" w14:textId="77777777" w:rsidR="00785CED" w:rsidRPr="00BB53D7" w:rsidDel="00323D57" w:rsidRDefault="00785CED">
      <w:pPr>
        <w:rPr>
          <w:del w:id="2157" w:author="Steff Guzmán" w:date="2023-03-13T19:14:00Z"/>
          <w:rFonts w:cs="Times New Roman"/>
          <w:b/>
          <w:szCs w:val="24"/>
        </w:rPr>
        <w:pPrChange w:id="2158" w:author="Steff Guzmán" w:date="2023-03-13T19:14:00Z">
          <w:pPr>
            <w:jc w:val="left"/>
          </w:pPr>
        </w:pPrChange>
      </w:pPr>
    </w:p>
    <w:p w14:paraId="41FD72EE" w14:textId="77777777" w:rsidR="00785CED" w:rsidRPr="00BB53D7" w:rsidDel="00323D57" w:rsidRDefault="00785CED">
      <w:pPr>
        <w:rPr>
          <w:del w:id="2159" w:author="Steff Guzmán" w:date="2023-03-13T19:14:00Z"/>
          <w:rFonts w:cs="Times New Roman"/>
          <w:b/>
          <w:szCs w:val="24"/>
        </w:rPr>
        <w:pPrChange w:id="2160" w:author="Steff Guzmán" w:date="2023-03-13T19:14:00Z">
          <w:pPr>
            <w:jc w:val="left"/>
          </w:pPr>
        </w:pPrChange>
      </w:pPr>
    </w:p>
    <w:p w14:paraId="2917418E" w14:textId="77777777" w:rsidR="00785CED" w:rsidRPr="00BB53D7" w:rsidDel="00323D57" w:rsidRDefault="00785CED">
      <w:pPr>
        <w:rPr>
          <w:del w:id="2161" w:author="Steff Guzmán" w:date="2023-03-13T19:14:00Z"/>
          <w:rFonts w:cs="Times New Roman"/>
          <w:b/>
          <w:szCs w:val="24"/>
        </w:rPr>
        <w:pPrChange w:id="2162" w:author="Steff Guzmán" w:date="2023-03-13T19:14:00Z">
          <w:pPr>
            <w:jc w:val="left"/>
          </w:pPr>
        </w:pPrChange>
      </w:pPr>
    </w:p>
    <w:p w14:paraId="70108229" w14:textId="77777777" w:rsidR="00785CED" w:rsidRPr="00BB53D7" w:rsidDel="00323D57" w:rsidRDefault="00785CED">
      <w:pPr>
        <w:rPr>
          <w:del w:id="2163" w:author="Steff Guzmán" w:date="2023-03-13T19:14:00Z"/>
          <w:rFonts w:cs="Times New Roman"/>
          <w:b/>
          <w:szCs w:val="24"/>
        </w:rPr>
        <w:pPrChange w:id="2164" w:author="Steff Guzmán" w:date="2023-03-13T19:14:00Z">
          <w:pPr>
            <w:jc w:val="left"/>
          </w:pPr>
        </w:pPrChange>
      </w:pPr>
    </w:p>
    <w:p w14:paraId="7305D8BE" w14:textId="77777777" w:rsidR="00785CED" w:rsidRPr="00BB53D7" w:rsidDel="00323D57" w:rsidRDefault="00785CED">
      <w:pPr>
        <w:rPr>
          <w:del w:id="2165" w:author="Steff Guzmán" w:date="2023-03-13T19:14:00Z"/>
          <w:rFonts w:cs="Times New Roman"/>
          <w:b/>
          <w:szCs w:val="24"/>
        </w:rPr>
        <w:pPrChange w:id="2166" w:author="Steff Guzmán" w:date="2023-03-13T19:14:00Z">
          <w:pPr>
            <w:jc w:val="left"/>
          </w:pPr>
        </w:pPrChange>
      </w:pPr>
    </w:p>
    <w:p w14:paraId="64DE2146" w14:textId="77777777" w:rsidR="00785CED" w:rsidRPr="00BB53D7" w:rsidDel="00323D57" w:rsidRDefault="00785CED">
      <w:pPr>
        <w:rPr>
          <w:del w:id="2167" w:author="Steff Guzmán" w:date="2023-03-13T19:14:00Z"/>
          <w:rFonts w:cs="Times New Roman"/>
          <w:b/>
          <w:szCs w:val="24"/>
        </w:rPr>
        <w:pPrChange w:id="2168" w:author="Steff Guzmán" w:date="2023-03-13T19:14:00Z">
          <w:pPr>
            <w:jc w:val="left"/>
          </w:pPr>
        </w:pPrChange>
      </w:pPr>
    </w:p>
    <w:p w14:paraId="3A014413" w14:textId="77777777" w:rsidR="00785CED" w:rsidRPr="00BB53D7" w:rsidDel="00323D57" w:rsidRDefault="00785CED">
      <w:pPr>
        <w:rPr>
          <w:del w:id="2169" w:author="Steff Guzmán" w:date="2023-03-13T19:14:00Z"/>
          <w:rFonts w:cs="Times New Roman"/>
          <w:b/>
          <w:szCs w:val="24"/>
        </w:rPr>
        <w:pPrChange w:id="2170" w:author="Steff Guzmán" w:date="2023-03-13T19:14:00Z">
          <w:pPr>
            <w:jc w:val="left"/>
          </w:pPr>
        </w:pPrChange>
      </w:pPr>
    </w:p>
    <w:p w14:paraId="7947C688" w14:textId="77777777" w:rsidR="00785CED" w:rsidRPr="00BB53D7" w:rsidDel="00323D57" w:rsidRDefault="00785CED">
      <w:pPr>
        <w:rPr>
          <w:del w:id="2171" w:author="Steff Guzmán" w:date="2023-03-13T19:14:00Z"/>
          <w:rFonts w:cs="Times New Roman"/>
          <w:b/>
          <w:szCs w:val="24"/>
        </w:rPr>
        <w:pPrChange w:id="2172" w:author="Steff Guzmán" w:date="2023-03-13T19:14:00Z">
          <w:pPr>
            <w:jc w:val="left"/>
          </w:pPr>
        </w:pPrChange>
      </w:pPr>
    </w:p>
    <w:p w14:paraId="583927C4" w14:textId="77777777" w:rsidR="00785CED" w:rsidRPr="00BB53D7" w:rsidDel="00323D57" w:rsidRDefault="00785CED">
      <w:pPr>
        <w:rPr>
          <w:del w:id="2173" w:author="Steff Guzmán" w:date="2023-03-13T19:14:00Z"/>
          <w:rFonts w:cs="Times New Roman"/>
          <w:b/>
          <w:szCs w:val="24"/>
        </w:rPr>
        <w:pPrChange w:id="2174" w:author="Steff Guzmán" w:date="2023-03-13T19:14:00Z">
          <w:pPr>
            <w:jc w:val="left"/>
          </w:pPr>
        </w:pPrChange>
      </w:pPr>
    </w:p>
    <w:p w14:paraId="4C7A77B2" w14:textId="77777777" w:rsidR="00785CED" w:rsidRPr="00BB53D7" w:rsidDel="00323D57" w:rsidRDefault="00785CED">
      <w:pPr>
        <w:rPr>
          <w:del w:id="2175" w:author="Steff Guzmán" w:date="2023-03-13T19:14:00Z"/>
          <w:rFonts w:cs="Times New Roman"/>
          <w:b/>
          <w:szCs w:val="24"/>
        </w:rPr>
        <w:pPrChange w:id="2176" w:author="Steff Guzmán" w:date="2023-03-13T19:14:00Z">
          <w:pPr>
            <w:jc w:val="left"/>
          </w:pPr>
        </w:pPrChange>
      </w:pPr>
    </w:p>
    <w:p w14:paraId="1542A4F6" w14:textId="77777777" w:rsidR="00785CED" w:rsidRPr="00BB53D7" w:rsidDel="00323D57" w:rsidRDefault="00785CED">
      <w:pPr>
        <w:rPr>
          <w:del w:id="2177" w:author="Steff Guzmán" w:date="2023-03-13T19:14:00Z"/>
          <w:rFonts w:cs="Times New Roman"/>
          <w:b/>
          <w:szCs w:val="24"/>
        </w:rPr>
        <w:pPrChange w:id="2178" w:author="Steff Guzmán" w:date="2023-03-13T19:14:00Z">
          <w:pPr>
            <w:jc w:val="left"/>
          </w:pPr>
        </w:pPrChange>
      </w:pPr>
    </w:p>
    <w:p w14:paraId="18EF58E4" w14:textId="77777777" w:rsidR="00785CED" w:rsidRPr="00BB53D7" w:rsidDel="00323D57" w:rsidRDefault="00785CED">
      <w:pPr>
        <w:rPr>
          <w:del w:id="2179" w:author="Steff Guzmán" w:date="2023-03-13T19:14:00Z"/>
          <w:rFonts w:cs="Times New Roman"/>
          <w:b/>
          <w:szCs w:val="24"/>
        </w:rPr>
        <w:pPrChange w:id="2180" w:author="Steff Guzmán" w:date="2023-03-13T19:14:00Z">
          <w:pPr>
            <w:jc w:val="left"/>
          </w:pPr>
        </w:pPrChange>
      </w:pPr>
    </w:p>
    <w:p w14:paraId="63A8F575" w14:textId="77777777" w:rsidR="00785CED" w:rsidRPr="00BB53D7" w:rsidDel="00323D57" w:rsidRDefault="00785CED">
      <w:pPr>
        <w:rPr>
          <w:del w:id="2181" w:author="Steff Guzmán" w:date="2023-03-13T19:14:00Z"/>
          <w:rFonts w:cs="Times New Roman"/>
          <w:b/>
          <w:szCs w:val="24"/>
        </w:rPr>
        <w:pPrChange w:id="2182" w:author="Steff Guzmán" w:date="2023-03-13T19:14:00Z">
          <w:pPr>
            <w:jc w:val="left"/>
          </w:pPr>
        </w:pPrChange>
      </w:pPr>
    </w:p>
    <w:p w14:paraId="42F06DD5" w14:textId="044B1B72" w:rsidR="00785CED" w:rsidRPr="00BB53D7" w:rsidDel="00323D57" w:rsidRDefault="00785CED">
      <w:pPr>
        <w:rPr>
          <w:del w:id="2183" w:author="Steff Guzmán" w:date="2023-03-13T19:14:00Z"/>
          <w:rFonts w:cs="Times New Roman"/>
          <w:b/>
          <w:szCs w:val="24"/>
        </w:rPr>
        <w:pPrChange w:id="2184" w:author="Steff Guzmán" w:date="2023-03-13T19:14:00Z">
          <w:pPr>
            <w:jc w:val="left"/>
          </w:pPr>
        </w:pPrChange>
      </w:pPr>
    </w:p>
    <w:p w14:paraId="04509F70" w14:textId="282160FD" w:rsidR="00785CED" w:rsidRPr="00BB53D7" w:rsidDel="00323D57" w:rsidRDefault="00785CED">
      <w:pPr>
        <w:rPr>
          <w:del w:id="2185" w:author="Steff Guzmán" w:date="2023-03-13T19:14:00Z"/>
          <w:rFonts w:cs="Times New Roman"/>
          <w:b/>
          <w:szCs w:val="24"/>
        </w:rPr>
        <w:pPrChange w:id="2186" w:author="Steff Guzmán" w:date="2023-03-13T19:14:00Z">
          <w:pPr>
            <w:jc w:val="left"/>
          </w:pPr>
        </w:pPrChange>
      </w:pPr>
    </w:p>
    <w:p w14:paraId="604E0F81" w14:textId="1AED25E0" w:rsidR="00785CED" w:rsidRPr="00BB53D7" w:rsidDel="00323D57" w:rsidRDefault="00785CED">
      <w:pPr>
        <w:rPr>
          <w:del w:id="2187" w:author="Steff Guzmán" w:date="2023-03-13T19:14:00Z"/>
          <w:rFonts w:cs="Times New Roman"/>
          <w:b/>
          <w:szCs w:val="24"/>
        </w:rPr>
        <w:pPrChange w:id="2188" w:author="Steff Guzmán" w:date="2023-03-13T19:14:00Z">
          <w:pPr>
            <w:jc w:val="center"/>
          </w:pPr>
        </w:pPrChange>
      </w:pPr>
      <w:del w:id="2189" w:author="Steff Guzmán" w:date="2023-03-13T19:14:00Z">
        <w:r w:rsidRPr="00BB53D7" w:rsidDel="00323D57">
          <w:rPr>
            <w:rFonts w:cs="Times New Roman"/>
            <w:b/>
            <w:szCs w:val="24"/>
          </w:rPr>
          <w:delText>Anexo 11.</w:delText>
        </w:r>
      </w:del>
    </w:p>
    <w:p w14:paraId="01992E95" w14:textId="2C9CFD9C" w:rsidR="00785CED" w:rsidRPr="00BB53D7" w:rsidDel="00323D57" w:rsidRDefault="00785CED">
      <w:pPr>
        <w:rPr>
          <w:del w:id="2190" w:author="Steff Guzmán" w:date="2023-03-13T19:14:00Z"/>
          <w:rFonts w:cs="Times New Roman"/>
          <w:b/>
          <w:szCs w:val="24"/>
        </w:rPr>
        <w:pPrChange w:id="2191" w:author="Steff Guzmán" w:date="2023-03-13T19:14:00Z">
          <w:pPr>
            <w:jc w:val="center"/>
          </w:pPr>
        </w:pPrChange>
      </w:pPr>
      <w:del w:id="2192" w:author="Steff Guzmán" w:date="2023-03-13T19:14:00Z">
        <w:r w:rsidRPr="00BB53D7" w:rsidDel="00323D57">
          <w:rPr>
            <w:rFonts w:cs="Times New Roman"/>
            <w:b/>
            <w:szCs w:val="24"/>
          </w:rPr>
          <w:delText>Recortar y abreviar direcciones web largas</w:delText>
        </w:r>
      </w:del>
    </w:p>
    <w:p w14:paraId="6C9CC8FE" w14:textId="1DBA1AD2" w:rsidR="00785CED" w:rsidRPr="00BB53D7" w:rsidDel="00323D57" w:rsidRDefault="00785CED">
      <w:pPr>
        <w:rPr>
          <w:del w:id="2193" w:author="Steff Guzmán" w:date="2023-03-13T19:14:00Z"/>
          <w:rFonts w:cs="Times New Roman"/>
          <w:szCs w:val="24"/>
        </w:rPr>
        <w:pPrChange w:id="2194" w:author="Steff Guzmán" w:date="2023-03-13T19:14:00Z">
          <w:pPr>
            <w:ind w:firstLine="708"/>
            <w:jc w:val="left"/>
          </w:pPr>
        </w:pPrChange>
      </w:pPr>
    </w:p>
    <w:p w14:paraId="55D7A153" w14:textId="40F2EDA3" w:rsidR="00785CED" w:rsidRPr="00BB53D7" w:rsidDel="00323D57" w:rsidRDefault="00785CED">
      <w:pPr>
        <w:rPr>
          <w:del w:id="2195" w:author="Steff Guzmán" w:date="2023-03-13T19:14:00Z"/>
          <w:rFonts w:cs="Times New Roman"/>
          <w:szCs w:val="24"/>
        </w:rPr>
        <w:pPrChange w:id="2196" w:author="Steff Guzmán" w:date="2023-03-13T19:14:00Z">
          <w:pPr>
            <w:ind w:firstLine="708"/>
          </w:pPr>
        </w:pPrChange>
      </w:pPr>
      <w:del w:id="2197" w:author="Steff Guzmán" w:date="2023-03-13T19:14:00Z">
        <w:r w:rsidRPr="00BB53D7"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B53D7" w:rsidDel="00323D57" w:rsidRDefault="00785CED">
      <w:pPr>
        <w:rPr>
          <w:del w:id="2198" w:author="Steff Guzmán" w:date="2023-03-13T19:14:00Z"/>
          <w:rFonts w:cs="Times New Roman"/>
          <w:szCs w:val="24"/>
        </w:rPr>
        <w:pPrChange w:id="2199" w:author="Steff Guzmán" w:date="2023-03-13T19:14:00Z">
          <w:pPr>
            <w:jc w:val="left"/>
          </w:pPr>
        </w:pPrChange>
      </w:pPr>
      <w:del w:id="2200" w:author="Steff Guzmán" w:date="2023-03-13T19:14:00Z">
        <w:r w:rsidRPr="00BB53D7" w:rsidDel="00323D57">
          <w:rPr>
            <w:rFonts w:cs="Times New Roman"/>
            <w:b/>
            <w:bCs/>
            <w:szCs w:val="24"/>
          </w:rPr>
          <w:delText>Largo</w:delText>
        </w:r>
        <w:r w:rsidRPr="00BB53D7" w:rsidDel="00323D57">
          <w:rPr>
            <w:rFonts w:cs="Times New Roman"/>
            <w:szCs w:val="24"/>
          </w:rPr>
          <w:delText>: https://www.youtube.com/watch?reload=9&amp;v=tRH59E1aybE&amp;feature=youtu.be</w:delText>
        </w:r>
      </w:del>
    </w:p>
    <w:p w14:paraId="6B295288" w14:textId="3537BFBA" w:rsidR="00785CED" w:rsidRPr="00BB53D7" w:rsidDel="00323D57" w:rsidRDefault="00785CED">
      <w:pPr>
        <w:rPr>
          <w:del w:id="2201" w:author="Steff Guzmán" w:date="2023-03-13T19:14:00Z"/>
          <w:rFonts w:cs="Times New Roman"/>
          <w:szCs w:val="24"/>
        </w:rPr>
      </w:pPr>
      <w:del w:id="2202" w:author="Steff Guzmán" w:date="2023-03-13T19:14:00Z">
        <w:r w:rsidRPr="00BB53D7" w:rsidDel="00323D57">
          <w:rPr>
            <w:rFonts w:cs="Times New Roman"/>
            <w:b/>
            <w:bCs/>
            <w:szCs w:val="24"/>
          </w:rPr>
          <w:delText>Corto</w:delText>
        </w:r>
        <w:r w:rsidRPr="00BB53D7" w:rsidDel="00323D57">
          <w:rPr>
            <w:rFonts w:cs="Times New Roman"/>
            <w:szCs w:val="24"/>
          </w:rPr>
          <w:delText>: https://bit.ly/3abhsgE</w:delText>
        </w:r>
      </w:del>
    </w:p>
    <w:p w14:paraId="2B500A7E" w14:textId="74319051" w:rsidR="00785CED" w:rsidRPr="00BB53D7" w:rsidDel="00323D57" w:rsidRDefault="00785CED">
      <w:pPr>
        <w:rPr>
          <w:del w:id="2203" w:author="Steff Guzmán" w:date="2023-03-13T19:14:00Z"/>
          <w:rFonts w:cs="Times New Roman"/>
          <w:szCs w:val="24"/>
        </w:rPr>
        <w:pPrChange w:id="2204" w:author="Steff Guzmán" w:date="2023-03-13T19:14:00Z">
          <w:pPr>
            <w:ind w:firstLine="708"/>
          </w:pPr>
        </w:pPrChange>
      </w:pPr>
      <w:del w:id="2205" w:author="Steff Guzmán" w:date="2023-03-13T19:14:00Z">
        <w:r w:rsidRPr="00BB53D7"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B53D7" w:rsidDel="00323D57" w:rsidRDefault="00785CED">
      <w:pPr>
        <w:rPr>
          <w:del w:id="2206" w:author="Steff Guzmán" w:date="2023-03-13T19:14:00Z"/>
          <w:rFonts w:cs="Times New Roman"/>
          <w:szCs w:val="24"/>
        </w:rPr>
        <w:pPrChange w:id="2207" w:author="Steff Guzmán" w:date="2023-03-13T19:14:00Z">
          <w:pPr>
            <w:ind w:firstLine="708"/>
          </w:pPr>
        </w:pPrChange>
      </w:pPr>
    </w:p>
    <w:p w14:paraId="37CD028E" w14:textId="6E5D3D15" w:rsidR="00785CED" w:rsidRPr="00BB53D7" w:rsidDel="00323D57" w:rsidRDefault="00785CED">
      <w:pPr>
        <w:rPr>
          <w:del w:id="2208" w:author="Steff Guzmán" w:date="2023-03-13T19:14:00Z"/>
          <w:rFonts w:cs="Times New Roman"/>
          <w:szCs w:val="24"/>
        </w:rPr>
        <w:pPrChange w:id="2209" w:author="Steff Guzmán" w:date="2023-03-13T19:14:00Z">
          <w:pPr>
            <w:jc w:val="left"/>
          </w:pPr>
        </w:pPrChange>
      </w:pPr>
      <w:del w:id="2210" w:author="Steff Guzmán" w:date="2023-03-13T19:14:00Z">
        <w:r w:rsidRPr="00BB53D7" w:rsidDel="00323D57">
          <w:rPr>
            <w:rFonts w:cs="Times New Roman"/>
            <w:szCs w:val="24"/>
          </w:rPr>
          <w:delText>https://cutt.ly/</w:delText>
        </w:r>
        <w:r w:rsidRPr="00BB53D7" w:rsidDel="00323D57">
          <w:rPr>
            <w:rFonts w:cs="Times New Roman"/>
            <w:szCs w:val="24"/>
          </w:rPr>
          <w:tab/>
        </w:r>
        <w:r w:rsidRPr="00BB53D7" w:rsidDel="00323D57">
          <w:rPr>
            <w:rFonts w:cs="Times New Roman"/>
            <w:szCs w:val="24"/>
          </w:rPr>
          <w:tab/>
          <w:delText>https://bitly.com/</w:delText>
        </w:r>
        <w:r w:rsidRPr="00BB53D7" w:rsidDel="00323D57">
          <w:rPr>
            <w:rFonts w:cs="Times New Roman"/>
            <w:szCs w:val="24"/>
          </w:rPr>
          <w:tab/>
          <w:delText xml:space="preserve"> https://tiny.cc/</w:delText>
        </w:r>
        <w:r w:rsidRPr="00BB53D7" w:rsidDel="00323D57">
          <w:rPr>
            <w:rFonts w:cs="Times New Roman"/>
            <w:szCs w:val="24"/>
          </w:rPr>
          <w:tab/>
          <w:delText>https://tinyurl.com/</w:delText>
        </w:r>
      </w:del>
    </w:p>
    <w:p w14:paraId="4EE7E5EA" w14:textId="09FD4E89" w:rsidR="00785CED" w:rsidRPr="00BB53D7" w:rsidDel="00323D57" w:rsidRDefault="00785CED">
      <w:pPr>
        <w:rPr>
          <w:del w:id="2211" w:author="Steff Guzmán" w:date="2023-03-13T19:14:00Z"/>
          <w:rFonts w:cs="Times New Roman"/>
          <w:szCs w:val="24"/>
        </w:rPr>
        <w:pPrChange w:id="2212" w:author="Steff Guzmán" w:date="2023-03-13T19:14:00Z">
          <w:pPr>
            <w:jc w:val="center"/>
          </w:pPr>
        </w:pPrChange>
      </w:pPr>
    </w:p>
    <w:p w14:paraId="316C242A" w14:textId="445A56D7" w:rsidR="00785CED" w:rsidRPr="00BB53D7" w:rsidDel="00323D57" w:rsidRDefault="00785CED">
      <w:pPr>
        <w:rPr>
          <w:del w:id="2213" w:author="Steff Guzmán" w:date="2023-03-13T19:14:00Z"/>
          <w:rFonts w:cs="Times New Roman"/>
          <w:szCs w:val="24"/>
        </w:rPr>
        <w:pPrChange w:id="2214" w:author="Steff Guzmán" w:date="2023-03-13T19:14:00Z">
          <w:pPr>
            <w:jc w:val="center"/>
          </w:pPr>
        </w:pPrChange>
      </w:pPr>
      <w:del w:id="2215" w:author="Steff Guzmán" w:date="2023-03-13T19:14:00Z">
        <w:r w:rsidRPr="00BB53D7" w:rsidDel="00323D57">
          <w:rPr>
            <w:rFonts w:cs="Times New Roman"/>
            <w:szCs w:val="24"/>
          </w:rPr>
          <w:delText>Ejemplo realizado con Bitly https://bitly.com/</w:delText>
        </w:r>
      </w:del>
    </w:p>
    <w:p w14:paraId="1CB43727" w14:textId="58C25065" w:rsidR="00785CED" w:rsidRPr="00BB53D7" w:rsidDel="00323D57" w:rsidRDefault="00785CED">
      <w:pPr>
        <w:rPr>
          <w:del w:id="2216" w:author="Steff Guzmán" w:date="2023-03-13T19:14:00Z"/>
          <w:rFonts w:cs="Times New Roman"/>
          <w:szCs w:val="24"/>
        </w:rPr>
        <w:pPrChange w:id="2217" w:author="Steff Guzmán" w:date="2023-03-13T19:14:00Z">
          <w:pPr>
            <w:jc w:val="center"/>
          </w:pPr>
        </w:pPrChange>
      </w:pPr>
    </w:p>
    <w:p w14:paraId="48B4891E" w14:textId="30ADBC8B" w:rsidR="00785CED" w:rsidRPr="00BB53D7" w:rsidDel="00323D57" w:rsidRDefault="00785CED">
      <w:pPr>
        <w:rPr>
          <w:del w:id="2218" w:author="Steff Guzmán" w:date="2023-03-13T19:14:00Z"/>
        </w:rPr>
        <w:pPrChange w:id="2219" w:author="Steff Guzmán" w:date="2023-03-13T19:14:00Z">
          <w:pPr>
            <w:pStyle w:val="PrrAPA"/>
          </w:pPr>
        </w:pPrChange>
      </w:pPr>
      <w:del w:id="2220" w:author="Steff Guzmán" w:date="2023-03-13T19:14:00Z">
        <w:r w:rsidRPr="00BB53D7" w:rsidDel="00323D57">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B53D7" w:rsidDel="00323D57" w:rsidRDefault="00785CED">
      <w:pPr>
        <w:rPr>
          <w:del w:id="2221" w:author="Steff Guzmán" w:date="2023-03-13T19:14:00Z"/>
          <w:rFonts w:cs="Times New Roman"/>
          <w:szCs w:val="24"/>
        </w:rPr>
        <w:pPrChange w:id="2222" w:author="Steff Guzmán" w:date="2023-03-13T19:14:00Z">
          <w:pPr>
            <w:ind w:firstLine="708"/>
          </w:pPr>
        </w:pPrChange>
      </w:pPr>
    </w:p>
    <w:p w14:paraId="77A09B38" w14:textId="36DD0139" w:rsidR="00785CED" w:rsidRPr="00BB53D7" w:rsidDel="00323D57" w:rsidRDefault="00785CED">
      <w:pPr>
        <w:rPr>
          <w:del w:id="2223" w:author="Steff Guzmán" w:date="2023-03-13T19:14:00Z"/>
          <w:rFonts w:cs="Times New Roman"/>
          <w:szCs w:val="24"/>
        </w:rPr>
        <w:pPrChange w:id="2224" w:author="Steff Guzmán" w:date="2023-03-13T19:14:00Z">
          <w:pPr>
            <w:ind w:firstLine="708"/>
          </w:pPr>
        </w:pPrChange>
      </w:pPr>
    </w:p>
    <w:p w14:paraId="48D9D2AA" w14:textId="5784CB96" w:rsidR="00785CED" w:rsidRPr="00BB53D7" w:rsidDel="00323D57" w:rsidRDefault="00785CED">
      <w:pPr>
        <w:rPr>
          <w:del w:id="2225" w:author="Steff Guzmán" w:date="2023-03-13T19:14:00Z"/>
          <w:rFonts w:cs="Times New Roman"/>
          <w:b/>
          <w:szCs w:val="24"/>
        </w:rPr>
      </w:pPr>
    </w:p>
    <w:p w14:paraId="53C47A35" w14:textId="77777777" w:rsidR="00785CED" w:rsidRPr="00154CFC" w:rsidRDefault="00785CED">
      <w:pPr>
        <w:rPr>
          <w:rFonts w:cs="Times New Roman"/>
          <w:b/>
          <w:bCs/>
          <w:szCs w:val="24"/>
        </w:rPr>
        <w:pPrChange w:id="2226" w:author="Steff Guzmán" w:date="2023-03-13T19:14:00Z">
          <w:pPr>
            <w:jc w:val="center"/>
          </w:pPr>
        </w:pPrChange>
      </w:pPr>
    </w:p>
    <w:sectPr w:rsidR="00785CED" w:rsidRPr="00154CFC" w:rsidSect="00DB0B24">
      <w:pgSz w:w="12240" w:h="15840"/>
      <w:pgMar w:top="1418" w:right="1701" w:bottom="1418" w:left="1701" w:header="709" w:footer="709" w:gutter="0"/>
      <w:cols w:space="708"/>
      <w:docGrid w:linePitch="360"/>
      <w:sectPrChange w:id="2227" w:author="Steff Guzmán" w:date="2023-03-13T19:06:00Z">
        <w:sectPr w:rsidR="00785CED" w:rsidRPr="00154CFC"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8"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232"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229"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264"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268"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556"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591"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1546"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1558" w:author="DIANA CAROLINA CANDIA HERRERA" w:date="2023-03-07T10:20:00Z" w:initials="DCCH">
    <w:p w14:paraId="4C6FB650" w14:textId="4ACD4FE5" w:rsidR="00365E74" w:rsidRDefault="00365E74" w:rsidP="00356EC2">
      <w:pPr>
        <w:pStyle w:val="Textocomentario"/>
        <w:jc w:val="left"/>
      </w:pPr>
      <w:r>
        <w:rPr>
          <w:rStyle w:val="Refdecomentario"/>
        </w:rPr>
        <w:annotationRef/>
      </w:r>
      <w:r>
        <w:t xml:space="preserve">¿Cómo cuales? </w:t>
      </w:r>
      <w:r>
        <w:br/>
        <w:t>Ustedes no han indicado los intervalos esperados o normales y los que no lo son , para de esta manera entender si la predicción es correcta o no.</w:t>
      </w:r>
    </w:p>
  </w:comment>
  <w:comment w:id="1602"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1618"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1725"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4C6FB650"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8B" w16cex:dateUtc="2023-03-07T15:2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4C6FB650" w16cid:durableId="27B18E8B"/>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EA390" w14:textId="77777777" w:rsidR="002D6B97" w:rsidRDefault="002D6B97" w:rsidP="00AC054D">
      <w:pPr>
        <w:spacing w:line="240" w:lineRule="auto"/>
      </w:pPr>
      <w:r>
        <w:separator/>
      </w:r>
    </w:p>
  </w:endnote>
  <w:endnote w:type="continuationSeparator" w:id="0">
    <w:p w14:paraId="191D757C" w14:textId="77777777" w:rsidR="002D6B97" w:rsidRDefault="002D6B97"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198" w:author="Camilo Andrés Díaz Gómez" w:date="2023-03-12T18:02:00Z"/>
      </w:rPr>
    </w:pPr>
    <w:ins w:id="199"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200" w:author="Camilo Andrés Díaz Gómez" w:date="2023-03-12T17:34:00Z">
      <w:r w:rsidRPr="00711D19">
        <w:rPr>
          <w:vertAlign w:val="superscript"/>
          <w:rPrChange w:id="201" w:author="Camilo Andrés Díaz Gómez" w:date="2023-03-12T17:37:00Z">
            <w:rPr/>
          </w:rPrChange>
        </w:rPr>
        <w:t>1</w:t>
      </w:r>
    </w:ins>
    <w:ins w:id="202" w:author="Camilo Andrés Díaz Gómez" w:date="2023-03-12T18:02:00Z">
      <w:r w:rsidR="001F25C4">
        <w:t>SAP</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7301" w14:textId="54844BB4" w:rsidR="001F25C4" w:rsidRDefault="001F25C4" w:rsidP="001F25C4">
    <w:pPr>
      <w:pStyle w:val="Piedepgina"/>
      <w:rPr>
        <w:ins w:id="840" w:author="Camilo Andrés Díaz Gómez" w:date="2023-03-12T18:16:00Z"/>
      </w:rPr>
    </w:pPr>
    <w:ins w:id="841"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2592E06" w14:textId="77777777" w:rsidR="00682C23" w:rsidRDefault="00682C23" w:rsidP="001F25C4">
    <w:pPr>
      <w:pStyle w:val="Piedepgina"/>
      <w:rPr>
        <w:ins w:id="842" w:author="Camilo Andrés Díaz Gómez" w:date="2023-03-12T18:02:00Z"/>
      </w:rPr>
    </w:pPr>
  </w:p>
  <w:p w14:paraId="1E65543A" w14:textId="77777777" w:rsidR="00682C23" w:rsidRDefault="00682C23" w:rsidP="00682C23">
    <w:pPr>
      <w:pStyle w:val="Piedepgina"/>
      <w:rPr>
        <w:ins w:id="843" w:author="Camilo Andrés Díaz Gómez" w:date="2023-03-12T18:16:00Z"/>
      </w:rPr>
    </w:pPr>
    <w:ins w:id="844" w:author="Camilo Andrés Díaz Gómez" w:date="2023-03-12T18:16:00Z">
      <w:r>
        <w:rPr>
          <w:vertAlign w:val="superscript"/>
        </w:rPr>
        <w:t>2</w:t>
      </w:r>
      <w:r>
        <w:t xml:space="preserve">SAP: </w:t>
      </w:r>
      <w:proofErr w:type="spellStart"/>
      <w:r w:rsidRPr="00682C23">
        <w:t>Systemanalyse</w:t>
      </w:r>
      <w:proofErr w:type="spellEnd"/>
      <w:r w:rsidRPr="00682C23">
        <w:t xml:space="preserve"> </w:t>
      </w:r>
      <w:proofErr w:type="spellStart"/>
      <w:r w:rsidRPr="00682C23">
        <w:t>Programmentwicklung</w:t>
      </w:r>
      <w:proofErr w:type="spellEnd"/>
      <w:r>
        <w:t>, en español se traduce como</w:t>
      </w:r>
      <w:r w:rsidRPr="00682C23">
        <w:t xml:space="preserve"> "</w:t>
      </w:r>
      <w:r>
        <w:t>D</w:t>
      </w:r>
      <w:r w:rsidRPr="00682C23">
        <w:t xml:space="preserve">esarrollo de </w:t>
      </w:r>
      <w:r>
        <w:t>P</w:t>
      </w:r>
      <w:r w:rsidRPr="00682C23">
        <w:t xml:space="preserve">rogramas de </w:t>
      </w:r>
      <w:r>
        <w:t>S</w:t>
      </w:r>
      <w:r w:rsidRPr="00682C23">
        <w:t xml:space="preserve">istemas de </w:t>
      </w:r>
      <w:r>
        <w:t>A</w:t>
      </w:r>
      <w:r w:rsidRPr="00682C23">
        <w:t>nálisis</w:t>
      </w:r>
      <w:r>
        <w:t>”.</w:t>
      </w:r>
    </w:ins>
  </w:p>
  <w:p w14:paraId="550FC09C" w14:textId="1138C421" w:rsidR="001F25C4" w:rsidRDefault="001F25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08878" w14:textId="77777777" w:rsidR="002D6B97" w:rsidRDefault="002D6B97" w:rsidP="00AC054D">
      <w:pPr>
        <w:spacing w:line="240" w:lineRule="auto"/>
      </w:pPr>
      <w:r>
        <w:separator/>
      </w:r>
    </w:p>
  </w:footnote>
  <w:footnote w:type="continuationSeparator" w:id="0">
    <w:p w14:paraId="5719CAA1" w14:textId="77777777" w:rsidR="002D6B97" w:rsidRDefault="002D6B97"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6"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7"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8"/>
  </w:num>
  <w:num w:numId="2" w16cid:durableId="882983744">
    <w:abstractNumId w:val="0"/>
  </w:num>
  <w:num w:numId="3" w16cid:durableId="1638146490">
    <w:abstractNumId w:val="10"/>
  </w:num>
  <w:num w:numId="4" w16cid:durableId="860319274">
    <w:abstractNumId w:val="15"/>
  </w:num>
  <w:num w:numId="5" w16cid:durableId="368530367">
    <w:abstractNumId w:val="13"/>
  </w:num>
  <w:num w:numId="6" w16cid:durableId="1471707097">
    <w:abstractNumId w:val="12"/>
  </w:num>
  <w:num w:numId="7" w16cid:durableId="1395087245">
    <w:abstractNumId w:val="9"/>
  </w:num>
  <w:num w:numId="8" w16cid:durableId="559906459">
    <w:abstractNumId w:val="3"/>
  </w:num>
  <w:num w:numId="9" w16cid:durableId="1273585212">
    <w:abstractNumId w:val="5"/>
  </w:num>
  <w:num w:numId="10" w16cid:durableId="1902714599">
    <w:abstractNumId w:val="14"/>
  </w:num>
  <w:num w:numId="11" w16cid:durableId="1203713819">
    <w:abstractNumId w:val="2"/>
  </w:num>
  <w:num w:numId="12" w16cid:durableId="1026949411">
    <w:abstractNumId w:val="4"/>
  </w:num>
  <w:num w:numId="13" w16cid:durableId="1084761755">
    <w:abstractNumId w:val="7"/>
  </w:num>
  <w:num w:numId="14" w16cid:durableId="927466749">
    <w:abstractNumId w:val="1"/>
  </w:num>
  <w:num w:numId="15" w16cid:durableId="1076585164">
    <w:abstractNumId w:val="6"/>
  </w:num>
  <w:num w:numId="16" w16cid:durableId="116478190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f Guzmán">
    <w15:presenceInfo w15:providerId="Windows Live" w15:userId="f851fb9d874fde86"/>
  </w15:person>
  <w15:person w15:author="Camilo Andrés Díaz Gómez">
    <w15:presenceInfo w15:providerId="Windows Live" w15:userId="0ae0bfa1070be200"/>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D40F7"/>
    <w:rsid w:val="000E1688"/>
    <w:rsid w:val="001023B2"/>
    <w:rsid w:val="00104D00"/>
    <w:rsid w:val="00154CFC"/>
    <w:rsid w:val="00166BA6"/>
    <w:rsid w:val="00195997"/>
    <w:rsid w:val="001A7BEA"/>
    <w:rsid w:val="001B5115"/>
    <w:rsid w:val="001F25C4"/>
    <w:rsid w:val="0021407E"/>
    <w:rsid w:val="00227468"/>
    <w:rsid w:val="00244CE1"/>
    <w:rsid w:val="0026198E"/>
    <w:rsid w:val="0027258A"/>
    <w:rsid w:val="002C2956"/>
    <w:rsid w:val="002D6B97"/>
    <w:rsid w:val="003064BF"/>
    <w:rsid w:val="00311749"/>
    <w:rsid w:val="003128E3"/>
    <w:rsid w:val="00323D57"/>
    <w:rsid w:val="00330818"/>
    <w:rsid w:val="00337CA2"/>
    <w:rsid w:val="00365E74"/>
    <w:rsid w:val="003A3C4F"/>
    <w:rsid w:val="003B3DC1"/>
    <w:rsid w:val="003D4F76"/>
    <w:rsid w:val="003E1A28"/>
    <w:rsid w:val="003E24BD"/>
    <w:rsid w:val="003E2519"/>
    <w:rsid w:val="00401A7C"/>
    <w:rsid w:val="00424606"/>
    <w:rsid w:val="00425604"/>
    <w:rsid w:val="00472E02"/>
    <w:rsid w:val="00473DA3"/>
    <w:rsid w:val="004A5C40"/>
    <w:rsid w:val="004C4EDB"/>
    <w:rsid w:val="004D6CBA"/>
    <w:rsid w:val="004D7820"/>
    <w:rsid w:val="004E3955"/>
    <w:rsid w:val="00511483"/>
    <w:rsid w:val="0052249A"/>
    <w:rsid w:val="0052580A"/>
    <w:rsid w:val="00530057"/>
    <w:rsid w:val="00534D76"/>
    <w:rsid w:val="005632BE"/>
    <w:rsid w:val="00564FB9"/>
    <w:rsid w:val="005814B4"/>
    <w:rsid w:val="005A4444"/>
    <w:rsid w:val="00616790"/>
    <w:rsid w:val="00635654"/>
    <w:rsid w:val="00682C23"/>
    <w:rsid w:val="006D3013"/>
    <w:rsid w:val="00704945"/>
    <w:rsid w:val="00704F4F"/>
    <w:rsid w:val="00711D19"/>
    <w:rsid w:val="00771EC6"/>
    <w:rsid w:val="00773FA4"/>
    <w:rsid w:val="007743C4"/>
    <w:rsid w:val="00785CED"/>
    <w:rsid w:val="00787DED"/>
    <w:rsid w:val="007A5D17"/>
    <w:rsid w:val="007A700C"/>
    <w:rsid w:val="007C2C63"/>
    <w:rsid w:val="007E2CE8"/>
    <w:rsid w:val="007F0032"/>
    <w:rsid w:val="00811FFA"/>
    <w:rsid w:val="00836B69"/>
    <w:rsid w:val="008429A4"/>
    <w:rsid w:val="00843772"/>
    <w:rsid w:val="0085500C"/>
    <w:rsid w:val="0087174B"/>
    <w:rsid w:val="00884042"/>
    <w:rsid w:val="008A15AC"/>
    <w:rsid w:val="008D3197"/>
    <w:rsid w:val="008E714E"/>
    <w:rsid w:val="00920203"/>
    <w:rsid w:val="00925111"/>
    <w:rsid w:val="00956AE0"/>
    <w:rsid w:val="00987997"/>
    <w:rsid w:val="0099534E"/>
    <w:rsid w:val="00996369"/>
    <w:rsid w:val="00A17136"/>
    <w:rsid w:val="00A2571A"/>
    <w:rsid w:val="00A3385F"/>
    <w:rsid w:val="00A77CC0"/>
    <w:rsid w:val="00A858A6"/>
    <w:rsid w:val="00AA1CC1"/>
    <w:rsid w:val="00AC0534"/>
    <w:rsid w:val="00AC054D"/>
    <w:rsid w:val="00AC67EC"/>
    <w:rsid w:val="00AC7859"/>
    <w:rsid w:val="00B048F9"/>
    <w:rsid w:val="00B222FE"/>
    <w:rsid w:val="00B40FCE"/>
    <w:rsid w:val="00B454D4"/>
    <w:rsid w:val="00B459BD"/>
    <w:rsid w:val="00B97524"/>
    <w:rsid w:val="00BB53D7"/>
    <w:rsid w:val="00BD6B2C"/>
    <w:rsid w:val="00C01A29"/>
    <w:rsid w:val="00C87243"/>
    <w:rsid w:val="00C87BD4"/>
    <w:rsid w:val="00CE074B"/>
    <w:rsid w:val="00D00CDF"/>
    <w:rsid w:val="00D22914"/>
    <w:rsid w:val="00D5049C"/>
    <w:rsid w:val="00D843F5"/>
    <w:rsid w:val="00D85674"/>
    <w:rsid w:val="00DA6BE6"/>
    <w:rsid w:val="00DB0B24"/>
    <w:rsid w:val="00DC078A"/>
    <w:rsid w:val="00DD010B"/>
    <w:rsid w:val="00DF131A"/>
    <w:rsid w:val="00E0623D"/>
    <w:rsid w:val="00E07D42"/>
    <w:rsid w:val="00E94FEB"/>
    <w:rsid w:val="00EE49B4"/>
    <w:rsid w:val="00EF7707"/>
    <w:rsid w:val="00F0205D"/>
    <w:rsid w:val="00F06B7C"/>
    <w:rsid w:val="00F91A33"/>
    <w:rsid w:val="00FC05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B459BD"/>
    <w:pPr>
      <w:tabs>
        <w:tab w:val="right" w:leader="dot" w:pos="8828"/>
      </w:tabs>
      <w:spacing w:after="100"/>
    </w:pPr>
  </w:style>
  <w:style w:type="paragraph" w:styleId="TDC3">
    <w:name w:val="toc 3"/>
    <w:basedOn w:val="Normal"/>
    <w:next w:val="Normal"/>
    <w:autoRedefine/>
    <w:uiPriority w:val="39"/>
    <w:unhideWhenUsed/>
    <w:rsid w:val="00B459BD"/>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6354D"/>
    <w:rsid w:val="005064AC"/>
    <w:rsid w:val="00557868"/>
    <w:rsid w:val="00651DE6"/>
    <w:rsid w:val="007011AA"/>
    <w:rsid w:val="007F457B"/>
    <w:rsid w:val="00813110"/>
    <w:rsid w:val="00912F46"/>
    <w:rsid w:val="00971CF7"/>
    <w:rsid w:val="009C6E8A"/>
    <w:rsid w:val="00AD252D"/>
    <w:rsid w:val="00AF6986"/>
    <w:rsid w:val="00B61C82"/>
    <w:rsid w:val="00DA7538"/>
    <w:rsid w:val="00DC30CC"/>
    <w:rsid w:val="00DF5692"/>
    <w:rsid w:val="00E22972"/>
    <w:rsid w:val="00EB7ED2"/>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88243025-4EA1-419E-B92D-3423795C9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68</Pages>
  <Words>16348</Words>
  <Characters>89917</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3</cp:revision>
  <dcterms:created xsi:type="dcterms:W3CDTF">2023-03-14T01:00:00Z</dcterms:created>
  <dcterms:modified xsi:type="dcterms:W3CDTF">2023-03-14T01:56:00Z</dcterms:modified>
</cp:coreProperties>
</file>